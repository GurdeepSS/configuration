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2E73D1DE" w:rsidR="001A4B1B" w:rsidRDefault="00257D58"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Thomas Dietz" w:date="2012-08-08T14:23:00Z">
                      <w:r w:rsidR="00371954" w:rsidDel="004238F6">
                        <w:rPr>
                          <w:rStyle w:val="TitleChar"/>
                        </w:rPr>
                        <w:delText>OF-CONFIG 1.1</w:delText>
                      </w:r>
                    </w:del>
                    <w:ins w:id="1" w:author="Deepak Bansal (AZURE)" w:date="2012-07-09T16:27:00Z">
                      <w:del w:id="2" w:author="Thomas Dietz" w:date="2012-08-08T14:23:00Z">
                        <w:r w:rsidR="00311E03" w:rsidDel="004238F6">
                          <w:rPr>
                            <w:rStyle w:val="TitleChar"/>
                          </w:rPr>
                          <w:delText>OF-CONFIG 1.1.1</w:delText>
                        </w:r>
                      </w:del>
                    </w:ins>
                    <w:ins w:id="3" w:author="Thomas Dietz" w:date="2012-08-13T13:27:00Z">
                      <w:r>
                        <w:rPr>
                          <w:rStyle w:val="TitleChar"/>
                          <w:lang w:val="de-DE"/>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4" w:author="Deepak Bansal (AZURE)" w:date="2012-06-27T13:44:00Z">
                  <w:r w:rsidR="00371954">
                    <w:rPr>
                      <w:sz w:val="28"/>
                      <w:szCs w:val="28"/>
                    </w:rPr>
                    <w:t>1</w:t>
                  </w:r>
                </w:ins>
                <w:del w:id="5"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6" w:author="Deepak Bansal (AZURE)" w:date="2012-06-27T13:44:00Z"/>
              <w:rFonts w:ascii="CMR12" w:hAnsi="CMR12" w:cs="CMR12"/>
              <w:sz w:val="24"/>
              <w:szCs w:val="24"/>
            </w:rPr>
          </w:pPr>
          <w:del w:id="7"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8" w:author="Deepak Bansal (AZURE)" w:date="2012-06-27T13:44:00Z"/>
              <w:rFonts w:ascii="CMR12" w:hAnsi="CMR12" w:cs="CMR12"/>
              <w:sz w:val="24"/>
              <w:szCs w:val="24"/>
            </w:rPr>
          </w:pPr>
          <w:del w:id="9"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10" w:author="Deepak Bansal (AZURE)" w:date="2012-06-27T13:44:00Z"/>
              <w:rFonts w:ascii="CMR12" w:hAnsi="CMR12" w:cs="CMR12"/>
              <w:sz w:val="24"/>
              <w:szCs w:val="24"/>
            </w:rPr>
          </w:pPr>
          <w:del w:id="11"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12" w:author="Deepak Bansal (AZURE)" w:date="2012-06-27T13:44:00Z"/>
              <w:rFonts w:ascii="CMR12" w:hAnsi="CMR12" w:cs="CMR12"/>
              <w:sz w:val="24"/>
              <w:szCs w:val="24"/>
            </w:rPr>
          </w:pPr>
          <w:del w:id="13"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14" w:author="Deepak Bansal (AZURE)" w:date="2012-06-27T13:44:00Z"/>
              <w:rFonts w:ascii="CMR12" w:hAnsi="CMR12" w:cs="CMR12"/>
              <w:sz w:val="24"/>
              <w:szCs w:val="24"/>
            </w:rPr>
          </w:pPr>
          <w:del w:id="15"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16" w:author="Deepak Bansal (AZURE)" w:date="2012-06-27T13:44:00Z"/>
              <w:rFonts w:ascii="CMR12" w:hAnsi="CMR12" w:cs="CMR12"/>
              <w:sz w:val="24"/>
              <w:szCs w:val="24"/>
            </w:rPr>
          </w:pPr>
          <w:del w:id="17"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18" w:author="Deepak Bansal (AZURE)" w:date="2012-06-27T13:44:00Z"/>
              <w:rFonts w:ascii="CMR12" w:hAnsi="CMR12" w:cs="CMR12"/>
              <w:sz w:val="24"/>
              <w:szCs w:val="24"/>
            </w:rPr>
          </w:pPr>
          <w:del w:id="19"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257D58">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257D58">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257D58">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257D58">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257D58">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257D58">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257D58">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257D58">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257D58">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257D58">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257D58">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257D58">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257D58">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257D58">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257D58">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257D58">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257D58">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257D58">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257D58">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257D58">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257D58">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257D58">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257D58">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257D58">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257D58">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257D58">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257D58">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257D58">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257D58">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257D58">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257D58">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257D58">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257D58">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257D58">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257D58">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257D58">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257D58">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257D58">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257D58">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257D58">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257D58">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257D58">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257D58">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257D58">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257D58">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257D58">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257D58">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257D58">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257D58">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257D58">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257D58">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257D58">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257D58">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257D58">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257D58">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257D58">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257D58">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257D58">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257D58">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257D58">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257D58">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257D58">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257D58">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257D58">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257D58">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257D58">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257D58">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257D58">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257D58">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257D58">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257D58">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257D58">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257D58">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257D58">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257D58">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257D58">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257D58">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257D58">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257D58">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257D58">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257D58">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257D58">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257D58">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257D58">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257D58">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257D58">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257D58">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257D58">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257D58">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257D58">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257D58">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257D58">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257D58">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257D58">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257D58">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257D58">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257D58">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257D58">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257D58">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257D58">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257D58">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257D58">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257D58">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257D58">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257D58">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257D58">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257D58">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257D58">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257D58">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257D58">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257D58">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257D58">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20" w:name="_Toc320556651"/>
      <w:r w:rsidR="00E64B71" w:rsidRPr="00013F69">
        <w:lastRenderedPageBreak/>
        <w:t>Introduction</w:t>
      </w:r>
      <w:bookmarkEnd w:id="20"/>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243pt" o:ole="">
            <v:imagedata r:id="rId11" o:title=""/>
          </v:shape>
          <o:OLEObject Type="Embed" ProgID="Visio.Drawing.11" ShapeID="_x0000_i1025" DrawAspect="Content" ObjectID="_1406379224" r:id="rId12"/>
        </w:object>
      </w:r>
      <w:r w:rsidDel="006B018A">
        <w:rPr>
          <w:noProof/>
          <w:lang w:eastAsia="zh-CN"/>
        </w:rPr>
        <w:t xml:space="preserve"> </w:t>
      </w:r>
    </w:p>
    <w:p w14:paraId="35F9758F" w14:textId="77777777" w:rsidR="00E64B71" w:rsidRDefault="00E64B71" w:rsidP="00E64B71">
      <w:pPr>
        <w:pStyle w:val="Caption"/>
      </w:pPr>
      <w:bookmarkStart w:id="21" w:name="_Ref316755854"/>
      <w:r>
        <w:t xml:space="preserve">Figure </w:t>
      </w:r>
      <w:fldSimple w:instr=" SEQ Figure \* ARABIC ">
        <w:r w:rsidR="001F476B">
          <w:rPr>
            <w:noProof/>
          </w:rPr>
          <w:t>1</w:t>
        </w:r>
      </w:fldSimple>
      <w:bookmarkEnd w:id="2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22" w:name="_Toc320556652"/>
      <w:r>
        <w:t>Motivation</w:t>
      </w:r>
      <w:bookmarkEnd w:id="22"/>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w:t>
      </w:r>
      <w:del w:id="23"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24" w:name="_Ref316755787"/>
      <w:r>
        <w:t xml:space="preserve">Figure </w:t>
      </w:r>
      <w:fldSimple w:instr=" SEQ Figure \* ARABIC ">
        <w:r w:rsidR="001F476B">
          <w:rPr>
            <w:noProof/>
          </w:rPr>
          <w:t>2</w:t>
        </w:r>
      </w:fldSimple>
      <w:bookmarkEnd w:id="2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25" w:name="_Toc320556653"/>
      <w:r>
        <w:t>Scope</w:t>
      </w:r>
      <w:bookmarkEnd w:id="25"/>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pPr>
        <w:rPr>
          <w:ins w:id="26" w:author="Deepak Bansal (AZURE)" w:date="2012-07-09T16:39:00Z"/>
        </w:rPr>
      </w:pPr>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1A190A38" w14:textId="6FF33CFA" w:rsidR="00956990" w:rsidRDefault="00956990" w:rsidP="00D35927">
      <w:ins w:id="27" w:author="Deepak Bansal (AZURE)" w:date="2012-07-09T16:39:00Z">
        <w:r>
          <w:t xml:space="preserve">Note that even though this specification refers to </w:t>
        </w:r>
      </w:ins>
      <w:ins w:id="28" w:author="Deepak Bansal (AZURE)" w:date="2012-07-09T16:40:00Z">
        <w:r>
          <w:t xml:space="preserve">OpenFlow 1.3, OF-config 1.1.1 supports previous OPenFlow versions, specifically, OPenFlow </w:t>
        </w:r>
      </w:ins>
      <w:ins w:id="29" w:author="Deepak Bansal (AZURE)" w:date="2012-07-09T16:41:00Z">
        <w:r>
          <w:t>1.0, 1.1 and 1.2.</w:t>
        </w:r>
      </w:ins>
    </w:p>
    <w:p w14:paraId="474A8AFC" w14:textId="77777777" w:rsidR="00E64B71" w:rsidRDefault="00E64B71" w:rsidP="00E64B71">
      <w:pPr>
        <w:pStyle w:val="Heading1"/>
      </w:pPr>
      <w:bookmarkStart w:id="30" w:name="_Toc320556654"/>
      <w:r>
        <w:t>Normative Language</w:t>
      </w:r>
      <w:bookmarkEnd w:id="30"/>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31" w:name="_Toc320556655"/>
      <w:r>
        <w:t>Terms</w:t>
      </w:r>
      <w:bookmarkEnd w:id="31"/>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32" w:name="_Toc320556656"/>
      <w:r>
        <w:t>OpenFlow Capable Switch</w:t>
      </w:r>
      <w:bookmarkEnd w:id="32"/>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33" w:name="_Toc320556657"/>
      <w:r>
        <w:t>OpenFlow Configuration Point</w:t>
      </w:r>
      <w:bookmarkEnd w:id="33"/>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34" w:name="_Toc320556658"/>
      <w:r>
        <w:t>OpenFlow Logical Switch</w:t>
      </w:r>
      <w:bookmarkEnd w:id="34"/>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35" w:name="_Toc320556659"/>
      <w:r>
        <w:t>OpenFlow Resource</w:t>
      </w:r>
      <w:bookmarkEnd w:id="35"/>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36" w:name="_Toc320556660"/>
      <w:r>
        <w:t>OpenFlow Queue</w:t>
      </w:r>
      <w:bookmarkEnd w:id="36"/>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37" w:name="_Toc320556661"/>
      <w:r>
        <w:lastRenderedPageBreak/>
        <w:t>OpenFlow Port</w:t>
      </w:r>
      <w:bookmarkEnd w:id="37"/>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38" w:name="_Toc320556662"/>
      <w:r>
        <w:t>OpenFlow Controller</w:t>
      </w:r>
      <w:bookmarkEnd w:id="38"/>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39" w:name="_Toc320556663"/>
      <w:r>
        <w:t>Requirements</w:t>
      </w:r>
      <w:bookmarkEnd w:id="39"/>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40" w:name="_Toc320556664"/>
      <w:r w:rsidRPr="008206D7">
        <w:t>Requirements</w:t>
      </w:r>
      <w:r>
        <w:t xml:space="preserve"> from the OpenFlow 1.</w:t>
      </w:r>
      <w:r w:rsidR="00D35927">
        <w:t>3</w:t>
      </w:r>
      <w:r>
        <w:t xml:space="preserve"> Protocol Specification</w:t>
      </w:r>
      <w:bookmarkEnd w:id="40"/>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41" w:name="_Toc320556665"/>
      <w:r>
        <w:t>Connection Setup to a Controller</w:t>
      </w:r>
      <w:bookmarkEnd w:id="41"/>
    </w:p>
    <w:p w14:paraId="6794730E" w14:textId="57CA74E2" w:rsidR="00E64B71" w:rsidRDefault="00E64B71" w:rsidP="00E64B71">
      <w:r>
        <w:t xml:space="preserve">Section 6.2 (Connection Setup) of (1) </w:t>
      </w:r>
      <w:ins w:id="42"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2E78F" w:rsidR="00E64B71" w:rsidRDefault="00E64B71" w:rsidP="00E64B71">
      <w:r>
        <w:t>OF-CONFIG 1.</w:t>
      </w:r>
      <w:r w:rsidR="00D35927">
        <w:t>1</w:t>
      </w:r>
      <w:r>
        <w:t xml:space="preserve"> must provide means for configuring these parameters.</w:t>
      </w:r>
      <w:ins w:id="43" w:author="Deepak Bansal (AZURE)" w:date="2012-07-09T16:29:00Z">
        <w:r w:rsidR="00311E03">
          <w:t xml:space="preserve"> Note that in future</w:t>
        </w:r>
      </w:ins>
      <w:ins w:id="44" w:author="Deepak Bansal (AZURE)" w:date="2012-07-09T16:37:00Z">
        <w:r w:rsidR="00311E03">
          <w:t>,</w:t>
        </w:r>
      </w:ins>
      <w:ins w:id="45"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46" w:name="_Toc320556666"/>
      <w:r>
        <w:lastRenderedPageBreak/>
        <w:t xml:space="preserve">Multiple </w:t>
      </w:r>
      <w:r w:rsidRPr="005250DF">
        <w:t>Controllers</w:t>
      </w:r>
      <w:bookmarkEnd w:id="46"/>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47" w:name="_Toc320556667"/>
      <w:r>
        <w:t>OpenFlow</w:t>
      </w:r>
      <w:r w:rsidR="00E64B71">
        <w:t xml:space="preserve"> Logical Switches</w:t>
      </w:r>
      <w:bookmarkEnd w:id="47"/>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48" w:name="_Toc320556668"/>
      <w:r>
        <w:t>Connection Interruption</w:t>
      </w:r>
      <w:bookmarkEnd w:id="48"/>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49" w:name="_Toc320556669"/>
      <w:r>
        <w:t>Encryption</w:t>
      </w:r>
      <w:bookmarkEnd w:id="49"/>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50" w:name="_Toc320556670"/>
      <w:r>
        <w:t>Queues</w:t>
      </w:r>
      <w:bookmarkEnd w:id="50"/>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51" w:name="_Toc320556671"/>
      <w:r>
        <w:lastRenderedPageBreak/>
        <w:t>Ports</w:t>
      </w:r>
      <w:bookmarkEnd w:id="51"/>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Section 4.4 of (1) defines logical ports that are higher level abstratcions and that may include encapsulation. In addition, logical ports support passing of meta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52" w:name="_Toc320556672"/>
      <w:r>
        <w:t>Capability Discovery</w:t>
      </w:r>
      <w:bookmarkEnd w:id="52"/>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OF-CONFIG 1.1, it supports discovery of these capabilities.  It is assumed that </w:t>
      </w:r>
      <w:r w:rsidR="00D35927">
        <w:lastRenderedPageBreak/>
        <w:t>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53" w:name="_Toc320556674"/>
      <w:r>
        <w:t>Datapath ID</w:t>
      </w:r>
      <w:bookmarkEnd w:id="53"/>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54" w:name="_Toc320556675"/>
      <w:r>
        <w:t>Operational Requirements</w:t>
      </w:r>
      <w:bookmarkEnd w:id="54"/>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55" w:name="_Toc320556676"/>
      <w:r>
        <w:t>Requirements for the Switch Management Protocol</w:t>
      </w:r>
      <w:bookmarkEnd w:id="55"/>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lastRenderedPageBreak/>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56" w:name="_Ref316762640"/>
      <w:bookmarkStart w:id="57" w:name="_Toc320556677"/>
      <w:r>
        <w:t>Data Model</w:t>
      </w:r>
      <w:bookmarkEnd w:id="56"/>
      <w:bookmarkEnd w:id="57"/>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7649D469" w:rsidR="00E64B71" w:rsidRDefault="00E64B71" w:rsidP="002C0E22">
      <w:pPr>
        <w:numPr>
          <w:ilvl w:val="0"/>
          <w:numId w:val="11"/>
        </w:numPr>
      </w:pPr>
      <w:r>
        <w:t>a portion of an XML schema</w:t>
      </w:r>
      <w:r w:rsidR="00B719B3">
        <w:t xml:space="preserve"> </w:t>
      </w:r>
      <w:r>
        <w:t>extracted from the normative XML schema in Appendix A,</w:t>
      </w:r>
      <w:ins w:id="58" w:author="Thomas Dietz" w:date="2012-08-13T16:02:00Z">
        <w:r w:rsidR="002B638C">
          <w:t xml:space="preserve"> including </w:t>
        </w:r>
      </w:ins>
      <w:moveToRangeStart w:id="59" w:author="Thomas Dietz" w:date="2012-08-13T16:02:00Z" w:name="move332637088"/>
      <w:moveTo w:id="60" w:author="Thomas Dietz" w:date="2012-08-13T16:02:00Z">
        <w:r w:rsidR="002B638C">
          <w:t>normative constraints for instances of the class extending the XML schema by semantic specifications,</w:t>
        </w:r>
      </w:moveTo>
      <w:moveToRangeEnd w:id="59"/>
    </w:p>
    <w:p w14:paraId="612D2774" w14:textId="0708BD4D" w:rsidR="00E64B71" w:rsidDel="002B638C" w:rsidRDefault="00E64B71" w:rsidP="002B638C">
      <w:pPr>
        <w:numPr>
          <w:ilvl w:val="0"/>
          <w:numId w:val="11"/>
        </w:numPr>
        <w:rPr>
          <w:del w:id="61" w:author="Thomas Dietz" w:date="2012-08-13T16:04:00Z"/>
        </w:rPr>
      </w:pPr>
      <w:r>
        <w:t>an example for XML code encoding an instance of the class,</w:t>
      </w:r>
      <w:bookmarkStart w:id="62" w:name="_GoBack"/>
      <w:bookmarkEnd w:id="62"/>
    </w:p>
    <w:p w14:paraId="1C4F8973" w14:textId="6A7A8707" w:rsidR="00E64B71" w:rsidRDefault="00E64B71" w:rsidP="002B638C">
      <w:pPr>
        <w:numPr>
          <w:ilvl w:val="0"/>
          <w:numId w:val="11"/>
        </w:numPr>
      </w:pPr>
      <w:moveFromRangeStart w:id="63" w:author="Thomas Dietz" w:date="2012-08-13T16:02:00Z" w:name="move332637088"/>
      <w:moveFrom w:id="64" w:author="Thomas Dietz" w:date="2012-08-13T16:02:00Z">
        <w:r w:rsidDel="002B638C">
          <w:t>normative constraints for instances of the class</w:t>
        </w:r>
        <w:r w:rsidR="00B719B3" w:rsidDel="002B638C">
          <w:t xml:space="preserve"> </w:t>
        </w:r>
        <w:r w:rsidDel="002B638C">
          <w:t>extending the XML schema by semantic specifications,</w:t>
        </w:r>
      </w:moveFrom>
      <w:moveFromRangeEnd w:id="63"/>
    </w:p>
    <w:p w14:paraId="3258C15E" w14:textId="4F57D178" w:rsidR="00E64B71" w:rsidRDefault="00E64B71" w:rsidP="002C0E22">
      <w:pPr>
        <w:numPr>
          <w:ilvl w:val="0"/>
          <w:numId w:val="11"/>
        </w:numPr>
      </w:pPr>
      <w:r>
        <w:t>a portion of a YANG (9) module</w:t>
      </w:r>
      <w:r w:rsidR="00B719B3">
        <w:t xml:space="preserve"> </w:t>
      </w:r>
      <w:r>
        <w:t>extracted from the YANG module in Appendix B.</w:t>
      </w:r>
    </w:p>
    <w:p w14:paraId="11FEFCA8" w14:textId="4666A2A6"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w:t>
      </w:r>
      <w:ins w:id="65" w:author="Thomas Dietz" w:date="2012-08-13T16:03:00Z">
        <w:r w:rsidR="002B638C">
          <w:t>the descriptions of the individual elements.</w:t>
        </w:r>
      </w:ins>
      <w:del w:id="66" w:author="Thomas Dietz" w:date="2012-08-13T16:03:00Z">
        <w:r w:rsidDel="002B638C">
          <w:delText>sub-sections 7.X.4.</w:delText>
        </w:r>
      </w:del>
      <w:r>
        <w:t xml:space="preserve"> The </w:t>
      </w:r>
      <w:r>
        <w:lastRenderedPageBreak/>
        <w:t>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73C24FC" w:rsidR="00E64B71" w:rsidRDefault="002A241D" w:rsidP="00E64B71">
      <w:del w:id="67" w:author="Thomas Dietz" w:date="2012-08-13T15:21:00Z">
        <w:r w:rsidDel="001D1E49">
          <w:object w:dxaOrig="8964" w:dyaOrig="7275" w14:anchorId="4EA5632E">
            <v:shape id="_x0000_i1026" type="#_x0000_t75" style="width:448.2pt;height:364.2pt" o:ole="">
              <v:imagedata r:id="rId14" o:title=""/>
            </v:shape>
            <o:OLEObject Type="Embed" ProgID="Visio.Drawing.11" ShapeID="_x0000_i1026" DrawAspect="Content" ObjectID="_1406379225" r:id="rId15"/>
          </w:object>
        </w:r>
      </w:del>
      <w:ins w:id="68" w:author="Thomas Dietz" w:date="2012-08-13T15:21:00Z">
        <w:r w:rsidR="001D1E49">
          <w:object w:dxaOrig="8965" w:dyaOrig="7275" w14:anchorId="753617CE">
            <v:shape id="_x0000_i1044" type="#_x0000_t75" style="width:431.4pt;height:350.4pt" o:ole="">
              <v:imagedata r:id="rId16" o:title=""/>
            </v:shape>
            <o:OLEObject Type="Embed" ProgID="Visio.Drawing.11" ShapeID="_x0000_i1044" DrawAspect="Content" ObjectID="_1406379226" r:id="rId17"/>
          </w:object>
        </w:r>
      </w:ins>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xml:space="preserve">, External Certificate, Owned Certificate </w:t>
      </w:r>
      <w:r w:rsidR="00DF0F70">
        <w:lastRenderedPageBreak/>
        <w:t>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69" w:name="_Toc320556678"/>
      <w:r>
        <w:t>OpenFlow Capable Switch</w:t>
      </w:r>
      <w:bookmarkEnd w:id="69"/>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70" w:name="_Toc320556679"/>
      <w:r>
        <w:lastRenderedPageBreak/>
        <w:t>UML Diagram</w:t>
      </w:r>
      <w:bookmarkEnd w:id="70"/>
    </w:p>
    <w:p w14:paraId="0BFC3B0A" w14:textId="135074A8" w:rsidR="00E64B71" w:rsidRDefault="00F27C8A" w:rsidP="000B2FB6">
      <w:pPr>
        <w:jc w:val="center"/>
      </w:pPr>
      <w:del w:id="71" w:author="Thomas Dietz" w:date="2012-08-10T13:25:00Z">
        <w:r w:rsidDel="00B80901">
          <w:object w:dxaOrig="8154" w:dyaOrig="4195" w14:anchorId="40102CBF">
            <v:shape id="_x0000_i1027" type="#_x0000_t75" style="width:406.8pt;height:208.2pt" o:ole="">
              <v:imagedata r:id="rId18" o:title=""/>
            </v:shape>
            <o:OLEObject Type="Embed" ProgID="Visio.Drawing.11" ShapeID="_x0000_i1027" DrawAspect="Content" ObjectID="_1406379227" r:id="rId19"/>
          </w:object>
        </w:r>
      </w:del>
      <w:ins w:id="72" w:author="Thomas Dietz" w:date="2012-08-10T13:25:00Z">
        <w:r w:rsidR="00B80901">
          <w:object w:dxaOrig="8155" w:dyaOrig="4195" w14:anchorId="5AA61D9C">
            <v:shape id="_x0000_i1028" type="#_x0000_t75" style="width:408pt;height:209.4pt" o:ole="">
              <v:imagedata r:id="rId20" o:title=""/>
            </v:shape>
            <o:OLEObject Type="Embed" ProgID="Visio.Drawing.11" ShapeID="_x0000_i1028" DrawAspect="Content" ObjectID="_1406379228" r:id="rId21"/>
          </w:object>
        </w:r>
      </w:ins>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D14D27">
      <w:pPr>
        <w:pStyle w:val="Heading3"/>
      </w:pPr>
      <w:bookmarkStart w:id="73" w:name="_Toc320556680"/>
      <w:r>
        <w:t xml:space="preserve">XML </w:t>
      </w:r>
      <w:r w:rsidR="001F476B">
        <w:t>Schema</w:t>
      </w:r>
      <w:bookmarkEnd w:id="73"/>
    </w:p>
    <w:tbl>
      <w:tblPr>
        <w:tblStyle w:val="TableGrid"/>
        <w:tblW w:w="5000" w:type="pct"/>
        <w:shd w:val="clear" w:color="auto" w:fill="C8FCCD"/>
        <w:tblCellMar>
          <w:left w:w="57" w:type="dxa"/>
          <w:right w:w="57" w:type="dxa"/>
        </w:tblCellMar>
        <w:tblLook w:val="04A0" w:firstRow="1" w:lastRow="0" w:firstColumn="1" w:lastColumn="0" w:noHBand="0" w:noVBand="1"/>
        <w:tblPrChange w:id="74" w:author="Thomas Dietz" w:date="2012-08-10T15:01:00Z">
          <w:tblPr>
            <w:tblStyle w:val="TableGrid"/>
            <w:tblW w:w="0" w:type="auto"/>
            <w:tblInd w:w="378" w:type="dxa"/>
            <w:shd w:val="clear" w:color="auto" w:fill="C8FCCD"/>
            <w:tblLook w:val="04A0" w:firstRow="1" w:lastRow="0" w:firstColumn="1" w:lastColumn="0" w:noHBand="0" w:noVBand="1"/>
          </w:tblPr>
        </w:tblPrChange>
      </w:tblPr>
      <w:tblGrid>
        <w:gridCol w:w="9474"/>
        <w:tblGridChange w:id="75">
          <w:tblGrid>
            <w:gridCol w:w="8820"/>
          </w:tblGrid>
        </w:tblGridChange>
      </w:tblGrid>
      <w:tr w:rsidR="00D84428" w:rsidRPr="009F1B7D" w14:paraId="5BCE7943" w14:textId="77777777" w:rsidTr="002001CC">
        <w:tc>
          <w:tcPr>
            <w:tcW w:w="5000" w:type="pct"/>
            <w:shd w:val="clear" w:color="auto" w:fill="C8FCCD"/>
            <w:tcPrChange w:id="76" w:author="Thomas Dietz" w:date="2012-08-10T15:01:00Z">
              <w:tcPr>
                <w:tcW w:w="8820" w:type="dxa"/>
                <w:shd w:val="clear" w:color="auto" w:fill="C8FCCD"/>
              </w:tcPr>
            </w:tcPrChange>
          </w:tcPr>
          <w:p w14:paraId="2C6D48FD" w14:textId="37CA0393" w:rsidR="00D84428" w:rsidRPr="009F1B7D" w:rsidDel="00DC2CE4" w:rsidRDefault="00D84428" w:rsidP="00011096">
            <w:pPr>
              <w:pStyle w:val="XML1"/>
              <w:rPr>
                <w:del w:id="77" w:author="Thomas Dietz" w:date="2012-08-10T14:48:00Z"/>
              </w:rPr>
            </w:pPr>
            <w:del w:id="78" w:author="Thomas Dietz" w:date="2012-08-10T14:48:00Z">
              <w:r w:rsidRPr="00DB42FD" w:rsidDel="00DC2CE4">
                <w:delText>&lt;xs:complexType name="OFCapableSwitchType"&gt;</w:delText>
              </w:r>
            </w:del>
          </w:p>
          <w:p w14:paraId="7795D4BE" w14:textId="5337917B" w:rsidR="00D84428" w:rsidRPr="009F1B7D" w:rsidDel="00DC2CE4" w:rsidRDefault="00D84428" w:rsidP="00011096">
            <w:pPr>
              <w:pStyle w:val="XML2"/>
              <w:rPr>
                <w:del w:id="79" w:author="Thomas Dietz" w:date="2012-08-10T14:48:00Z"/>
              </w:rPr>
            </w:pPr>
            <w:del w:id="80" w:author="Thomas Dietz" w:date="2012-08-10T14:48:00Z">
              <w:r w:rsidRPr="009F1B7D" w:rsidDel="00DC2CE4">
                <w:delText>&lt;xs:sequence&gt;</w:delText>
              </w:r>
            </w:del>
          </w:p>
          <w:p w14:paraId="4A0F7E20" w14:textId="24521912" w:rsidR="00D84428" w:rsidRPr="009F1B7D" w:rsidDel="00DC2CE4" w:rsidRDefault="00D84428" w:rsidP="00011096">
            <w:pPr>
              <w:pStyle w:val="XML3"/>
              <w:rPr>
                <w:del w:id="81" w:author="Thomas Dietz" w:date="2012-08-10T14:48:00Z"/>
              </w:rPr>
            </w:pPr>
            <w:del w:id="82" w:author="Thomas Dietz" w:date="2012-08-10T14:48:00Z">
              <w:r w:rsidRPr="009F1B7D" w:rsidDel="00DC2CE4">
                <w:delText>&lt;xs:element name="id"</w:delText>
              </w:r>
            </w:del>
          </w:p>
          <w:p w14:paraId="4F666A44" w14:textId="04C1CB71" w:rsidR="00D84428" w:rsidRPr="009F1B7D" w:rsidDel="00DC2CE4" w:rsidRDefault="00D84428" w:rsidP="00011096">
            <w:pPr>
              <w:pStyle w:val="XML9"/>
              <w:rPr>
                <w:del w:id="83" w:author="Thomas Dietz" w:date="2012-08-10T14:48:00Z"/>
              </w:rPr>
            </w:pPr>
            <w:del w:id="84" w:author="Thomas Dietz" w:date="2012-08-10T14:48:00Z">
              <w:r w:rsidRPr="009F1B7D" w:rsidDel="00DC2CE4">
                <w:delText>type="OFConfigID"/&gt;</w:delText>
              </w:r>
            </w:del>
          </w:p>
          <w:p w14:paraId="270787F9" w14:textId="202EBBC0" w:rsidR="00D84428" w:rsidRPr="009F1B7D" w:rsidDel="00DC2CE4" w:rsidRDefault="00D84428" w:rsidP="00011096">
            <w:pPr>
              <w:pStyle w:val="XML3"/>
              <w:rPr>
                <w:del w:id="85" w:author="Thomas Dietz" w:date="2012-08-10T14:48:00Z"/>
              </w:rPr>
            </w:pPr>
            <w:del w:id="86" w:author="Thomas Dietz" w:date="2012-08-10T14:48:00Z">
              <w:r w:rsidRPr="009F1B7D" w:rsidDel="00DC2CE4">
                <w:delText xml:space="preserve">&lt;xs:element name="configuration-points" </w:delText>
              </w:r>
            </w:del>
          </w:p>
          <w:p w14:paraId="66F82A0E" w14:textId="6D157122" w:rsidR="00D84428" w:rsidRPr="009F1B7D" w:rsidDel="00DC2CE4" w:rsidRDefault="00D84428" w:rsidP="00011096">
            <w:pPr>
              <w:pStyle w:val="XML6"/>
              <w:rPr>
                <w:del w:id="87" w:author="Thomas Dietz" w:date="2012-08-10T14:48:00Z"/>
              </w:rPr>
            </w:pPr>
            <w:del w:id="88" w:author="Thomas Dietz" w:date="2012-08-10T14:48:00Z">
              <w:r w:rsidRPr="009F1B7D" w:rsidDel="00DC2CE4">
                <w:delText>type="OFConfigurationPointListType"/&gt;</w:delText>
              </w:r>
            </w:del>
          </w:p>
          <w:p w14:paraId="597249AE" w14:textId="67E99CF4" w:rsidR="00D84428" w:rsidRPr="009F1B7D" w:rsidDel="00DC2CE4" w:rsidRDefault="00D84428" w:rsidP="00011096">
            <w:pPr>
              <w:pStyle w:val="XML3"/>
              <w:rPr>
                <w:del w:id="89" w:author="Thomas Dietz" w:date="2012-08-10T14:48:00Z"/>
              </w:rPr>
            </w:pPr>
            <w:del w:id="90" w:author="Thomas Dietz" w:date="2012-08-10T14:48:00Z">
              <w:r w:rsidRPr="009F1B7D" w:rsidDel="00DC2CE4">
                <w:delText>&lt;xs:element name="resources"</w:delText>
              </w:r>
            </w:del>
          </w:p>
          <w:p w14:paraId="108175F3" w14:textId="48123411" w:rsidR="00D84428" w:rsidRPr="009F1B7D" w:rsidDel="00DC2CE4" w:rsidRDefault="00D84428" w:rsidP="00011096">
            <w:pPr>
              <w:pStyle w:val="XML6"/>
              <w:rPr>
                <w:del w:id="91" w:author="Thomas Dietz" w:date="2012-08-10T14:48:00Z"/>
              </w:rPr>
            </w:pPr>
            <w:del w:id="92" w:author="Thomas Dietz" w:date="2012-08-10T14:48:00Z">
              <w:r w:rsidRPr="009F1B7D" w:rsidDel="00DC2CE4">
                <w:delText>type="OFCapableSwitchResourceListType"/&gt;</w:delText>
              </w:r>
            </w:del>
          </w:p>
          <w:p w14:paraId="5196A7AB" w14:textId="0BAC3FDB" w:rsidR="00D84428" w:rsidRPr="009F1B7D" w:rsidDel="00DC2CE4" w:rsidRDefault="00D84428" w:rsidP="00011096">
            <w:pPr>
              <w:pStyle w:val="XML3"/>
              <w:rPr>
                <w:del w:id="93" w:author="Thomas Dietz" w:date="2012-08-10T14:48:00Z"/>
              </w:rPr>
            </w:pPr>
            <w:del w:id="94" w:author="Thomas Dietz" w:date="2012-08-10T14:48:00Z">
              <w:r w:rsidRPr="009F1B7D" w:rsidDel="00DC2CE4">
                <w:delText>&lt;xs:element name="logical-switches"</w:delText>
              </w:r>
            </w:del>
          </w:p>
          <w:p w14:paraId="1BAB3466" w14:textId="132706A9" w:rsidR="00D84428" w:rsidRPr="009F1B7D" w:rsidDel="00DC2CE4" w:rsidRDefault="00D84428" w:rsidP="00011096">
            <w:pPr>
              <w:pStyle w:val="XML6"/>
              <w:rPr>
                <w:del w:id="95" w:author="Thomas Dietz" w:date="2012-08-10T14:48:00Z"/>
              </w:rPr>
            </w:pPr>
            <w:del w:id="96" w:author="Thomas Dietz" w:date="2012-08-10T14:48:00Z">
              <w:r w:rsidRPr="009F1B7D" w:rsidDel="00DC2CE4">
                <w:delText>type="OFLogicalSwitchListType"/&gt;</w:delText>
              </w:r>
            </w:del>
          </w:p>
          <w:p w14:paraId="1205E867" w14:textId="6EB50F09" w:rsidR="00D84428" w:rsidRPr="009F1B7D" w:rsidDel="00DC2CE4" w:rsidRDefault="00D84428" w:rsidP="00011096">
            <w:pPr>
              <w:pStyle w:val="XML2"/>
              <w:rPr>
                <w:del w:id="97" w:author="Thomas Dietz" w:date="2012-08-10T14:48:00Z"/>
              </w:rPr>
            </w:pPr>
            <w:del w:id="98" w:author="Thomas Dietz" w:date="2012-08-10T14:48:00Z">
              <w:r w:rsidRPr="009F1B7D" w:rsidDel="00DC2CE4">
                <w:delText>&lt;/xs:sequence&gt;</w:delText>
              </w:r>
            </w:del>
          </w:p>
          <w:p w14:paraId="07B16581" w14:textId="5945B573" w:rsidR="00D84428" w:rsidRPr="009F1B7D" w:rsidDel="00DC2CE4" w:rsidRDefault="00D84428" w:rsidP="00011096">
            <w:pPr>
              <w:pStyle w:val="XML1"/>
              <w:rPr>
                <w:del w:id="99" w:author="Thomas Dietz" w:date="2012-08-10T14:48:00Z"/>
              </w:rPr>
            </w:pPr>
            <w:del w:id="100" w:author="Thomas Dietz" w:date="2012-08-10T14:48:00Z">
              <w:r w:rsidRPr="009F1B7D" w:rsidDel="00DC2CE4">
                <w:delText>&lt;/xs:complexType&gt;</w:delText>
              </w:r>
            </w:del>
          </w:p>
          <w:p w14:paraId="3B8FAE2D" w14:textId="624ECFCC" w:rsidR="00D84428" w:rsidRPr="009F1B7D" w:rsidDel="00DC2CE4" w:rsidRDefault="00D84428" w:rsidP="00F86237">
            <w:pPr>
              <w:spacing w:after="200" w:line="276" w:lineRule="auto"/>
              <w:rPr>
                <w:del w:id="101" w:author="Thomas Dietz" w:date="2012-08-10T14:48:00Z"/>
              </w:rPr>
            </w:pPr>
          </w:p>
          <w:p w14:paraId="1219C38D" w14:textId="3D0810E1" w:rsidR="00D84428" w:rsidRPr="009F1B7D" w:rsidDel="00DC2CE4" w:rsidRDefault="00D84428" w:rsidP="00011096">
            <w:pPr>
              <w:pStyle w:val="XML1"/>
              <w:rPr>
                <w:del w:id="102" w:author="Thomas Dietz" w:date="2012-08-10T14:48:00Z"/>
              </w:rPr>
            </w:pPr>
            <w:del w:id="103" w:author="Thomas Dietz" w:date="2012-08-10T14:48:00Z">
              <w:r w:rsidRPr="009F1B7D" w:rsidDel="00DC2CE4">
                <w:delText>&lt;xs:complexType name="OFConfigurationPointListType"&gt;</w:delText>
              </w:r>
            </w:del>
          </w:p>
          <w:p w14:paraId="016FAB7A" w14:textId="329E891D" w:rsidR="00D84428" w:rsidRPr="009F1B7D" w:rsidDel="00DC2CE4" w:rsidRDefault="00D84428" w:rsidP="00011096">
            <w:pPr>
              <w:pStyle w:val="XML2"/>
              <w:rPr>
                <w:del w:id="104" w:author="Thomas Dietz" w:date="2012-08-10T14:48:00Z"/>
              </w:rPr>
            </w:pPr>
            <w:del w:id="105" w:author="Thomas Dietz" w:date="2012-08-10T14:48:00Z">
              <w:r w:rsidRPr="009F1B7D" w:rsidDel="00DC2CE4">
                <w:delText>&lt;xs:sequence&gt;</w:delText>
              </w:r>
            </w:del>
          </w:p>
          <w:p w14:paraId="34122417" w14:textId="7B9C0F9E" w:rsidR="00D84428" w:rsidRPr="009F1B7D" w:rsidDel="00DC2CE4" w:rsidRDefault="00D84428" w:rsidP="00011096">
            <w:pPr>
              <w:pStyle w:val="XML3"/>
              <w:rPr>
                <w:del w:id="106" w:author="Thomas Dietz" w:date="2012-08-10T14:48:00Z"/>
              </w:rPr>
            </w:pPr>
            <w:del w:id="107" w:author="Thomas Dietz" w:date="2012-08-10T14:48:00Z">
              <w:r w:rsidRPr="009F1B7D" w:rsidDel="00DC2CE4">
                <w:delText>&lt;xs:element name=“configuration-point”</w:delText>
              </w:r>
            </w:del>
          </w:p>
          <w:p w14:paraId="36FF45BF" w14:textId="5C9D5E43" w:rsidR="00D84428" w:rsidRPr="009F1B7D" w:rsidDel="00DC2CE4" w:rsidRDefault="00D84428" w:rsidP="00011096">
            <w:pPr>
              <w:pStyle w:val="XML9"/>
              <w:rPr>
                <w:del w:id="108" w:author="Thomas Dietz" w:date="2012-08-10T14:48:00Z"/>
              </w:rPr>
            </w:pPr>
            <w:del w:id="109" w:author="Thomas Dietz" w:date="2012-08-10T14:48:00Z">
              <w:r w:rsidRPr="009F1B7D" w:rsidDel="00DC2CE4">
                <w:delText xml:space="preserve">type="OFConfigurationPointType" </w:delText>
              </w:r>
            </w:del>
          </w:p>
          <w:p w14:paraId="7A2388FC" w14:textId="638711F9" w:rsidR="00D84428" w:rsidRPr="009F1B7D" w:rsidDel="00DC2CE4" w:rsidRDefault="00D84428" w:rsidP="00011096">
            <w:pPr>
              <w:pStyle w:val="XML9"/>
              <w:rPr>
                <w:del w:id="110" w:author="Thomas Dietz" w:date="2012-08-10T14:48:00Z"/>
              </w:rPr>
            </w:pPr>
            <w:del w:id="111" w:author="Thomas Dietz" w:date="2012-08-10T14:48:00Z">
              <w:r w:rsidRPr="009F1B7D" w:rsidDel="00DC2CE4">
                <w:delText>maxOccurs="unbounded"/&gt;</w:delText>
              </w:r>
            </w:del>
          </w:p>
          <w:p w14:paraId="404B36EA" w14:textId="43E4FCD8" w:rsidR="00D84428" w:rsidRPr="009F1B7D" w:rsidDel="00DC2CE4" w:rsidRDefault="00D84428" w:rsidP="00011096">
            <w:pPr>
              <w:pStyle w:val="XML2"/>
              <w:rPr>
                <w:del w:id="112" w:author="Thomas Dietz" w:date="2012-08-10T14:48:00Z"/>
              </w:rPr>
            </w:pPr>
            <w:del w:id="113" w:author="Thomas Dietz" w:date="2012-08-10T14:48:00Z">
              <w:r w:rsidRPr="009F1B7D" w:rsidDel="00DC2CE4">
                <w:delText>&lt;/xs:sequence&gt;</w:delText>
              </w:r>
            </w:del>
          </w:p>
          <w:p w14:paraId="20868328" w14:textId="1258549D" w:rsidR="00D84428" w:rsidRPr="009F1B7D" w:rsidDel="00DC2CE4" w:rsidRDefault="00D84428" w:rsidP="00011096">
            <w:pPr>
              <w:pStyle w:val="XML1"/>
              <w:rPr>
                <w:del w:id="114" w:author="Thomas Dietz" w:date="2012-08-10T14:48:00Z"/>
              </w:rPr>
            </w:pPr>
            <w:del w:id="115" w:author="Thomas Dietz" w:date="2012-08-10T14:48:00Z">
              <w:r w:rsidRPr="009F1B7D" w:rsidDel="00DC2CE4">
                <w:delText>&lt;/xs:complexType&gt;</w:delText>
              </w:r>
            </w:del>
          </w:p>
          <w:p w14:paraId="63624855" w14:textId="61B2D357" w:rsidR="00D84428" w:rsidRPr="009F1B7D" w:rsidDel="00DC2CE4" w:rsidRDefault="00D84428" w:rsidP="00F86237">
            <w:pPr>
              <w:spacing w:after="200" w:line="276" w:lineRule="auto"/>
              <w:rPr>
                <w:del w:id="116" w:author="Thomas Dietz" w:date="2012-08-10T14:48:00Z"/>
              </w:rPr>
            </w:pPr>
          </w:p>
          <w:p w14:paraId="4C7DC490" w14:textId="7506D655" w:rsidR="00D84428" w:rsidRPr="009F1B7D" w:rsidDel="00DC2CE4" w:rsidRDefault="00D84428" w:rsidP="00011096">
            <w:pPr>
              <w:pStyle w:val="XML1"/>
              <w:rPr>
                <w:del w:id="117" w:author="Thomas Dietz" w:date="2012-08-10T14:48:00Z"/>
              </w:rPr>
            </w:pPr>
            <w:del w:id="118" w:author="Thomas Dietz" w:date="2012-08-10T14:48:00Z">
              <w:r w:rsidRPr="009F1B7D" w:rsidDel="00DC2CE4">
                <w:delText>&lt;xs:complexType name="OFCapableSwitchResourceListType"&gt;</w:delText>
              </w:r>
            </w:del>
          </w:p>
          <w:p w14:paraId="0FEAA06E" w14:textId="5A726D3A" w:rsidR="00D84428" w:rsidRPr="009F1B7D" w:rsidDel="00DC2CE4" w:rsidRDefault="00D84428" w:rsidP="00011096">
            <w:pPr>
              <w:pStyle w:val="XML2"/>
              <w:rPr>
                <w:del w:id="119" w:author="Thomas Dietz" w:date="2012-08-10T14:48:00Z"/>
              </w:rPr>
            </w:pPr>
            <w:del w:id="120" w:author="Thomas Dietz" w:date="2012-08-10T14:48:00Z">
              <w:r w:rsidRPr="009F1B7D" w:rsidDel="00DC2CE4">
                <w:delText>&lt;xs:sequence&gt;</w:delText>
              </w:r>
            </w:del>
          </w:p>
          <w:p w14:paraId="371966D1" w14:textId="77A9BDF9" w:rsidR="00D84428" w:rsidRPr="009F1B7D" w:rsidDel="00DC2CE4" w:rsidRDefault="00D84428" w:rsidP="00011096">
            <w:pPr>
              <w:pStyle w:val="XML3"/>
              <w:rPr>
                <w:del w:id="121" w:author="Thomas Dietz" w:date="2012-08-10T14:48:00Z"/>
              </w:rPr>
            </w:pPr>
            <w:del w:id="122" w:author="Thomas Dietz" w:date="2012-08-10T14:48:00Z">
              <w:r w:rsidRPr="009F1B7D" w:rsidDel="00DC2CE4">
                <w:delText>&lt;xs:element name="port"</w:delText>
              </w:r>
            </w:del>
          </w:p>
          <w:p w14:paraId="648A2502" w14:textId="3DA2888E" w:rsidR="00D84428" w:rsidRPr="009F1B7D" w:rsidDel="00DC2CE4" w:rsidRDefault="00D84428" w:rsidP="00011096">
            <w:pPr>
              <w:pStyle w:val="XML9"/>
              <w:rPr>
                <w:del w:id="123" w:author="Thomas Dietz" w:date="2012-08-10T14:48:00Z"/>
              </w:rPr>
            </w:pPr>
            <w:del w:id="124" w:author="Thomas Dietz" w:date="2012-08-10T14:48:00Z">
              <w:r w:rsidRPr="009F1B7D" w:rsidDel="00DC2CE4">
                <w:delText>type="OFPortType" maxOccurs="unbounded"/&gt;</w:delText>
              </w:r>
            </w:del>
          </w:p>
          <w:p w14:paraId="22BAA9B3" w14:textId="5FE7295E" w:rsidR="00D84428" w:rsidRPr="009F1B7D" w:rsidDel="00DC2CE4" w:rsidRDefault="00D84428" w:rsidP="00011096">
            <w:pPr>
              <w:pStyle w:val="XML3"/>
              <w:rPr>
                <w:del w:id="125" w:author="Thomas Dietz" w:date="2012-08-10T14:48:00Z"/>
              </w:rPr>
            </w:pPr>
            <w:del w:id="126" w:author="Thomas Dietz" w:date="2012-08-10T14:48:00Z">
              <w:r w:rsidRPr="009F1B7D" w:rsidDel="00DC2CE4">
                <w:delText>&lt;xs:element name="queue"</w:delText>
              </w:r>
            </w:del>
          </w:p>
          <w:p w14:paraId="6E0D080C" w14:textId="0122951C" w:rsidR="00D84428" w:rsidRPr="009F1B7D" w:rsidDel="00DC2CE4" w:rsidRDefault="00D84428" w:rsidP="00011096">
            <w:pPr>
              <w:pStyle w:val="XML9"/>
              <w:rPr>
                <w:del w:id="127" w:author="Thomas Dietz" w:date="2012-08-10T14:48:00Z"/>
              </w:rPr>
            </w:pPr>
            <w:del w:id="128" w:author="Thomas Dietz" w:date="2012-08-10T14:48:00Z">
              <w:r w:rsidRPr="009F1B7D" w:rsidDel="00DC2CE4">
                <w:delText>type="OFQueueType" maxOccurs="unbounded"/&gt;</w:delText>
              </w:r>
            </w:del>
          </w:p>
          <w:p w14:paraId="04FAB444" w14:textId="7E7756CB" w:rsidR="00013348" w:rsidRPr="009F1B7D" w:rsidDel="00DC2CE4" w:rsidRDefault="00013348" w:rsidP="009C250D">
            <w:pPr>
              <w:pStyle w:val="XML3"/>
              <w:rPr>
                <w:del w:id="129" w:author="Thomas Dietz" w:date="2012-08-10T14:48:00Z"/>
              </w:rPr>
            </w:pPr>
            <w:del w:id="130" w:author="Thomas Dietz" w:date="2012-08-10T14:48:00Z">
              <w:r w:rsidRPr="009F1B7D" w:rsidDel="00DC2CE4">
                <w:delText>&lt;xs:element name="</w:delText>
              </w:r>
              <w:r w:rsidDel="00DC2CE4">
                <w:delText>owned-certificate</w:delText>
              </w:r>
              <w:r w:rsidRPr="009F1B7D" w:rsidDel="00DC2CE4">
                <w:delText>"</w:delText>
              </w:r>
            </w:del>
          </w:p>
          <w:p w14:paraId="20E24A94" w14:textId="28A084F6" w:rsidR="00013348" w:rsidRPr="009F1B7D" w:rsidDel="00DC2CE4" w:rsidRDefault="00013348" w:rsidP="00013348">
            <w:pPr>
              <w:pStyle w:val="XML9"/>
              <w:rPr>
                <w:del w:id="131" w:author="Thomas Dietz" w:date="2012-08-10T14:48:00Z"/>
              </w:rPr>
            </w:pPr>
            <w:del w:id="132" w:author="Thomas Dietz" w:date="2012-08-10T14:48:00Z">
              <w:r w:rsidRPr="009F1B7D" w:rsidDel="00DC2CE4">
                <w:delText>type="OF</w:delText>
              </w:r>
              <w:r w:rsidDel="00DC2CE4">
                <w:delText>OwnedCertificate</w:delText>
              </w:r>
              <w:r w:rsidRPr="009F1B7D" w:rsidDel="00DC2CE4">
                <w:delText>Type" maxOccurs="unbounded"/&gt;</w:delText>
              </w:r>
            </w:del>
          </w:p>
          <w:p w14:paraId="2453DA3F" w14:textId="12A41E6C" w:rsidR="00013348" w:rsidRPr="009F1B7D" w:rsidDel="00DC2CE4" w:rsidRDefault="00013348" w:rsidP="009C250D">
            <w:pPr>
              <w:pStyle w:val="XML3"/>
              <w:rPr>
                <w:del w:id="133" w:author="Thomas Dietz" w:date="2012-08-10T14:48:00Z"/>
              </w:rPr>
            </w:pPr>
            <w:del w:id="134" w:author="Thomas Dietz" w:date="2012-08-10T14:48:00Z">
              <w:r w:rsidRPr="009F1B7D" w:rsidDel="00DC2CE4">
                <w:delText>&lt;xs:element name="</w:delText>
              </w:r>
              <w:r w:rsidDel="00DC2CE4">
                <w:delText>external-certificate</w:delText>
              </w:r>
              <w:r w:rsidRPr="009F1B7D" w:rsidDel="00DC2CE4">
                <w:delText>"</w:delText>
              </w:r>
            </w:del>
          </w:p>
          <w:p w14:paraId="1B135A9B" w14:textId="2F24FBD8" w:rsidR="00852996" w:rsidDel="00DC2CE4" w:rsidRDefault="00013348" w:rsidP="00852996">
            <w:pPr>
              <w:pStyle w:val="XML9"/>
              <w:rPr>
                <w:del w:id="135" w:author="Thomas Dietz" w:date="2012-08-10T14:48:00Z"/>
              </w:rPr>
            </w:pPr>
            <w:del w:id="136" w:author="Thomas Dietz" w:date="2012-08-10T14:48:00Z">
              <w:r w:rsidRPr="009F1B7D" w:rsidDel="00DC2CE4">
                <w:delText>type="OF</w:delText>
              </w:r>
              <w:r w:rsidR="002A5300" w:rsidDel="00DC2CE4">
                <w:delText>External</w:delText>
              </w:r>
              <w:r w:rsidDel="00DC2CE4">
                <w:delText>Certificate</w:delText>
              </w:r>
              <w:r w:rsidRPr="009F1B7D" w:rsidDel="00DC2CE4">
                <w:delText xml:space="preserve">Type" </w:delText>
              </w:r>
            </w:del>
          </w:p>
          <w:p w14:paraId="7EB06E64" w14:textId="426B6135" w:rsidR="007B1613" w:rsidDel="00DC2CE4" w:rsidRDefault="00013348" w:rsidP="009C250D">
            <w:pPr>
              <w:pStyle w:val="XML9"/>
              <w:rPr>
                <w:del w:id="137" w:author="Thomas Dietz" w:date="2012-08-10T14:48:00Z"/>
              </w:rPr>
            </w:pPr>
            <w:del w:id="138" w:author="Thomas Dietz" w:date="2012-08-10T14:48:00Z">
              <w:r w:rsidRPr="009F1B7D" w:rsidDel="00DC2CE4">
                <w:delText>maxOccurs="unbounded"/&gt;</w:delText>
              </w:r>
            </w:del>
          </w:p>
          <w:p w14:paraId="0602F346" w14:textId="7CF6E8FC" w:rsidR="009767AE" w:rsidRPr="009F1B7D" w:rsidDel="00DC2CE4" w:rsidRDefault="009767AE" w:rsidP="009767AE">
            <w:pPr>
              <w:pStyle w:val="XML3"/>
              <w:rPr>
                <w:del w:id="139" w:author="Thomas Dietz" w:date="2012-08-10T14:48:00Z"/>
              </w:rPr>
            </w:pPr>
            <w:del w:id="140" w:author="Thomas Dietz" w:date="2012-08-10T14:48:00Z">
              <w:r w:rsidDel="00DC2CE4">
                <w:delText>&lt;xs:element name="flow-table</w:delText>
              </w:r>
              <w:r w:rsidRPr="009F1B7D" w:rsidDel="00DC2CE4">
                <w:delText>"</w:delText>
              </w:r>
            </w:del>
          </w:p>
          <w:p w14:paraId="4CDB5FDD" w14:textId="3C7EEFC8" w:rsidR="009767AE" w:rsidRPr="009F1B7D" w:rsidDel="00DC2CE4" w:rsidRDefault="009767AE" w:rsidP="009767AE">
            <w:pPr>
              <w:pStyle w:val="XML9"/>
              <w:rPr>
                <w:del w:id="141" w:author="Thomas Dietz" w:date="2012-08-10T14:48:00Z"/>
              </w:rPr>
            </w:pPr>
            <w:del w:id="142" w:author="Thomas Dietz" w:date="2012-08-10T14:48:00Z">
              <w:r w:rsidDel="00DC2CE4">
                <w:delText>type="OFFlowTable</w:delText>
              </w:r>
              <w:r w:rsidRPr="009F1B7D" w:rsidDel="00DC2CE4">
                <w:delText>Type" maxOccurs="unbounded"/&gt;</w:delText>
              </w:r>
            </w:del>
          </w:p>
          <w:p w14:paraId="52709AFC" w14:textId="35FF49F5" w:rsidR="00D84428" w:rsidRPr="009F1B7D" w:rsidDel="00DC2CE4" w:rsidRDefault="00D84428" w:rsidP="00011096">
            <w:pPr>
              <w:pStyle w:val="XML2"/>
              <w:rPr>
                <w:del w:id="143" w:author="Thomas Dietz" w:date="2012-08-10T14:48:00Z"/>
              </w:rPr>
            </w:pPr>
            <w:del w:id="144" w:author="Thomas Dietz" w:date="2012-08-10T14:48:00Z">
              <w:r w:rsidRPr="009F1B7D" w:rsidDel="00DC2CE4">
                <w:delText>&lt;/xs:sequence&gt;</w:delText>
              </w:r>
            </w:del>
          </w:p>
          <w:p w14:paraId="44F6AA0F" w14:textId="299F56C7" w:rsidR="00D84428" w:rsidRPr="009F1B7D" w:rsidDel="00DC2CE4" w:rsidRDefault="00D84428" w:rsidP="00011096">
            <w:pPr>
              <w:pStyle w:val="XML1"/>
              <w:rPr>
                <w:del w:id="145" w:author="Thomas Dietz" w:date="2012-08-10T14:48:00Z"/>
              </w:rPr>
            </w:pPr>
            <w:del w:id="146" w:author="Thomas Dietz" w:date="2012-08-10T14:48:00Z">
              <w:r w:rsidRPr="009F1B7D" w:rsidDel="00DC2CE4">
                <w:delText>&lt;/xs:complexType&gt;</w:delText>
              </w:r>
            </w:del>
          </w:p>
          <w:p w14:paraId="45E6EC99" w14:textId="60D0CD48" w:rsidR="00D84428" w:rsidRPr="009F1B7D" w:rsidDel="00DC2CE4" w:rsidRDefault="00D84428" w:rsidP="00F86237">
            <w:pPr>
              <w:pStyle w:val="BodyText"/>
              <w:rPr>
                <w:del w:id="147" w:author="Thomas Dietz" w:date="2012-08-10T14:48:00Z"/>
              </w:rPr>
            </w:pPr>
          </w:p>
          <w:p w14:paraId="470F79AE" w14:textId="18303BAB" w:rsidR="00D84428" w:rsidRPr="009F1B7D" w:rsidDel="00DC2CE4" w:rsidRDefault="00D84428" w:rsidP="00011096">
            <w:pPr>
              <w:pStyle w:val="XML1"/>
              <w:rPr>
                <w:del w:id="148" w:author="Thomas Dietz" w:date="2012-08-10T14:48:00Z"/>
              </w:rPr>
            </w:pPr>
            <w:del w:id="149" w:author="Thomas Dietz" w:date="2012-08-10T14:48:00Z">
              <w:r w:rsidRPr="009F1B7D" w:rsidDel="00DC2CE4">
                <w:delText>&lt;xs:complexType name="OFLogicalSwitchListType"&gt;</w:delText>
              </w:r>
            </w:del>
          </w:p>
          <w:p w14:paraId="37BBE8B8" w14:textId="46733D64" w:rsidR="00D84428" w:rsidRPr="009F1B7D" w:rsidDel="00DC2CE4" w:rsidRDefault="00D84428" w:rsidP="00011096">
            <w:pPr>
              <w:pStyle w:val="XML2"/>
              <w:rPr>
                <w:del w:id="150" w:author="Thomas Dietz" w:date="2012-08-10T14:48:00Z"/>
              </w:rPr>
            </w:pPr>
            <w:del w:id="151" w:author="Thomas Dietz" w:date="2012-08-10T14:48:00Z">
              <w:r w:rsidRPr="009F1B7D" w:rsidDel="00DC2CE4">
                <w:delText>&lt;xs:sequence&gt;</w:delText>
              </w:r>
            </w:del>
          </w:p>
          <w:p w14:paraId="3EDBB2E3" w14:textId="7FEA8A19" w:rsidR="00D84428" w:rsidRPr="009F1B7D" w:rsidDel="00DC2CE4" w:rsidRDefault="00D84428" w:rsidP="00011096">
            <w:pPr>
              <w:pStyle w:val="XML3"/>
              <w:rPr>
                <w:del w:id="152" w:author="Thomas Dietz" w:date="2012-08-10T14:48:00Z"/>
              </w:rPr>
            </w:pPr>
            <w:del w:id="153" w:author="Thomas Dietz" w:date="2012-08-10T14:48:00Z">
              <w:r w:rsidRPr="009F1B7D" w:rsidDel="00DC2CE4">
                <w:delText xml:space="preserve">&lt;xs:element name="logical-switch" </w:delText>
              </w:r>
            </w:del>
          </w:p>
          <w:p w14:paraId="0D6A725A" w14:textId="77171BB7" w:rsidR="00D84428" w:rsidRPr="009F1B7D" w:rsidDel="00DC2CE4" w:rsidRDefault="00D84428" w:rsidP="00011096">
            <w:pPr>
              <w:pStyle w:val="XML9"/>
              <w:rPr>
                <w:del w:id="154" w:author="Thomas Dietz" w:date="2012-08-10T14:48:00Z"/>
              </w:rPr>
            </w:pPr>
            <w:del w:id="155" w:author="Thomas Dietz" w:date="2012-08-10T14:48:00Z">
              <w:r w:rsidRPr="009F1B7D" w:rsidDel="00DC2CE4">
                <w:delText xml:space="preserve">type="OFLogicalSwitchType" </w:delText>
              </w:r>
            </w:del>
          </w:p>
          <w:p w14:paraId="47B1AFE6" w14:textId="2CCF274F" w:rsidR="00D84428" w:rsidRPr="009F1B7D" w:rsidDel="00DC2CE4" w:rsidRDefault="00D84428" w:rsidP="00011096">
            <w:pPr>
              <w:pStyle w:val="XML9"/>
              <w:rPr>
                <w:del w:id="156" w:author="Thomas Dietz" w:date="2012-08-10T14:48:00Z"/>
              </w:rPr>
            </w:pPr>
            <w:del w:id="157" w:author="Thomas Dietz" w:date="2012-08-10T14:48:00Z">
              <w:r w:rsidRPr="009F1B7D" w:rsidDel="00DC2CE4">
                <w:delText>maxOccurs="unbounded"/&gt;</w:delText>
              </w:r>
            </w:del>
          </w:p>
          <w:p w14:paraId="06B5F628" w14:textId="53BB798A" w:rsidR="00D84428" w:rsidRPr="009F1B7D" w:rsidDel="00DC2CE4" w:rsidRDefault="00D84428" w:rsidP="00011096">
            <w:pPr>
              <w:pStyle w:val="XML2"/>
              <w:rPr>
                <w:del w:id="158" w:author="Thomas Dietz" w:date="2012-08-10T14:48:00Z"/>
              </w:rPr>
            </w:pPr>
            <w:del w:id="159" w:author="Thomas Dietz" w:date="2012-08-10T14:48:00Z">
              <w:r w:rsidRPr="009F1B7D" w:rsidDel="00DC2CE4">
                <w:delText>&lt;/xs:sequence&gt;</w:delText>
              </w:r>
            </w:del>
          </w:p>
          <w:p w14:paraId="422E721B" w14:textId="77777777" w:rsidR="00DC2CE4" w:rsidRDefault="00D84428" w:rsidP="00DC2CE4">
            <w:pPr>
              <w:pStyle w:val="XML1"/>
              <w:rPr>
                <w:ins w:id="160" w:author="Thomas Dietz" w:date="2012-08-10T14:48:00Z"/>
              </w:rPr>
            </w:pPr>
            <w:del w:id="161" w:author="Thomas Dietz" w:date="2012-08-10T14:48:00Z">
              <w:r w:rsidRPr="009F1B7D" w:rsidDel="00DC2CE4">
                <w:delText>&lt;/xs:complexType&gt;</w:delText>
              </w:r>
              <w:r w:rsidRPr="009F1B7D" w:rsidDel="00DC2CE4">
                <w:tab/>
              </w:r>
            </w:del>
            <w:ins w:id="162" w:author="Thomas Dietz" w:date="2012-08-10T14:48:00Z">
              <w:r w:rsidR="00DC2CE4">
                <w:t xml:space="preserve">  &lt;xs:element name="capable-switch"&gt;</w:t>
              </w:r>
            </w:ins>
          </w:p>
          <w:p w14:paraId="0ADC4875" w14:textId="77777777" w:rsidR="00DC2CE4" w:rsidRDefault="00DC2CE4" w:rsidP="00DC2CE4">
            <w:pPr>
              <w:pStyle w:val="XML1"/>
              <w:rPr>
                <w:ins w:id="163" w:author="Thomas Dietz" w:date="2012-08-10T14:48:00Z"/>
              </w:rPr>
            </w:pPr>
            <w:ins w:id="164" w:author="Thomas Dietz" w:date="2012-08-10T14:48:00Z">
              <w:r>
                <w:t xml:space="preserve">    &lt;xs:annotation&gt;</w:t>
              </w:r>
            </w:ins>
          </w:p>
          <w:p w14:paraId="3FD47164" w14:textId="77777777" w:rsidR="00DC2CE4" w:rsidRDefault="00DC2CE4" w:rsidP="00DC2CE4">
            <w:pPr>
              <w:pStyle w:val="XML1"/>
              <w:rPr>
                <w:ins w:id="165" w:author="Thomas Dietz" w:date="2012-08-10T14:48:00Z"/>
              </w:rPr>
            </w:pPr>
            <w:ins w:id="166" w:author="Thomas Dietz" w:date="2012-08-10T14:48:00Z">
              <w:r>
                <w:t xml:space="preserve">      &lt;xs:documentation&gt;</w:t>
              </w:r>
            </w:ins>
          </w:p>
          <w:p w14:paraId="540EEEB5" w14:textId="77777777" w:rsidR="00DC2CE4" w:rsidRDefault="00DC2CE4" w:rsidP="00DC2CE4">
            <w:pPr>
              <w:pStyle w:val="XML1"/>
              <w:rPr>
                <w:ins w:id="167" w:author="Thomas Dietz" w:date="2012-08-10T14:48:00Z"/>
              </w:rPr>
            </w:pPr>
            <w:ins w:id="168" w:author="Thomas Dietz" w:date="2012-08-10T14:48:00Z">
              <w:r>
                <w:t xml:space="preserve">        The OpenFlow Capable Switch serves as the root </w:t>
              </w:r>
            </w:ins>
          </w:p>
          <w:p w14:paraId="5BE86660" w14:textId="77777777" w:rsidR="00DC2CE4" w:rsidRDefault="00DC2CE4" w:rsidP="00DC2CE4">
            <w:pPr>
              <w:pStyle w:val="XML1"/>
              <w:rPr>
                <w:ins w:id="169" w:author="Thomas Dietz" w:date="2012-08-10T14:48:00Z"/>
              </w:rPr>
            </w:pPr>
            <w:ins w:id="170" w:author="Thomas Dietz" w:date="2012-08-10T14:48:00Z">
              <w:r>
                <w:t xml:space="preserve">        element for an OpenFlow configuration.  It contains logical</w:t>
              </w:r>
            </w:ins>
          </w:p>
          <w:p w14:paraId="7DAC5BCB" w14:textId="77777777" w:rsidR="00DC2CE4" w:rsidRDefault="00DC2CE4" w:rsidP="00DC2CE4">
            <w:pPr>
              <w:pStyle w:val="XML1"/>
              <w:rPr>
                <w:ins w:id="171" w:author="Thomas Dietz" w:date="2012-08-10T14:48:00Z"/>
              </w:rPr>
            </w:pPr>
            <w:ins w:id="172" w:author="Thomas Dietz" w:date="2012-08-10T14:48:00Z">
              <w:r>
                <w:t xml:space="preserve">        switches and resources that can be assigned to logical</w:t>
              </w:r>
            </w:ins>
          </w:p>
          <w:p w14:paraId="584A82AA" w14:textId="77777777" w:rsidR="00DC2CE4" w:rsidRDefault="00DC2CE4" w:rsidP="00DC2CE4">
            <w:pPr>
              <w:pStyle w:val="XML1"/>
              <w:rPr>
                <w:ins w:id="173" w:author="Thomas Dietz" w:date="2012-08-10T14:48:00Z"/>
              </w:rPr>
            </w:pPr>
            <w:ins w:id="174" w:author="Thomas Dietz" w:date="2012-08-10T14:48:00Z">
              <w:r>
                <w:t xml:space="preserve">        switches.  It may have relations to OpenFlow Configuration </w:t>
              </w:r>
            </w:ins>
          </w:p>
          <w:p w14:paraId="3D83A0A1" w14:textId="77777777" w:rsidR="00DC2CE4" w:rsidRDefault="00DC2CE4" w:rsidP="00DC2CE4">
            <w:pPr>
              <w:pStyle w:val="XML1"/>
              <w:rPr>
                <w:ins w:id="175" w:author="Thomas Dietz" w:date="2012-08-10T14:48:00Z"/>
              </w:rPr>
            </w:pPr>
            <w:ins w:id="176" w:author="Thomas Dietz" w:date="2012-08-10T14:48:00Z">
              <w:r>
                <w:t xml:space="preserve">        Points.</w:t>
              </w:r>
            </w:ins>
          </w:p>
          <w:p w14:paraId="7DB61767" w14:textId="77777777" w:rsidR="00DC2CE4" w:rsidRDefault="00DC2CE4" w:rsidP="00DC2CE4">
            <w:pPr>
              <w:pStyle w:val="XML1"/>
              <w:rPr>
                <w:ins w:id="177" w:author="Thomas Dietz" w:date="2012-08-10T14:48:00Z"/>
              </w:rPr>
            </w:pPr>
            <w:ins w:id="178" w:author="Thomas Dietz" w:date="2012-08-10T14:48:00Z">
              <w:r>
                <w:t xml:space="preserve">      &lt;/xs:documentation&gt;</w:t>
              </w:r>
            </w:ins>
          </w:p>
          <w:p w14:paraId="4DACBF3B" w14:textId="77777777" w:rsidR="00DC2CE4" w:rsidRDefault="00DC2CE4" w:rsidP="00DC2CE4">
            <w:pPr>
              <w:pStyle w:val="XML1"/>
              <w:rPr>
                <w:ins w:id="179" w:author="Thomas Dietz" w:date="2012-08-10T14:48:00Z"/>
              </w:rPr>
            </w:pPr>
            <w:ins w:id="180" w:author="Thomas Dietz" w:date="2012-08-10T14:48:00Z">
              <w:r>
                <w:t xml:space="preserve">    &lt;/xs:annotation&gt;</w:t>
              </w:r>
            </w:ins>
          </w:p>
          <w:p w14:paraId="77311B2A" w14:textId="77777777" w:rsidR="00DC2CE4" w:rsidRDefault="00DC2CE4" w:rsidP="00DC2CE4">
            <w:pPr>
              <w:pStyle w:val="XML1"/>
              <w:rPr>
                <w:ins w:id="181" w:author="Thomas Dietz" w:date="2012-08-10T14:48:00Z"/>
              </w:rPr>
            </w:pPr>
            <w:ins w:id="182" w:author="Thomas Dietz" w:date="2012-08-10T14:48:00Z">
              <w:r>
                <w:t xml:space="preserve">    &lt;xs:complexType&gt;</w:t>
              </w:r>
            </w:ins>
          </w:p>
          <w:p w14:paraId="31EC0734" w14:textId="77777777" w:rsidR="00DC2CE4" w:rsidRDefault="00DC2CE4" w:rsidP="00DC2CE4">
            <w:pPr>
              <w:pStyle w:val="XML1"/>
              <w:rPr>
                <w:ins w:id="183" w:author="Thomas Dietz" w:date="2012-08-10T14:48:00Z"/>
              </w:rPr>
            </w:pPr>
            <w:ins w:id="184" w:author="Thomas Dietz" w:date="2012-08-10T14:48:00Z">
              <w:r>
                <w:t xml:space="preserve">      &lt;xs:sequence&gt;</w:t>
              </w:r>
            </w:ins>
          </w:p>
          <w:p w14:paraId="46DD33C7" w14:textId="77777777" w:rsidR="00DC2CE4" w:rsidRDefault="00DC2CE4" w:rsidP="00DC2CE4">
            <w:pPr>
              <w:pStyle w:val="XML1"/>
              <w:rPr>
                <w:ins w:id="185" w:author="Thomas Dietz" w:date="2012-08-10T14:48:00Z"/>
              </w:rPr>
            </w:pPr>
            <w:ins w:id="186" w:author="Thomas Dietz" w:date="2012-08-10T14:48:00Z">
              <w:r>
                <w:t xml:space="preserve">        &lt;xs:element name="id"  type="inet:uri"&gt;</w:t>
              </w:r>
            </w:ins>
          </w:p>
          <w:p w14:paraId="2F1823A0" w14:textId="77777777" w:rsidR="00DC2CE4" w:rsidRDefault="00DC2CE4" w:rsidP="00DC2CE4">
            <w:pPr>
              <w:pStyle w:val="XML1"/>
              <w:rPr>
                <w:ins w:id="187" w:author="Thomas Dietz" w:date="2012-08-10T14:48:00Z"/>
              </w:rPr>
            </w:pPr>
            <w:ins w:id="188" w:author="Thomas Dietz" w:date="2012-08-10T14:48:00Z">
              <w:r>
                <w:t xml:space="preserve">          &lt;xs:annotation&gt;</w:t>
              </w:r>
            </w:ins>
          </w:p>
          <w:p w14:paraId="4C1B6BCB" w14:textId="77777777" w:rsidR="00DC2CE4" w:rsidRDefault="00DC2CE4" w:rsidP="00DC2CE4">
            <w:pPr>
              <w:pStyle w:val="XML1"/>
              <w:rPr>
                <w:ins w:id="189" w:author="Thomas Dietz" w:date="2012-08-10T14:48:00Z"/>
              </w:rPr>
            </w:pPr>
            <w:ins w:id="190" w:author="Thomas Dietz" w:date="2012-08-10T14:48:00Z">
              <w:r>
                <w:t xml:space="preserve">            &lt;xs:documentation&gt;</w:t>
              </w:r>
            </w:ins>
          </w:p>
          <w:p w14:paraId="53032D33" w14:textId="77777777" w:rsidR="00DC2CE4" w:rsidRDefault="00DC2CE4" w:rsidP="00DC2CE4">
            <w:pPr>
              <w:pStyle w:val="XML1"/>
              <w:rPr>
                <w:ins w:id="191" w:author="Thomas Dietz" w:date="2012-08-10T14:48:00Z"/>
              </w:rPr>
            </w:pPr>
            <w:ins w:id="192" w:author="Thomas Dietz" w:date="2012-08-10T14:48:00Z">
              <w:r>
                <w:t xml:space="preserve">              A unique but locally arbitrary identifier that</w:t>
              </w:r>
            </w:ins>
          </w:p>
          <w:p w14:paraId="3BE9F14B" w14:textId="77777777" w:rsidR="00DC2CE4" w:rsidRDefault="00DC2CE4" w:rsidP="00DC2CE4">
            <w:pPr>
              <w:pStyle w:val="XML1"/>
              <w:rPr>
                <w:ins w:id="193" w:author="Thomas Dietz" w:date="2012-08-10T14:48:00Z"/>
              </w:rPr>
            </w:pPr>
            <w:ins w:id="194" w:author="Thomas Dietz" w:date="2012-08-10T14:48:00Z">
              <w:r>
                <w:t xml:space="preserve">              uniquely identifies a Capable Switch within the context of </w:t>
              </w:r>
            </w:ins>
          </w:p>
          <w:p w14:paraId="18DA9614" w14:textId="77777777" w:rsidR="00DC2CE4" w:rsidRDefault="00DC2CE4" w:rsidP="00DC2CE4">
            <w:pPr>
              <w:pStyle w:val="XML1"/>
              <w:rPr>
                <w:ins w:id="195" w:author="Thomas Dietz" w:date="2012-08-10T14:48:00Z"/>
              </w:rPr>
            </w:pPr>
            <w:ins w:id="196" w:author="Thomas Dietz" w:date="2012-08-10T14:48:00Z">
              <w:r>
                <w:t xml:space="preserve">              potential OpenFlow Configuration Points.  It MUST be </w:t>
              </w:r>
            </w:ins>
          </w:p>
          <w:p w14:paraId="14BC29DA" w14:textId="77777777" w:rsidR="00DC2CE4" w:rsidRDefault="00DC2CE4" w:rsidP="00DC2CE4">
            <w:pPr>
              <w:pStyle w:val="XML1"/>
              <w:rPr>
                <w:ins w:id="197" w:author="Thomas Dietz" w:date="2012-08-10T14:48:00Z"/>
              </w:rPr>
            </w:pPr>
            <w:ins w:id="198" w:author="Thomas Dietz" w:date="2012-08-10T14:48:00Z">
              <w:r>
                <w:t xml:space="preserve">              persistent across reboots of the OpenFlow Capable Switch.</w:t>
              </w:r>
            </w:ins>
          </w:p>
          <w:p w14:paraId="119E4699" w14:textId="77777777" w:rsidR="00DC2CE4" w:rsidRDefault="00DC2CE4" w:rsidP="00DC2CE4">
            <w:pPr>
              <w:pStyle w:val="XML1"/>
              <w:rPr>
                <w:ins w:id="199" w:author="Thomas Dietz" w:date="2012-08-10T14:48:00Z"/>
              </w:rPr>
            </w:pPr>
          </w:p>
          <w:p w14:paraId="00070A1E" w14:textId="77777777" w:rsidR="00DC2CE4" w:rsidRDefault="00DC2CE4" w:rsidP="00DC2CE4">
            <w:pPr>
              <w:pStyle w:val="XML1"/>
              <w:rPr>
                <w:ins w:id="200" w:author="Thomas Dietz" w:date="2012-08-10T14:48:00Z"/>
              </w:rPr>
            </w:pPr>
            <w:ins w:id="201" w:author="Thomas Dietz" w:date="2012-08-10T14:48:00Z">
              <w:r>
                <w:lastRenderedPageBreak/>
                <w:t xml:space="preserve">              This element MUST be present in the NETCONF data store.</w:t>
              </w:r>
            </w:ins>
          </w:p>
          <w:p w14:paraId="291BCCA9" w14:textId="77777777" w:rsidR="00DC2CE4" w:rsidRDefault="00DC2CE4" w:rsidP="00DC2CE4">
            <w:pPr>
              <w:pStyle w:val="XML1"/>
              <w:rPr>
                <w:ins w:id="202" w:author="Thomas Dietz" w:date="2012-08-10T14:48:00Z"/>
              </w:rPr>
            </w:pPr>
            <w:ins w:id="203" w:author="Thomas Dietz" w:date="2012-08-10T14:48:00Z">
              <w:r>
                <w:t xml:space="preserve">              If this element is not present in a NETCONF &amp;lt;edit-config&amp;gt;</w:t>
              </w:r>
            </w:ins>
          </w:p>
          <w:p w14:paraId="2A8725DF" w14:textId="77777777" w:rsidR="00DC2CE4" w:rsidRDefault="00DC2CE4" w:rsidP="00DC2CE4">
            <w:pPr>
              <w:pStyle w:val="XML1"/>
              <w:rPr>
                <w:ins w:id="204" w:author="Thomas Dietz" w:date="2012-08-10T14:48:00Z"/>
              </w:rPr>
            </w:pPr>
            <w:ins w:id="205" w:author="Thomas Dietz" w:date="2012-08-10T14:48:00Z">
              <w:r>
                <w:t xml:space="preserve">              operation 'create', 'merge' or 'replace' and the parent</w:t>
              </w:r>
            </w:ins>
          </w:p>
          <w:p w14:paraId="1DC49F26" w14:textId="77777777" w:rsidR="00DC2CE4" w:rsidRDefault="00DC2CE4" w:rsidP="00DC2CE4">
            <w:pPr>
              <w:pStyle w:val="XML1"/>
              <w:rPr>
                <w:ins w:id="206" w:author="Thomas Dietz" w:date="2012-08-10T14:48:00Z"/>
              </w:rPr>
            </w:pPr>
            <w:ins w:id="207" w:author="Thomas Dietz" w:date="2012-08-10T14:48:00Z">
              <w:r>
                <w:t xml:space="preserve">              element does not exist, a 'data-missing' error is</w:t>
              </w:r>
            </w:ins>
          </w:p>
          <w:p w14:paraId="1B1A450E" w14:textId="77777777" w:rsidR="00DC2CE4" w:rsidRDefault="00DC2CE4" w:rsidP="00DC2CE4">
            <w:pPr>
              <w:pStyle w:val="XML1"/>
              <w:rPr>
                <w:ins w:id="208" w:author="Thomas Dietz" w:date="2012-08-10T14:48:00Z"/>
              </w:rPr>
            </w:pPr>
            <w:ins w:id="209" w:author="Thomas Dietz" w:date="2012-08-10T14:48:00Z">
              <w:r>
                <w:t xml:space="preserve">              returned.</w:t>
              </w:r>
            </w:ins>
          </w:p>
          <w:p w14:paraId="59D7F22A" w14:textId="77777777" w:rsidR="00DC2CE4" w:rsidRDefault="00DC2CE4" w:rsidP="00DC2CE4">
            <w:pPr>
              <w:pStyle w:val="XML1"/>
              <w:rPr>
                <w:ins w:id="210" w:author="Thomas Dietz" w:date="2012-08-10T14:48:00Z"/>
              </w:rPr>
            </w:pPr>
            <w:ins w:id="211" w:author="Thomas Dietz" w:date="2012-08-10T14:48:00Z">
              <w:r>
                <w:t xml:space="preserve">            &lt;/xs:documentation&gt;</w:t>
              </w:r>
            </w:ins>
          </w:p>
          <w:p w14:paraId="4C722B6B" w14:textId="77777777" w:rsidR="00DC2CE4" w:rsidRDefault="00DC2CE4" w:rsidP="00DC2CE4">
            <w:pPr>
              <w:pStyle w:val="XML1"/>
              <w:rPr>
                <w:ins w:id="212" w:author="Thomas Dietz" w:date="2012-08-10T14:48:00Z"/>
              </w:rPr>
            </w:pPr>
            <w:ins w:id="213" w:author="Thomas Dietz" w:date="2012-08-10T14:48:00Z">
              <w:r>
                <w:t xml:space="preserve">          &lt;/xs:annotation&gt;</w:t>
              </w:r>
            </w:ins>
          </w:p>
          <w:p w14:paraId="52F892DE" w14:textId="77777777" w:rsidR="00DC2CE4" w:rsidRDefault="00DC2CE4" w:rsidP="00DC2CE4">
            <w:pPr>
              <w:pStyle w:val="XML1"/>
              <w:rPr>
                <w:ins w:id="214" w:author="Thomas Dietz" w:date="2012-08-10T14:48:00Z"/>
              </w:rPr>
            </w:pPr>
            <w:ins w:id="215" w:author="Thomas Dietz" w:date="2012-08-10T14:48:00Z">
              <w:r>
                <w:t xml:space="preserve">        &lt;/xs:element&gt;</w:t>
              </w:r>
            </w:ins>
          </w:p>
          <w:p w14:paraId="2527372D" w14:textId="77777777" w:rsidR="00DC2CE4" w:rsidRDefault="00DC2CE4" w:rsidP="00DC2CE4">
            <w:pPr>
              <w:pStyle w:val="XML1"/>
              <w:rPr>
                <w:ins w:id="216" w:author="Thomas Dietz" w:date="2012-08-10T14:48:00Z"/>
              </w:rPr>
            </w:pPr>
            <w:ins w:id="217" w:author="Thomas Dietz" w:date="2012-08-10T14:48:00Z">
              <w:r>
                <w:t xml:space="preserve">        &lt;xs:element name="config-version" minOccurs="0"  type="xs:string"&gt;</w:t>
              </w:r>
            </w:ins>
          </w:p>
          <w:p w14:paraId="6C7C7BBB" w14:textId="77777777" w:rsidR="00DC2CE4" w:rsidRDefault="00DC2CE4" w:rsidP="00DC2CE4">
            <w:pPr>
              <w:pStyle w:val="XML1"/>
              <w:rPr>
                <w:ins w:id="218" w:author="Thomas Dietz" w:date="2012-08-10T14:48:00Z"/>
              </w:rPr>
            </w:pPr>
            <w:ins w:id="219" w:author="Thomas Dietz" w:date="2012-08-10T14:48:00Z">
              <w:r>
                <w:t xml:space="preserve">          &lt;xs:annotation&gt;</w:t>
              </w:r>
            </w:ins>
          </w:p>
          <w:p w14:paraId="7EA3B296" w14:textId="77777777" w:rsidR="00DC2CE4" w:rsidRDefault="00DC2CE4" w:rsidP="00DC2CE4">
            <w:pPr>
              <w:pStyle w:val="XML1"/>
              <w:rPr>
                <w:ins w:id="220" w:author="Thomas Dietz" w:date="2012-08-10T14:48:00Z"/>
              </w:rPr>
            </w:pPr>
            <w:ins w:id="221" w:author="Thomas Dietz" w:date="2012-08-10T14:48:00Z">
              <w:r>
                <w:t xml:space="preserve">            &lt;xs:documentation&gt;</w:t>
              </w:r>
            </w:ins>
          </w:p>
          <w:p w14:paraId="690715DB" w14:textId="77777777" w:rsidR="00DC2CE4" w:rsidRDefault="00DC2CE4" w:rsidP="00DC2CE4">
            <w:pPr>
              <w:pStyle w:val="XML1"/>
              <w:rPr>
                <w:ins w:id="222" w:author="Thomas Dietz" w:date="2012-08-10T14:48:00Z"/>
              </w:rPr>
            </w:pPr>
            <w:ins w:id="223" w:author="Thomas Dietz" w:date="2012-08-10T14:48:00Z">
              <w:r>
                <w:t xml:space="preserve">              The maximum supported OF-CONFIG version that is</w:t>
              </w:r>
            </w:ins>
          </w:p>
          <w:p w14:paraId="4FDE6C04" w14:textId="77777777" w:rsidR="00DC2CE4" w:rsidRDefault="00DC2CE4" w:rsidP="00DC2CE4">
            <w:pPr>
              <w:pStyle w:val="XML1"/>
              <w:rPr>
                <w:ins w:id="224" w:author="Thomas Dietz" w:date="2012-08-10T14:48:00Z"/>
              </w:rPr>
            </w:pPr>
            <w:ins w:id="225" w:author="Thomas Dietz" w:date="2012-08-10T14:48:00Z">
              <w:r>
                <w:t xml:space="preserve">              supported by the OpenFlow Capable Switch. For switches</w:t>
              </w:r>
            </w:ins>
          </w:p>
          <w:p w14:paraId="22E2C027" w14:textId="77777777" w:rsidR="00DC2CE4" w:rsidRDefault="00DC2CE4" w:rsidP="00DC2CE4">
            <w:pPr>
              <w:pStyle w:val="XML1"/>
              <w:rPr>
                <w:ins w:id="226" w:author="Thomas Dietz" w:date="2012-08-10T14:48:00Z"/>
              </w:rPr>
            </w:pPr>
            <w:ins w:id="227" w:author="Thomas Dietz" w:date="2012-08-10T14:48:00Z">
              <w:r>
                <w:t xml:space="preserve">              implementing this version of the OF-CONFIG protocol this</w:t>
              </w:r>
            </w:ins>
          </w:p>
          <w:p w14:paraId="6FF264D1" w14:textId="77777777" w:rsidR="00DC2CE4" w:rsidRDefault="00DC2CE4" w:rsidP="00DC2CE4">
            <w:pPr>
              <w:pStyle w:val="XML1"/>
              <w:rPr>
                <w:ins w:id="228" w:author="Thomas Dietz" w:date="2012-08-10T14:48:00Z"/>
              </w:rPr>
            </w:pPr>
            <w:ins w:id="229" w:author="Thomas Dietz" w:date="2012-08-10T14:48:00Z">
              <w:r>
                <w:t xml:space="preserve">              MUST always be 1.1.1.</w:t>
              </w:r>
            </w:ins>
          </w:p>
          <w:p w14:paraId="41129F29" w14:textId="77777777" w:rsidR="00DC2CE4" w:rsidRDefault="00DC2CE4" w:rsidP="00DC2CE4">
            <w:pPr>
              <w:pStyle w:val="XML1"/>
              <w:rPr>
                <w:ins w:id="230" w:author="Thomas Dietz" w:date="2012-08-10T14:48:00Z"/>
              </w:rPr>
            </w:pPr>
          </w:p>
          <w:p w14:paraId="0270BDB1" w14:textId="77777777" w:rsidR="00DC2CE4" w:rsidRDefault="00DC2CE4" w:rsidP="00DC2CE4">
            <w:pPr>
              <w:pStyle w:val="XML1"/>
              <w:rPr>
                <w:ins w:id="231" w:author="Thomas Dietz" w:date="2012-08-10T14:48:00Z"/>
              </w:rPr>
            </w:pPr>
            <w:ins w:id="232" w:author="Thomas Dietz" w:date="2012-08-10T14:48:00Z">
              <w:r>
                <w:t xml:space="preserve">              This object can be used to identify the OF-CONFIG version</w:t>
              </w:r>
            </w:ins>
          </w:p>
          <w:p w14:paraId="3A29E1F4" w14:textId="77777777" w:rsidR="00DC2CE4" w:rsidRDefault="00DC2CE4" w:rsidP="00DC2CE4">
            <w:pPr>
              <w:pStyle w:val="XML1"/>
              <w:rPr>
                <w:ins w:id="233" w:author="Thomas Dietz" w:date="2012-08-10T14:48:00Z"/>
              </w:rPr>
            </w:pPr>
            <w:ins w:id="234" w:author="Thomas Dietz" w:date="2012-08-10T14:48:00Z">
              <w:r>
                <w:t xml:space="preserve">              a capable switch supports beginning with version 1.1.1 of </w:t>
              </w:r>
            </w:ins>
          </w:p>
          <w:p w14:paraId="73CE1F63" w14:textId="77777777" w:rsidR="00DC2CE4" w:rsidRDefault="00DC2CE4" w:rsidP="00DC2CE4">
            <w:pPr>
              <w:pStyle w:val="XML1"/>
              <w:rPr>
                <w:ins w:id="235" w:author="Thomas Dietz" w:date="2012-08-10T14:48:00Z"/>
              </w:rPr>
            </w:pPr>
            <w:ins w:id="236" w:author="Thomas Dietz" w:date="2012-08-10T14:48:00Z">
              <w:r>
                <w:t xml:space="preserve">              OF-CONFIG. In addtion the supported version can be</w:t>
              </w:r>
            </w:ins>
          </w:p>
          <w:p w14:paraId="45971053" w14:textId="77777777" w:rsidR="00DC2CE4" w:rsidRDefault="00DC2CE4" w:rsidP="00DC2CE4">
            <w:pPr>
              <w:pStyle w:val="XML1"/>
              <w:rPr>
                <w:ins w:id="237" w:author="Thomas Dietz" w:date="2012-08-10T14:48:00Z"/>
              </w:rPr>
            </w:pPr>
            <w:ins w:id="238" w:author="Thomas Dietz" w:date="2012-08-10T14:48:00Z">
              <w:r>
                <w:t xml:space="preserve">              determined by the namespace the OpenFlow Capable Switch</w:t>
              </w:r>
            </w:ins>
          </w:p>
          <w:p w14:paraId="4F5A27A1" w14:textId="77777777" w:rsidR="00DC2CE4" w:rsidRDefault="00DC2CE4" w:rsidP="00DC2CE4">
            <w:pPr>
              <w:pStyle w:val="XML1"/>
              <w:rPr>
                <w:ins w:id="239" w:author="Thomas Dietz" w:date="2012-08-10T14:48:00Z"/>
              </w:rPr>
            </w:pPr>
            <w:ins w:id="240" w:author="Thomas Dietz" w:date="2012-08-10T14:48:00Z">
              <w:r>
                <w:t xml:space="preserve">              returns to configuration request of an element (like </w:t>
              </w:r>
            </w:ins>
          </w:p>
          <w:p w14:paraId="50AF1F68" w14:textId="77777777" w:rsidR="00DC2CE4" w:rsidRDefault="00DC2CE4" w:rsidP="00DC2CE4">
            <w:pPr>
              <w:pStyle w:val="XML1"/>
              <w:rPr>
                <w:ins w:id="241" w:author="Thomas Dietz" w:date="2012-08-10T14:48:00Z"/>
              </w:rPr>
            </w:pPr>
            <w:ins w:id="242" w:author="Thomas Dietz" w:date="2012-08-10T14:48:00Z">
              <w:r>
                <w:t xml:space="preserve">              capable-switch) that is present in all OF-CONFIG versions</w:t>
              </w:r>
            </w:ins>
          </w:p>
          <w:p w14:paraId="6954C367" w14:textId="77777777" w:rsidR="00DC2CE4" w:rsidRDefault="00DC2CE4" w:rsidP="00DC2CE4">
            <w:pPr>
              <w:pStyle w:val="XML1"/>
              <w:rPr>
                <w:ins w:id="243" w:author="Thomas Dietz" w:date="2012-08-10T14:48:00Z"/>
              </w:rPr>
            </w:pPr>
            <w:ins w:id="244" w:author="Thomas Dietz" w:date="2012-08-10T14:48:00Z">
              <w:r>
                <w:t xml:space="preserve">              specified so far. This is the only possiblity to identify</w:t>
              </w:r>
            </w:ins>
          </w:p>
          <w:p w14:paraId="73D93276" w14:textId="77777777" w:rsidR="00DC2CE4" w:rsidRDefault="00DC2CE4" w:rsidP="00DC2CE4">
            <w:pPr>
              <w:pStyle w:val="XML1"/>
              <w:rPr>
                <w:ins w:id="245" w:author="Thomas Dietz" w:date="2012-08-10T14:48:00Z"/>
              </w:rPr>
            </w:pPr>
            <w:ins w:id="246" w:author="Thomas Dietz" w:date="2012-08-10T14:48:00Z">
              <w:r>
                <w:t xml:space="preserve">              OF-CONFIG versions prior to OF-CONFIG 1.1.1.</w:t>
              </w:r>
            </w:ins>
          </w:p>
          <w:p w14:paraId="6E71D638" w14:textId="77777777" w:rsidR="00DC2CE4" w:rsidRDefault="00DC2CE4" w:rsidP="00DC2CE4">
            <w:pPr>
              <w:pStyle w:val="XML1"/>
              <w:rPr>
                <w:ins w:id="247" w:author="Thomas Dietz" w:date="2012-08-10T14:48:00Z"/>
              </w:rPr>
            </w:pPr>
            <w:ins w:id="248" w:author="Thomas Dietz" w:date="2012-08-10T14:48:00Z">
              <w:r>
                <w:t xml:space="preserve">            &lt;/xs:documentation&gt;</w:t>
              </w:r>
            </w:ins>
          </w:p>
          <w:p w14:paraId="20341E34" w14:textId="77777777" w:rsidR="00DC2CE4" w:rsidRDefault="00DC2CE4" w:rsidP="00DC2CE4">
            <w:pPr>
              <w:pStyle w:val="XML1"/>
              <w:rPr>
                <w:ins w:id="249" w:author="Thomas Dietz" w:date="2012-08-10T14:48:00Z"/>
              </w:rPr>
            </w:pPr>
            <w:ins w:id="250" w:author="Thomas Dietz" w:date="2012-08-10T14:48:00Z">
              <w:r>
                <w:t xml:space="preserve">          &lt;/xs:annotation&gt;</w:t>
              </w:r>
            </w:ins>
          </w:p>
          <w:p w14:paraId="0A776E1C" w14:textId="77777777" w:rsidR="00DC2CE4" w:rsidRDefault="00DC2CE4" w:rsidP="00DC2CE4">
            <w:pPr>
              <w:pStyle w:val="XML1"/>
              <w:rPr>
                <w:ins w:id="251" w:author="Thomas Dietz" w:date="2012-08-10T14:48:00Z"/>
              </w:rPr>
            </w:pPr>
            <w:ins w:id="252" w:author="Thomas Dietz" w:date="2012-08-10T14:48:00Z">
              <w:r>
                <w:t xml:space="preserve">        &lt;/xs:element&gt;</w:t>
              </w:r>
            </w:ins>
          </w:p>
          <w:p w14:paraId="22C7EB03" w14:textId="77777777" w:rsidR="00DC2CE4" w:rsidRDefault="00DC2CE4" w:rsidP="00DC2CE4">
            <w:pPr>
              <w:pStyle w:val="XML1"/>
              <w:rPr>
                <w:ins w:id="253" w:author="Thomas Dietz" w:date="2012-08-10T14:48:00Z"/>
              </w:rPr>
            </w:pPr>
            <w:ins w:id="254" w:author="Thomas Dietz" w:date="2012-08-10T14:48:00Z">
              <w:r>
                <w:t xml:space="preserve">        &lt;xs:element name="configuration-points" minOccurs="0"&gt;</w:t>
              </w:r>
            </w:ins>
          </w:p>
          <w:p w14:paraId="6A8F8676" w14:textId="77777777" w:rsidR="00DC2CE4" w:rsidRDefault="00DC2CE4" w:rsidP="00DC2CE4">
            <w:pPr>
              <w:pStyle w:val="XML1"/>
              <w:rPr>
                <w:ins w:id="255" w:author="Thomas Dietz" w:date="2012-08-10T14:48:00Z"/>
              </w:rPr>
            </w:pPr>
            <w:ins w:id="256" w:author="Thomas Dietz" w:date="2012-08-10T14:48:00Z">
              <w:r>
                <w:t xml:space="preserve">          &lt;xs:complexType&gt;</w:t>
              </w:r>
            </w:ins>
          </w:p>
          <w:p w14:paraId="1F265BCC" w14:textId="77777777" w:rsidR="00DC2CE4" w:rsidRDefault="00DC2CE4" w:rsidP="00DC2CE4">
            <w:pPr>
              <w:pStyle w:val="XML1"/>
              <w:rPr>
                <w:ins w:id="257" w:author="Thomas Dietz" w:date="2012-08-10T14:48:00Z"/>
              </w:rPr>
            </w:pPr>
            <w:ins w:id="258" w:author="Thomas Dietz" w:date="2012-08-10T14:48:00Z">
              <w:r>
                <w:t xml:space="preserve">            &lt;xs:sequence&gt;</w:t>
              </w:r>
            </w:ins>
          </w:p>
          <w:p w14:paraId="1D9C6F69" w14:textId="77777777" w:rsidR="00DC2CE4" w:rsidRDefault="00DC2CE4" w:rsidP="00DC2CE4">
            <w:pPr>
              <w:pStyle w:val="XML1"/>
              <w:rPr>
                <w:ins w:id="259" w:author="Thomas Dietz" w:date="2012-08-10T14:48:00Z"/>
              </w:rPr>
            </w:pPr>
            <w:ins w:id="260" w:author="Thomas Dietz" w:date="2012-08-10T14:48:00Z">
              <w:r>
                <w:t xml:space="preserve">              &lt;xs:element name="configuration-point" minOccurs="0" maxOccurs="unbounded"&gt;</w:t>
              </w:r>
            </w:ins>
          </w:p>
          <w:p w14:paraId="156AE1DE" w14:textId="77777777" w:rsidR="00DC2CE4" w:rsidRDefault="00DC2CE4" w:rsidP="00DC2CE4">
            <w:pPr>
              <w:pStyle w:val="XML1"/>
              <w:rPr>
                <w:ins w:id="261" w:author="Thomas Dietz" w:date="2012-08-10T14:48:00Z"/>
              </w:rPr>
            </w:pPr>
            <w:ins w:id="262" w:author="Thomas Dietz" w:date="2012-08-10T14:48:00Z">
              <w:r>
                <w:t xml:space="preserve">                &lt;xs:annotation&gt;</w:t>
              </w:r>
            </w:ins>
          </w:p>
          <w:p w14:paraId="4067C981" w14:textId="77777777" w:rsidR="00DC2CE4" w:rsidRDefault="00DC2CE4" w:rsidP="00DC2CE4">
            <w:pPr>
              <w:pStyle w:val="XML1"/>
              <w:rPr>
                <w:ins w:id="263" w:author="Thomas Dietz" w:date="2012-08-10T14:48:00Z"/>
              </w:rPr>
            </w:pPr>
            <w:ins w:id="264" w:author="Thomas Dietz" w:date="2012-08-10T14:48:00Z">
              <w:r>
                <w:t xml:space="preserve">                  &lt;xs:documentation&gt;</w:t>
              </w:r>
            </w:ins>
          </w:p>
          <w:p w14:paraId="68AA3B1E" w14:textId="77777777" w:rsidR="00DC2CE4" w:rsidRDefault="00DC2CE4" w:rsidP="00DC2CE4">
            <w:pPr>
              <w:pStyle w:val="XML1"/>
              <w:rPr>
                <w:ins w:id="265" w:author="Thomas Dietz" w:date="2012-08-10T14:48:00Z"/>
              </w:rPr>
            </w:pPr>
            <w:ins w:id="266" w:author="Thomas Dietz" w:date="2012-08-10T14:48:00Z">
              <w:r>
                <w:t xml:space="preserve">                    The list of all Configuration Points known to</w:t>
              </w:r>
            </w:ins>
          </w:p>
          <w:p w14:paraId="65AAE542" w14:textId="77777777" w:rsidR="00DC2CE4" w:rsidRDefault="00DC2CE4" w:rsidP="00DC2CE4">
            <w:pPr>
              <w:pStyle w:val="XML1"/>
              <w:rPr>
                <w:ins w:id="267" w:author="Thomas Dietz" w:date="2012-08-10T14:48:00Z"/>
              </w:rPr>
            </w:pPr>
            <w:ins w:id="268" w:author="Thomas Dietz" w:date="2012-08-10T14:48:00Z">
              <w:r>
                <w:t xml:space="preserve">                    the OpenFlow Capable Switch that may manage it using</w:t>
              </w:r>
            </w:ins>
          </w:p>
          <w:p w14:paraId="6829FC60" w14:textId="77777777" w:rsidR="00DC2CE4" w:rsidRDefault="00DC2CE4" w:rsidP="00DC2CE4">
            <w:pPr>
              <w:pStyle w:val="XML1"/>
              <w:rPr>
                <w:ins w:id="269" w:author="Thomas Dietz" w:date="2012-08-10T14:48:00Z"/>
              </w:rPr>
            </w:pPr>
            <w:ins w:id="270" w:author="Thomas Dietz" w:date="2012-08-10T14:48:00Z">
              <w:r>
                <w:t xml:space="preserve">                    OF-CONFIG.</w:t>
              </w:r>
            </w:ins>
          </w:p>
          <w:p w14:paraId="2DC3E231" w14:textId="77777777" w:rsidR="00DC2CE4" w:rsidRDefault="00DC2CE4" w:rsidP="00DC2CE4">
            <w:pPr>
              <w:pStyle w:val="XML1"/>
              <w:rPr>
                <w:ins w:id="271" w:author="Thomas Dietz" w:date="2012-08-10T14:48:00Z"/>
              </w:rPr>
            </w:pPr>
          </w:p>
          <w:p w14:paraId="4EC93A2E" w14:textId="77777777" w:rsidR="00DC2CE4" w:rsidRDefault="00DC2CE4" w:rsidP="00DC2CE4">
            <w:pPr>
              <w:pStyle w:val="XML1"/>
              <w:rPr>
                <w:ins w:id="272" w:author="Thomas Dietz" w:date="2012-08-10T14:48:00Z"/>
              </w:rPr>
            </w:pPr>
            <w:ins w:id="273" w:author="Thomas Dietz" w:date="2012-08-10T14:48:00Z">
              <w:r>
                <w:t xml:space="preserve">                    The element 'id' of OFConfigurationType MUST be unique</w:t>
              </w:r>
            </w:ins>
          </w:p>
          <w:p w14:paraId="18C9E263" w14:textId="77777777" w:rsidR="00DC2CE4" w:rsidRDefault="00DC2CE4" w:rsidP="00DC2CE4">
            <w:pPr>
              <w:pStyle w:val="XML1"/>
              <w:rPr>
                <w:ins w:id="274" w:author="Thomas Dietz" w:date="2012-08-10T14:48:00Z"/>
              </w:rPr>
            </w:pPr>
            <w:ins w:id="275" w:author="Thomas Dietz" w:date="2012-08-10T14:48:00Z">
              <w:r>
                <w:t xml:space="preserve">                    within this list.</w:t>
              </w:r>
            </w:ins>
          </w:p>
          <w:p w14:paraId="13FEA41E" w14:textId="77777777" w:rsidR="00DC2CE4" w:rsidRDefault="00DC2CE4" w:rsidP="00DC2CE4">
            <w:pPr>
              <w:pStyle w:val="XML1"/>
              <w:rPr>
                <w:ins w:id="276" w:author="Thomas Dietz" w:date="2012-08-10T14:48:00Z"/>
              </w:rPr>
            </w:pPr>
            <w:ins w:id="277" w:author="Thomas Dietz" w:date="2012-08-10T14:48:00Z">
              <w:r>
                <w:t xml:space="preserve">                  &lt;/xs:documentation&gt;</w:t>
              </w:r>
            </w:ins>
          </w:p>
          <w:p w14:paraId="2AEAD68F" w14:textId="77777777" w:rsidR="00DC2CE4" w:rsidRDefault="00DC2CE4" w:rsidP="00DC2CE4">
            <w:pPr>
              <w:pStyle w:val="XML1"/>
              <w:rPr>
                <w:ins w:id="278" w:author="Thomas Dietz" w:date="2012-08-10T14:48:00Z"/>
              </w:rPr>
            </w:pPr>
            <w:ins w:id="279" w:author="Thomas Dietz" w:date="2012-08-10T14:48:00Z">
              <w:r>
                <w:t xml:space="preserve">                &lt;/xs:annotation&gt;</w:t>
              </w:r>
            </w:ins>
          </w:p>
          <w:p w14:paraId="0E36069E" w14:textId="77777777" w:rsidR="00DC2CE4" w:rsidRDefault="00DC2CE4" w:rsidP="00DC2CE4">
            <w:pPr>
              <w:pStyle w:val="XML1"/>
              <w:rPr>
                <w:ins w:id="280" w:author="Thomas Dietz" w:date="2012-08-10T14:48:00Z"/>
              </w:rPr>
            </w:pPr>
            <w:ins w:id="281" w:author="Thomas Dietz" w:date="2012-08-10T14:48:00Z">
              <w:r>
                <w:t xml:space="preserve">                &lt;xs:complexType&gt;</w:t>
              </w:r>
            </w:ins>
          </w:p>
          <w:p w14:paraId="49A886A2" w14:textId="77777777" w:rsidR="00DC2CE4" w:rsidRDefault="00DC2CE4" w:rsidP="00DC2CE4">
            <w:pPr>
              <w:pStyle w:val="XML1"/>
              <w:rPr>
                <w:ins w:id="282" w:author="Thomas Dietz" w:date="2012-08-10T14:48:00Z"/>
              </w:rPr>
            </w:pPr>
            <w:ins w:id="283" w:author="Thomas Dietz" w:date="2012-08-10T14:48:00Z">
              <w:r>
                <w:t xml:space="preserve">                  &lt;xs:sequence&gt;</w:t>
              </w:r>
            </w:ins>
          </w:p>
          <w:p w14:paraId="6141C745" w14:textId="77777777" w:rsidR="00DC2CE4" w:rsidRDefault="00DC2CE4" w:rsidP="00DC2CE4">
            <w:pPr>
              <w:pStyle w:val="XML1"/>
              <w:rPr>
                <w:ins w:id="284" w:author="Thomas Dietz" w:date="2012-08-10T14:48:00Z"/>
              </w:rPr>
            </w:pPr>
            <w:ins w:id="285" w:author="Thomas Dietz" w:date="2012-08-10T14:48:00Z">
              <w:r>
                <w:t xml:space="preserve">                    &lt;xs:group ref="OFConfigurationPointType"/&gt;</w:t>
              </w:r>
            </w:ins>
          </w:p>
          <w:p w14:paraId="33869AC7" w14:textId="77777777" w:rsidR="00DC2CE4" w:rsidRDefault="00DC2CE4" w:rsidP="00DC2CE4">
            <w:pPr>
              <w:pStyle w:val="XML1"/>
              <w:rPr>
                <w:ins w:id="286" w:author="Thomas Dietz" w:date="2012-08-10T14:48:00Z"/>
              </w:rPr>
            </w:pPr>
            <w:ins w:id="287" w:author="Thomas Dietz" w:date="2012-08-10T14:48:00Z">
              <w:r>
                <w:t xml:space="preserve">                  &lt;/xs:sequence&gt;</w:t>
              </w:r>
            </w:ins>
          </w:p>
          <w:p w14:paraId="4DEC8FAC" w14:textId="77777777" w:rsidR="00DC2CE4" w:rsidRDefault="00DC2CE4" w:rsidP="00DC2CE4">
            <w:pPr>
              <w:pStyle w:val="XML1"/>
              <w:rPr>
                <w:ins w:id="288" w:author="Thomas Dietz" w:date="2012-08-10T14:48:00Z"/>
              </w:rPr>
            </w:pPr>
            <w:ins w:id="289" w:author="Thomas Dietz" w:date="2012-08-10T14:48:00Z">
              <w:r>
                <w:t xml:space="preserve">                &lt;/xs:complexType&gt;</w:t>
              </w:r>
            </w:ins>
          </w:p>
          <w:p w14:paraId="075088FD" w14:textId="77777777" w:rsidR="00DC2CE4" w:rsidRDefault="00DC2CE4" w:rsidP="00DC2CE4">
            <w:pPr>
              <w:pStyle w:val="XML1"/>
              <w:rPr>
                <w:ins w:id="290" w:author="Thomas Dietz" w:date="2012-08-10T14:48:00Z"/>
              </w:rPr>
            </w:pPr>
            <w:ins w:id="291" w:author="Thomas Dietz" w:date="2012-08-10T14:48:00Z">
              <w:r>
                <w:t xml:space="preserve">              &lt;/xs:element&gt;</w:t>
              </w:r>
            </w:ins>
          </w:p>
          <w:p w14:paraId="37A3FAAC" w14:textId="77777777" w:rsidR="00DC2CE4" w:rsidRDefault="00DC2CE4" w:rsidP="00DC2CE4">
            <w:pPr>
              <w:pStyle w:val="XML1"/>
              <w:rPr>
                <w:ins w:id="292" w:author="Thomas Dietz" w:date="2012-08-10T14:48:00Z"/>
              </w:rPr>
            </w:pPr>
            <w:ins w:id="293" w:author="Thomas Dietz" w:date="2012-08-10T14:48:00Z">
              <w:r>
                <w:t xml:space="preserve">            &lt;/xs:sequence&gt;</w:t>
              </w:r>
            </w:ins>
          </w:p>
          <w:p w14:paraId="28D46B22" w14:textId="77777777" w:rsidR="00DC2CE4" w:rsidRDefault="00DC2CE4" w:rsidP="00DC2CE4">
            <w:pPr>
              <w:pStyle w:val="XML1"/>
              <w:rPr>
                <w:ins w:id="294" w:author="Thomas Dietz" w:date="2012-08-10T14:48:00Z"/>
              </w:rPr>
            </w:pPr>
            <w:ins w:id="295" w:author="Thomas Dietz" w:date="2012-08-10T14:48:00Z">
              <w:r>
                <w:t xml:space="preserve">          &lt;/xs:complexType&gt;</w:t>
              </w:r>
            </w:ins>
          </w:p>
          <w:p w14:paraId="781EB83D" w14:textId="77777777" w:rsidR="00DC2CE4" w:rsidRDefault="00DC2CE4" w:rsidP="00DC2CE4">
            <w:pPr>
              <w:pStyle w:val="XML1"/>
              <w:rPr>
                <w:ins w:id="296" w:author="Thomas Dietz" w:date="2012-08-10T14:48:00Z"/>
              </w:rPr>
            </w:pPr>
            <w:ins w:id="297" w:author="Thomas Dietz" w:date="2012-08-10T14:48:00Z">
              <w:r>
                <w:t xml:space="preserve">          &lt;xs:key name="key_configuration-points_capable-switch_configuration-point"&gt;</w:t>
              </w:r>
            </w:ins>
          </w:p>
          <w:p w14:paraId="4D8EE18A" w14:textId="77777777" w:rsidR="00DC2CE4" w:rsidRDefault="00DC2CE4" w:rsidP="00DC2CE4">
            <w:pPr>
              <w:pStyle w:val="XML1"/>
              <w:rPr>
                <w:ins w:id="298" w:author="Thomas Dietz" w:date="2012-08-10T14:48:00Z"/>
              </w:rPr>
            </w:pPr>
            <w:ins w:id="299" w:author="Thomas Dietz" w:date="2012-08-10T14:48:00Z">
              <w:r>
                <w:t xml:space="preserve">            &lt;xs:selector xpath="of11-config:configuration-point"/&gt;</w:t>
              </w:r>
            </w:ins>
          </w:p>
          <w:p w14:paraId="7D6F3BD4" w14:textId="77777777" w:rsidR="00DC2CE4" w:rsidRDefault="00DC2CE4" w:rsidP="00DC2CE4">
            <w:pPr>
              <w:pStyle w:val="XML1"/>
              <w:rPr>
                <w:ins w:id="300" w:author="Thomas Dietz" w:date="2012-08-10T14:48:00Z"/>
              </w:rPr>
            </w:pPr>
            <w:ins w:id="301" w:author="Thomas Dietz" w:date="2012-08-10T14:48:00Z">
              <w:r>
                <w:t xml:space="preserve">            &lt;xs:field xpath="of11-config:id"/&gt;</w:t>
              </w:r>
            </w:ins>
          </w:p>
          <w:p w14:paraId="2F5725E8" w14:textId="77777777" w:rsidR="00DC2CE4" w:rsidRDefault="00DC2CE4" w:rsidP="00DC2CE4">
            <w:pPr>
              <w:pStyle w:val="XML1"/>
              <w:rPr>
                <w:ins w:id="302" w:author="Thomas Dietz" w:date="2012-08-10T14:48:00Z"/>
              </w:rPr>
            </w:pPr>
            <w:ins w:id="303" w:author="Thomas Dietz" w:date="2012-08-10T14:48:00Z">
              <w:r>
                <w:t xml:space="preserve">          &lt;/xs:key&gt;</w:t>
              </w:r>
            </w:ins>
          </w:p>
          <w:p w14:paraId="3D5612B8" w14:textId="77777777" w:rsidR="00DC2CE4" w:rsidRDefault="00DC2CE4" w:rsidP="00DC2CE4">
            <w:pPr>
              <w:pStyle w:val="XML1"/>
              <w:rPr>
                <w:ins w:id="304" w:author="Thomas Dietz" w:date="2012-08-10T14:48:00Z"/>
              </w:rPr>
            </w:pPr>
            <w:ins w:id="305" w:author="Thomas Dietz" w:date="2012-08-10T14:48:00Z">
              <w:r>
                <w:t xml:space="preserve">        &lt;/xs:element&gt;</w:t>
              </w:r>
            </w:ins>
          </w:p>
          <w:p w14:paraId="2A18E3BA" w14:textId="77777777" w:rsidR="00DC2CE4" w:rsidRDefault="00DC2CE4" w:rsidP="00DC2CE4">
            <w:pPr>
              <w:pStyle w:val="XML1"/>
              <w:rPr>
                <w:ins w:id="306" w:author="Thomas Dietz" w:date="2012-08-10T14:48:00Z"/>
              </w:rPr>
            </w:pPr>
            <w:ins w:id="307" w:author="Thomas Dietz" w:date="2012-08-10T14:48:00Z">
              <w:r>
                <w:lastRenderedPageBreak/>
                <w:t xml:space="preserve">        &lt;xs:element name="resources" minOccurs="0"&gt;</w:t>
              </w:r>
            </w:ins>
          </w:p>
          <w:p w14:paraId="17E529F8" w14:textId="77777777" w:rsidR="00DC2CE4" w:rsidRDefault="00DC2CE4" w:rsidP="00DC2CE4">
            <w:pPr>
              <w:pStyle w:val="XML1"/>
              <w:rPr>
                <w:ins w:id="308" w:author="Thomas Dietz" w:date="2012-08-10T14:48:00Z"/>
              </w:rPr>
            </w:pPr>
            <w:ins w:id="309" w:author="Thomas Dietz" w:date="2012-08-10T14:48:00Z">
              <w:r>
                <w:t xml:space="preserve">          &lt;xs:annotation&gt;</w:t>
              </w:r>
            </w:ins>
          </w:p>
          <w:p w14:paraId="4D87C8F0" w14:textId="77777777" w:rsidR="00DC2CE4" w:rsidRDefault="00DC2CE4" w:rsidP="00DC2CE4">
            <w:pPr>
              <w:pStyle w:val="XML1"/>
              <w:rPr>
                <w:ins w:id="310" w:author="Thomas Dietz" w:date="2012-08-10T14:48:00Z"/>
              </w:rPr>
            </w:pPr>
            <w:ins w:id="311" w:author="Thomas Dietz" w:date="2012-08-10T14:48:00Z">
              <w:r>
                <w:t xml:space="preserve">            &lt;xs:documentation&gt;</w:t>
              </w:r>
            </w:ins>
          </w:p>
          <w:p w14:paraId="6D3481B7" w14:textId="77777777" w:rsidR="00DC2CE4" w:rsidRDefault="00DC2CE4" w:rsidP="00DC2CE4">
            <w:pPr>
              <w:pStyle w:val="XML1"/>
              <w:rPr>
                <w:ins w:id="312" w:author="Thomas Dietz" w:date="2012-08-10T14:48:00Z"/>
              </w:rPr>
            </w:pPr>
            <w:ins w:id="313" w:author="Thomas Dietz" w:date="2012-08-10T14:48:00Z">
              <w:r>
                <w:t xml:space="preserve">              A lists containing all resources of the OpenFlow</w:t>
              </w:r>
            </w:ins>
          </w:p>
          <w:p w14:paraId="12614437" w14:textId="77777777" w:rsidR="00DC2CE4" w:rsidRDefault="00DC2CE4" w:rsidP="00DC2CE4">
            <w:pPr>
              <w:pStyle w:val="XML1"/>
              <w:rPr>
                <w:ins w:id="314" w:author="Thomas Dietz" w:date="2012-08-10T14:48:00Z"/>
              </w:rPr>
            </w:pPr>
            <w:ins w:id="315" w:author="Thomas Dietz" w:date="2012-08-10T14:48:00Z">
              <w:r>
                <w:t xml:space="preserve">              Capable Switch that can be used by OpenFlow Logical</w:t>
              </w:r>
            </w:ins>
          </w:p>
          <w:p w14:paraId="3882B9B0" w14:textId="77777777" w:rsidR="00DC2CE4" w:rsidRDefault="00DC2CE4" w:rsidP="00DC2CE4">
            <w:pPr>
              <w:pStyle w:val="XML1"/>
              <w:rPr>
                <w:ins w:id="316" w:author="Thomas Dietz" w:date="2012-08-10T14:48:00Z"/>
              </w:rPr>
            </w:pPr>
            <w:ins w:id="317" w:author="Thomas Dietz" w:date="2012-08-10T14:48:00Z">
              <w:r>
                <w:t xml:space="preserve">              Switches.  Resources are listed here independent of their</w:t>
              </w:r>
            </w:ins>
          </w:p>
          <w:p w14:paraId="0A1A6843" w14:textId="77777777" w:rsidR="00DC2CE4" w:rsidRDefault="00DC2CE4" w:rsidP="00DC2CE4">
            <w:pPr>
              <w:pStyle w:val="XML1"/>
              <w:rPr>
                <w:ins w:id="318" w:author="Thomas Dietz" w:date="2012-08-10T14:48:00Z"/>
              </w:rPr>
            </w:pPr>
            <w:ins w:id="319" w:author="Thomas Dietz" w:date="2012-08-10T14:48:00Z">
              <w:r>
                <w:t xml:space="preserve">              actual assignment to OpenFlow Logical Switches.  They may</w:t>
              </w:r>
            </w:ins>
          </w:p>
          <w:p w14:paraId="321E8538" w14:textId="77777777" w:rsidR="00DC2CE4" w:rsidRDefault="00DC2CE4" w:rsidP="00DC2CE4">
            <w:pPr>
              <w:pStyle w:val="XML1"/>
              <w:rPr>
                <w:ins w:id="320" w:author="Thomas Dietz" w:date="2012-08-10T14:48:00Z"/>
              </w:rPr>
            </w:pPr>
            <w:ins w:id="321" w:author="Thomas Dietz" w:date="2012-08-10T14:48:00Z">
              <w:r>
                <w:t xml:space="preserve">              be available to be assigned to an OpenFlow Logical Switch</w:t>
              </w:r>
            </w:ins>
          </w:p>
          <w:p w14:paraId="57E975A2" w14:textId="77777777" w:rsidR="00DC2CE4" w:rsidRDefault="00DC2CE4" w:rsidP="00DC2CE4">
            <w:pPr>
              <w:pStyle w:val="XML1"/>
              <w:rPr>
                <w:ins w:id="322" w:author="Thomas Dietz" w:date="2012-08-10T14:48:00Z"/>
              </w:rPr>
            </w:pPr>
            <w:ins w:id="323" w:author="Thomas Dietz" w:date="2012-08-10T14:48:00Z">
              <w:r>
                <w:t xml:space="preserve">              or already in use by an OpenFlow Logical Switch.</w:t>
              </w:r>
            </w:ins>
          </w:p>
          <w:p w14:paraId="32529BD9" w14:textId="77777777" w:rsidR="00DC2CE4" w:rsidRDefault="00DC2CE4" w:rsidP="00DC2CE4">
            <w:pPr>
              <w:pStyle w:val="XML1"/>
              <w:rPr>
                <w:ins w:id="324" w:author="Thomas Dietz" w:date="2012-08-10T14:48:00Z"/>
              </w:rPr>
            </w:pPr>
            <w:ins w:id="325" w:author="Thomas Dietz" w:date="2012-08-10T14:48:00Z">
              <w:r>
                <w:t xml:space="preserve">            &lt;/xs:documentation&gt;</w:t>
              </w:r>
            </w:ins>
          </w:p>
          <w:p w14:paraId="26319F10" w14:textId="77777777" w:rsidR="00DC2CE4" w:rsidRDefault="00DC2CE4" w:rsidP="00DC2CE4">
            <w:pPr>
              <w:pStyle w:val="XML1"/>
              <w:rPr>
                <w:ins w:id="326" w:author="Thomas Dietz" w:date="2012-08-10T14:48:00Z"/>
              </w:rPr>
            </w:pPr>
            <w:ins w:id="327" w:author="Thomas Dietz" w:date="2012-08-10T14:48:00Z">
              <w:r>
                <w:t xml:space="preserve">          &lt;/xs:annotation&gt;</w:t>
              </w:r>
            </w:ins>
          </w:p>
          <w:p w14:paraId="58AFEA60" w14:textId="77777777" w:rsidR="00DC2CE4" w:rsidRDefault="00DC2CE4" w:rsidP="00DC2CE4">
            <w:pPr>
              <w:pStyle w:val="XML1"/>
              <w:rPr>
                <w:ins w:id="328" w:author="Thomas Dietz" w:date="2012-08-10T14:48:00Z"/>
              </w:rPr>
            </w:pPr>
            <w:ins w:id="329" w:author="Thomas Dietz" w:date="2012-08-10T14:48:00Z">
              <w:r>
                <w:t xml:space="preserve">          &lt;xs:complexType&gt;</w:t>
              </w:r>
            </w:ins>
          </w:p>
          <w:p w14:paraId="6FBF3C3D" w14:textId="77777777" w:rsidR="00DC2CE4" w:rsidRDefault="00DC2CE4" w:rsidP="00DC2CE4">
            <w:pPr>
              <w:pStyle w:val="XML1"/>
              <w:rPr>
                <w:ins w:id="330" w:author="Thomas Dietz" w:date="2012-08-10T14:48:00Z"/>
              </w:rPr>
            </w:pPr>
            <w:ins w:id="331" w:author="Thomas Dietz" w:date="2012-08-10T14:48:00Z">
              <w:r>
                <w:t xml:space="preserve">            &lt;xs:sequence&gt;</w:t>
              </w:r>
            </w:ins>
          </w:p>
          <w:p w14:paraId="1676E86C" w14:textId="77777777" w:rsidR="00DC2CE4" w:rsidRDefault="00DC2CE4" w:rsidP="00DC2CE4">
            <w:pPr>
              <w:pStyle w:val="XML1"/>
              <w:rPr>
                <w:ins w:id="332" w:author="Thomas Dietz" w:date="2012-08-10T14:48:00Z"/>
              </w:rPr>
            </w:pPr>
            <w:ins w:id="333" w:author="Thomas Dietz" w:date="2012-08-10T14:48:00Z">
              <w:r>
                <w:t xml:space="preserve">              &lt;xs:element name="port" minOccurs="0" maxOccurs="unbounded"&gt;</w:t>
              </w:r>
            </w:ins>
          </w:p>
          <w:p w14:paraId="6ABF3F3D" w14:textId="77777777" w:rsidR="00DC2CE4" w:rsidRDefault="00DC2CE4" w:rsidP="00DC2CE4">
            <w:pPr>
              <w:pStyle w:val="XML1"/>
              <w:rPr>
                <w:ins w:id="334" w:author="Thomas Dietz" w:date="2012-08-10T14:48:00Z"/>
              </w:rPr>
            </w:pPr>
            <w:ins w:id="335" w:author="Thomas Dietz" w:date="2012-08-10T14:48:00Z">
              <w:r>
                <w:t xml:space="preserve">                &lt;xs:annotation&gt;</w:t>
              </w:r>
            </w:ins>
          </w:p>
          <w:p w14:paraId="45E9F65B" w14:textId="77777777" w:rsidR="00DC2CE4" w:rsidRDefault="00DC2CE4" w:rsidP="00DC2CE4">
            <w:pPr>
              <w:pStyle w:val="XML1"/>
              <w:rPr>
                <w:ins w:id="336" w:author="Thomas Dietz" w:date="2012-08-10T14:48:00Z"/>
              </w:rPr>
            </w:pPr>
            <w:ins w:id="337" w:author="Thomas Dietz" w:date="2012-08-10T14:48:00Z">
              <w:r>
                <w:t xml:space="preserve">                  &lt;xs:documentation&gt;</w:t>
              </w:r>
            </w:ins>
          </w:p>
          <w:p w14:paraId="3B9CC9D1" w14:textId="77777777" w:rsidR="00DC2CE4" w:rsidRDefault="00DC2CE4" w:rsidP="00DC2CE4">
            <w:pPr>
              <w:pStyle w:val="XML1"/>
              <w:rPr>
                <w:ins w:id="338" w:author="Thomas Dietz" w:date="2012-08-10T14:48:00Z"/>
              </w:rPr>
            </w:pPr>
            <w:ins w:id="339" w:author="Thomas Dietz" w:date="2012-08-10T14:48:00Z">
              <w:r>
                <w:t xml:space="preserve">                    The list contains all port resources of the</w:t>
              </w:r>
            </w:ins>
          </w:p>
          <w:p w14:paraId="08F718B7" w14:textId="77777777" w:rsidR="00DC2CE4" w:rsidRDefault="00DC2CE4" w:rsidP="00DC2CE4">
            <w:pPr>
              <w:pStyle w:val="XML1"/>
              <w:rPr>
                <w:ins w:id="340" w:author="Thomas Dietz" w:date="2012-08-10T14:48:00Z"/>
              </w:rPr>
            </w:pPr>
            <w:ins w:id="341" w:author="Thomas Dietz" w:date="2012-08-10T14:48:00Z">
              <w:r>
                <w:t xml:space="preserve">                    OpenFlow Capable Switch.</w:t>
              </w:r>
            </w:ins>
          </w:p>
          <w:p w14:paraId="0A7BEA64" w14:textId="77777777" w:rsidR="00DC2CE4" w:rsidRDefault="00DC2CE4" w:rsidP="00DC2CE4">
            <w:pPr>
              <w:pStyle w:val="XML1"/>
              <w:rPr>
                <w:ins w:id="342" w:author="Thomas Dietz" w:date="2012-08-10T14:48:00Z"/>
              </w:rPr>
            </w:pPr>
          </w:p>
          <w:p w14:paraId="4EDBC3DC" w14:textId="77777777" w:rsidR="00DC2CE4" w:rsidRDefault="00DC2CE4" w:rsidP="00DC2CE4">
            <w:pPr>
              <w:pStyle w:val="XML1"/>
              <w:rPr>
                <w:ins w:id="343" w:author="Thomas Dietz" w:date="2012-08-10T14:48:00Z"/>
              </w:rPr>
            </w:pPr>
            <w:ins w:id="344" w:author="Thomas Dietz" w:date="2012-08-10T14:48:00Z">
              <w:r>
                <w:t xml:space="preserve">                    The element 'resource-id' of OFPortType MUST be unique</w:t>
              </w:r>
            </w:ins>
          </w:p>
          <w:p w14:paraId="5FF5BE57" w14:textId="77777777" w:rsidR="00DC2CE4" w:rsidRDefault="00DC2CE4" w:rsidP="00DC2CE4">
            <w:pPr>
              <w:pStyle w:val="XML1"/>
              <w:rPr>
                <w:ins w:id="345" w:author="Thomas Dietz" w:date="2012-08-10T14:48:00Z"/>
              </w:rPr>
            </w:pPr>
            <w:ins w:id="346" w:author="Thomas Dietz" w:date="2012-08-10T14:48:00Z">
              <w:r>
                <w:t xml:space="preserve">                    within this list.</w:t>
              </w:r>
            </w:ins>
          </w:p>
          <w:p w14:paraId="7193ED43" w14:textId="77777777" w:rsidR="00DC2CE4" w:rsidRDefault="00DC2CE4" w:rsidP="00DC2CE4">
            <w:pPr>
              <w:pStyle w:val="XML1"/>
              <w:rPr>
                <w:ins w:id="347" w:author="Thomas Dietz" w:date="2012-08-10T14:48:00Z"/>
              </w:rPr>
            </w:pPr>
            <w:ins w:id="348" w:author="Thomas Dietz" w:date="2012-08-10T14:48:00Z">
              <w:r>
                <w:t xml:space="preserve">                  &lt;/xs:documentation&gt;</w:t>
              </w:r>
            </w:ins>
          </w:p>
          <w:p w14:paraId="5302257D" w14:textId="77777777" w:rsidR="00DC2CE4" w:rsidRDefault="00DC2CE4" w:rsidP="00DC2CE4">
            <w:pPr>
              <w:pStyle w:val="XML1"/>
              <w:rPr>
                <w:ins w:id="349" w:author="Thomas Dietz" w:date="2012-08-10T14:48:00Z"/>
              </w:rPr>
            </w:pPr>
            <w:ins w:id="350" w:author="Thomas Dietz" w:date="2012-08-10T14:48:00Z">
              <w:r>
                <w:t xml:space="preserve">                &lt;/xs:annotation&gt;</w:t>
              </w:r>
            </w:ins>
          </w:p>
          <w:p w14:paraId="146519E2" w14:textId="77777777" w:rsidR="00DC2CE4" w:rsidRDefault="00DC2CE4" w:rsidP="00DC2CE4">
            <w:pPr>
              <w:pStyle w:val="XML1"/>
              <w:rPr>
                <w:ins w:id="351" w:author="Thomas Dietz" w:date="2012-08-10T14:48:00Z"/>
              </w:rPr>
            </w:pPr>
            <w:ins w:id="352" w:author="Thomas Dietz" w:date="2012-08-10T14:48:00Z">
              <w:r>
                <w:t xml:space="preserve">                &lt;xs:complexType&gt;</w:t>
              </w:r>
            </w:ins>
          </w:p>
          <w:p w14:paraId="059EB50B" w14:textId="77777777" w:rsidR="00DC2CE4" w:rsidRDefault="00DC2CE4" w:rsidP="00DC2CE4">
            <w:pPr>
              <w:pStyle w:val="XML1"/>
              <w:rPr>
                <w:ins w:id="353" w:author="Thomas Dietz" w:date="2012-08-10T14:48:00Z"/>
              </w:rPr>
            </w:pPr>
            <w:ins w:id="354" w:author="Thomas Dietz" w:date="2012-08-10T14:48:00Z">
              <w:r>
                <w:t xml:space="preserve">                  &lt;xs:sequence&gt;</w:t>
              </w:r>
            </w:ins>
          </w:p>
          <w:p w14:paraId="3494147B" w14:textId="77777777" w:rsidR="00DC2CE4" w:rsidRDefault="00DC2CE4" w:rsidP="00DC2CE4">
            <w:pPr>
              <w:pStyle w:val="XML1"/>
              <w:rPr>
                <w:ins w:id="355" w:author="Thomas Dietz" w:date="2012-08-10T14:48:00Z"/>
              </w:rPr>
            </w:pPr>
            <w:ins w:id="356" w:author="Thomas Dietz" w:date="2012-08-10T14:48:00Z">
              <w:r>
                <w:t xml:space="preserve">                    &lt;xs:group ref="OFPortType"/&gt;</w:t>
              </w:r>
            </w:ins>
          </w:p>
          <w:p w14:paraId="2FE26FFA" w14:textId="77777777" w:rsidR="00DC2CE4" w:rsidRDefault="00DC2CE4" w:rsidP="00DC2CE4">
            <w:pPr>
              <w:pStyle w:val="XML1"/>
              <w:rPr>
                <w:ins w:id="357" w:author="Thomas Dietz" w:date="2012-08-10T14:48:00Z"/>
              </w:rPr>
            </w:pPr>
            <w:ins w:id="358" w:author="Thomas Dietz" w:date="2012-08-10T14:48:00Z">
              <w:r>
                <w:t xml:space="preserve">                  &lt;/xs:sequence&gt;</w:t>
              </w:r>
            </w:ins>
          </w:p>
          <w:p w14:paraId="1CEE93A1" w14:textId="77777777" w:rsidR="00DC2CE4" w:rsidRDefault="00DC2CE4" w:rsidP="00DC2CE4">
            <w:pPr>
              <w:pStyle w:val="XML1"/>
              <w:rPr>
                <w:ins w:id="359" w:author="Thomas Dietz" w:date="2012-08-10T14:48:00Z"/>
              </w:rPr>
            </w:pPr>
            <w:ins w:id="360" w:author="Thomas Dietz" w:date="2012-08-10T14:48:00Z">
              <w:r>
                <w:t xml:space="preserve">                &lt;/xs:complexType&gt;</w:t>
              </w:r>
            </w:ins>
          </w:p>
          <w:p w14:paraId="07A237BF" w14:textId="77777777" w:rsidR="00DC2CE4" w:rsidRDefault="00DC2CE4" w:rsidP="00DC2CE4">
            <w:pPr>
              <w:pStyle w:val="XML1"/>
              <w:rPr>
                <w:ins w:id="361" w:author="Thomas Dietz" w:date="2012-08-10T14:48:00Z"/>
              </w:rPr>
            </w:pPr>
            <w:ins w:id="362" w:author="Thomas Dietz" w:date="2012-08-10T14:48:00Z">
              <w:r>
                <w:t xml:space="preserve">              &lt;/xs:element&gt;</w:t>
              </w:r>
            </w:ins>
          </w:p>
          <w:p w14:paraId="75414CF6" w14:textId="77777777" w:rsidR="00DC2CE4" w:rsidRDefault="00DC2CE4" w:rsidP="00DC2CE4">
            <w:pPr>
              <w:pStyle w:val="XML1"/>
              <w:rPr>
                <w:ins w:id="363" w:author="Thomas Dietz" w:date="2012-08-10T14:48:00Z"/>
              </w:rPr>
            </w:pPr>
            <w:ins w:id="364" w:author="Thomas Dietz" w:date="2012-08-10T14:48:00Z">
              <w:r>
                <w:t xml:space="preserve">              &lt;xs:element name="queue" minOccurs="0" maxOccurs="unbounded"&gt;</w:t>
              </w:r>
            </w:ins>
          </w:p>
          <w:p w14:paraId="65326A82" w14:textId="77777777" w:rsidR="00DC2CE4" w:rsidRDefault="00DC2CE4" w:rsidP="00DC2CE4">
            <w:pPr>
              <w:pStyle w:val="XML1"/>
              <w:rPr>
                <w:ins w:id="365" w:author="Thomas Dietz" w:date="2012-08-10T14:48:00Z"/>
              </w:rPr>
            </w:pPr>
            <w:ins w:id="366" w:author="Thomas Dietz" w:date="2012-08-10T14:48:00Z">
              <w:r>
                <w:t xml:space="preserve">                &lt;xs:annotation&gt;</w:t>
              </w:r>
            </w:ins>
          </w:p>
          <w:p w14:paraId="5A2CE1B4" w14:textId="77777777" w:rsidR="00DC2CE4" w:rsidRDefault="00DC2CE4" w:rsidP="00DC2CE4">
            <w:pPr>
              <w:pStyle w:val="XML1"/>
              <w:rPr>
                <w:ins w:id="367" w:author="Thomas Dietz" w:date="2012-08-10T14:48:00Z"/>
              </w:rPr>
            </w:pPr>
            <w:ins w:id="368" w:author="Thomas Dietz" w:date="2012-08-10T14:48:00Z">
              <w:r>
                <w:t xml:space="preserve">                  &lt;xs:documentation&gt;</w:t>
              </w:r>
            </w:ins>
          </w:p>
          <w:p w14:paraId="06DBA67D" w14:textId="77777777" w:rsidR="00DC2CE4" w:rsidRDefault="00DC2CE4" w:rsidP="00DC2CE4">
            <w:pPr>
              <w:pStyle w:val="XML1"/>
              <w:rPr>
                <w:ins w:id="369" w:author="Thomas Dietz" w:date="2012-08-10T14:48:00Z"/>
              </w:rPr>
            </w:pPr>
            <w:ins w:id="370" w:author="Thomas Dietz" w:date="2012-08-10T14:48:00Z">
              <w:r>
                <w:t xml:space="preserve">                    The list contains all queue resources of the</w:t>
              </w:r>
            </w:ins>
          </w:p>
          <w:p w14:paraId="338EB2B2" w14:textId="77777777" w:rsidR="00DC2CE4" w:rsidRDefault="00DC2CE4" w:rsidP="00DC2CE4">
            <w:pPr>
              <w:pStyle w:val="XML1"/>
              <w:rPr>
                <w:ins w:id="371" w:author="Thomas Dietz" w:date="2012-08-10T14:48:00Z"/>
              </w:rPr>
            </w:pPr>
            <w:ins w:id="372" w:author="Thomas Dietz" w:date="2012-08-10T14:48:00Z">
              <w:r>
                <w:t xml:space="preserve">                    OpenFlow Capable Switch.</w:t>
              </w:r>
            </w:ins>
          </w:p>
          <w:p w14:paraId="046A33BB" w14:textId="77777777" w:rsidR="00DC2CE4" w:rsidRDefault="00DC2CE4" w:rsidP="00DC2CE4">
            <w:pPr>
              <w:pStyle w:val="XML1"/>
              <w:rPr>
                <w:ins w:id="373" w:author="Thomas Dietz" w:date="2012-08-10T14:48:00Z"/>
              </w:rPr>
            </w:pPr>
          </w:p>
          <w:p w14:paraId="794F30F9" w14:textId="77777777" w:rsidR="00DC2CE4" w:rsidRDefault="00DC2CE4" w:rsidP="00DC2CE4">
            <w:pPr>
              <w:pStyle w:val="XML1"/>
              <w:rPr>
                <w:ins w:id="374" w:author="Thomas Dietz" w:date="2012-08-10T14:48:00Z"/>
              </w:rPr>
            </w:pPr>
            <w:ins w:id="375" w:author="Thomas Dietz" w:date="2012-08-10T14:48:00Z">
              <w:r>
                <w:t xml:space="preserve">                    The element 'resource-id' of OFQueueType MUST be unique</w:t>
              </w:r>
            </w:ins>
          </w:p>
          <w:p w14:paraId="6E16A874" w14:textId="77777777" w:rsidR="00DC2CE4" w:rsidRDefault="00DC2CE4" w:rsidP="00DC2CE4">
            <w:pPr>
              <w:pStyle w:val="XML1"/>
              <w:rPr>
                <w:ins w:id="376" w:author="Thomas Dietz" w:date="2012-08-10T14:48:00Z"/>
              </w:rPr>
            </w:pPr>
            <w:ins w:id="377" w:author="Thomas Dietz" w:date="2012-08-10T14:48:00Z">
              <w:r>
                <w:t xml:space="preserve">                    within this list.</w:t>
              </w:r>
            </w:ins>
          </w:p>
          <w:p w14:paraId="76496ED6" w14:textId="77777777" w:rsidR="00DC2CE4" w:rsidRDefault="00DC2CE4" w:rsidP="00DC2CE4">
            <w:pPr>
              <w:pStyle w:val="XML1"/>
              <w:rPr>
                <w:ins w:id="378" w:author="Thomas Dietz" w:date="2012-08-10T14:48:00Z"/>
              </w:rPr>
            </w:pPr>
            <w:ins w:id="379" w:author="Thomas Dietz" w:date="2012-08-10T14:48:00Z">
              <w:r>
                <w:t xml:space="preserve">                  &lt;/xs:documentation&gt;</w:t>
              </w:r>
            </w:ins>
          </w:p>
          <w:p w14:paraId="7A2DFBF4" w14:textId="77777777" w:rsidR="00DC2CE4" w:rsidRDefault="00DC2CE4" w:rsidP="00DC2CE4">
            <w:pPr>
              <w:pStyle w:val="XML1"/>
              <w:rPr>
                <w:ins w:id="380" w:author="Thomas Dietz" w:date="2012-08-10T14:48:00Z"/>
              </w:rPr>
            </w:pPr>
            <w:ins w:id="381" w:author="Thomas Dietz" w:date="2012-08-10T14:48:00Z">
              <w:r>
                <w:t xml:space="preserve">                &lt;/xs:annotation&gt;</w:t>
              </w:r>
            </w:ins>
          </w:p>
          <w:p w14:paraId="5127B55A" w14:textId="77777777" w:rsidR="00DC2CE4" w:rsidRDefault="00DC2CE4" w:rsidP="00DC2CE4">
            <w:pPr>
              <w:pStyle w:val="XML1"/>
              <w:rPr>
                <w:ins w:id="382" w:author="Thomas Dietz" w:date="2012-08-10T14:48:00Z"/>
              </w:rPr>
            </w:pPr>
            <w:ins w:id="383" w:author="Thomas Dietz" w:date="2012-08-10T14:48:00Z">
              <w:r>
                <w:t xml:space="preserve">                &lt;xs:complexType&gt;</w:t>
              </w:r>
            </w:ins>
          </w:p>
          <w:p w14:paraId="7B652551" w14:textId="77777777" w:rsidR="00DC2CE4" w:rsidRDefault="00DC2CE4" w:rsidP="00DC2CE4">
            <w:pPr>
              <w:pStyle w:val="XML1"/>
              <w:rPr>
                <w:ins w:id="384" w:author="Thomas Dietz" w:date="2012-08-10T14:48:00Z"/>
              </w:rPr>
            </w:pPr>
            <w:ins w:id="385" w:author="Thomas Dietz" w:date="2012-08-10T14:48:00Z">
              <w:r>
                <w:t xml:space="preserve">                  &lt;xs:sequence&gt;</w:t>
              </w:r>
            </w:ins>
          </w:p>
          <w:p w14:paraId="72559CA5" w14:textId="77777777" w:rsidR="00DC2CE4" w:rsidRDefault="00DC2CE4" w:rsidP="00DC2CE4">
            <w:pPr>
              <w:pStyle w:val="XML1"/>
              <w:rPr>
                <w:ins w:id="386" w:author="Thomas Dietz" w:date="2012-08-10T14:48:00Z"/>
              </w:rPr>
            </w:pPr>
            <w:ins w:id="387" w:author="Thomas Dietz" w:date="2012-08-10T14:48:00Z">
              <w:r>
                <w:t xml:space="preserve">                    &lt;xs:group ref="OFQueueType"/&gt;</w:t>
              </w:r>
            </w:ins>
          </w:p>
          <w:p w14:paraId="59674852" w14:textId="77777777" w:rsidR="00DC2CE4" w:rsidRDefault="00DC2CE4" w:rsidP="00DC2CE4">
            <w:pPr>
              <w:pStyle w:val="XML1"/>
              <w:rPr>
                <w:ins w:id="388" w:author="Thomas Dietz" w:date="2012-08-10T14:48:00Z"/>
              </w:rPr>
            </w:pPr>
            <w:ins w:id="389" w:author="Thomas Dietz" w:date="2012-08-10T14:48:00Z">
              <w:r>
                <w:t xml:space="preserve">                  &lt;/xs:sequence&gt;</w:t>
              </w:r>
            </w:ins>
          </w:p>
          <w:p w14:paraId="6A4E5EA8" w14:textId="77777777" w:rsidR="00DC2CE4" w:rsidRDefault="00DC2CE4" w:rsidP="00DC2CE4">
            <w:pPr>
              <w:pStyle w:val="XML1"/>
              <w:rPr>
                <w:ins w:id="390" w:author="Thomas Dietz" w:date="2012-08-10T14:48:00Z"/>
              </w:rPr>
            </w:pPr>
            <w:ins w:id="391" w:author="Thomas Dietz" w:date="2012-08-10T14:48:00Z">
              <w:r>
                <w:t xml:space="preserve">                &lt;/xs:complexType&gt;</w:t>
              </w:r>
            </w:ins>
          </w:p>
          <w:p w14:paraId="5B92504F" w14:textId="77777777" w:rsidR="00DC2CE4" w:rsidRDefault="00DC2CE4" w:rsidP="00DC2CE4">
            <w:pPr>
              <w:pStyle w:val="XML1"/>
              <w:rPr>
                <w:ins w:id="392" w:author="Thomas Dietz" w:date="2012-08-10T14:48:00Z"/>
              </w:rPr>
            </w:pPr>
            <w:ins w:id="393" w:author="Thomas Dietz" w:date="2012-08-10T14:48:00Z">
              <w:r>
                <w:t xml:space="preserve">              &lt;/xs:element&gt;</w:t>
              </w:r>
            </w:ins>
          </w:p>
          <w:p w14:paraId="171FDB84" w14:textId="77777777" w:rsidR="00DC2CE4" w:rsidRDefault="00DC2CE4" w:rsidP="00DC2CE4">
            <w:pPr>
              <w:pStyle w:val="XML1"/>
              <w:rPr>
                <w:ins w:id="394" w:author="Thomas Dietz" w:date="2012-08-10T14:48:00Z"/>
              </w:rPr>
            </w:pPr>
            <w:ins w:id="395" w:author="Thomas Dietz" w:date="2012-08-10T14:48:00Z">
              <w:r>
                <w:t xml:space="preserve">              &lt;xs:element name="owned-certificate" minOccurs="0" maxOccurs="unbounded"&gt;</w:t>
              </w:r>
            </w:ins>
          </w:p>
          <w:p w14:paraId="3C35113F" w14:textId="77777777" w:rsidR="00DC2CE4" w:rsidRDefault="00DC2CE4" w:rsidP="00DC2CE4">
            <w:pPr>
              <w:pStyle w:val="XML1"/>
              <w:rPr>
                <w:ins w:id="396" w:author="Thomas Dietz" w:date="2012-08-10T14:48:00Z"/>
              </w:rPr>
            </w:pPr>
            <w:ins w:id="397" w:author="Thomas Dietz" w:date="2012-08-10T14:48:00Z">
              <w:r>
                <w:t xml:space="preserve">                &lt;xs:annotation&gt;</w:t>
              </w:r>
            </w:ins>
          </w:p>
          <w:p w14:paraId="5AE383DD" w14:textId="77777777" w:rsidR="00DC2CE4" w:rsidRDefault="00DC2CE4" w:rsidP="00DC2CE4">
            <w:pPr>
              <w:pStyle w:val="XML1"/>
              <w:rPr>
                <w:ins w:id="398" w:author="Thomas Dietz" w:date="2012-08-10T14:48:00Z"/>
              </w:rPr>
            </w:pPr>
            <w:ins w:id="399" w:author="Thomas Dietz" w:date="2012-08-10T14:48:00Z">
              <w:r>
                <w:t xml:space="preserve">                  &lt;xs:documentation&gt;</w:t>
              </w:r>
            </w:ins>
          </w:p>
          <w:p w14:paraId="6546974A" w14:textId="77777777" w:rsidR="00DC2CE4" w:rsidRDefault="00DC2CE4" w:rsidP="00DC2CE4">
            <w:pPr>
              <w:pStyle w:val="XML1"/>
              <w:rPr>
                <w:ins w:id="400" w:author="Thomas Dietz" w:date="2012-08-10T14:48:00Z"/>
              </w:rPr>
            </w:pPr>
            <w:ins w:id="401" w:author="Thomas Dietz" w:date="2012-08-10T14:48:00Z">
              <w:r>
                <w:t xml:space="preserve">                    The list contains all owned certificate</w:t>
              </w:r>
            </w:ins>
          </w:p>
          <w:p w14:paraId="6026E233" w14:textId="77777777" w:rsidR="00DC2CE4" w:rsidRDefault="00DC2CE4" w:rsidP="00DC2CE4">
            <w:pPr>
              <w:pStyle w:val="XML1"/>
              <w:rPr>
                <w:ins w:id="402" w:author="Thomas Dietz" w:date="2012-08-10T14:48:00Z"/>
              </w:rPr>
            </w:pPr>
            <w:ins w:id="403" w:author="Thomas Dietz" w:date="2012-08-10T14:48:00Z">
              <w:r>
                <w:t xml:space="preserve">                    resources of the OpenFlow Capable Switch.</w:t>
              </w:r>
            </w:ins>
          </w:p>
          <w:p w14:paraId="4EC0A315" w14:textId="77777777" w:rsidR="00DC2CE4" w:rsidRDefault="00DC2CE4" w:rsidP="00DC2CE4">
            <w:pPr>
              <w:pStyle w:val="XML1"/>
              <w:rPr>
                <w:ins w:id="404" w:author="Thomas Dietz" w:date="2012-08-10T14:48:00Z"/>
              </w:rPr>
            </w:pPr>
          </w:p>
          <w:p w14:paraId="4F3D2D53" w14:textId="77777777" w:rsidR="00DC2CE4" w:rsidRDefault="00DC2CE4" w:rsidP="00DC2CE4">
            <w:pPr>
              <w:pStyle w:val="XML1"/>
              <w:rPr>
                <w:ins w:id="405" w:author="Thomas Dietz" w:date="2012-08-10T14:48:00Z"/>
              </w:rPr>
            </w:pPr>
            <w:ins w:id="406" w:author="Thomas Dietz" w:date="2012-08-10T14:48:00Z">
              <w:r>
                <w:t xml:space="preserve">                    The element 'resource-id' of OFOwnedCertificateType MUST</w:t>
              </w:r>
            </w:ins>
          </w:p>
          <w:p w14:paraId="7900BB0A" w14:textId="77777777" w:rsidR="00DC2CE4" w:rsidRDefault="00DC2CE4" w:rsidP="00DC2CE4">
            <w:pPr>
              <w:pStyle w:val="XML1"/>
              <w:rPr>
                <w:ins w:id="407" w:author="Thomas Dietz" w:date="2012-08-10T14:48:00Z"/>
              </w:rPr>
            </w:pPr>
            <w:ins w:id="408" w:author="Thomas Dietz" w:date="2012-08-10T14:48:00Z">
              <w:r>
                <w:t xml:space="preserve">                    be unique within this list.</w:t>
              </w:r>
            </w:ins>
          </w:p>
          <w:p w14:paraId="2C14726F" w14:textId="77777777" w:rsidR="00DC2CE4" w:rsidRDefault="00DC2CE4" w:rsidP="00DC2CE4">
            <w:pPr>
              <w:pStyle w:val="XML1"/>
              <w:rPr>
                <w:ins w:id="409" w:author="Thomas Dietz" w:date="2012-08-10T14:48:00Z"/>
              </w:rPr>
            </w:pPr>
            <w:ins w:id="410" w:author="Thomas Dietz" w:date="2012-08-10T14:48:00Z">
              <w:r>
                <w:t xml:space="preserve">                  &lt;/xs:documentation&gt;</w:t>
              </w:r>
            </w:ins>
          </w:p>
          <w:p w14:paraId="2776D348" w14:textId="77777777" w:rsidR="00DC2CE4" w:rsidRDefault="00DC2CE4" w:rsidP="00DC2CE4">
            <w:pPr>
              <w:pStyle w:val="XML1"/>
              <w:rPr>
                <w:ins w:id="411" w:author="Thomas Dietz" w:date="2012-08-10T14:48:00Z"/>
              </w:rPr>
            </w:pPr>
            <w:ins w:id="412" w:author="Thomas Dietz" w:date="2012-08-10T14:48:00Z">
              <w:r>
                <w:t xml:space="preserve">                &lt;/xs:annotation&gt;</w:t>
              </w:r>
            </w:ins>
          </w:p>
          <w:p w14:paraId="14944B86" w14:textId="77777777" w:rsidR="00DC2CE4" w:rsidRDefault="00DC2CE4" w:rsidP="00DC2CE4">
            <w:pPr>
              <w:pStyle w:val="XML1"/>
              <w:rPr>
                <w:ins w:id="413" w:author="Thomas Dietz" w:date="2012-08-10T14:48:00Z"/>
              </w:rPr>
            </w:pPr>
            <w:ins w:id="414" w:author="Thomas Dietz" w:date="2012-08-10T14:48:00Z">
              <w:r>
                <w:lastRenderedPageBreak/>
                <w:t xml:space="preserve">                &lt;xs:complexType&gt;</w:t>
              </w:r>
            </w:ins>
          </w:p>
          <w:p w14:paraId="18220968" w14:textId="77777777" w:rsidR="00DC2CE4" w:rsidRDefault="00DC2CE4" w:rsidP="00DC2CE4">
            <w:pPr>
              <w:pStyle w:val="XML1"/>
              <w:rPr>
                <w:ins w:id="415" w:author="Thomas Dietz" w:date="2012-08-10T14:48:00Z"/>
              </w:rPr>
            </w:pPr>
            <w:ins w:id="416" w:author="Thomas Dietz" w:date="2012-08-10T14:48:00Z">
              <w:r>
                <w:t xml:space="preserve">                  &lt;xs:sequence&gt;</w:t>
              </w:r>
            </w:ins>
          </w:p>
          <w:p w14:paraId="6CCF9752" w14:textId="77777777" w:rsidR="00DC2CE4" w:rsidRDefault="00DC2CE4" w:rsidP="00DC2CE4">
            <w:pPr>
              <w:pStyle w:val="XML1"/>
              <w:rPr>
                <w:ins w:id="417" w:author="Thomas Dietz" w:date="2012-08-10T14:48:00Z"/>
              </w:rPr>
            </w:pPr>
            <w:ins w:id="418" w:author="Thomas Dietz" w:date="2012-08-10T14:48:00Z">
              <w:r>
                <w:t xml:space="preserve">                    &lt;xs:group ref="OFOwnedCertificateType"/&gt;</w:t>
              </w:r>
            </w:ins>
          </w:p>
          <w:p w14:paraId="72ED1BFF" w14:textId="77777777" w:rsidR="00DC2CE4" w:rsidRDefault="00DC2CE4" w:rsidP="00DC2CE4">
            <w:pPr>
              <w:pStyle w:val="XML1"/>
              <w:rPr>
                <w:ins w:id="419" w:author="Thomas Dietz" w:date="2012-08-10T14:48:00Z"/>
              </w:rPr>
            </w:pPr>
            <w:ins w:id="420" w:author="Thomas Dietz" w:date="2012-08-10T14:48:00Z">
              <w:r>
                <w:t xml:space="preserve">                  &lt;/xs:sequence&gt;</w:t>
              </w:r>
            </w:ins>
          </w:p>
          <w:p w14:paraId="0D58058B" w14:textId="77777777" w:rsidR="00DC2CE4" w:rsidRDefault="00DC2CE4" w:rsidP="00DC2CE4">
            <w:pPr>
              <w:pStyle w:val="XML1"/>
              <w:rPr>
                <w:ins w:id="421" w:author="Thomas Dietz" w:date="2012-08-10T14:48:00Z"/>
              </w:rPr>
            </w:pPr>
            <w:ins w:id="422" w:author="Thomas Dietz" w:date="2012-08-10T14:48:00Z">
              <w:r>
                <w:t xml:space="preserve">                &lt;/xs:complexType&gt;</w:t>
              </w:r>
            </w:ins>
          </w:p>
          <w:p w14:paraId="04D95B60" w14:textId="77777777" w:rsidR="00DC2CE4" w:rsidRDefault="00DC2CE4" w:rsidP="00DC2CE4">
            <w:pPr>
              <w:pStyle w:val="XML1"/>
              <w:rPr>
                <w:ins w:id="423" w:author="Thomas Dietz" w:date="2012-08-10T14:48:00Z"/>
              </w:rPr>
            </w:pPr>
            <w:ins w:id="424" w:author="Thomas Dietz" w:date="2012-08-10T14:48:00Z">
              <w:r>
                <w:t xml:space="preserve">              &lt;/xs:element&gt;</w:t>
              </w:r>
            </w:ins>
          </w:p>
          <w:p w14:paraId="219315FE" w14:textId="77777777" w:rsidR="00DC2CE4" w:rsidRDefault="00DC2CE4" w:rsidP="00DC2CE4">
            <w:pPr>
              <w:pStyle w:val="XML1"/>
              <w:rPr>
                <w:ins w:id="425" w:author="Thomas Dietz" w:date="2012-08-10T14:48:00Z"/>
              </w:rPr>
            </w:pPr>
            <w:ins w:id="426" w:author="Thomas Dietz" w:date="2012-08-10T14:48:00Z">
              <w:r>
                <w:t xml:space="preserve">              &lt;xs:element name="external-certificate" minOccurs="0" maxOccurs="unbounded"&gt;</w:t>
              </w:r>
            </w:ins>
          </w:p>
          <w:p w14:paraId="22BF79E2" w14:textId="77777777" w:rsidR="00DC2CE4" w:rsidRDefault="00DC2CE4" w:rsidP="00DC2CE4">
            <w:pPr>
              <w:pStyle w:val="XML1"/>
              <w:rPr>
                <w:ins w:id="427" w:author="Thomas Dietz" w:date="2012-08-10T14:48:00Z"/>
              </w:rPr>
            </w:pPr>
            <w:ins w:id="428" w:author="Thomas Dietz" w:date="2012-08-10T14:48:00Z">
              <w:r>
                <w:t xml:space="preserve">                &lt;xs:annotation&gt;</w:t>
              </w:r>
            </w:ins>
          </w:p>
          <w:p w14:paraId="26B386F4" w14:textId="77777777" w:rsidR="00DC2CE4" w:rsidRDefault="00DC2CE4" w:rsidP="00DC2CE4">
            <w:pPr>
              <w:pStyle w:val="XML1"/>
              <w:rPr>
                <w:ins w:id="429" w:author="Thomas Dietz" w:date="2012-08-10T14:48:00Z"/>
              </w:rPr>
            </w:pPr>
            <w:ins w:id="430" w:author="Thomas Dietz" w:date="2012-08-10T14:48:00Z">
              <w:r>
                <w:t xml:space="preserve">                  &lt;xs:documentation&gt;</w:t>
              </w:r>
            </w:ins>
          </w:p>
          <w:p w14:paraId="504D0CCA" w14:textId="77777777" w:rsidR="00DC2CE4" w:rsidRDefault="00DC2CE4" w:rsidP="00DC2CE4">
            <w:pPr>
              <w:pStyle w:val="XML1"/>
              <w:rPr>
                <w:ins w:id="431" w:author="Thomas Dietz" w:date="2012-08-10T14:48:00Z"/>
              </w:rPr>
            </w:pPr>
            <w:ins w:id="432" w:author="Thomas Dietz" w:date="2012-08-10T14:48:00Z">
              <w:r>
                <w:t xml:space="preserve">                    The list contains all external certificate</w:t>
              </w:r>
            </w:ins>
          </w:p>
          <w:p w14:paraId="36F08C88" w14:textId="77777777" w:rsidR="00DC2CE4" w:rsidRDefault="00DC2CE4" w:rsidP="00DC2CE4">
            <w:pPr>
              <w:pStyle w:val="XML1"/>
              <w:rPr>
                <w:ins w:id="433" w:author="Thomas Dietz" w:date="2012-08-10T14:48:00Z"/>
              </w:rPr>
            </w:pPr>
            <w:ins w:id="434" w:author="Thomas Dietz" w:date="2012-08-10T14:48:00Z">
              <w:r>
                <w:t xml:space="preserve">                    resources of the OpenFlow Capable Switch.</w:t>
              </w:r>
            </w:ins>
          </w:p>
          <w:p w14:paraId="454C0D81" w14:textId="77777777" w:rsidR="00DC2CE4" w:rsidRDefault="00DC2CE4" w:rsidP="00DC2CE4">
            <w:pPr>
              <w:pStyle w:val="XML1"/>
              <w:rPr>
                <w:ins w:id="435" w:author="Thomas Dietz" w:date="2012-08-10T14:48:00Z"/>
              </w:rPr>
            </w:pPr>
          </w:p>
          <w:p w14:paraId="11AEEE60" w14:textId="77777777" w:rsidR="00DC2CE4" w:rsidRDefault="00DC2CE4" w:rsidP="00DC2CE4">
            <w:pPr>
              <w:pStyle w:val="XML1"/>
              <w:rPr>
                <w:ins w:id="436" w:author="Thomas Dietz" w:date="2012-08-10T14:48:00Z"/>
              </w:rPr>
            </w:pPr>
            <w:ins w:id="437" w:author="Thomas Dietz" w:date="2012-08-10T14:48:00Z">
              <w:r>
                <w:t xml:space="preserve">                    The element 'resource-id' of OFExternalCertificateType</w:t>
              </w:r>
            </w:ins>
          </w:p>
          <w:p w14:paraId="7EFB8A8D" w14:textId="77777777" w:rsidR="00DC2CE4" w:rsidRDefault="00DC2CE4" w:rsidP="00DC2CE4">
            <w:pPr>
              <w:pStyle w:val="XML1"/>
              <w:rPr>
                <w:ins w:id="438" w:author="Thomas Dietz" w:date="2012-08-10T14:48:00Z"/>
              </w:rPr>
            </w:pPr>
            <w:ins w:id="439" w:author="Thomas Dietz" w:date="2012-08-10T14:48:00Z">
              <w:r>
                <w:t xml:space="preserve">                    MUST be unique within this list.</w:t>
              </w:r>
            </w:ins>
          </w:p>
          <w:p w14:paraId="12FF2D79" w14:textId="77777777" w:rsidR="00DC2CE4" w:rsidRDefault="00DC2CE4" w:rsidP="00DC2CE4">
            <w:pPr>
              <w:pStyle w:val="XML1"/>
              <w:rPr>
                <w:ins w:id="440" w:author="Thomas Dietz" w:date="2012-08-10T14:48:00Z"/>
              </w:rPr>
            </w:pPr>
            <w:ins w:id="441" w:author="Thomas Dietz" w:date="2012-08-10T14:48:00Z">
              <w:r>
                <w:t xml:space="preserve">                  &lt;/xs:documentation&gt;</w:t>
              </w:r>
            </w:ins>
          </w:p>
          <w:p w14:paraId="62804429" w14:textId="77777777" w:rsidR="00DC2CE4" w:rsidRDefault="00DC2CE4" w:rsidP="00DC2CE4">
            <w:pPr>
              <w:pStyle w:val="XML1"/>
              <w:rPr>
                <w:ins w:id="442" w:author="Thomas Dietz" w:date="2012-08-10T14:48:00Z"/>
              </w:rPr>
            </w:pPr>
            <w:ins w:id="443" w:author="Thomas Dietz" w:date="2012-08-10T14:48:00Z">
              <w:r>
                <w:t xml:space="preserve">                &lt;/xs:annotation&gt;</w:t>
              </w:r>
            </w:ins>
          </w:p>
          <w:p w14:paraId="6DC3C47D" w14:textId="77777777" w:rsidR="00DC2CE4" w:rsidRDefault="00DC2CE4" w:rsidP="00DC2CE4">
            <w:pPr>
              <w:pStyle w:val="XML1"/>
              <w:rPr>
                <w:ins w:id="444" w:author="Thomas Dietz" w:date="2012-08-10T14:48:00Z"/>
              </w:rPr>
            </w:pPr>
            <w:ins w:id="445" w:author="Thomas Dietz" w:date="2012-08-10T14:48:00Z">
              <w:r>
                <w:t xml:space="preserve">                &lt;xs:complexType&gt;</w:t>
              </w:r>
            </w:ins>
          </w:p>
          <w:p w14:paraId="0A55E952" w14:textId="77777777" w:rsidR="00DC2CE4" w:rsidRDefault="00DC2CE4" w:rsidP="00DC2CE4">
            <w:pPr>
              <w:pStyle w:val="XML1"/>
              <w:rPr>
                <w:ins w:id="446" w:author="Thomas Dietz" w:date="2012-08-10T14:48:00Z"/>
              </w:rPr>
            </w:pPr>
            <w:ins w:id="447" w:author="Thomas Dietz" w:date="2012-08-10T14:48:00Z">
              <w:r>
                <w:t xml:space="preserve">                  &lt;xs:sequence&gt;</w:t>
              </w:r>
            </w:ins>
          </w:p>
          <w:p w14:paraId="1CE4B6A6" w14:textId="77777777" w:rsidR="00DC2CE4" w:rsidRDefault="00DC2CE4" w:rsidP="00DC2CE4">
            <w:pPr>
              <w:pStyle w:val="XML1"/>
              <w:rPr>
                <w:ins w:id="448" w:author="Thomas Dietz" w:date="2012-08-10T14:48:00Z"/>
              </w:rPr>
            </w:pPr>
            <w:ins w:id="449" w:author="Thomas Dietz" w:date="2012-08-10T14:48:00Z">
              <w:r>
                <w:t xml:space="preserve">                    &lt;xs:group ref="OFExternalCertificateType"/&gt;</w:t>
              </w:r>
            </w:ins>
          </w:p>
          <w:p w14:paraId="0D3FB934" w14:textId="77777777" w:rsidR="00DC2CE4" w:rsidRDefault="00DC2CE4" w:rsidP="00DC2CE4">
            <w:pPr>
              <w:pStyle w:val="XML1"/>
              <w:rPr>
                <w:ins w:id="450" w:author="Thomas Dietz" w:date="2012-08-10T14:48:00Z"/>
              </w:rPr>
            </w:pPr>
            <w:ins w:id="451" w:author="Thomas Dietz" w:date="2012-08-10T14:48:00Z">
              <w:r>
                <w:t xml:space="preserve">                  &lt;/xs:sequence&gt;</w:t>
              </w:r>
            </w:ins>
          </w:p>
          <w:p w14:paraId="60B0AA86" w14:textId="77777777" w:rsidR="00DC2CE4" w:rsidRDefault="00DC2CE4" w:rsidP="00DC2CE4">
            <w:pPr>
              <w:pStyle w:val="XML1"/>
              <w:rPr>
                <w:ins w:id="452" w:author="Thomas Dietz" w:date="2012-08-10T14:48:00Z"/>
              </w:rPr>
            </w:pPr>
            <w:ins w:id="453" w:author="Thomas Dietz" w:date="2012-08-10T14:48:00Z">
              <w:r>
                <w:t xml:space="preserve">                &lt;/xs:complexType&gt;</w:t>
              </w:r>
            </w:ins>
          </w:p>
          <w:p w14:paraId="748ABE14" w14:textId="77777777" w:rsidR="00DC2CE4" w:rsidRDefault="00DC2CE4" w:rsidP="00DC2CE4">
            <w:pPr>
              <w:pStyle w:val="XML1"/>
              <w:rPr>
                <w:ins w:id="454" w:author="Thomas Dietz" w:date="2012-08-10T14:48:00Z"/>
              </w:rPr>
            </w:pPr>
            <w:ins w:id="455" w:author="Thomas Dietz" w:date="2012-08-10T14:48:00Z">
              <w:r>
                <w:t xml:space="preserve">              &lt;/xs:element&gt;</w:t>
              </w:r>
            </w:ins>
          </w:p>
          <w:p w14:paraId="09AAF895" w14:textId="77777777" w:rsidR="00DC2CE4" w:rsidRDefault="00DC2CE4" w:rsidP="00DC2CE4">
            <w:pPr>
              <w:pStyle w:val="XML1"/>
              <w:rPr>
                <w:ins w:id="456" w:author="Thomas Dietz" w:date="2012-08-10T14:48:00Z"/>
              </w:rPr>
            </w:pPr>
            <w:ins w:id="457" w:author="Thomas Dietz" w:date="2012-08-10T14:48:00Z">
              <w:r>
                <w:t xml:space="preserve">              &lt;xs:element name="flow-table" minOccurs="0" maxOccurs="unbounded"&gt;</w:t>
              </w:r>
            </w:ins>
          </w:p>
          <w:p w14:paraId="7F0F3495" w14:textId="77777777" w:rsidR="00DC2CE4" w:rsidRDefault="00DC2CE4" w:rsidP="00DC2CE4">
            <w:pPr>
              <w:pStyle w:val="XML1"/>
              <w:rPr>
                <w:ins w:id="458" w:author="Thomas Dietz" w:date="2012-08-10T14:48:00Z"/>
              </w:rPr>
            </w:pPr>
            <w:ins w:id="459" w:author="Thomas Dietz" w:date="2012-08-10T14:48:00Z">
              <w:r>
                <w:t xml:space="preserve">                &lt;xs:annotation&gt;</w:t>
              </w:r>
            </w:ins>
          </w:p>
          <w:p w14:paraId="05612AC6" w14:textId="77777777" w:rsidR="00DC2CE4" w:rsidRDefault="00DC2CE4" w:rsidP="00DC2CE4">
            <w:pPr>
              <w:pStyle w:val="XML1"/>
              <w:rPr>
                <w:ins w:id="460" w:author="Thomas Dietz" w:date="2012-08-10T14:48:00Z"/>
              </w:rPr>
            </w:pPr>
            <w:ins w:id="461" w:author="Thomas Dietz" w:date="2012-08-10T14:48:00Z">
              <w:r>
                <w:t xml:space="preserve">                  &lt;xs:documentation&gt;</w:t>
              </w:r>
            </w:ins>
          </w:p>
          <w:p w14:paraId="7BB29DF5" w14:textId="77777777" w:rsidR="00DC2CE4" w:rsidRDefault="00DC2CE4" w:rsidP="00DC2CE4">
            <w:pPr>
              <w:pStyle w:val="XML1"/>
              <w:rPr>
                <w:ins w:id="462" w:author="Thomas Dietz" w:date="2012-08-10T14:48:00Z"/>
              </w:rPr>
            </w:pPr>
            <w:ins w:id="463" w:author="Thomas Dietz" w:date="2012-08-10T14:48:00Z">
              <w:r>
                <w:t xml:space="preserve">                    The list contains all flow table resources of</w:t>
              </w:r>
            </w:ins>
          </w:p>
          <w:p w14:paraId="0E62AA68" w14:textId="77777777" w:rsidR="00DC2CE4" w:rsidRDefault="00DC2CE4" w:rsidP="00DC2CE4">
            <w:pPr>
              <w:pStyle w:val="XML1"/>
              <w:rPr>
                <w:ins w:id="464" w:author="Thomas Dietz" w:date="2012-08-10T14:48:00Z"/>
              </w:rPr>
            </w:pPr>
            <w:ins w:id="465" w:author="Thomas Dietz" w:date="2012-08-10T14:48:00Z">
              <w:r>
                <w:t xml:space="preserve">                    the OpenFlow Capable Switch.</w:t>
              </w:r>
            </w:ins>
          </w:p>
          <w:p w14:paraId="7A30088E" w14:textId="77777777" w:rsidR="00DC2CE4" w:rsidRDefault="00DC2CE4" w:rsidP="00DC2CE4">
            <w:pPr>
              <w:pStyle w:val="XML1"/>
              <w:rPr>
                <w:ins w:id="466" w:author="Thomas Dietz" w:date="2012-08-10T14:48:00Z"/>
              </w:rPr>
            </w:pPr>
          </w:p>
          <w:p w14:paraId="1FC5394E" w14:textId="77777777" w:rsidR="00DC2CE4" w:rsidRDefault="00DC2CE4" w:rsidP="00DC2CE4">
            <w:pPr>
              <w:pStyle w:val="XML1"/>
              <w:rPr>
                <w:ins w:id="467" w:author="Thomas Dietz" w:date="2012-08-10T14:48:00Z"/>
              </w:rPr>
            </w:pPr>
            <w:ins w:id="468" w:author="Thomas Dietz" w:date="2012-08-10T14:48:00Z">
              <w:r>
                <w:t xml:space="preserve">                    The element 'resource-id' of OFFlowTableType MUST be</w:t>
              </w:r>
            </w:ins>
          </w:p>
          <w:p w14:paraId="6C3439A1" w14:textId="77777777" w:rsidR="00DC2CE4" w:rsidRDefault="00DC2CE4" w:rsidP="00DC2CE4">
            <w:pPr>
              <w:pStyle w:val="XML1"/>
              <w:rPr>
                <w:ins w:id="469" w:author="Thomas Dietz" w:date="2012-08-10T14:48:00Z"/>
              </w:rPr>
            </w:pPr>
            <w:ins w:id="470" w:author="Thomas Dietz" w:date="2012-08-10T14:48:00Z">
              <w:r>
                <w:t xml:space="preserve">                    unique within this list.</w:t>
              </w:r>
            </w:ins>
          </w:p>
          <w:p w14:paraId="2A93BC97" w14:textId="77777777" w:rsidR="00DC2CE4" w:rsidRDefault="00DC2CE4" w:rsidP="00DC2CE4">
            <w:pPr>
              <w:pStyle w:val="XML1"/>
              <w:rPr>
                <w:ins w:id="471" w:author="Thomas Dietz" w:date="2012-08-10T14:48:00Z"/>
              </w:rPr>
            </w:pPr>
            <w:ins w:id="472" w:author="Thomas Dietz" w:date="2012-08-10T14:48:00Z">
              <w:r>
                <w:t xml:space="preserve">                  &lt;/xs:documentation&gt;</w:t>
              </w:r>
            </w:ins>
          </w:p>
          <w:p w14:paraId="00B6C44D" w14:textId="77777777" w:rsidR="00DC2CE4" w:rsidRDefault="00DC2CE4" w:rsidP="00DC2CE4">
            <w:pPr>
              <w:pStyle w:val="XML1"/>
              <w:rPr>
                <w:ins w:id="473" w:author="Thomas Dietz" w:date="2012-08-10T14:48:00Z"/>
              </w:rPr>
            </w:pPr>
            <w:ins w:id="474" w:author="Thomas Dietz" w:date="2012-08-10T14:48:00Z">
              <w:r>
                <w:t xml:space="preserve">                &lt;/xs:annotation&gt;</w:t>
              </w:r>
            </w:ins>
          </w:p>
          <w:p w14:paraId="7E957079" w14:textId="77777777" w:rsidR="00DC2CE4" w:rsidRDefault="00DC2CE4" w:rsidP="00DC2CE4">
            <w:pPr>
              <w:pStyle w:val="XML1"/>
              <w:rPr>
                <w:ins w:id="475" w:author="Thomas Dietz" w:date="2012-08-10T14:48:00Z"/>
              </w:rPr>
            </w:pPr>
            <w:ins w:id="476" w:author="Thomas Dietz" w:date="2012-08-10T14:48:00Z">
              <w:r>
                <w:t xml:space="preserve">                &lt;xs:complexType&gt;</w:t>
              </w:r>
            </w:ins>
          </w:p>
          <w:p w14:paraId="4608BC22" w14:textId="77777777" w:rsidR="00DC2CE4" w:rsidRDefault="00DC2CE4" w:rsidP="00DC2CE4">
            <w:pPr>
              <w:pStyle w:val="XML1"/>
              <w:rPr>
                <w:ins w:id="477" w:author="Thomas Dietz" w:date="2012-08-10T14:48:00Z"/>
              </w:rPr>
            </w:pPr>
            <w:ins w:id="478" w:author="Thomas Dietz" w:date="2012-08-10T14:48:00Z">
              <w:r>
                <w:t xml:space="preserve">                  &lt;xs:sequence&gt;</w:t>
              </w:r>
            </w:ins>
          </w:p>
          <w:p w14:paraId="5826320D" w14:textId="77777777" w:rsidR="00DC2CE4" w:rsidRDefault="00DC2CE4" w:rsidP="00DC2CE4">
            <w:pPr>
              <w:pStyle w:val="XML1"/>
              <w:rPr>
                <w:ins w:id="479" w:author="Thomas Dietz" w:date="2012-08-10T14:48:00Z"/>
              </w:rPr>
            </w:pPr>
            <w:ins w:id="480" w:author="Thomas Dietz" w:date="2012-08-10T14:48:00Z">
              <w:r>
                <w:t xml:space="preserve">                    &lt;xs:group ref="OFFlowTableType"/&gt;</w:t>
              </w:r>
            </w:ins>
          </w:p>
          <w:p w14:paraId="4C5B046C" w14:textId="77777777" w:rsidR="00DC2CE4" w:rsidRDefault="00DC2CE4" w:rsidP="00DC2CE4">
            <w:pPr>
              <w:pStyle w:val="XML1"/>
              <w:rPr>
                <w:ins w:id="481" w:author="Thomas Dietz" w:date="2012-08-10T14:48:00Z"/>
              </w:rPr>
            </w:pPr>
            <w:ins w:id="482" w:author="Thomas Dietz" w:date="2012-08-10T14:48:00Z">
              <w:r>
                <w:t xml:space="preserve">                  &lt;/xs:sequence&gt;</w:t>
              </w:r>
            </w:ins>
          </w:p>
          <w:p w14:paraId="5AC58C0F" w14:textId="77777777" w:rsidR="00DC2CE4" w:rsidRDefault="00DC2CE4" w:rsidP="00DC2CE4">
            <w:pPr>
              <w:pStyle w:val="XML1"/>
              <w:rPr>
                <w:ins w:id="483" w:author="Thomas Dietz" w:date="2012-08-10T14:48:00Z"/>
              </w:rPr>
            </w:pPr>
            <w:ins w:id="484" w:author="Thomas Dietz" w:date="2012-08-10T14:48:00Z">
              <w:r>
                <w:t xml:space="preserve">                &lt;/xs:complexType&gt;</w:t>
              </w:r>
            </w:ins>
          </w:p>
          <w:p w14:paraId="679AF9B5" w14:textId="77777777" w:rsidR="00DC2CE4" w:rsidRDefault="00DC2CE4" w:rsidP="00DC2CE4">
            <w:pPr>
              <w:pStyle w:val="XML1"/>
              <w:rPr>
                <w:ins w:id="485" w:author="Thomas Dietz" w:date="2012-08-10T14:48:00Z"/>
              </w:rPr>
            </w:pPr>
            <w:ins w:id="486" w:author="Thomas Dietz" w:date="2012-08-10T14:48:00Z">
              <w:r>
                <w:t xml:space="preserve">              &lt;/xs:element&gt;</w:t>
              </w:r>
            </w:ins>
          </w:p>
          <w:p w14:paraId="3F6A81ED" w14:textId="77777777" w:rsidR="00DC2CE4" w:rsidRDefault="00DC2CE4" w:rsidP="00DC2CE4">
            <w:pPr>
              <w:pStyle w:val="XML1"/>
              <w:rPr>
                <w:ins w:id="487" w:author="Thomas Dietz" w:date="2012-08-10T14:48:00Z"/>
              </w:rPr>
            </w:pPr>
            <w:ins w:id="488" w:author="Thomas Dietz" w:date="2012-08-10T14:48:00Z">
              <w:r>
                <w:t xml:space="preserve">            &lt;/xs:sequence&gt;</w:t>
              </w:r>
            </w:ins>
          </w:p>
          <w:p w14:paraId="74072D86" w14:textId="77777777" w:rsidR="00DC2CE4" w:rsidRDefault="00DC2CE4" w:rsidP="00DC2CE4">
            <w:pPr>
              <w:pStyle w:val="XML1"/>
              <w:rPr>
                <w:ins w:id="489" w:author="Thomas Dietz" w:date="2012-08-10T14:48:00Z"/>
              </w:rPr>
            </w:pPr>
            <w:ins w:id="490" w:author="Thomas Dietz" w:date="2012-08-10T14:48:00Z">
              <w:r>
                <w:t xml:space="preserve">          &lt;/xs:complexType&gt;</w:t>
              </w:r>
            </w:ins>
          </w:p>
          <w:p w14:paraId="526A5202" w14:textId="77777777" w:rsidR="00DC2CE4" w:rsidRDefault="00DC2CE4" w:rsidP="00DC2CE4">
            <w:pPr>
              <w:pStyle w:val="XML1"/>
              <w:rPr>
                <w:ins w:id="491" w:author="Thomas Dietz" w:date="2012-08-10T14:48:00Z"/>
              </w:rPr>
            </w:pPr>
            <w:ins w:id="492" w:author="Thomas Dietz" w:date="2012-08-10T14:48:00Z">
              <w:r>
                <w:t xml:space="preserve">          &lt;xs:key name="key_resources_capable-switch_port"&gt;</w:t>
              </w:r>
            </w:ins>
          </w:p>
          <w:p w14:paraId="53D8F8F5" w14:textId="77777777" w:rsidR="00DC2CE4" w:rsidRDefault="00DC2CE4" w:rsidP="00DC2CE4">
            <w:pPr>
              <w:pStyle w:val="XML1"/>
              <w:rPr>
                <w:ins w:id="493" w:author="Thomas Dietz" w:date="2012-08-10T14:48:00Z"/>
              </w:rPr>
            </w:pPr>
            <w:ins w:id="494" w:author="Thomas Dietz" w:date="2012-08-10T14:48:00Z">
              <w:r>
                <w:t xml:space="preserve">            &lt;xs:selector xpath="of11-config:port"/&gt;</w:t>
              </w:r>
            </w:ins>
          </w:p>
          <w:p w14:paraId="45D3ADDD" w14:textId="77777777" w:rsidR="00DC2CE4" w:rsidRDefault="00DC2CE4" w:rsidP="00DC2CE4">
            <w:pPr>
              <w:pStyle w:val="XML1"/>
              <w:rPr>
                <w:ins w:id="495" w:author="Thomas Dietz" w:date="2012-08-10T14:48:00Z"/>
              </w:rPr>
            </w:pPr>
            <w:ins w:id="496" w:author="Thomas Dietz" w:date="2012-08-10T14:48:00Z">
              <w:r>
                <w:t xml:space="preserve">            &lt;xs:field xpath="of11-config:resource-id"/&gt;</w:t>
              </w:r>
            </w:ins>
          </w:p>
          <w:p w14:paraId="64C1CF79" w14:textId="77777777" w:rsidR="00DC2CE4" w:rsidRDefault="00DC2CE4" w:rsidP="00DC2CE4">
            <w:pPr>
              <w:pStyle w:val="XML1"/>
              <w:rPr>
                <w:ins w:id="497" w:author="Thomas Dietz" w:date="2012-08-10T14:48:00Z"/>
              </w:rPr>
            </w:pPr>
            <w:ins w:id="498" w:author="Thomas Dietz" w:date="2012-08-10T14:48:00Z">
              <w:r>
                <w:t xml:space="preserve">          &lt;/xs:key&gt;</w:t>
              </w:r>
            </w:ins>
          </w:p>
          <w:p w14:paraId="7A414D24" w14:textId="77777777" w:rsidR="00DC2CE4" w:rsidRDefault="00DC2CE4" w:rsidP="00DC2CE4">
            <w:pPr>
              <w:pStyle w:val="XML1"/>
              <w:rPr>
                <w:ins w:id="499" w:author="Thomas Dietz" w:date="2012-08-10T14:48:00Z"/>
              </w:rPr>
            </w:pPr>
            <w:ins w:id="500" w:author="Thomas Dietz" w:date="2012-08-10T14:48:00Z">
              <w:r>
                <w:t xml:space="preserve">          &lt;xs:key name="key_resources_capable-switch_queue"&gt;</w:t>
              </w:r>
            </w:ins>
          </w:p>
          <w:p w14:paraId="36394568" w14:textId="77777777" w:rsidR="00DC2CE4" w:rsidRDefault="00DC2CE4" w:rsidP="00DC2CE4">
            <w:pPr>
              <w:pStyle w:val="XML1"/>
              <w:rPr>
                <w:ins w:id="501" w:author="Thomas Dietz" w:date="2012-08-10T14:48:00Z"/>
              </w:rPr>
            </w:pPr>
            <w:ins w:id="502" w:author="Thomas Dietz" w:date="2012-08-10T14:48:00Z">
              <w:r>
                <w:t xml:space="preserve">            &lt;xs:selector xpath="of11-config:queue"/&gt;</w:t>
              </w:r>
            </w:ins>
          </w:p>
          <w:p w14:paraId="4E286CD7" w14:textId="77777777" w:rsidR="00DC2CE4" w:rsidRDefault="00DC2CE4" w:rsidP="00DC2CE4">
            <w:pPr>
              <w:pStyle w:val="XML1"/>
              <w:rPr>
                <w:ins w:id="503" w:author="Thomas Dietz" w:date="2012-08-10T14:48:00Z"/>
              </w:rPr>
            </w:pPr>
            <w:ins w:id="504" w:author="Thomas Dietz" w:date="2012-08-10T14:48:00Z">
              <w:r>
                <w:t xml:space="preserve">            &lt;xs:field xpath="of11-config:resource-id"/&gt;</w:t>
              </w:r>
            </w:ins>
          </w:p>
          <w:p w14:paraId="7FE44792" w14:textId="77777777" w:rsidR="00DC2CE4" w:rsidRDefault="00DC2CE4" w:rsidP="00DC2CE4">
            <w:pPr>
              <w:pStyle w:val="XML1"/>
              <w:rPr>
                <w:ins w:id="505" w:author="Thomas Dietz" w:date="2012-08-10T14:48:00Z"/>
              </w:rPr>
            </w:pPr>
            <w:ins w:id="506" w:author="Thomas Dietz" w:date="2012-08-10T14:48:00Z">
              <w:r>
                <w:t xml:space="preserve">          &lt;/xs:key&gt;</w:t>
              </w:r>
            </w:ins>
          </w:p>
          <w:p w14:paraId="739AB993" w14:textId="77777777" w:rsidR="00DC2CE4" w:rsidRDefault="00DC2CE4" w:rsidP="00DC2CE4">
            <w:pPr>
              <w:pStyle w:val="XML1"/>
              <w:rPr>
                <w:ins w:id="507" w:author="Thomas Dietz" w:date="2012-08-10T14:48:00Z"/>
              </w:rPr>
            </w:pPr>
            <w:ins w:id="508" w:author="Thomas Dietz" w:date="2012-08-10T14:48:00Z">
              <w:r>
                <w:t xml:space="preserve">          &lt;xs:key name="key_resources_capable-switch_owned-certificate"&gt;</w:t>
              </w:r>
            </w:ins>
          </w:p>
          <w:p w14:paraId="11CE4141" w14:textId="77777777" w:rsidR="00DC2CE4" w:rsidRDefault="00DC2CE4" w:rsidP="00DC2CE4">
            <w:pPr>
              <w:pStyle w:val="XML1"/>
              <w:rPr>
                <w:ins w:id="509" w:author="Thomas Dietz" w:date="2012-08-10T14:48:00Z"/>
              </w:rPr>
            </w:pPr>
            <w:ins w:id="510" w:author="Thomas Dietz" w:date="2012-08-10T14:48:00Z">
              <w:r>
                <w:t xml:space="preserve">            &lt;xs:selector xpath="of11-config:owned-certificate"/&gt;</w:t>
              </w:r>
            </w:ins>
          </w:p>
          <w:p w14:paraId="30AA100A" w14:textId="77777777" w:rsidR="00DC2CE4" w:rsidRDefault="00DC2CE4" w:rsidP="00DC2CE4">
            <w:pPr>
              <w:pStyle w:val="XML1"/>
              <w:rPr>
                <w:ins w:id="511" w:author="Thomas Dietz" w:date="2012-08-10T14:48:00Z"/>
              </w:rPr>
            </w:pPr>
            <w:ins w:id="512" w:author="Thomas Dietz" w:date="2012-08-10T14:48:00Z">
              <w:r>
                <w:t xml:space="preserve">            &lt;xs:field xpath="of11-config:resource-id"/&gt;</w:t>
              </w:r>
            </w:ins>
          </w:p>
          <w:p w14:paraId="073616AB" w14:textId="77777777" w:rsidR="00DC2CE4" w:rsidRDefault="00DC2CE4" w:rsidP="00DC2CE4">
            <w:pPr>
              <w:pStyle w:val="XML1"/>
              <w:rPr>
                <w:ins w:id="513" w:author="Thomas Dietz" w:date="2012-08-10T14:48:00Z"/>
              </w:rPr>
            </w:pPr>
            <w:ins w:id="514" w:author="Thomas Dietz" w:date="2012-08-10T14:48:00Z">
              <w:r>
                <w:t xml:space="preserve">          &lt;/xs:key&gt;</w:t>
              </w:r>
            </w:ins>
          </w:p>
          <w:p w14:paraId="41105917" w14:textId="77777777" w:rsidR="00DC2CE4" w:rsidRDefault="00DC2CE4" w:rsidP="00DC2CE4">
            <w:pPr>
              <w:pStyle w:val="XML1"/>
              <w:rPr>
                <w:ins w:id="515" w:author="Thomas Dietz" w:date="2012-08-10T14:48:00Z"/>
              </w:rPr>
            </w:pPr>
            <w:ins w:id="516" w:author="Thomas Dietz" w:date="2012-08-10T14:48:00Z">
              <w:r>
                <w:t xml:space="preserve">          &lt;xs:key name="key_resources_capable-switch_external-certificate"&gt;</w:t>
              </w:r>
            </w:ins>
          </w:p>
          <w:p w14:paraId="2B369F53" w14:textId="77777777" w:rsidR="00DC2CE4" w:rsidRDefault="00DC2CE4" w:rsidP="00DC2CE4">
            <w:pPr>
              <w:pStyle w:val="XML1"/>
              <w:rPr>
                <w:ins w:id="517" w:author="Thomas Dietz" w:date="2012-08-10T14:48:00Z"/>
              </w:rPr>
            </w:pPr>
            <w:ins w:id="518" w:author="Thomas Dietz" w:date="2012-08-10T14:48:00Z">
              <w:r>
                <w:t xml:space="preserve">            &lt;xs:selector xpath="of11-config:external-certificate"/&gt;</w:t>
              </w:r>
            </w:ins>
          </w:p>
          <w:p w14:paraId="698AF011" w14:textId="77777777" w:rsidR="00DC2CE4" w:rsidRDefault="00DC2CE4" w:rsidP="00DC2CE4">
            <w:pPr>
              <w:pStyle w:val="XML1"/>
              <w:rPr>
                <w:ins w:id="519" w:author="Thomas Dietz" w:date="2012-08-10T14:48:00Z"/>
              </w:rPr>
            </w:pPr>
            <w:ins w:id="520" w:author="Thomas Dietz" w:date="2012-08-10T14:48:00Z">
              <w:r>
                <w:lastRenderedPageBreak/>
                <w:t xml:space="preserve">            &lt;xs:field xpath="of11-config:resource-id"/&gt;</w:t>
              </w:r>
            </w:ins>
          </w:p>
          <w:p w14:paraId="1228AFDE" w14:textId="77777777" w:rsidR="00DC2CE4" w:rsidRDefault="00DC2CE4" w:rsidP="00DC2CE4">
            <w:pPr>
              <w:pStyle w:val="XML1"/>
              <w:rPr>
                <w:ins w:id="521" w:author="Thomas Dietz" w:date="2012-08-10T14:48:00Z"/>
              </w:rPr>
            </w:pPr>
            <w:ins w:id="522" w:author="Thomas Dietz" w:date="2012-08-10T14:48:00Z">
              <w:r>
                <w:t xml:space="preserve">          &lt;/xs:key&gt;</w:t>
              </w:r>
            </w:ins>
          </w:p>
          <w:p w14:paraId="3DEF9C82" w14:textId="77777777" w:rsidR="00DC2CE4" w:rsidRDefault="00DC2CE4" w:rsidP="00DC2CE4">
            <w:pPr>
              <w:pStyle w:val="XML1"/>
              <w:rPr>
                <w:ins w:id="523" w:author="Thomas Dietz" w:date="2012-08-10T14:48:00Z"/>
              </w:rPr>
            </w:pPr>
            <w:ins w:id="524" w:author="Thomas Dietz" w:date="2012-08-10T14:48:00Z">
              <w:r>
                <w:t xml:space="preserve">          &lt;xs:key name="key_resources_capable-switch_flow-table"&gt;</w:t>
              </w:r>
            </w:ins>
          </w:p>
          <w:p w14:paraId="2C53FE4B" w14:textId="77777777" w:rsidR="00DC2CE4" w:rsidRDefault="00DC2CE4" w:rsidP="00DC2CE4">
            <w:pPr>
              <w:pStyle w:val="XML1"/>
              <w:rPr>
                <w:ins w:id="525" w:author="Thomas Dietz" w:date="2012-08-10T14:48:00Z"/>
              </w:rPr>
            </w:pPr>
            <w:ins w:id="526" w:author="Thomas Dietz" w:date="2012-08-10T14:48:00Z">
              <w:r>
                <w:t xml:space="preserve">            &lt;xs:selector xpath="of11-config:flow-table"/&gt;</w:t>
              </w:r>
            </w:ins>
          </w:p>
          <w:p w14:paraId="2D4F5FA2" w14:textId="77777777" w:rsidR="00DC2CE4" w:rsidRDefault="00DC2CE4" w:rsidP="00DC2CE4">
            <w:pPr>
              <w:pStyle w:val="XML1"/>
              <w:rPr>
                <w:ins w:id="527" w:author="Thomas Dietz" w:date="2012-08-10T14:48:00Z"/>
              </w:rPr>
            </w:pPr>
            <w:ins w:id="528" w:author="Thomas Dietz" w:date="2012-08-10T14:48:00Z">
              <w:r>
                <w:t xml:space="preserve">            &lt;xs:field xpath="of11-config:resource-id"/&gt;</w:t>
              </w:r>
            </w:ins>
          </w:p>
          <w:p w14:paraId="5914A244" w14:textId="77777777" w:rsidR="00DC2CE4" w:rsidRDefault="00DC2CE4" w:rsidP="00DC2CE4">
            <w:pPr>
              <w:pStyle w:val="XML1"/>
              <w:rPr>
                <w:ins w:id="529" w:author="Thomas Dietz" w:date="2012-08-10T14:48:00Z"/>
              </w:rPr>
            </w:pPr>
            <w:ins w:id="530" w:author="Thomas Dietz" w:date="2012-08-10T14:48:00Z">
              <w:r>
                <w:t xml:space="preserve">          &lt;/xs:key&gt;</w:t>
              </w:r>
            </w:ins>
          </w:p>
          <w:p w14:paraId="07A1F16F" w14:textId="77777777" w:rsidR="00DC2CE4" w:rsidRDefault="00DC2CE4" w:rsidP="00DC2CE4">
            <w:pPr>
              <w:pStyle w:val="XML1"/>
              <w:rPr>
                <w:ins w:id="531" w:author="Thomas Dietz" w:date="2012-08-10T14:48:00Z"/>
              </w:rPr>
            </w:pPr>
            <w:ins w:id="532" w:author="Thomas Dietz" w:date="2012-08-10T14:48:00Z">
              <w:r>
                <w:t xml:space="preserve">        &lt;/xs:element&gt;</w:t>
              </w:r>
            </w:ins>
          </w:p>
          <w:p w14:paraId="6AB7E3EC" w14:textId="77777777" w:rsidR="00DC2CE4" w:rsidRDefault="00DC2CE4" w:rsidP="00DC2CE4">
            <w:pPr>
              <w:pStyle w:val="XML1"/>
              <w:rPr>
                <w:ins w:id="533" w:author="Thomas Dietz" w:date="2012-08-10T14:48:00Z"/>
              </w:rPr>
            </w:pPr>
            <w:ins w:id="534" w:author="Thomas Dietz" w:date="2012-08-10T14:48:00Z">
              <w:r>
                <w:t xml:space="preserve">        &lt;xs:element name="logical-switches" minOccurs="0"&gt;</w:t>
              </w:r>
            </w:ins>
          </w:p>
          <w:p w14:paraId="2BAFC235" w14:textId="77777777" w:rsidR="00DC2CE4" w:rsidRDefault="00DC2CE4" w:rsidP="00DC2CE4">
            <w:pPr>
              <w:pStyle w:val="XML1"/>
              <w:rPr>
                <w:ins w:id="535" w:author="Thomas Dietz" w:date="2012-08-10T14:48:00Z"/>
              </w:rPr>
            </w:pPr>
            <w:ins w:id="536" w:author="Thomas Dietz" w:date="2012-08-10T14:48:00Z">
              <w:r>
                <w:t xml:space="preserve">          &lt;xs:annotation&gt;</w:t>
              </w:r>
            </w:ins>
          </w:p>
          <w:p w14:paraId="10BA2D32" w14:textId="77777777" w:rsidR="00DC2CE4" w:rsidRDefault="00DC2CE4" w:rsidP="00DC2CE4">
            <w:pPr>
              <w:pStyle w:val="XML1"/>
              <w:rPr>
                <w:ins w:id="537" w:author="Thomas Dietz" w:date="2012-08-10T14:48:00Z"/>
              </w:rPr>
            </w:pPr>
            <w:ins w:id="538" w:author="Thomas Dietz" w:date="2012-08-10T14:48:00Z">
              <w:r>
                <w:t xml:space="preserve">            &lt;xs:documentation&gt;</w:t>
              </w:r>
            </w:ins>
          </w:p>
          <w:p w14:paraId="516484A5" w14:textId="77777777" w:rsidR="00DC2CE4" w:rsidRDefault="00DC2CE4" w:rsidP="00DC2CE4">
            <w:pPr>
              <w:pStyle w:val="XML1"/>
              <w:rPr>
                <w:ins w:id="539" w:author="Thomas Dietz" w:date="2012-08-10T14:48:00Z"/>
              </w:rPr>
            </w:pPr>
            <w:ins w:id="540" w:author="Thomas Dietz" w:date="2012-08-10T14:48:00Z">
              <w:r>
                <w:t xml:space="preserve">              This element contains a list of all OpenFlow </w:t>
              </w:r>
            </w:ins>
          </w:p>
          <w:p w14:paraId="18419199" w14:textId="77777777" w:rsidR="00DC2CE4" w:rsidRDefault="00DC2CE4" w:rsidP="00DC2CE4">
            <w:pPr>
              <w:pStyle w:val="XML1"/>
              <w:rPr>
                <w:ins w:id="541" w:author="Thomas Dietz" w:date="2012-08-10T14:48:00Z"/>
              </w:rPr>
            </w:pPr>
            <w:ins w:id="542" w:author="Thomas Dietz" w:date="2012-08-10T14:48:00Z">
              <w:r>
                <w:t xml:space="preserve">              Logical Switches available at the OpenFlow Capable</w:t>
              </w:r>
            </w:ins>
          </w:p>
          <w:p w14:paraId="267B6463" w14:textId="77777777" w:rsidR="00DC2CE4" w:rsidRDefault="00DC2CE4" w:rsidP="00DC2CE4">
            <w:pPr>
              <w:pStyle w:val="XML1"/>
              <w:rPr>
                <w:ins w:id="543" w:author="Thomas Dietz" w:date="2012-08-10T14:48:00Z"/>
              </w:rPr>
            </w:pPr>
            <w:ins w:id="544" w:author="Thomas Dietz" w:date="2012-08-10T14:48:00Z">
              <w:r>
                <w:t xml:space="preserve">              Switch.</w:t>
              </w:r>
            </w:ins>
          </w:p>
          <w:p w14:paraId="66C70094" w14:textId="77777777" w:rsidR="00DC2CE4" w:rsidRDefault="00DC2CE4" w:rsidP="00DC2CE4">
            <w:pPr>
              <w:pStyle w:val="XML1"/>
              <w:rPr>
                <w:ins w:id="545" w:author="Thomas Dietz" w:date="2012-08-10T14:48:00Z"/>
              </w:rPr>
            </w:pPr>
            <w:ins w:id="546" w:author="Thomas Dietz" w:date="2012-08-10T14:48:00Z">
              <w:r>
                <w:t xml:space="preserve">            &lt;/xs:documentation&gt;</w:t>
              </w:r>
            </w:ins>
          </w:p>
          <w:p w14:paraId="7B6E2D11" w14:textId="77777777" w:rsidR="00DC2CE4" w:rsidRDefault="00DC2CE4" w:rsidP="00DC2CE4">
            <w:pPr>
              <w:pStyle w:val="XML1"/>
              <w:rPr>
                <w:ins w:id="547" w:author="Thomas Dietz" w:date="2012-08-10T14:48:00Z"/>
              </w:rPr>
            </w:pPr>
            <w:ins w:id="548" w:author="Thomas Dietz" w:date="2012-08-10T14:48:00Z">
              <w:r>
                <w:t xml:space="preserve">          &lt;/xs:annotation&gt;</w:t>
              </w:r>
            </w:ins>
          </w:p>
          <w:p w14:paraId="4CC3D651" w14:textId="77777777" w:rsidR="00DC2CE4" w:rsidRDefault="00DC2CE4" w:rsidP="00DC2CE4">
            <w:pPr>
              <w:pStyle w:val="XML1"/>
              <w:rPr>
                <w:ins w:id="549" w:author="Thomas Dietz" w:date="2012-08-10T14:48:00Z"/>
              </w:rPr>
            </w:pPr>
            <w:ins w:id="550" w:author="Thomas Dietz" w:date="2012-08-10T14:48:00Z">
              <w:r>
                <w:t xml:space="preserve">          &lt;xs:complexType&gt;</w:t>
              </w:r>
            </w:ins>
          </w:p>
          <w:p w14:paraId="1001C5E8" w14:textId="77777777" w:rsidR="00DC2CE4" w:rsidRDefault="00DC2CE4" w:rsidP="00DC2CE4">
            <w:pPr>
              <w:pStyle w:val="XML1"/>
              <w:rPr>
                <w:ins w:id="551" w:author="Thomas Dietz" w:date="2012-08-10T14:48:00Z"/>
              </w:rPr>
            </w:pPr>
            <w:ins w:id="552" w:author="Thomas Dietz" w:date="2012-08-10T14:48:00Z">
              <w:r>
                <w:t xml:space="preserve">            &lt;xs:sequence&gt;</w:t>
              </w:r>
            </w:ins>
          </w:p>
          <w:p w14:paraId="2F121F03" w14:textId="77777777" w:rsidR="00DC2CE4" w:rsidRDefault="00DC2CE4" w:rsidP="00DC2CE4">
            <w:pPr>
              <w:pStyle w:val="XML1"/>
              <w:rPr>
                <w:ins w:id="553" w:author="Thomas Dietz" w:date="2012-08-10T14:48:00Z"/>
              </w:rPr>
            </w:pPr>
            <w:ins w:id="554" w:author="Thomas Dietz" w:date="2012-08-10T14:48:00Z">
              <w:r>
                <w:t xml:space="preserve">              &lt;xs:element name="switch" minOccurs="0" maxOccurs="unbounded"&gt;</w:t>
              </w:r>
            </w:ins>
          </w:p>
          <w:p w14:paraId="653C85BD" w14:textId="77777777" w:rsidR="00DC2CE4" w:rsidRDefault="00DC2CE4" w:rsidP="00DC2CE4">
            <w:pPr>
              <w:pStyle w:val="XML1"/>
              <w:rPr>
                <w:ins w:id="555" w:author="Thomas Dietz" w:date="2012-08-10T14:48:00Z"/>
              </w:rPr>
            </w:pPr>
            <w:ins w:id="556" w:author="Thomas Dietz" w:date="2012-08-10T14:48:00Z">
              <w:r>
                <w:t xml:space="preserve">                &lt;xs:annotation&gt;</w:t>
              </w:r>
            </w:ins>
          </w:p>
          <w:p w14:paraId="5DE380B8" w14:textId="77777777" w:rsidR="00DC2CE4" w:rsidRDefault="00DC2CE4" w:rsidP="00DC2CE4">
            <w:pPr>
              <w:pStyle w:val="XML1"/>
              <w:rPr>
                <w:ins w:id="557" w:author="Thomas Dietz" w:date="2012-08-10T14:48:00Z"/>
              </w:rPr>
            </w:pPr>
            <w:ins w:id="558" w:author="Thomas Dietz" w:date="2012-08-10T14:48:00Z">
              <w:r>
                <w:t xml:space="preserve">                  &lt;xs:documentation&gt;</w:t>
              </w:r>
            </w:ins>
          </w:p>
          <w:p w14:paraId="7BCE039C" w14:textId="77777777" w:rsidR="00DC2CE4" w:rsidRDefault="00DC2CE4" w:rsidP="00DC2CE4">
            <w:pPr>
              <w:pStyle w:val="XML1"/>
              <w:rPr>
                <w:ins w:id="559" w:author="Thomas Dietz" w:date="2012-08-10T14:48:00Z"/>
              </w:rPr>
            </w:pPr>
            <w:ins w:id="560" w:author="Thomas Dietz" w:date="2012-08-10T14:48:00Z">
              <w:r>
                <w:t xml:space="preserve">                    The list of all OpenFlow Logical Switches on</w:t>
              </w:r>
            </w:ins>
          </w:p>
          <w:p w14:paraId="296D5FAD" w14:textId="77777777" w:rsidR="00DC2CE4" w:rsidRDefault="00DC2CE4" w:rsidP="00DC2CE4">
            <w:pPr>
              <w:pStyle w:val="XML1"/>
              <w:rPr>
                <w:ins w:id="561" w:author="Thomas Dietz" w:date="2012-08-10T14:48:00Z"/>
              </w:rPr>
            </w:pPr>
            <w:ins w:id="562" w:author="Thomas Dietz" w:date="2012-08-10T14:48:00Z">
              <w:r>
                <w:t xml:space="preserve">                    the OpenFlow Capable Switch.</w:t>
              </w:r>
            </w:ins>
          </w:p>
          <w:p w14:paraId="63FC27D1" w14:textId="77777777" w:rsidR="00DC2CE4" w:rsidRDefault="00DC2CE4" w:rsidP="00DC2CE4">
            <w:pPr>
              <w:pStyle w:val="XML1"/>
              <w:rPr>
                <w:ins w:id="563" w:author="Thomas Dietz" w:date="2012-08-10T14:48:00Z"/>
              </w:rPr>
            </w:pPr>
          </w:p>
          <w:p w14:paraId="5B907110" w14:textId="77777777" w:rsidR="00DC2CE4" w:rsidRDefault="00DC2CE4" w:rsidP="00DC2CE4">
            <w:pPr>
              <w:pStyle w:val="XML1"/>
              <w:rPr>
                <w:ins w:id="564" w:author="Thomas Dietz" w:date="2012-08-10T14:48:00Z"/>
              </w:rPr>
            </w:pPr>
            <w:ins w:id="565" w:author="Thomas Dietz" w:date="2012-08-10T14:48:00Z">
              <w:r>
                <w:t xml:space="preserve">                    The element 'resource-id' of OFLogicalSwitchType MUST be</w:t>
              </w:r>
            </w:ins>
          </w:p>
          <w:p w14:paraId="4F4E617B" w14:textId="77777777" w:rsidR="00DC2CE4" w:rsidRDefault="00DC2CE4" w:rsidP="00DC2CE4">
            <w:pPr>
              <w:pStyle w:val="XML1"/>
              <w:rPr>
                <w:ins w:id="566" w:author="Thomas Dietz" w:date="2012-08-10T14:48:00Z"/>
              </w:rPr>
            </w:pPr>
            <w:ins w:id="567" w:author="Thomas Dietz" w:date="2012-08-10T14:48:00Z">
              <w:r>
                <w:t xml:space="preserve">                    unique within this list.</w:t>
              </w:r>
            </w:ins>
          </w:p>
          <w:p w14:paraId="0CFE9064" w14:textId="77777777" w:rsidR="00DC2CE4" w:rsidRDefault="00DC2CE4" w:rsidP="00DC2CE4">
            <w:pPr>
              <w:pStyle w:val="XML1"/>
              <w:rPr>
                <w:ins w:id="568" w:author="Thomas Dietz" w:date="2012-08-10T14:48:00Z"/>
              </w:rPr>
            </w:pPr>
            <w:ins w:id="569" w:author="Thomas Dietz" w:date="2012-08-10T14:48:00Z">
              <w:r>
                <w:t xml:space="preserve">                  &lt;/xs:documentation&gt;</w:t>
              </w:r>
            </w:ins>
          </w:p>
          <w:p w14:paraId="1CF6049A" w14:textId="77777777" w:rsidR="00DC2CE4" w:rsidRDefault="00DC2CE4" w:rsidP="00DC2CE4">
            <w:pPr>
              <w:pStyle w:val="XML1"/>
              <w:rPr>
                <w:ins w:id="570" w:author="Thomas Dietz" w:date="2012-08-10T14:48:00Z"/>
              </w:rPr>
            </w:pPr>
            <w:ins w:id="571" w:author="Thomas Dietz" w:date="2012-08-10T14:48:00Z">
              <w:r>
                <w:t xml:space="preserve">                &lt;/xs:annotation&gt;</w:t>
              </w:r>
            </w:ins>
          </w:p>
          <w:p w14:paraId="251B4B3C" w14:textId="77777777" w:rsidR="00DC2CE4" w:rsidRDefault="00DC2CE4" w:rsidP="00DC2CE4">
            <w:pPr>
              <w:pStyle w:val="XML1"/>
              <w:rPr>
                <w:ins w:id="572" w:author="Thomas Dietz" w:date="2012-08-10T14:48:00Z"/>
              </w:rPr>
            </w:pPr>
            <w:ins w:id="573" w:author="Thomas Dietz" w:date="2012-08-10T14:48:00Z">
              <w:r>
                <w:t xml:space="preserve">                &lt;xs:complexType&gt;</w:t>
              </w:r>
            </w:ins>
          </w:p>
          <w:p w14:paraId="2321F49F" w14:textId="77777777" w:rsidR="00DC2CE4" w:rsidRDefault="00DC2CE4" w:rsidP="00DC2CE4">
            <w:pPr>
              <w:pStyle w:val="XML1"/>
              <w:rPr>
                <w:ins w:id="574" w:author="Thomas Dietz" w:date="2012-08-10T14:48:00Z"/>
              </w:rPr>
            </w:pPr>
            <w:ins w:id="575" w:author="Thomas Dietz" w:date="2012-08-10T14:48:00Z">
              <w:r>
                <w:t xml:space="preserve">                  &lt;xs:sequence&gt;</w:t>
              </w:r>
            </w:ins>
          </w:p>
          <w:p w14:paraId="68B23799" w14:textId="77777777" w:rsidR="00DC2CE4" w:rsidRDefault="00DC2CE4" w:rsidP="00DC2CE4">
            <w:pPr>
              <w:pStyle w:val="XML1"/>
              <w:rPr>
                <w:ins w:id="576" w:author="Thomas Dietz" w:date="2012-08-10T14:48:00Z"/>
              </w:rPr>
            </w:pPr>
            <w:ins w:id="577" w:author="Thomas Dietz" w:date="2012-08-10T14:48:00Z">
              <w:r>
                <w:t xml:space="preserve">                    &lt;xs:group ref="OFLogicalSwitchType"/&gt;</w:t>
              </w:r>
            </w:ins>
          </w:p>
          <w:p w14:paraId="180BDF7F" w14:textId="77777777" w:rsidR="00DC2CE4" w:rsidRDefault="00DC2CE4" w:rsidP="00DC2CE4">
            <w:pPr>
              <w:pStyle w:val="XML1"/>
              <w:rPr>
                <w:ins w:id="578" w:author="Thomas Dietz" w:date="2012-08-10T14:48:00Z"/>
              </w:rPr>
            </w:pPr>
            <w:ins w:id="579" w:author="Thomas Dietz" w:date="2012-08-10T14:48:00Z">
              <w:r>
                <w:t xml:space="preserve">                  &lt;/xs:sequence&gt;</w:t>
              </w:r>
            </w:ins>
          </w:p>
          <w:p w14:paraId="1A89C8BB" w14:textId="77777777" w:rsidR="00DC2CE4" w:rsidRDefault="00DC2CE4" w:rsidP="00DC2CE4">
            <w:pPr>
              <w:pStyle w:val="XML1"/>
              <w:rPr>
                <w:ins w:id="580" w:author="Thomas Dietz" w:date="2012-08-10T14:48:00Z"/>
              </w:rPr>
            </w:pPr>
            <w:ins w:id="581" w:author="Thomas Dietz" w:date="2012-08-10T14:48:00Z">
              <w:r>
                <w:t xml:space="preserve">                &lt;/xs:complexType&gt;</w:t>
              </w:r>
            </w:ins>
          </w:p>
          <w:p w14:paraId="32E66D40" w14:textId="77777777" w:rsidR="00DC2CE4" w:rsidRDefault="00DC2CE4" w:rsidP="00DC2CE4">
            <w:pPr>
              <w:pStyle w:val="XML1"/>
              <w:rPr>
                <w:ins w:id="582" w:author="Thomas Dietz" w:date="2012-08-10T14:48:00Z"/>
              </w:rPr>
            </w:pPr>
            <w:ins w:id="583" w:author="Thomas Dietz" w:date="2012-08-10T14:48:00Z">
              <w:r>
                <w:t xml:space="preserve">              &lt;/xs:element&gt;</w:t>
              </w:r>
            </w:ins>
          </w:p>
          <w:p w14:paraId="4CF9F662" w14:textId="77777777" w:rsidR="00DC2CE4" w:rsidRDefault="00DC2CE4" w:rsidP="00DC2CE4">
            <w:pPr>
              <w:pStyle w:val="XML1"/>
              <w:rPr>
                <w:ins w:id="584" w:author="Thomas Dietz" w:date="2012-08-10T14:48:00Z"/>
              </w:rPr>
            </w:pPr>
            <w:ins w:id="585" w:author="Thomas Dietz" w:date="2012-08-10T14:48:00Z">
              <w:r>
                <w:t xml:space="preserve">            &lt;/xs:sequence&gt;</w:t>
              </w:r>
            </w:ins>
          </w:p>
          <w:p w14:paraId="2C6DE80B" w14:textId="77777777" w:rsidR="00DC2CE4" w:rsidRDefault="00DC2CE4" w:rsidP="00DC2CE4">
            <w:pPr>
              <w:pStyle w:val="XML1"/>
              <w:rPr>
                <w:ins w:id="586" w:author="Thomas Dietz" w:date="2012-08-10T14:48:00Z"/>
              </w:rPr>
            </w:pPr>
            <w:ins w:id="587" w:author="Thomas Dietz" w:date="2012-08-10T14:48:00Z">
              <w:r>
                <w:t xml:space="preserve">          &lt;/xs:complexType&gt;</w:t>
              </w:r>
            </w:ins>
          </w:p>
          <w:p w14:paraId="0F6BAAB1" w14:textId="77777777" w:rsidR="00DC2CE4" w:rsidRDefault="00DC2CE4" w:rsidP="00DC2CE4">
            <w:pPr>
              <w:pStyle w:val="XML1"/>
              <w:rPr>
                <w:ins w:id="588" w:author="Thomas Dietz" w:date="2012-08-10T14:48:00Z"/>
              </w:rPr>
            </w:pPr>
            <w:ins w:id="589" w:author="Thomas Dietz" w:date="2012-08-10T14:48:00Z">
              <w:r>
                <w:t xml:space="preserve">          &lt;xs:key name="key_logical-switches_capable-switch_switch"&gt;</w:t>
              </w:r>
            </w:ins>
          </w:p>
          <w:p w14:paraId="308000B9" w14:textId="77777777" w:rsidR="00DC2CE4" w:rsidRDefault="00DC2CE4" w:rsidP="00DC2CE4">
            <w:pPr>
              <w:pStyle w:val="XML1"/>
              <w:rPr>
                <w:ins w:id="590" w:author="Thomas Dietz" w:date="2012-08-10T14:48:00Z"/>
              </w:rPr>
            </w:pPr>
            <w:ins w:id="591" w:author="Thomas Dietz" w:date="2012-08-10T14:48:00Z">
              <w:r>
                <w:t xml:space="preserve">            &lt;xs:selector xpath="of11-config:switch"/&gt;</w:t>
              </w:r>
            </w:ins>
          </w:p>
          <w:p w14:paraId="39A88A6E" w14:textId="77777777" w:rsidR="00DC2CE4" w:rsidRDefault="00DC2CE4" w:rsidP="00DC2CE4">
            <w:pPr>
              <w:pStyle w:val="XML1"/>
              <w:rPr>
                <w:ins w:id="592" w:author="Thomas Dietz" w:date="2012-08-10T14:48:00Z"/>
              </w:rPr>
            </w:pPr>
            <w:ins w:id="593" w:author="Thomas Dietz" w:date="2012-08-10T14:48:00Z">
              <w:r>
                <w:t xml:space="preserve">            &lt;xs:field xpath="of11-config:id"/&gt;</w:t>
              </w:r>
            </w:ins>
          </w:p>
          <w:p w14:paraId="11D373E8" w14:textId="77777777" w:rsidR="00DC2CE4" w:rsidRDefault="00DC2CE4" w:rsidP="00DC2CE4">
            <w:pPr>
              <w:pStyle w:val="XML1"/>
              <w:rPr>
                <w:ins w:id="594" w:author="Thomas Dietz" w:date="2012-08-10T14:48:00Z"/>
              </w:rPr>
            </w:pPr>
            <w:ins w:id="595" w:author="Thomas Dietz" w:date="2012-08-10T14:48:00Z">
              <w:r>
                <w:t xml:space="preserve">          &lt;/xs:key&gt;</w:t>
              </w:r>
            </w:ins>
          </w:p>
          <w:p w14:paraId="78124BDE" w14:textId="77777777" w:rsidR="00DC2CE4" w:rsidRDefault="00DC2CE4" w:rsidP="00DC2CE4">
            <w:pPr>
              <w:pStyle w:val="XML1"/>
              <w:rPr>
                <w:ins w:id="596" w:author="Thomas Dietz" w:date="2012-08-10T14:48:00Z"/>
              </w:rPr>
            </w:pPr>
            <w:ins w:id="597" w:author="Thomas Dietz" w:date="2012-08-10T14:48:00Z">
              <w:r>
                <w:t xml:space="preserve">        &lt;/xs:element&gt;</w:t>
              </w:r>
            </w:ins>
          </w:p>
          <w:p w14:paraId="70F57384" w14:textId="77777777" w:rsidR="00DC2CE4" w:rsidRDefault="00DC2CE4" w:rsidP="00DC2CE4">
            <w:pPr>
              <w:pStyle w:val="XML1"/>
              <w:rPr>
                <w:ins w:id="598" w:author="Thomas Dietz" w:date="2012-08-10T14:48:00Z"/>
              </w:rPr>
            </w:pPr>
            <w:ins w:id="599" w:author="Thomas Dietz" w:date="2012-08-10T14:48:00Z">
              <w:r>
                <w:t xml:space="preserve">      &lt;/xs:sequence&gt;</w:t>
              </w:r>
            </w:ins>
          </w:p>
          <w:p w14:paraId="135D7023" w14:textId="77777777" w:rsidR="00DC2CE4" w:rsidRDefault="00DC2CE4" w:rsidP="00DC2CE4">
            <w:pPr>
              <w:pStyle w:val="XML1"/>
              <w:rPr>
                <w:ins w:id="600" w:author="Thomas Dietz" w:date="2012-08-10T14:48:00Z"/>
              </w:rPr>
            </w:pPr>
            <w:ins w:id="601" w:author="Thomas Dietz" w:date="2012-08-10T14:48:00Z">
              <w:r>
                <w:t xml:space="preserve">    &lt;/xs:complexType&gt;</w:t>
              </w:r>
            </w:ins>
          </w:p>
          <w:p w14:paraId="0DB109B7" w14:textId="02A3B8D3" w:rsidR="00D84428" w:rsidRPr="009F1B7D" w:rsidRDefault="00DC2CE4" w:rsidP="00DC2CE4">
            <w:pPr>
              <w:pStyle w:val="XML1"/>
            </w:pPr>
            <w:ins w:id="602" w:author="Thomas Dietz" w:date="2012-08-10T14:48:00Z">
              <w:r>
                <w:t xml:space="preserve">  &lt;/xs:element&gt;</w:t>
              </w:r>
            </w:ins>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603" w:name="_Toc320556681"/>
      <w:r>
        <w:t>XML Example</w:t>
      </w:r>
      <w:bookmarkEnd w:id="603"/>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lastRenderedPageBreak/>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45ACFD54" w:rsidR="00D84428" w:rsidDel="00DC2CE4" w:rsidRDefault="00D84428" w:rsidP="00D14D27">
      <w:pPr>
        <w:pStyle w:val="Heading3"/>
        <w:rPr>
          <w:del w:id="604" w:author="Thomas Dietz" w:date="2012-08-10T14:50:00Z"/>
        </w:rPr>
      </w:pPr>
      <w:bookmarkStart w:id="605" w:name="_Toc320556682"/>
      <w:del w:id="606" w:author="Thomas Dietz" w:date="2012-08-10T14:50:00Z">
        <w:r w:rsidDel="00DC2CE4">
          <w:lastRenderedPageBreak/>
          <w:delText>Normative Constraints</w:delText>
        </w:r>
        <w:bookmarkEnd w:id="605"/>
      </w:del>
    </w:p>
    <w:p w14:paraId="66BA80CF" w14:textId="0149DF7D" w:rsidR="00D84428" w:rsidDel="00DC2CE4" w:rsidRDefault="00D84428" w:rsidP="00D84428">
      <w:pPr>
        <w:rPr>
          <w:del w:id="607" w:author="Thomas Dietz" w:date="2012-08-10T14:50:00Z"/>
        </w:rPr>
      </w:pPr>
      <w:del w:id="608" w:author="Thomas Dietz" w:date="2012-08-10T14:50:00Z">
        <w:r w:rsidDel="00DC2CE4">
          <w:delText xml:space="preserve">The OpenFlow Capable Switch is identified by the OpenFlow Configuration Point with identifier </w:delText>
        </w:r>
        <w:r w:rsidRPr="0023288C" w:rsidDel="00DC2CE4">
          <w:rPr>
            <w:rStyle w:val="codeChar"/>
          </w:rPr>
          <w:delText>&lt;id&gt;</w:delText>
        </w:r>
        <w:r w:rsidDel="00DC2CE4">
          <w:delText>. The identifier MUST be unique within the context of potential OpenFlow Configuration Points. It MUST be persistent across reboots of the OpenFlow Capable Switch.</w:delText>
        </w:r>
      </w:del>
    </w:p>
    <w:p w14:paraId="1BEC8135" w14:textId="5E9C1554" w:rsidR="00D84428" w:rsidDel="00DC2CE4" w:rsidRDefault="00D84428" w:rsidP="00D84428">
      <w:pPr>
        <w:rPr>
          <w:del w:id="609" w:author="Thomas Dietz" w:date="2012-08-10T14:50:00Z"/>
        </w:rPr>
      </w:pPr>
      <w:del w:id="610" w:author="Thomas Dietz" w:date="2012-08-10T14:50:00Z">
        <w:r w:rsidDel="00DC2CE4">
          <w:delText xml:space="preserve">Element </w:delText>
        </w:r>
        <w:r w:rsidRPr="00ED48AF" w:rsidDel="00DC2CE4">
          <w:rPr>
            <w:rStyle w:val="codeChar"/>
          </w:rPr>
          <w:delText>&lt;configuration-points&gt;</w:delText>
        </w:r>
        <w:r w:rsidDel="00DC2CE4">
          <w:delText>contains a list of all Configuration Points known to the OpenFlow Capable Switch that manage it or have managed it using OF-CONFIG.</w:delText>
        </w:r>
      </w:del>
    </w:p>
    <w:p w14:paraId="5B259955" w14:textId="6020816B" w:rsidR="00D84428" w:rsidDel="00DC2CE4" w:rsidRDefault="00D84428" w:rsidP="00D84428">
      <w:pPr>
        <w:rPr>
          <w:del w:id="611" w:author="Thomas Dietz" w:date="2012-08-10T14:50:00Z"/>
        </w:rPr>
      </w:pPr>
      <w:del w:id="612" w:author="Thomas Dietz" w:date="2012-08-10T14:50:00Z">
        <w:r w:rsidDel="00DC2CE4">
          <w:delText xml:space="preserve">Element </w:delText>
        </w:r>
        <w:r w:rsidRPr="00ED48AF" w:rsidDel="00DC2CE4">
          <w:rPr>
            <w:rStyle w:val="codeChar"/>
          </w:rPr>
          <w:delText>&lt;resources&gt;</w:delText>
        </w:r>
        <w:r w:rsidDel="00DC2CE4">
          <w:delTex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delText>
        </w:r>
      </w:del>
    </w:p>
    <w:p w14:paraId="4C782BDE" w14:textId="2D3BA897" w:rsidR="001F476B" w:rsidDel="00DC2CE4" w:rsidRDefault="00D84428" w:rsidP="00D84428">
      <w:pPr>
        <w:rPr>
          <w:del w:id="613" w:author="Thomas Dietz" w:date="2012-08-10T14:50:00Z"/>
        </w:rPr>
      </w:pPr>
      <w:del w:id="614" w:author="Thomas Dietz" w:date="2012-08-10T14:50:00Z">
        <w:r w:rsidDel="00DC2CE4">
          <w:delText xml:space="preserve">Element </w:delText>
        </w:r>
        <w:r w:rsidRPr="00ED48AF" w:rsidDel="00DC2CE4">
          <w:rPr>
            <w:rStyle w:val="codeChar"/>
          </w:rPr>
          <w:delText>&lt;logical-switches&gt;</w:delText>
        </w:r>
        <w:r w:rsidDel="00DC2CE4">
          <w:delText xml:space="preserve"> contains a list of all OpenFlow Logical Switches available on the OpenFlow Capable Switch.</w:delText>
        </w:r>
      </w:del>
    </w:p>
    <w:p w14:paraId="3937C342" w14:textId="77777777" w:rsidR="00D84428" w:rsidRPr="009F1B7D" w:rsidRDefault="00D84428" w:rsidP="00D14D27">
      <w:pPr>
        <w:pStyle w:val="Heading3"/>
      </w:pPr>
      <w:bookmarkStart w:id="615" w:name="_Toc315953987"/>
      <w:bookmarkStart w:id="616" w:name="_Toc320556683"/>
      <w:r w:rsidRPr="00DB42FD">
        <w:t>YANG Specification</w:t>
      </w:r>
      <w:bookmarkEnd w:id="615"/>
      <w:bookmarkEnd w:id="616"/>
    </w:p>
    <w:tbl>
      <w:tblPr>
        <w:tblStyle w:val="TableGrid"/>
        <w:tblW w:w="5000" w:type="pct"/>
        <w:shd w:val="clear" w:color="auto" w:fill="C8FCCD"/>
        <w:tblCellMar>
          <w:left w:w="57" w:type="dxa"/>
          <w:right w:w="57" w:type="dxa"/>
        </w:tblCellMar>
        <w:tblLook w:val="04A0" w:firstRow="1" w:lastRow="0" w:firstColumn="1" w:lastColumn="0" w:noHBand="0" w:noVBand="1"/>
        <w:tblPrChange w:id="617"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618">
          <w:tblGrid>
            <w:gridCol w:w="8820"/>
          </w:tblGrid>
        </w:tblGridChange>
      </w:tblGrid>
      <w:tr w:rsidR="00D84428" w:rsidRPr="009F1B7D" w14:paraId="06AF40D9" w14:textId="77777777" w:rsidTr="00DC2CE4">
        <w:tc>
          <w:tcPr>
            <w:tcW w:w="5000" w:type="pct"/>
            <w:shd w:val="clear" w:color="auto" w:fill="C8FCCD"/>
            <w:tcPrChange w:id="619" w:author="Thomas Dietz" w:date="2012-08-10T15:00:00Z">
              <w:tcPr>
                <w:tcW w:w="8820" w:type="dxa"/>
                <w:shd w:val="clear" w:color="auto" w:fill="C8FCCD"/>
              </w:tcPr>
            </w:tcPrChange>
          </w:tcPr>
          <w:p w14:paraId="2B4A8C20" w14:textId="1D76ACD8" w:rsidR="00D84428" w:rsidRPr="009F1B7D" w:rsidDel="00DC2CE4" w:rsidRDefault="00D84428" w:rsidP="00011096">
            <w:pPr>
              <w:pStyle w:val="XML1"/>
              <w:rPr>
                <w:del w:id="620" w:author="Thomas Dietz" w:date="2012-08-10T14:52:00Z"/>
              </w:rPr>
            </w:pPr>
            <w:del w:id="621" w:author="Thomas Dietz" w:date="2012-08-10T14:52:00Z">
              <w:r w:rsidRPr="009F1B7D" w:rsidDel="00DC2CE4">
                <w:delText>container capable-switch {</w:delText>
              </w:r>
            </w:del>
          </w:p>
          <w:p w14:paraId="65EE7699" w14:textId="4A6E1035" w:rsidR="00D84428" w:rsidRPr="009F1B7D" w:rsidDel="00DC2CE4" w:rsidRDefault="00D84428" w:rsidP="00011096">
            <w:pPr>
              <w:pStyle w:val="XML2"/>
              <w:rPr>
                <w:del w:id="622" w:author="Thomas Dietz" w:date="2012-08-10T14:52:00Z"/>
              </w:rPr>
            </w:pPr>
            <w:del w:id="623" w:author="Thomas Dietz" w:date="2012-08-10T14:52:00Z">
              <w:r w:rsidRPr="009F1B7D" w:rsidDel="00DC2CE4">
                <w:delText>description "The OpenFlow Capable Switch containing logical switches, and resources that can be assigned to logical switches.";</w:delText>
              </w:r>
            </w:del>
          </w:p>
          <w:p w14:paraId="0848B6A9" w14:textId="2848ACEC" w:rsidR="00D84428" w:rsidRPr="009F1B7D" w:rsidDel="00DC2CE4" w:rsidRDefault="00D84428" w:rsidP="00011096">
            <w:pPr>
              <w:pStyle w:val="XML2"/>
              <w:rPr>
                <w:del w:id="624" w:author="Thomas Dietz" w:date="2012-08-10T14:52:00Z"/>
              </w:rPr>
            </w:pPr>
            <w:del w:id="625" w:author="Thomas Dietz" w:date="2012-08-10T14:52:00Z">
              <w:r w:rsidRPr="009F1B7D" w:rsidDel="00DC2CE4">
                <w:delText>leaf id {</w:delText>
              </w:r>
            </w:del>
          </w:p>
          <w:p w14:paraId="68941429" w14:textId="3B529453" w:rsidR="00D84428" w:rsidRPr="009F1B7D" w:rsidDel="00DC2CE4" w:rsidRDefault="00D84428" w:rsidP="00011096">
            <w:pPr>
              <w:pStyle w:val="XML2"/>
              <w:rPr>
                <w:del w:id="626" w:author="Thomas Dietz" w:date="2012-08-10T14:52:00Z"/>
              </w:rPr>
            </w:pPr>
            <w:del w:id="627" w:author="Thomas Dietz" w:date="2012-08-10T14:52:00Z">
              <w:r w:rsidRPr="009F1B7D" w:rsidDel="00DC2CE4">
                <w:delText>type inet:uri;</w:delText>
              </w:r>
            </w:del>
          </w:p>
          <w:p w14:paraId="13D64D87" w14:textId="27CC038E" w:rsidR="00D84428" w:rsidRPr="009F1B7D" w:rsidDel="00DC2CE4" w:rsidRDefault="00D84428" w:rsidP="00011096">
            <w:pPr>
              <w:pStyle w:val="XML3"/>
              <w:rPr>
                <w:del w:id="628" w:author="Thomas Dietz" w:date="2012-08-10T14:52:00Z"/>
              </w:rPr>
            </w:pPr>
            <w:del w:id="629" w:author="Thomas Dietz" w:date="2012-08-10T14:52:00Z">
              <w:r w:rsidRPr="009F1B7D" w:rsidDel="00DC2CE4">
                <w:delText>mandatory true;</w:delText>
              </w:r>
            </w:del>
          </w:p>
          <w:p w14:paraId="1F68E559" w14:textId="203091E5" w:rsidR="00D84428" w:rsidRPr="009F1B7D" w:rsidDel="00DC2CE4" w:rsidRDefault="00D84428" w:rsidP="00011096">
            <w:pPr>
              <w:pStyle w:val="XML3"/>
              <w:rPr>
                <w:del w:id="630" w:author="Thomas Dietz" w:date="2012-08-10T14:52:00Z"/>
              </w:rPr>
            </w:pPr>
            <w:del w:id="631" w:author="Thomas Dietz" w:date="2012-08-10T14:52:00Z">
              <w:r w:rsidRPr="009F1B7D" w:rsidDel="00DC2CE4">
                <w:delText>description "An unique but locally arbitrary identifier that identifies a Capable Switch towards the management system and is persistent across reboots of the system.";</w:delText>
              </w:r>
            </w:del>
          </w:p>
          <w:p w14:paraId="16334EBE" w14:textId="48A26088" w:rsidR="00D84428" w:rsidRPr="009F1B7D" w:rsidDel="00DC2CE4" w:rsidRDefault="00D84428" w:rsidP="00011096">
            <w:pPr>
              <w:pStyle w:val="XML2"/>
              <w:rPr>
                <w:del w:id="632" w:author="Thomas Dietz" w:date="2012-08-10T14:52:00Z"/>
              </w:rPr>
            </w:pPr>
            <w:del w:id="633" w:author="Thomas Dietz" w:date="2012-08-10T14:52:00Z">
              <w:r w:rsidRPr="009F1B7D" w:rsidDel="00DC2CE4">
                <w:delText>}</w:delText>
              </w:r>
            </w:del>
          </w:p>
          <w:p w14:paraId="49608678" w14:textId="47617CF2" w:rsidR="00D84428" w:rsidRPr="009F1B7D" w:rsidDel="00DC2CE4" w:rsidRDefault="00D84428" w:rsidP="00011096">
            <w:pPr>
              <w:pStyle w:val="XML2"/>
              <w:rPr>
                <w:del w:id="634" w:author="Thomas Dietz" w:date="2012-08-10T14:52:00Z"/>
              </w:rPr>
            </w:pPr>
            <w:del w:id="635" w:author="Thomas Dietz" w:date="2012-08-10T14:52:00Z">
              <w:r w:rsidRPr="009F1B7D" w:rsidDel="00DC2CE4">
                <w:delText>container configuration-points {</w:delText>
              </w:r>
            </w:del>
          </w:p>
          <w:p w14:paraId="17139352" w14:textId="275B28F1" w:rsidR="00D84428" w:rsidRPr="009F1B7D" w:rsidDel="00DC2CE4" w:rsidRDefault="00D84428" w:rsidP="00011096">
            <w:pPr>
              <w:pStyle w:val="XML3"/>
              <w:rPr>
                <w:del w:id="636" w:author="Thomas Dietz" w:date="2012-08-10T14:52:00Z"/>
              </w:rPr>
            </w:pPr>
            <w:del w:id="637" w:author="Thomas Dietz" w:date="2012-08-10T14:52:00Z">
              <w:r w:rsidRPr="009F1B7D" w:rsidDel="00DC2CE4">
                <w:delText xml:space="preserve">list </w:delText>
              </w:r>
              <w:r w:rsidRPr="00DB42FD" w:rsidDel="00DC2CE4">
                <w:rPr>
                  <w:rStyle w:val="XML2Char"/>
                </w:rPr>
                <w:delText>con</w:delText>
              </w:r>
              <w:r w:rsidRPr="009F1B7D" w:rsidDel="00DC2CE4">
                <w:delText>figuration-point {</w:delText>
              </w:r>
            </w:del>
          </w:p>
          <w:p w14:paraId="65076F94" w14:textId="48C73DBD" w:rsidR="00D84428" w:rsidRPr="009F1B7D" w:rsidDel="00DC2CE4" w:rsidRDefault="00D84428" w:rsidP="00011096">
            <w:pPr>
              <w:pStyle w:val="XML4"/>
              <w:rPr>
                <w:del w:id="638" w:author="Thomas Dietz" w:date="2012-08-10T14:52:00Z"/>
              </w:rPr>
            </w:pPr>
            <w:del w:id="639" w:author="Thomas Dietz" w:date="2012-08-10T14:52:00Z">
              <w:r w:rsidRPr="009F1B7D" w:rsidDel="00DC2CE4">
                <w:delText>key "id";</w:delText>
              </w:r>
            </w:del>
          </w:p>
          <w:p w14:paraId="695062D8" w14:textId="54F262B9" w:rsidR="00D84428" w:rsidRPr="009F1B7D" w:rsidDel="00DC2CE4" w:rsidRDefault="00D84428" w:rsidP="00011096">
            <w:pPr>
              <w:pStyle w:val="XML4"/>
              <w:rPr>
                <w:del w:id="640" w:author="Thomas Dietz" w:date="2012-08-10T14:52:00Z"/>
              </w:rPr>
            </w:pPr>
            <w:del w:id="641" w:author="Thomas Dietz" w:date="2012-08-10T14:52:00Z">
              <w:r w:rsidRPr="009F1B7D" w:rsidDel="00DC2CE4">
                <w:delText>unique "id";</w:delText>
              </w:r>
            </w:del>
          </w:p>
          <w:p w14:paraId="4BECEFC1" w14:textId="42DF24AB" w:rsidR="00D84428" w:rsidRPr="009F1B7D" w:rsidDel="00DC2CE4" w:rsidRDefault="00D84428" w:rsidP="00011096">
            <w:pPr>
              <w:pStyle w:val="XML4"/>
              <w:rPr>
                <w:del w:id="642" w:author="Thomas Dietz" w:date="2012-08-10T14:52:00Z"/>
              </w:rPr>
            </w:pPr>
            <w:del w:id="643" w:author="Thomas Dietz" w:date="2012-08-10T14:52:00Z">
              <w:r w:rsidRPr="009F1B7D" w:rsidDel="00DC2CE4">
                <w:delText>description "The list of all Configuration Points known to the OpenFlow Capable Switch that may configure it using OF-CONFIG.";</w:delText>
              </w:r>
            </w:del>
          </w:p>
          <w:p w14:paraId="5BB69F8B" w14:textId="4761F9A1" w:rsidR="00D84428" w:rsidRPr="009F1B7D" w:rsidDel="00DC2CE4" w:rsidRDefault="00D84428" w:rsidP="00011096">
            <w:pPr>
              <w:pStyle w:val="XML4"/>
              <w:rPr>
                <w:del w:id="644" w:author="Thomas Dietz" w:date="2012-08-10T14:52:00Z"/>
              </w:rPr>
            </w:pPr>
            <w:del w:id="645" w:author="Thomas Dietz" w:date="2012-08-10T14:52:00Z">
              <w:r w:rsidRPr="009F1B7D" w:rsidDel="00DC2CE4">
                <w:delText>uses openflow-configuration-point-grouping;</w:delText>
              </w:r>
            </w:del>
          </w:p>
          <w:p w14:paraId="08138EEF" w14:textId="1A1595D5" w:rsidR="00D84428" w:rsidRPr="009F1B7D" w:rsidDel="00DC2CE4" w:rsidRDefault="00D84428" w:rsidP="00011096">
            <w:pPr>
              <w:pStyle w:val="XML3"/>
              <w:rPr>
                <w:del w:id="646" w:author="Thomas Dietz" w:date="2012-08-10T14:52:00Z"/>
              </w:rPr>
            </w:pPr>
            <w:del w:id="647" w:author="Thomas Dietz" w:date="2012-08-10T14:52:00Z">
              <w:r w:rsidRPr="009F1B7D" w:rsidDel="00DC2CE4">
                <w:delText>}</w:delText>
              </w:r>
            </w:del>
          </w:p>
          <w:p w14:paraId="715F2ED4" w14:textId="2F767E79" w:rsidR="00D84428" w:rsidRPr="009F1B7D" w:rsidDel="00DC2CE4" w:rsidRDefault="00D84428" w:rsidP="00011096">
            <w:pPr>
              <w:pStyle w:val="XML2"/>
              <w:rPr>
                <w:del w:id="648" w:author="Thomas Dietz" w:date="2012-08-10T14:52:00Z"/>
              </w:rPr>
            </w:pPr>
            <w:del w:id="649" w:author="Thomas Dietz" w:date="2012-08-10T14:52:00Z">
              <w:r w:rsidRPr="009F1B7D" w:rsidDel="00DC2CE4">
                <w:delText>}</w:delText>
              </w:r>
            </w:del>
          </w:p>
          <w:p w14:paraId="6B946A35" w14:textId="67A587A1" w:rsidR="00D84428" w:rsidRPr="009F1B7D" w:rsidDel="00DC2CE4" w:rsidRDefault="00D84428" w:rsidP="00011096">
            <w:pPr>
              <w:pStyle w:val="XML2"/>
              <w:rPr>
                <w:del w:id="650" w:author="Thomas Dietz" w:date="2012-08-10T14:52:00Z"/>
              </w:rPr>
            </w:pPr>
            <w:del w:id="651" w:author="Thomas Dietz" w:date="2012-08-10T14:52:00Z">
              <w:r w:rsidRPr="009F1B7D" w:rsidDel="00DC2CE4">
                <w:delText>container resources {</w:delText>
              </w:r>
            </w:del>
          </w:p>
          <w:p w14:paraId="37BB6260" w14:textId="45A4BDE6" w:rsidR="00D84428" w:rsidRPr="009F1B7D" w:rsidDel="00DC2CE4" w:rsidRDefault="00D84428" w:rsidP="00011096">
            <w:pPr>
              <w:pStyle w:val="XML3"/>
              <w:rPr>
                <w:del w:id="652" w:author="Thomas Dietz" w:date="2012-08-10T14:52:00Z"/>
              </w:rPr>
            </w:pPr>
            <w:del w:id="653" w:author="Thomas Dietz" w:date="2012-08-10T14:52:00Z">
              <w:r w:rsidRPr="009F1B7D" w:rsidDel="00DC2CE4">
                <w:delText>description "A lists containing all resources of the OpenFlow Capable Switch.";</w:delText>
              </w:r>
            </w:del>
          </w:p>
          <w:p w14:paraId="2AB9BEBD" w14:textId="540E1106" w:rsidR="00D84428" w:rsidRPr="009F1B7D" w:rsidDel="00DC2CE4" w:rsidRDefault="00D84428" w:rsidP="00011096">
            <w:pPr>
              <w:pStyle w:val="XML1"/>
              <w:rPr>
                <w:del w:id="654" w:author="Thomas Dietz" w:date="2012-08-10T14:52:00Z"/>
              </w:rPr>
            </w:pPr>
            <w:del w:id="655" w:author="Thomas Dietz" w:date="2012-08-10T14:52:00Z">
              <w:r w:rsidRPr="009F1B7D" w:rsidDel="00DC2CE4">
                <w:delText>...</w:delText>
              </w:r>
            </w:del>
          </w:p>
          <w:p w14:paraId="32D7258A" w14:textId="0BA8B908" w:rsidR="00D84428" w:rsidRPr="009F1B7D" w:rsidDel="00DC2CE4" w:rsidRDefault="00D84428" w:rsidP="00011096">
            <w:pPr>
              <w:pStyle w:val="XML2"/>
              <w:rPr>
                <w:del w:id="656" w:author="Thomas Dietz" w:date="2012-08-10T14:52:00Z"/>
              </w:rPr>
            </w:pPr>
            <w:del w:id="657" w:author="Thomas Dietz" w:date="2012-08-10T14:52:00Z">
              <w:r w:rsidRPr="009F1B7D" w:rsidDel="00DC2CE4">
                <w:delText>}</w:delText>
              </w:r>
            </w:del>
          </w:p>
          <w:p w14:paraId="02C7E08D" w14:textId="41261012" w:rsidR="00D84428" w:rsidRPr="009F1B7D" w:rsidDel="00DC2CE4" w:rsidRDefault="00D84428" w:rsidP="00011096">
            <w:pPr>
              <w:pStyle w:val="XML2"/>
              <w:rPr>
                <w:del w:id="658" w:author="Thomas Dietz" w:date="2012-08-10T14:52:00Z"/>
              </w:rPr>
            </w:pPr>
            <w:del w:id="659" w:author="Thomas Dietz" w:date="2012-08-10T14:52:00Z">
              <w:r w:rsidRPr="009F1B7D" w:rsidDel="00DC2CE4">
                <w:delText>container logical-switches {</w:delText>
              </w:r>
            </w:del>
          </w:p>
          <w:p w14:paraId="48FE244A" w14:textId="709D5700" w:rsidR="00D84428" w:rsidRPr="009F1B7D" w:rsidDel="00DC2CE4" w:rsidRDefault="00D84428" w:rsidP="00011096">
            <w:pPr>
              <w:pStyle w:val="XML3"/>
              <w:rPr>
                <w:del w:id="660" w:author="Thomas Dietz" w:date="2012-08-10T14:52:00Z"/>
              </w:rPr>
            </w:pPr>
            <w:del w:id="661" w:author="Thomas Dietz" w:date="2012-08-10T14:52:00Z">
              <w:r w:rsidRPr="009F1B7D" w:rsidDel="00DC2CE4">
                <w:delText>description "This element contains all OpenFlow Logical Switches on the OpenFlow Capable Switch.";</w:delText>
              </w:r>
            </w:del>
          </w:p>
          <w:p w14:paraId="58C30506" w14:textId="594A3A61" w:rsidR="00D84428" w:rsidRPr="009F1B7D" w:rsidDel="00DC2CE4" w:rsidRDefault="00D84428" w:rsidP="00011096">
            <w:pPr>
              <w:pStyle w:val="XML3"/>
              <w:rPr>
                <w:del w:id="662" w:author="Thomas Dietz" w:date="2012-08-10T14:52:00Z"/>
              </w:rPr>
            </w:pPr>
            <w:del w:id="663" w:author="Thomas Dietz" w:date="2012-08-10T14:52:00Z">
              <w:r w:rsidRPr="009F1B7D" w:rsidDel="00DC2CE4">
                <w:delText>list switch {</w:delText>
              </w:r>
            </w:del>
          </w:p>
          <w:p w14:paraId="4CA4955D" w14:textId="35329664" w:rsidR="00D84428" w:rsidRPr="009F1B7D" w:rsidDel="00DC2CE4" w:rsidRDefault="00D84428" w:rsidP="00011096">
            <w:pPr>
              <w:pStyle w:val="XML4"/>
              <w:rPr>
                <w:del w:id="664" w:author="Thomas Dietz" w:date="2012-08-10T14:52:00Z"/>
              </w:rPr>
            </w:pPr>
            <w:del w:id="665" w:author="Thomas Dietz" w:date="2012-08-10T14:52:00Z">
              <w:r w:rsidRPr="009F1B7D" w:rsidDel="00DC2CE4">
                <w:delText>key "id";</w:delText>
              </w:r>
            </w:del>
          </w:p>
          <w:p w14:paraId="6102F6FC" w14:textId="1E07E02F" w:rsidR="00D84428" w:rsidRPr="009F1B7D" w:rsidDel="00DC2CE4" w:rsidRDefault="00D84428" w:rsidP="00011096">
            <w:pPr>
              <w:pStyle w:val="XML4"/>
              <w:rPr>
                <w:del w:id="666" w:author="Thomas Dietz" w:date="2012-08-10T14:52:00Z"/>
              </w:rPr>
            </w:pPr>
            <w:del w:id="667" w:author="Thomas Dietz" w:date="2012-08-10T14:52:00Z">
              <w:r w:rsidRPr="009F1B7D" w:rsidDel="00DC2CE4">
                <w:delText>unique "id";</w:delText>
              </w:r>
            </w:del>
          </w:p>
          <w:p w14:paraId="49CA1875" w14:textId="64899376" w:rsidR="00D84428" w:rsidRPr="009F1B7D" w:rsidDel="00DC2CE4" w:rsidRDefault="00D84428" w:rsidP="00011096">
            <w:pPr>
              <w:pStyle w:val="XML4"/>
              <w:rPr>
                <w:del w:id="668" w:author="Thomas Dietz" w:date="2012-08-10T14:52:00Z"/>
              </w:rPr>
            </w:pPr>
            <w:del w:id="669" w:author="Thomas Dietz" w:date="2012-08-10T14:52:00Z">
              <w:r w:rsidRPr="009F1B7D" w:rsidDel="00DC2CE4">
                <w:delText>description "The list of all OpenFlow Logical Switches the OpenFlow Capable Switch.";</w:delText>
              </w:r>
            </w:del>
          </w:p>
          <w:p w14:paraId="69192475" w14:textId="2EB824DF" w:rsidR="00D84428" w:rsidRPr="009F1B7D" w:rsidDel="00DC2CE4" w:rsidRDefault="00D84428" w:rsidP="00011096">
            <w:pPr>
              <w:pStyle w:val="XML4"/>
              <w:rPr>
                <w:del w:id="670" w:author="Thomas Dietz" w:date="2012-08-10T14:52:00Z"/>
              </w:rPr>
            </w:pPr>
            <w:del w:id="671" w:author="Thomas Dietz" w:date="2012-08-10T14:52:00Z">
              <w:r w:rsidRPr="009F1B7D" w:rsidDel="00DC2CE4">
                <w:lastRenderedPageBreak/>
                <w:delText>uses openflow-logical-switch-grouping;</w:delText>
              </w:r>
            </w:del>
          </w:p>
          <w:p w14:paraId="04988230" w14:textId="54F4C39C" w:rsidR="00D84428" w:rsidRPr="009F1B7D" w:rsidDel="00DC2CE4" w:rsidRDefault="00D84428" w:rsidP="00011096">
            <w:pPr>
              <w:pStyle w:val="XML3"/>
              <w:rPr>
                <w:del w:id="672" w:author="Thomas Dietz" w:date="2012-08-10T14:52:00Z"/>
              </w:rPr>
            </w:pPr>
            <w:del w:id="673" w:author="Thomas Dietz" w:date="2012-08-10T14:52:00Z">
              <w:r w:rsidRPr="009F1B7D" w:rsidDel="00DC2CE4">
                <w:delText>}</w:delText>
              </w:r>
            </w:del>
          </w:p>
          <w:p w14:paraId="69C70B34" w14:textId="3E6290BE" w:rsidR="00D84428" w:rsidRPr="009F1B7D" w:rsidDel="00DC2CE4" w:rsidRDefault="00D84428" w:rsidP="00011096">
            <w:pPr>
              <w:pStyle w:val="XML2"/>
              <w:rPr>
                <w:del w:id="674" w:author="Thomas Dietz" w:date="2012-08-10T14:52:00Z"/>
              </w:rPr>
            </w:pPr>
            <w:del w:id="675" w:author="Thomas Dietz" w:date="2012-08-10T14:52:00Z">
              <w:r w:rsidRPr="009F1B7D" w:rsidDel="00DC2CE4">
                <w:delText>}</w:delText>
              </w:r>
            </w:del>
          </w:p>
          <w:p w14:paraId="1405CAB2" w14:textId="4B9F837E" w:rsidR="00D84428" w:rsidRPr="009F1B7D" w:rsidDel="00DC2CE4" w:rsidRDefault="00D84428" w:rsidP="00011096">
            <w:pPr>
              <w:pStyle w:val="XML1"/>
              <w:rPr>
                <w:del w:id="676" w:author="Thomas Dietz" w:date="2012-08-10T14:52:00Z"/>
              </w:rPr>
            </w:pPr>
            <w:del w:id="677" w:author="Thomas Dietz" w:date="2012-08-10T14:52:00Z">
              <w:r w:rsidRPr="009F1B7D" w:rsidDel="00DC2CE4">
                <w:delText>}</w:delText>
              </w:r>
            </w:del>
          </w:p>
          <w:p w14:paraId="074ABEE1" w14:textId="77777777" w:rsidR="00DC2CE4" w:rsidRDefault="00DC2CE4" w:rsidP="00DC2CE4">
            <w:pPr>
              <w:pStyle w:val="XML1"/>
              <w:rPr>
                <w:ins w:id="678" w:author="Thomas Dietz" w:date="2012-08-10T14:52:00Z"/>
              </w:rPr>
            </w:pPr>
            <w:ins w:id="679" w:author="Thomas Dietz" w:date="2012-08-10T14:52:00Z">
              <w:r>
                <w:t xml:space="preserve">  container capable-switch {</w:t>
              </w:r>
            </w:ins>
          </w:p>
          <w:p w14:paraId="59898179" w14:textId="77777777" w:rsidR="00DC2CE4" w:rsidRDefault="00DC2CE4" w:rsidP="00DC2CE4">
            <w:pPr>
              <w:pStyle w:val="XML1"/>
              <w:rPr>
                <w:ins w:id="680" w:author="Thomas Dietz" w:date="2012-08-10T14:52:00Z"/>
              </w:rPr>
            </w:pPr>
            <w:ins w:id="681" w:author="Thomas Dietz" w:date="2012-08-10T14:52:00Z">
              <w:r>
                <w:t xml:space="preserve">    description "The OpenFlow Capable Switch serves as the root </w:t>
              </w:r>
            </w:ins>
          </w:p>
          <w:p w14:paraId="0B38E098" w14:textId="77777777" w:rsidR="00DC2CE4" w:rsidRDefault="00DC2CE4" w:rsidP="00DC2CE4">
            <w:pPr>
              <w:pStyle w:val="XML1"/>
              <w:rPr>
                <w:ins w:id="682" w:author="Thomas Dietz" w:date="2012-08-10T14:52:00Z"/>
              </w:rPr>
            </w:pPr>
            <w:ins w:id="683" w:author="Thomas Dietz" w:date="2012-08-10T14:52:00Z">
              <w:r>
                <w:t xml:space="preserve">      element for an OpenFlow configuration.  It contains logical</w:t>
              </w:r>
            </w:ins>
          </w:p>
          <w:p w14:paraId="200CCE55" w14:textId="77777777" w:rsidR="00DC2CE4" w:rsidRDefault="00DC2CE4" w:rsidP="00DC2CE4">
            <w:pPr>
              <w:pStyle w:val="XML1"/>
              <w:rPr>
                <w:ins w:id="684" w:author="Thomas Dietz" w:date="2012-08-10T14:52:00Z"/>
              </w:rPr>
            </w:pPr>
            <w:ins w:id="685" w:author="Thomas Dietz" w:date="2012-08-10T14:52:00Z">
              <w:r>
                <w:t xml:space="preserve">      switches and resources that can be assigned to logical</w:t>
              </w:r>
            </w:ins>
          </w:p>
          <w:p w14:paraId="265465AD" w14:textId="77777777" w:rsidR="00DC2CE4" w:rsidRDefault="00DC2CE4" w:rsidP="00DC2CE4">
            <w:pPr>
              <w:pStyle w:val="XML1"/>
              <w:rPr>
                <w:ins w:id="686" w:author="Thomas Dietz" w:date="2012-08-10T14:52:00Z"/>
              </w:rPr>
            </w:pPr>
            <w:ins w:id="687" w:author="Thomas Dietz" w:date="2012-08-10T14:52:00Z">
              <w:r>
                <w:t xml:space="preserve">      switches.  It may have relations to OpenFlow Configuration </w:t>
              </w:r>
            </w:ins>
          </w:p>
          <w:p w14:paraId="0ECD6CAD" w14:textId="77777777" w:rsidR="00DC2CE4" w:rsidRDefault="00DC2CE4" w:rsidP="00DC2CE4">
            <w:pPr>
              <w:pStyle w:val="XML1"/>
              <w:rPr>
                <w:ins w:id="688" w:author="Thomas Dietz" w:date="2012-08-10T14:52:00Z"/>
              </w:rPr>
            </w:pPr>
            <w:ins w:id="689" w:author="Thomas Dietz" w:date="2012-08-10T14:52:00Z">
              <w:r>
                <w:t xml:space="preserve">      Points.";</w:t>
              </w:r>
            </w:ins>
          </w:p>
          <w:p w14:paraId="79CEDF9E" w14:textId="77777777" w:rsidR="00DC2CE4" w:rsidRDefault="00DC2CE4" w:rsidP="00DC2CE4">
            <w:pPr>
              <w:pStyle w:val="XML1"/>
              <w:rPr>
                <w:ins w:id="690" w:author="Thomas Dietz" w:date="2012-08-10T14:52:00Z"/>
              </w:rPr>
            </w:pPr>
            <w:ins w:id="691" w:author="Thomas Dietz" w:date="2012-08-10T14:52:00Z">
              <w:r>
                <w:t xml:space="preserve">    leaf id {</w:t>
              </w:r>
            </w:ins>
          </w:p>
          <w:p w14:paraId="1065A823" w14:textId="77777777" w:rsidR="00DC2CE4" w:rsidRDefault="00DC2CE4" w:rsidP="00DC2CE4">
            <w:pPr>
              <w:pStyle w:val="XML1"/>
              <w:rPr>
                <w:ins w:id="692" w:author="Thomas Dietz" w:date="2012-08-10T14:52:00Z"/>
              </w:rPr>
            </w:pPr>
            <w:ins w:id="693" w:author="Thomas Dietz" w:date="2012-08-10T14:52:00Z">
              <w:r>
                <w:t xml:space="preserve">      type inet:uri;</w:t>
              </w:r>
            </w:ins>
          </w:p>
          <w:p w14:paraId="26F0043C" w14:textId="77777777" w:rsidR="00DC2CE4" w:rsidRDefault="00DC2CE4" w:rsidP="00DC2CE4">
            <w:pPr>
              <w:pStyle w:val="XML1"/>
              <w:rPr>
                <w:ins w:id="694" w:author="Thomas Dietz" w:date="2012-08-10T14:52:00Z"/>
              </w:rPr>
            </w:pPr>
            <w:ins w:id="695" w:author="Thomas Dietz" w:date="2012-08-10T14:52:00Z">
              <w:r>
                <w:t xml:space="preserve">      mandatory true;</w:t>
              </w:r>
            </w:ins>
          </w:p>
          <w:p w14:paraId="60DF2A24" w14:textId="77777777" w:rsidR="00DC2CE4" w:rsidRDefault="00DC2CE4" w:rsidP="00DC2CE4">
            <w:pPr>
              <w:pStyle w:val="XML1"/>
              <w:rPr>
                <w:ins w:id="696" w:author="Thomas Dietz" w:date="2012-08-10T14:52:00Z"/>
              </w:rPr>
            </w:pPr>
            <w:ins w:id="697" w:author="Thomas Dietz" w:date="2012-08-10T14:52:00Z">
              <w:r>
                <w:t xml:space="preserve">      description "A unique but locally arbitrary identifier that</w:t>
              </w:r>
            </w:ins>
          </w:p>
          <w:p w14:paraId="6C6097B1" w14:textId="77777777" w:rsidR="00DC2CE4" w:rsidRDefault="00DC2CE4" w:rsidP="00DC2CE4">
            <w:pPr>
              <w:pStyle w:val="XML1"/>
              <w:rPr>
                <w:ins w:id="698" w:author="Thomas Dietz" w:date="2012-08-10T14:52:00Z"/>
              </w:rPr>
            </w:pPr>
            <w:ins w:id="699" w:author="Thomas Dietz" w:date="2012-08-10T14:52:00Z">
              <w:r>
                <w:t xml:space="preserve">        uniquely identifies a Capable Switch within the context of </w:t>
              </w:r>
            </w:ins>
          </w:p>
          <w:p w14:paraId="50A861BA" w14:textId="77777777" w:rsidR="00DC2CE4" w:rsidRDefault="00DC2CE4" w:rsidP="00DC2CE4">
            <w:pPr>
              <w:pStyle w:val="XML1"/>
              <w:rPr>
                <w:ins w:id="700" w:author="Thomas Dietz" w:date="2012-08-10T14:52:00Z"/>
              </w:rPr>
            </w:pPr>
            <w:ins w:id="701" w:author="Thomas Dietz" w:date="2012-08-10T14:52:00Z">
              <w:r>
                <w:t xml:space="preserve">        potential OpenFlow Configuration Points.  It MUST be </w:t>
              </w:r>
            </w:ins>
          </w:p>
          <w:p w14:paraId="66BA0325" w14:textId="77777777" w:rsidR="00DC2CE4" w:rsidRDefault="00DC2CE4" w:rsidP="00DC2CE4">
            <w:pPr>
              <w:pStyle w:val="XML1"/>
              <w:rPr>
                <w:ins w:id="702" w:author="Thomas Dietz" w:date="2012-08-10T14:52:00Z"/>
              </w:rPr>
            </w:pPr>
            <w:ins w:id="703" w:author="Thomas Dietz" w:date="2012-08-10T14:52:00Z">
              <w:r>
                <w:t xml:space="preserve">        persistent across reboots of the OpenFlow Capable Switch.</w:t>
              </w:r>
            </w:ins>
          </w:p>
          <w:p w14:paraId="091795D6" w14:textId="77777777" w:rsidR="00DC2CE4" w:rsidRDefault="00DC2CE4" w:rsidP="00DC2CE4">
            <w:pPr>
              <w:pStyle w:val="XML1"/>
              <w:rPr>
                <w:ins w:id="704" w:author="Thomas Dietz" w:date="2012-08-10T14:52:00Z"/>
              </w:rPr>
            </w:pPr>
          </w:p>
          <w:p w14:paraId="68DBDBBA" w14:textId="77777777" w:rsidR="00DC2CE4" w:rsidRDefault="00DC2CE4" w:rsidP="00DC2CE4">
            <w:pPr>
              <w:pStyle w:val="XML1"/>
              <w:rPr>
                <w:ins w:id="705" w:author="Thomas Dietz" w:date="2012-08-10T14:52:00Z"/>
              </w:rPr>
            </w:pPr>
            <w:ins w:id="706" w:author="Thomas Dietz" w:date="2012-08-10T14:52:00Z">
              <w:r>
                <w:t xml:space="preserve">        This element MUST be present in the NETCONF data store.</w:t>
              </w:r>
            </w:ins>
          </w:p>
          <w:p w14:paraId="5589561F" w14:textId="77777777" w:rsidR="00DC2CE4" w:rsidRDefault="00DC2CE4" w:rsidP="00DC2CE4">
            <w:pPr>
              <w:pStyle w:val="XML1"/>
              <w:rPr>
                <w:ins w:id="707" w:author="Thomas Dietz" w:date="2012-08-10T14:52:00Z"/>
              </w:rPr>
            </w:pPr>
            <w:ins w:id="708" w:author="Thomas Dietz" w:date="2012-08-10T14:52:00Z">
              <w:r>
                <w:t xml:space="preserve">        If this element is not present in a NETCONF &lt;edit-config&gt;</w:t>
              </w:r>
            </w:ins>
          </w:p>
          <w:p w14:paraId="10B9BE27" w14:textId="77777777" w:rsidR="00DC2CE4" w:rsidRDefault="00DC2CE4" w:rsidP="00DC2CE4">
            <w:pPr>
              <w:pStyle w:val="XML1"/>
              <w:rPr>
                <w:ins w:id="709" w:author="Thomas Dietz" w:date="2012-08-10T14:52:00Z"/>
              </w:rPr>
            </w:pPr>
            <w:ins w:id="710" w:author="Thomas Dietz" w:date="2012-08-10T14:52:00Z">
              <w:r>
                <w:t xml:space="preserve">        operation 'create', 'merge' or 'replace' and the parent</w:t>
              </w:r>
            </w:ins>
          </w:p>
          <w:p w14:paraId="40C09E4F" w14:textId="77777777" w:rsidR="00DC2CE4" w:rsidRDefault="00DC2CE4" w:rsidP="00DC2CE4">
            <w:pPr>
              <w:pStyle w:val="XML1"/>
              <w:rPr>
                <w:ins w:id="711" w:author="Thomas Dietz" w:date="2012-08-10T14:52:00Z"/>
              </w:rPr>
            </w:pPr>
            <w:ins w:id="712" w:author="Thomas Dietz" w:date="2012-08-10T14:52:00Z">
              <w:r>
                <w:t xml:space="preserve">        element does not exist, a 'data-missing' error is</w:t>
              </w:r>
            </w:ins>
          </w:p>
          <w:p w14:paraId="388602C2" w14:textId="77777777" w:rsidR="00DC2CE4" w:rsidRDefault="00DC2CE4" w:rsidP="00DC2CE4">
            <w:pPr>
              <w:pStyle w:val="XML1"/>
              <w:rPr>
                <w:ins w:id="713" w:author="Thomas Dietz" w:date="2012-08-10T14:52:00Z"/>
              </w:rPr>
            </w:pPr>
            <w:ins w:id="714" w:author="Thomas Dietz" w:date="2012-08-10T14:52:00Z">
              <w:r>
                <w:t xml:space="preserve">        returned.";</w:t>
              </w:r>
            </w:ins>
          </w:p>
          <w:p w14:paraId="08249FF3" w14:textId="77777777" w:rsidR="00DC2CE4" w:rsidRDefault="00DC2CE4" w:rsidP="00DC2CE4">
            <w:pPr>
              <w:pStyle w:val="XML1"/>
              <w:rPr>
                <w:ins w:id="715" w:author="Thomas Dietz" w:date="2012-08-10T14:52:00Z"/>
              </w:rPr>
            </w:pPr>
            <w:ins w:id="716" w:author="Thomas Dietz" w:date="2012-08-10T14:52:00Z">
              <w:r>
                <w:t xml:space="preserve">    }</w:t>
              </w:r>
            </w:ins>
          </w:p>
          <w:p w14:paraId="0018EE18" w14:textId="77777777" w:rsidR="00DC2CE4" w:rsidRDefault="00DC2CE4" w:rsidP="00DC2CE4">
            <w:pPr>
              <w:pStyle w:val="XML1"/>
              <w:rPr>
                <w:ins w:id="717" w:author="Thomas Dietz" w:date="2012-08-10T14:52:00Z"/>
              </w:rPr>
            </w:pPr>
            <w:ins w:id="718" w:author="Thomas Dietz" w:date="2012-08-10T14:52:00Z">
              <w:r>
                <w:t xml:space="preserve">    leaf config-version {</w:t>
              </w:r>
            </w:ins>
          </w:p>
          <w:p w14:paraId="5772C6C4" w14:textId="77777777" w:rsidR="00DC2CE4" w:rsidRDefault="00DC2CE4" w:rsidP="00DC2CE4">
            <w:pPr>
              <w:pStyle w:val="XML1"/>
              <w:rPr>
                <w:ins w:id="719" w:author="Thomas Dietz" w:date="2012-08-10T14:52:00Z"/>
              </w:rPr>
            </w:pPr>
            <w:ins w:id="720" w:author="Thomas Dietz" w:date="2012-08-10T14:52:00Z">
              <w:r>
                <w:t xml:space="preserve">      type string;</w:t>
              </w:r>
            </w:ins>
          </w:p>
          <w:p w14:paraId="694021F2" w14:textId="77777777" w:rsidR="00DC2CE4" w:rsidRDefault="00DC2CE4" w:rsidP="00DC2CE4">
            <w:pPr>
              <w:pStyle w:val="XML1"/>
              <w:rPr>
                <w:ins w:id="721" w:author="Thomas Dietz" w:date="2012-08-10T14:52:00Z"/>
              </w:rPr>
            </w:pPr>
            <w:ins w:id="722" w:author="Thomas Dietz" w:date="2012-08-10T14:52:00Z">
              <w:r>
                <w:t xml:space="preserve">      config false;</w:t>
              </w:r>
            </w:ins>
          </w:p>
          <w:p w14:paraId="5C633919" w14:textId="77777777" w:rsidR="00DC2CE4" w:rsidRDefault="00DC2CE4" w:rsidP="00DC2CE4">
            <w:pPr>
              <w:pStyle w:val="XML1"/>
              <w:rPr>
                <w:ins w:id="723" w:author="Thomas Dietz" w:date="2012-08-10T14:52:00Z"/>
              </w:rPr>
            </w:pPr>
            <w:ins w:id="724" w:author="Thomas Dietz" w:date="2012-08-10T14:52:00Z">
              <w:r>
                <w:t xml:space="preserve">      description "The maximum supported OF-CONFIG version that is</w:t>
              </w:r>
            </w:ins>
          </w:p>
          <w:p w14:paraId="65925B68" w14:textId="77777777" w:rsidR="00DC2CE4" w:rsidRDefault="00DC2CE4" w:rsidP="00DC2CE4">
            <w:pPr>
              <w:pStyle w:val="XML1"/>
              <w:rPr>
                <w:ins w:id="725" w:author="Thomas Dietz" w:date="2012-08-10T14:52:00Z"/>
              </w:rPr>
            </w:pPr>
            <w:ins w:id="726" w:author="Thomas Dietz" w:date="2012-08-10T14:52:00Z">
              <w:r>
                <w:t xml:space="preserve">        supported by the OpenFlow Capable Switch. For switches</w:t>
              </w:r>
            </w:ins>
          </w:p>
          <w:p w14:paraId="3AC99121" w14:textId="77777777" w:rsidR="00DC2CE4" w:rsidRDefault="00DC2CE4" w:rsidP="00DC2CE4">
            <w:pPr>
              <w:pStyle w:val="XML1"/>
              <w:rPr>
                <w:ins w:id="727" w:author="Thomas Dietz" w:date="2012-08-10T14:52:00Z"/>
              </w:rPr>
            </w:pPr>
            <w:ins w:id="728" w:author="Thomas Dietz" w:date="2012-08-10T14:52:00Z">
              <w:r>
                <w:t xml:space="preserve">        implementing this version of the OF-CONFIG protocol this</w:t>
              </w:r>
            </w:ins>
          </w:p>
          <w:p w14:paraId="61D16B7D" w14:textId="77777777" w:rsidR="00DC2CE4" w:rsidRDefault="00DC2CE4" w:rsidP="00DC2CE4">
            <w:pPr>
              <w:pStyle w:val="XML1"/>
              <w:rPr>
                <w:ins w:id="729" w:author="Thomas Dietz" w:date="2012-08-10T14:52:00Z"/>
              </w:rPr>
            </w:pPr>
            <w:ins w:id="730" w:author="Thomas Dietz" w:date="2012-08-10T14:52:00Z">
              <w:r>
                <w:t xml:space="preserve">        MUST always be 1.1.1.</w:t>
              </w:r>
            </w:ins>
          </w:p>
          <w:p w14:paraId="3A1585B5" w14:textId="77777777" w:rsidR="00DC2CE4" w:rsidRDefault="00DC2CE4" w:rsidP="00DC2CE4">
            <w:pPr>
              <w:pStyle w:val="XML1"/>
              <w:rPr>
                <w:ins w:id="731" w:author="Thomas Dietz" w:date="2012-08-10T14:52:00Z"/>
              </w:rPr>
            </w:pPr>
          </w:p>
          <w:p w14:paraId="66B74EC9" w14:textId="77777777" w:rsidR="00DC2CE4" w:rsidRDefault="00DC2CE4" w:rsidP="00DC2CE4">
            <w:pPr>
              <w:pStyle w:val="XML1"/>
              <w:rPr>
                <w:ins w:id="732" w:author="Thomas Dietz" w:date="2012-08-10T14:52:00Z"/>
              </w:rPr>
            </w:pPr>
            <w:ins w:id="733" w:author="Thomas Dietz" w:date="2012-08-10T14:52:00Z">
              <w:r>
                <w:t xml:space="preserve">        This object can be used to identify the OF-CONFIG version</w:t>
              </w:r>
            </w:ins>
          </w:p>
          <w:p w14:paraId="215673A7" w14:textId="77777777" w:rsidR="00DC2CE4" w:rsidRDefault="00DC2CE4" w:rsidP="00DC2CE4">
            <w:pPr>
              <w:pStyle w:val="XML1"/>
              <w:rPr>
                <w:ins w:id="734" w:author="Thomas Dietz" w:date="2012-08-10T14:52:00Z"/>
              </w:rPr>
            </w:pPr>
            <w:ins w:id="735" w:author="Thomas Dietz" w:date="2012-08-10T14:52:00Z">
              <w:r>
                <w:t xml:space="preserve">        a capable switch supports beginning with version 1.1.1 of </w:t>
              </w:r>
            </w:ins>
          </w:p>
          <w:p w14:paraId="0C9F8019" w14:textId="77777777" w:rsidR="00DC2CE4" w:rsidRDefault="00DC2CE4" w:rsidP="00DC2CE4">
            <w:pPr>
              <w:pStyle w:val="XML1"/>
              <w:rPr>
                <w:ins w:id="736" w:author="Thomas Dietz" w:date="2012-08-10T14:52:00Z"/>
              </w:rPr>
            </w:pPr>
            <w:ins w:id="737" w:author="Thomas Dietz" w:date="2012-08-10T14:52:00Z">
              <w:r>
                <w:t xml:space="preserve">        OF-CONFIG. In addtion the supported version can be</w:t>
              </w:r>
            </w:ins>
          </w:p>
          <w:p w14:paraId="5E01FBEC" w14:textId="77777777" w:rsidR="00DC2CE4" w:rsidRDefault="00DC2CE4" w:rsidP="00DC2CE4">
            <w:pPr>
              <w:pStyle w:val="XML1"/>
              <w:rPr>
                <w:ins w:id="738" w:author="Thomas Dietz" w:date="2012-08-10T14:52:00Z"/>
              </w:rPr>
            </w:pPr>
            <w:ins w:id="739" w:author="Thomas Dietz" w:date="2012-08-10T14:52:00Z">
              <w:r>
                <w:t xml:space="preserve">        determined by the namespace the OpenFlow Capable Switch</w:t>
              </w:r>
            </w:ins>
          </w:p>
          <w:p w14:paraId="0D2A7975" w14:textId="77777777" w:rsidR="00DC2CE4" w:rsidRDefault="00DC2CE4" w:rsidP="00DC2CE4">
            <w:pPr>
              <w:pStyle w:val="XML1"/>
              <w:rPr>
                <w:ins w:id="740" w:author="Thomas Dietz" w:date="2012-08-10T14:52:00Z"/>
              </w:rPr>
            </w:pPr>
            <w:ins w:id="741" w:author="Thomas Dietz" w:date="2012-08-10T14:52:00Z">
              <w:r>
                <w:t xml:space="preserve">        returns to configuration request of an element (like </w:t>
              </w:r>
            </w:ins>
          </w:p>
          <w:p w14:paraId="3182467C" w14:textId="77777777" w:rsidR="00DC2CE4" w:rsidRDefault="00DC2CE4" w:rsidP="00DC2CE4">
            <w:pPr>
              <w:pStyle w:val="XML1"/>
              <w:rPr>
                <w:ins w:id="742" w:author="Thomas Dietz" w:date="2012-08-10T14:52:00Z"/>
              </w:rPr>
            </w:pPr>
            <w:ins w:id="743" w:author="Thomas Dietz" w:date="2012-08-10T14:52:00Z">
              <w:r>
                <w:t xml:space="preserve">        capable-switch) that is present in all OF-CONFIG versions</w:t>
              </w:r>
            </w:ins>
          </w:p>
          <w:p w14:paraId="6DD6D9BD" w14:textId="77777777" w:rsidR="00DC2CE4" w:rsidRDefault="00DC2CE4" w:rsidP="00DC2CE4">
            <w:pPr>
              <w:pStyle w:val="XML1"/>
              <w:rPr>
                <w:ins w:id="744" w:author="Thomas Dietz" w:date="2012-08-10T14:52:00Z"/>
              </w:rPr>
            </w:pPr>
            <w:ins w:id="745" w:author="Thomas Dietz" w:date="2012-08-10T14:52:00Z">
              <w:r>
                <w:t xml:space="preserve">        specified so far. This is the only possiblity to identify</w:t>
              </w:r>
            </w:ins>
          </w:p>
          <w:p w14:paraId="666C0791" w14:textId="77777777" w:rsidR="00DC2CE4" w:rsidRDefault="00DC2CE4" w:rsidP="00DC2CE4">
            <w:pPr>
              <w:pStyle w:val="XML1"/>
              <w:rPr>
                <w:ins w:id="746" w:author="Thomas Dietz" w:date="2012-08-10T14:52:00Z"/>
              </w:rPr>
            </w:pPr>
            <w:ins w:id="747" w:author="Thomas Dietz" w:date="2012-08-10T14:52:00Z">
              <w:r>
                <w:t xml:space="preserve">        OF-CONFIG versions prior to OF-CONFIG 1.1.1.";</w:t>
              </w:r>
            </w:ins>
          </w:p>
          <w:p w14:paraId="596B32B2" w14:textId="77777777" w:rsidR="00DC2CE4" w:rsidRDefault="00DC2CE4" w:rsidP="00DC2CE4">
            <w:pPr>
              <w:pStyle w:val="XML1"/>
              <w:rPr>
                <w:ins w:id="748" w:author="Thomas Dietz" w:date="2012-08-10T14:52:00Z"/>
              </w:rPr>
            </w:pPr>
            <w:ins w:id="749" w:author="Thomas Dietz" w:date="2012-08-10T14:52:00Z">
              <w:r>
                <w:t xml:space="preserve">    }</w:t>
              </w:r>
            </w:ins>
          </w:p>
          <w:p w14:paraId="0084BB86" w14:textId="77777777" w:rsidR="00DC2CE4" w:rsidRDefault="00DC2CE4" w:rsidP="00DC2CE4">
            <w:pPr>
              <w:pStyle w:val="XML1"/>
              <w:rPr>
                <w:ins w:id="750" w:author="Thomas Dietz" w:date="2012-08-10T14:52:00Z"/>
              </w:rPr>
            </w:pPr>
            <w:ins w:id="751" w:author="Thomas Dietz" w:date="2012-08-10T14:52:00Z">
              <w:r>
                <w:t xml:space="preserve">    container configuration-points {</w:t>
              </w:r>
            </w:ins>
          </w:p>
          <w:p w14:paraId="7F1AA385" w14:textId="77777777" w:rsidR="00DC2CE4" w:rsidRDefault="00DC2CE4" w:rsidP="00DC2CE4">
            <w:pPr>
              <w:pStyle w:val="XML1"/>
              <w:rPr>
                <w:ins w:id="752" w:author="Thomas Dietz" w:date="2012-08-10T14:52:00Z"/>
              </w:rPr>
            </w:pPr>
            <w:ins w:id="753" w:author="Thomas Dietz" w:date="2012-08-10T14:52:00Z">
              <w:r>
                <w:t xml:space="preserve">      list configuration-point {</w:t>
              </w:r>
            </w:ins>
          </w:p>
          <w:p w14:paraId="3C002D17" w14:textId="77777777" w:rsidR="00DC2CE4" w:rsidRDefault="00DC2CE4" w:rsidP="00DC2CE4">
            <w:pPr>
              <w:pStyle w:val="XML1"/>
              <w:rPr>
                <w:ins w:id="754" w:author="Thomas Dietz" w:date="2012-08-10T14:52:00Z"/>
              </w:rPr>
            </w:pPr>
            <w:ins w:id="755" w:author="Thomas Dietz" w:date="2012-08-10T14:52:00Z">
              <w:r>
                <w:t xml:space="preserve">        key "id";</w:t>
              </w:r>
            </w:ins>
          </w:p>
          <w:p w14:paraId="6DCE8F76" w14:textId="77777777" w:rsidR="00DC2CE4" w:rsidRDefault="00DC2CE4" w:rsidP="00DC2CE4">
            <w:pPr>
              <w:pStyle w:val="XML1"/>
              <w:rPr>
                <w:ins w:id="756" w:author="Thomas Dietz" w:date="2012-08-10T14:52:00Z"/>
              </w:rPr>
            </w:pPr>
            <w:ins w:id="757" w:author="Thomas Dietz" w:date="2012-08-10T14:52:00Z">
              <w:r>
                <w:t xml:space="preserve">        description "The list of all Configuration Points known to</w:t>
              </w:r>
            </w:ins>
          </w:p>
          <w:p w14:paraId="2862A658" w14:textId="77777777" w:rsidR="00DC2CE4" w:rsidRDefault="00DC2CE4" w:rsidP="00DC2CE4">
            <w:pPr>
              <w:pStyle w:val="XML1"/>
              <w:rPr>
                <w:ins w:id="758" w:author="Thomas Dietz" w:date="2012-08-10T14:52:00Z"/>
              </w:rPr>
            </w:pPr>
            <w:ins w:id="759" w:author="Thomas Dietz" w:date="2012-08-10T14:52:00Z">
              <w:r>
                <w:t xml:space="preserve">          the OpenFlow Capable Switch that may manage it using</w:t>
              </w:r>
            </w:ins>
          </w:p>
          <w:p w14:paraId="6B9436D6" w14:textId="77777777" w:rsidR="00DC2CE4" w:rsidRDefault="00DC2CE4" w:rsidP="00DC2CE4">
            <w:pPr>
              <w:pStyle w:val="XML1"/>
              <w:rPr>
                <w:ins w:id="760" w:author="Thomas Dietz" w:date="2012-08-10T14:52:00Z"/>
              </w:rPr>
            </w:pPr>
            <w:ins w:id="761" w:author="Thomas Dietz" w:date="2012-08-10T14:52:00Z">
              <w:r>
                <w:t xml:space="preserve">          OF-CONFIG.</w:t>
              </w:r>
            </w:ins>
          </w:p>
          <w:p w14:paraId="3008AAC7" w14:textId="77777777" w:rsidR="00DC2CE4" w:rsidRDefault="00DC2CE4" w:rsidP="00DC2CE4">
            <w:pPr>
              <w:pStyle w:val="XML1"/>
              <w:rPr>
                <w:ins w:id="762" w:author="Thomas Dietz" w:date="2012-08-10T14:52:00Z"/>
              </w:rPr>
            </w:pPr>
          </w:p>
          <w:p w14:paraId="578C5182" w14:textId="77777777" w:rsidR="00DC2CE4" w:rsidRDefault="00DC2CE4" w:rsidP="00DC2CE4">
            <w:pPr>
              <w:pStyle w:val="XML1"/>
              <w:rPr>
                <w:ins w:id="763" w:author="Thomas Dietz" w:date="2012-08-10T14:52:00Z"/>
              </w:rPr>
            </w:pPr>
            <w:ins w:id="764" w:author="Thomas Dietz" w:date="2012-08-10T14:52:00Z">
              <w:r>
                <w:t xml:space="preserve">          The element 'id' of OFConfigurationType MUST be unique</w:t>
              </w:r>
            </w:ins>
          </w:p>
          <w:p w14:paraId="3D1FD16D" w14:textId="77777777" w:rsidR="00DC2CE4" w:rsidRDefault="00DC2CE4" w:rsidP="00DC2CE4">
            <w:pPr>
              <w:pStyle w:val="XML1"/>
              <w:rPr>
                <w:ins w:id="765" w:author="Thomas Dietz" w:date="2012-08-10T14:52:00Z"/>
              </w:rPr>
            </w:pPr>
            <w:ins w:id="766" w:author="Thomas Dietz" w:date="2012-08-10T14:52:00Z">
              <w:r>
                <w:t xml:space="preserve">          within this list.";</w:t>
              </w:r>
            </w:ins>
          </w:p>
          <w:p w14:paraId="08B21D57" w14:textId="77777777" w:rsidR="00DC2CE4" w:rsidRDefault="00DC2CE4" w:rsidP="00DC2CE4">
            <w:pPr>
              <w:pStyle w:val="XML1"/>
              <w:rPr>
                <w:ins w:id="767" w:author="Thomas Dietz" w:date="2012-08-10T14:52:00Z"/>
              </w:rPr>
            </w:pPr>
            <w:ins w:id="768" w:author="Thomas Dietz" w:date="2012-08-10T14:52:00Z">
              <w:r>
                <w:t xml:space="preserve">        uses OFConfigurationPointType;</w:t>
              </w:r>
            </w:ins>
          </w:p>
          <w:p w14:paraId="341C44CF" w14:textId="77777777" w:rsidR="00DC2CE4" w:rsidRDefault="00DC2CE4" w:rsidP="00DC2CE4">
            <w:pPr>
              <w:pStyle w:val="XML1"/>
              <w:rPr>
                <w:ins w:id="769" w:author="Thomas Dietz" w:date="2012-08-10T14:52:00Z"/>
              </w:rPr>
            </w:pPr>
            <w:ins w:id="770" w:author="Thomas Dietz" w:date="2012-08-10T14:52:00Z">
              <w:r>
                <w:t xml:space="preserve">      }</w:t>
              </w:r>
            </w:ins>
          </w:p>
          <w:p w14:paraId="3B888780" w14:textId="77777777" w:rsidR="00DC2CE4" w:rsidRDefault="00DC2CE4" w:rsidP="00DC2CE4">
            <w:pPr>
              <w:pStyle w:val="XML1"/>
              <w:rPr>
                <w:ins w:id="771" w:author="Thomas Dietz" w:date="2012-08-10T14:52:00Z"/>
              </w:rPr>
            </w:pPr>
            <w:ins w:id="772" w:author="Thomas Dietz" w:date="2012-08-10T14:52:00Z">
              <w:r>
                <w:t xml:space="preserve">    }</w:t>
              </w:r>
            </w:ins>
          </w:p>
          <w:p w14:paraId="7FC30C38" w14:textId="77777777" w:rsidR="00DC2CE4" w:rsidRDefault="00DC2CE4" w:rsidP="00DC2CE4">
            <w:pPr>
              <w:pStyle w:val="XML1"/>
              <w:rPr>
                <w:ins w:id="773" w:author="Thomas Dietz" w:date="2012-08-10T14:52:00Z"/>
              </w:rPr>
            </w:pPr>
            <w:ins w:id="774" w:author="Thomas Dietz" w:date="2012-08-10T14:52:00Z">
              <w:r>
                <w:t xml:space="preserve">    container resources {</w:t>
              </w:r>
            </w:ins>
          </w:p>
          <w:p w14:paraId="78B8AE8F" w14:textId="77777777" w:rsidR="00DC2CE4" w:rsidRDefault="00DC2CE4" w:rsidP="00DC2CE4">
            <w:pPr>
              <w:pStyle w:val="XML1"/>
              <w:rPr>
                <w:ins w:id="775" w:author="Thomas Dietz" w:date="2012-08-10T14:52:00Z"/>
              </w:rPr>
            </w:pPr>
            <w:ins w:id="776" w:author="Thomas Dietz" w:date="2012-08-10T14:52:00Z">
              <w:r>
                <w:t xml:space="preserve">      description "A lists containing all resources of the OpenFlow</w:t>
              </w:r>
            </w:ins>
          </w:p>
          <w:p w14:paraId="600DABA5" w14:textId="77777777" w:rsidR="00DC2CE4" w:rsidRDefault="00DC2CE4" w:rsidP="00DC2CE4">
            <w:pPr>
              <w:pStyle w:val="XML1"/>
              <w:rPr>
                <w:ins w:id="777" w:author="Thomas Dietz" w:date="2012-08-10T14:52:00Z"/>
              </w:rPr>
            </w:pPr>
            <w:ins w:id="778" w:author="Thomas Dietz" w:date="2012-08-10T14:52:00Z">
              <w:r>
                <w:t xml:space="preserve">        Capable Switch that can be used by OpenFlow Logical</w:t>
              </w:r>
            </w:ins>
          </w:p>
          <w:p w14:paraId="077EB0FC" w14:textId="77777777" w:rsidR="00DC2CE4" w:rsidRDefault="00DC2CE4" w:rsidP="00DC2CE4">
            <w:pPr>
              <w:pStyle w:val="XML1"/>
              <w:rPr>
                <w:ins w:id="779" w:author="Thomas Dietz" w:date="2012-08-10T14:52:00Z"/>
              </w:rPr>
            </w:pPr>
            <w:ins w:id="780" w:author="Thomas Dietz" w:date="2012-08-10T14:52:00Z">
              <w:r>
                <w:lastRenderedPageBreak/>
                <w:t xml:space="preserve">        Switches.  Resources are listed here independent of their</w:t>
              </w:r>
            </w:ins>
          </w:p>
          <w:p w14:paraId="2258776F" w14:textId="77777777" w:rsidR="00DC2CE4" w:rsidRDefault="00DC2CE4" w:rsidP="00DC2CE4">
            <w:pPr>
              <w:pStyle w:val="XML1"/>
              <w:rPr>
                <w:ins w:id="781" w:author="Thomas Dietz" w:date="2012-08-10T14:52:00Z"/>
              </w:rPr>
            </w:pPr>
            <w:ins w:id="782" w:author="Thomas Dietz" w:date="2012-08-10T14:52:00Z">
              <w:r>
                <w:t xml:space="preserve">        actual assignment to OpenFlow Logical Switches.  They may</w:t>
              </w:r>
            </w:ins>
          </w:p>
          <w:p w14:paraId="36EAA688" w14:textId="77777777" w:rsidR="00DC2CE4" w:rsidRDefault="00DC2CE4" w:rsidP="00DC2CE4">
            <w:pPr>
              <w:pStyle w:val="XML1"/>
              <w:rPr>
                <w:ins w:id="783" w:author="Thomas Dietz" w:date="2012-08-10T14:52:00Z"/>
              </w:rPr>
            </w:pPr>
            <w:ins w:id="784" w:author="Thomas Dietz" w:date="2012-08-10T14:52:00Z">
              <w:r>
                <w:t xml:space="preserve">        be available to be assigned to an OpenFlow Logical Switch</w:t>
              </w:r>
            </w:ins>
          </w:p>
          <w:p w14:paraId="630374A3" w14:textId="77777777" w:rsidR="00DC2CE4" w:rsidRDefault="00DC2CE4" w:rsidP="00DC2CE4">
            <w:pPr>
              <w:pStyle w:val="XML1"/>
              <w:rPr>
                <w:ins w:id="785" w:author="Thomas Dietz" w:date="2012-08-10T14:52:00Z"/>
              </w:rPr>
            </w:pPr>
            <w:ins w:id="786" w:author="Thomas Dietz" w:date="2012-08-10T14:52:00Z">
              <w:r>
                <w:t xml:space="preserve">        or already in use by an OpenFlow Logical Switch.";</w:t>
              </w:r>
            </w:ins>
          </w:p>
          <w:p w14:paraId="169E8B20" w14:textId="77777777" w:rsidR="00DC2CE4" w:rsidRDefault="00DC2CE4" w:rsidP="00DC2CE4">
            <w:pPr>
              <w:pStyle w:val="XML1"/>
              <w:rPr>
                <w:ins w:id="787" w:author="Thomas Dietz" w:date="2012-08-10T14:52:00Z"/>
              </w:rPr>
            </w:pPr>
            <w:ins w:id="788" w:author="Thomas Dietz" w:date="2012-08-10T14:52:00Z">
              <w:r>
                <w:t xml:space="preserve">      list port {</w:t>
              </w:r>
            </w:ins>
          </w:p>
          <w:p w14:paraId="5B4C1268" w14:textId="77777777" w:rsidR="00DC2CE4" w:rsidRDefault="00DC2CE4" w:rsidP="00DC2CE4">
            <w:pPr>
              <w:pStyle w:val="XML1"/>
              <w:rPr>
                <w:ins w:id="789" w:author="Thomas Dietz" w:date="2012-08-10T14:52:00Z"/>
              </w:rPr>
            </w:pPr>
            <w:ins w:id="790" w:author="Thomas Dietz" w:date="2012-08-10T14:52:00Z">
              <w:r>
                <w:t xml:space="preserve">        must "features/current/rate != 'other' or " +</w:t>
              </w:r>
            </w:ins>
          </w:p>
          <w:p w14:paraId="106AFA13" w14:textId="77777777" w:rsidR="00DC2CE4" w:rsidRDefault="00DC2CE4" w:rsidP="00DC2CE4">
            <w:pPr>
              <w:pStyle w:val="XML1"/>
              <w:rPr>
                <w:ins w:id="791" w:author="Thomas Dietz" w:date="2012-08-10T14:52:00Z"/>
              </w:rPr>
            </w:pPr>
            <w:ins w:id="792" w:author="Thomas Dietz" w:date="2012-08-10T14:52:00Z">
              <w:r>
                <w:t xml:space="preserve">          "(count(current-rate) = 1 and count(max-rate) = 1 and " +</w:t>
              </w:r>
            </w:ins>
          </w:p>
          <w:p w14:paraId="730859A8" w14:textId="77777777" w:rsidR="00DC2CE4" w:rsidRDefault="00DC2CE4" w:rsidP="00DC2CE4">
            <w:pPr>
              <w:pStyle w:val="XML1"/>
              <w:rPr>
                <w:ins w:id="793" w:author="Thomas Dietz" w:date="2012-08-10T14:52:00Z"/>
              </w:rPr>
            </w:pPr>
            <w:ins w:id="794" w:author="Thomas Dietz" w:date="2012-08-10T14:52:00Z">
              <w:r>
                <w:t xml:space="preserve">          " current-rate &gt; 0 and max-rate &gt; 0)" {</w:t>
              </w:r>
            </w:ins>
          </w:p>
          <w:p w14:paraId="2264690F" w14:textId="77777777" w:rsidR="00DC2CE4" w:rsidRDefault="00DC2CE4" w:rsidP="00DC2CE4">
            <w:pPr>
              <w:pStyle w:val="XML1"/>
              <w:rPr>
                <w:ins w:id="795" w:author="Thomas Dietz" w:date="2012-08-10T14:52:00Z"/>
              </w:rPr>
            </w:pPr>
            <w:ins w:id="796" w:author="Thomas Dietz" w:date="2012-08-10T14:52:00Z">
              <w:r>
                <w:t xml:space="preserve">          error-message "current-rate and max-rate must be</w:t>
              </w:r>
            </w:ins>
          </w:p>
          <w:p w14:paraId="011F3500" w14:textId="77777777" w:rsidR="00DC2CE4" w:rsidRDefault="00DC2CE4" w:rsidP="00DC2CE4">
            <w:pPr>
              <w:pStyle w:val="XML1"/>
              <w:rPr>
                <w:ins w:id="797" w:author="Thomas Dietz" w:date="2012-08-10T14:52:00Z"/>
              </w:rPr>
            </w:pPr>
            <w:ins w:id="798" w:author="Thomas Dietz" w:date="2012-08-10T14:52:00Z">
              <w:r>
                <w:t xml:space="preserve">            specified and greater than 0 if rate equals 'other'";</w:t>
              </w:r>
            </w:ins>
          </w:p>
          <w:p w14:paraId="2540FE98" w14:textId="77777777" w:rsidR="00DC2CE4" w:rsidRDefault="00DC2CE4" w:rsidP="00DC2CE4">
            <w:pPr>
              <w:pStyle w:val="XML1"/>
              <w:rPr>
                <w:ins w:id="799" w:author="Thomas Dietz" w:date="2012-08-10T14:52:00Z"/>
              </w:rPr>
            </w:pPr>
            <w:ins w:id="800" w:author="Thomas Dietz" w:date="2012-08-10T14:52:00Z">
              <w:r>
                <w:t xml:space="preserve">          description "current-rate and max-rate can only be</w:t>
              </w:r>
            </w:ins>
          </w:p>
          <w:p w14:paraId="4973CC89" w14:textId="77777777" w:rsidR="00DC2CE4" w:rsidRDefault="00DC2CE4" w:rsidP="00DC2CE4">
            <w:pPr>
              <w:pStyle w:val="XML1"/>
              <w:rPr>
                <w:ins w:id="801" w:author="Thomas Dietz" w:date="2012-08-10T14:52:00Z"/>
              </w:rPr>
            </w:pPr>
            <w:ins w:id="802" w:author="Thomas Dietz" w:date="2012-08-10T14:52:00Z">
              <w:r>
                <w:t xml:space="preserve">            present if rate = 'other', see corresponding leaf</w:t>
              </w:r>
            </w:ins>
          </w:p>
          <w:p w14:paraId="7A7A7567" w14:textId="77777777" w:rsidR="00DC2CE4" w:rsidRDefault="00DC2CE4" w:rsidP="00DC2CE4">
            <w:pPr>
              <w:pStyle w:val="XML1"/>
              <w:rPr>
                <w:ins w:id="803" w:author="Thomas Dietz" w:date="2012-08-10T14:52:00Z"/>
              </w:rPr>
            </w:pPr>
            <w:ins w:id="804" w:author="Thomas Dietz" w:date="2012-08-10T14:52:00Z">
              <w:r>
                <w:t xml:space="preserve">            descriptions. If rate = 'other', then both leafs must</w:t>
              </w:r>
            </w:ins>
          </w:p>
          <w:p w14:paraId="46F6D98B" w14:textId="77777777" w:rsidR="00DC2CE4" w:rsidRDefault="00DC2CE4" w:rsidP="00DC2CE4">
            <w:pPr>
              <w:pStyle w:val="XML1"/>
              <w:rPr>
                <w:ins w:id="805" w:author="Thomas Dietz" w:date="2012-08-10T14:52:00Z"/>
              </w:rPr>
            </w:pPr>
            <w:ins w:id="806" w:author="Thomas Dietz" w:date="2012-08-10T14:52:00Z">
              <w:r>
                <w:t xml:space="preserve">            be set to values greater than zero.";</w:t>
              </w:r>
            </w:ins>
          </w:p>
          <w:p w14:paraId="07047D58" w14:textId="77777777" w:rsidR="00DC2CE4" w:rsidRDefault="00DC2CE4" w:rsidP="00DC2CE4">
            <w:pPr>
              <w:pStyle w:val="XML1"/>
              <w:rPr>
                <w:ins w:id="807" w:author="Thomas Dietz" w:date="2012-08-10T14:52:00Z"/>
              </w:rPr>
            </w:pPr>
            <w:ins w:id="808" w:author="Thomas Dietz" w:date="2012-08-10T14:52:00Z">
              <w:r>
                <w:t xml:space="preserve">        }</w:t>
              </w:r>
            </w:ins>
          </w:p>
          <w:p w14:paraId="52495642" w14:textId="77777777" w:rsidR="00DC2CE4" w:rsidRDefault="00DC2CE4" w:rsidP="00DC2CE4">
            <w:pPr>
              <w:pStyle w:val="XML1"/>
              <w:rPr>
                <w:ins w:id="809" w:author="Thomas Dietz" w:date="2012-08-10T14:52:00Z"/>
              </w:rPr>
            </w:pPr>
            <w:ins w:id="810" w:author="Thomas Dietz" w:date="2012-08-10T14:52:00Z">
              <w:r>
                <w:t xml:space="preserve">        key "resource-id";</w:t>
              </w:r>
            </w:ins>
          </w:p>
          <w:p w14:paraId="627F1224" w14:textId="77777777" w:rsidR="00DC2CE4" w:rsidRDefault="00DC2CE4" w:rsidP="00DC2CE4">
            <w:pPr>
              <w:pStyle w:val="XML1"/>
              <w:rPr>
                <w:ins w:id="811" w:author="Thomas Dietz" w:date="2012-08-10T14:52:00Z"/>
              </w:rPr>
            </w:pPr>
            <w:ins w:id="812" w:author="Thomas Dietz" w:date="2012-08-10T14:52:00Z">
              <w:r>
                <w:t xml:space="preserve">        description "The list contains all port resources of the</w:t>
              </w:r>
            </w:ins>
          </w:p>
          <w:p w14:paraId="3FE7EC0F" w14:textId="77777777" w:rsidR="00DC2CE4" w:rsidRDefault="00DC2CE4" w:rsidP="00DC2CE4">
            <w:pPr>
              <w:pStyle w:val="XML1"/>
              <w:rPr>
                <w:ins w:id="813" w:author="Thomas Dietz" w:date="2012-08-10T14:52:00Z"/>
              </w:rPr>
            </w:pPr>
            <w:ins w:id="814" w:author="Thomas Dietz" w:date="2012-08-10T14:52:00Z">
              <w:r>
                <w:t xml:space="preserve">          OpenFlow Capable Switch.</w:t>
              </w:r>
            </w:ins>
          </w:p>
          <w:p w14:paraId="3F57D464" w14:textId="77777777" w:rsidR="00DC2CE4" w:rsidRDefault="00DC2CE4" w:rsidP="00DC2CE4">
            <w:pPr>
              <w:pStyle w:val="XML1"/>
              <w:rPr>
                <w:ins w:id="815" w:author="Thomas Dietz" w:date="2012-08-10T14:52:00Z"/>
              </w:rPr>
            </w:pPr>
          </w:p>
          <w:p w14:paraId="277BCB1C" w14:textId="77777777" w:rsidR="00DC2CE4" w:rsidRDefault="00DC2CE4" w:rsidP="00DC2CE4">
            <w:pPr>
              <w:pStyle w:val="XML1"/>
              <w:rPr>
                <w:ins w:id="816" w:author="Thomas Dietz" w:date="2012-08-10T14:52:00Z"/>
              </w:rPr>
            </w:pPr>
            <w:ins w:id="817" w:author="Thomas Dietz" w:date="2012-08-10T14:52:00Z">
              <w:r>
                <w:t xml:space="preserve">          The element 'resource-id' of OFPortType MUST be unique</w:t>
              </w:r>
            </w:ins>
          </w:p>
          <w:p w14:paraId="532BAF49" w14:textId="77777777" w:rsidR="00DC2CE4" w:rsidRDefault="00DC2CE4" w:rsidP="00DC2CE4">
            <w:pPr>
              <w:pStyle w:val="XML1"/>
              <w:rPr>
                <w:ins w:id="818" w:author="Thomas Dietz" w:date="2012-08-10T14:52:00Z"/>
              </w:rPr>
            </w:pPr>
            <w:ins w:id="819" w:author="Thomas Dietz" w:date="2012-08-10T14:52:00Z">
              <w:r>
                <w:t xml:space="preserve">          within this list.";</w:t>
              </w:r>
            </w:ins>
          </w:p>
          <w:p w14:paraId="4DF0739D" w14:textId="77777777" w:rsidR="00DC2CE4" w:rsidRDefault="00DC2CE4" w:rsidP="00DC2CE4">
            <w:pPr>
              <w:pStyle w:val="XML1"/>
              <w:rPr>
                <w:ins w:id="820" w:author="Thomas Dietz" w:date="2012-08-10T14:52:00Z"/>
              </w:rPr>
            </w:pPr>
            <w:ins w:id="821" w:author="Thomas Dietz" w:date="2012-08-10T14:52:00Z">
              <w:r>
                <w:t xml:space="preserve">        uses OFPortType;</w:t>
              </w:r>
            </w:ins>
          </w:p>
          <w:p w14:paraId="1C901DB0" w14:textId="77777777" w:rsidR="00DC2CE4" w:rsidRDefault="00DC2CE4" w:rsidP="00DC2CE4">
            <w:pPr>
              <w:pStyle w:val="XML1"/>
              <w:rPr>
                <w:ins w:id="822" w:author="Thomas Dietz" w:date="2012-08-10T14:52:00Z"/>
              </w:rPr>
            </w:pPr>
            <w:ins w:id="823" w:author="Thomas Dietz" w:date="2012-08-10T14:52:00Z">
              <w:r>
                <w:t xml:space="preserve">      }</w:t>
              </w:r>
            </w:ins>
          </w:p>
          <w:p w14:paraId="5FCF9FA2" w14:textId="77777777" w:rsidR="00DC2CE4" w:rsidRDefault="00DC2CE4" w:rsidP="00DC2CE4">
            <w:pPr>
              <w:pStyle w:val="XML1"/>
              <w:rPr>
                <w:ins w:id="824" w:author="Thomas Dietz" w:date="2012-08-10T14:52:00Z"/>
              </w:rPr>
            </w:pPr>
            <w:ins w:id="825" w:author="Thomas Dietz" w:date="2012-08-10T14:52:00Z">
              <w:r>
                <w:t xml:space="preserve">      list queue {</w:t>
              </w:r>
            </w:ins>
          </w:p>
          <w:p w14:paraId="3B2BFA9F" w14:textId="77777777" w:rsidR="00DC2CE4" w:rsidRDefault="00DC2CE4" w:rsidP="00DC2CE4">
            <w:pPr>
              <w:pStyle w:val="XML1"/>
              <w:rPr>
                <w:ins w:id="826" w:author="Thomas Dietz" w:date="2012-08-10T14:52:00Z"/>
              </w:rPr>
            </w:pPr>
            <w:ins w:id="827" w:author="Thomas Dietz" w:date="2012-08-10T14:52:00Z">
              <w:r>
                <w:t xml:space="preserve">        key "resource-id";</w:t>
              </w:r>
            </w:ins>
          </w:p>
          <w:p w14:paraId="213A6767" w14:textId="77777777" w:rsidR="00DC2CE4" w:rsidRDefault="00DC2CE4" w:rsidP="00DC2CE4">
            <w:pPr>
              <w:pStyle w:val="XML1"/>
              <w:rPr>
                <w:ins w:id="828" w:author="Thomas Dietz" w:date="2012-08-10T14:52:00Z"/>
              </w:rPr>
            </w:pPr>
            <w:ins w:id="829" w:author="Thomas Dietz" w:date="2012-08-10T14:52:00Z">
              <w:r>
                <w:t xml:space="preserve">        description "The list contains all queue resources of the</w:t>
              </w:r>
            </w:ins>
          </w:p>
          <w:p w14:paraId="589D9263" w14:textId="77777777" w:rsidR="00DC2CE4" w:rsidRDefault="00DC2CE4" w:rsidP="00DC2CE4">
            <w:pPr>
              <w:pStyle w:val="XML1"/>
              <w:rPr>
                <w:ins w:id="830" w:author="Thomas Dietz" w:date="2012-08-10T14:52:00Z"/>
              </w:rPr>
            </w:pPr>
            <w:ins w:id="831" w:author="Thomas Dietz" w:date="2012-08-10T14:52:00Z">
              <w:r>
                <w:t xml:space="preserve">          OpenFlow Capable Switch.</w:t>
              </w:r>
            </w:ins>
          </w:p>
          <w:p w14:paraId="3005D41B" w14:textId="77777777" w:rsidR="00DC2CE4" w:rsidRDefault="00DC2CE4" w:rsidP="00DC2CE4">
            <w:pPr>
              <w:pStyle w:val="XML1"/>
              <w:rPr>
                <w:ins w:id="832" w:author="Thomas Dietz" w:date="2012-08-10T14:52:00Z"/>
              </w:rPr>
            </w:pPr>
          </w:p>
          <w:p w14:paraId="6AA6D81D" w14:textId="77777777" w:rsidR="00DC2CE4" w:rsidRDefault="00DC2CE4" w:rsidP="00DC2CE4">
            <w:pPr>
              <w:pStyle w:val="XML1"/>
              <w:rPr>
                <w:ins w:id="833" w:author="Thomas Dietz" w:date="2012-08-10T14:52:00Z"/>
              </w:rPr>
            </w:pPr>
            <w:ins w:id="834" w:author="Thomas Dietz" w:date="2012-08-10T14:52:00Z">
              <w:r>
                <w:t xml:space="preserve">          The element 'resource-id' of OFQueueType MUST be unique</w:t>
              </w:r>
            </w:ins>
          </w:p>
          <w:p w14:paraId="1DBDB53E" w14:textId="77777777" w:rsidR="00DC2CE4" w:rsidRDefault="00DC2CE4" w:rsidP="00DC2CE4">
            <w:pPr>
              <w:pStyle w:val="XML1"/>
              <w:rPr>
                <w:ins w:id="835" w:author="Thomas Dietz" w:date="2012-08-10T14:52:00Z"/>
              </w:rPr>
            </w:pPr>
            <w:ins w:id="836" w:author="Thomas Dietz" w:date="2012-08-10T14:52:00Z">
              <w:r>
                <w:t xml:space="preserve">          within this list.";</w:t>
              </w:r>
            </w:ins>
          </w:p>
          <w:p w14:paraId="11DEC3CC" w14:textId="77777777" w:rsidR="00DC2CE4" w:rsidRDefault="00DC2CE4" w:rsidP="00DC2CE4">
            <w:pPr>
              <w:pStyle w:val="XML1"/>
              <w:rPr>
                <w:ins w:id="837" w:author="Thomas Dietz" w:date="2012-08-10T14:52:00Z"/>
              </w:rPr>
            </w:pPr>
            <w:ins w:id="838" w:author="Thomas Dietz" w:date="2012-08-10T14:52:00Z">
              <w:r>
                <w:t xml:space="preserve">        uses OFQueueType;</w:t>
              </w:r>
            </w:ins>
          </w:p>
          <w:p w14:paraId="2A0A2C66" w14:textId="77777777" w:rsidR="00DC2CE4" w:rsidRDefault="00DC2CE4" w:rsidP="00DC2CE4">
            <w:pPr>
              <w:pStyle w:val="XML1"/>
              <w:rPr>
                <w:ins w:id="839" w:author="Thomas Dietz" w:date="2012-08-10T14:52:00Z"/>
              </w:rPr>
            </w:pPr>
            <w:ins w:id="840" w:author="Thomas Dietz" w:date="2012-08-10T14:52:00Z">
              <w:r>
                <w:t xml:space="preserve">      }</w:t>
              </w:r>
            </w:ins>
          </w:p>
          <w:p w14:paraId="6355FCE0" w14:textId="77777777" w:rsidR="00DC2CE4" w:rsidRDefault="00DC2CE4" w:rsidP="00DC2CE4">
            <w:pPr>
              <w:pStyle w:val="XML1"/>
              <w:rPr>
                <w:ins w:id="841" w:author="Thomas Dietz" w:date="2012-08-10T14:52:00Z"/>
              </w:rPr>
            </w:pPr>
            <w:ins w:id="842" w:author="Thomas Dietz" w:date="2012-08-10T14:52:00Z">
              <w:r>
                <w:t xml:space="preserve">      list owned-certificate {</w:t>
              </w:r>
            </w:ins>
          </w:p>
          <w:p w14:paraId="74D30393" w14:textId="77777777" w:rsidR="00DC2CE4" w:rsidRDefault="00DC2CE4" w:rsidP="00DC2CE4">
            <w:pPr>
              <w:pStyle w:val="XML1"/>
              <w:rPr>
                <w:ins w:id="843" w:author="Thomas Dietz" w:date="2012-08-10T14:52:00Z"/>
              </w:rPr>
            </w:pPr>
            <w:ins w:id="844" w:author="Thomas Dietz" w:date="2012-08-10T14:52:00Z">
              <w:r>
                <w:t xml:space="preserve">        key "resource-id";</w:t>
              </w:r>
            </w:ins>
          </w:p>
          <w:p w14:paraId="5E3D1550" w14:textId="77777777" w:rsidR="00DC2CE4" w:rsidRDefault="00DC2CE4" w:rsidP="00DC2CE4">
            <w:pPr>
              <w:pStyle w:val="XML1"/>
              <w:rPr>
                <w:ins w:id="845" w:author="Thomas Dietz" w:date="2012-08-10T14:52:00Z"/>
              </w:rPr>
            </w:pPr>
            <w:ins w:id="846" w:author="Thomas Dietz" w:date="2012-08-10T14:52:00Z">
              <w:r>
                <w:t xml:space="preserve">        description "The list contains all owned certificate</w:t>
              </w:r>
            </w:ins>
          </w:p>
          <w:p w14:paraId="68678217" w14:textId="77777777" w:rsidR="00DC2CE4" w:rsidRDefault="00DC2CE4" w:rsidP="00DC2CE4">
            <w:pPr>
              <w:pStyle w:val="XML1"/>
              <w:rPr>
                <w:ins w:id="847" w:author="Thomas Dietz" w:date="2012-08-10T14:52:00Z"/>
              </w:rPr>
            </w:pPr>
            <w:ins w:id="848" w:author="Thomas Dietz" w:date="2012-08-10T14:52:00Z">
              <w:r>
                <w:t xml:space="preserve">          resources of the OpenFlow Capable Switch.</w:t>
              </w:r>
            </w:ins>
          </w:p>
          <w:p w14:paraId="65F69900" w14:textId="77777777" w:rsidR="00DC2CE4" w:rsidRDefault="00DC2CE4" w:rsidP="00DC2CE4">
            <w:pPr>
              <w:pStyle w:val="XML1"/>
              <w:rPr>
                <w:ins w:id="849" w:author="Thomas Dietz" w:date="2012-08-10T14:52:00Z"/>
              </w:rPr>
            </w:pPr>
          </w:p>
          <w:p w14:paraId="40587D60" w14:textId="77777777" w:rsidR="00DC2CE4" w:rsidRDefault="00DC2CE4" w:rsidP="00DC2CE4">
            <w:pPr>
              <w:pStyle w:val="XML1"/>
              <w:rPr>
                <w:ins w:id="850" w:author="Thomas Dietz" w:date="2012-08-10T14:52:00Z"/>
              </w:rPr>
            </w:pPr>
            <w:ins w:id="851" w:author="Thomas Dietz" w:date="2012-08-10T14:52:00Z">
              <w:r>
                <w:t xml:space="preserve">          The element 'resource-id' of OFOwnedCertificateType MUST</w:t>
              </w:r>
            </w:ins>
          </w:p>
          <w:p w14:paraId="1DCEA6B1" w14:textId="77777777" w:rsidR="00DC2CE4" w:rsidRDefault="00DC2CE4" w:rsidP="00DC2CE4">
            <w:pPr>
              <w:pStyle w:val="XML1"/>
              <w:rPr>
                <w:ins w:id="852" w:author="Thomas Dietz" w:date="2012-08-10T14:52:00Z"/>
              </w:rPr>
            </w:pPr>
            <w:ins w:id="853" w:author="Thomas Dietz" w:date="2012-08-10T14:52:00Z">
              <w:r>
                <w:t xml:space="preserve">          be unique within this list.";</w:t>
              </w:r>
            </w:ins>
          </w:p>
          <w:p w14:paraId="1BDD8D79" w14:textId="77777777" w:rsidR="00DC2CE4" w:rsidRDefault="00DC2CE4" w:rsidP="00DC2CE4">
            <w:pPr>
              <w:pStyle w:val="XML1"/>
              <w:rPr>
                <w:ins w:id="854" w:author="Thomas Dietz" w:date="2012-08-10T14:52:00Z"/>
              </w:rPr>
            </w:pPr>
            <w:ins w:id="855" w:author="Thomas Dietz" w:date="2012-08-10T14:52:00Z">
              <w:r>
                <w:t xml:space="preserve">        uses OFOwnedCertificateType;</w:t>
              </w:r>
            </w:ins>
          </w:p>
          <w:p w14:paraId="1D892523" w14:textId="77777777" w:rsidR="00DC2CE4" w:rsidRDefault="00DC2CE4" w:rsidP="00DC2CE4">
            <w:pPr>
              <w:pStyle w:val="XML1"/>
              <w:rPr>
                <w:ins w:id="856" w:author="Thomas Dietz" w:date="2012-08-10T14:52:00Z"/>
              </w:rPr>
            </w:pPr>
            <w:ins w:id="857" w:author="Thomas Dietz" w:date="2012-08-10T14:52:00Z">
              <w:r>
                <w:t xml:space="preserve">      }</w:t>
              </w:r>
            </w:ins>
          </w:p>
          <w:p w14:paraId="316282D0" w14:textId="77777777" w:rsidR="00DC2CE4" w:rsidRDefault="00DC2CE4" w:rsidP="00DC2CE4">
            <w:pPr>
              <w:pStyle w:val="XML1"/>
              <w:rPr>
                <w:ins w:id="858" w:author="Thomas Dietz" w:date="2012-08-10T14:52:00Z"/>
              </w:rPr>
            </w:pPr>
            <w:ins w:id="859" w:author="Thomas Dietz" w:date="2012-08-10T14:52:00Z">
              <w:r>
                <w:t xml:space="preserve">      list external-certificate {</w:t>
              </w:r>
            </w:ins>
          </w:p>
          <w:p w14:paraId="2B4129E6" w14:textId="77777777" w:rsidR="00DC2CE4" w:rsidRDefault="00DC2CE4" w:rsidP="00DC2CE4">
            <w:pPr>
              <w:pStyle w:val="XML1"/>
              <w:rPr>
                <w:ins w:id="860" w:author="Thomas Dietz" w:date="2012-08-10T14:52:00Z"/>
              </w:rPr>
            </w:pPr>
            <w:ins w:id="861" w:author="Thomas Dietz" w:date="2012-08-10T14:52:00Z">
              <w:r>
                <w:t xml:space="preserve">        key "resource-id";</w:t>
              </w:r>
            </w:ins>
          </w:p>
          <w:p w14:paraId="7DF12934" w14:textId="77777777" w:rsidR="00DC2CE4" w:rsidRDefault="00DC2CE4" w:rsidP="00DC2CE4">
            <w:pPr>
              <w:pStyle w:val="XML1"/>
              <w:rPr>
                <w:ins w:id="862" w:author="Thomas Dietz" w:date="2012-08-10T14:52:00Z"/>
              </w:rPr>
            </w:pPr>
            <w:ins w:id="863" w:author="Thomas Dietz" w:date="2012-08-10T14:52:00Z">
              <w:r>
                <w:t xml:space="preserve">        description "The list contains all external certificate</w:t>
              </w:r>
            </w:ins>
          </w:p>
          <w:p w14:paraId="27C6A920" w14:textId="77777777" w:rsidR="00DC2CE4" w:rsidRDefault="00DC2CE4" w:rsidP="00DC2CE4">
            <w:pPr>
              <w:pStyle w:val="XML1"/>
              <w:rPr>
                <w:ins w:id="864" w:author="Thomas Dietz" w:date="2012-08-10T14:52:00Z"/>
              </w:rPr>
            </w:pPr>
            <w:ins w:id="865" w:author="Thomas Dietz" w:date="2012-08-10T14:52:00Z">
              <w:r>
                <w:t xml:space="preserve">          resources of the OpenFlow Capable Switch.</w:t>
              </w:r>
            </w:ins>
          </w:p>
          <w:p w14:paraId="0B53066C" w14:textId="77777777" w:rsidR="00DC2CE4" w:rsidRDefault="00DC2CE4" w:rsidP="00DC2CE4">
            <w:pPr>
              <w:pStyle w:val="XML1"/>
              <w:rPr>
                <w:ins w:id="866" w:author="Thomas Dietz" w:date="2012-08-10T14:52:00Z"/>
              </w:rPr>
            </w:pPr>
          </w:p>
          <w:p w14:paraId="0B2A0FE4" w14:textId="77777777" w:rsidR="00DC2CE4" w:rsidRDefault="00DC2CE4" w:rsidP="00DC2CE4">
            <w:pPr>
              <w:pStyle w:val="XML1"/>
              <w:rPr>
                <w:ins w:id="867" w:author="Thomas Dietz" w:date="2012-08-10T14:52:00Z"/>
              </w:rPr>
            </w:pPr>
            <w:ins w:id="868" w:author="Thomas Dietz" w:date="2012-08-10T14:52:00Z">
              <w:r>
                <w:t xml:space="preserve">          The element 'resource-id' of OFExternalCertificateType</w:t>
              </w:r>
            </w:ins>
          </w:p>
          <w:p w14:paraId="67B04936" w14:textId="77777777" w:rsidR="00DC2CE4" w:rsidRDefault="00DC2CE4" w:rsidP="00DC2CE4">
            <w:pPr>
              <w:pStyle w:val="XML1"/>
              <w:rPr>
                <w:ins w:id="869" w:author="Thomas Dietz" w:date="2012-08-10T14:52:00Z"/>
              </w:rPr>
            </w:pPr>
            <w:ins w:id="870" w:author="Thomas Dietz" w:date="2012-08-10T14:52:00Z">
              <w:r>
                <w:t xml:space="preserve">          MUST be unique within this list.";</w:t>
              </w:r>
            </w:ins>
          </w:p>
          <w:p w14:paraId="70F57CF9" w14:textId="77777777" w:rsidR="00DC2CE4" w:rsidRDefault="00DC2CE4" w:rsidP="00DC2CE4">
            <w:pPr>
              <w:pStyle w:val="XML1"/>
              <w:rPr>
                <w:ins w:id="871" w:author="Thomas Dietz" w:date="2012-08-10T14:52:00Z"/>
              </w:rPr>
            </w:pPr>
            <w:ins w:id="872" w:author="Thomas Dietz" w:date="2012-08-10T14:52:00Z">
              <w:r>
                <w:t xml:space="preserve">        uses OFExternalCertificateType;</w:t>
              </w:r>
            </w:ins>
          </w:p>
          <w:p w14:paraId="14C84CED" w14:textId="77777777" w:rsidR="00DC2CE4" w:rsidRDefault="00DC2CE4" w:rsidP="00DC2CE4">
            <w:pPr>
              <w:pStyle w:val="XML1"/>
              <w:rPr>
                <w:ins w:id="873" w:author="Thomas Dietz" w:date="2012-08-10T14:52:00Z"/>
              </w:rPr>
            </w:pPr>
            <w:ins w:id="874" w:author="Thomas Dietz" w:date="2012-08-10T14:52:00Z">
              <w:r>
                <w:t xml:space="preserve">      }</w:t>
              </w:r>
            </w:ins>
          </w:p>
          <w:p w14:paraId="633BEC4C" w14:textId="77777777" w:rsidR="00DC2CE4" w:rsidRDefault="00DC2CE4" w:rsidP="00DC2CE4">
            <w:pPr>
              <w:pStyle w:val="XML1"/>
              <w:rPr>
                <w:ins w:id="875" w:author="Thomas Dietz" w:date="2012-08-10T14:52:00Z"/>
              </w:rPr>
            </w:pPr>
            <w:ins w:id="876" w:author="Thomas Dietz" w:date="2012-08-10T14:52:00Z">
              <w:r>
                <w:t xml:space="preserve">      list flow-table {</w:t>
              </w:r>
            </w:ins>
          </w:p>
          <w:p w14:paraId="0CE51566" w14:textId="77777777" w:rsidR="00DC2CE4" w:rsidRDefault="00DC2CE4" w:rsidP="00DC2CE4">
            <w:pPr>
              <w:pStyle w:val="XML1"/>
              <w:rPr>
                <w:ins w:id="877" w:author="Thomas Dietz" w:date="2012-08-10T14:52:00Z"/>
              </w:rPr>
            </w:pPr>
            <w:ins w:id="878" w:author="Thomas Dietz" w:date="2012-08-10T14:52:00Z">
              <w:r>
                <w:t xml:space="preserve">        key "resource-id";</w:t>
              </w:r>
            </w:ins>
          </w:p>
          <w:p w14:paraId="4B72B236" w14:textId="77777777" w:rsidR="00DC2CE4" w:rsidRDefault="00DC2CE4" w:rsidP="00DC2CE4">
            <w:pPr>
              <w:pStyle w:val="XML1"/>
              <w:rPr>
                <w:ins w:id="879" w:author="Thomas Dietz" w:date="2012-08-10T14:52:00Z"/>
              </w:rPr>
            </w:pPr>
            <w:ins w:id="880" w:author="Thomas Dietz" w:date="2012-08-10T14:52:00Z">
              <w:r>
                <w:t xml:space="preserve">        description "The list contains all flow table resources of</w:t>
              </w:r>
            </w:ins>
          </w:p>
          <w:p w14:paraId="0A2B9863" w14:textId="77777777" w:rsidR="00DC2CE4" w:rsidRDefault="00DC2CE4" w:rsidP="00DC2CE4">
            <w:pPr>
              <w:pStyle w:val="XML1"/>
              <w:rPr>
                <w:ins w:id="881" w:author="Thomas Dietz" w:date="2012-08-10T14:52:00Z"/>
              </w:rPr>
            </w:pPr>
            <w:ins w:id="882" w:author="Thomas Dietz" w:date="2012-08-10T14:52:00Z">
              <w:r>
                <w:t xml:space="preserve">          the OpenFlow Capable Switch.</w:t>
              </w:r>
            </w:ins>
          </w:p>
          <w:p w14:paraId="4581CE7A" w14:textId="77777777" w:rsidR="00DC2CE4" w:rsidRDefault="00DC2CE4" w:rsidP="00DC2CE4">
            <w:pPr>
              <w:pStyle w:val="XML1"/>
              <w:rPr>
                <w:ins w:id="883" w:author="Thomas Dietz" w:date="2012-08-10T14:52:00Z"/>
              </w:rPr>
            </w:pPr>
          </w:p>
          <w:p w14:paraId="1FDB0739" w14:textId="77777777" w:rsidR="00DC2CE4" w:rsidRDefault="00DC2CE4" w:rsidP="00DC2CE4">
            <w:pPr>
              <w:pStyle w:val="XML1"/>
              <w:rPr>
                <w:ins w:id="884" w:author="Thomas Dietz" w:date="2012-08-10T14:52:00Z"/>
              </w:rPr>
            </w:pPr>
            <w:ins w:id="885" w:author="Thomas Dietz" w:date="2012-08-10T14:52:00Z">
              <w:r>
                <w:t xml:space="preserve">          The element 'resource-id' of OFFlowTableType MUST be</w:t>
              </w:r>
            </w:ins>
          </w:p>
          <w:p w14:paraId="30B0D493" w14:textId="77777777" w:rsidR="00DC2CE4" w:rsidRDefault="00DC2CE4" w:rsidP="00DC2CE4">
            <w:pPr>
              <w:pStyle w:val="XML1"/>
              <w:rPr>
                <w:ins w:id="886" w:author="Thomas Dietz" w:date="2012-08-10T14:52:00Z"/>
              </w:rPr>
            </w:pPr>
            <w:ins w:id="887" w:author="Thomas Dietz" w:date="2012-08-10T14:52:00Z">
              <w:r>
                <w:lastRenderedPageBreak/>
                <w:t xml:space="preserve">          unique within this list.";</w:t>
              </w:r>
            </w:ins>
          </w:p>
          <w:p w14:paraId="0AD7CE18" w14:textId="77777777" w:rsidR="00DC2CE4" w:rsidRDefault="00DC2CE4" w:rsidP="00DC2CE4">
            <w:pPr>
              <w:pStyle w:val="XML1"/>
              <w:rPr>
                <w:ins w:id="888" w:author="Thomas Dietz" w:date="2012-08-10T14:52:00Z"/>
              </w:rPr>
            </w:pPr>
            <w:ins w:id="889" w:author="Thomas Dietz" w:date="2012-08-10T14:52:00Z">
              <w:r>
                <w:t xml:space="preserve">        uses OFFlowTableType;</w:t>
              </w:r>
            </w:ins>
          </w:p>
          <w:p w14:paraId="140A1529" w14:textId="77777777" w:rsidR="00DC2CE4" w:rsidRDefault="00DC2CE4" w:rsidP="00DC2CE4">
            <w:pPr>
              <w:pStyle w:val="XML1"/>
              <w:rPr>
                <w:ins w:id="890" w:author="Thomas Dietz" w:date="2012-08-10T14:52:00Z"/>
              </w:rPr>
            </w:pPr>
            <w:ins w:id="891" w:author="Thomas Dietz" w:date="2012-08-10T14:52:00Z">
              <w:r>
                <w:t xml:space="preserve">      }</w:t>
              </w:r>
            </w:ins>
          </w:p>
          <w:p w14:paraId="61DA8056" w14:textId="77777777" w:rsidR="00DC2CE4" w:rsidRDefault="00DC2CE4" w:rsidP="00DC2CE4">
            <w:pPr>
              <w:pStyle w:val="XML1"/>
              <w:rPr>
                <w:ins w:id="892" w:author="Thomas Dietz" w:date="2012-08-10T14:52:00Z"/>
              </w:rPr>
            </w:pPr>
            <w:ins w:id="893" w:author="Thomas Dietz" w:date="2012-08-10T14:52:00Z">
              <w:r>
                <w:t xml:space="preserve">    }</w:t>
              </w:r>
            </w:ins>
          </w:p>
          <w:p w14:paraId="167A5729" w14:textId="77777777" w:rsidR="00DC2CE4" w:rsidRDefault="00DC2CE4" w:rsidP="00DC2CE4">
            <w:pPr>
              <w:pStyle w:val="XML1"/>
              <w:rPr>
                <w:ins w:id="894" w:author="Thomas Dietz" w:date="2012-08-10T14:52:00Z"/>
              </w:rPr>
            </w:pPr>
            <w:ins w:id="895" w:author="Thomas Dietz" w:date="2012-08-10T14:52:00Z">
              <w:r>
                <w:t xml:space="preserve">    container logical-switches {</w:t>
              </w:r>
            </w:ins>
          </w:p>
          <w:p w14:paraId="6E6E734B" w14:textId="77777777" w:rsidR="00DC2CE4" w:rsidRDefault="00DC2CE4" w:rsidP="00DC2CE4">
            <w:pPr>
              <w:pStyle w:val="XML1"/>
              <w:rPr>
                <w:ins w:id="896" w:author="Thomas Dietz" w:date="2012-08-10T14:52:00Z"/>
              </w:rPr>
            </w:pPr>
            <w:ins w:id="897" w:author="Thomas Dietz" w:date="2012-08-10T14:52:00Z">
              <w:r>
                <w:t xml:space="preserve">      description "This element contains a list of all OpenFlow </w:t>
              </w:r>
            </w:ins>
          </w:p>
          <w:p w14:paraId="1E49F551" w14:textId="77777777" w:rsidR="00DC2CE4" w:rsidRDefault="00DC2CE4" w:rsidP="00DC2CE4">
            <w:pPr>
              <w:pStyle w:val="XML1"/>
              <w:rPr>
                <w:ins w:id="898" w:author="Thomas Dietz" w:date="2012-08-10T14:52:00Z"/>
              </w:rPr>
            </w:pPr>
            <w:ins w:id="899" w:author="Thomas Dietz" w:date="2012-08-10T14:52:00Z">
              <w:r>
                <w:t xml:space="preserve">        Logical Switches available at the OpenFlow Capable</w:t>
              </w:r>
            </w:ins>
          </w:p>
          <w:p w14:paraId="1654DBA7" w14:textId="77777777" w:rsidR="00DC2CE4" w:rsidRDefault="00DC2CE4" w:rsidP="00DC2CE4">
            <w:pPr>
              <w:pStyle w:val="XML1"/>
              <w:rPr>
                <w:ins w:id="900" w:author="Thomas Dietz" w:date="2012-08-10T14:52:00Z"/>
              </w:rPr>
            </w:pPr>
            <w:ins w:id="901" w:author="Thomas Dietz" w:date="2012-08-10T14:52:00Z">
              <w:r>
                <w:t xml:space="preserve">        Switch.";</w:t>
              </w:r>
            </w:ins>
          </w:p>
          <w:p w14:paraId="507B441F" w14:textId="77777777" w:rsidR="00DC2CE4" w:rsidRDefault="00DC2CE4" w:rsidP="00DC2CE4">
            <w:pPr>
              <w:pStyle w:val="XML1"/>
              <w:rPr>
                <w:ins w:id="902" w:author="Thomas Dietz" w:date="2012-08-10T14:52:00Z"/>
              </w:rPr>
            </w:pPr>
            <w:ins w:id="903" w:author="Thomas Dietz" w:date="2012-08-10T14:52:00Z">
              <w:r>
                <w:t xml:space="preserve">      list switch {</w:t>
              </w:r>
            </w:ins>
          </w:p>
          <w:p w14:paraId="23F14AC8" w14:textId="77777777" w:rsidR="00DC2CE4" w:rsidRDefault="00DC2CE4" w:rsidP="00DC2CE4">
            <w:pPr>
              <w:pStyle w:val="XML1"/>
              <w:rPr>
                <w:ins w:id="904" w:author="Thomas Dietz" w:date="2012-08-10T14:52:00Z"/>
              </w:rPr>
            </w:pPr>
            <w:ins w:id="905" w:author="Thomas Dietz" w:date="2012-08-10T14:52:00Z">
              <w:r>
                <w:t xml:space="preserve">        key "id";</w:t>
              </w:r>
            </w:ins>
          </w:p>
          <w:p w14:paraId="7ACE953F" w14:textId="77777777" w:rsidR="00DC2CE4" w:rsidRDefault="00DC2CE4" w:rsidP="00DC2CE4">
            <w:pPr>
              <w:pStyle w:val="XML1"/>
              <w:rPr>
                <w:ins w:id="906" w:author="Thomas Dietz" w:date="2012-08-10T14:52:00Z"/>
              </w:rPr>
            </w:pPr>
            <w:ins w:id="907" w:author="Thomas Dietz" w:date="2012-08-10T14:52:00Z">
              <w:r>
                <w:t xml:space="preserve">        description "The list of all OpenFlow Logical Switches on</w:t>
              </w:r>
            </w:ins>
          </w:p>
          <w:p w14:paraId="624093BC" w14:textId="77777777" w:rsidR="00DC2CE4" w:rsidRDefault="00DC2CE4" w:rsidP="00DC2CE4">
            <w:pPr>
              <w:pStyle w:val="XML1"/>
              <w:rPr>
                <w:ins w:id="908" w:author="Thomas Dietz" w:date="2012-08-10T14:52:00Z"/>
              </w:rPr>
            </w:pPr>
            <w:ins w:id="909" w:author="Thomas Dietz" w:date="2012-08-10T14:52:00Z">
              <w:r>
                <w:t xml:space="preserve">          the OpenFlow Capable Switch.</w:t>
              </w:r>
            </w:ins>
          </w:p>
          <w:p w14:paraId="62708B41" w14:textId="77777777" w:rsidR="00DC2CE4" w:rsidRDefault="00DC2CE4" w:rsidP="00DC2CE4">
            <w:pPr>
              <w:pStyle w:val="XML1"/>
              <w:rPr>
                <w:ins w:id="910" w:author="Thomas Dietz" w:date="2012-08-10T14:52:00Z"/>
              </w:rPr>
            </w:pPr>
          </w:p>
          <w:p w14:paraId="129B3567" w14:textId="77777777" w:rsidR="00DC2CE4" w:rsidRDefault="00DC2CE4" w:rsidP="00DC2CE4">
            <w:pPr>
              <w:pStyle w:val="XML1"/>
              <w:rPr>
                <w:ins w:id="911" w:author="Thomas Dietz" w:date="2012-08-10T14:52:00Z"/>
              </w:rPr>
            </w:pPr>
            <w:ins w:id="912" w:author="Thomas Dietz" w:date="2012-08-10T14:52:00Z">
              <w:r>
                <w:t xml:space="preserve">          The element 'resource-id' of OFLogicalSwitchType MUST be</w:t>
              </w:r>
            </w:ins>
          </w:p>
          <w:p w14:paraId="675C5C66" w14:textId="77777777" w:rsidR="00DC2CE4" w:rsidRDefault="00DC2CE4" w:rsidP="00DC2CE4">
            <w:pPr>
              <w:pStyle w:val="XML1"/>
              <w:rPr>
                <w:ins w:id="913" w:author="Thomas Dietz" w:date="2012-08-10T14:52:00Z"/>
              </w:rPr>
            </w:pPr>
            <w:ins w:id="914" w:author="Thomas Dietz" w:date="2012-08-10T14:52:00Z">
              <w:r>
                <w:t xml:space="preserve">          unique within this list.";</w:t>
              </w:r>
            </w:ins>
          </w:p>
          <w:p w14:paraId="5D51A6CB" w14:textId="77777777" w:rsidR="00DC2CE4" w:rsidRDefault="00DC2CE4" w:rsidP="00DC2CE4">
            <w:pPr>
              <w:pStyle w:val="XML1"/>
              <w:rPr>
                <w:ins w:id="915" w:author="Thomas Dietz" w:date="2012-08-10T14:52:00Z"/>
              </w:rPr>
            </w:pPr>
            <w:ins w:id="916" w:author="Thomas Dietz" w:date="2012-08-10T14:52:00Z">
              <w:r>
                <w:t xml:space="preserve">        uses OFLogicalSwitchType;</w:t>
              </w:r>
            </w:ins>
          </w:p>
          <w:p w14:paraId="2078AF9C" w14:textId="77777777" w:rsidR="00DC2CE4" w:rsidRDefault="00DC2CE4" w:rsidP="00DC2CE4">
            <w:pPr>
              <w:pStyle w:val="XML1"/>
              <w:rPr>
                <w:ins w:id="917" w:author="Thomas Dietz" w:date="2012-08-10T14:52:00Z"/>
              </w:rPr>
            </w:pPr>
            <w:ins w:id="918" w:author="Thomas Dietz" w:date="2012-08-10T14:52:00Z">
              <w:r>
                <w:t xml:space="preserve">      }</w:t>
              </w:r>
            </w:ins>
          </w:p>
          <w:p w14:paraId="50F5C2CC" w14:textId="77777777" w:rsidR="00DC2CE4" w:rsidRDefault="00DC2CE4" w:rsidP="00DC2CE4">
            <w:pPr>
              <w:pStyle w:val="XML1"/>
              <w:rPr>
                <w:ins w:id="919" w:author="Thomas Dietz" w:date="2012-08-10T14:52:00Z"/>
              </w:rPr>
            </w:pPr>
            <w:ins w:id="920" w:author="Thomas Dietz" w:date="2012-08-10T14:52:00Z">
              <w:r>
                <w:t xml:space="preserve">    }</w:t>
              </w:r>
            </w:ins>
          </w:p>
          <w:p w14:paraId="3D3DCB5B" w14:textId="7F3EDEC0" w:rsidR="00D84428" w:rsidRPr="009F1B7D" w:rsidRDefault="00DC2CE4" w:rsidP="00DC2CE4">
            <w:pPr>
              <w:pStyle w:val="XML1"/>
            </w:pPr>
            <w:ins w:id="921" w:author="Thomas Dietz" w:date="2012-08-10T14:52:00Z">
              <w:r>
                <w:t xml:space="preserve">  }</w:t>
              </w:r>
            </w:ins>
          </w:p>
        </w:tc>
      </w:tr>
    </w:tbl>
    <w:p w14:paraId="0C576FB2" w14:textId="77777777" w:rsidR="00D84428" w:rsidRDefault="00D84428" w:rsidP="00D84428"/>
    <w:p w14:paraId="1164AF3F" w14:textId="77777777" w:rsidR="00E366DF" w:rsidRDefault="00E366DF" w:rsidP="00D14D27">
      <w:pPr>
        <w:pStyle w:val="Heading2"/>
      </w:pPr>
      <w:bookmarkStart w:id="922" w:name="_Toc320556684"/>
      <w:r>
        <w:t>OpenFlow Configuration Point</w:t>
      </w:r>
      <w:bookmarkEnd w:id="922"/>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923" w:name="_Toc315953989"/>
      <w:bookmarkStart w:id="924" w:name="_Toc316542499"/>
      <w:bookmarkStart w:id="925" w:name="_Toc320556685"/>
      <w:r w:rsidRPr="00DB42FD">
        <w:t>UML Diagram</w:t>
      </w:r>
      <w:bookmarkEnd w:id="923"/>
      <w:bookmarkEnd w:id="924"/>
      <w:bookmarkEnd w:id="925"/>
    </w:p>
    <w:p w14:paraId="55724BE6" w14:textId="679254FF" w:rsidR="00A47610" w:rsidRPr="009F1B7D" w:rsidRDefault="00CA2CAF" w:rsidP="00A47610">
      <w:pPr>
        <w:keepNext/>
        <w:jc w:val="center"/>
      </w:pPr>
      <w:r>
        <w:object w:dxaOrig="3214" w:dyaOrig="2755" w14:anchorId="7EAA552B">
          <v:shape id="_x0000_i1029" type="#_x0000_t75" style="width:160.2pt;height:136.2pt" o:ole="">
            <v:imagedata r:id="rId22" o:title=""/>
          </v:shape>
          <o:OLEObject Type="Embed" ProgID="Visio.Drawing.11" ShapeID="_x0000_i1029" DrawAspect="Content" ObjectID="_1406379229" r:id="rId23"/>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D14D27">
      <w:pPr>
        <w:pStyle w:val="Heading3"/>
      </w:pPr>
      <w:bookmarkStart w:id="926" w:name="_Toc315953990"/>
      <w:bookmarkStart w:id="927" w:name="_Toc316542500"/>
      <w:bookmarkStart w:id="928" w:name="_Toc320556686"/>
      <w:r w:rsidRPr="00DB42FD">
        <w:lastRenderedPageBreak/>
        <w:t>XML Schema</w:t>
      </w:r>
      <w:bookmarkEnd w:id="926"/>
      <w:bookmarkEnd w:id="927"/>
      <w:bookmarkEnd w:id="928"/>
    </w:p>
    <w:tbl>
      <w:tblPr>
        <w:tblStyle w:val="TableGrid"/>
        <w:tblW w:w="5000" w:type="pct"/>
        <w:shd w:val="clear" w:color="auto" w:fill="C8FCCD"/>
        <w:tblCellMar>
          <w:left w:w="57" w:type="dxa"/>
          <w:right w:w="57" w:type="dxa"/>
        </w:tblCellMar>
        <w:tblLook w:val="04A0" w:firstRow="1" w:lastRow="0" w:firstColumn="1" w:lastColumn="0" w:noHBand="0" w:noVBand="1"/>
        <w:tblPrChange w:id="929"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930">
          <w:tblGrid>
            <w:gridCol w:w="8820"/>
          </w:tblGrid>
        </w:tblGridChange>
      </w:tblGrid>
      <w:tr w:rsidR="00A47610" w:rsidRPr="009F1B7D" w14:paraId="25A1363B" w14:textId="77777777" w:rsidTr="00DC2CE4">
        <w:tc>
          <w:tcPr>
            <w:tcW w:w="8820" w:type="dxa"/>
            <w:shd w:val="clear" w:color="auto" w:fill="C8FCCD"/>
            <w:tcPrChange w:id="931" w:author="Thomas Dietz" w:date="2012-08-10T15:00:00Z">
              <w:tcPr>
                <w:tcW w:w="8820" w:type="dxa"/>
                <w:shd w:val="clear" w:color="auto" w:fill="C8FCCD"/>
              </w:tcPr>
            </w:tcPrChange>
          </w:tcPr>
          <w:p w14:paraId="714BDB5B" w14:textId="794A8D1F" w:rsidR="00A47610" w:rsidRPr="009F1B7D" w:rsidDel="00DC2CE4" w:rsidRDefault="00A47610" w:rsidP="00011096">
            <w:pPr>
              <w:pStyle w:val="XML1"/>
              <w:rPr>
                <w:del w:id="932" w:author="Thomas Dietz" w:date="2012-08-10T14:57:00Z"/>
              </w:rPr>
            </w:pPr>
            <w:del w:id="933" w:author="Thomas Dietz" w:date="2012-08-10T14:57:00Z">
              <w:r w:rsidRPr="009F1B7D" w:rsidDel="00DC2CE4">
                <w:delText>&lt;xs:complexType name="OFConfigurationPointType"&gt;</w:delText>
              </w:r>
            </w:del>
          </w:p>
          <w:p w14:paraId="062B2095" w14:textId="0684F9F8" w:rsidR="00A47610" w:rsidRPr="009F1B7D" w:rsidDel="00DC2CE4" w:rsidRDefault="00A47610" w:rsidP="00011096">
            <w:pPr>
              <w:pStyle w:val="XML2"/>
              <w:rPr>
                <w:del w:id="934" w:author="Thomas Dietz" w:date="2012-08-10T14:57:00Z"/>
              </w:rPr>
            </w:pPr>
            <w:del w:id="935" w:author="Thomas Dietz" w:date="2012-08-10T14:57:00Z">
              <w:r w:rsidRPr="009F1B7D" w:rsidDel="00DC2CE4">
                <w:delText>&lt;xs:sequence&gt;</w:delText>
              </w:r>
            </w:del>
          </w:p>
          <w:p w14:paraId="3F8DA49C" w14:textId="735BE771" w:rsidR="00A47610" w:rsidRPr="009F1B7D" w:rsidDel="00DC2CE4" w:rsidRDefault="00A47610" w:rsidP="00011096">
            <w:pPr>
              <w:pStyle w:val="XML3"/>
              <w:rPr>
                <w:del w:id="936" w:author="Thomas Dietz" w:date="2012-08-10T14:57:00Z"/>
              </w:rPr>
            </w:pPr>
            <w:del w:id="937" w:author="Thomas Dietz" w:date="2012-08-10T14:57:00Z">
              <w:r w:rsidRPr="009F1B7D" w:rsidDel="00DC2CE4">
                <w:delText>&lt;xs:element name="id"</w:delText>
              </w:r>
            </w:del>
          </w:p>
          <w:p w14:paraId="37F0BC27" w14:textId="2B96E7A0" w:rsidR="00A47610" w:rsidRPr="009F1B7D" w:rsidDel="00DC2CE4" w:rsidRDefault="00A47610" w:rsidP="00011096">
            <w:pPr>
              <w:pStyle w:val="XML9"/>
              <w:rPr>
                <w:del w:id="938" w:author="Thomas Dietz" w:date="2012-08-10T14:57:00Z"/>
              </w:rPr>
            </w:pPr>
            <w:del w:id="939" w:author="Thomas Dietz" w:date="2012-08-10T14:57:00Z">
              <w:r w:rsidRPr="009F1B7D" w:rsidDel="00DC2CE4">
                <w:delText>type="OFConfigID"/&gt;</w:delText>
              </w:r>
            </w:del>
          </w:p>
          <w:p w14:paraId="296F08F3" w14:textId="659DECEF" w:rsidR="00A47610" w:rsidRPr="009F1B7D" w:rsidDel="00DC2CE4" w:rsidRDefault="00A47610" w:rsidP="00011096">
            <w:pPr>
              <w:pStyle w:val="XML3"/>
              <w:rPr>
                <w:del w:id="940" w:author="Thomas Dietz" w:date="2012-08-10T14:57:00Z"/>
              </w:rPr>
            </w:pPr>
            <w:del w:id="941" w:author="Thomas Dietz" w:date="2012-08-10T14:57:00Z">
              <w:r w:rsidRPr="009F1B7D" w:rsidDel="00DC2CE4">
                <w:delText>&lt;xs:element name="uri"</w:delText>
              </w:r>
            </w:del>
          </w:p>
          <w:p w14:paraId="23B71185" w14:textId="2A0AF0C4" w:rsidR="00A47610" w:rsidRPr="009F1B7D" w:rsidDel="00DC2CE4" w:rsidRDefault="00A47610" w:rsidP="00011096">
            <w:pPr>
              <w:pStyle w:val="XML9"/>
              <w:rPr>
                <w:del w:id="942" w:author="Thomas Dietz" w:date="2012-08-10T14:57:00Z"/>
              </w:rPr>
            </w:pPr>
            <w:del w:id="943" w:author="Thomas Dietz" w:date="2012-08-10T14:57:00Z">
              <w:r w:rsidRPr="009F1B7D" w:rsidDel="00DC2CE4">
                <w:delText>type="inet:uri"/&gt;</w:delText>
              </w:r>
            </w:del>
          </w:p>
          <w:p w14:paraId="4127DA7B" w14:textId="6270EA60" w:rsidR="00A47610" w:rsidRPr="009F1B7D" w:rsidDel="00DC2CE4" w:rsidRDefault="00A47610" w:rsidP="00011096">
            <w:pPr>
              <w:pStyle w:val="XML3"/>
              <w:rPr>
                <w:del w:id="944" w:author="Thomas Dietz" w:date="2012-08-10T14:57:00Z"/>
              </w:rPr>
            </w:pPr>
            <w:del w:id="945" w:author="Thomas Dietz" w:date="2012-08-10T14:57:00Z">
              <w:r w:rsidRPr="009F1B7D" w:rsidDel="00DC2CE4">
                <w:delText xml:space="preserve">&lt;xs:element name="protocol" </w:delText>
              </w:r>
            </w:del>
          </w:p>
          <w:p w14:paraId="30F57F3F" w14:textId="511F1CC7" w:rsidR="00A47610" w:rsidRPr="009F1B7D" w:rsidDel="00DC2CE4" w:rsidRDefault="00A47610" w:rsidP="00011096">
            <w:pPr>
              <w:pStyle w:val="XML9"/>
              <w:rPr>
                <w:del w:id="946" w:author="Thomas Dietz" w:date="2012-08-10T14:57:00Z"/>
              </w:rPr>
            </w:pPr>
            <w:del w:id="947" w:author="Thomas Dietz" w:date="2012-08-10T14:57:00Z">
              <w:r w:rsidRPr="009F1B7D" w:rsidDel="00DC2CE4">
                <w:delText>type="OFConfigurationPointProtocolType"/&gt;</w:delText>
              </w:r>
            </w:del>
          </w:p>
          <w:p w14:paraId="551F5034" w14:textId="5CFC98F8" w:rsidR="00A47610" w:rsidRPr="009F1B7D" w:rsidDel="00DC2CE4" w:rsidRDefault="00A47610" w:rsidP="00011096">
            <w:pPr>
              <w:pStyle w:val="XML2"/>
              <w:rPr>
                <w:del w:id="948" w:author="Thomas Dietz" w:date="2012-08-10T14:57:00Z"/>
              </w:rPr>
            </w:pPr>
            <w:del w:id="949" w:author="Thomas Dietz" w:date="2012-08-10T14:57:00Z">
              <w:r w:rsidRPr="009F1B7D" w:rsidDel="00DC2CE4">
                <w:delText>&lt;/xs:sequence&gt;</w:delText>
              </w:r>
            </w:del>
          </w:p>
          <w:p w14:paraId="2D54BD33" w14:textId="520AF275" w:rsidR="00A47610" w:rsidRPr="009F1B7D" w:rsidDel="00DC2CE4" w:rsidRDefault="00A47610" w:rsidP="00011096">
            <w:pPr>
              <w:pStyle w:val="XML1"/>
              <w:rPr>
                <w:del w:id="950" w:author="Thomas Dietz" w:date="2012-08-10T14:57:00Z"/>
              </w:rPr>
            </w:pPr>
            <w:del w:id="951" w:author="Thomas Dietz" w:date="2012-08-10T14:57:00Z">
              <w:r w:rsidRPr="009F1B7D" w:rsidDel="00DC2CE4">
                <w:delText>&lt;/xs:complexType&gt;</w:delText>
              </w:r>
            </w:del>
          </w:p>
          <w:p w14:paraId="26EB0CFE" w14:textId="0904544A" w:rsidR="00A47610" w:rsidRPr="009F1B7D" w:rsidDel="00DC2CE4" w:rsidRDefault="00A47610" w:rsidP="00011096">
            <w:pPr>
              <w:pStyle w:val="XML1"/>
              <w:rPr>
                <w:del w:id="952" w:author="Thomas Dietz" w:date="2012-08-10T14:57:00Z"/>
              </w:rPr>
            </w:pPr>
          </w:p>
          <w:p w14:paraId="225E4058" w14:textId="6D614E60" w:rsidR="00A47610" w:rsidRPr="009F1B7D" w:rsidDel="00DC2CE4" w:rsidRDefault="00A47610" w:rsidP="00011096">
            <w:pPr>
              <w:pStyle w:val="XML1"/>
              <w:rPr>
                <w:del w:id="953" w:author="Thomas Dietz" w:date="2012-08-10T14:57:00Z"/>
              </w:rPr>
            </w:pPr>
            <w:del w:id="954" w:author="Thomas Dietz" w:date="2012-08-10T14:57:00Z">
              <w:r w:rsidRPr="009F1B7D" w:rsidDel="00DC2CE4">
                <w:delText>&lt;xs:simpleType name="OFConfigurationPointProtocolType"&gt;</w:delText>
              </w:r>
            </w:del>
          </w:p>
          <w:p w14:paraId="14D7422B" w14:textId="6D2737A7" w:rsidR="00A47610" w:rsidRPr="009F1B7D" w:rsidDel="00DC2CE4" w:rsidRDefault="00A47610" w:rsidP="00011096">
            <w:pPr>
              <w:pStyle w:val="XML2"/>
              <w:rPr>
                <w:del w:id="955" w:author="Thomas Dietz" w:date="2012-08-10T14:57:00Z"/>
              </w:rPr>
            </w:pPr>
            <w:del w:id="956" w:author="Thomas Dietz" w:date="2012-08-10T14:57:00Z">
              <w:r w:rsidRPr="009F1B7D" w:rsidDel="00DC2CE4">
                <w:delText>&lt;xs:restriction base="xs:string"&gt;</w:delText>
              </w:r>
            </w:del>
          </w:p>
          <w:p w14:paraId="21122911" w14:textId="4B958D36" w:rsidR="00A47610" w:rsidRPr="009F1B7D" w:rsidDel="00DC2CE4" w:rsidRDefault="00A47610" w:rsidP="00011096">
            <w:pPr>
              <w:pStyle w:val="XML3"/>
              <w:rPr>
                <w:del w:id="957" w:author="Thomas Dietz" w:date="2012-08-10T14:57:00Z"/>
              </w:rPr>
            </w:pPr>
            <w:del w:id="958" w:author="Thomas Dietz" w:date="2012-08-10T14:57:00Z">
              <w:r w:rsidRPr="009F1B7D" w:rsidDel="00DC2CE4">
                <w:delText>&lt;xs:enumeration value="ssh"/&gt;</w:delText>
              </w:r>
            </w:del>
          </w:p>
          <w:p w14:paraId="50BE228E" w14:textId="03382E58" w:rsidR="00A47610" w:rsidRPr="009F1B7D" w:rsidDel="00DC2CE4" w:rsidRDefault="00A47610" w:rsidP="00011096">
            <w:pPr>
              <w:pStyle w:val="XML3"/>
              <w:rPr>
                <w:del w:id="959" w:author="Thomas Dietz" w:date="2012-08-10T14:57:00Z"/>
              </w:rPr>
            </w:pPr>
            <w:del w:id="960" w:author="Thomas Dietz" w:date="2012-08-10T14:57:00Z">
              <w:r w:rsidRPr="009F1B7D" w:rsidDel="00DC2CE4">
                <w:delText>&lt;xs:enumeration value="soap"/&gt;</w:delText>
              </w:r>
            </w:del>
          </w:p>
          <w:p w14:paraId="29406FF6" w14:textId="1B60FD96" w:rsidR="00A47610" w:rsidRPr="009F1B7D" w:rsidDel="00DC2CE4" w:rsidRDefault="00A47610" w:rsidP="00011096">
            <w:pPr>
              <w:pStyle w:val="XML3"/>
              <w:rPr>
                <w:del w:id="961" w:author="Thomas Dietz" w:date="2012-08-10T14:57:00Z"/>
              </w:rPr>
            </w:pPr>
            <w:del w:id="962" w:author="Thomas Dietz" w:date="2012-08-10T14:57:00Z">
              <w:r w:rsidRPr="009F1B7D" w:rsidDel="00DC2CE4">
                <w:delText>&lt;xs:enumeration value="tls"/&gt;</w:delText>
              </w:r>
            </w:del>
          </w:p>
          <w:p w14:paraId="28140A0F" w14:textId="0CBB8AA3" w:rsidR="00A47610" w:rsidRPr="009F1B7D" w:rsidDel="00DC2CE4" w:rsidRDefault="00A47610" w:rsidP="00011096">
            <w:pPr>
              <w:pStyle w:val="XML3"/>
              <w:rPr>
                <w:del w:id="963" w:author="Thomas Dietz" w:date="2012-08-10T14:57:00Z"/>
              </w:rPr>
            </w:pPr>
            <w:del w:id="964" w:author="Thomas Dietz" w:date="2012-08-10T14:57:00Z">
              <w:r w:rsidRPr="009F1B7D" w:rsidDel="00DC2CE4">
                <w:delText>&lt;xs:enumeration value="beep"/&gt;</w:delText>
              </w:r>
            </w:del>
          </w:p>
          <w:p w14:paraId="23D2A530" w14:textId="631282A7" w:rsidR="00A47610" w:rsidRPr="009F1B7D" w:rsidDel="00DC2CE4" w:rsidRDefault="00A47610" w:rsidP="00011096">
            <w:pPr>
              <w:pStyle w:val="XML2"/>
              <w:rPr>
                <w:del w:id="965" w:author="Thomas Dietz" w:date="2012-08-10T14:57:00Z"/>
              </w:rPr>
            </w:pPr>
            <w:del w:id="966" w:author="Thomas Dietz" w:date="2012-08-10T14:57:00Z">
              <w:r w:rsidRPr="009F1B7D" w:rsidDel="00DC2CE4">
                <w:delText>&lt;/xs:restriction&gt;</w:delText>
              </w:r>
            </w:del>
          </w:p>
          <w:p w14:paraId="3A8F464F" w14:textId="77777777" w:rsidR="00DC2CE4" w:rsidRDefault="00A47610" w:rsidP="00DC2CE4">
            <w:pPr>
              <w:pStyle w:val="XML1"/>
              <w:rPr>
                <w:ins w:id="967" w:author="Thomas Dietz" w:date="2012-08-10T14:58:00Z"/>
              </w:rPr>
            </w:pPr>
            <w:del w:id="968" w:author="Thomas Dietz" w:date="2012-08-10T14:57:00Z">
              <w:r w:rsidRPr="009F1B7D" w:rsidDel="00DC2CE4">
                <w:delText>&lt;/xs:simpleType&gt;</w:delText>
              </w:r>
              <w:r w:rsidRPr="009F1B7D" w:rsidDel="00DC2CE4">
                <w:tab/>
              </w:r>
            </w:del>
            <w:ins w:id="969" w:author="Thomas Dietz" w:date="2012-08-10T14:58:00Z">
              <w:r w:rsidR="00DC2CE4">
                <w:t xml:space="preserve">  &lt;xs:group name="OFConfigurationPointType"&gt;</w:t>
              </w:r>
            </w:ins>
          </w:p>
          <w:p w14:paraId="25890C8F" w14:textId="77777777" w:rsidR="00DC2CE4" w:rsidRDefault="00DC2CE4" w:rsidP="00DC2CE4">
            <w:pPr>
              <w:pStyle w:val="XML1"/>
              <w:rPr>
                <w:ins w:id="970" w:author="Thomas Dietz" w:date="2012-08-10T14:58:00Z"/>
              </w:rPr>
            </w:pPr>
            <w:ins w:id="971" w:author="Thomas Dietz" w:date="2012-08-10T14:58:00Z">
              <w:r>
                <w:t xml:space="preserve">    &lt;xs:annotation&gt;</w:t>
              </w:r>
            </w:ins>
          </w:p>
          <w:p w14:paraId="15B384D9" w14:textId="77777777" w:rsidR="00DC2CE4" w:rsidRDefault="00DC2CE4" w:rsidP="00DC2CE4">
            <w:pPr>
              <w:pStyle w:val="XML1"/>
              <w:rPr>
                <w:ins w:id="972" w:author="Thomas Dietz" w:date="2012-08-10T14:58:00Z"/>
              </w:rPr>
            </w:pPr>
            <w:ins w:id="973" w:author="Thomas Dietz" w:date="2012-08-10T14:58:00Z">
              <w:r>
                <w:t xml:space="preserve">      &lt;xs:documentation&gt;</w:t>
              </w:r>
            </w:ins>
          </w:p>
          <w:p w14:paraId="22FC2378" w14:textId="77777777" w:rsidR="00DC2CE4" w:rsidRDefault="00DC2CE4" w:rsidP="00DC2CE4">
            <w:pPr>
              <w:pStyle w:val="XML1"/>
              <w:rPr>
                <w:ins w:id="974" w:author="Thomas Dietz" w:date="2012-08-10T14:58:00Z"/>
              </w:rPr>
            </w:pPr>
            <w:ins w:id="975" w:author="Thomas Dietz" w:date="2012-08-10T14:58:00Z">
              <w:r>
                <w:t xml:space="preserve">        Representation of an OpenFlow Configuration Point.</w:t>
              </w:r>
            </w:ins>
          </w:p>
          <w:p w14:paraId="3DE973A2" w14:textId="77777777" w:rsidR="00DC2CE4" w:rsidRDefault="00DC2CE4" w:rsidP="00DC2CE4">
            <w:pPr>
              <w:pStyle w:val="XML1"/>
              <w:rPr>
                <w:ins w:id="976" w:author="Thomas Dietz" w:date="2012-08-10T14:58:00Z"/>
              </w:rPr>
            </w:pPr>
            <w:ins w:id="977" w:author="Thomas Dietz" w:date="2012-08-10T14:58:00Z">
              <w:r>
                <w:t xml:space="preserve">        Instances of the Configuration Point class SHOULD be stored </w:t>
              </w:r>
            </w:ins>
          </w:p>
          <w:p w14:paraId="4005DACE" w14:textId="77777777" w:rsidR="00DC2CE4" w:rsidRDefault="00DC2CE4" w:rsidP="00DC2CE4">
            <w:pPr>
              <w:pStyle w:val="XML1"/>
              <w:rPr>
                <w:ins w:id="978" w:author="Thomas Dietz" w:date="2012-08-10T14:58:00Z"/>
              </w:rPr>
            </w:pPr>
            <w:ins w:id="979" w:author="Thomas Dietz" w:date="2012-08-10T14:58:00Z">
              <w:r>
                <w:t xml:space="preserve">        persistently across reboots of the OpenFlow Capable Switch.</w:t>
              </w:r>
            </w:ins>
          </w:p>
          <w:p w14:paraId="3BA7D938" w14:textId="77777777" w:rsidR="00DC2CE4" w:rsidRDefault="00DC2CE4" w:rsidP="00DC2CE4">
            <w:pPr>
              <w:pStyle w:val="XML1"/>
              <w:rPr>
                <w:ins w:id="980" w:author="Thomas Dietz" w:date="2012-08-10T14:58:00Z"/>
              </w:rPr>
            </w:pPr>
            <w:ins w:id="981" w:author="Thomas Dietz" w:date="2012-08-10T14:58:00Z">
              <w:r>
                <w:t xml:space="preserve">            </w:t>
              </w:r>
            </w:ins>
          </w:p>
          <w:p w14:paraId="3144FEA7" w14:textId="77777777" w:rsidR="00DC2CE4" w:rsidRDefault="00DC2CE4" w:rsidP="00DC2CE4">
            <w:pPr>
              <w:pStyle w:val="XML1"/>
              <w:rPr>
                <w:ins w:id="982" w:author="Thomas Dietz" w:date="2012-08-10T14:58:00Z"/>
              </w:rPr>
            </w:pPr>
            <w:ins w:id="983" w:author="Thomas Dietz" w:date="2012-08-10T14:58:00Z">
              <w:r>
                <w:t xml:space="preserve">        When a connection is established between an OpenFlow Capable </w:t>
              </w:r>
            </w:ins>
          </w:p>
          <w:p w14:paraId="3EEA272F" w14:textId="77777777" w:rsidR="00DC2CE4" w:rsidRDefault="00DC2CE4" w:rsidP="00DC2CE4">
            <w:pPr>
              <w:pStyle w:val="XML1"/>
              <w:rPr>
                <w:ins w:id="984" w:author="Thomas Dietz" w:date="2012-08-10T14:58:00Z"/>
              </w:rPr>
            </w:pPr>
            <w:ins w:id="985" w:author="Thomas Dietz" w:date="2012-08-10T14:58:00Z">
              <w:r>
                <w:t xml:space="preserve">        Switch and a Configuration Point the switch  MUST store the </w:t>
              </w:r>
            </w:ins>
          </w:p>
          <w:p w14:paraId="37EDF9BC" w14:textId="77777777" w:rsidR="00DC2CE4" w:rsidRDefault="00DC2CE4" w:rsidP="00DC2CE4">
            <w:pPr>
              <w:pStyle w:val="XML1"/>
              <w:rPr>
                <w:ins w:id="986" w:author="Thomas Dietz" w:date="2012-08-10T14:58:00Z"/>
              </w:rPr>
            </w:pPr>
            <w:ins w:id="987" w:author="Thomas Dietz" w:date="2012-08-10T14:58:00Z">
              <w:r>
                <w:t xml:space="preserve">        connection information in an instance of the Configuration </w:t>
              </w:r>
            </w:ins>
          </w:p>
          <w:p w14:paraId="3F927BF6" w14:textId="77777777" w:rsidR="00DC2CE4" w:rsidRDefault="00DC2CE4" w:rsidP="00DC2CE4">
            <w:pPr>
              <w:pStyle w:val="XML1"/>
              <w:rPr>
                <w:ins w:id="988" w:author="Thomas Dietz" w:date="2012-08-10T14:58:00Z"/>
              </w:rPr>
            </w:pPr>
            <w:ins w:id="989" w:author="Thomas Dietz" w:date="2012-08-10T14:58:00Z">
              <w:r>
                <w:t xml:space="preserve">        Point class. If such an instance does not exist, the OpenFlow</w:t>
              </w:r>
            </w:ins>
          </w:p>
          <w:p w14:paraId="71AA5DF6" w14:textId="77777777" w:rsidR="00DC2CE4" w:rsidRDefault="00DC2CE4" w:rsidP="00DC2CE4">
            <w:pPr>
              <w:pStyle w:val="XML1"/>
              <w:rPr>
                <w:ins w:id="990" w:author="Thomas Dietz" w:date="2012-08-10T14:58:00Z"/>
              </w:rPr>
            </w:pPr>
            <w:ins w:id="991" w:author="Thomas Dietz" w:date="2012-08-10T14:58:00Z">
              <w:r>
                <w:t xml:space="preserve">        Capable Switch MUST create an instance where it then stores </w:t>
              </w:r>
            </w:ins>
          </w:p>
          <w:p w14:paraId="2FE39F27" w14:textId="77777777" w:rsidR="00DC2CE4" w:rsidRDefault="00DC2CE4" w:rsidP="00DC2CE4">
            <w:pPr>
              <w:pStyle w:val="XML1"/>
              <w:rPr>
                <w:ins w:id="992" w:author="Thomas Dietz" w:date="2012-08-10T14:58:00Z"/>
              </w:rPr>
            </w:pPr>
            <w:ins w:id="993" w:author="Thomas Dietz" w:date="2012-08-10T14:58:00Z">
              <w:r>
                <w:t xml:space="preserve">        the connection information.</w:t>
              </w:r>
            </w:ins>
          </w:p>
          <w:p w14:paraId="4A5D6D84" w14:textId="77777777" w:rsidR="00DC2CE4" w:rsidRDefault="00DC2CE4" w:rsidP="00DC2CE4">
            <w:pPr>
              <w:pStyle w:val="XML1"/>
              <w:rPr>
                <w:ins w:id="994" w:author="Thomas Dietz" w:date="2012-08-10T14:58:00Z"/>
              </w:rPr>
            </w:pPr>
            <w:ins w:id="995" w:author="Thomas Dietz" w:date="2012-08-10T14:58:00Z">
              <w:r>
                <w:t xml:space="preserve">            </w:t>
              </w:r>
            </w:ins>
          </w:p>
          <w:p w14:paraId="7D3F2C54" w14:textId="77777777" w:rsidR="00DC2CE4" w:rsidRDefault="00DC2CE4" w:rsidP="00DC2CE4">
            <w:pPr>
              <w:pStyle w:val="XML1"/>
              <w:rPr>
                <w:ins w:id="996" w:author="Thomas Dietz" w:date="2012-08-10T14:58:00Z"/>
              </w:rPr>
            </w:pPr>
            <w:ins w:id="997" w:author="Thomas Dietz" w:date="2012-08-10T14:58:00Z">
              <w:r>
                <w:t xml:space="preserve">        An OpenFlow Capable Switch that cannot initiate a connection </w:t>
              </w:r>
            </w:ins>
          </w:p>
          <w:p w14:paraId="7B948860" w14:textId="77777777" w:rsidR="00DC2CE4" w:rsidRDefault="00DC2CE4" w:rsidP="00DC2CE4">
            <w:pPr>
              <w:pStyle w:val="XML1"/>
              <w:rPr>
                <w:ins w:id="998" w:author="Thomas Dietz" w:date="2012-08-10T14:58:00Z"/>
              </w:rPr>
            </w:pPr>
            <w:ins w:id="999" w:author="Thomas Dietz" w:date="2012-08-10T14:58:00Z">
              <w:r>
                <w:t xml:space="preserve">        to a configuration point does not have to implement the </w:t>
              </w:r>
            </w:ins>
          </w:p>
          <w:p w14:paraId="0C40C071" w14:textId="77777777" w:rsidR="00DC2CE4" w:rsidRDefault="00DC2CE4" w:rsidP="00DC2CE4">
            <w:pPr>
              <w:pStyle w:val="XML1"/>
              <w:rPr>
                <w:ins w:id="1000" w:author="Thomas Dietz" w:date="2012-08-10T14:58:00Z"/>
              </w:rPr>
            </w:pPr>
            <w:ins w:id="1001" w:author="Thomas Dietz" w:date="2012-08-10T14:58:00Z">
              <w:r>
                <w:t xml:space="preserve">        Configuration Point class. It SHOULD block attempts to write</w:t>
              </w:r>
            </w:ins>
          </w:p>
          <w:p w14:paraId="2B236261" w14:textId="77777777" w:rsidR="00DC2CE4" w:rsidRDefault="00DC2CE4" w:rsidP="00DC2CE4">
            <w:pPr>
              <w:pStyle w:val="XML1"/>
              <w:rPr>
                <w:ins w:id="1002" w:author="Thomas Dietz" w:date="2012-08-10T14:58:00Z"/>
              </w:rPr>
            </w:pPr>
            <w:ins w:id="1003" w:author="Thomas Dietz" w:date="2012-08-10T14:58:00Z">
              <w:r>
                <w:t xml:space="preserve">        to instances of the Configuration Point class with NETCONF </w:t>
              </w:r>
            </w:ins>
          </w:p>
          <w:p w14:paraId="0781E6FA" w14:textId="77777777" w:rsidR="00DC2CE4" w:rsidRDefault="00DC2CE4" w:rsidP="00DC2CE4">
            <w:pPr>
              <w:pStyle w:val="XML1"/>
              <w:rPr>
                <w:ins w:id="1004" w:author="Thomas Dietz" w:date="2012-08-10T14:58:00Z"/>
              </w:rPr>
            </w:pPr>
            <w:ins w:id="1005" w:author="Thomas Dietz" w:date="2012-08-10T14:58:00Z">
              <w:r>
                <w:t xml:space="preserve">        &amp;lt;edit-config&amp;gt; operations.</w:t>
              </w:r>
            </w:ins>
          </w:p>
          <w:p w14:paraId="1D86C017" w14:textId="77777777" w:rsidR="00DC2CE4" w:rsidRDefault="00DC2CE4" w:rsidP="00DC2CE4">
            <w:pPr>
              <w:pStyle w:val="XML1"/>
              <w:rPr>
                <w:ins w:id="1006" w:author="Thomas Dietz" w:date="2012-08-10T14:58:00Z"/>
              </w:rPr>
            </w:pPr>
          </w:p>
          <w:p w14:paraId="5583FFD5" w14:textId="77777777" w:rsidR="00DC2CE4" w:rsidRDefault="00DC2CE4" w:rsidP="00DC2CE4">
            <w:pPr>
              <w:pStyle w:val="XML1"/>
              <w:rPr>
                <w:ins w:id="1007" w:author="Thomas Dietz" w:date="2012-08-10T14:58:00Z"/>
              </w:rPr>
            </w:pPr>
            <w:ins w:id="1008" w:author="Thomas Dietz" w:date="2012-08-10T14:58:00Z">
              <w:r>
                <w:t xml:space="preserve">        NETCONF &amp;lt;edit-config&amp;gt; operations MUST be implemented as </w:t>
              </w:r>
            </w:ins>
          </w:p>
          <w:p w14:paraId="43FA612D" w14:textId="77777777" w:rsidR="00DC2CE4" w:rsidRDefault="00DC2CE4" w:rsidP="00DC2CE4">
            <w:pPr>
              <w:pStyle w:val="XML1"/>
              <w:rPr>
                <w:ins w:id="1009" w:author="Thomas Dietz" w:date="2012-08-10T14:58:00Z"/>
              </w:rPr>
            </w:pPr>
            <w:ins w:id="1010" w:author="Thomas Dietz" w:date="2012-08-10T14:58:00Z">
              <w:r>
                <w:t xml:space="preserve">        follows: </w:t>
              </w:r>
            </w:ins>
          </w:p>
          <w:p w14:paraId="776ECA2B" w14:textId="77777777" w:rsidR="00DC2CE4" w:rsidRDefault="00DC2CE4" w:rsidP="00DC2CE4">
            <w:pPr>
              <w:pStyle w:val="XML1"/>
              <w:rPr>
                <w:ins w:id="1011" w:author="Thomas Dietz" w:date="2012-08-10T14:58:00Z"/>
              </w:rPr>
            </w:pPr>
          </w:p>
          <w:p w14:paraId="704ED71E" w14:textId="77777777" w:rsidR="00DC2CE4" w:rsidRDefault="00DC2CE4" w:rsidP="00DC2CE4">
            <w:pPr>
              <w:pStyle w:val="XML1"/>
              <w:rPr>
                <w:ins w:id="1012" w:author="Thomas Dietz" w:date="2012-08-10T14:58:00Z"/>
              </w:rPr>
            </w:pPr>
            <w:ins w:id="1013" w:author="Thomas Dietz" w:date="2012-08-10T14:58:00Z">
              <w:r>
                <w:t xml:space="preserve">        * The 'id' element MUST be present at all &amp;lt;edit-config&amp;gt;</w:t>
              </w:r>
            </w:ins>
          </w:p>
          <w:p w14:paraId="1B9F91B6" w14:textId="77777777" w:rsidR="00DC2CE4" w:rsidRDefault="00DC2CE4" w:rsidP="00DC2CE4">
            <w:pPr>
              <w:pStyle w:val="XML1"/>
              <w:rPr>
                <w:ins w:id="1014" w:author="Thomas Dietz" w:date="2012-08-10T14:58:00Z"/>
              </w:rPr>
            </w:pPr>
            <w:ins w:id="1015" w:author="Thomas Dietz" w:date="2012-08-10T14:58:00Z">
              <w:r>
                <w:t xml:space="preserve">        operations to identify the configuration point.</w:t>
              </w:r>
            </w:ins>
          </w:p>
          <w:p w14:paraId="53A5B7AD" w14:textId="77777777" w:rsidR="00DC2CE4" w:rsidRDefault="00DC2CE4" w:rsidP="00DC2CE4">
            <w:pPr>
              <w:pStyle w:val="XML1"/>
              <w:rPr>
                <w:ins w:id="1016" w:author="Thomas Dietz" w:date="2012-08-10T14:58:00Z"/>
              </w:rPr>
            </w:pPr>
            <w:ins w:id="1017" w:author="Thomas Dietz" w:date="2012-08-10T14:58:00Z">
              <w:r>
                <w:t xml:space="preserve">        * If the operation is 'merge' or 'replace', the element is</w:t>
              </w:r>
            </w:ins>
          </w:p>
          <w:p w14:paraId="17844968" w14:textId="77777777" w:rsidR="00DC2CE4" w:rsidRDefault="00DC2CE4" w:rsidP="00DC2CE4">
            <w:pPr>
              <w:pStyle w:val="XML1"/>
              <w:rPr>
                <w:ins w:id="1018" w:author="Thomas Dietz" w:date="2012-08-10T14:58:00Z"/>
              </w:rPr>
            </w:pPr>
            <w:ins w:id="1019" w:author="Thomas Dietz" w:date="2012-08-10T14:58:00Z">
              <w:r>
                <w:t xml:space="preserve">        created if it does not exist, and its value is set to the</w:t>
              </w:r>
            </w:ins>
          </w:p>
          <w:p w14:paraId="4900E14A" w14:textId="77777777" w:rsidR="00DC2CE4" w:rsidRDefault="00DC2CE4" w:rsidP="00DC2CE4">
            <w:pPr>
              <w:pStyle w:val="XML1"/>
              <w:rPr>
                <w:ins w:id="1020" w:author="Thomas Dietz" w:date="2012-08-10T14:58:00Z"/>
              </w:rPr>
            </w:pPr>
            <w:ins w:id="1021" w:author="Thomas Dietz" w:date="2012-08-10T14:58:00Z">
              <w:r>
                <w:t xml:space="preserve">        value found in the XML RPC data.</w:t>
              </w:r>
            </w:ins>
          </w:p>
          <w:p w14:paraId="41CFAACD" w14:textId="77777777" w:rsidR="00DC2CE4" w:rsidRDefault="00DC2CE4" w:rsidP="00DC2CE4">
            <w:pPr>
              <w:pStyle w:val="XML1"/>
              <w:rPr>
                <w:ins w:id="1022" w:author="Thomas Dietz" w:date="2012-08-10T14:58:00Z"/>
              </w:rPr>
            </w:pPr>
            <w:ins w:id="1023" w:author="Thomas Dietz" w:date="2012-08-10T14:58:00Z">
              <w:r>
                <w:t xml:space="preserve">        * If the operation is 'create', the element is created if it</w:t>
              </w:r>
            </w:ins>
          </w:p>
          <w:p w14:paraId="56D848EC" w14:textId="77777777" w:rsidR="00DC2CE4" w:rsidRDefault="00DC2CE4" w:rsidP="00DC2CE4">
            <w:pPr>
              <w:pStyle w:val="XML1"/>
              <w:rPr>
                <w:ins w:id="1024" w:author="Thomas Dietz" w:date="2012-08-10T14:58:00Z"/>
              </w:rPr>
            </w:pPr>
            <w:ins w:id="1025" w:author="Thomas Dietz" w:date="2012-08-10T14:58:00Z">
              <w:r>
                <w:t xml:space="preserve">        does not exist. If the element already exists, a</w:t>
              </w:r>
            </w:ins>
          </w:p>
          <w:p w14:paraId="42726664" w14:textId="77777777" w:rsidR="00DC2CE4" w:rsidRDefault="00DC2CE4" w:rsidP="00DC2CE4">
            <w:pPr>
              <w:pStyle w:val="XML1"/>
              <w:rPr>
                <w:ins w:id="1026" w:author="Thomas Dietz" w:date="2012-08-10T14:58:00Z"/>
              </w:rPr>
            </w:pPr>
            <w:ins w:id="1027" w:author="Thomas Dietz" w:date="2012-08-10T14:58:00Z">
              <w:r>
                <w:t xml:space="preserve">        'data</w:t>
              </w:r>
              <w:r>
                <w:rPr>
                  <w:rFonts w:ascii="MS Mincho" w:eastAsia="MS Mincho" w:hAnsi="MS Mincho" w:cs="MS Mincho" w:hint="eastAsia"/>
                </w:rPr>
                <w:t>‑</w:t>
              </w:r>
              <w:r>
                <w:t>exists' error is returned.</w:t>
              </w:r>
            </w:ins>
          </w:p>
          <w:p w14:paraId="39CEF04E" w14:textId="77777777" w:rsidR="00DC2CE4" w:rsidRDefault="00DC2CE4" w:rsidP="00DC2CE4">
            <w:pPr>
              <w:pStyle w:val="XML1"/>
              <w:rPr>
                <w:ins w:id="1028" w:author="Thomas Dietz" w:date="2012-08-10T14:58:00Z"/>
              </w:rPr>
            </w:pPr>
            <w:ins w:id="1029" w:author="Thomas Dietz" w:date="2012-08-10T14:58:00Z">
              <w:r>
                <w:t xml:space="preserve">        * If the operation is 'delete', the element is deleted if it</w:t>
              </w:r>
            </w:ins>
          </w:p>
          <w:p w14:paraId="52E5C257" w14:textId="77777777" w:rsidR="00DC2CE4" w:rsidRDefault="00DC2CE4" w:rsidP="00DC2CE4">
            <w:pPr>
              <w:pStyle w:val="XML1"/>
              <w:rPr>
                <w:ins w:id="1030" w:author="Thomas Dietz" w:date="2012-08-10T14:58:00Z"/>
              </w:rPr>
            </w:pPr>
            <w:ins w:id="1031" w:author="Thomas Dietz" w:date="2012-08-10T14:58:00Z">
              <w:r>
                <w:t xml:space="preserve">        exists. If the element does not exist, a 'data</w:t>
              </w:r>
              <w:r>
                <w:rPr>
                  <w:rFonts w:ascii="MS Mincho" w:eastAsia="MS Mincho" w:hAnsi="MS Mincho" w:cs="MS Mincho" w:hint="eastAsia"/>
                </w:rPr>
                <w:t>‑</w:t>
              </w:r>
              <w:r>
                <w:t>missing'</w:t>
              </w:r>
            </w:ins>
          </w:p>
          <w:p w14:paraId="535D73EC" w14:textId="77777777" w:rsidR="00DC2CE4" w:rsidRDefault="00DC2CE4" w:rsidP="00DC2CE4">
            <w:pPr>
              <w:pStyle w:val="XML1"/>
              <w:rPr>
                <w:ins w:id="1032" w:author="Thomas Dietz" w:date="2012-08-10T14:58:00Z"/>
              </w:rPr>
            </w:pPr>
            <w:ins w:id="1033" w:author="Thomas Dietz" w:date="2012-08-10T14:58:00Z">
              <w:r>
                <w:t xml:space="preserve">        error is returned.</w:t>
              </w:r>
            </w:ins>
          </w:p>
          <w:p w14:paraId="4335094A" w14:textId="77777777" w:rsidR="00DC2CE4" w:rsidRDefault="00DC2CE4" w:rsidP="00DC2CE4">
            <w:pPr>
              <w:pStyle w:val="XML1"/>
              <w:rPr>
                <w:ins w:id="1034" w:author="Thomas Dietz" w:date="2012-08-10T14:58:00Z"/>
              </w:rPr>
            </w:pPr>
            <w:ins w:id="1035" w:author="Thomas Dietz" w:date="2012-08-10T14:58:00Z">
              <w:r>
                <w:t xml:space="preserve">      &lt;/xs:documentation&gt;</w:t>
              </w:r>
            </w:ins>
          </w:p>
          <w:p w14:paraId="64B22C94" w14:textId="77777777" w:rsidR="00DC2CE4" w:rsidRDefault="00DC2CE4" w:rsidP="00DC2CE4">
            <w:pPr>
              <w:pStyle w:val="XML1"/>
              <w:rPr>
                <w:ins w:id="1036" w:author="Thomas Dietz" w:date="2012-08-10T14:58:00Z"/>
              </w:rPr>
            </w:pPr>
            <w:ins w:id="1037" w:author="Thomas Dietz" w:date="2012-08-10T14:58:00Z">
              <w:r>
                <w:t xml:space="preserve">    &lt;/xs:annotation&gt;</w:t>
              </w:r>
            </w:ins>
          </w:p>
          <w:p w14:paraId="22651BA9" w14:textId="77777777" w:rsidR="00DC2CE4" w:rsidRDefault="00DC2CE4" w:rsidP="00DC2CE4">
            <w:pPr>
              <w:pStyle w:val="XML1"/>
              <w:rPr>
                <w:ins w:id="1038" w:author="Thomas Dietz" w:date="2012-08-10T14:58:00Z"/>
              </w:rPr>
            </w:pPr>
          </w:p>
          <w:p w14:paraId="1BE2D978" w14:textId="77777777" w:rsidR="00DC2CE4" w:rsidRDefault="00DC2CE4" w:rsidP="00DC2CE4">
            <w:pPr>
              <w:pStyle w:val="XML1"/>
              <w:rPr>
                <w:ins w:id="1039" w:author="Thomas Dietz" w:date="2012-08-10T14:58:00Z"/>
              </w:rPr>
            </w:pPr>
            <w:ins w:id="1040" w:author="Thomas Dietz" w:date="2012-08-10T14:58:00Z">
              <w:r>
                <w:t xml:space="preserve">    &lt;xs:sequence&gt;</w:t>
              </w:r>
            </w:ins>
          </w:p>
          <w:p w14:paraId="68BD9779" w14:textId="77777777" w:rsidR="00DC2CE4" w:rsidRDefault="00DC2CE4" w:rsidP="00DC2CE4">
            <w:pPr>
              <w:pStyle w:val="XML1"/>
              <w:rPr>
                <w:ins w:id="1041" w:author="Thomas Dietz" w:date="2012-08-10T14:58:00Z"/>
              </w:rPr>
            </w:pPr>
            <w:ins w:id="1042" w:author="Thomas Dietz" w:date="2012-08-10T14:58:00Z">
              <w:r>
                <w:t xml:space="preserve">      &lt;xs:element name="id"  type="OFConfigId"&gt;</w:t>
              </w:r>
            </w:ins>
          </w:p>
          <w:p w14:paraId="4C68F6B7" w14:textId="77777777" w:rsidR="00DC2CE4" w:rsidRDefault="00DC2CE4" w:rsidP="00DC2CE4">
            <w:pPr>
              <w:pStyle w:val="XML1"/>
              <w:rPr>
                <w:ins w:id="1043" w:author="Thomas Dietz" w:date="2012-08-10T14:58:00Z"/>
              </w:rPr>
            </w:pPr>
            <w:ins w:id="1044" w:author="Thomas Dietz" w:date="2012-08-10T14:58:00Z">
              <w:r>
                <w:t xml:space="preserve">        &lt;xs:annotation&gt;</w:t>
              </w:r>
            </w:ins>
          </w:p>
          <w:p w14:paraId="71CDAAB0" w14:textId="77777777" w:rsidR="00DC2CE4" w:rsidRDefault="00DC2CE4" w:rsidP="00DC2CE4">
            <w:pPr>
              <w:pStyle w:val="XML1"/>
              <w:rPr>
                <w:ins w:id="1045" w:author="Thomas Dietz" w:date="2012-08-10T14:58:00Z"/>
              </w:rPr>
            </w:pPr>
            <w:ins w:id="1046" w:author="Thomas Dietz" w:date="2012-08-10T14:58:00Z">
              <w:r>
                <w:t xml:space="preserve">          &lt;xs:documentation&gt;</w:t>
              </w:r>
            </w:ins>
          </w:p>
          <w:p w14:paraId="7A1A0477" w14:textId="77777777" w:rsidR="00DC2CE4" w:rsidRDefault="00DC2CE4" w:rsidP="00DC2CE4">
            <w:pPr>
              <w:pStyle w:val="XML1"/>
              <w:rPr>
                <w:ins w:id="1047" w:author="Thomas Dietz" w:date="2012-08-10T14:58:00Z"/>
              </w:rPr>
            </w:pPr>
            <w:ins w:id="1048" w:author="Thomas Dietz" w:date="2012-08-10T14:58:00Z">
              <w:r>
                <w:t xml:space="preserve">            A unique but locally arbitrary identifier that</w:t>
              </w:r>
            </w:ins>
          </w:p>
          <w:p w14:paraId="532A4409" w14:textId="77777777" w:rsidR="00DC2CE4" w:rsidRDefault="00DC2CE4" w:rsidP="00DC2CE4">
            <w:pPr>
              <w:pStyle w:val="XML1"/>
              <w:rPr>
                <w:ins w:id="1049" w:author="Thomas Dietz" w:date="2012-08-10T14:58:00Z"/>
              </w:rPr>
            </w:pPr>
            <w:ins w:id="1050" w:author="Thomas Dietz" w:date="2012-08-10T14:58:00Z">
              <w:r>
                <w:t xml:space="preserve">            identifies a Configuration Point within the context of an </w:t>
              </w:r>
            </w:ins>
          </w:p>
          <w:p w14:paraId="17810263" w14:textId="77777777" w:rsidR="00DC2CE4" w:rsidRDefault="00DC2CE4" w:rsidP="00DC2CE4">
            <w:pPr>
              <w:pStyle w:val="XML1"/>
              <w:rPr>
                <w:ins w:id="1051" w:author="Thomas Dietz" w:date="2012-08-10T14:58:00Z"/>
              </w:rPr>
            </w:pPr>
            <w:ins w:id="1052" w:author="Thomas Dietz" w:date="2012-08-10T14:58:00Z">
              <w:r>
                <w:t xml:space="preserve">            OpenFlow Capable Switch.</w:t>
              </w:r>
            </w:ins>
          </w:p>
          <w:p w14:paraId="4B453FC5" w14:textId="77777777" w:rsidR="00DC2CE4" w:rsidRDefault="00DC2CE4" w:rsidP="00DC2CE4">
            <w:pPr>
              <w:pStyle w:val="XML1"/>
              <w:rPr>
                <w:ins w:id="1053" w:author="Thomas Dietz" w:date="2012-08-10T14:58:00Z"/>
              </w:rPr>
            </w:pPr>
          </w:p>
          <w:p w14:paraId="3AAC3E0F" w14:textId="77777777" w:rsidR="00DC2CE4" w:rsidRDefault="00DC2CE4" w:rsidP="00DC2CE4">
            <w:pPr>
              <w:pStyle w:val="XML1"/>
              <w:rPr>
                <w:ins w:id="1054" w:author="Thomas Dietz" w:date="2012-08-10T14:58:00Z"/>
              </w:rPr>
            </w:pPr>
            <w:ins w:id="1055" w:author="Thomas Dietz" w:date="2012-08-10T14:58:00Z">
              <w:r>
                <w:t xml:space="preserve">            This element MUST be present to identify the configuration</w:t>
              </w:r>
            </w:ins>
          </w:p>
          <w:p w14:paraId="7CD5A8F3" w14:textId="77777777" w:rsidR="00DC2CE4" w:rsidRDefault="00DC2CE4" w:rsidP="00DC2CE4">
            <w:pPr>
              <w:pStyle w:val="XML1"/>
              <w:rPr>
                <w:ins w:id="1056" w:author="Thomas Dietz" w:date="2012-08-10T14:58:00Z"/>
              </w:rPr>
            </w:pPr>
            <w:ins w:id="1057" w:author="Thomas Dietz" w:date="2012-08-10T14:58:00Z">
              <w:r>
                <w:t xml:space="preserve">            point.</w:t>
              </w:r>
            </w:ins>
          </w:p>
          <w:p w14:paraId="2BBF7AE0" w14:textId="77777777" w:rsidR="00DC2CE4" w:rsidRDefault="00DC2CE4" w:rsidP="00DC2CE4">
            <w:pPr>
              <w:pStyle w:val="XML1"/>
              <w:rPr>
                <w:ins w:id="1058" w:author="Thomas Dietz" w:date="2012-08-10T14:58:00Z"/>
              </w:rPr>
            </w:pPr>
            <w:ins w:id="1059" w:author="Thomas Dietz" w:date="2012-08-10T14:58:00Z">
              <w:r>
                <w:t xml:space="preserve">          &lt;/xs:documentation&gt;</w:t>
              </w:r>
            </w:ins>
          </w:p>
          <w:p w14:paraId="6BD99BF2" w14:textId="77777777" w:rsidR="00DC2CE4" w:rsidRDefault="00DC2CE4" w:rsidP="00DC2CE4">
            <w:pPr>
              <w:pStyle w:val="XML1"/>
              <w:rPr>
                <w:ins w:id="1060" w:author="Thomas Dietz" w:date="2012-08-10T14:58:00Z"/>
              </w:rPr>
            </w:pPr>
            <w:ins w:id="1061" w:author="Thomas Dietz" w:date="2012-08-10T14:58:00Z">
              <w:r>
                <w:t xml:space="preserve">        &lt;/xs:annotation&gt;</w:t>
              </w:r>
            </w:ins>
          </w:p>
          <w:p w14:paraId="16407213" w14:textId="77777777" w:rsidR="00DC2CE4" w:rsidRDefault="00DC2CE4" w:rsidP="00DC2CE4">
            <w:pPr>
              <w:pStyle w:val="XML1"/>
              <w:rPr>
                <w:ins w:id="1062" w:author="Thomas Dietz" w:date="2012-08-10T14:58:00Z"/>
              </w:rPr>
            </w:pPr>
            <w:ins w:id="1063" w:author="Thomas Dietz" w:date="2012-08-10T14:58:00Z">
              <w:r>
                <w:t xml:space="preserve">      &lt;/xs:element&gt;</w:t>
              </w:r>
            </w:ins>
          </w:p>
          <w:p w14:paraId="4165109A" w14:textId="77777777" w:rsidR="00DC2CE4" w:rsidRDefault="00DC2CE4" w:rsidP="00DC2CE4">
            <w:pPr>
              <w:pStyle w:val="XML1"/>
              <w:rPr>
                <w:ins w:id="1064" w:author="Thomas Dietz" w:date="2012-08-10T14:58:00Z"/>
              </w:rPr>
            </w:pPr>
            <w:ins w:id="1065" w:author="Thomas Dietz" w:date="2012-08-10T14:58:00Z">
              <w:r>
                <w:t xml:space="preserve">      &lt;xs:element name="uri"  type="inet:uri"&gt;</w:t>
              </w:r>
            </w:ins>
          </w:p>
          <w:p w14:paraId="5D3ACBA5" w14:textId="77777777" w:rsidR="00DC2CE4" w:rsidRDefault="00DC2CE4" w:rsidP="00DC2CE4">
            <w:pPr>
              <w:pStyle w:val="XML1"/>
              <w:rPr>
                <w:ins w:id="1066" w:author="Thomas Dietz" w:date="2012-08-10T14:58:00Z"/>
              </w:rPr>
            </w:pPr>
            <w:ins w:id="1067" w:author="Thomas Dietz" w:date="2012-08-10T14:58:00Z">
              <w:r>
                <w:t xml:space="preserve">        &lt;xs:annotation&gt;</w:t>
              </w:r>
            </w:ins>
          </w:p>
          <w:p w14:paraId="33A361C4" w14:textId="77777777" w:rsidR="00DC2CE4" w:rsidRDefault="00DC2CE4" w:rsidP="00DC2CE4">
            <w:pPr>
              <w:pStyle w:val="XML1"/>
              <w:rPr>
                <w:ins w:id="1068" w:author="Thomas Dietz" w:date="2012-08-10T14:58:00Z"/>
              </w:rPr>
            </w:pPr>
            <w:ins w:id="1069" w:author="Thomas Dietz" w:date="2012-08-10T14:58:00Z">
              <w:r>
                <w:t xml:space="preserve">          &lt;xs:documentation&gt;</w:t>
              </w:r>
            </w:ins>
          </w:p>
          <w:p w14:paraId="1DEA7A77" w14:textId="77777777" w:rsidR="00DC2CE4" w:rsidRDefault="00DC2CE4" w:rsidP="00DC2CE4">
            <w:pPr>
              <w:pStyle w:val="XML1"/>
              <w:rPr>
                <w:ins w:id="1070" w:author="Thomas Dietz" w:date="2012-08-10T14:58:00Z"/>
              </w:rPr>
            </w:pPr>
            <w:ins w:id="1071" w:author="Thomas Dietz" w:date="2012-08-10T14:58:00Z">
              <w:r>
                <w:t xml:space="preserve">            A locator of the Configuration Point.  It </w:t>
              </w:r>
            </w:ins>
          </w:p>
          <w:p w14:paraId="4768EE0A" w14:textId="77777777" w:rsidR="00DC2CE4" w:rsidRDefault="00DC2CE4" w:rsidP="00DC2CE4">
            <w:pPr>
              <w:pStyle w:val="XML1"/>
              <w:rPr>
                <w:ins w:id="1072" w:author="Thomas Dietz" w:date="2012-08-10T14:58:00Z"/>
              </w:rPr>
            </w:pPr>
            <w:ins w:id="1073" w:author="Thomas Dietz" w:date="2012-08-10T14:58:00Z">
              <w:r>
                <w:t xml:space="preserve">            identifies the location of the Configuration Point as a </w:t>
              </w:r>
            </w:ins>
          </w:p>
          <w:p w14:paraId="1F80C210" w14:textId="77777777" w:rsidR="00DC2CE4" w:rsidRDefault="00DC2CE4" w:rsidP="00DC2CE4">
            <w:pPr>
              <w:pStyle w:val="XML1"/>
              <w:rPr>
                <w:ins w:id="1074" w:author="Thomas Dietz" w:date="2012-08-10T14:58:00Z"/>
              </w:rPr>
            </w:pPr>
            <w:ins w:id="1075" w:author="Thomas Dietz" w:date="2012-08-10T14:58:00Z">
              <w:r>
                <w:t xml:space="preserve">            service resource and MUST include all information necessary</w:t>
              </w:r>
            </w:ins>
          </w:p>
          <w:p w14:paraId="29A19DC8" w14:textId="77777777" w:rsidR="00DC2CE4" w:rsidRDefault="00DC2CE4" w:rsidP="00DC2CE4">
            <w:pPr>
              <w:pStyle w:val="XML1"/>
              <w:rPr>
                <w:ins w:id="1076" w:author="Thomas Dietz" w:date="2012-08-10T14:58:00Z"/>
              </w:rPr>
            </w:pPr>
            <w:ins w:id="1077" w:author="Thomas Dietz" w:date="2012-08-10T14:58:00Z">
              <w:r>
                <w:t xml:space="preserve">            for the OpenFlow Capable Switch to connect to the </w:t>
              </w:r>
            </w:ins>
          </w:p>
          <w:p w14:paraId="382EBD73" w14:textId="77777777" w:rsidR="00DC2CE4" w:rsidRDefault="00DC2CE4" w:rsidP="00DC2CE4">
            <w:pPr>
              <w:pStyle w:val="XML1"/>
              <w:rPr>
                <w:ins w:id="1078" w:author="Thomas Dietz" w:date="2012-08-10T14:58:00Z"/>
              </w:rPr>
            </w:pPr>
            <w:ins w:id="1079" w:author="Thomas Dietz" w:date="2012-08-10T14:58:00Z">
              <w:r>
                <w:t xml:space="preserve">            Configuration Point or re-connect to it should it become </w:t>
              </w:r>
            </w:ins>
          </w:p>
          <w:p w14:paraId="7426BCAA" w14:textId="77777777" w:rsidR="00DC2CE4" w:rsidRDefault="00DC2CE4" w:rsidP="00DC2CE4">
            <w:pPr>
              <w:pStyle w:val="XML1"/>
              <w:rPr>
                <w:ins w:id="1080" w:author="Thomas Dietz" w:date="2012-08-10T14:58:00Z"/>
              </w:rPr>
            </w:pPr>
            <w:ins w:id="1081" w:author="Thomas Dietz" w:date="2012-08-10T14:58:00Z">
              <w:r>
                <w:t xml:space="preserve">            disconnected.  Such information MAY include, for example, </w:t>
              </w:r>
            </w:ins>
          </w:p>
          <w:p w14:paraId="0D20C870" w14:textId="77777777" w:rsidR="00DC2CE4" w:rsidRDefault="00DC2CE4" w:rsidP="00DC2CE4">
            <w:pPr>
              <w:pStyle w:val="XML1"/>
              <w:rPr>
                <w:ins w:id="1082" w:author="Thomas Dietz" w:date="2012-08-10T14:58:00Z"/>
              </w:rPr>
            </w:pPr>
            <w:ins w:id="1083" w:author="Thomas Dietz" w:date="2012-08-10T14:58:00Z">
              <w:r>
                <w:t xml:space="preserve">            protocol, fully qualified domain name, IP address, port </w:t>
              </w:r>
            </w:ins>
          </w:p>
          <w:p w14:paraId="3DB61BC6" w14:textId="77777777" w:rsidR="00DC2CE4" w:rsidRDefault="00DC2CE4" w:rsidP="00DC2CE4">
            <w:pPr>
              <w:pStyle w:val="XML1"/>
              <w:rPr>
                <w:ins w:id="1084" w:author="Thomas Dietz" w:date="2012-08-10T14:58:00Z"/>
              </w:rPr>
            </w:pPr>
            <w:ins w:id="1085" w:author="Thomas Dietz" w:date="2012-08-10T14:58:00Z">
              <w:r>
                <w:t xml:space="preserve">            number, etc.</w:t>
              </w:r>
            </w:ins>
          </w:p>
          <w:p w14:paraId="0E543F6B" w14:textId="77777777" w:rsidR="00DC2CE4" w:rsidRDefault="00DC2CE4" w:rsidP="00DC2CE4">
            <w:pPr>
              <w:pStyle w:val="XML1"/>
              <w:rPr>
                <w:ins w:id="1086" w:author="Thomas Dietz" w:date="2012-08-10T14:58:00Z"/>
              </w:rPr>
            </w:pPr>
          </w:p>
          <w:p w14:paraId="5111A018" w14:textId="77777777" w:rsidR="00DC2CE4" w:rsidRDefault="00DC2CE4" w:rsidP="00DC2CE4">
            <w:pPr>
              <w:pStyle w:val="XML1"/>
              <w:rPr>
                <w:ins w:id="1087" w:author="Thomas Dietz" w:date="2012-08-10T14:58:00Z"/>
              </w:rPr>
            </w:pPr>
            <w:ins w:id="1088" w:author="Thomas Dietz" w:date="2012-08-10T14:58:00Z">
              <w:r>
                <w:t xml:space="preserve">            This element MUST be present in the NETCONF data store.</w:t>
              </w:r>
            </w:ins>
          </w:p>
          <w:p w14:paraId="2C37A9B6" w14:textId="77777777" w:rsidR="00DC2CE4" w:rsidRDefault="00DC2CE4" w:rsidP="00DC2CE4">
            <w:pPr>
              <w:pStyle w:val="XML1"/>
              <w:rPr>
                <w:ins w:id="1089" w:author="Thomas Dietz" w:date="2012-08-10T14:58:00Z"/>
              </w:rPr>
            </w:pPr>
            <w:ins w:id="1090" w:author="Thomas Dietz" w:date="2012-08-10T14:58:00Z">
              <w:r>
                <w:t xml:space="preserve">            If this element is not present in a NETCONF &amp;lt;edit-config&amp;gt;</w:t>
              </w:r>
            </w:ins>
          </w:p>
          <w:p w14:paraId="6E7681A8" w14:textId="77777777" w:rsidR="00DC2CE4" w:rsidRDefault="00DC2CE4" w:rsidP="00DC2CE4">
            <w:pPr>
              <w:pStyle w:val="XML1"/>
              <w:rPr>
                <w:ins w:id="1091" w:author="Thomas Dietz" w:date="2012-08-10T14:58:00Z"/>
              </w:rPr>
            </w:pPr>
            <w:ins w:id="1092" w:author="Thomas Dietz" w:date="2012-08-10T14:58:00Z">
              <w:r>
                <w:t xml:space="preserve">            operation 'create', 'merge' or 'replace' and the parent</w:t>
              </w:r>
            </w:ins>
          </w:p>
          <w:p w14:paraId="5359025D" w14:textId="77777777" w:rsidR="00DC2CE4" w:rsidRDefault="00DC2CE4" w:rsidP="00DC2CE4">
            <w:pPr>
              <w:pStyle w:val="XML1"/>
              <w:rPr>
                <w:ins w:id="1093" w:author="Thomas Dietz" w:date="2012-08-10T14:58:00Z"/>
              </w:rPr>
            </w:pPr>
            <w:ins w:id="1094" w:author="Thomas Dietz" w:date="2012-08-10T14:58:00Z">
              <w:r>
                <w:t xml:space="preserve">            element does not exist, a 'data-missing' error is</w:t>
              </w:r>
            </w:ins>
          </w:p>
          <w:p w14:paraId="18BC9F0D" w14:textId="77777777" w:rsidR="00DC2CE4" w:rsidRDefault="00DC2CE4" w:rsidP="00DC2CE4">
            <w:pPr>
              <w:pStyle w:val="XML1"/>
              <w:rPr>
                <w:ins w:id="1095" w:author="Thomas Dietz" w:date="2012-08-10T14:58:00Z"/>
              </w:rPr>
            </w:pPr>
            <w:ins w:id="1096" w:author="Thomas Dietz" w:date="2012-08-10T14:58:00Z">
              <w:r>
                <w:t xml:space="preserve">            returned.</w:t>
              </w:r>
            </w:ins>
          </w:p>
          <w:p w14:paraId="172E7377" w14:textId="77777777" w:rsidR="00DC2CE4" w:rsidRDefault="00DC2CE4" w:rsidP="00DC2CE4">
            <w:pPr>
              <w:pStyle w:val="XML1"/>
              <w:rPr>
                <w:ins w:id="1097" w:author="Thomas Dietz" w:date="2012-08-10T14:58:00Z"/>
              </w:rPr>
            </w:pPr>
            <w:ins w:id="1098" w:author="Thomas Dietz" w:date="2012-08-10T14:58:00Z">
              <w:r>
                <w:t xml:space="preserve">          &lt;/xs:documentation&gt;</w:t>
              </w:r>
            </w:ins>
          </w:p>
          <w:p w14:paraId="6C10697B" w14:textId="77777777" w:rsidR="00DC2CE4" w:rsidRDefault="00DC2CE4" w:rsidP="00DC2CE4">
            <w:pPr>
              <w:pStyle w:val="XML1"/>
              <w:rPr>
                <w:ins w:id="1099" w:author="Thomas Dietz" w:date="2012-08-10T14:58:00Z"/>
              </w:rPr>
            </w:pPr>
            <w:ins w:id="1100" w:author="Thomas Dietz" w:date="2012-08-10T14:58:00Z">
              <w:r>
                <w:t xml:space="preserve">        &lt;/xs:annotation&gt;</w:t>
              </w:r>
            </w:ins>
          </w:p>
          <w:p w14:paraId="4CAB77F0" w14:textId="77777777" w:rsidR="00DC2CE4" w:rsidRDefault="00DC2CE4" w:rsidP="00DC2CE4">
            <w:pPr>
              <w:pStyle w:val="XML1"/>
              <w:rPr>
                <w:ins w:id="1101" w:author="Thomas Dietz" w:date="2012-08-10T14:58:00Z"/>
              </w:rPr>
            </w:pPr>
            <w:ins w:id="1102" w:author="Thomas Dietz" w:date="2012-08-10T14:58:00Z">
              <w:r>
                <w:t xml:space="preserve">      &lt;/xs:element&gt;</w:t>
              </w:r>
            </w:ins>
          </w:p>
          <w:p w14:paraId="69250D5F" w14:textId="77777777" w:rsidR="00DC2CE4" w:rsidRDefault="00DC2CE4" w:rsidP="00DC2CE4">
            <w:pPr>
              <w:pStyle w:val="XML1"/>
              <w:rPr>
                <w:ins w:id="1103" w:author="Thomas Dietz" w:date="2012-08-10T14:58:00Z"/>
              </w:rPr>
            </w:pPr>
            <w:ins w:id="1104" w:author="Thomas Dietz" w:date="2012-08-10T14:58:00Z">
              <w:r>
                <w:t xml:space="preserve">      &lt;xs:element name="protocol"  type="OFConfigurationPointProtocolType"&gt;</w:t>
              </w:r>
            </w:ins>
          </w:p>
          <w:p w14:paraId="4D7EF7E3" w14:textId="77777777" w:rsidR="00DC2CE4" w:rsidRDefault="00DC2CE4" w:rsidP="00DC2CE4">
            <w:pPr>
              <w:pStyle w:val="XML1"/>
              <w:rPr>
                <w:ins w:id="1105" w:author="Thomas Dietz" w:date="2012-08-10T14:58:00Z"/>
              </w:rPr>
            </w:pPr>
            <w:ins w:id="1106" w:author="Thomas Dietz" w:date="2012-08-10T14:58:00Z">
              <w:r>
                <w:t xml:space="preserve">        &lt;xs:annotation&gt;</w:t>
              </w:r>
            </w:ins>
          </w:p>
          <w:p w14:paraId="1AF89B68" w14:textId="77777777" w:rsidR="00DC2CE4" w:rsidRDefault="00DC2CE4" w:rsidP="00DC2CE4">
            <w:pPr>
              <w:pStyle w:val="XML1"/>
              <w:rPr>
                <w:ins w:id="1107" w:author="Thomas Dietz" w:date="2012-08-10T14:58:00Z"/>
              </w:rPr>
            </w:pPr>
            <w:ins w:id="1108" w:author="Thomas Dietz" w:date="2012-08-10T14:58:00Z">
              <w:r>
                <w:t xml:space="preserve">          &lt;xs:documentation&gt;</w:t>
              </w:r>
            </w:ins>
          </w:p>
          <w:p w14:paraId="4E6E9363" w14:textId="77777777" w:rsidR="00DC2CE4" w:rsidRDefault="00DC2CE4" w:rsidP="00DC2CE4">
            <w:pPr>
              <w:pStyle w:val="XML1"/>
              <w:rPr>
                <w:ins w:id="1109" w:author="Thomas Dietz" w:date="2012-08-10T14:58:00Z"/>
              </w:rPr>
            </w:pPr>
            <w:ins w:id="1110" w:author="Thomas Dietz" w:date="2012-08-10T14:58:00Z">
              <w:r>
                <w:t xml:space="preserve">            The transport protocol that the Configuration</w:t>
              </w:r>
            </w:ins>
          </w:p>
          <w:p w14:paraId="0319160F" w14:textId="77777777" w:rsidR="00DC2CE4" w:rsidRDefault="00DC2CE4" w:rsidP="00DC2CE4">
            <w:pPr>
              <w:pStyle w:val="XML1"/>
              <w:rPr>
                <w:ins w:id="1111" w:author="Thomas Dietz" w:date="2012-08-10T14:58:00Z"/>
              </w:rPr>
            </w:pPr>
            <w:ins w:id="1112" w:author="Thomas Dietz" w:date="2012-08-10T14:58:00Z">
              <w:r>
                <w:t xml:space="preserve">            Point uses when communicating via NETCONF with the OpenFlow</w:t>
              </w:r>
            </w:ins>
          </w:p>
          <w:p w14:paraId="746FEFCC" w14:textId="77777777" w:rsidR="00DC2CE4" w:rsidRDefault="00DC2CE4" w:rsidP="00DC2CE4">
            <w:pPr>
              <w:pStyle w:val="XML1"/>
              <w:rPr>
                <w:ins w:id="1113" w:author="Thomas Dietz" w:date="2012-08-10T14:58:00Z"/>
              </w:rPr>
            </w:pPr>
            <w:ins w:id="1114" w:author="Thomas Dietz" w:date="2012-08-10T14:58:00Z">
              <w:r>
                <w:t xml:space="preserve">            Capable Switch.</w:t>
              </w:r>
            </w:ins>
          </w:p>
          <w:p w14:paraId="054F67B7" w14:textId="77777777" w:rsidR="00DC2CE4" w:rsidRDefault="00DC2CE4" w:rsidP="00DC2CE4">
            <w:pPr>
              <w:pStyle w:val="XML1"/>
              <w:rPr>
                <w:ins w:id="1115" w:author="Thomas Dietz" w:date="2012-08-10T14:58:00Z"/>
              </w:rPr>
            </w:pPr>
          </w:p>
          <w:p w14:paraId="524A9299" w14:textId="77777777" w:rsidR="00DC2CE4" w:rsidRDefault="00DC2CE4" w:rsidP="00DC2CE4">
            <w:pPr>
              <w:pStyle w:val="XML1"/>
              <w:rPr>
                <w:ins w:id="1116" w:author="Thomas Dietz" w:date="2012-08-10T14:58:00Z"/>
              </w:rPr>
            </w:pPr>
            <w:ins w:id="1117" w:author="Thomas Dietz" w:date="2012-08-10T14:58:00Z">
              <w:r>
                <w:t xml:space="preserve">            This element is optional. If it is not present its value </w:t>
              </w:r>
            </w:ins>
          </w:p>
          <w:p w14:paraId="11E6DD7D" w14:textId="77777777" w:rsidR="00DC2CE4" w:rsidRDefault="00DC2CE4" w:rsidP="00DC2CE4">
            <w:pPr>
              <w:pStyle w:val="XML1"/>
              <w:rPr>
                <w:ins w:id="1118" w:author="Thomas Dietz" w:date="2012-08-10T14:58:00Z"/>
              </w:rPr>
            </w:pPr>
            <w:ins w:id="1119" w:author="Thomas Dietz" w:date="2012-08-10T14:58:00Z">
              <w:r>
                <w:t xml:space="preserve">            defaults to 'ssh'.</w:t>
              </w:r>
            </w:ins>
          </w:p>
          <w:p w14:paraId="60CBB915" w14:textId="77777777" w:rsidR="00DC2CE4" w:rsidRDefault="00DC2CE4" w:rsidP="00DC2CE4">
            <w:pPr>
              <w:pStyle w:val="XML1"/>
              <w:rPr>
                <w:ins w:id="1120" w:author="Thomas Dietz" w:date="2012-08-10T14:58:00Z"/>
              </w:rPr>
            </w:pPr>
            <w:ins w:id="1121" w:author="Thomas Dietz" w:date="2012-08-10T14:58:00Z">
              <w:r>
                <w:t xml:space="preserve">          &lt;/xs:documentation&gt;</w:t>
              </w:r>
            </w:ins>
          </w:p>
          <w:p w14:paraId="02884F12" w14:textId="77777777" w:rsidR="00DC2CE4" w:rsidRDefault="00DC2CE4" w:rsidP="00DC2CE4">
            <w:pPr>
              <w:pStyle w:val="XML1"/>
              <w:rPr>
                <w:ins w:id="1122" w:author="Thomas Dietz" w:date="2012-08-10T14:58:00Z"/>
              </w:rPr>
            </w:pPr>
            <w:ins w:id="1123" w:author="Thomas Dietz" w:date="2012-08-10T14:58:00Z">
              <w:r>
                <w:t xml:space="preserve">        &lt;/xs:annotation&gt;</w:t>
              </w:r>
            </w:ins>
          </w:p>
          <w:p w14:paraId="424E235B" w14:textId="77777777" w:rsidR="00DC2CE4" w:rsidRDefault="00DC2CE4" w:rsidP="00DC2CE4">
            <w:pPr>
              <w:pStyle w:val="XML1"/>
              <w:rPr>
                <w:ins w:id="1124" w:author="Thomas Dietz" w:date="2012-08-10T14:58:00Z"/>
              </w:rPr>
            </w:pPr>
            <w:ins w:id="1125" w:author="Thomas Dietz" w:date="2012-08-10T14:58:00Z">
              <w:r>
                <w:t xml:space="preserve">      &lt;/xs:element&gt;</w:t>
              </w:r>
            </w:ins>
          </w:p>
          <w:p w14:paraId="4AAF2E48" w14:textId="77777777" w:rsidR="00DC2CE4" w:rsidRDefault="00DC2CE4" w:rsidP="00DC2CE4">
            <w:pPr>
              <w:pStyle w:val="XML1"/>
              <w:rPr>
                <w:ins w:id="1126" w:author="Thomas Dietz" w:date="2012-08-10T14:58:00Z"/>
              </w:rPr>
            </w:pPr>
            <w:ins w:id="1127" w:author="Thomas Dietz" w:date="2012-08-10T14:58:00Z">
              <w:r>
                <w:t xml:space="preserve">    &lt;/xs:sequence&gt;</w:t>
              </w:r>
            </w:ins>
          </w:p>
          <w:p w14:paraId="7EA67D49" w14:textId="77777777" w:rsidR="0004515F" w:rsidRDefault="00DC2CE4" w:rsidP="0004515F">
            <w:pPr>
              <w:pStyle w:val="XML1"/>
              <w:rPr>
                <w:ins w:id="1128" w:author="Thomas Dietz" w:date="2012-08-13T14:54:00Z"/>
              </w:rPr>
            </w:pPr>
            <w:ins w:id="1129" w:author="Thomas Dietz" w:date="2012-08-10T14:58:00Z">
              <w:r>
                <w:t xml:space="preserve">  &lt;/xs:group&gt;</w:t>
              </w:r>
            </w:ins>
          </w:p>
          <w:p w14:paraId="1E9E5E67" w14:textId="77777777" w:rsidR="0004515F" w:rsidRDefault="0004515F" w:rsidP="0004515F">
            <w:pPr>
              <w:pStyle w:val="XML1"/>
              <w:rPr>
                <w:ins w:id="1130" w:author="Thomas Dietz" w:date="2012-08-13T14:54:00Z"/>
              </w:rPr>
            </w:pPr>
          </w:p>
          <w:p w14:paraId="0FC425FC" w14:textId="54215A9F" w:rsidR="0004515F" w:rsidRDefault="0004515F" w:rsidP="0004515F">
            <w:pPr>
              <w:pStyle w:val="XML1"/>
              <w:rPr>
                <w:ins w:id="1131" w:author="Thomas Dietz" w:date="2012-08-13T14:54:00Z"/>
              </w:rPr>
            </w:pPr>
            <w:ins w:id="1132" w:author="Thomas Dietz" w:date="2012-08-13T14:54:00Z">
              <w:r>
                <w:t xml:space="preserve">  &lt;xs:simpleType name="OFConfigurationPointProtocolType"&gt;</w:t>
              </w:r>
            </w:ins>
          </w:p>
          <w:p w14:paraId="72F1F236" w14:textId="77777777" w:rsidR="0004515F" w:rsidRDefault="0004515F" w:rsidP="0004515F">
            <w:pPr>
              <w:pStyle w:val="XML1"/>
              <w:rPr>
                <w:ins w:id="1133" w:author="Thomas Dietz" w:date="2012-08-13T14:54:00Z"/>
              </w:rPr>
            </w:pPr>
            <w:ins w:id="1134" w:author="Thomas Dietz" w:date="2012-08-13T14:54:00Z">
              <w:r>
                <w:t xml:space="preserve">    &lt;xs:annotation&gt;</w:t>
              </w:r>
            </w:ins>
          </w:p>
          <w:p w14:paraId="46E5EE43" w14:textId="77777777" w:rsidR="0004515F" w:rsidRDefault="0004515F" w:rsidP="0004515F">
            <w:pPr>
              <w:pStyle w:val="XML1"/>
              <w:rPr>
                <w:ins w:id="1135" w:author="Thomas Dietz" w:date="2012-08-13T14:54:00Z"/>
              </w:rPr>
            </w:pPr>
            <w:ins w:id="1136" w:author="Thomas Dietz" w:date="2012-08-13T14:54:00Z">
              <w:r>
                <w:t xml:space="preserve">      &lt;xs:documentation&gt;</w:t>
              </w:r>
            </w:ins>
          </w:p>
          <w:p w14:paraId="7DF268B6" w14:textId="77777777" w:rsidR="0004515F" w:rsidRDefault="0004515F" w:rsidP="0004515F">
            <w:pPr>
              <w:pStyle w:val="XML1"/>
              <w:rPr>
                <w:ins w:id="1137" w:author="Thomas Dietz" w:date="2012-08-13T14:54:00Z"/>
              </w:rPr>
            </w:pPr>
            <w:ins w:id="1138" w:author="Thomas Dietz" w:date="2012-08-13T14:54:00Z">
              <w:r>
                <w:t xml:space="preserve">        Possible protocols to connect ot an OF</w:t>
              </w:r>
            </w:ins>
          </w:p>
          <w:p w14:paraId="57A80F4B" w14:textId="77777777" w:rsidR="0004515F" w:rsidRDefault="0004515F" w:rsidP="0004515F">
            <w:pPr>
              <w:pStyle w:val="XML1"/>
              <w:rPr>
                <w:ins w:id="1139" w:author="Thomas Dietz" w:date="2012-08-13T14:54:00Z"/>
              </w:rPr>
            </w:pPr>
            <w:ins w:id="1140" w:author="Thomas Dietz" w:date="2012-08-13T14:54:00Z">
              <w:r>
                <w:t xml:space="preserve">        Configuration Point</w:t>
              </w:r>
            </w:ins>
          </w:p>
          <w:p w14:paraId="655F8FC7" w14:textId="77777777" w:rsidR="0004515F" w:rsidRDefault="0004515F" w:rsidP="0004515F">
            <w:pPr>
              <w:pStyle w:val="XML1"/>
              <w:rPr>
                <w:ins w:id="1141" w:author="Thomas Dietz" w:date="2012-08-13T14:54:00Z"/>
              </w:rPr>
            </w:pPr>
            <w:ins w:id="1142" w:author="Thomas Dietz" w:date="2012-08-13T14:54:00Z">
              <w:r>
                <w:t xml:space="preserve">      &lt;/xs:documentation&gt;</w:t>
              </w:r>
            </w:ins>
          </w:p>
          <w:p w14:paraId="1E1BB5D6" w14:textId="77777777" w:rsidR="0004515F" w:rsidRDefault="0004515F" w:rsidP="0004515F">
            <w:pPr>
              <w:pStyle w:val="XML1"/>
              <w:rPr>
                <w:ins w:id="1143" w:author="Thomas Dietz" w:date="2012-08-13T14:54:00Z"/>
              </w:rPr>
            </w:pPr>
            <w:ins w:id="1144" w:author="Thomas Dietz" w:date="2012-08-13T14:54:00Z">
              <w:r>
                <w:t xml:space="preserve">    &lt;/xs:annotation&gt;</w:t>
              </w:r>
            </w:ins>
          </w:p>
          <w:p w14:paraId="281BA5D7" w14:textId="77777777" w:rsidR="0004515F" w:rsidRDefault="0004515F" w:rsidP="0004515F">
            <w:pPr>
              <w:pStyle w:val="XML1"/>
              <w:rPr>
                <w:ins w:id="1145" w:author="Thomas Dietz" w:date="2012-08-13T14:54:00Z"/>
              </w:rPr>
            </w:pPr>
          </w:p>
          <w:p w14:paraId="47B5ED71" w14:textId="77777777" w:rsidR="0004515F" w:rsidRDefault="0004515F" w:rsidP="0004515F">
            <w:pPr>
              <w:pStyle w:val="XML1"/>
              <w:rPr>
                <w:ins w:id="1146" w:author="Thomas Dietz" w:date="2012-08-13T14:54:00Z"/>
              </w:rPr>
            </w:pPr>
            <w:ins w:id="1147" w:author="Thomas Dietz" w:date="2012-08-13T14:54:00Z">
              <w:r>
                <w:t xml:space="preserve">    &lt;xs:restriction base="xs:string"&gt;</w:t>
              </w:r>
            </w:ins>
          </w:p>
          <w:p w14:paraId="2962D4B4" w14:textId="77777777" w:rsidR="0004515F" w:rsidRDefault="0004515F" w:rsidP="0004515F">
            <w:pPr>
              <w:pStyle w:val="XML1"/>
              <w:rPr>
                <w:ins w:id="1148" w:author="Thomas Dietz" w:date="2012-08-13T14:54:00Z"/>
              </w:rPr>
            </w:pPr>
            <w:ins w:id="1149" w:author="Thomas Dietz" w:date="2012-08-13T14:54:00Z">
              <w:r>
                <w:t xml:space="preserve">      &lt;xs:enumeration value="ssh"/&gt;</w:t>
              </w:r>
            </w:ins>
          </w:p>
          <w:p w14:paraId="4F86D043" w14:textId="77777777" w:rsidR="0004515F" w:rsidRDefault="0004515F" w:rsidP="0004515F">
            <w:pPr>
              <w:pStyle w:val="XML1"/>
              <w:rPr>
                <w:ins w:id="1150" w:author="Thomas Dietz" w:date="2012-08-13T14:54:00Z"/>
              </w:rPr>
            </w:pPr>
            <w:ins w:id="1151" w:author="Thomas Dietz" w:date="2012-08-13T14:54:00Z">
              <w:r>
                <w:t xml:space="preserve">      &lt;xs:enumeration value="soap"/&gt;</w:t>
              </w:r>
            </w:ins>
          </w:p>
          <w:p w14:paraId="01F07023" w14:textId="77777777" w:rsidR="0004515F" w:rsidRDefault="0004515F" w:rsidP="0004515F">
            <w:pPr>
              <w:pStyle w:val="XML1"/>
              <w:rPr>
                <w:ins w:id="1152" w:author="Thomas Dietz" w:date="2012-08-13T14:54:00Z"/>
              </w:rPr>
            </w:pPr>
            <w:ins w:id="1153" w:author="Thomas Dietz" w:date="2012-08-13T14:54:00Z">
              <w:r>
                <w:t xml:space="preserve">      &lt;xs:enumeration value="tls"/&gt;</w:t>
              </w:r>
            </w:ins>
          </w:p>
          <w:p w14:paraId="000AA15F" w14:textId="77777777" w:rsidR="0004515F" w:rsidRDefault="0004515F" w:rsidP="0004515F">
            <w:pPr>
              <w:pStyle w:val="XML1"/>
              <w:rPr>
                <w:ins w:id="1154" w:author="Thomas Dietz" w:date="2012-08-13T14:54:00Z"/>
              </w:rPr>
            </w:pPr>
            <w:ins w:id="1155" w:author="Thomas Dietz" w:date="2012-08-13T14:54:00Z">
              <w:r>
                <w:t xml:space="preserve">      &lt;xs:enumeration value="beep"/&gt;</w:t>
              </w:r>
            </w:ins>
          </w:p>
          <w:p w14:paraId="32DD64E6" w14:textId="77777777" w:rsidR="0004515F" w:rsidRDefault="0004515F" w:rsidP="0004515F">
            <w:pPr>
              <w:pStyle w:val="XML1"/>
              <w:rPr>
                <w:ins w:id="1156" w:author="Thomas Dietz" w:date="2012-08-13T14:54:00Z"/>
              </w:rPr>
            </w:pPr>
            <w:ins w:id="1157" w:author="Thomas Dietz" w:date="2012-08-13T14:54:00Z">
              <w:r>
                <w:t xml:space="preserve">    &lt;/xs:restriction&gt;</w:t>
              </w:r>
            </w:ins>
          </w:p>
          <w:p w14:paraId="6317DDB4" w14:textId="72749C8B" w:rsidR="00A47610" w:rsidRPr="009F1B7D" w:rsidRDefault="0004515F" w:rsidP="0004515F">
            <w:pPr>
              <w:pStyle w:val="XML1"/>
              <w:rPr>
                <w:b/>
              </w:rPr>
            </w:pPr>
            <w:ins w:id="1158" w:author="Thomas Dietz" w:date="2012-08-13T14:54:00Z">
              <w:r>
                <w:t xml:space="preserve">  &lt;/xs:simpleType&gt;</w:t>
              </w:r>
            </w:ins>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1159" w:name="_Toc315953991"/>
      <w:bookmarkStart w:id="1160" w:name="_Toc316542501"/>
      <w:bookmarkStart w:id="1161" w:name="_Toc320556687"/>
      <w:r w:rsidRPr="00DB42FD">
        <w:t>XML Example</w:t>
      </w:r>
      <w:bookmarkEnd w:id="1159"/>
      <w:bookmarkEnd w:id="1160"/>
      <w:bookmarkEnd w:id="1161"/>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lastRenderedPageBreak/>
              <w:t>&lt;configuration-point&gt;</w:t>
            </w:r>
          </w:p>
        </w:tc>
      </w:tr>
    </w:tbl>
    <w:p w14:paraId="6484FD30" w14:textId="740F935C" w:rsidR="00A47610" w:rsidDel="00DC2CE4" w:rsidRDefault="00A47610" w:rsidP="00D14D27">
      <w:pPr>
        <w:pStyle w:val="Heading3"/>
        <w:rPr>
          <w:del w:id="1162" w:author="Thomas Dietz" w:date="2012-08-10T14:56:00Z"/>
        </w:rPr>
      </w:pPr>
      <w:bookmarkStart w:id="1163" w:name="_Toc320556688"/>
      <w:del w:id="1164" w:author="Thomas Dietz" w:date="2012-08-10T14:56:00Z">
        <w:r w:rsidDel="00DC2CE4">
          <w:lastRenderedPageBreak/>
          <w:delText>Normative Constraints</w:delText>
        </w:r>
        <w:bookmarkEnd w:id="1163"/>
      </w:del>
    </w:p>
    <w:p w14:paraId="5CF20AFA" w14:textId="55574255" w:rsidR="00A47610" w:rsidDel="00DC2CE4" w:rsidRDefault="00A47610" w:rsidP="00A47610">
      <w:pPr>
        <w:rPr>
          <w:del w:id="1165" w:author="Thomas Dietz" w:date="2012-08-10T14:56:00Z"/>
        </w:rPr>
      </w:pPr>
      <w:del w:id="1166" w:author="Thomas Dietz" w:date="2012-08-10T14:56:00Z">
        <w:r w:rsidDel="00DC2CE4">
          <w:delText xml:space="preserve">OF-CONFIG uses the NETCONF protocol as described in Section 8. NETCONF can use four different transport protocols: SSH, BEEP, SOAP, and TLS. Element </w:delText>
        </w:r>
        <w:r w:rsidRPr="00ED48AF" w:rsidDel="00DC2CE4">
          <w:rPr>
            <w:rStyle w:val="codeChar"/>
          </w:rPr>
          <w:delText>&lt;protocol&gt;</w:delText>
        </w:r>
        <w:r w:rsidDel="00DC2CE4">
          <w:delText xml:space="preserve"> defines the transport protocol that the Configuration Point used last when communicating via NETCONF with the OpenFlow Capable Switch. If this element is missing, then the default protocol is SSH.</w:delText>
        </w:r>
      </w:del>
    </w:p>
    <w:p w14:paraId="4C9C1247" w14:textId="59A4E222" w:rsidR="00A47610" w:rsidDel="00DC2CE4" w:rsidRDefault="00A47610" w:rsidP="00A47610">
      <w:pPr>
        <w:rPr>
          <w:del w:id="1167" w:author="Thomas Dietz" w:date="2012-08-10T14:56:00Z"/>
        </w:rPr>
      </w:pPr>
      <w:del w:id="1168" w:author="Thomas Dietz" w:date="2012-08-10T14:56:00Z">
        <w:r w:rsidDel="00DC2CE4">
          <w:delText>When a</w:delText>
        </w:r>
        <w:r w:rsidR="00F47EAD" w:rsidDel="00DC2CE4">
          <w:delText xml:space="preserve"> connection</w:delText>
        </w:r>
        <w:r w:rsidDel="00DC2CE4">
          <w:delText xml:space="preserve"> </w:delText>
        </w:r>
        <w:r w:rsidR="00F47EAD" w:rsidDel="00DC2CE4">
          <w:delText xml:space="preserve">is established between an </w:delText>
        </w:r>
        <w:r w:rsidDel="00DC2CE4">
          <w:delText xml:space="preserve">OpenFlow Capable Switch </w:delText>
        </w:r>
        <w:r w:rsidR="00F47EAD" w:rsidDel="00DC2CE4">
          <w:delText>and</w:delText>
        </w:r>
        <w:r w:rsidDel="00DC2CE4">
          <w:delText xml:space="preserve"> a </w:delText>
        </w:r>
        <w:r w:rsidR="00F47EAD" w:rsidDel="00DC2CE4">
          <w:delText>C</w:delText>
        </w:r>
        <w:r w:rsidDel="00DC2CE4">
          <w:delText xml:space="preserve">onfiguration </w:delText>
        </w:r>
        <w:r w:rsidR="00F47EAD" w:rsidDel="00DC2CE4">
          <w:delText>P</w:delText>
        </w:r>
        <w:r w:rsidDel="00DC2CE4">
          <w:delText xml:space="preserve">oint </w:delText>
        </w:r>
        <w:r w:rsidR="00F47EAD" w:rsidDel="00DC2CE4">
          <w:delText xml:space="preserve">the switch </w:delText>
        </w:r>
        <w:r w:rsidDel="00DC2CE4">
          <w:delText xml:space="preserve"> must </w:delText>
        </w:r>
        <w:r w:rsidR="00F47EAD" w:rsidDel="00DC2CE4">
          <w:delText xml:space="preserve">store </w:delText>
        </w:r>
        <w:r w:rsidDel="00DC2CE4">
          <w:delText xml:space="preserve">the connection information in an instance of the Configuration Point class. If such an instance does not exist, the OpenFlow Capable Switch MUST create an instance </w:delText>
        </w:r>
        <w:r w:rsidR="00F47EAD" w:rsidDel="00DC2CE4">
          <w:delText xml:space="preserve">where it then stores the </w:delText>
        </w:r>
        <w:r w:rsidDel="00DC2CE4">
          <w:delText>connection information.</w:delText>
        </w:r>
      </w:del>
    </w:p>
    <w:p w14:paraId="1A76187E" w14:textId="51131AD9" w:rsidR="00A47610" w:rsidDel="00DC2CE4" w:rsidRDefault="00A47610" w:rsidP="00A47610">
      <w:pPr>
        <w:rPr>
          <w:del w:id="1169" w:author="Thomas Dietz" w:date="2012-08-10T14:56:00Z"/>
        </w:rPr>
      </w:pPr>
      <w:del w:id="1170" w:author="Thomas Dietz" w:date="2012-08-10T14:56:00Z">
        <w:r w:rsidDel="00DC2CE4">
          <w:delText xml:space="preserve">An OpenFlow Capable Switch that cannot initiate a connection to a configuration point does not have to implement the Configuration Point class. It SHOULD block attempts to write to instances of the Configuration Point class with NETCONF </w:delText>
        </w:r>
        <w:r w:rsidRPr="00ED48AF" w:rsidDel="00DC2CE4">
          <w:rPr>
            <w:rStyle w:val="codeChar"/>
          </w:rPr>
          <w:delText>&lt;edit-config&gt;</w:delText>
        </w:r>
        <w:r w:rsidDel="00DC2CE4">
          <w:delText>operations.</w:delText>
        </w:r>
      </w:del>
    </w:p>
    <w:p w14:paraId="3F96666D" w14:textId="5F4B6235" w:rsidR="00A47610" w:rsidDel="00DC2CE4" w:rsidRDefault="00A47610" w:rsidP="00A47610">
      <w:pPr>
        <w:rPr>
          <w:del w:id="1171" w:author="Thomas Dietz" w:date="2012-08-10T14:56:00Z"/>
        </w:rPr>
      </w:pPr>
      <w:del w:id="1172" w:author="Thomas Dietz" w:date="2012-08-10T14:56:00Z">
        <w:r w:rsidDel="00DC2CE4">
          <w:delText>Instances of the Configuration Point class SHOULD be stored persistently across reboots of the OpenFlow Capable Switch.</w:delText>
        </w:r>
      </w:del>
    </w:p>
    <w:p w14:paraId="07E43679" w14:textId="18A471FB" w:rsidR="00A47610" w:rsidDel="00DC2CE4" w:rsidRDefault="00A47610" w:rsidP="00A47610">
      <w:pPr>
        <w:rPr>
          <w:del w:id="1173" w:author="Thomas Dietz" w:date="2012-08-10T14:56:00Z"/>
        </w:rPr>
      </w:pPr>
      <w:del w:id="1174" w:author="Thomas Dietz" w:date="2012-08-10T14:56:00Z">
        <w:r w:rsidDel="00DC2CE4">
          <w:delText xml:space="preserve">A Configuration Point is identified by OpenFlow Capable Switches with identifier </w:delText>
        </w:r>
        <w:r w:rsidRPr="00ED48AF" w:rsidDel="00DC2CE4">
          <w:rPr>
            <w:rStyle w:val="codeChar"/>
          </w:rPr>
          <w:delText>&lt;id&gt;</w:delText>
        </w:r>
        <w:r w:rsidRPr="00294BFA" w:rsidDel="00DC2CE4">
          <w:delText>.</w:delText>
        </w:r>
        <w:r w:rsidDel="00DC2CE4">
          <w:delText xml:space="preserve"> The identifier MUST be unique within the context of potential OpenFlow Capable Switches. </w:delText>
        </w:r>
      </w:del>
    </w:p>
    <w:p w14:paraId="590A6F63" w14:textId="6C0DE1D3" w:rsidR="00A47610" w:rsidDel="00DC2CE4" w:rsidRDefault="00A47610" w:rsidP="00A47610">
      <w:pPr>
        <w:rPr>
          <w:del w:id="1175" w:author="Thomas Dietz" w:date="2012-08-10T14:56:00Z"/>
        </w:rPr>
      </w:pPr>
      <w:del w:id="1176" w:author="Thomas Dietz" w:date="2012-08-10T14:56:00Z">
        <w:r w:rsidDel="00DC2CE4">
          <w:delText xml:space="preserve">Element </w:delText>
        </w:r>
        <w:r w:rsidRPr="00ED48AF" w:rsidDel="00DC2CE4">
          <w:rPr>
            <w:rStyle w:val="codeChar"/>
          </w:rPr>
          <w:delText>&lt;uri&gt;</w:delText>
        </w:r>
        <w:r w:rsidDel="00DC2CE4">
          <w:delTex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delText>
        </w:r>
      </w:del>
    </w:p>
    <w:p w14:paraId="006001FC" w14:textId="7680F530" w:rsidR="00A47610" w:rsidRPr="00294BFA" w:rsidDel="00DC2CE4" w:rsidRDefault="00A47610" w:rsidP="00A47610">
      <w:pPr>
        <w:rPr>
          <w:del w:id="1177" w:author="Thomas Dietz" w:date="2012-08-10T14:56:00Z"/>
        </w:rPr>
      </w:pPr>
      <w:del w:id="1178" w:author="Thomas Dietz" w:date="2012-08-10T14:56:00Z">
        <w:r w:rsidDel="00DC2CE4">
          <w:delText xml:space="preserve">The following elements of the Configuration Point can be modified by a NETCONF edit-config request or retrieved by a NETCONF </w:delText>
        </w:r>
        <w:r w:rsidRPr="00ED48AF" w:rsidDel="00DC2CE4">
          <w:rPr>
            <w:rStyle w:val="codeChar"/>
          </w:rPr>
          <w:delText>get-config</w:delText>
        </w:r>
        <w:r w:rsidDel="00DC2CE4">
          <w:delText xml:space="preserve"> request: </w:delText>
        </w:r>
        <w:r w:rsidRPr="00ED48AF" w:rsidDel="00DC2CE4">
          <w:rPr>
            <w:rStyle w:val="codeChar"/>
          </w:rPr>
          <w:delText>&lt;id&gt;</w:delText>
        </w:r>
        <w:r w:rsidRPr="00294BFA" w:rsidDel="00DC2CE4">
          <w:delText xml:space="preserve">, </w:delText>
        </w:r>
        <w:r w:rsidRPr="00ED48AF" w:rsidDel="00DC2CE4">
          <w:rPr>
            <w:rStyle w:val="codeChar"/>
          </w:rPr>
          <w:delText>&lt;uri&gt;</w:delText>
        </w:r>
        <w:r w:rsidRPr="00294BFA" w:rsidDel="00DC2CE4">
          <w:delText xml:space="preserve">, </w:delText>
        </w:r>
        <w:r w:rsidRPr="00ED48AF" w:rsidDel="00DC2CE4">
          <w:rPr>
            <w:rStyle w:val="codeChar"/>
          </w:rPr>
          <w:delText>&lt;protocol&gt;</w:delText>
        </w:r>
        <w:r w:rsidRPr="00294BFA" w:rsidDel="00DC2CE4">
          <w:delText>.</w:delText>
        </w:r>
      </w:del>
    </w:p>
    <w:p w14:paraId="7E38CBED" w14:textId="77777777" w:rsidR="00C805D1" w:rsidRPr="009F1B7D" w:rsidRDefault="00C805D1" w:rsidP="00D14D27">
      <w:pPr>
        <w:pStyle w:val="Heading3"/>
      </w:pPr>
      <w:bookmarkStart w:id="1179" w:name="_Toc315953993"/>
      <w:bookmarkStart w:id="1180" w:name="_Toc316542503"/>
      <w:bookmarkStart w:id="1181" w:name="_Toc320556689"/>
      <w:r w:rsidRPr="00DB42FD">
        <w:t>YANG Specification</w:t>
      </w:r>
      <w:bookmarkEnd w:id="1179"/>
      <w:bookmarkEnd w:id="1180"/>
      <w:bookmarkEnd w:id="1181"/>
    </w:p>
    <w:tbl>
      <w:tblPr>
        <w:tblStyle w:val="TableGrid"/>
        <w:tblW w:w="5000" w:type="pct"/>
        <w:shd w:val="clear" w:color="auto" w:fill="C8FCCD"/>
        <w:tblCellMar>
          <w:left w:w="57" w:type="dxa"/>
          <w:right w:w="57" w:type="dxa"/>
        </w:tblCellMar>
        <w:tblLook w:val="04A0" w:firstRow="1" w:lastRow="0" w:firstColumn="1" w:lastColumn="0" w:noHBand="0" w:noVBand="1"/>
        <w:tblPrChange w:id="1182" w:author="Thomas Dietz" w:date="2012-08-10T14:59:00Z">
          <w:tblPr>
            <w:tblStyle w:val="TableGrid"/>
            <w:tblW w:w="0" w:type="auto"/>
            <w:tblInd w:w="378" w:type="dxa"/>
            <w:shd w:val="clear" w:color="auto" w:fill="C8FCCD"/>
            <w:tblLook w:val="04A0" w:firstRow="1" w:lastRow="0" w:firstColumn="1" w:lastColumn="0" w:noHBand="0" w:noVBand="1"/>
          </w:tblPr>
        </w:tblPrChange>
      </w:tblPr>
      <w:tblGrid>
        <w:gridCol w:w="9474"/>
        <w:tblGridChange w:id="1183">
          <w:tblGrid>
            <w:gridCol w:w="8820"/>
          </w:tblGrid>
        </w:tblGridChange>
      </w:tblGrid>
      <w:tr w:rsidR="00C805D1" w:rsidRPr="009F1B7D" w14:paraId="56D16770" w14:textId="77777777" w:rsidTr="00DC2CE4">
        <w:tc>
          <w:tcPr>
            <w:tcW w:w="5000" w:type="pct"/>
            <w:shd w:val="clear" w:color="auto" w:fill="C8FCCD"/>
            <w:tcPrChange w:id="1184" w:author="Thomas Dietz" w:date="2012-08-10T14:59:00Z">
              <w:tcPr>
                <w:tcW w:w="8820" w:type="dxa"/>
                <w:shd w:val="clear" w:color="auto" w:fill="C8FCCD"/>
              </w:tcPr>
            </w:tcPrChange>
          </w:tcPr>
          <w:p w14:paraId="63F449D1" w14:textId="22E0CA2A" w:rsidR="00C805D1" w:rsidRPr="009F1B7D" w:rsidDel="00DC2CE4" w:rsidRDefault="00C805D1" w:rsidP="00011096">
            <w:pPr>
              <w:pStyle w:val="XML1"/>
              <w:rPr>
                <w:del w:id="1185" w:author="Thomas Dietz" w:date="2012-08-10T14:55:00Z"/>
              </w:rPr>
            </w:pPr>
            <w:del w:id="1186" w:author="Thomas Dietz" w:date="2012-08-10T14:55:00Z">
              <w:r w:rsidRPr="009F1B7D" w:rsidDel="00DC2CE4">
                <w:delText>grouping openflow-configuration-point-grouping {</w:delText>
              </w:r>
            </w:del>
          </w:p>
          <w:p w14:paraId="2DC0D5C8" w14:textId="54C20BA9" w:rsidR="00C805D1" w:rsidRPr="009F1B7D" w:rsidDel="00DC2CE4" w:rsidRDefault="00C805D1" w:rsidP="00011096">
            <w:pPr>
              <w:pStyle w:val="XML1"/>
              <w:rPr>
                <w:del w:id="1187" w:author="Thomas Dietz" w:date="2012-08-10T14:55:00Z"/>
              </w:rPr>
            </w:pPr>
            <w:del w:id="1188" w:author="Thomas Dietz" w:date="2012-08-10T14:55:00Z">
              <w:r w:rsidRPr="009F1B7D" w:rsidDel="00DC2CE4">
                <w:delText>description "Representation of an OpenFlow Configuration Point.";</w:delText>
              </w:r>
            </w:del>
          </w:p>
          <w:p w14:paraId="59D620FD" w14:textId="2743DE26" w:rsidR="00C805D1" w:rsidRPr="009F1B7D" w:rsidDel="00DC2CE4" w:rsidRDefault="00C805D1" w:rsidP="00011096">
            <w:pPr>
              <w:pStyle w:val="XML2"/>
              <w:rPr>
                <w:del w:id="1189" w:author="Thomas Dietz" w:date="2012-08-10T14:55:00Z"/>
              </w:rPr>
            </w:pPr>
            <w:del w:id="1190" w:author="Thomas Dietz" w:date="2012-08-10T14:55:00Z">
              <w:r w:rsidRPr="009F1B7D" w:rsidDel="00DC2CE4">
                <w:delText>leaf id {</w:delText>
              </w:r>
            </w:del>
          </w:p>
          <w:p w14:paraId="06BC60C2" w14:textId="42433DA8" w:rsidR="00C805D1" w:rsidRPr="009F1B7D" w:rsidDel="00DC2CE4" w:rsidRDefault="00C805D1" w:rsidP="00011096">
            <w:pPr>
              <w:pStyle w:val="XML3"/>
              <w:rPr>
                <w:del w:id="1191" w:author="Thomas Dietz" w:date="2012-08-10T14:55:00Z"/>
              </w:rPr>
            </w:pPr>
            <w:del w:id="1192" w:author="Thomas Dietz" w:date="2012-08-10T14:55:00Z">
              <w:r w:rsidRPr="009F1B7D" w:rsidDel="00DC2CE4">
                <w:delText>type inet:uri;</w:delText>
              </w:r>
            </w:del>
          </w:p>
          <w:p w14:paraId="03D89399" w14:textId="7069D3E7" w:rsidR="00C805D1" w:rsidRPr="009F1B7D" w:rsidDel="00DC2CE4" w:rsidRDefault="00C805D1" w:rsidP="00011096">
            <w:pPr>
              <w:pStyle w:val="XML3"/>
              <w:rPr>
                <w:del w:id="1193" w:author="Thomas Dietz" w:date="2012-08-10T14:55:00Z"/>
              </w:rPr>
            </w:pPr>
            <w:del w:id="1194" w:author="Thomas Dietz" w:date="2012-08-10T14:55:00Z">
              <w:r w:rsidRPr="009F1B7D" w:rsidDel="00DC2CE4">
                <w:delText>description "An identifier that identifies a Configuration Point of the OpenFlow Capable Switch.";</w:delText>
              </w:r>
            </w:del>
          </w:p>
          <w:p w14:paraId="26A31300" w14:textId="5B5C82B4" w:rsidR="00C805D1" w:rsidRPr="009F1B7D" w:rsidDel="00DC2CE4" w:rsidRDefault="00C805D1" w:rsidP="00011096">
            <w:pPr>
              <w:pStyle w:val="XML2"/>
              <w:rPr>
                <w:del w:id="1195" w:author="Thomas Dietz" w:date="2012-08-10T14:55:00Z"/>
              </w:rPr>
            </w:pPr>
            <w:del w:id="1196" w:author="Thomas Dietz" w:date="2012-08-10T14:55:00Z">
              <w:r w:rsidRPr="009F1B7D" w:rsidDel="00DC2CE4">
                <w:delText>}</w:delText>
              </w:r>
            </w:del>
          </w:p>
          <w:p w14:paraId="591CA63D" w14:textId="68C5F33B" w:rsidR="00C805D1" w:rsidRPr="009F1B7D" w:rsidDel="00DC2CE4" w:rsidRDefault="00C805D1" w:rsidP="00011096">
            <w:pPr>
              <w:pStyle w:val="XML2"/>
              <w:rPr>
                <w:del w:id="1197" w:author="Thomas Dietz" w:date="2012-08-10T14:55:00Z"/>
              </w:rPr>
            </w:pPr>
            <w:del w:id="1198" w:author="Thomas Dietz" w:date="2012-08-10T14:55:00Z">
              <w:r w:rsidRPr="009F1B7D" w:rsidDel="00DC2CE4">
                <w:delText>leaf uri {</w:delText>
              </w:r>
            </w:del>
          </w:p>
          <w:p w14:paraId="3B2257B0" w14:textId="62B79D12" w:rsidR="00C805D1" w:rsidRPr="009F1B7D" w:rsidDel="00DC2CE4" w:rsidRDefault="00C805D1" w:rsidP="00011096">
            <w:pPr>
              <w:pStyle w:val="XML3"/>
              <w:rPr>
                <w:del w:id="1199" w:author="Thomas Dietz" w:date="2012-08-10T14:55:00Z"/>
              </w:rPr>
            </w:pPr>
            <w:del w:id="1200" w:author="Thomas Dietz" w:date="2012-08-10T14:55:00Z">
              <w:r w:rsidRPr="009F1B7D" w:rsidDel="00DC2CE4">
                <w:delText>type inet:uri;</w:delText>
              </w:r>
            </w:del>
          </w:p>
          <w:p w14:paraId="2F8AD980" w14:textId="730C96DD" w:rsidR="00C805D1" w:rsidRPr="009F1B7D" w:rsidDel="00DC2CE4" w:rsidRDefault="00C805D1" w:rsidP="00011096">
            <w:pPr>
              <w:pStyle w:val="XML3"/>
              <w:rPr>
                <w:del w:id="1201" w:author="Thomas Dietz" w:date="2012-08-10T14:55:00Z"/>
              </w:rPr>
            </w:pPr>
            <w:del w:id="1202" w:author="Thomas Dietz" w:date="2012-08-10T14:55:00Z">
              <w:r w:rsidRPr="009F1B7D" w:rsidDel="00DC2CE4">
                <w:delText>description "A locator of the Configuration Point. This element MAY contain a locator of the Configuration Point including, for example, an IP address and a port number.";</w:delText>
              </w:r>
            </w:del>
          </w:p>
          <w:p w14:paraId="7CC6BFD0" w14:textId="5BCC2667" w:rsidR="00C805D1" w:rsidRPr="009F1B7D" w:rsidDel="00DC2CE4" w:rsidRDefault="00C805D1" w:rsidP="00011096">
            <w:pPr>
              <w:pStyle w:val="XML2"/>
              <w:rPr>
                <w:del w:id="1203" w:author="Thomas Dietz" w:date="2012-08-10T14:55:00Z"/>
              </w:rPr>
            </w:pPr>
            <w:del w:id="1204" w:author="Thomas Dietz" w:date="2012-08-10T14:55:00Z">
              <w:r w:rsidRPr="009F1B7D" w:rsidDel="00DC2CE4">
                <w:delText>}</w:delText>
              </w:r>
            </w:del>
          </w:p>
          <w:p w14:paraId="6FB9973B" w14:textId="4CD8AD28" w:rsidR="00C805D1" w:rsidRPr="009F1B7D" w:rsidDel="00DC2CE4" w:rsidRDefault="00C805D1" w:rsidP="00011096">
            <w:pPr>
              <w:pStyle w:val="XML2"/>
              <w:rPr>
                <w:del w:id="1205" w:author="Thomas Dietz" w:date="2012-08-10T14:55:00Z"/>
              </w:rPr>
            </w:pPr>
            <w:del w:id="1206" w:author="Thomas Dietz" w:date="2012-08-10T14:55:00Z">
              <w:r w:rsidRPr="009F1B7D" w:rsidDel="00DC2CE4">
                <w:delText>leaf protocol {</w:delText>
              </w:r>
            </w:del>
          </w:p>
          <w:p w14:paraId="3DEB9843" w14:textId="1E5DB55E" w:rsidR="00C805D1" w:rsidRPr="009F1B7D" w:rsidDel="00DC2CE4" w:rsidRDefault="00C805D1" w:rsidP="00011096">
            <w:pPr>
              <w:pStyle w:val="XML3"/>
              <w:rPr>
                <w:del w:id="1207" w:author="Thomas Dietz" w:date="2012-08-10T14:55:00Z"/>
              </w:rPr>
            </w:pPr>
            <w:del w:id="1208" w:author="Thomas Dietz" w:date="2012-08-10T14:55:00Z">
              <w:r w:rsidRPr="009F1B7D" w:rsidDel="00DC2CE4">
                <w:delText>type enumeration {</w:delText>
              </w:r>
            </w:del>
          </w:p>
          <w:p w14:paraId="123D167D" w14:textId="770F31DC" w:rsidR="00C805D1" w:rsidRPr="009F1B7D" w:rsidDel="00DC2CE4" w:rsidRDefault="00C805D1" w:rsidP="00011096">
            <w:pPr>
              <w:pStyle w:val="XML4"/>
              <w:rPr>
                <w:del w:id="1209" w:author="Thomas Dietz" w:date="2012-08-10T14:55:00Z"/>
              </w:rPr>
            </w:pPr>
            <w:del w:id="1210" w:author="Thomas Dietz" w:date="2012-08-10T14:55:00Z">
              <w:r w:rsidRPr="009F1B7D" w:rsidDel="00DC2CE4">
                <w:delText>enum "ssh";</w:delText>
              </w:r>
            </w:del>
          </w:p>
          <w:p w14:paraId="4C946C36" w14:textId="0BA1518D" w:rsidR="00C805D1" w:rsidRPr="009F1B7D" w:rsidDel="00DC2CE4" w:rsidRDefault="00C805D1" w:rsidP="00011096">
            <w:pPr>
              <w:pStyle w:val="XML4"/>
              <w:rPr>
                <w:del w:id="1211" w:author="Thomas Dietz" w:date="2012-08-10T14:55:00Z"/>
              </w:rPr>
            </w:pPr>
            <w:del w:id="1212" w:author="Thomas Dietz" w:date="2012-08-10T14:55:00Z">
              <w:r w:rsidRPr="009F1B7D" w:rsidDel="00DC2CE4">
                <w:delText>enum "soap";</w:delText>
              </w:r>
            </w:del>
          </w:p>
          <w:p w14:paraId="7508334C" w14:textId="279B47F7" w:rsidR="00C805D1" w:rsidRPr="009F1B7D" w:rsidDel="00DC2CE4" w:rsidRDefault="00C805D1" w:rsidP="00011096">
            <w:pPr>
              <w:pStyle w:val="XML4"/>
              <w:rPr>
                <w:del w:id="1213" w:author="Thomas Dietz" w:date="2012-08-10T14:55:00Z"/>
              </w:rPr>
            </w:pPr>
            <w:del w:id="1214" w:author="Thomas Dietz" w:date="2012-08-10T14:55:00Z">
              <w:r w:rsidRPr="009F1B7D" w:rsidDel="00DC2CE4">
                <w:delText>enum "tls";</w:delText>
              </w:r>
            </w:del>
          </w:p>
          <w:p w14:paraId="56A4E916" w14:textId="1627B473" w:rsidR="00C805D1" w:rsidRPr="009F1B7D" w:rsidDel="00DC2CE4" w:rsidRDefault="00C805D1" w:rsidP="00011096">
            <w:pPr>
              <w:pStyle w:val="XML4"/>
              <w:rPr>
                <w:del w:id="1215" w:author="Thomas Dietz" w:date="2012-08-10T14:55:00Z"/>
              </w:rPr>
            </w:pPr>
            <w:del w:id="1216" w:author="Thomas Dietz" w:date="2012-08-10T14:55:00Z">
              <w:r w:rsidRPr="009F1B7D" w:rsidDel="00DC2CE4">
                <w:delText>enum "beep";</w:delText>
              </w:r>
            </w:del>
          </w:p>
          <w:p w14:paraId="0F8EE236" w14:textId="699A3E19" w:rsidR="00C805D1" w:rsidRPr="009F1B7D" w:rsidDel="00DC2CE4" w:rsidRDefault="00C805D1" w:rsidP="00011096">
            <w:pPr>
              <w:pStyle w:val="XML3"/>
              <w:rPr>
                <w:del w:id="1217" w:author="Thomas Dietz" w:date="2012-08-10T14:55:00Z"/>
              </w:rPr>
            </w:pPr>
            <w:del w:id="1218" w:author="Thomas Dietz" w:date="2012-08-10T14:55:00Z">
              <w:r w:rsidRPr="009F1B7D" w:rsidDel="00DC2CE4">
                <w:delText>}</w:delText>
              </w:r>
            </w:del>
          </w:p>
          <w:p w14:paraId="7788F6B3" w14:textId="77D539C9" w:rsidR="00C805D1" w:rsidRPr="009F1B7D" w:rsidDel="00DC2CE4" w:rsidRDefault="00C805D1" w:rsidP="00011096">
            <w:pPr>
              <w:pStyle w:val="XML3"/>
              <w:rPr>
                <w:del w:id="1219" w:author="Thomas Dietz" w:date="2012-08-10T14:55:00Z"/>
              </w:rPr>
            </w:pPr>
            <w:del w:id="1220" w:author="Thomas Dietz" w:date="2012-08-10T14:55:00Z">
              <w:r w:rsidRPr="009F1B7D" w:rsidDel="00DC2CE4">
                <w:lastRenderedPageBreak/>
                <w:delText>default "ssh";</w:delText>
              </w:r>
            </w:del>
          </w:p>
          <w:p w14:paraId="5C6D1CFF" w14:textId="65C7A3AF" w:rsidR="00C805D1" w:rsidRPr="009F1B7D" w:rsidDel="00DC2CE4" w:rsidRDefault="00C805D1" w:rsidP="00011096">
            <w:pPr>
              <w:pStyle w:val="XML3"/>
              <w:rPr>
                <w:del w:id="1221" w:author="Thomas Dietz" w:date="2012-08-10T14:55:00Z"/>
              </w:rPr>
            </w:pPr>
            <w:del w:id="1222" w:author="Thomas Dietz" w:date="2012-08-10T14:55:00Z">
              <w:r w:rsidRPr="009F1B7D" w:rsidDel="00DC2CE4">
                <w:delText>description "The transport protocol that the Configuration Point uses when communicating via NETCONF with the OpenFlow Capable Switch.";</w:delText>
              </w:r>
            </w:del>
          </w:p>
          <w:p w14:paraId="60FE5919" w14:textId="3674D480" w:rsidR="00C805D1" w:rsidRPr="009F1B7D" w:rsidDel="00DC2CE4" w:rsidRDefault="00C805D1" w:rsidP="00011096">
            <w:pPr>
              <w:pStyle w:val="XML3"/>
              <w:rPr>
                <w:del w:id="1223" w:author="Thomas Dietz" w:date="2012-08-10T14:55:00Z"/>
              </w:rPr>
            </w:pPr>
            <w:del w:id="1224" w:author="Thomas Dietz" w:date="2012-08-10T14:55:00Z">
              <w:r w:rsidRPr="009F1B7D" w:rsidDel="00DC2CE4">
                <w:delText>reference "The mappings of NETCONF to different transport protocols are defined in RFC 6242 for SSH, RFC 4743 for SOAP, RFC 4744 for BEEP, and RFC 5539 for TLS";</w:delText>
              </w:r>
            </w:del>
          </w:p>
          <w:p w14:paraId="18ACF498" w14:textId="60F827A5" w:rsidR="00C805D1" w:rsidRPr="009F1B7D" w:rsidDel="00DC2CE4" w:rsidRDefault="00C805D1" w:rsidP="00011096">
            <w:pPr>
              <w:pStyle w:val="XML2"/>
              <w:rPr>
                <w:del w:id="1225" w:author="Thomas Dietz" w:date="2012-08-10T14:55:00Z"/>
              </w:rPr>
            </w:pPr>
            <w:del w:id="1226" w:author="Thomas Dietz" w:date="2012-08-10T14:55:00Z">
              <w:r w:rsidRPr="009F1B7D" w:rsidDel="00DC2CE4">
                <w:delText>}</w:delText>
              </w:r>
            </w:del>
          </w:p>
          <w:p w14:paraId="3EB34D83" w14:textId="77777777" w:rsidR="00DC2CE4" w:rsidRDefault="00C805D1" w:rsidP="00DC2CE4">
            <w:pPr>
              <w:pStyle w:val="XML1"/>
              <w:rPr>
                <w:ins w:id="1227" w:author="Thomas Dietz" w:date="2012-08-10T14:55:00Z"/>
              </w:rPr>
            </w:pPr>
            <w:del w:id="1228" w:author="Thomas Dietz" w:date="2012-08-10T14:55:00Z">
              <w:r w:rsidRPr="009F1B7D" w:rsidDel="00DC2CE4">
                <w:delText>}</w:delText>
              </w:r>
            </w:del>
            <w:ins w:id="1229" w:author="Thomas Dietz" w:date="2012-08-10T14:55:00Z">
              <w:r w:rsidR="00DC2CE4">
                <w:t xml:space="preserve">  grouping OFConfigurationPointType {</w:t>
              </w:r>
            </w:ins>
          </w:p>
          <w:p w14:paraId="7FB161FE" w14:textId="77777777" w:rsidR="00DC2CE4" w:rsidRDefault="00DC2CE4" w:rsidP="00DC2CE4">
            <w:pPr>
              <w:pStyle w:val="XML1"/>
              <w:rPr>
                <w:ins w:id="1230" w:author="Thomas Dietz" w:date="2012-08-10T14:55:00Z"/>
              </w:rPr>
            </w:pPr>
            <w:ins w:id="1231" w:author="Thomas Dietz" w:date="2012-08-10T14:55:00Z">
              <w:r>
                <w:t xml:space="preserve">    description "Representation of an OpenFlow Configuration Point.</w:t>
              </w:r>
            </w:ins>
          </w:p>
          <w:p w14:paraId="53095172" w14:textId="77777777" w:rsidR="00DC2CE4" w:rsidRDefault="00DC2CE4" w:rsidP="00DC2CE4">
            <w:pPr>
              <w:pStyle w:val="XML1"/>
              <w:rPr>
                <w:ins w:id="1232" w:author="Thomas Dietz" w:date="2012-08-10T14:55:00Z"/>
              </w:rPr>
            </w:pPr>
            <w:ins w:id="1233" w:author="Thomas Dietz" w:date="2012-08-10T14:55:00Z">
              <w:r>
                <w:t xml:space="preserve">      Instances of the Configuration Point class SHOULD be stored </w:t>
              </w:r>
            </w:ins>
          </w:p>
          <w:p w14:paraId="27866C24" w14:textId="77777777" w:rsidR="00DC2CE4" w:rsidRDefault="00DC2CE4" w:rsidP="00DC2CE4">
            <w:pPr>
              <w:pStyle w:val="XML1"/>
              <w:rPr>
                <w:ins w:id="1234" w:author="Thomas Dietz" w:date="2012-08-10T14:55:00Z"/>
              </w:rPr>
            </w:pPr>
            <w:ins w:id="1235" w:author="Thomas Dietz" w:date="2012-08-10T14:55:00Z">
              <w:r>
                <w:t xml:space="preserve">      persistently across reboots of the OpenFlow Capable Switch.</w:t>
              </w:r>
            </w:ins>
          </w:p>
          <w:p w14:paraId="6AEF5FDE" w14:textId="77777777" w:rsidR="00DC2CE4" w:rsidRDefault="00DC2CE4" w:rsidP="00DC2CE4">
            <w:pPr>
              <w:pStyle w:val="XML1"/>
              <w:rPr>
                <w:ins w:id="1236" w:author="Thomas Dietz" w:date="2012-08-10T14:55:00Z"/>
              </w:rPr>
            </w:pPr>
            <w:ins w:id="1237" w:author="Thomas Dietz" w:date="2012-08-10T14:55:00Z">
              <w:r>
                <w:t xml:space="preserve">    </w:t>
              </w:r>
            </w:ins>
          </w:p>
          <w:p w14:paraId="7C3DA9BA" w14:textId="77777777" w:rsidR="00DC2CE4" w:rsidRDefault="00DC2CE4" w:rsidP="00DC2CE4">
            <w:pPr>
              <w:pStyle w:val="XML1"/>
              <w:rPr>
                <w:ins w:id="1238" w:author="Thomas Dietz" w:date="2012-08-10T14:55:00Z"/>
              </w:rPr>
            </w:pPr>
            <w:ins w:id="1239" w:author="Thomas Dietz" w:date="2012-08-10T14:55:00Z">
              <w:r>
                <w:t xml:space="preserve">      When a connection is established between an OpenFlow Capable </w:t>
              </w:r>
            </w:ins>
          </w:p>
          <w:p w14:paraId="64A53BEE" w14:textId="77777777" w:rsidR="00DC2CE4" w:rsidRDefault="00DC2CE4" w:rsidP="00DC2CE4">
            <w:pPr>
              <w:pStyle w:val="XML1"/>
              <w:rPr>
                <w:ins w:id="1240" w:author="Thomas Dietz" w:date="2012-08-10T14:55:00Z"/>
              </w:rPr>
            </w:pPr>
            <w:ins w:id="1241" w:author="Thomas Dietz" w:date="2012-08-10T14:55:00Z">
              <w:r>
                <w:t xml:space="preserve">      Switch and a Configuration Point the switch  MUST store the </w:t>
              </w:r>
            </w:ins>
          </w:p>
          <w:p w14:paraId="31F900F0" w14:textId="77777777" w:rsidR="00DC2CE4" w:rsidRDefault="00DC2CE4" w:rsidP="00DC2CE4">
            <w:pPr>
              <w:pStyle w:val="XML1"/>
              <w:rPr>
                <w:ins w:id="1242" w:author="Thomas Dietz" w:date="2012-08-10T14:55:00Z"/>
              </w:rPr>
            </w:pPr>
            <w:ins w:id="1243" w:author="Thomas Dietz" w:date="2012-08-10T14:55:00Z">
              <w:r>
                <w:t xml:space="preserve">      connection information in an instance of the Configuration </w:t>
              </w:r>
            </w:ins>
          </w:p>
          <w:p w14:paraId="38A5CB1C" w14:textId="77777777" w:rsidR="00DC2CE4" w:rsidRDefault="00DC2CE4" w:rsidP="00DC2CE4">
            <w:pPr>
              <w:pStyle w:val="XML1"/>
              <w:rPr>
                <w:ins w:id="1244" w:author="Thomas Dietz" w:date="2012-08-10T14:55:00Z"/>
              </w:rPr>
            </w:pPr>
            <w:ins w:id="1245" w:author="Thomas Dietz" w:date="2012-08-10T14:55:00Z">
              <w:r>
                <w:t xml:space="preserve">      Point class. If such an instance does not exist, the OpenFlow</w:t>
              </w:r>
            </w:ins>
          </w:p>
          <w:p w14:paraId="4B6DB56E" w14:textId="77777777" w:rsidR="00DC2CE4" w:rsidRDefault="00DC2CE4" w:rsidP="00DC2CE4">
            <w:pPr>
              <w:pStyle w:val="XML1"/>
              <w:rPr>
                <w:ins w:id="1246" w:author="Thomas Dietz" w:date="2012-08-10T14:55:00Z"/>
              </w:rPr>
            </w:pPr>
            <w:ins w:id="1247" w:author="Thomas Dietz" w:date="2012-08-10T14:55:00Z">
              <w:r>
                <w:t xml:space="preserve">      Capable Switch MUST create an instance where it then stores </w:t>
              </w:r>
            </w:ins>
          </w:p>
          <w:p w14:paraId="4AD62902" w14:textId="77777777" w:rsidR="00DC2CE4" w:rsidRDefault="00DC2CE4" w:rsidP="00DC2CE4">
            <w:pPr>
              <w:pStyle w:val="XML1"/>
              <w:rPr>
                <w:ins w:id="1248" w:author="Thomas Dietz" w:date="2012-08-10T14:55:00Z"/>
              </w:rPr>
            </w:pPr>
            <w:ins w:id="1249" w:author="Thomas Dietz" w:date="2012-08-10T14:55:00Z">
              <w:r>
                <w:t xml:space="preserve">      the connection information.</w:t>
              </w:r>
            </w:ins>
          </w:p>
          <w:p w14:paraId="14F008B9" w14:textId="77777777" w:rsidR="00DC2CE4" w:rsidRDefault="00DC2CE4" w:rsidP="00DC2CE4">
            <w:pPr>
              <w:pStyle w:val="XML1"/>
              <w:rPr>
                <w:ins w:id="1250" w:author="Thomas Dietz" w:date="2012-08-10T14:55:00Z"/>
              </w:rPr>
            </w:pPr>
            <w:ins w:id="1251" w:author="Thomas Dietz" w:date="2012-08-10T14:55:00Z">
              <w:r>
                <w:t xml:space="preserve">    </w:t>
              </w:r>
            </w:ins>
          </w:p>
          <w:p w14:paraId="578B5043" w14:textId="77777777" w:rsidR="00DC2CE4" w:rsidRDefault="00DC2CE4" w:rsidP="00DC2CE4">
            <w:pPr>
              <w:pStyle w:val="XML1"/>
              <w:rPr>
                <w:ins w:id="1252" w:author="Thomas Dietz" w:date="2012-08-10T14:55:00Z"/>
              </w:rPr>
            </w:pPr>
            <w:ins w:id="1253" w:author="Thomas Dietz" w:date="2012-08-10T14:55:00Z">
              <w:r>
                <w:t xml:space="preserve">      An OpenFlow Capable Switch that cannot initiate a connection </w:t>
              </w:r>
            </w:ins>
          </w:p>
          <w:p w14:paraId="1692F6E1" w14:textId="77777777" w:rsidR="00DC2CE4" w:rsidRDefault="00DC2CE4" w:rsidP="00DC2CE4">
            <w:pPr>
              <w:pStyle w:val="XML1"/>
              <w:rPr>
                <w:ins w:id="1254" w:author="Thomas Dietz" w:date="2012-08-10T14:55:00Z"/>
              </w:rPr>
            </w:pPr>
            <w:ins w:id="1255" w:author="Thomas Dietz" w:date="2012-08-10T14:55:00Z">
              <w:r>
                <w:t xml:space="preserve">      to a configuration point does not have to implement the </w:t>
              </w:r>
            </w:ins>
          </w:p>
          <w:p w14:paraId="1F15D5BB" w14:textId="77777777" w:rsidR="00DC2CE4" w:rsidRDefault="00DC2CE4" w:rsidP="00DC2CE4">
            <w:pPr>
              <w:pStyle w:val="XML1"/>
              <w:rPr>
                <w:ins w:id="1256" w:author="Thomas Dietz" w:date="2012-08-10T14:55:00Z"/>
              </w:rPr>
            </w:pPr>
            <w:ins w:id="1257" w:author="Thomas Dietz" w:date="2012-08-10T14:55:00Z">
              <w:r>
                <w:t xml:space="preserve">      Configuration Point class. It SHOULD block attempts to write</w:t>
              </w:r>
            </w:ins>
          </w:p>
          <w:p w14:paraId="23B51F0F" w14:textId="77777777" w:rsidR="00DC2CE4" w:rsidRDefault="00DC2CE4" w:rsidP="00DC2CE4">
            <w:pPr>
              <w:pStyle w:val="XML1"/>
              <w:rPr>
                <w:ins w:id="1258" w:author="Thomas Dietz" w:date="2012-08-10T14:55:00Z"/>
              </w:rPr>
            </w:pPr>
            <w:ins w:id="1259" w:author="Thomas Dietz" w:date="2012-08-10T14:55:00Z">
              <w:r>
                <w:t xml:space="preserve">      to instances of the Configuration Point class with NETCONF </w:t>
              </w:r>
            </w:ins>
          </w:p>
          <w:p w14:paraId="767537CC" w14:textId="77777777" w:rsidR="00DC2CE4" w:rsidRDefault="00DC2CE4" w:rsidP="00DC2CE4">
            <w:pPr>
              <w:pStyle w:val="XML1"/>
              <w:rPr>
                <w:ins w:id="1260" w:author="Thomas Dietz" w:date="2012-08-10T14:55:00Z"/>
              </w:rPr>
            </w:pPr>
            <w:ins w:id="1261" w:author="Thomas Dietz" w:date="2012-08-10T14:55:00Z">
              <w:r>
                <w:t xml:space="preserve">      &lt;edit-config&gt; operations.</w:t>
              </w:r>
            </w:ins>
          </w:p>
          <w:p w14:paraId="09EA738A" w14:textId="77777777" w:rsidR="00DC2CE4" w:rsidRDefault="00DC2CE4" w:rsidP="00DC2CE4">
            <w:pPr>
              <w:pStyle w:val="XML1"/>
              <w:rPr>
                <w:ins w:id="1262" w:author="Thomas Dietz" w:date="2012-08-10T14:55:00Z"/>
              </w:rPr>
            </w:pPr>
          </w:p>
          <w:p w14:paraId="025F344D" w14:textId="77777777" w:rsidR="00DC2CE4" w:rsidRDefault="00DC2CE4" w:rsidP="00DC2CE4">
            <w:pPr>
              <w:pStyle w:val="XML1"/>
              <w:rPr>
                <w:ins w:id="1263" w:author="Thomas Dietz" w:date="2012-08-10T14:55:00Z"/>
              </w:rPr>
            </w:pPr>
            <w:ins w:id="1264" w:author="Thomas Dietz" w:date="2012-08-10T14:55:00Z">
              <w:r>
                <w:t xml:space="preserve">      NETCONF &lt;edit-config&gt; operations MUST be implemented as </w:t>
              </w:r>
            </w:ins>
          </w:p>
          <w:p w14:paraId="1966262C" w14:textId="77777777" w:rsidR="00DC2CE4" w:rsidRDefault="00DC2CE4" w:rsidP="00DC2CE4">
            <w:pPr>
              <w:pStyle w:val="XML1"/>
              <w:rPr>
                <w:ins w:id="1265" w:author="Thomas Dietz" w:date="2012-08-10T14:55:00Z"/>
              </w:rPr>
            </w:pPr>
            <w:ins w:id="1266" w:author="Thomas Dietz" w:date="2012-08-10T14:55:00Z">
              <w:r>
                <w:t xml:space="preserve">      follows: </w:t>
              </w:r>
            </w:ins>
          </w:p>
          <w:p w14:paraId="7ED3224D" w14:textId="77777777" w:rsidR="00DC2CE4" w:rsidRDefault="00DC2CE4" w:rsidP="00DC2CE4">
            <w:pPr>
              <w:pStyle w:val="XML1"/>
              <w:rPr>
                <w:ins w:id="1267" w:author="Thomas Dietz" w:date="2012-08-10T14:55:00Z"/>
              </w:rPr>
            </w:pPr>
          </w:p>
          <w:p w14:paraId="04D7DD49" w14:textId="77777777" w:rsidR="00DC2CE4" w:rsidRDefault="00DC2CE4" w:rsidP="00DC2CE4">
            <w:pPr>
              <w:pStyle w:val="XML1"/>
              <w:rPr>
                <w:ins w:id="1268" w:author="Thomas Dietz" w:date="2012-08-10T14:55:00Z"/>
              </w:rPr>
            </w:pPr>
            <w:ins w:id="1269" w:author="Thomas Dietz" w:date="2012-08-10T14:55:00Z">
              <w:r>
                <w:t xml:space="preserve">      * The 'id' element MUST be present at all &lt;edit-config&gt;</w:t>
              </w:r>
            </w:ins>
          </w:p>
          <w:p w14:paraId="6850EFFE" w14:textId="77777777" w:rsidR="00DC2CE4" w:rsidRDefault="00DC2CE4" w:rsidP="00DC2CE4">
            <w:pPr>
              <w:pStyle w:val="XML1"/>
              <w:rPr>
                <w:ins w:id="1270" w:author="Thomas Dietz" w:date="2012-08-10T14:55:00Z"/>
              </w:rPr>
            </w:pPr>
            <w:ins w:id="1271" w:author="Thomas Dietz" w:date="2012-08-10T14:55:00Z">
              <w:r>
                <w:t xml:space="preserve">        operations to identify the configuration point.</w:t>
              </w:r>
            </w:ins>
          </w:p>
          <w:p w14:paraId="0413BF24" w14:textId="77777777" w:rsidR="00DC2CE4" w:rsidRDefault="00DC2CE4" w:rsidP="00DC2CE4">
            <w:pPr>
              <w:pStyle w:val="XML1"/>
              <w:rPr>
                <w:ins w:id="1272" w:author="Thomas Dietz" w:date="2012-08-10T14:55:00Z"/>
              </w:rPr>
            </w:pPr>
            <w:ins w:id="1273" w:author="Thomas Dietz" w:date="2012-08-10T14:55:00Z">
              <w:r>
                <w:t xml:space="preserve">      * If the operation is 'merge' or 'replace', the element is</w:t>
              </w:r>
            </w:ins>
          </w:p>
          <w:p w14:paraId="04986FB8" w14:textId="77777777" w:rsidR="00DC2CE4" w:rsidRDefault="00DC2CE4" w:rsidP="00DC2CE4">
            <w:pPr>
              <w:pStyle w:val="XML1"/>
              <w:rPr>
                <w:ins w:id="1274" w:author="Thomas Dietz" w:date="2012-08-10T14:55:00Z"/>
              </w:rPr>
            </w:pPr>
            <w:ins w:id="1275" w:author="Thomas Dietz" w:date="2012-08-10T14:55:00Z">
              <w:r>
                <w:t xml:space="preserve">        created if it does not exist, and its value is set to the</w:t>
              </w:r>
            </w:ins>
          </w:p>
          <w:p w14:paraId="67029CB0" w14:textId="77777777" w:rsidR="00DC2CE4" w:rsidRDefault="00DC2CE4" w:rsidP="00DC2CE4">
            <w:pPr>
              <w:pStyle w:val="XML1"/>
              <w:rPr>
                <w:ins w:id="1276" w:author="Thomas Dietz" w:date="2012-08-10T14:55:00Z"/>
              </w:rPr>
            </w:pPr>
            <w:ins w:id="1277" w:author="Thomas Dietz" w:date="2012-08-10T14:55:00Z">
              <w:r>
                <w:t xml:space="preserve">        value found in the XML RPC data.</w:t>
              </w:r>
            </w:ins>
          </w:p>
          <w:p w14:paraId="6A420AA4" w14:textId="77777777" w:rsidR="00DC2CE4" w:rsidRDefault="00DC2CE4" w:rsidP="00DC2CE4">
            <w:pPr>
              <w:pStyle w:val="XML1"/>
              <w:rPr>
                <w:ins w:id="1278" w:author="Thomas Dietz" w:date="2012-08-10T14:55:00Z"/>
              </w:rPr>
            </w:pPr>
            <w:ins w:id="1279" w:author="Thomas Dietz" w:date="2012-08-10T14:55:00Z">
              <w:r>
                <w:t xml:space="preserve">      * If the operation is 'create', the element is created if it</w:t>
              </w:r>
            </w:ins>
          </w:p>
          <w:p w14:paraId="029F1557" w14:textId="77777777" w:rsidR="00DC2CE4" w:rsidRDefault="00DC2CE4" w:rsidP="00DC2CE4">
            <w:pPr>
              <w:pStyle w:val="XML1"/>
              <w:rPr>
                <w:ins w:id="1280" w:author="Thomas Dietz" w:date="2012-08-10T14:55:00Z"/>
              </w:rPr>
            </w:pPr>
            <w:ins w:id="1281" w:author="Thomas Dietz" w:date="2012-08-10T14:55:00Z">
              <w:r>
                <w:t xml:space="preserve">        does not exist. If the element already exists, a</w:t>
              </w:r>
            </w:ins>
          </w:p>
          <w:p w14:paraId="2C026354" w14:textId="77777777" w:rsidR="00DC2CE4" w:rsidRDefault="00DC2CE4" w:rsidP="00DC2CE4">
            <w:pPr>
              <w:pStyle w:val="XML1"/>
              <w:rPr>
                <w:ins w:id="1282" w:author="Thomas Dietz" w:date="2012-08-10T14:55:00Z"/>
              </w:rPr>
            </w:pPr>
            <w:ins w:id="1283" w:author="Thomas Dietz" w:date="2012-08-10T14:55:00Z">
              <w:r>
                <w:t xml:space="preserve">        'data</w:t>
              </w:r>
              <w:r>
                <w:rPr>
                  <w:rFonts w:ascii="MS Mincho" w:eastAsia="MS Mincho" w:hAnsi="MS Mincho" w:cs="MS Mincho" w:hint="eastAsia"/>
                </w:rPr>
                <w:t>‑</w:t>
              </w:r>
              <w:r>
                <w:t>exists' error is returned.</w:t>
              </w:r>
            </w:ins>
          </w:p>
          <w:p w14:paraId="72A9543F" w14:textId="77777777" w:rsidR="00DC2CE4" w:rsidRDefault="00DC2CE4" w:rsidP="00DC2CE4">
            <w:pPr>
              <w:pStyle w:val="XML1"/>
              <w:rPr>
                <w:ins w:id="1284" w:author="Thomas Dietz" w:date="2012-08-10T14:55:00Z"/>
              </w:rPr>
            </w:pPr>
            <w:ins w:id="1285" w:author="Thomas Dietz" w:date="2012-08-10T14:55:00Z">
              <w:r>
                <w:t xml:space="preserve">      * If the operation is 'delete', the element is deleted if it</w:t>
              </w:r>
            </w:ins>
          </w:p>
          <w:p w14:paraId="6511F7B6" w14:textId="77777777" w:rsidR="00DC2CE4" w:rsidRDefault="00DC2CE4" w:rsidP="00DC2CE4">
            <w:pPr>
              <w:pStyle w:val="XML1"/>
              <w:rPr>
                <w:ins w:id="1286" w:author="Thomas Dietz" w:date="2012-08-10T14:55:00Z"/>
              </w:rPr>
            </w:pPr>
            <w:ins w:id="1287" w:author="Thomas Dietz" w:date="2012-08-10T14:55:00Z">
              <w:r>
                <w:t xml:space="preserve">        exists. If the element does not exist, a 'data</w:t>
              </w:r>
              <w:r>
                <w:rPr>
                  <w:rFonts w:ascii="MS Mincho" w:eastAsia="MS Mincho" w:hAnsi="MS Mincho" w:cs="MS Mincho" w:hint="eastAsia"/>
                </w:rPr>
                <w:t>‑</w:t>
              </w:r>
              <w:r>
                <w:t>missing'</w:t>
              </w:r>
            </w:ins>
          </w:p>
          <w:p w14:paraId="7D58E07F" w14:textId="77777777" w:rsidR="00DC2CE4" w:rsidRDefault="00DC2CE4" w:rsidP="00DC2CE4">
            <w:pPr>
              <w:pStyle w:val="XML1"/>
              <w:rPr>
                <w:ins w:id="1288" w:author="Thomas Dietz" w:date="2012-08-10T14:55:00Z"/>
              </w:rPr>
            </w:pPr>
            <w:ins w:id="1289" w:author="Thomas Dietz" w:date="2012-08-10T14:55:00Z">
              <w:r>
                <w:t xml:space="preserve">        error is returned.";</w:t>
              </w:r>
            </w:ins>
          </w:p>
          <w:p w14:paraId="55A9711B" w14:textId="77777777" w:rsidR="00DC2CE4" w:rsidRDefault="00DC2CE4" w:rsidP="00DC2CE4">
            <w:pPr>
              <w:pStyle w:val="XML1"/>
              <w:rPr>
                <w:ins w:id="1290" w:author="Thomas Dietz" w:date="2012-08-10T14:55:00Z"/>
              </w:rPr>
            </w:pPr>
            <w:ins w:id="1291" w:author="Thomas Dietz" w:date="2012-08-10T14:55:00Z">
              <w:r>
                <w:t xml:space="preserve">    leaf id {</w:t>
              </w:r>
            </w:ins>
          </w:p>
          <w:p w14:paraId="6064F425" w14:textId="77777777" w:rsidR="00DC2CE4" w:rsidRDefault="00DC2CE4" w:rsidP="00DC2CE4">
            <w:pPr>
              <w:pStyle w:val="XML1"/>
              <w:rPr>
                <w:ins w:id="1292" w:author="Thomas Dietz" w:date="2012-08-10T14:55:00Z"/>
              </w:rPr>
            </w:pPr>
            <w:ins w:id="1293" w:author="Thomas Dietz" w:date="2012-08-10T14:55:00Z">
              <w:r>
                <w:t xml:space="preserve">      type OFConfigId;</w:t>
              </w:r>
            </w:ins>
          </w:p>
          <w:p w14:paraId="1BF71964" w14:textId="77777777" w:rsidR="00DC2CE4" w:rsidRDefault="00DC2CE4" w:rsidP="00DC2CE4">
            <w:pPr>
              <w:pStyle w:val="XML1"/>
              <w:rPr>
                <w:ins w:id="1294" w:author="Thomas Dietz" w:date="2012-08-10T14:55:00Z"/>
              </w:rPr>
            </w:pPr>
            <w:ins w:id="1295" w:author="Thomas Dietz" w:date="2012-08-10T14:55:00Z">
              <w:r>
                <w:t xml:space="preserve">      mandatory true;</w:t>
              </w:r>
            </w:ins>
          </w:p>
          <w:p w14:paraId="7195E505" w14:textId="77777777" w:rsidR="00DC2CE4" w:rsidRDefault="00DC2CE4" w:rsidP="00DC2CE4">
            <w:pPr>
              <w:pStyle w:val="XML1"/>
              <w:rPr>
                <w:ins w:id="1296" w:author="Thomas Dietz" w:date="2012-08-10T14:55:00Z"/>
              </w:rPr>
            </w:pPr>
            <w:ins w:id="1297" w:author="Thomas Dietz" w:date="2012-08-10T14:55:00Z">
              <w:r>
                <w:t xml:space="preserve">      description "A unique but locally arbitrary identifier that</w:t>
              </w:r>
            </w:ins>
          </w:p>
          <w:p w14:paraId="1E7FECE6" w14:textId="77777777" w:rsidR="00DC2CE4" w:rsidRDefault="00DC2CE4" w:rsidP="00DC2CE4">
            <w:pPr>
              <w:pStyle w:val="XML1"/>
              <w:rPr>
                <w:ins w:id="1298" w:author="Thomas Dietz" w:date="2012-08-10T14:55:00Z"/>
              </w:rPr>
            </w:pPr>
            <w:ins w:id="1299" w:author="Thomas Dietz" w:date="2012-08-10T14:55:00Z">
              <w:r>
                <w:t xml:space="preserve">        identifies a Configuration Point within the context of an </w:t>
              </w:r>
            </w:ins>
          </w:p>
          <w:p w14:paraId="2CB0059A" w14:textId="77777777" w:rsidR="00DC2CE4" w:rsidRDefault="00DC2CE4" w:rsidP="00DC2CE4">
            <w:pPr>
              <w:pStyle w:val="XML1"/>
              <w:rPr>
                <w:ins w:id="1300" w:author="Thomas Dietz" w:date="2012-08-10T14:55:00Z"/>
              </w:rPr>
            </w:pPr>
            <w:ins w:id="1301" w:author="Thomas Dietz" w:date="2012-08-10T14:55:00Z">
              <w:r>
                <w:t xml:space="preserve">        OpenFlow Capable Switch.</w:t>
              </w:r>
            </w:ins>
          </w:p>
          <w:p w14:paraId="77D3BACF" w14:textId="77777777" w:rsidR="00DC2CE4" w:rsidRDefault="00DC2CE4" w:rsidP="00DC2CE4">
            <w:pPr>
              <w:pStyle w:val="XML1"/>
              <w:rPr>
                <w:ins w:id="1302" w:author="Thomas Dietz" w:date="2012-08-10T14:55:00Z"/>
              </w:rPr>
            </w:pPr>
          </w:p>
          <w:p w14:paraId="10B29D8D" w14:textId="77777777" w:rsidR="00DC2CE4" w:rsidRDefault="00DC2CE4" w:rsidP="00DC2CE4">
            <w:pPr>
              <w:pStyle w:val="XML1"/>
              <w:rPr>
                <w:ins w:id="1303" w:author="Thomas Dietz" w:date="2012-08-10T14:55:00Z"/>
              </w:rPr>
            </w:pPr>
            <w:ins w:id="1304" w:author="Thomas Dietz" w:date="2012-08-10T14:55:00Z">
              <w:r>
                <w:t xml:space="preserve">        This element MUST be present to identify the configuration</w:t>
              </w:r>
            </w:ins>
          </w:p>
          <w:p w14:paraId="2F52D190" w14:textId="77777777" w:rsidR="00DC2CE4" w:rsidRDefault="00DC2CE4" w:rsidP="00DC2CE4">
            <w:pPr>
              <w:pStyle w:val="XML1"/>
              <w:rPr>
                <w:ins w:id="1305" w:author="Thomas Dietz" w:date="2012-08-10T14:55:00Z"/>
              </w:rPr>
            </w:pPr>
            <w:ins w:id="1306" w:author="Thomas Dietz" w:date="2012-08-10T14:55:00Z">
              <w:r>
                <w:t xml:space="preserve">        point.";</w:t>
              </w:r>
            </w:ins>
          </w:p>
          <w:p w14:paraId="173E42A7" w14:textId="77777777" w:rsidR="00DC2CE4" w:rsidRDefault="00DC2CE4" w:rsidP="00DC2CE4">
            <w:pPr>
              <w:pStyle w:val="XML1"/>
              <w:rPr>
                <w:ins w:id="1307" w:author="Thomas Dietz" w:date="2012-08-10T14:55:00Z"/>
              </w:rPr>
            </w:pPr>
            <w:ins w:id="1308" w:author="Thomas Dietz" w:date="2012-08-10T14:55:00Z">
              <w:r>
                <w:t xml:space="preserve">    }</w:t>
              </w:r>
            </w:ins>
          </w:p>
          <w:p w14:paraId="4A8FC321" w14:textId="77777777" w:rsidR="00DC2CE4" w:rsidRDefault="00DC2CE4" w:rsidP="00DC2CE4">
            <w:pPr>
              <w:pStyle w:val="XML1"/>
              <w:rPr>
                <w:ins w:id="1309" w:author="Thomas Dietz" w:date="2012-08-10T14:55:00Z"/>
              </w:rPr>
            </w:pPr>
            <w:ins w:id="1310" w:author="Thomas Dietz" w:date="2012-08-10T14:55:00Z">
              <w:r>
                <w:t xml:space="preserve">    leaf uri {</w:t>
              </w:r>
            </w:ins>
          </w:p>
          <w:p w14:paraId="083DA740" w14:textId="77777777" w:rsidR="00DC2CE4" w:rsidRDefault="00DC2CE4" w:rsidP="00DC2CE4">
            <w:pPr>
              <w:pStyle w:val="XML1"/>
              <w:rPr>
                <w:ins w:id="1311" w:author="Thomas Dietz" w:date="2012-08-10T14:55:00Z"/>
              </w:rPr>
            </w:pPr>
            <w:ins w:id="1312" w:author="Thomas Dietz" w:date="2012-08-10T14:55:00Z">
              <w:r>
                <w:t xml:space="preserve">      type inet:uri;</w:t>
              </w:r>
            </w:ins>
          </w:p>
          <w:p w14:paraId="4046090F" w14:textId="77777777" w:rsidR="00DC2CE4" w:rsidRDefault="00DC2CE4" w:rsidP="00DC2CE4">
            <w:pPr>
              <w:pStyle w:val="XML1"/>
              <w:rPr>
                <w:ins w:id="1313" w:author="Thomas Dietz" w:date="2012-08-10T14:55:00Z"/>
              </w:rPr>
            </w:pPr>
            <w:ins w:id="1314" w:author="Thomas Dietz" w:date="2012-08-10T14:55:00Z">
              <w:r>
                <w:t xml:space="preserve">      mandatory true;</w:t>
              </w:r>
            </w:ins>
          </w:p>
          <w:p w14:paraId="59D650E0" w14:textId="77777777" w:rsidR="00DC2CE4" w:rsidRDefault="00DC2CE4" w:rsidP="00DC2CE4">
            <w:pPr>
              <w:pStyle w:val="XML1"/>
              <w:rPr>
                <w:ins w:id="1315" w:author="Thomas Dietz" w:date="2012-08-10T14:55:00Z"/>
              </w:rPr>
            </w:pPr>
            <w:ins w:id="1316" w:author="Thomas Dietz" w:date="2012-08-10T14:55:00Z">
              <w:r>
                <w:t xml:space="preserve">      description "A locator of the Configuration Point.  It </w:t>
              </w:r>
            </w:ins>
          </w:p>
          <w:p w14:paraId="0DE985B5" w14:textId="77777777" w:rsidR="00DC2CE4" w:rsidRDefault="00DC2CE4" w:rsidP="00DC2CE4">
            <w:pPr>
              <w:pStyle w:val="XML1"/>
              <w:rPr>
                <w:ins w:id="1317" w:author="Thomas Dietz" w:date="2012-08-10T14:55:00Z"/>
              </w:rPr>
            </w:pPr>
            <w:ins w:id="1318" w:author="Thomas Dietz" w:date="2012-08-10T14:55:00Z">
              <w:r>
                <w:t xml:space="preserve">        identifies the location of the Configuration Point as a </w:t>
              </w:r>
            </w:ins>
          </w:p>
          <w:p w14:paraId="52BB2C8C" w14:textId="77777777" w:rsidR="00DC2CE4" w:rsidRDefault="00DC2CE4" w:rsidP="00DC2CE4">
            <w:pPr>
              <w:pStyle w:val="XML1"/>
              <w:rPr>
                <w:ins w:id="1319" w:author="Thomas Dietz" w:date="2012-08-10T14:55:00Z"/>
              </w:rPr>
            </w:pPr>
            <w:ins w:id="1320" w:author="Thomas Dietz" w:date="2012-08-10T14:55:00Z">
              <w:r>
                <w:t xml:space="preserve">        service resource and MUST include all information necessary</w:t>
              </w:r>
            </w:ins>
          </w:p>
          <w:p w14:paraId="71A8CEBF" w14:textId="77777777" w:rsidR="00DC2CE4" w:rsidRDefault="00DC2CE4" w:rsidP="00DC2CE4">
            <w:pPr>
              <w:pStyle w:val="XML1"/>
              <w:rPr>
                <w:ins w:id="1321" w:author="Thomas Dietz" w:date="2012-08-10T14:55:00Z"/>
              </w:rPr>
            </w:pPr>
            <w:ins w:id="1322" w:author="Thomas Dietz" w:date="2012-08-10T14:55:00Z">
              <w:r>
                <w:t xml:space="preserve">        for the OpenFlow Capable Switch to connect to the </w:t>
              </w:r>
            </w:ins>
          </w:p>
          <w:p w14:paraId="7410780F" w14:textId="77777777" w:rsidR="00DC2CE4" w:rsidRDefault="00DC2CE4" w:rsidP="00DC2CE4">
            <w:pPr>
              <w:pStyle w:val="XML1"/>
              <w:rPr>
                <w:ins w:id="1323" w:author="Thomas Dietz" w:date="2012-08-10T14:55:00Z"/>
              </w:rPr>
            </w:pPr>
            <w:ins w:id="1324" w:author="Thomas Dietz" w:date="2012-08-10T14:55:00Z">
              <w:r>
                <w:lastRenderedPageBreak/>
                <w:t xml:space="preserve">        Configuration Point or re-connect to it should it become </w:t>
              </w:r>
            </w:ins>
          </w:p>
          <w:p w14:paraId="36DACF43" w14:textId="77777777" w:rsidR="00DC2CE4" w:rsidRDefault="00DC2CE4" w:rsidP="00DC2CE4">
            <w:pPr>
              <w:pStyle w:val="XML1"/>
              <w:rPr>
                <w:ins w:id="1325" w:author="Thomas Dietz" w:date="2012-08-10T14:55:00Z"/>
              </w:rPr>
            </w:pPr>
            <w:ins w:id="1326" w:author="Thomas Dietz" w:date="2012-08-10T14:55:00Z">
              <w:r>
                <w:t xml:space="preserve">        disconnected.  Such information MAY include, for example, </w:t>
              </w:r>
            </w:ins>
          </w:p>
          <w:p w14:paraId="034E01E7" w14:textId="77777777" w:rsidR="00DC2CE4" w:rsidRDefault="00DC2CE4" w:rsidP="00DC2CE4">
            <w:pPr>
              <w:pStyle w:val="XML1"/>
              <w:rPr>
                <w:ins w:id="1327" w:author="Thomas Dietz" w:date="2012-08-10T14:55:00Z"/>
              </w:rPr>
            </w:pPr>
            <w:ins w:id="1328" w:author="Thomas Dietz" w:date="2012-08-10T14:55:00Z">
              <w:r>
                <w:t xml:space="preserve">        protocol, fully qualified domain name, IP address, port </w:t>
              </w:r>
            </w:ins>
          </w:p>
          <w:p w14:paraId="62ABB61C" w14:textId="77777777" w:rsidR="00DC2CE4" w:rsidRDefault="00DC2CE4" w:rsidP="00DC2CE4">
            <w:pPr>
              <w:pStyle w:val="XML1"/>
              <w:rPr>
                <w:ins w:id="1329" w:author="Thomas Dietz" w:date="2012-08-10T14:55:00Z"/>
              </w:rPr>
            </w:pPr>
            <w:ins w:id="1330" w:author="Thomas Dietz" w:date="2012-08-10T14:55:00Z">
              <w:r>
                <w:t xml:space="preserve">        number, etc.</w:t>
              </w:r>
            </w:ins>
          </w:p>
          <w:p w14:paraId="70763D0B" w14:textId="77777777" w:rsidR="00DC2CE4" w:rsidRDefault="00DC2CE4" w:rsidP="00DC2CE4">
            <w:pPr>
              <w:pStyle w:val="XML1"/>
              <w:rPr>
                <w:ins w:id="1331" w:author="Thomas Dietz" w:date="2012-08-10T14:55:00Z"/>
              </w:rPr>
            </w:pPr>
          </w:p>
          <w:p w14:paraId="0310BCEC" w14:textId="77777777" w:rsidR="00DC2CE4" w:rsidRDefault="00DC2CE4" w:rsidP="00DC2CE4">
            <w:pPr>
              <w:pStyle w:val="XML1"/>
              <w:rPr>
                <w:ins w:id="1332" w:author="Thomas Dietz" w:date="2012-08-10T14:55:00Z"/>
              </w:rPr>
            </w:pPr>
            <w:ins w:id="1333" w:author="Thomas Dietz" w:date="2012-08-10T14:55:00Z">
              <w:r>
                <w:t xml:space="preserve">        This element MUST be present in the NETCONF data store.</w:t>
              </w:r>
            </w:ins>
          </w:p>
          <w:p w14:paraId="342C48D5" w14:textId="77777777" w:rsidR="00DC2CE4" w:rsidRDefault="00DC2CE4" w:rsidP="00DC2CE4">
            <w:pPr>
              <w:pStyle w:val="XML1"/>
              <w:rPr>
                <w:ins w:id="1334" w:author="Thomas Dietz" w:date="2012-08-10T14:55:00Z"/>
              </w:rPr>
            </w:pPr>
            <w:ins w:id="1335" w:author="Thomas Dietz" w:date="2012-08-10T14:55:00Z">
              <w:r>
                <w:t xml:space="preserve">        If this element is not present in a NETCONF &lt;edit-config&gt;</w:t>
              </w:r>
            </w:ins>
          </w:p>
          <w:p w14:paraId="21F2D578" w14:textId="77777777" w:rsidR="00DC2CE4" w:rsidRDefault="00DC2CE4" w:rsidP="00DC2CE4">
            <w:pPr>
              <w:pStyle w:val="XML1"/>
              <w:rPr>
                <w:ins w:id="1336" w:author="Thomas Dietz" w:date="2012-08-10T14:55:00Z"/>
              </w:rPr>
            </w:pPr>
            <w:ins w:id="1337" w:author="Thomas Dietz" w:date="2012-08-10T14:55:00Z">
              <w:r>
                <w:t xml:space="preserve">        operation 'create', 'merge' or 'replace' and the parent</w:t>
              </w:r>
            </w:ins>
          </w:p>
          <w:p w14:paraId="7BF42F03" w14:textId="77777777" w:rsidR="00DC2CE4" w:rsidRDefault="00DC2CE4" w:rsidP="00DC2CE4">
            <w:pPr>
              <w:pStyle w:val="XML1"/>
              <w:rPr>
                <w:ins w:id="1338" w:author="Thomas Dietz" w:date="2012-08-10T14:55:00Z"/>
              </w:rPr>
            </w:pPr>
            <w:ins w:id="1339" w:author="Thomas Dietz" w:date="2012-08-10T14:55:00Z">
              <w:r>
                <w:t xml:space="preserve">        element does not exist, a 'data-missing' error is</w:t>
              </w:r>
            </w:ins>
          </w:p>
          <w:p w14:paraId="61BC7ECC" w14:textId="77777777" w:rsidR="00DC2CE4" w:rsidRDefault="00DC2CE4" w:rsidP="00DC2CE4">
            <w:pPr>
              <w:pStyle w:val="XML1"/>
              <w:rPr>
                <w:ins w:id="1340" w:author="Thomas Dietz" w:date="2012-08-10T14:55:00Z"/>
              </w:rPr>
            </w:pPr>
            <w:ins w:id="1341" w:author="Thomas Dietz" w:date="2012-08-10T14:55:00Z">
              <w:r>
                <w:t xml:space="preserve">        returned.";</w:t>
              </w:r>
            </w:ins>
          </w:p>
          <w:p w14:paraId="175949EE" w14:textId="77777777" w:rsidR="00DC2CE4" w:rsidRDefault="00DC2CE4" w:rsidP="00DC2CE4">
            <w:pPr>
              <w:pStyle w:val="XML1"/>
              <w:rPr>
                <w:ins w:id="1342" w:author="Thomas Dietz" w:date="2012-08-10T14:55:00Z"/>
              </w:rPr>
            </w:pPr>
            <w:ins w:id="1343" w:author="Thomas Dietz" w:date="2012-08-10T14:55:00Z">
              <w:r>
                <w:t xml:space="preserve">    }</w:t>
              </w:r>
            </w:ins>
          </w:p>
          <w:p w14:paraId="5775DF90" w14:textId="77777777" w:rsidR="00DC2CE4" w:rsidRDefault="00DC2CE4" w:rsidP="00DC2CE4">
            <w:pPr>
              <w:pStyle w:val="XML1"/>
              <w:rPr>
                <w:ins w:id="1344" w:author="Thomas Dietz" w:date="2012-08-10T14:55:00Z"/>
              </w:rPr>
            </w:pPr>
            <w:ins w:id="1345" w:author="Thomas Dietz" w:date="2012-08-10T14:55:00Z">
              <w:r>
                <w:t xml:space="preserve">    leaf protocol {</w:t>
              </w:r>
            </w:ins>
          </w:p>
          <w:p w14:paraId="600E88AD" w14:textId="77777777" w:rsidR="00DC2CE4" w:rsidRDefault="00DC2CE4" w:rsidP="00DC2CE4">
            <w:pPr>
              <w:pStyle w:val="XML1"/>
              <w:rPr>
                <w:ins w:id="1346" w:author="Thomas Dietz" w:date="2012-08-10T14:55:00Z"/>
              </w:rPr>
            </w:pPr>
            <w:ins w:id="1347" w:author="Thomas Dietz" w:date="2012-08-10T14:55:00Z">
              <w:r>
                <w:t xml:space="preserve">      type OFConfigurationPointProtocolType;</w:t>
              </w:r>
            </w:ins>
          </w:p>
          <w:p w14:paraId="289E4E3C" w14:textId="77777777" w:rsidR="00DC2CE4" w:rsidRDefault="00DC2CE4" w:rsidP="00DC2CE4">
            <w:pPr>
              <w:pStyle w:val="XML1"/>
              <w:rPr>
                <w:ins w:id="1348" w:author="Thomas Dietz" w:date="2012-08-10T14:55:00Z"/>
              </w:rPr>
            </w:pPr>
            <w:ins w:id="1349" w:author="Thomas Dietz" w:date="2012-08-10T14:55:00Z">
              <w:r>
                <w:t xml:space="preserve">      default "ssh";</w:t>
              </w:r>
            </w:ins>
          </w:p>
          <w:p w14:paraId="5C2C1129" w14:textId="77777777" w:rsidR="00DC2CE4" w:rsidRDefault="00DC2CE4" w:rsidP="00DC2CE4">
            <w:pPr>
              <w:pStyle w:val="XML1"/>
              <w:rPr>
                <w:ins w:id="1350" w:author="Thomas Dietz" w:date="2012-08-10T14:55:00Z"/>
              </w:rPr>
            </w:pPr>
            <w:ins w:id="1351" w:author="Thomas Dietz" w:date="2012-08-10T14:55:00Z">
              <w:r>
                <w:t xml:space="preserve">      description "The transport protocol that the Configuration</w:t>
              </w:r>
            </w:ins>
          </w:p>
          <w:p w14:paraId="219B4908" w14:textId="77777777" w:rsidR="00DC2CE4" w:rsidRDefault="00DC2CE4" w:rsidP="00DC2CE4">
            <w:pPr>
              <w:pStyle w:val="XML1"/>
              <w:rPr>
                <w:ins w:id="1352" w:author="Thomas Dietz" w:date="2012-08-10T14:55:00Z"/>
              </w:rPr>
            </w:pPr>
            <w:ins w:id="1353" w:author="Thomas Dietz" w:date="2012-08-10T14:55:00Z">
              <w:r>
                <w:t xml:space="preserve">        Point uses when communicating via NETCONF with the OpenFlow</w:t>
              </w:r>
            </w:ins>
          </w:p>
          <w:p w14:paraId="5D4D8A67" w14:textId="77777777" w:rsidR="00DC2CE4" w:rsidRDefault="00DC2CE4" w:rsidP="00DC2CE4">
            <w:pPr>
              <w:pStyle w:val="XML1"/>
              <w:rPr>
                <w:ins w:id="1354" w:author="Thomas Dietz" w:date="2012-08-10T14:55:00Z"/>
              </w:rPr>
            </w:pPr>
            <w:ins w:id="1355" w:author="Thomas Dietz" w:date="2012-08-10T14:55:00Z">
              <w:r>
                <w:t xml:space="preserve">        Capable Switch.</w:t>
              </w:r>
            </w:ins>
          </w:p>
          <w:p w14:paraId="02C36ABD" w14:textId="77777777" w:rsidR="00DC2CE4" w:rsidRDefault="00DC2CE4" w:rsidP="00DC2CE4">
            <w:pPr>
              <w:pStyle w:val="XML1"/>
              <w:rPr>
                <w:ins w:id="1356" w:author="Thomas Dietz" w:date="2012-08-10T14:55:00Z"/>
              </w:rPr>
            </w:pPr>
          </w:p>
          <w:p w14:paraId="1DE2758E" w14:textId="77777777" w:rsidR="00DC2CE4" w:rsidRDefault="00DC2CE4" w:rsidP="00DC2CE4">
            <w:pPr>
              <w:pStyle w:val="XML1"/>
              <w:rPr>
                <w:ins w:id="1357" w:author="Thomas Dietz" w:date="2012-08-10T14:55:00Z"/>
              </w:rPr>
            </w:pPr>
            <w:ins w:id="1358" w:author="Thomas Dietz" w:date="2012-08-10T14:55:00Z">
              <w:r>
                <w:t xml:space="preserve">        This element is optional. If it is not present its value </w:t>
              </w:r>
            </w:ins>
          </w:p>
          <w:p w14:paraId="13C49877" w14:textId="77777777" w:rsidR="00DC2CE4" w:rsidRDefault="00DC2CE4" w:rsidP="00DC2CE4">
            <w:pPr>
              <w:pStyle w:val="XML1"/>
              <w:rPr>
                <w:ins w:id="1359" w:author="Thomas Dietz" w:date="2012-08-10T14:55:00Z"/>
              </w:rPr>
            </w:pPr>
            <w:ins w:id="1360" w:author="Thomas Dietz" w:date="2012-08-10T14:55:00Z">
              <w:r>
                <w:t xml:space="preserve">        defaults to 'ssh'.";</w:t>
              </w:r>
            </w:ins>
          </w:p>
          <w:p w14:paraId="7819C978" w14:textId="77777777" w:rsidR="00DC2CE4" w:rsidRDefault="00DC2CE4" w:rsidP="00DC2CE4">
            <w:pPr>
              <w:pStyle w:val="XML1"/>
              <w:rPr>
                <w:ins w:id="1361" w:author="Thomas Dietz" w:date="2012-08-10T14:55:00Z"/>
              </w:rPr>
            </w:pPr>
            <w:ins w:id="1362" w:author="Thomas Dietz" w:date="2012-08-10T14:55:00Z">
              <w:r>
                <w:t xml:space="preserve">      reference "The mappings of NETCONF to different transport</w:t>
              </w:r>
            </w:ins>
          </w:p>
          <w:p w14:paraId="1053024C" w14:textId="77777777" w:rsidR="00DC2CE4" w:rsidRDefault="00DC2CE4" w:rsidP="00DC2CE4">
            <w:pPr>
              <w:pStyle w:val="XML1"/>
              <w:rPr>
                <w:ins w:id="1363" w:author="Thomas Dietz" w:date="2012-08-10T14:55:00Z"/>
              </w:rPr>
            </w:pPr>
            <w:ins w:id="1364" w:author="Thomas Dietz" w:date="2012-08-10T14:55:00Z">
              <w:r>
                <w:t xml:space="preserve">        protocols are defined in RFC 6242 for SSH, RFC 4743 for</w:t>
              </w:r>
            </w:ins>
          </w:p>
          <w:p w14:paraId="5B8BE145" w14:textId="77777777" w:rsidR="00DC2CE4" w:rsidRDefault="00DC2CE4" w:rsidP="00DC2CE4">
            <w:pPr>
              <w:pStyle w:val="XML1"/>
              <w:rPr>
                <w:ins w:id="1365" w:author="Thomas Dietz" w:date="2012-08-10T14:55:00Z"/>
              </w:rPr>
            </w:pPr>
            <w:ins w:id="1366" w:author="Thomas Dietz" w:date="2012-08-10T14:55:00Z">
              <w:r>
                <w:t xml:space="preserve">        SOAP, RFC 4744 for BEEP, and RFC 5539 for TLS";</w:t>
              </w:r>
            </w:ins>
          </w:p>
          <w:p w14:paraId="204DEEBB" w14:textId="77777777" w:rsidR="00DC2CE4" w:rsidRDefault="00DC2CE4" w:rsidP="00DC2CE4">
            <w:pPr>
              <w:pStyle w:val="XML1"/>
              <w:rPr>
                <w:ins w:id="1367" w:author="Thomas Dietz" w:date="2012-08-10T14:55:00Z"/>
              </w:rPr>
            </w:pPr>
            <w:ins w:id="1368" w:author="Thomas Dietz" w:date="2012-08-10T14:55:00Z">
              <w:r>
                <w:t xml:space="preserve">    }</w:t>
              </w:r>
            </w:ins>
          </w:p>
          <w:p w14:paraId="30C7E7A1" w14:textId="77777777" w:rsidR="00C805D1" w:rsidRDefault="00DC2CE4" w:rsidP="00DC2CE4">
            <w:pPr>
              <w:pStyle w:val="XML1"/>
              <w:rPr>
                <w:ins w:id="1369" w:author="Thomas Dietz" w:date="2012-08-13T14:54:00Z"/>
              </w:rPr>
            </w:pPr>
            <w:ins w:id="1370" w:author="Thomas Dietz" w:date="2012-08-10T14:55:00Z">
              <w:r>
                <w:t xml:space="preserve">  }</w:t>
              </w:r>
            </w:ins>
          </w:p>
          <w:p w14:paraId="000DDA8B" w14:textId="77777777" w:rsidR="0004515F" w:rsidRDefault="0004515F" w:rsidP="00DC2CE4">
            <w:pPr>
              <w:pStyle w:val="XML1"/>
              <w:rPr>
                <w:ins w:id="1371" w:author="Thomas Dietz" w:date="2012-08-13T14:54:00Z"/>
              </w:rPr>
            </w:pPr>
          </w:p>
          <w:p w14:paraId="12B68450" w14:textId="77777777" w:rsidR="0004515F" w:rsidRDefault="0004515F" w:rsidP="0004515F">
            <w:pPr>
              <w:pStyle w:val="XML1"/>
              <w:rPr>
                <w:ins w:id="1372" w:author="Thomas Dietz" w:date="2012-08-13T14:54:00Z"/>
              </w:rPr>
            </w:pPr>
            <w:ins w:id="1373" w:author="Thomas Dietz" w:date="2012-08-13T14:54:00Z">
              <w:r>
                <w:t xml:space="preserve">  typedef OFConfigurationPointProtocolType {</w:t>
              </w:r>
            </w:ins>
          </w:p>
          <w:p w14:paraId="7EFEA8CE" w14:textId="77777777" w:rsidR="0004515F" w:rsidRDefault="0004515F" w:rsidP="0004515F">
            <w:pPr>
              <w:pStyle w:val="XML1"/>
              <w:rPr>
                <w:ins w:id="1374" w:author="Thomas Dietz" w:date="2012-08-13T14:54:00Z"/>
              </w:rPr>
            </w:pPr>
            <w:ins w:id="1375" w:author="Thomas Dietz" w:date="2012-08-13T14:54:00Z">
              <w:r>
                <w:t xml:space="preserve">    type enumeration {</w:t>
              </w:r>
            </w:ins>
          </w:p>
          <w:p w14:paraId="0A9EEC70" w14:textId="77777777" w:rsidR="0004515F" w:rsidRDefault="0004515F" w:rsidP="0004515F">
            <w:pPr>
              <w:pStyle w:val="XML1"/>
              <w:rPr>
                <w:ins w:id="1376" w:author="Thomas Dietz" w:date="2012-08-13T14:54:00Z"/>
              </w:rPr>
            </w:pPr>
            <w:ins w:id="1377" w:author="Thomas Dietz" w:date="2012-08-13T14:54:00Z">
              <w:r>
                <w:t xml:space="preserve">      enum "ssh";</w:t>
              </w:r>
            </w:ins>
          </w:p>
          <w:p w14:paraId="0DE13312" w14:textId="77777777" w:rsidR="0004515F" w:rsidRDefault="0004515F" w:rsidP="0004515F">
            <w:pPr>
              <w:pStyle w:val="XML1"/>
              <w:rPr>
                <w:ins w:id="1378" w:author="Thomas Dietz" w:date="2012-08-13T14:54:00Z"/>
              </w:rPr>
            </w:pPr>
            <w:ins w:id="1379" w:author="Thomas Dietz" w:date="2012-08-13T14:54:00Z">
              <w:r>
                <w:t xml:space="preserve">      enum "soap";</w:t>
              </w:r>
            </w:ins>
          </w:p>
          <w:p w14:paraId="1370FDBA" w14:textId="77777777" w:rsidR="0004515F" w:rsidRDefault="0004515F" w:rsidP="0004515F">
            <w:pPr>
              <w:pStyle w:val="XML1"/>
              <w:rPr>
                <w:ins w:id="1380" w:author="Thomas Dietz" w:date="2012-08-13T14:54:00Z"/>
              </w:rPr>
            </w:pPr>
            <w:ins w:id="1381" w:author="Thomas Dietz" w:date="2012-08-13T14:54:00Z">
              <w:r>
                <w:t xml:space="preserve">      enum "tls";</w:t>
              </w:r>
            </w:ins>
          </w:p>
          <w:p w14:paraId="70C28748" w14:textId="77777777" w:rsidR="0004515F" w:rsidRDefault="0004515F" w:rsidP="0004515F">
            <w:pPr>
              <w:pStyle w:val="XML1"/>
              <w:rPr>
                <w:ins w:id="1382" w:author="Thomas Dietz" w:date="2012-08-13T14:54:00Z"/>
              </w:rPr>
            </w:pPr>
            <w:ins w:id="1383" w:author="Thomas Dietz" w:date="2012-08-13T14:54:00Z">
              <w:r>
                <w:t xml:space="preserve">      enum "beep";</w:t>
              </w:r>
            </w:ins>
          </w:p>
          <w:p w14:paraId="71CCD6A1" w14:textId="77777777" w:rsidR="0004515F" w:rsidRDefault="0004515F" w:rsidP="0004515F">
            <w:pPr>
              <w:pStyle w:val="XML1"/>
              <w:rPr>
                <w:ins w:id="1384" w:author="Thomas Dietz" w:date="2012-08-13T14:54:00Z"/>
              </w:rPr>
            </w:pPr>
            <w:ins w:id="1385" w:author="Thomas Dietz" w:date="2012-08-13T14:54:00Z">
              <w:r>
                <w:t xml:space="preserve">    }</w:t>
              </w:r>
            </w:ins>
          </w:p>
          <w:p w14:paraId="5A52D9E5" w14:textId="77777777" w:rsidR="0004515F" w:rsidRDefault="0004515F" w:rsidP="0004515F">
            <w:pPr>
              <w:pStyle w:val="XML1"/>
              <w:rPr>
                <w:ins w:id="1386" w:author="Thomas Dietz" w:date="2012-08-13T14:54:00Z"/>
              </w:rPr>
            </w:pPr>
            <w:ins w:id="1387" w:author="Thomas Dietz" w:date="2012-08-13T14:54:00Z">
              <w:r>
                <w:t xml:space="preserve">    description "Possible protocols to connect ot an OF</w:t>
              </w:r>
            </w:ins>
          </w:p>
          <w:p w14:paraId="377E0653" w14:textId="77777777" w:rsidR="0004515F" w:rsidRDefault="0004515F" w:rsidP="0004515F">
            <w:pPr>
              <w:pStyle w:val="XML1"/>
              <w:rPr>
                <w:ins w:id="1388" w:author="Thomas Dietz" w:date="2012-08-13T14:54:00Z"/>
              </w:rPr>
            </w:pPr>
            <w:ins w:id="1389" w:author="Thomas Dietz" w:date="2012-08-13T14:54:00Z">
              <w:r>
                <w:t xml:space="preserve">      Configuration Point";</w:t>
              </w:r>
            </w:ins>
          </w:p>
          <w:p w14:paraId="3E301CE6" w14:textId="78C579B6" w:rsidR="0004515F" w:rsidRPr="009F1B7D" w:rsidRDefault="0004515F" w:rsidP="0004515F">
            <w:pPr>
              <w:pStyle w:val="XML1"/>
            </w:pPr>
            <w:ins w:id="1390" w:author="Thomas Dietz" w:date="2012-08-13T14:54:00Z">
              <w:r>
                <w:t xml:space="preserve">  }</w:t>
              </w:r>
            </w:ins>
          </w:p>
        </w:tc>
      </w:tr>
    </w:tbl>
    <w:p w14:paraId="3A7A2342" w14:textId="77777777" w:rsidR="00C4487B" w:rsidRDefault="00C4487B" w:rsidP="00A47610"/>
    <w:p w14:paraId="7AA76035" w14:textId="77777777" w:rsidR="00C805D1" w:rsidRDefault="00C805D1" w:rsidP="00D14D27">
      <w:pPr>
        <w:pStyle w:val="Heading2"/>
      </w:pPr>
      <w:bookmarkStart w:id="1391" w:name="_Toc320556690"/>
      <w:r>
        <w:t>OpenFlow Logical Switch</w:t>
      </w:r>
      <w:bookmarkEnd w:id="1391"/>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1392" w:name="_Toc315953995"/>
      <w:bookmarkStart w:id="1393" w:name="_Toc316542505"/>
      <w:bookmarkStart w:id="1394" w:name="_Toc320556691"/>
      <w:r w:rsidRPr="00DB42FD">
        <w:lastRenderedPageBreak/>
        <w:t>UML Diagram</w:t>
      </w:r>
      <w:bookmarkEnd w:id="1392"/>
      <w:bookmarkEnd w:id="1393"/>
      <w:bookmarkEnd w:id="1394"/>
    </w:p>
    <w:p w14:paraId="1C1F23C0" w14:textId="19B7D0FB" w:rsidR="00C805D1" w:rsidRPr="009F1B7D" w:rsidRDefault="00056F2B" w:rsidP="00C805D1">
      <w:pPr>
        <w:keepNext/>
        <w:jc w:val="center"/>
      </w:pPr>
      <w:r>
        <w:object w:dxaOrig="7209" w:dyaOrig="5365" w14:anchorId="6ED26D4B">
          <v:shape id="_x0000_i1030" type="#_x0000_t75" style="width:5in;height:268.8pt" o:ole="">
            <v:imagedata r:id="rId24" o:title=""/>
          </v:shape>
          <o:OLEObject Type="Embed" ProgID="Visio.Drawing.11" ShapeID="_x0000_i1030" DrawAspect="Content" ObjectID="_1406379230" r:id="rId25"/>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D14D27">
      <w:pPr>
        <w:pStyle w:val="Heading3"/>
      </w:pPr>
      <w:bookmarkStart w:id="1395" w:name="_Toc315953996"/>
      <w:bookmarkStart w:id="1396" w:name="_Toc316542506"/>
      <w:bookmarkStart w:id="1397" w:name="_Toc320556692"/>
      <w:r w:rsidRPr="00DB42FD">
        <w:t>XML Schema</w:t>
      </w:r>
      <w:bookmarkEnd w:id="1395"/>
      <w:bookmarkEnd w:id="1396"/>
      <w:bookmarkEnd w:id="1397"/>
    </w:p>
    <w:tbl>
      <w:tblPr>
        <w:tblStyle w:val="XMLtable"/>
        <w:tblW w:w="5000" w:type="pct"/>
        <w:tblLook w:val="04A0" w:firstRow="1" w:lastRow="0" w:firstColumn="1" w:lastColumn="0" w:noHBand="0" w:noVBand="1"/>
        <w:tblPrChange w:id="1398" w:author="Thomas Dietz" w:date="2012-08-13T14:53:00Z">
          <w:tblPr>
            <w:tblStyle w:val="TableGrid"/>
            <w:tblW w:w="0" w:type="auto"/>
            <w:tblInd w:w="378" w:type="dxa"/>
            <w:shd w:val="clear" w:color="auto" w:fill="C8FCCD"/>
            <w:tblLook w:val="04A0" w:firstRow="1" w:lastRow="0" w:firstColumn="1" w:lastColumn="0" w:noHBand="0" w:noVBand="1"/>
          </w:tblPr>
        </w:tblPrChange>
      </w:tblPr>
      <w:tblGrid>
        <w:gridCol w:w="9474"/>
        <w:tblGridChange w:id="1399">
          <w:tblGrid>
            <w:gridCol w:w="8820"/>
          </w:tblGrid>
        </w:tblGridChange>
      </w:tblGrid>
      <w:tr w:rsidR="00C805D1" w:rsidRPr="009F1B7D" w14:paraId="4E1DC8D1" w14:textId="77777777" w:rsidTr="0004515F">
        <w:tc>
          <w:tcPr>
            <w:tcW w:w="5000" w:type="pct"/>
            <w:tcPrChange w:id="1400" w:author="Thomas Dietz" w:date="2012-08-13T14:53:00Z">
              <w:tcPr>
                <w:tcW w:w="8820" w:type="dxa"/>
                <w:shd w:val="clear" w:color="auto" w:fill="C8FCCD"/>
              </w:tcPr>
            </w:tcPrChange>
          </w:tcPr>
          <w:p w14:paraId="422C055C" w14:textId="01464D73" w:rsidR="00D8113B" w:rsidRPr="009F1B7D" w:rsidDel="00257D58" w:rsidRDefault="00D8113B" w:rsidP="00D8113B">
            <w:pPr>
              <w:pStyle w:val="XML1"/>
              <w:rPr>
                <w:del w:id="1401" w:author="Thomas Dietz" w:date="2012-08-13T13:32:00Z"/>
              </w:rPr>
            </w:pPr>
            <w:del w:id="1402" w:author="Thomas Dietz" w:date="2012-08-13T13:32:00Z">
              <w:r w:rsidRPr="009F1B7D" w:rsidDel="00257D58">
                <w:delText>&lt;xs:complexType name="OFLogicalSwitchType"&gt;</w:delText>
              </w:r>
            </w:del>
          </w:p>
          <w:p w14:paraId="2DD66726" w14:textId="42E8BB5A" w:rsidR="00D8113B" w:rsidRPr="009F1B7D" w:rsidDel="00257D58" w:rsidRDefault="00D8113B" w:rsidP="00D8113B">
            <w:pPr>
              <w:pStyle w:val="XML2"/>
              <w:rPr>
                <w:del w:id="1403" w:author="Thomas Dietz" w:date="2012-08-13T13:32:00Z"/>
              </w:rPr>
            </w:pPr>
            <w:del w:id="1404" w:author="Thomas Dietz" w:date="2012-08-13T13:32:00Z">
              <w:r w:rsidRPr="009F1B7D" w:rsidDel="00257D58">
                <w:delText>&lt;xs:sequence&gt;</w:delText>
              </w:r>
            </w:del>
          </w:p>
          <w:p w14:paraId="153FF6A6" w14:textId="3CBD5DDA" w:rsidR="00D8113B" w:rsidRPr="009F1B7D" w:rsidDel="00257D58" w:rsidRDefault="00D8113B" w:rsidP="00D8113B">
            <w:pPr>
              <w:pStyle w:val="XML3"/>
              <w:rPr>
                <w:del w:id="1405" w:author="Thomas Dietz" w:date="2012-08-13T13:32:00Z"/>
              </w:rPr>
            </w:pPr>
            <w:del w:id="1406" w:author="Thomas Dietz" w:date="2012-08-13T13:32:00Z">
              <w:r w:rsidRPr="009F1B7D" w:rsidDel="00257D58">
                <w:delText xml:space="preserve">&lt;xs:element name="id" </w:delText>
              </w:r>
            </w:del>
          </w:p>
          <w:p w14:paraId="51E5E99D" w14:textId="1BA1587B" w:rsidR="00D8113B" w:rsidDel="00257D58" w:rsidRDefault="00D8113B" w:rsidP="00D8113B">
            <w:pPr>
              <w:pStyle w:val="XML9"/>
              <w:rPr>
                <w:del w:id="1407" w:author="Thomas Dietz" w:date="2012-08-13T13:32:00Z"/>
              </w:rPr>
            </w:pPr>
            <w:del w:id="1408" w:author="Thomas Dietz" w:date="2012-08-13T13:32:00Z">
              <w:r w:rsidRPr="009F1B7D" w:rsidDel="00257D58">
                <w:delText>type="OFConfigID"/&gt;</w:delText>
              </w:r>
            </w:del>
          </w:p>
          <w:p w14:paraId="7C40056C" w14:textId="69E685E3" w:rsidR="00D8113B" w:rsidDel="00257D58" w:rsidRDefault="00D8113B" w:rsidP="00D8113B">
            <w:pPr>
              <w:pStyle w:val="XML3"/>
              <w:rPr>
                <w:del w:id="1409" w:author="Thomas Dietz" w:date="2012-08-13T13:32:00Z"/>
                <w:color w:val="F5844C"/>
              </w:rPr>
            </w:pPr>
            <w:del w:id="1410" w:author="Thomas Dietz" w:date="2012-08-13T13:32:00Z">
              <w:r w:rsidRPr="00825EF4" w:rsidDel="00257D58">
                <w:delText>&lt;xs:elementname=</w:delText>
              </w:r>
              <w:r w:rsidDel="00257D58">
                <w:delText>"capabilities"</w:delText>
              </w:r>
            </w:del>
          </w:p>
          <w:p w14:paraId="3F1CF4D3" w14:textId="5C27688B" w:rsidR="00D8113B" w:rsidRPr="00825EF4" w:rsidDel="00257D58" w:rsidRDefault="00D8113B" w:rsidP="00D8113B">
            <w:pPr>
              <w:pStyle w:val="XML9"/>
              <w:rPr>
                <w:del w:id="1411" w:author="Thomas Dietz" w:date="2012-08-13T13:32:00Z"/>
              </w:rPr>
            </w:pPr>
            <w:del w:id="1412" w:author="Thomas Dietz" w:date="2012-08-13T13:32:00Z">
              <w:r w:rsidRPr="00825EF4" w:rsidDel="00257D58">
                <w:delText>type=</w:delText>
              </w:r>
              <w:r w:rsidDel="00257D58">
                <w:delText>"OFLogicalSwitchCapabilitiesType"</w:delText>
              </w:r>
              <w:r w:rsidDel="00257D58">
                <w:rPr>
                  <w:color w:val="000096"/>
                </w:rPr>
                <w:delText>/&gt;</w:delText>
              </w:r>
            </w:del>
          </w:p>
          <w:p w14:paraId="54E90E67" w14:textId="04CAE5EA" w:rsidR="00D8113B" w:rsidRPr="009F1B7D" w:rsidDel="00257D58" w:rsidRDefault="00D8113B" w:rsidP="00D8113B">
            <w:pPr>
              <w:pStyle w:val="XML3"/>
              <w:rPr>
                <w:del w:id="1413" w:author="Thomas Dietz" w:date="2012-08-13T13:32:00Z"/>
              </w:rPr>
            </w:pPr>
            <w:del w:id="1414" w:author="Thomas Dietz" w:date="2012-08-13T13:32:00Z">
              <w:r w:rsidRPr="009F1B7D" w:rsidDel="00257D58">
                <w:delText xml:space="preserve">&lt;xs:element name="datapath-id" </w:delText>
              </w:r>
            </w:del>
          </w:p>
          <w:p w14:paraId="0BDA77C3" w14:textId="79ABC1D7" w:rsidR="00D8113B" w:rsidRPr="009F1B7D" w:rsidDel="00257D58" w:rsidRDefault="00D8113B" w:rsidP="00D8113B">
            <w:pPr>
              <w:pStyle w:val="XML9"/>
              <w:rPr>
                <w:del w:id="1415" w:author="Thomas Dietz" w:date="2012-08-13T13:32:00Z"/>
              </w:rPr>
            </w:pPr>
            <w:del w:id="1416" w:author="Thomas Dietz" w:date="2012-08-13T13:32:00Z">
              <w:r w:rsidRPr="009F1B7D" w:rsidDel="00257D58">
                <w:delText>type="OFConfigID"/&gt;</w:delText>
              </w:r>
            </w:del>
          </w:p>
          <w:p w14:paraId="57312E5C" w14:textId="03619E24" w:rsidR="00D8113B" w:rsidRPr="009F1B7D" w:rsidDel="00257D58" w:rsidRDefault="00D8113B" w:rsidP="00D8113B">
            <w:pPr>
              <w:pStyle w:val="XML3"/>
              <w:rPr>
                <w:del w:id="1417" w:author="Thomas Dietz" w:date="2012-08-13T13:32:00Z"/>
              </w:rPr>
            </w:pPr>
            <w:del w:id="1418" w:author="Thomas Dietz" w:date="2012-08-13T13:32:00Z">
              <w:r w:rsidRPr="009F1B7D" w:rsidDel="00257D58">
                <w:delText>&lt;xs:element name="enabled"</w:delText>
              </w:r>
            </w:del>
          </w:p>
          <w:p w14:paraId="14CC53F2" w14:textId="3D9DE797" w:rsidR="00D8113B" w:rsidDel="00257D58" w:rsidRDefault="00D8113B" w:rsidP="00D8113B">
            <w:pPr>
              <w:pStyle w:val="XML9"/>
              <w:rPr>
                <w:del w:id="1419" w:author="Thomas Dietz" w:date="2012-08-13T13:32:00Z"/>
              </w:rPr>
            </w:pPr>
            <w:del w:id="1420" w:author="Thomas Dietz" w:date="2012-08-13T13:32:00Z">
              <w:r w:rsidRPr="009F1B7D" w:rsidDel="00257D58">
                <w:delText>type="xs:boolean"/&gt;</w:delText>
              </w:r>
            </w:del>
          </w:p>
          <w:p w14:paraId="718D97A0" w14:textId="3F308A45" w:rsidR="009423A9" w:rsidDel="00257D58" w:rsidRDefault="009423A9" w:rsidP="009767AE">
            <w:pPr>
              <w:pStyle w:val="XML3"/>
              <w:rPr>
                <w:del w:id="1421" w:author="Thomas Dietz" w:date="2012-08-13T13:32:00Z"/>
              </w:rPr>
            </w:pPr>
            <w:del w:id="1422" w:author="Thomas Dietz" w:date="2012-08-13T13:32:00Z">
              <w:r w:rsidDel="00257D58">
                <w:delText>&lt;xs:element name=</w:delText>
              </w:r>
              <w:r w:rsidRPr="009F1B7D" w:rsidDel="00257D58">
                <w:delText>"</w:delText>
              </w:r>
              <w:r w:rsidDel="00257D58">
                <w:delText>check-controller-certificate</w:delText>
              </w:r>
              <w:r w:rsidRPr="009F1B7D" w:rsidDel="00257D58">
                <w:delText>"</w:delText>
              </w:r>
            </w:del>
          </w:p>
          <w:p w14:paraId="5C45EBE2" w14:textId="6487E196" w:rsidR="009423A9" w:rsidRPr="009423A9" w:rsidDel="00257D58" w:rsidRDefault="009423A9" w:rsidP="009423A9">
            <w:pPr>
              <w:pStyle w:val="XML9"/>
              <w:rPr>
                <w:del w:id="1423" w:author="Thomas Dietz" w:date="2012-08-13T13:32:00Z"/>
              </w:rPr>
            </w:pPr>
            <w:del w:id="1424" w:author="Thomas Dietz" w:date="2012-08-13T13:32:00Z">
              <w:r w:rsidDel="00257D58">
                <w:delText>type=</w:delText>
              </w:r>
              <w:r w:rsidRPr="009F1B7D" w:rsidDel="00257D58">
                <w:delText>"</w:delText>
              </w:r>
              <w:r w:rsidDel="00257D58">
                <w:delText>xs:boolean</w:delText>
              </w:r>
              <w:r w:rsidRPr="009F1B7D" w:rsidDel="00257D58">
                <w:delText>"</w:delText>
              </w:r>
              <w:r w:rsidDel="00257D58">
                <w:delText>/&gt;</w:delText>
              </w:r>
            </w:del>
          </w:p>
          <w:p w14:paraId="7DBD1A31" w14:textId="5C1E0A7B" w:rsidR="00D8113B" w:rsidRPr="009F1B7D" w:rsidDel="00257D58" w:rsidRDefault="00D8113B" w:rsidP="00D8113B">
            <w:pPr>
              <w:pStyle w:val="XML3"/>
              <w:rPr>
                <w:del w:id="1425" w:author="Thomas Dietz" w:date="2012-08-13T13:32:00Z"/>
              </w:rPr>
            </w:pPr>
            <w:del w:id="1426" w:author="Thomas Dietz" w:date="2012-08-13T13:32:00Z">
              <w:r w:rsidRPr="009F1B7D" w:rsidDel="00257D58">
                <w:delText>&lt;xs:element name="</w:delText>
              </w:r>
              <w:r w:rsidDel="00257D58">
                <w:delText>lost-connection-behavior</w:delText>
              </w:r>
              <w:r w:rsidRPr="009F1B7D" w:rsidDel="00257D58">
                <w:delText xml:space="preserve">" </w:delText>
              </w:r>
            </w:del>
          </w:p>
          <w:p w14:paraId="5AA2BB3E" w14:textId="4F8EDE3A" w:rsidR="00D8113B" w:rsidRPr="009F1B7D" w:rsidDel="00257D58" w:rsidRDefault="00D8113B" w:rsidP="00D8113B">
            <w:pPr>
              <w:pStyle w:val="XML9"/>
              <w:rPr>
                <w:del w:id="1427" w:author="Thomas Dietz" w:date="2012-08-13T13:32:00Z"/>
              </w:rPr>
            </w:pPr>
            <w:del w:id="1428" w:author="Thomas Dietz" w:date="2012-08-13T13:32:00Z">
              <w:r w:rsidRPr="009F1B7D" w:rsidDel="00257D58">
                <w:delText>type="OF</w:delText>
              </w:r>
              <w:r w:rsidDel="00257D58">
                <w:delText>LogicalSwitchLostConnnectionBehavior</w:delText>
              </w:r>
              <w:r w:rsidRPr="009F1B7D" w:rsidDel="00257D58">
                <w:delText>"/&gt;</w:delText>
              </w:r>
            </w:del>
          </w:p>
          <w:p w14:paraId="2FF613AA" w14:textId="37D62937" w:rsidR="00D8113B" w:rsidRPr="009F1B7D" w:rsidDel="00257D58" w:rsidRDefault="00D8113B" w:rsidP="00D8113B">
            <w:pPr>
              <w:pStyle w:val="XML3"/>
              <w:rPr>
                <w:del w:id="1429" w:author="Thomas Dietz" w:date="2012-08-13T13:32:00Z"/>
              </w:rPr>
            </w:pPr>
            <w:del w:id="1430" w:author="Thomas Dietz" w:date="2012-08-13T13:32:00Z">
              <w:r w:rsidRPr="009F1B7D" w:rsidDel="00257D58">
                <w:delText xml:space="preserve">&lt;xs:element name="controllers" </w:delText>
              </w:r>
            </w:del>
          </w:p>
          <w:p w14:paraId="0E5D27F1" w14:textId="1A46BD05" w:rsidR="00D8113B" w:rsidRPr="009F1B7D" w:rsidDel="00257D58" w:rsidRDefault="00D8113B" w:rsidP="00D8113B">
            <w:pPr>
              <w:pStyle w:val="XML9"/>
              <w:rPr>
                <w:del w:id="1431" w:author="Thomas Dietz" w:date="2012-08-13T13:32:00Z"/>
              </w:rPr>
            </w:pPr>
            <w:del w:id="1432" w:author="Thomas Dietz" w:date="2012-08-13T13:32:00Z">
              <w:r w:rsidRPr="009F1B7D" w:rsidDel="00257D58">
                <w:delText>type="OFControllerListType"/&gt;</w:delText>
              </w:r>
            </w:del>
          </w:p>
          <w:p w14:paraId="26D21175" w14:textId="4E989E77" w:rsidR="00D8113B" w:rsidRPr="009F1B7D" w:rsidDel="00257D58" w:rsidRDefault="00D8113B" w:rsidP="00D8113B">
            <w:pPr>
              <w:pStyle w:val="XML3"/>
              <w:rPr>
                <w:del w:id="1433" w:author="Thomas Dietz" w:date="2012-08-13T13:32:00Z"/>
              </w:rPr>
            </w:pPr>
            <w:del w:id="1434" w:author="Thomas Dietz" w:date="2012-08-13T13:32:00Z">
              <w:r w:rsidRPr="009F1B7D" w:rsidDel="00257D58">
                <w:delText>&lt;xs:element name="resources"</w:delText>
              </w:r>
            </w:del>
          </w:p>
          <w:p w14:paraId="63F4853A" w14:textId="49B44DAC" w:rsidR="00D8113B" w:rsidRPr="009F1B7D" w:rsidDel="00257D58" w:rsidRDefault="00D8113B" w:rsidP="00D8113B">
            <w:pPr>
              <w:pStyle w:val="XML9"/>
              <w:rPr>
                <w:del w:id="1435" w:author="Thomas Dietz" w:date="2012-08-13T13:32:00Z"/>
              </w:rPr>
            </w:pPr>
            <w:del w:id="1436" w:author="Thomas Dietz" w:date="2012-08-13T13:32:00Z">
              <w:r w:rsidRPr="009F1B7D" w:rsidDel="00257D58">
                <w:delText>type="OFLogicalSwitchResourceListType"/&gt;</w:delText>
              </w:r>
            </w:del>
          </w:p>
          <w:p w14:paraId="36A7E61A" w14:textId="24CEB9DB" w:rsidR="00D8113B" w:rsidRPr="009F1B7D" w:rsidDel="00257D58" w:rsidRDefault="00D8113B" w:rsidP="00D8113B">
            <w:pPr>
              <w:pStyle w:val="XML2"/>
              <w:rPr>
                <w:del w:id="1437" w:author="Thomas Dietz" w:date="2012-08-13T13:32:00Z"/>
              </w:rPr>
            </w:pPr>
            <w:del w:id="1438" w:author="Thomas Dietz" w:date="2012-08-13T13:32:00Z">
              <w:r w:rsidRPr="009F1B7D" w:rsidDel="00257D58">
                <w:delText>&lt;/xs:sequence&gt;</w:delText>
              </w:r>
            </w:del>
          </w:p>
          <w:p w14:paraId="623339BA" w14:textId="4D8C3FA4" w:rsidR="00D8113B" w:rsidRPr="009F1B7D" w:rsidDel="00257D58" w:rsidRDefault="00D8113B" w:rsidP="00D8113B">
            <w:pPr>
              <w:pStyle w:val="XML1"/>
              <w:rPr>
                <w:del w:id="1439" w:author="Thomas Dietz" w:date="2012-08-13T13:32:00Z"/>
              </w:rPr>
            </w:pPr>
            <w:del w:id="1440" w:author="Thomas Dietz" w:date="2012-08-13T13:32:00Z">
              <w:r w:rsidRPr="009F1B7D" w:rsidDel="00257D58">
                <w:delText>&lt;/xs:complexType&gt;</w:delText>
              </w:r>
            </w:del>
          </w:p>
          <w:p w14:paraId="623A7CF2" w14:textId="1872531E" w:rsidR="00D8113B" w:rsidRPr="009F1B7D" w:rsidDel="00257D58" w:rsidRDefault="00D8113B" w:rsidP="00D8113B">
            <w:pPr>
              <w:pStyle w:val="XML1"/>
              <w:rPr>
                <w:del w:id="1441" w:author="Thomas Dietz" w:date="2012-08-13T13:32:00Z"/>
              </w:rPr>
            </w:pPr>
          </w:p>
          <w:p w14:paraId="78D82AB9" w14:textId="4D842C35" w:rsidR="00D8113B" w:rsidRPr="009F1B7D" w:rsidDel="00257D58" w:rsidRDefault="00D8113B" w:rsidP="00D8113B">
            <w:pPr>
              <w:pStyle w:val="XML1"/>
              <w:rPr>
                <w:del w:id="1442" w:author="Thomas Dietz" w:date="2012-08-13T13:32:00Z"/>
              </w:rPr>
            </w:pPr>
            <w:del w:id="1443" w:author="Thomas Dietz" w:date="2012-08-13T13:32:00Z">
              <w:r w:rsidRPr="009F1B7D" w:rsidDel="00257D58">
                <w:delText>&lt;xs:simpleType name="OF</w:delText>
              </w:r>
              <w:r w:rsidDel="00257D58">
                <w:delText>LogicalSwitchLostConnnectionBehavior</w:delText>
              </w:r>
              <w:r w:rsidRPr="009F1B7D" w:rsidDel="00257D58">
                <w:delText>"&gt;</w:delText>
              </w:r>
            </w:del>
          </w:p>
          <w:p w14:paraId="17EC011B" w14:textId="4E222875" w:rsidR="00D8113B" w:rsidRPr="009F1B7D" w:rsidDel="00257D58" w:rsidRDefault="00D8113B" w:rsidP="00D8113B">
            <w:pPr>
              <w:pStyle w:val="XML2"/>
              <w:rPr>
                <w:del w:id="1444" w:author="Thomas Dietz" w:date="2012-08-13T13:32:00Z"/>
              </w:rPr>
            </w:pPr>
            <w:del w:id="1445" w:author="Thomas Dietz" w:date="2012-08-13T13:32:00Z">
              <w:r w:rsidRPr="009F1B7D" w:rsidDel="00257D58">
                <w:delText>&lt;xs:restriction base="xs:string"&gt;</w:delText>
              </w:r>
            </w:del>
          </w:p>
          <w:p w14:paraId="53F33310" w14:textId="70AC08DD" w:rsidR="00D8113B" w:rsidRPr="009F1B7D" w:rsidDel="00257D58" w:rsidRDefault="00D8113B" w:rsidP="00D8113B">
            <w:pPr>
              <w:pStyle w:val="XML3"/>
              <w:rPr>
                <w:del w:id="1446" w:author="Thomas Dietz" w:date="2012-08-13T13:32:00Z"/>
              </w:rPr>
            </w:pPr>
            <w:del w:id="1447" w:author="Thomas Dietz" w:date="2012-08-13T13:32:00Z">
              <w:r w:rsidRPr="009F1B7D" w:rsidDel="00257D58">
                <w:delText>&lt;xs:enumeration value="</w:delText>
              </w:r>
              <w:r w:rsidDel="00257D58">
                <w:delText>failSecureMode</w:delText>
              </w:r>
              <w:r w:rsidRPr="009F1B7D" w:rsidDel="00257D58">
                <w:delText>"/&gt;</w:delText>
              </w:r>
            </w:del>
          </w:p>
          <w:p w14:paraId="33FAC6E1" w14:textId="750014D3" w:rsidR="00D8113B" w:rsidRPr="009F1B7D" w:rsidDel="00257D58" w:rsidRDefault="00D8113B" w:rsidP="00D8113B">
            <w:pPr>
              <w:pStyle w:val="XML3"/>
              <w:rPr>
                <w:del w:id="1448" w:author="Thomas Dietz" w:date="2012-08-13T13:32:00Z"/>
              </w:rPr>
            </w:pPr>
            <w:del w:id="1449" w:author="Thomas Dietz" w:date="2012-08-13T13:32:00Z">
              <w:r w:rsidRPr="009F1B7D" w:rsidDel="00257D58">
                <w:delText>&lt;xs:enumeration value="</w:delText>
              </w:r>
              <w:r w:rsidDel="00257D58">
                <w:delText>failStandaloneMode</w:delText>
              </w:r>
              <w:r w:rsidRPr="009F1B7D" w:rsidDel="00257D58">
                <w:delText>"/&gt;</w:delText>
              </w:r>
            </w:del>
          </w:p>
          <w:p w14:paraId="36AC65F4" w14:textId="6EEA7CEA" w:rsidR="00D8113B" w:rsidRPr="009F1B7D" w:rsidDel="00257D58" w:rsidRDefault="00D8113B" w:rsidP="00D8113B">
            <w:pPr>
              <w:pStyle w:val="XML2"/>
              <w:rPr>
                <w:del w:id="1450" w:author="Thomas Dietz" w:date="2012-08-13T13:32:00Z"/>
              </w:rPr>
            </w:pPr>
            <w:del w:id="1451" w:author="Thomas Dietz" w:date="2012-08-13T13:32:00Z">
              <w:r w:rsidRPr="009F1B7D" w:rsidDel="00257D58">
                <w:delText>&lt;/xs:restriction&gt;</w:delText>
              </w:r>
            </w:del>
          </w:p>
          <w:p w14:paraId="0ED00EAC" w14:textId="51BC0033" w:rsidR="00D8113B" w:rsidDel="00257D58" w:rsidRDefault="00D8113B" w:rsidP="00D8113B">
            <w:pPr>
              <w:pStyle w:val="XML1"/>
              <w:rPr>
                <w:del w:id="1452" w:author="Thomas Dietz" w:date="2012-08-13T13:32:00Z"/>
              </w:rPr>
            </w:pPr>
            <w:del w:id="1453" w:author="Thomas Dietz" w:date="2012-08-13T13:32:00Z">
              <w:r w:rsidRPr="009F1B7D" w:rsidDel="00257D58">
                <w:lastRenderedPageBreak/>
                <w:delText>&lt;/xs:simpleType&gt;</w:delText>
              </w:r>
              <w:r w:rsidRPr="009F1B7D" w:rsidDel="00257D58">
                <w:tab/>
              </w:r>
            </w:del>
          </w:p>
          <w:p w14:paraId="5ECF8578" w14:textId="34608316" w:rsidR="00D8113B" w:rsidDel="00257D58" w:rsidRDefault="00D8113B" w:rsidP="00D8113B">
            <w:pPr>
              <w:pStyle w:val="XML1"/>
              <w:rPr>
                <w:del w:id="1454" w:author="Thomas Dietz" w:date="2012-08-13T13:32:00Z"/>
              </w:rPr>
            </w:pPr>
          </w:p>
          <w:p w14:paraId="5A403425" w14:textId="745939CA" w:rsidR="00D8113B" w:rsidRPr="009F1B7D" w:rsidDel="00257D58" w:rsidRDefault="00D8113B" w:rsidP="00D8113B">
            <w:pPr>
              <w:pStyle w:val="XML1"/>
              <w:rPr>
                <w:del w:id="1455" w:author="Thomas Dietz" w:date="2012-08-13T13:32:00Z"/>
              </w:rPr>
            </w:pPr>
            <w:del w:id="1456" w:author="Thomas Dietz" w:date="2012-08-13T13:32:00Z">
              <w:r w:rsidRPr="009F1B7D" w:rsidDel="00257D58">
                <w:delText>&lt;xs:complexType name="OFControllerListType"&gt;</w:delText>
              </w:r>
            </w:del>
          </w:p>
          <w:p w14:paraId="6C1D4A54" w14:textId="22484BC4" w:rsidR="00D8113B" w:rsidRPr="009F1B7D" w:rsidDel="00257D58" w:rsidRDefault="00D8113B" w:rsidP="00D8113B">
            <w:pPr>
              <w:pStyle w:val="XML2"/>
              <w:rPr>
                <w:del w:id="1457" w:author="Thomas Dietz" w:date="2012-08-13T13:32:00Z"/>
              </w:rPr>
            </w:pPr>
            <w:del w:id="1458" w:author="Thomas Dietz" w:date="2012-08-13T13:32:00Z">
              <w:r w:rsidRPr="009F1B7D" w:rsidDel="00257D58">
                <w:delText>&lt;xs:sequence&gt;</w:delText>
              </w:r>
            </w:del>
          </w:p>
          <w:p w14:paraId="3AB95F05" w14:textId="26016B7A" w:rsidR="00D8113B" w:rsidRPr="009F1B7D" w:rsidDel="00257D58" w:rsidRDefault="00D8113B" w:rsidP="00D8113B">
            <w:pPr>
              <w:pStyle w:val="XML3"/>
              <w:rPr>
                <w:del w:id="1459" w:author="Thomas Dietz" w:date="2012-08-13T13:32:00Z"/>
              </w:rPr>
            </w:pPr>
            <w:del w:id="1460" w:author="Thomas Dietz" w:date="2012-08-13T13:32:00Z">
              <w:r w:rsidRPr="009F1B7D" w:rsidDel="00257D58">
                <w:delText>&lt;xs:element name="controller"</w:delText>
              </w:r>
            </w:del>
          </w:p>
          <w:p w14:paraId="747F08DF" w14:textId="4A4B6D6E" w:rsidR="00D8113B" w:rsidRPr="009F1B7D" w:rsidDel="00257D58" w:rsidRDefault="00D8113B" w:rsidP="00D8113B">
            <w:pPr>
              <w:pStyle w:val="XML9"/>
              <w:rPr>
                <w:del w:id="1461" w:author="Thomas Dietz" w:date="2012-08-13T13:32:00Z"/>
              </w:rPr>
            </w:pPr>
            <w:del w:id="1462" w:author="Thomas Dietz" w:date="2012-08-13T13:32:00Z">
              <w:r w:rsidRPr="009F1B7D" w:rsidDel="00257D58">
                <w:delText xml:space="preserve">type="OFControllerType" </w:delText>
              </w:r>
            </w:del>
          </w:p>
          <w:p w14:paraId="48844CD8" w14:textId="43597E5F" w:rsidR="00D8113B" w:rsidRPr="009F1B7D" w:rsidDel="00257D58" w:rsidRDefault="00D8113B" w:rsidP="00D8113B">
            <w:pPr>
              <w:pStyle w:val="XML9"/>
              <w:rPr>
                <w:del w:id="1463" w:author="Thomas Dietz" w:date="2012-08-13T13:32:00Z"/>
              </w:rPr>
            </w:pPr>
            <w:del w:id="1464" w:author="Thomas Dietz" w:date="2012-08-13T13:32:00Z">
              <w:r w:rsidRPr="009F1B7D" w:rsidDel="00257D58">
                <w:rPr>
                  <w:rStyle w:val="XML3Char"/>
                  <w:rFonts w:eastAsiaTheme="minorEastAsia"/>
                </w:rPr>
                <w:delText>maxOccurs="unbounded</w:delText>
              </w:r>
              <w:r w:rsidRPr="009F1B7D" w:rsidDel="00257D58">
                <w:delText>"/&gt;</w:delText>
              </w:r>
            </w:del>
          </w:p>
          <w:p w14:paraId="1684E1CC" w14:textId="6ED8565B" w:rsidR="00D8113B" w:rsidRPr="009F1B7D" w:rsidDel="00257D58" w:rsidRDefault="00D8113B" w:rsidP="00D8113B">
            <w:pPr>
              <w:pStyle w:val="XML2"/>
              <w:rPr>
                <w:del w:id="1465" w:author="Thomas Dietz" w:date="2012-08-13T13:32:00Z"/>
              </w:rPr>
            </w:pPr>
            <w:del w:id="1466" w:author="Thomas Dietz" w:date="2012-08-13T13:32:00Z">
              <w:r w:rsidRPr="009F1B7D" w:rsidDel="00257D58">
                <w:delText>&lt;/xs:sequence&gt;</w:delText>
              </w:r>
            </w:del>
          </w:p>
          <w:p w14:paraId="02D71519" w14:textId="4F588FA5" w:rsidR="00D8113B" w:rsidRPr="009F1B7D" w:rsidDel="00257D58" w:rsidRDefault="00D8113B" w:rsidP="00D8113B">
            <w:pPr>
              <w:pStyle w:val="XML1"/>
              <w:rPr>
                <w:del w:id="1467" w:author="Thomas Dietz" w:date="2012-08-13T13:32:00Z"/>
              </w:rPr>
            </w:pPr>
            <w:del w:id="1468" w:author="Thomas Dietz" w:date="2012-08-13T13:32:00Z">
              <w:r w:rsidRPr="009F1B7D" w:rsidDel="00257D58">
                <w:delText>&lt;/xs:complexType&gt;</w:delText>
              </w:r>
            </w:del>
          </w:p>
          <w:p w14:paraId="10510639" w14:textId="138B7EB1" w:rsidR="00D8113B" w:rsidRPr="009F1B7D" w:rsidDel="00257D58" w:rsidRDefault="00D8113B" w:rsidP="00D8113B">
            <w:pPr>
              <w:pStyle w:val="XML1"/>
              <w:rPr>
                <w:del w:id="1469" w:author="Thomas Dietz" w:date="2012-08-13T13:32:00Z"/>
              </w:rPr>
            </w:pPr>
          </w:p>
          <w:p w14:paraId="0F687DA6" w14:textId="22665BB7" w:rsidR="00D8113B" w:rsidRPr="009F1B7D" w:rsidDel="00257D58" w:rsidRDefault="00D8113B" w:rsidP="00D8113B">
            <w:pPr>
              <w:pStyle w:val="XML1"/>
              <w:rPr>
                <w:del w:id="1470" w:author="Thomas Dietz" w:date="2012-08-13T13:32:00Z"/>
              </w:rPr>
            </w:pPr>
            <w:del w:id="1471" w:author="Thomas Dietz" w:date="2012-08-13T13:32:00Z">
              <w:r w:rsidRPr="009F1B7D" w:rsidDel="00257D58">
                <w:delText>&lt;xs:complexType name="OFLogicalSwitchResourceListType"&gt;</w:delText>
              </w:r>
            </w:del>
          </w:p>
          <w:p w14:paraId="36A8F19E" w14:textId="699CF420" w:rsidR="00D8113B" w:rsidRPr="009F1B7D" w:rsidDel="00257D58" w:rsidRDefault="00D8113B" w:rsidP="00D8113B">
            <w:pPr>
              <w:pStyle w:val="XML2"/>
              <w:rPr>
                <w:del w:id="1472" w:author="Thomas Dietz" w:date="2012-08-13T13:32:00Z"/>
              </w:rPr>
            </w:pPr>
            <w:del w:id="1473" w:author="Thomas Dietz" w:date="2012-08-13T13:32:00Z">
              <w:r w:rsidRPr="009F1B7D" w:rsidDel="00257D58">
                <w:delText>&lt;xs:sequence&gt;</w:delText>
              </w:r>
            </w:del>
          </w:p>
          <w:p w14:paraId="0A4A099A" w14:textId="6B1CA118" w:rsidR="00D8113B" w:rsidRPr="009F1B7D" w:rsidDel="00257D58" w:rsidRDefault="00D8113B" w:rsidP="00D8113B">
            <w:pPr>
              <w:pStyle w:val="XML3"/>
              <w:rPr>
                <w:del w:id="1474" w:author="Thomas Dietz" w:date="2012-08-13T13:32:00Z"/>
              </w:rPr>
            </w:pPr>
            <w:del w:id="1475" w:author="Thomas Dietz" w:date="2012-08-13T13:32:00Z">
              <w:r w:rsidRPr="009F1B7D" w:rsidDel="00257D58">
                <w:delText xml:space="preserve">&lt;xs:element name="port" </w:delText>
              </w:r>
            </w:del>
          </w:p>
          <w:p w14:paraId="555F0C32" w14:textId="3EDA560A" w:rsidR="00D8113B" w:rsidRPr="009F1B7D" w:rsidDel="00257D58" w:rsidRDefault="00D8113B" w:rsidP="00D8113B">
            <w:pPr>
              <w:pStyle w:val="XML9"/>
              <w:rPr>
                <w:del w:id="1476" w:author="Thomas Dietz" w:date="2012-08-13T13:32:00Z"/>
              </w:rPr>
            </w:pPr>
            <w:del w:id="1477" w:author="Thomas Dietz" w:date="2012-08-13T13:32:00Z">
              <w:r w:rsidRPr="009F1B7D" w:rsidDel="00257D58">
                <w:delText>type="OFConfigID" maxOccurs="unbounded"/&gt;</w:delText>
              </w:r>
            </w:del>
          </w:p>
          <w:p w14:paraId="3A63BD4B" w14:textId="2ED057FE" w:rsidR="00D8113B" w:rsidRPr="009F1B7D" w:rsidDel="00257D58" w:rsidRDefault="00D8113B" w:rsidP="00D8113B">
            <w:pPr>
              <w:pStyle w:val="XML3"/>
              <w:rPr>
                <w:del w:id="1478" w:author="Thomas Dietz" w:date="2012-08-13T13:32:00Z"/>
              </w:rPr>
            </w:pPr>
            <w:del w:id="1479" w:author="Thomas Dietz" w:date="2012-08-13T13:32:00Z">
              <w:r w:rsidRPr="009F1B7D" w:rsidDel="00257D58">
                <w:delText xml:space="preserve">&lt;xs:element name="queue" </w:delText>
              </w:r>
            </w:del>
          </w:p>
          <w:p w14:paraId="1F61CC00" w14:textId="05BF7F59" w:rsidR="00D8113B" w:rsidRPr="009F1B7D" w:rsidDel="00257D58" w:rsidRDefault="00D8113B" w:rsidP="00D8113B">
            <w:pPr>
              <w:pStyle w:val="XML9"/>
              <w:rPr>
                <w:del w:id="1480" w:author="Thomas Dietz" w:date="2012-08-13T13:32:00Z"/>
              </w:rPr>
            </w:pPr>
            <w:del w:id="1481" w:author="Thomas Dietz" w:date="2012-08-13T13:32:00Z">
              <w:r w:rsidRPr="009F1B7D" w:rsidDel="00257D58">
                <w:delText xml:space="preserve">type="OFConfigID" </w:delText>
              </w:r>
            </w:del>
          </w:p>
          <w:p w14:paraId="05DBE91B" w14:textId="788776AD" w:rsidR="00D8113B" w:rsidDel="00257D58" w:rsidRDefault="00D8113B" w:rsidP="00D8113B">
            <w:pPr>
              <w:pStyle w:val="XML9"/>
              <w:rPr>
                <w:del w:id="1482" w:author="Thomas Dietz" w:date="2012-08-13T13:32:00Z"/>
              </w:rPr>
            </w:pPr>
            <w:del w:id="1483" w:author="Thomas Dietz" w:date="2012-08-13T13:32:00Z">
              <w:r w:rsidRPr="009F1B7D" w:rsidDel="00257D58">
                <w:delText>maxOccurs="unbounded"/&gt;</w:delText>
              </w:r>
            </w:del>
          </w:p>
          <w:p w14:paraId="2AC9F77A" w14:textId="5808D418" w:rsidR="009423A9" w:rsidDel="00257D58" w:rsidRDefault="009423A9" w:rsidP="009767AE">
            <w:pPr>
              <w:pStyle w:val="XML3"/>
              <w:rPr>
                <w:del w:id="1484" w:author="Thomas Dietz" w:date="2012-08-13T13:32:00Z"/>
              </w:rPr>
            </w:pPr>
            <w:del w:id="1485" w:author="Thomas Dietz" w:date="2012-08-13T13:32:00Z">
              <w:r w:rsidDel="00257D58">
                <w:delText>&lt;xs:element name=</w:delText>
              </w:r>
              <w:r w:rsidRPr="009F1B7D" w:rsidDel="00257D58">
                <w:delText>"</w:delText>
              </w:r>
              <w:r w:rsidDel="00257D58">
                <w:delText>certificate</w:delText>
              </w:r>
              <w:r w:rsidRPr="009F1B7D" w:rsidDel="00257D58">
                <w:delText>"</w:delText>
              </w:r>
            </w:del>
          </w:p>
          <w:p w14:paraId="0CF7B083" w14:textId="34E28EA1" w:rsidR="009423A9" w:rsidDel="00257D58" w:rsidRDefault="009423A9" w:rsidP="009423A9">
            <w:pPr>
              <w:pStyle w:val="XML9"/>
              <w:rPr>
                <w:del w:id="1486" w:author="Thomas Dietz" w:date="2012-08-13T13:32:00Z"/>
              </w:rPr>
            </w:pPr>
            <w:del w:id="1487" w:author="Thomas Dietz" w:date="2012-08-13T13:32:00Z">
              <w:r w:rsidDel="00257D58">
                <w:delText>type=</w:delText>
              </w:r>
              <w:r w:rsidRPr="009F1B7D" w:rsidDel="00257D58">
                <w:delText>"</w:delText>
              </w:r>
              <w:r w:rsidDel="00257D58">
                <w:delText>OFConfigID</w:delText>
              </w:r>
              <w:r w:rsidRPr="009F1B7D" w:rsidDel="00257D58">
                <w:delText>"</w:delText>
              </w:r>
              <w:r w:rsidDel="00257D58">
                <w:delText xml:space="preserve"> minOccurs=</w:delText>
              </w:r>
              <w:r w:rsidRPr="009F1B7D" w:rsidDel="00257D58">
                <w:delText>"</w:delText>
              </w:r>
              <w:r w:rsidDel="00257D58">
                <w:delText>0</w:delText>
              </w:r>
              <w:r w:rsidRPr="009F1B7D" w:rsidDel="00257D58">
                <w:delText>"</w:delText>
              </w:r>
              <w:r w:rsidDel="00257D58">
                <w:delText xml:space="preserve"> maxOccurs=</w:delText>
              </w:r>
              <w:r w:rsidRPr="009F1B7D" w:rsidDel="00257D58">
                <w:delText>"</w:delText>
              </w:r>
              <w:r w:rsidDel="00257D58">
                <w:delText>1</w:delText>
              </w:r>
              <w:r w:rsidRPr="009F1B7D" w:rsidDel="00257D58">
                <w:delText>"</w:delText>
              </w:r>
              <w:r w:rsidDel="00257D58">
                <w:delText>/&gt;</w:delText>
              </w:r>
            </w:del>
          </w:p>
          <w:p w14:paraId="1108235E" w14:textId="3F820813" w:rsidR="00FB2D28" w:rsidRPr="009F1B7D" w:rsidDel="00257D58" w:rsidRDefault="00FB2D28" w:rsidP="00FB2D28">
            <w:pPr>
              <w:pStyle w:val="XML3"/>
              <w:rPr>
                <w:del w:id="1488" w:author="Thomas Dietz" w:date="2012-08-13T13:32:00Z"/>
              </w:rPr>
            </w:pPr>
            <w:del w:id="1489" w:author="Thomas Dietz" w:date="2012-08-13T13:32:00Z">
              <w:r w:rsidDel="00257D58">
                <w:delText>&lt;xs:element name="flow-table</w:delText>
              </w:r>
              <w:r w:rsidRPr="009F1B7D" w:rsidDel="00257D58">
                <w:delText xml:space="preserve">" </w:delText>
              </w:r>
            </w:del>
          </w:p>
          <w:p w14:paraId="00418F77" w14:textId="1A998D91" w:rsidR="00FB2D28" w:rsidRPr="009F1B7D" w:rsidDel="00257D58" w:rsidRDefault="00FB2D28" w:rsidP="00FB2D28">
            <w:pPr>
              <w:pStyle w:val="XML9"/>
              <w:rPr>
                <w:del w:id="1490" w:author="Thomas Dietz" w:date="2012-08-13T13:32:00Z"/>
              </w:rPr>
            </w:pPr>
            <w:del w:id="1491" w:author="Thomas Dietz" w:date="2012-08-13T13:32:00Z">
              <w:r w:rsidRPr="009F1B7D" w:rsidDel="00257D58">
                <w:delText xml:space="preserve">type="OFConfigID" </w:delText>
              </w:r>
            </w:del>
          </w:p>
          <w:p w14:paraId="70DE08E5" w14:textId="07FE38E9" w:rsidR="00FB2D28" w:rsidRPr="009F1B7D" w:rsidDel="00257D58" w:rsidRDefault="00FB2D28" w:rsidP="00FB2D28">
            <w:pPr>
              <w:pStyle w:val="XML9"/>
              <w:rPr>
                <w:del w:id="1492" w:author="Thomas Dietz" w:date="2012-08-13T13:32:00Z"/>
              </w:rPr>
            </w:pPr>
            <w:del w:id="1493" w:author="Thomas Dietz" w:date="2012-08-13T13:32:00Z">
              <w:r w:rsidRPr="009F1B7D" w:rsidDel="00257D58">
                <w:delText>maxOccurs="unbounded"/&gt;</w:delText>
              </w:r>
            </w:del>
          </w:p>
          <w:p w14:paraId="608A60C3" w14:textId="4987A329" w:rsidR="00D8113B" w:rsidRPr="009F1B7D" w:rsidDel="00257D58" w:rsidRDefault="00D8113B" w:rsidP="00D8113B">
            <w:pPr>
              <w:pStyle w:val="XML2"/>
              <w:rPr>
                <w:del w:id="1494" w:author="Thomas Dietz" w:date="2012-08-13T13:32:00Z"/>
              </w:rPr>
            </w:pPr>
            <w:del w:id="1495" w:author="Thomas Dietz" w:date="2012-08-13T13:32:00Z">
              <w:r w:rsidRPr="009F1B7D" w:rsidDel="00257D58">
                <w:delText>&lt;/xs:sequence&gt;</w:delText>
              </w:r>
            </w:del>
          </w:p>
          <w:p w14:paraId="79770154" w14:textId="77777777" w:rsidR="00257D58" w:rsidRDefault="00D8113B" w:rsidP="00257D58">
            <w:pPr>
              <w:pStyle w:val="XML1"/>
              <w:rPr>
                <w:ins w:id="1496" w:author="Thomas Dietz" w:date="2012-08-13T13:32:00Z"/>
              </w:rPr>
            </w:pPr>
            <w:del w:id="1497" w:author="Thomas Dietz" w:date="2012-08-13T13:32:00Z">
              <w:r w:rsidRPr="009F1B7D" w:rsidDel="00257D58">
                <w:delText>&lt;/xs:complexType&gt;</w:delText>
              </w:r>
            </w:del>
            <w:ins w:id="1498" w:author="Thomas Dietz" w:date="2012-08-13T13:32:00Z">
              <w:r w:rsidR="00257D58">
                <w:t xml:space="preserve">  &lt;xs:group name="OFLogicalSwitchType"&gt;</w:t>
              </w:r>
            </w:ins>
          </w:p>
          <w:p w14:paraId="657AF930" w14:textId="77777777" w:rsidR="00257D58" w:rsidRDefault="00257D58" w:rsidP="00257D58">
            <w:pPr>
              <w:pStyle w:val="XML1"/>
              <w:rPr>
                <w:ins w:id="1499" w:author="Thomas Dietz" w:date="2012-08-13T13:32:00Z"/>
              </w:rPr>
            </w:pPr>
            <w:ins w:id="1500" w:author="Thomas Dietz" w:date="2012-08-13T13:32:00Z">
              <w:r>
                <w:t xml:space="preserve">    &lt;xs:annotation&gt;</w:t>
              </w:r>
            </w:ins>
          </w:p>
          <w:p w14:paraId="39B68213" w14:textId="77777777" w:rsidR="00257D58" w:rsidRDefault="00257D58" w:rsidP="00257D58">
            <w:pPr>
              <w:pStyle w:val="XML1"/>
              <w:rPr>
                <w:ins w:id="1501" w:author="Thomas Dietz" w:date="2012-08-13T13:32:00Z"/>
              </w:rPr>
            </w:pPr>
            <w:ins w:id="1502" w:author="Thomas Dietz" w:date="2012-08-13T13:32:00Z">
              <w:r>
                <w:t xml:space="preserve">      &lt;xs:documentation&gt;</w:t>
              </w:r>
            </w:ins>
          </w:p>
          <w:p w14:paraId="29A8F25D" w14:textId="77777777" w:rsidR="00257D58" w:rsidRDefault="00257D58" w:rsidP="00257D58">
            <w:pPr>
              <w:pStyle w:val="XML1"/>
              <w:rPr>
                <w:ins w:id="1503" w:author="Thomas Dietz" w:date="2012-08-13T13:32:00Z"/>
              </w:rPr>
            </w:pPr>
            <w:ins w:id="1504" w:author="Thomas Dietz" w:date="2012-08-13T13:32:00Z">
              <w:r>
                <w:t xml:space="preserve">        This grouping specifies all properties of an</w:t>
              </w:r>
            </w:ins>
          </w:p>
          <w:p w14:paraId="51669CFF" w14:textId="77777777" w:rsidR="00257D58" w:rsidRDefault="00257D58" w:rsidP="00257D58">
            <w:pPr>
              <w:pStyle w:val="XML1"/>
              <w:rPr>
                <w:ins w:id="1505" w:author="Thomas Dietz" w:date="2012-08-13T13:32:00Z"/>
              </w:rPr>
            </w:pPr>
            <w:ins w:id="1506" w:author="Thomas Dietz" w:date="2012-08-13T13:32:00Z">
              <w:r>
                <w:t xml:space="preserve">        OpenFlow Logical Switch.</w:t>
              </w:r>
            </w:ins>
          </w:p>
          <w:p w14:paraId="68A1B9DA" w14:textId="77777777" w:rsidR="00257D58" w:rsidRDefault="00257D58" w:rsidP="00257D58">
            <w:pPr>
              <w:pStyle w:val="XML1"/>
              <w:rPr>
                <w:ins w:id="1507" w:author="Thomas Dietz" w:date="2012-08-13T13:32:00Z"/>
              </w:rPr>
            </w:pPr>
          </w:p>
          <w:p w14:paraId="1F63CA85" w14:textId="77777777" w:rsidR="00257D58" w:rsidRDefault="00257D58" w:rsidP="00257D58">
            <w:pPr>
              <w:pStyle w:val="XML1"/>
              <w:rPr>
                <w:ins w:id="1508" w:author="Thomas Dietz" w:date="2012-08-13T13:32:00Z"/>
              </w:rPr>
            </w:pPr>
            <w:ins w:id="1509" w:author="Thomas Dietz" w:date="2012-08-13T13:32:00Z">
              <w:r>
                <w:t xml:space="preserve">        Elements of type OFLogicalSwitchType cannot be created or</w:t>
              </w:r>
            </w:ins>
          </w:p>
          <w:p w14:paraId="525D207D" w14:textId="77777777" w:rsidR="00257D58" w:rsidRDefault="00257D58" w:rsidP="00257D58">
            <w:pPr>
              <w:pStyle w:val="XML1"/>
              <w:rPr>
                <w:ins w:id="1510" w:author="Thomas Dietz" w:date="2012-08-13T13:32:00Z"/>
              </w:rPr>
            </w:pPr>
            <w:ins w:id="1511" w:author="Thomas Dietz" w:date="2012-08-13T13:32:00Z">
              <w:r>
                <w:t xml:space="preserve">        deleted with NETCONF &amp;lt;edit-config&amp;gt; operations 'create' or</w:t>
              </w:r>
            </w:ins>
          </w:p>
          <w:p w14:paraId="59B442E3" w14:textId="77777777" w:rsidR="00257D58" w:rsidRDefault="00257D58" w:rsidP="00257D58">
            <w:pPr>
              <w:pStyle w:val="XML1"/>
              <w:rPr>
                <w:ins w:id="1512" w:author="Thomas Dietz" w:date="2012-08-13T13:32:00Z"/>
              </w:rPr>
            </w:pPr>
            <w:ins w:id="1513" w:author="Thomas Dietz" w:date="2012-08-13T13:32:00Z">
              <w:r>
                <w:t xml:space="preserve">        'delete'. The other NETCONF &amp;lt;edit-config&amp;gt; operations MUST be</w:t>
              </w:r>
            </w:ins>
          </w:p>
          <w:p w14:paraId="7376D262" w14:textId="77777777" w:rsidR="00257D58" w:rsidRDefault="00257D58" w:rsidP="00257D58">
            <w:pPr>
              <w:pStyle w:val="XML1"/>
              <w:rPr>
                <w:ins w:id="1514" w:author="Thomas Dietz" w:date="2012-08-13T13:32:00Z"/>
              </w:rPr>
            </w:pPr>
            <w:ins w:id="1515" w:author="Thomas Dietz" w:date="2012-08-13T13:32:00Z">
              <w:r>
                <w:t xml:space="preserve">        implemented as follows: </w:t>
              </w:r>
            </w:ins>
          </w:p>
          <w:p w14:paraId="3071E43A" w14:textId="77777777" w:rsidR="00257D58" w:rsidRDefault="00257D58" w:rsidP="00257D58">
            <w:pPr>
              <w:pStyle w:val="XML1"/>
              <w:rPr>
                <w:ins w:id="1516" w:author="Thomas Dietz" w:date="2012-08-13T13:32:00Z"/>
              </w:rPr>
            </w:pPr>
          </w:p>
          <w:p w14:paraId="1C4D4AD5" w14:textId="77777777" w:rsidR="00257D58" w:rsidRDefault="00257D58" w:rsidP="00257D58">
            <w:pPr>
              <w:pStyle w:val="XML1"/>
              <w:rPr>
                <w:ins w:id="1517" w:author="Thomas Dietz" w:date="2012-08-13T13:32:00Z"/>
              </w:rPr>
            </w:pPr>
            <w:ins w:id="1518" w:author="Thomas Dietz" w:date="2012-08-13T13:32:00Z">
              <w:r>
                <w:t xml:space="preserve">        * The 'id' element MUST be present at all &amp;lt;edit-config&amp;gt;</w:t>
              </w:r>
            </w:ins>
          </w:p>
          <w:p w14:paraId="5C3C84F9" w14:textId="77777777" w:rsidR="00257D58" w:rsidRDefault="00257D58" w:rsidP="00257D58">
            <w:pPr>
              <w:pStyle w:val="XML1"/>
              <w:rPr>
                <w:ins w:id="1519" w:author="Thomas Dietz" w:date="2012-08-13T13:32:00Z"/>
              </w:rPr>
            </w:pPr>
            <w:ins w:id="1520" w:author="Thomas Dietz" w:date="2012-08-13T13:32:00Z">
              <w:r>
                <w:t xml:space="preserve">        operations to identify the OpenFlow Logical Switch.</w:t>
              </w:r>
            </w:ins>
          </w:p>
          <w:p w14:paraId="18C63C1F" w14:textId="77777777" w:rsidR="00257D58" w:rsidRDefault="00257D58" w:rsidP="00257D58">
            <w:pPr>
              <w:pStyle w:val="XML1"/>
              <w:rPr>
                <w:ins w:id="1521" w:author="Thomas Dietz" w:date="2012-08-13T13:32:00Z"/>
              </w:rPr>
            </w:pPr>
            <w:ins w:id="1522" w:author="Thomas Dietz" w:date="2012-08-13T13:32:00Z">
              <w:r>
                <w:t xml:space="preserve">        * If the operation is 'merge' or 'replace', and the element</w:t>
              </w:r>
            </w:ins>
          </w:p>
          <w:p w14:paraId="07FD27D0" w14:textId="77777777" w:rsidR="00257D58" w:rsidRDefault="00257D58" w:rsidP="00257D58">
            <w:pPr>
              <w:pStyle w:val="XML1"/>
              <w:rPr>
                <w:ins w:id="1523" w:author="Thomas Dietz" w:date="2012-08-13T13:32:00Z"/>
              </w:rPr>
            </w:pPr>
            <w:ins w:id="1524" w:author="Thomas Dietz" w:date="2012-08-13T13:32:00Z">
              <w:r>
                <w:t xml:space="preserve">        does not exist, a 'data-missing' error is returned. If the</w:t>
              </w:r>
            </w:ins>
          </w:p>
          <w:p w14:paraId="15ED1308" w14:textId="77777777" w:rsidR="00257D58" w:rsidRDefault="00257D58" w:rsidP="00257D58">
            <w:pPr>
              <w:pStyle w:val="XML1"/>
              <w:rPr>
                <w:ins w:id="1525" w:author="Thomas Dietz" w:date="2012-08-13T13:32:00Z"/>
              </w:rPr>
            </w:pPr>
            <w:ins w:id="1526" w:author="Thomas Dietz" w:date="2012-08-13T13:32:00Z">
              <w:r>
                <w:t xml:space="preserve">        element exists its value is set to the value found in the</w:t>
              </w:r>
            </w:ins>
          </w:p>
          <w:p w14:paraId="42FFE3C9" w14:textId="77777777" w:rsidR="00257D58" w:rsidRDefault="00257D58" w:rsidP="00257D58">
            <w:pPr>
              <w:pStyle w:val="XML1"/>
              <w:rPr>
                <w:ins w:id="1527" w:author="Thomas Dietz" w:date="2012-08-13T13:32:00Z"/>
              </w:rPr>
            </w:pPr>
            <w:ins w:id="1528" w:author="Thomas Dietz" w:date="2012-08-13T13:32:00Z">
              <w:r>
                <w:t xml:space="preserve">        XML RPC data.</w:t>
              </w:r>
            </w:ins>
          </w:p>
          <w:p w14:paraId="6DD2739A" w14:textId="77777777" w:rsidR="00257D58" w:rsidRDefault="00257D58" w:rsidP="00257D58">
            <w:pPr>
              <w:pStyle w:val="XML1"/>
              <w:rPr>
                <w:ins w:id="1529" w:author="Thomas Dietz" w:date="2012-08-13T13:32:00Z"/>
              </w:rPr>
            </w:pPr>
            <w:ins w:id="1530" w:author="Thomas Dietz" w:date="2012-08-13T13:32:00Z">
              <w:r>
                <w:t xml:space="preserve">        * If the operation is 'create', a 'operation-not-supported'</w:t>
              </w:r>
            </w:ins>
          </w:p>
          <w:p w14:paraId="3DA9D621" w14:textId="77777777" w:rsidR="00257D58" w:rsidRDefault="00257D58" w:rsidP="00257D58">
            <w:pPr>
              <w:pStyle w:val="XML1"/>
              <w:rPr>
                <w:ins w:id="1531" w:author="Thomas Dietz" w:date="2012-08-13T13:32:00Z"/>
              </w:rPr>
            </w:pPr>
            <w:ins w:id="1532" w:author="Thomas Dietz" w:date="2012-08-13T13:32:00Z">
              <w:r>
                <w:t xml:space="preserve">        error with type 'application' is returned.</w:t>
              </w:r>
            </w:ins>
          </w:p>
          <w:p w14:paraId="37887B24" w14:textId="77777777" w:rsidR="00257D58" w:rsidRDefault="00257D58" w:rsidP="00257D58">
            <w:pPr>
              <w:pStyle w:val="XML1"/>
              <w:rPr>
                <w:ins w:id="1533" w:author="Thomas Dietz" w:date="2012-08-13T13:32:00Z"/>
              </w:rPr>
            </w:pPr>
            <w:ins w:id="1534" w:author="Thomas Dietz" w:date="2012-08-13T13:32:00Z">
              <w:r>
                <w:t xml:space="preserve">        * If the operation is 'delete', 'operation-not-supported'</w:t>
              </w:r>
            </w:ins>
          </w:p>
          <w:p w14:paraId="09E8F50A" w14:textId="77777777" w:rsidR="00257D58" w:rsidRDefault="00257D58" w:rsidP="00257D58">
            <w:pPr>
              <w:pStyle w:val="XML1"/>
              <w:rPr>
                <w:ins w:id="1535" w:author="Thomas Dietz" w:date="2012-08-13T13:32:00Z"/>
              </w:rPr>
            </w:pPr>
            <w:ins w:id="1536" w:author="Thomas Dietz" w:date="2012-08-13T13:32:00Z">
              <w:r>
                <w:t xml:space="preserve">        error with type 'application' is returned.</w:t>
              </w:r>
            </w:ins>
          </w:p>
          <w:p w14:paraId="490D35C2" w14:textId="77777777" w:rsidR="00257D58" w:rsidRDefault="00257D58" w:rsidP="00257D58">
            <w:pPr>
              <w:pStyle w:val="XML1"/>
              <w:rPr>
                <w:ins w:id="1537" w:author="Thomas Dietz" w:date="2012-08-13T13:32:00Z"/>
              </w:rPr>
            </w:pPr>
            <w:ins w:id="1538" w:author="Thomas Dietz" w:date="2012-08-13T13:32:00Z">
              <w:r>
                <w:t xml:space="preserve">      &lt;/xs:documentation&gt;</w:t>
              </w:r>
            </w:ins>
          </w:p>
          <w:p w14:paraId="1AD42500" w14:textId="77777777" w:rsidR="00257D58" w:rsidRDefault="00257D58" w:rsidP="00257D58">
            <w:pPr>
              <w:pStyle w:val="XML1"/>
              <w:rPr>
                <w:ins w:id="1539" w:author="Thomas Dietz" w:date="2012-08-13T13:32:00Z"/>
              </w:rPr>
            </w:pPr>
            <w:ins w:id="1540" w:author="Thomas Dietz" w:date="2012-08-13T13:32:00Z">
              <w:r>
                <w:t xml:space="preserve">    &lt;/xs:annotation&gt;</w:t>
              </w:r>
            </w:ins>
          </w:p>
          <w:p w14:paraId="579C3C74" w14:textId="77777777" w:rsidR="00257D58" w:rsidRDefault="00257D58" w:rsidP="00257D58">
            <w:pPr>
              <w:pStyle w:val="XML1"/>
              <w:rPr>
                <w:ins w:id="1541" w:author="Thomas Dietz" w:date="2012-08-13T13:32:00Z"/>
              </w:rPr>
            </w:pPr>
          </w:p>
          <w:p w14:paraId="1FC8049C" w14:textId="77777777" w:rsidR="00257D58" w:rsidRDefault="00257D58" w:rsidP="00257D58">
            <w:pPr>
              <w:pStyle w:val="XML1"/>
              <w:rPr>
                <w:ins w:id="1542" w:author="Thomas Dietz" w:date="2012-08-13T13:32:00Z"/>
              </w:rPr>
            </w:pPr>
            <w:ins w:id="1543" w:author="Thomas Dietz" w:date="2012-08-13T13:32:00Z">
              <w:r>
                <w:t xml:space="preserve">    &lt;xs:sequence&gt;</w:t>
              </w:r>
            </w:ins>
          </w:p>
          <w:p w14:paraId="57659FAD" w14:textId="77777777" w:rsidR="00257D58" w:rsidRDefault="00257D58" w:rsidP="00257D58">
            <w:pPr>
              <w:pStyle w:val="XML1"/>
              <w:rPr>
                <w:ins w:id="1544" w:author="Thomas Dietz" w:date="2012-08-13T13:32:00Z"/>
              </w:rPr>
            </w:pPr>
            <w:ins w:id="1545" w:author="Thomas Dietz" w:date="2012-08-13T13:32:00Z">
              <w:r>
                <w:t xml:space="preserve">      &lt;xs:element name="id"  type="OFConfigId"&gt;</w:t>
              </w:r>
            </w:ins>
          </w:p>
          <w:p w14:paraId="70AB82DE" w14:textId="77777777" w:rsidR="00257D58" w:rsidRDefault="00257D58" w:rsidP="00257D58">
            <w:pPr>
              <w:pStyle w:val="XML1"/>
              <w:rPr>
                <w:ins w:id="1546" w:author="Thomas Dietz" w:date="2012-08-13T13:32:00Z"/>
              </w:rPr>
            </w:pPr>
            <w:ins w:id="1547" w:author="Thomas Dietz" w:date="2012-08-13T13:32:00Z">
              <w:r>
                <w:t xml:space="preserve">        &lt;xs:annotation&gt;</w:t>
              </w:r>
            </w:ins>
          </w:p>
          <w:p w14:paraId="7EC86260" w14:textId="77777777" w:rsidR="00257D58" w:rsidRDefault="00257D58" w:rsidP="00257D58">
            <w:pPr>
              <w:pStyle w:val="XML1"/>
              <w:rPr>
                <w:ins w:id="1548" w:author="Thomas Dietz" w:date="2012-08-13T13:32:00Z"/>
              </w:rPr>
            </w:pPr>
            <w:ins w:id="1549" w:author="Thomas Dietz" w:date="2012-08-13T13:32:00Z">
              <w:r>
                <w:t xml:space="preserve">          &lt;xs:documentation&gt;</w:t>
              </w:r>
            </w:ins>
          </w:p>
          <w:p w14:paraId="6872F415" w14:textId="77777777" w:rsidR="00257D58" w:rsidRDefault="00257D58" w:rsidP="00257D58">
            <w:pPr>
              <w:pStyle w:val="XML1"/>
              <w:rPr>
                <w:ins w:id="1550" w:author="Thomas Dietz" w:date="2012-08-13T13:32:00Z"/>
              </w:rPr>
            </w:pPr>
            <w:ins w:id="1551" w:author="Thomas Dietz" w:date="2012-08-13T13:32:00Z">
              <w:r>
                <w:t xml:space="preserve">            A unique but locally arbitrary identifier that</w:t>
              </w:r>
            </w:ins>
          </w:p>
          <w:p w14:paraId="1D0AC989" w14:textId="77777777" w:rsidR="00257D58" w:rsidRDefault="00257D58" w:rsidP="00257D58">
            <w:pPr>
              <w:pStyle w:val="XML1"/>
              <w:rPr>
                <w:ins w:id="1552" w:author="Thomas Dietz" w:date="2012-08-13T13:32:00Z"/>
              </w:rPr>
            </w:pPr>
            <w:ins w:id="1553" w:author="Thomas Dietz" w:date="2012-08-13T13:32:00Z">
              <w:r>
                <w:t xml:space="preserve">            identifies a Logical Switch within the context of an</w:t>
              </w:r>
            </w:ins>
          </w:p>
          <w:p w14:paraId="41E24291" w14:textId="77777777" w:rsidR="00257D58" w:rsidRDefault="00257D58" w:rsidP="00257D58">
            <w:pPr>
              <w:pStyle w:val="XML1"/>
              <w:rPr>
                <w:ins w:id="1554" w:author="Thomas Dietz" w:date="2012-08-13T13:32:00Z"/>
              </w:rPr>
            </w:pPr>
            <w:ins w:id="1555" w:author="Thomas Dietz" w:date="2012-08-13T13:32:00Z">
              <w:r>
                <w:t xml:space="preserve">            OpenFlow Capable Switch. It MUST be persistent across</w:t>
              </w:r>
            </w:ins>
          </w:p>
          <w:p w14:paraId="20209E8D" w14:textId="77777777" w:rsidR="00257D58" w:rsidRDefault="00257D58" w:rsidP="00257D58">
            <w:pPr>
              <w:pStyle w:val="XML1"/>
              <w:rPr>
                <w:ins w:id="1556" w:author="Thomas Dietz" w:date="2012-08-13T13:32:00Z"/>
              </w:rPr>
            </w:pPr>
            <w:ins w:id="1557" w:author="Thomas Dietz" w:date="2012-08-13T13:32:00Z">
              <w:r>
                <w:t xml:space="preserve">            reboots of the OpenFlow Capable Switch.</w:t>
              </w:r>
            </w:ins>
          </w:p>
          <w:p w14:paraId="1E6F53F4" w14:textId="77777777" w:rsidR="00257D58" w:rsidRDefault="00257D58" w:rsidP="00257D58">
            <w:pPr>
              <w:pStyle w:val="XML1"/>
              <w:rPr>
                <w:ins w:id="1558" w:author="Thomas Dietz" w:date="2012-08-13T13:32:00Z"/>
              </w:rPr>
            </w:pPr>
          </w:p>
          <w:p w14:paraId="2FF46B1E" w14:textId="77777777" w:rsidR="00257D58" w:rsidRDefault="00257D58" w:rsidP="00257D58">
            <w:pPr>
              <w:pStyle w:val="XML1"/>
              <w:rPr>
                <w:ins w:id="1559" w:author="Thomas Dietz" w:date="2012-08-13T13:32:00Z"/>
              </w:rPr>
            </w:pPr>
            <w:ins w:id="1560" w:author="Thomas Dietz" w:date="2012-08-13T13:32:00Z">
              <w:r>
                <w:lastRenderedPageBreak/>
                <w:t xml:space="preserve">            This element MUST be present to identify the OpenFlow</w:t>
              </w:r>
            </w:ins>
          </w:p>
          <w:p w14:paraId="4EBE2F92" w14:textId="77777777" w:rsidR="00257D58" w:rsidRDefault="00257D58" w:rsidP="00257D58">
            <w:pPr>
              <w:pStyle w:val="XML1"/>
              <w:rPr>
                <w:ins w:id="1561" w:author="Thomas Dietz" w:date="2012-08-13T13:32:00Z"/>
              </w:rPr>
            </w:pPr>
            <w:ins w:id="1562" w:author="Thomas Dietz" w:date="2012-08-13T13:32:00Z">
              <w:r>
                <w:t xml:space="preserve">            Logical Switch.</w:t>
              </w:r>
            </w:ins>
          </w:p>
          <w:p w14:paraId="7133CD6D" w14:textId="77777777" w:rsidR="00257D58" w:rsidRDefault="00257D58" w:rsidP="00257D58">
            <w:pPr>
              <w:pStyle w:val="XML1"/>
              <w:rPr>
                <w:ins w:id="1563" w:author="Thomas Dietz" w:date="2012-08-13T13:32:00Z"/>
              </w:rPr>
            </w:pPr>
            <w:ins w:id="1564" w:author="Thomas Dietz" w:date="2012-08-13T13:32:00Z">
              <w:r>
                <w:t xml:space="preserve">          &lt;/xs:documentation&gt;</w:t>
              </w:r>
            </w:ins>
          </w:p>
          <w:p w14:paraId="6B5CC32F" w14:textId="77777777" w:rsidR="00257D58" w:rsidRDefault="00257D58" w:rsidP="00257D58">
            <w:pPr>
              <w:pStyle w:val="XML1"/>
              <w:rPr>
                <w:ins w:id="1565" w:author="Thomas Dietz" w:date="2012-08-13T13:32:00Z"/>
              </w:rPr>
            </w:pPr>
            <w:ins w:id="1566" w:author="Thomas Dietz" w:date="2012-08-13T13:32:00Z">
              <w:r>
                <w:t xml:space="preserve">        &lt;/xs:annotation&gt;</w:t>
              </w:r>
            </w:ins>
          </w:p>
          <w:p w14:paraId="60B8D430" w14:textId="77777777" w:rsidR="00257D58" w:rsidRDefault="00257D58" w:rsidP="00257D58">
            <w:pPr>
              <w:pStyle w:val="XML1"/>
              <w:rPr>
                <w:ins w:id="1567" w:author="Thomas Dietz" w:date="2012-08-13T13:32:00Z"/>
              </w:rPr>
            </w:pPr>
            <w:ins w:id="1568" w:author="Thomas Dietz" w:date="2012-08-13T13:32:00Z">
              <w:r>
                <w:t xml:space="preserve">      &lt;/xs:element&gt;</w:t>
              </w:r>
            </w:ins>
          </w:p>
          <w:p w14:paraId="2DB127DB" w14:textId="77777777" w:rsidR="00257D58" w:rsidRDefault="00257D58" w:rsidP="00257D58">
            <w:pPr>
              <w:pStyle w:val="XML1"/>
              <w:rPr>
                <w:ins w:id="1569" w:author="Thomas Dietz" w:date="2012-08-13T13:32:00Z"/>
              </w:rPr>
            </w:pPr>
            <w:ins w:id="1570" w:author="Thomas Dietz" w:date="2012-08-13T13:32:00Z">
              <w:r>
                <w:t xml:space="preserve">      &lt;xs:element name="capabilities"&gt;</w:t>
              </w:r>
            </w:ins>
          </w:p>
          <w:p w14:paraId="0052BE0D" w14:textId="77777777" w:rsidR="00257D58" w:rsidRDefault="00257D58" w:rsidP="00257D58">
            <w:pPr>
              <w:pStyle w:val="XML1"/>
              <w:rPr>
                <w:ins w:id="1571" w:author="Thomas Dietz" w:date="2012-08-13T13:32:00Z"/>
              </w:rPr>
            </w:pPr>
            <w:ins w:id="1572" w:author="Thomas Dietz" w:date="2012-08-13T13:32:00Z">
              <w:r>
                <w:t xml:space="preserve">        &lt;xs:annotation&gt;</w:t>
              </w:r>
            </w:ins>
          </w:p>
          <w:p w14:paraId="0151A2C3" w14:textId="77777777" w:rsidR="00257D58" w:rsidRDefault="00257D58" w:rsidP="00257D58">
            <w:pPr>
              <w:pStyle w:val="XML1"/>
              <w:rPr>
                <w:ins w:id="1573" w:author="Thomas Dietz" w:date="2012-08-13T13:32:00Z"/>
              </w:rPr>
            </w:pPr>
            <w:ins w:id="1574" w:author="Thomas Dietz" w:date="2012-08-13T13:32:00Z">
              <w:r>
                <w:t xml:space="preserve">          &lt;xs:documentation&gt;</w:t>
              </w:r>
            </w:ins>
          </w:p>
          <w:p w14:paraId="33DDC27F" w14:textId="77777777" w:rsidR="00257D58" w:rsidRDefault="00257D58" w:rsidP="00257D58">
            <w:pPr>
              <w:pStyle w:val="XML1"/>
              <w:rPr>
                <w:ins w:id="1575" w:author="Thomas Dietz" w:date="2012-08-13T13:32:00Z"/>
              </w:rPr>
            </w:pPr>
            <w:ins w:id="1576" w:author="Thomas Dietz" w:date="2012-08-13T13:32:00Z">
              <w:r>
                <w:t xml:space="preserve">            This element contains all capability items that</w:t>
              </w:r>
            </w:ins>
          </w:p>
          <w:p w14:paraId="5D7B5811" w14:textId="77777777" w:rsidR="00257D58" w:rsidRDefault="00257D58" w:rsidP="00257D58">
            <w:pPr>
              <w:pStyle w:val="XML1"/>
              <w:rPr>
                <w:ins w:id="1577" w:author="Thomas Dietz" w:date="2012-08-13T13:32:00Z"/>
              </w:rPr>
            </w:pPr>
            <w:ins w:id="1578" w:author="Thomas Dietz" w:date="2012-08-13T13:32:00Z">
              <w:r>
                <w:t xml:space="preserve">            an OpenFlow Logical Switch MAY implement.</w:t>
              </w:r>
            </w:ins>
          </w:p>
          <w:p w14:paraId="5FEE5FBD" w14:textId="77777777" w:rsidR="00257D58" w:rsidRDefault="00257D58" w:rsidP="00257D58">
            <w:pPr>
              <w:pStyle w:val="XML1"/>
              <w:rPr>
                <w:ins w:id="1579" w:author="Thomas Dietz" w:date="2012-08-13T13:32:00Z"/>
              </w:rPr>
            </w:pPr>
          </w:p>
          <w:p w14:paraId="56DBAE26" w14:textId="77777777" w:rsidR="00257D58" w:rsidRDefault="00257D58" w:rsidP="00257D58">
            <w:pPr>
              <w:pStyle w:val="XML1"/>
              <w:rPr>
                <w:ins w:id="1580" w:author="Thomas Dietz" w:date="2012-08-13T13:32:00Z"/>
              </w:rPr>
            </w:pPr>
            <w:ins w:id="1581" w:author="Thomas Dietz" w:date="2012-08-13T13:32:00Z">
              <w:r>
                <w:t xml:space="preserve">            This element and its children can only be retrieved by</w:t>
              </w:r>
            </w:ins>
          </w:p>
          <w:p w14:paraId="44B4D580" w14:textId="77777777" w:rsidR="00257D58" w:rsidRDefault="00257D58" w:rsidP="00257D58">
            <w:pPr>
              <w:pStyle w:val="XML1"/>
              <w:rPr>
                <w:ins w:id="1582" w:author="Thomas Dietz" w:date="2012-08-13T13:32:00Z"/>
              </w:rPr>
            </w:pPr>
            <w:ins w:id="1583" w:author="Thomas Dietz" w:date="2012-08-13T13:32:00Z">
              <w:r>
                <w:t xml:space="preserve">            NETCONF &amp;lt;get&amp;gt; operation since it contain no configuration</w:t>
              </w:r>
            </w:ins>
          </w:p>
          <w:p w14:paraId="686F6657" w14:textId="77777777" w:rsidR="00257D58" w:rsidRDefault="00257D58" w:rsidP="00257D58">
            <w:pPr>
              <w:pStyle w:val="XML1"/>
              <w:rPr>
                <w:ins w:id="1584" w:author="Thomas Dietz" w:date="2012-08-13T13:32:00Z"/>
              </w:rPr>
            </w:pPr>
            <w:ins w:id="1585" w:author="Thomas Dietz" w:date="2012-08-13T13:32:00Z">
              <w:r>
                <w:t xml:space="preserve">            data.</w:t>
              </w:r>
            </w:ins>
          </w:p>
          <w:p w14:paraId="14B60574" w14:textId="77777777" w:rsidR="00257D58" w:rsidRDefault="00257D58" w:rsidP="00257D58">
            <w:pPr>
              <w:pStyle w:val="XML1"/>
              <w:rPr>
                <w:ins w:id="1586" w:author="Thomas Dietz" w:date="2012-08-13T13:32:00Z"/>
              </w:rPr>
            </w:pPr>
            <w:ins w:id="1587" w:author="Thomas Dietz" w:date="2012-08-13T13:32:00Z">
              <w:r>
                <w:t xml:space="preserve">          &lt;/xs:documentation&gt;</w:t>
              </w:r>
            </w:ins>
          </w:p>
          <w:p w14:paraId="25FBF18F" w14:textId="77777777" w:rsidR="00257D58" w:rsidRDefault="00257D58" w:rsidP="00257D58">
            <w:pPr>
              <w:pStyle w:val="XML1"/>
              <w:rPr>
                <w:ins w:id="1588" w:author="Thomas Dietz" w:date="2012-08-13T13:32:00Z"/>
              </w:rPr>
            </w:pPr>
            <w:ins w:id="1589" w:author="Thomas Dietz" w:date="2012-08-13T13:32:00Z">
              <w:r>
                <w:t xml:space="preserve">        &lt;/xs:annotation&gt;</w:t>
              </w:r>
            </w:ins>
          </w:p>
          <w:p w14:paraId="4D6EBA30" w14:textId="77777777" w:rsidR="00257D58" w:rsidRDefault="00257D58" w:rsidP="00257D58">
            <w:pPr>
              <w:pStyle w:val="XML1"/>
              <w:rPr>
                <w:ins w:id="1590" w:author="Thomas Dietz" w:date="2012-08-13T13:32:00Z"/>
              </w:rPr>
            </w:pPr>
            <w:ins w:id="1591" w:author="Thomas Dietz" w:date="2012-08-13T13:32:00Z">
              <w:r>
                <w:t xml:space="preserve">        &lt;xs:complexType&gt;</w:t>
              </w:r>
            </w:ins>
          </w:p>
          <w:p w14:paraId="2BE9A8F8" w14:textId="77777777" w:rsidR="00257D58" w:rsidRDefault="00257D58" w:rsidP="00257D58">
            <w:pPr>
              <w:pStyle w:val="XML1"/>
              <w:rPr>
                <w:ins w:id="1592" w:author="Thomas Dietz" w:date="2012-08-13T13:32:00Z"/>
              </w:rPr>
            </w:pPr>
            <w:ins w:id="1593" w:author="Thomas Dietz" w:date="2012-08-13T13:32:00Z">
              <w:r>
                <w:t xml:space="preserve">          &lt;xs:sequence&gt;</w:t>
              </w:r>
            </w:ins>
          </w:p>
          <w:p w14:paraId="3E03EA4A" w14:textId="77777777" w:rsidR="00257D58" w:rsidRDefault="00257D58" w:rsidP="00257D58">
            <w:pPr>
              <w:pStyle w:val="XML1"/>
              <w:rPr>
                <w:ins w:id="1594" w:author="Thomas Dietz" w:date="2012-08-13T13:32:00Z"/>
              </w:rPr>
            </w:pPr>
            <w:ins w:id="1595" w:author="Thomas Dietz" w:date="2012-08-13T13:32:00Z">
              <w:r>
                <w:t xml:space="preserve">            &lt;xs:group ref="OFLogicalSwitchCapabilitiesType"/&gt;</w:t>
              </w:r>
            </w:ins>
          </w:p>
          <w:p w14:paraId="373FFB90" w14:textId="77777777" w:rsidR="00257D58" w:rsidRDefault="00257D58" w:rsidP="00257D58">
            <w:pPr>
              <w:pStyle w:val="XML1"/>
              <w:rPr>
                <w:ins w:id="1596" w:author="Thomas Dietz" w:date="2012-08-13T13:32:00Z"/>
              </w:rPr>
            </w:pPr>
            <w:ins w:id="1597" w:author="Thomas Dietz" w:date="2012-08-13T13:32:00Z">
              <w:r>
                <w:t xml:space="preserve">          &lt;/xs:sequence&gt;</w:t>
              </w:r>
            </w:ins>
          </w:p>
          <w:p w14:paraId="2CA2A59F" w14:textId="77777777" w:rsidR="00257D58" w:rsidRDefault="00257D58" w:rsidP="00257D58">
            <w:pPr>
              <w:pStyle w:val="XML1"/>
              <w:rPr>
                <w:ins w:id="1598" w:author="Thomas Dietz" w:date="2012-08-13T13:32:00Z"/>
              </w:rPr>
            </w:pPr>
            <w:ins w:id="1599" w:author="Thomas Dietz" w:date="2012-08-13T13:32:00Z">
              <w:r>
                <w:t xml:space="preserve">        &lt;/xs:complexType&gt;</w:t>
              </w:r>
            </w:ins>
          </w:p>
          <w:p w14:paraId="76B88439" w14:textId="77777777" w:rsidR="00257D58" w:rsidRDefault="00257D58" w:rsidP="00257D58">
            <w:pPr>
              <w:pStyle w:val="XML1"/>
              <w:rPr>
                <w:ins w:id="1600" w:author="Thomas Dietz" w:date="2012-08-13T13:32:00Z"/>
              </w:rPr>
            </w:pPr>
            <w:ins w:id="1601" w:author="Thomas Dietz" w:date="2012-08-13T13:32:00Z">
              <w:r>
                <w:t xml:space="preserve">      &lt;/xs:element&gt;</w:t>
              </w:r>
            </w:ins>
          </w:p>
          <w:p w14:paraId="1FB57924" w14:textId="77777777" w:rsidR="00257D58" w:rsidRDefault="00257D58" w:rsidP="00257D58">
            <w:pPr>
              <w:pStyle w:val="XML1"/>
              <w:rPr>
                <w:ins w:id="1602" w:author="Thomas Dietz" w:date="2012-08-13T13:32:00Z"/>
              </w:rPr>
            </w:pPr>
            <w:ins w:id="1603" w:author="Thomas Dietz" w:date="2012-08-13T13:32:00Z">
              <w:r>
                <w:t xml:space="preserve">      &lt;xs:element name="datapath-id"  type="datapath-id-type"&gt;</w:t>
              </w:r>
            </w:ins>
          </w:p>
          <w:p w14:paraId="0FF52C47" w14:textId="77777777" w:rsidR="00257D58" w:rsidRDefault="00257D58" w:rsidP="00257D58">
            <w:pPr>
              <w:pStyle w:val="XML1"/>
              <w:rPr>
                <w:ins w:id="1604" w:author="Thomas Dietz" w:date="2012-08-13T13:32:00Z"/>
              </w:rPr>
            </w:pPr>
            <w:ins w:id="1605" w:author="Thomas Dietz" w:date="2012-08-13T13:32:00Z">
              <w:r>
                <w:t xml:space="preserve">        &lt;xs:annotation&gt;</w:t>
              </w:r>
            </w:ins>
          </w:p>
          <w:p w14:paraId="4BB05D3C" w14:textId="77777777" w:rsidR="00257D58" w:rsidRDefault="00257D58" w:rsidP="00257D58">
            <w:pPr>
              <w:pStyle w:val="XML1"/>
              <w:rPr>
                <w:ins w:id="1606" w:author="Thomas Dietz" w:date="2012-08-13T13:32:00Z"/>
              </w:rPr>
            </w:pPr>
            <w:ins w:id="1607" w:author="Thomas Dietz" w:date="2012-08-13T13:32:00Z">
              <w:r>
                <w:t xml:space="preserve">          &lt;xs:documentation&gt;</w:t>
              </w:r>
            </w:ins>
          </w:p>
          <w:p w14:paraId="47F59E8A" w14:textId="77777777" w:rsidR="00257D58" w:rsidRDefault="00257D58" w:rsidP="00257D58">
            <w:pPr>
              <w:pStyle w:val="XML1"/>
              <w:rPr>
                <w:ins w:id="1608" w:author="Thomas Dietz" w:date="2012-08-13T13:32:00Z"/>
              </w:rPr>
            </w:pPr>
            <w:ins w:id="1609" w:author="Thomas Dietz" w:date="2012-08-13T13:32:00Z">
              <w:r>
                <w:t xml:space="preserve">            The datapath identifier of the Logical Switch</w:t>
              </w:r>
            </w:ins>
          </w:p>
          <w:p w14:paraId="34CFE282" w14:textId="77777777" w:rsidR="00257D58" w:rsidRDefault="00257D58" w:rsidP="00257D58">
            <w:pPr>
              <w:pStyle w:val="XML1"/>
              <w:rPr>
                <w:ins w:id="1610" w:author="Thomas Dietz" w:date="2012-08-13T13:32:00Z"/>
              </w:rPr>
            </w:pPr>
            <w:ins w:id="1611" w:author="Thomas Dietz" w:date="2012-08-13T13:32:00Z">
              <w:r>
                <w:t xml:space="preserve">            that uniquely identifies this Logical Switch within the</w:t>
              </w:r>
            </w:ins>
          </w:p>
          <w:p w14:paraId="26316EEB" w14:textId="77777777" w:rsidR="00257D58" w:rsidRDefault="00257D58" w:rsidP="00257D58">
            <w:pPr>
              <w:pStyle w:val="XML1"/>
              <w:rPr>
                <w:ins w:id="1612" w:author="Thomas Dietz" w:date="2012-08-13T13:32:00Z"/>
              </w:rPr>
            </w:pPr>
            <w:ins w:id="1613" w:author="Thomas Dietz" w:date="2012-08-13T13:32:00Z">
              <w:r>
                <w:t xml:space="preserve">            context of all OpenFlow Controllers associated with the</w:t>
              </w:r>
            </w:ins>
          </w:p>
          <w:p w14:paraId="5178F11B" w14:textId="77777777" w:rsidR="00257D58" w:rsidRDefault="00257D58" w:rsidP="00257D58">
            <w:pPr>
              <w:pStyle w:val="XML1"/>
              <w:rPr>
                <w:ins w:id="1614" w:author="Thomas Dietz" w:date="2012-08-13T13:32:00Z"/>
              </w:rPr>
            </w:pPr>
            <w:ins w:id="1615" w:author="Thomas Dietz" w:date="2012-08-13T13:32:00Z">
              <w:r>
                <w:t xml:space="preserve">            OpenFlow Logical Switch.  The datapath identifier is a</w:t>
              </w:r>
            </w:ins>
          </w:p>
          <w:p w14:paraId="27C67A71" w14:textId="77777777" w:rsidR="00257D58" w:rsidRDefault="00257D58" w:rsidP="00257D58">
            <w:pPr>
              <w:pStyle w:val="XML1"/>
              <w:rPr>
                <w:ins w:id="1616" w:author="Thomas Dietz" w:date="2012-08-13T13:32:00Z"/>
              </w:rPr>
            </w:pPr>
            <w:ins w:id="1617" w:author="Thomas Dietz" w:date="2012-08-13T13:32:00Z">
              <w:r>
                <w:t xml:space="preserve">            string value that MUST be formatted as a sequence of 8</w:t>
              </w:r>
            </w:ins>
          </w:p>
          <w:p w14:paraId="04540E88" w14:textId="77777777" w:rsidR="00257D58" w:rsidRDefault="00257D58" w:rsidP="00257D58">
            <w:pPr>
              <w:pStyle w:val="XML1"/>
              <w:rPr>
                <w:ins w:id="1618" w:author="Thomas Dietz" w:date="2012-08-13T13:32:00Z"/>
              </w:rPr>
            </w:pPr>
            <w:ins w:id="1619" w:author="Thomas Dietz" w:date="2012-08-13T13:32:00Z">
              <w:r>
                <w:t xml:space="preserve">            2-digit hexadecimal numbers that are separated by colons,</w:t>
              </w:r>
            </w:ins>
          </w:p>
          <w:p w14:paraId="27BE23D7" w14:textId="77777777" w:rsidR="00257D58" w:rsidRDefault="00257D58" w:rsidP="00257D58">
            <w:pPr>
              <w:pStyle w:val="XML1"/>
              <w:rPr>
                <w:ins w:id="1620" w:author="Thomas Dietz" w:date="2012-08-13T13:32:00Z"/>
              </w:rPr>
            </w:pPr>
            <w:ins w:id="1621" w:author="Thomas Dietz" w:date="2012-08-13T13:32:00Z">
              <w:r>
                <w:t xml:space="preserve">            for example, '01:23:45:67:89:ab:cd:ef'.  When processing a</w:t>
              </w:r>
            </w:ins>
          </w:p>
          <w:p w14:paraId="4471BDEE" w14:textId="77777777" w:rsidR="00257D58" w:rsidRDefault="00257D58" w:rsidP="00257D58">
            <w:pPr>
              <w:pStyle w:val="XML1"/>
              <w:rPr>
                <w:ins w:id="1622" w:author="Thomas Dietz" w:date="2012-08-13T13:32:00Z"/>
              </w:rPr>
            </w:pPr>
            <w:ins w:id="1623" w:author="Thomas Dietz" w:date="2012-08-13T13:32:00Z">
              <w:r>
                <w:t xml:space="preserve">            datapath identifier, the case of the decimal digits MUST be</w:t>
              </w:r>
            </w:ins>
          </w:p>
          <w:p w14:paraId="5A903098" w14:textId="77777777" w:rsidR="00257D58" w:rsidRDefault="00257D58" w:rsidP="00257D58">
            <w:pPr>
              <w:pStyle w:val="XML1"/>
              <w:rPr>
                <w:ins w:id="1624" w:author="Thomas Dietz" w:date="2012-08-13T13:32:00Z"/>
              </w:rPr>
            </w:pPr>
            <w:ins w:id="1625" w:author="Thomas Dietz" w:date="2012-08-13T13:32:00Z">
              <w:r>
                <w:t xml:space="preserve">            ignored.</w:t>
              </w:r>
            </w:ins>
          </w:p>
          <w:p w14:paraId="68A52EF4" w14:textId="77777777" w:rsidR="00257D58" w:rsidRDefault="00257D58" w:rsidP="00257D58">
            <w:pPr>
              <w:pStyle w:val="XML1"/>
              <w:rPr>
                <w:ins w:id="1626" w:author="Thomas Dietz" w:date="2012-08-13T13:32:00Z"/>
              </w:rPr>
            </w:pPr>
          </w:p>
          <w:p w14:paraId="24072A86" w14:textId="77777777" w:rsidR="00257D58" w:rsidRDefault="00257D58" w:rsidP="00257D58">
            <w:pPr>
              <w:pStyle w:val="XML1"/>
              <w:rPr>
                <w:ins w:id="1627" w:author="Thomas Dietz" w:date="2012-08-13T13:32:00Z"/>
              </w:rPr>
            </w:pPr>
            <w:ins w:id="1628" w:author="Thomas Dietz" w:date="2012-08-13T13:32:00Z">
              <w:r>
                <w:t xml:space="preserve">            This element MUST be present in the NETCONF data store.</w:t>
              </w:r>
            </w:ins>
          </w:p>
          <w:p w14:paraId="41F70F07" w14:textId="77777777" w:rsidR="00257D58" w:rsidRDefault="00257D58" w:rsidP="00257D58">
            <w:pPr>
              <w:pStyle w:val="XML1"/>
              <w:rPr>
                <w:ins w:id="1629" w:author="Thomas Dietz" w:date="2012-08-13T13:32:00Z"/>
              </w:rPr>
            </w:pPr>
            <w:ins w:id="1630" w:author="Thomas Dietz" w:date="2012-08-13T13:32:00Z">
              <w:r>
                <w:t xml:space="preserve">            If this element is not present in a NETCONF &amp;lt;edit-config&amp;gt;</w:t>
              </w:r>
            </w:ins>
          </w:p>
          <w:p w14:paraId="3E0849CC" w14:textId="77777777" w:rsidR="00257D58" w:rsidRDefault="00257D58" w:rsidP="00257D58">
            <w:pPr>
              <w:pStyle w:val="XML1"/>
              <w:rPr>
                <w:ins w:id="1631" w:author="Thomas Dietz" w:date="2012-08-13T13:32:00Z"/>
              </w:rPr>
            </w:pPr>
            <w:ins w:id="1632" w:author="Thomas Dietz" w:date="2012-08-13T13:32:00Z">
              <w:r>
                <w:t xml:space="preserve">            operation 'create', 'merge' or 'replace' and the parent</w:t>
              </w:r>
            </w:ins>
          </w:p>
          <w:p w14:paraId="5F03F12C" w14:textId="77777777" w:rsidR="00257D58" w:rsidRDefault="00257D58" w:rsidP="00257D58">
            <w:pPr>
              <w:pStyle w:val="XML1"/>
              <w:rPr>
                <w:ins w:id="1633" w:author="Thomas Dietz" w:date="2012-08-13T13:32:00Z"/>
              </w:rPr>
            </w:pPr>
            <w:ins w:id="1634" w:author="Thomas Dietz" w:date="2012-08-13T13:32:00Z">
              <w:r>
                <w:t xml:space="preserve">            element does not exist, a 'data-missing' error is</w:t>
              </w:r>
            </w:ins>
          </w:p>
          <w:p w14:paraId="35480B90" w14:textId="77777777" w:rsidR="00257D58" w:rsidRDefault="00257D58" w:rsidP="00257D58">
            <w:pPr>
              <w:pStyle w:val="XML1"/>
              <w:rPr>
                <w:ins w:id="1635" w:author="Thomas Dietz" w:date="2012-08-13T13:32:00Z"/>
              </w:rPr>
            </w:pPr>
            <w:ins w:id="1636" w:author="Thomas Dietz" w:date="2012-08-13T13:32:00Z">
              <w:r>
                <w:t xml:space="preserve">            returned.</w:t>
              </w:r>
            </w:ins>
          </w:p>
          <w:p w14:paraId="27F06057" w14:textId="77777777" w:rsidR="00257D58" w:rsidRDefault="00257D58" w:rsidP="00257D58">
            <w:pPr>
              <w:pStyle w:val="XML1"/>
              <w:rPr>
                <w:ins w:id="1637" w:author="Thomas Dietz" w:date="2012-08-13T13:32:00Z"/>
              </w:rPr>
            </w:pPr>
            <w:ins w:id="1638" w:author="Thomas Dietz" w:date="2012-08-13T13:32:00Z">
              <w:r>
                <w:t xml:space="preserve">          &lt;/xs:documentation&gt;</w:t>
              </w:r>
            </w:ins>
          </w:p>
          <w:p w14:paraId="4BACB8F4" w14:textId="77777777" w:rsidR="00257D58" w:rsidRDefault="00257D58" w:rsidP="00257D58">
            <w:pPr>
              <w:pStyle w:val="XML1"/>
              <w:rPr>
                <w:ins w:id="1639" w:author="Thomas Dietz" w:date="2012-08-13T13:32:00Z"/>
              </w:rPr>
            </w:pPr>
            <w:ins w:id="1640" w:author="Thomas Dietz" w:date="2012-08-13T13:32:00Z">
              <w:r>
                <w:t xml:space="preserve">        &lt;/xs:annotation&gt;</w:t>
              </w:r>
            </w:ins>
          </w:p>
          <w:p w14:paraId="3C405031" w14:textId="77777777" w:rsidR="00257D58" w:rsidRDefault="00257D58" w:rsidP="00257D58">
            <w:pPr>
              <w:pStyle w:val="XML1"/>
              <w:rPr>
                <w:ins w:id="1641" w:author="Thomas Dietz" w:date="2012-08-13T13:32:00Z"/>
              </w:rPr>
            </w:pPr>
            <w:ins w:id="1642" w:author="Thomas Dietz" w:date="2012-08-13T13:32:00Z">
              <w:r>
                <w:t xml:space="preserve">      &lt;/xs:element&gt;</w:t>
              </w:r>
            </w:ins>
          </w:p>
          <w:p w14:paraId="0A5142B1" w14:textId="77777777" w:rsidR="00257D58" w:rsidRDefault="00257D58" w:rsidP="00257D58">
            <w:pPr>
              <w:pStyle w:val="XML1"/>
              <w:rPr>
                <w:ins w:id="1643" w:author="Thomas Dietz" w:date="2012-08-13T13:32:00Z"/>
              </w:rPr>
            </w:pPr>
            <w:ins w:id="1644" w:author="Thomas Dietz" w:date="2012-08-13T13:32:00Z">
              <w:r>
                <w:t xml:space="preserve">      &lt;xs:element name="enabled"  type="xs:boolean"&gt;</w:t>
              </w:r>
            </w:ins>
          </w:p>
          <w:p w14:paraId="6A784070" w14:textId="77777777" w:rsidR="00257D58" w:rsidRDefault="00257D58" w:rsidP="00257D58">
            <w:pPr>
              <w:pStyle w:val="XML1"/>
              <w:rPr>
                <w:ins w:id="1645" w:author="Thomas Dietz" w:date="2012-08-13T13:32:00Z"/>
              </w:rPr>
            </w:pPr>
            <w:ins w:id="1646" w:author="Thomas Dietz" w:date="2012-08-13T13:32:00Z">
              <w:r>
                <w:t xml:space="preserve">        &lt;xs:annotation&gt;</w:t>
              </w:r>
            </w:ins>
          </w:p>
          <w:p w14:paraId="224CF51C" w14:textId="77777777" w:rsidR="00257D58" w:rsidRDefault="00257D58" w:rsidP="00257D58">
            <w:pPr>
              <w:pStyle w:val="XML1"/>
              <w:rPr>
                <w:ins w:id="1647" w:author="Thomas Dietz" w:date="2012-08-13T13:32:00Z"/>
              </w:rPr>
            </w:pPr>
            <w:ins w:id="1648" w:author="Thomas Dietz" w:date="2012-08-13T13:32:00Z">
              <w:r>
                <w:t xml:space="preserve">          &lt;xs:documentation&gt;</w:t>
              </w:r>
            </w:ins>
          </w:p>
          <w:p w14:paraId="7D6406A3" w14:textId="77777777" w:rsidR="00257D58" w:rsidRDefault="00257D58" w:rsidP="00257D58">
            <w:pPr>
              <w:pStyle w:val="XML1"/>
              <w:rPr>
                <w:ins w:id="1649" w:author="Thomas Dietz" w:date="2012-08-13T13:32:00Z"/>
              </w:rPr>
            </w:pPr>
            <w:ins w:id="1650" w:author="Thomas Dietz" w:date="2012-08-13T13:32:00Z">
              <w:r>
                <w:t xml:space="preserve">            This element indicates the administrative state</w:t>
              </w:r>
            </w:ins>
          </w:p>
          <w:p w14:paraId="015FA8C2" w14:textId="77777777" w:rsidR="00257D58" w:rsidRDefault="00257D58" w:rsidP="00257D58">
            <w:pPr>
              <w:pStyle w:val="XML1"/>
              <w:rPr>
                <w:ins w:id="1651" w:author="Thomas Dietz" w:date="2012-08-13T13:32:00Z"/>
              </w:rPr>
            </w:pPr>
            <w:ins w:id="1652" w:author="Thomas Dietz" w:date="2012-08-13T13:32:00Z">
              <w:r>
                <w:t xml:space="preserve">            of the OpenFlow Logical Switch.  A value of 'false' means</w:t>
              </w:r>
            </w:ins>
          </w:p>
          <w:p w14:paraId="4DD9D299" w14:textId="77777777" w:rsidR="00257D58" w:rsidRDefault="00257D58" w:rsidP="00257D58">
            <w:pPr>
              <w:pStyle w:val="XML1"/>
              <w:rPr>
                <w:ins w:id="1653" w:author="Thomas Dietz" w:date="2012-08-13T13:32:00Z"/>
              </w:rPr>
            </w:pPr>
            <w:ins w:id="1654" w:author="Thomas Dietz" w:date="2012-08-13T13:32:00Z">
              <w:r>
                <w:t xml:space="preserve">            the OpenFlow Logical Switch MUST NOT communicate with any </w:t>
              </w:r>
            </w:ins>
          </w:p>
          <w:p w14:paraId="3871134C" w14:textId="77777777" w:rsidR="00257D58" w:rsidRDefault="00257D58" w:rsidP="00257D58">
            <w:pPr>
              <w:pStyle w:val="XML1"/>
              <w:rPr>
                <w:ins w:id="1655" w:author="Thomas Dietz" w:date="2012-08-13T13:32:00Z"/>
              </w:rPr>
            </w:pPr>
            <w:ins w:id="1656" w:author="Thomas Dietz" w:date="2012-08-13T13:32:00Z">
              <w:r>
                <w:t xml:space="preserve">            OpenFlow Controllers, MUST NOT conduct any OpenFlow </w:t>
              </w:r>
            </w:ins>
          </w:p>
          <w:p w14:paraId="64FE1623" w14:textId="77777777" w:rsidR="00257D58" w:rsidRDefault="00257D58" w:rsidP="00257D58">
            <w:pPr>
              <w:pStyle w:val="XML1"/>
              <w:rPr>
                <w:ins w:id="1657" w:author="Thomas Dietz" w:date="2012-08-13T13:32:00Z"/>
              </w:rPr>
            </w:pPr>
            <w:ins w:id="1658" w:author="Thomas Dietz" w:date="2012-08-13T13:32:00Z">
              <w:r>
                <w:t xml:space="preserve">            processing, and SHOULD NOT be utilizing computational or </w:t>
              </w:r>
            </w:ins>
          </w:p>
          <w:p w14:paraId="02A41A28" w14:textId="77777777" w:rsidR="00257D58" w:rsidRDefault="00257D58" w:rsidP="00257D58">
            <w:pPr>
              <w:pStyle w:val="XML1"/>
              <w:rPr>
                <w:ins w:id="1659" w:author="Thomas Dietz" w:date="2012-08-13T13:32:00Z"/>
              </w:rPr>
            </w:pPr>
            <w:ins w:id="1660" w:author="Thomas Dietz" w:date="2012-08-13T13:32:00Z">
              <w:r>
                <w:t xml:space="preserve">            network resources of the underlying platform.</w:t>
              </w:r>
            </w:ins>
          </w:p>
          <w:p w14:paraId="6C8C110C" w14:textId="77777777" w:rsidR="00257D58" w:rsidRDefault="00257D58" w:rsidP="00257D58">
            <w:pPr>
              <w:pStyle w:val="XML1"/>
              <w:rPr>
                <w:ins w:id="1661" w:author="Thomas Dietz" w:date="2012-08-13T13:32:00Z"/>
              </w:rPr>
            </w:pPr>
          </w:p>
          <w:p w14:paraId="5476F31F" w14:textId="77777777" w:rsidR="00257D58" w:rsidRDefault="00257D58" w:rsidP="00257D58">
            <w:pPr>
              <w:pStyle w:val="XML1"/>
              <w:rPr>
                <w:ins w:id="1662" w:author="Thomas Dietz" w:date="2012-08-13T13:32:00Z"/>
              </w:rPr>
            </w:pPr>
            <w:ins w:id="1663" w:author="Thomas Dietz" w:date="2012-08-13T13:32:00Z">
              <w:r>
                <w:t xml:space="preserve">            This element is optional. If this element is not present it</w:t>
              </w:r>
            </w:ins>
          </w:p>
          <w:p w14:paraId="7259BD1B" w14:textId="77777777" w:rsidR="00257D58" w:rsidRDefault="00257D58" w:rsidP="00257D58">
            <w:pPr>
              <w:pStyle w:val="XML1"/>
              <w:rPr>
                <w:ins w:id="1664" w:author="Thomas Dietz" w:date="2012-08-13T13:32:00Z"/>
              </w:rPr>
            </w:pPr>
            <w:ins w:id="1665" w:author="Thomas Dietz" w:date="2012-08-13T13:32:00Z">
              <w:r>
                <w:t xml:space="preserve">            defaults to 'false'.</w:t>
              </w:r>
            </w:ins>
          </w:p>
          <w:p w14:paraId="77B8B4A2" w14:textId="77777777" w:rsidR="00257D58" w:rsidRDefault="00257D58" w:rsidP="00257D58">
            <w:pPr>
              <w:pStyle w:val="XML1"/>
              <w:rPr>
                <w:ins w:id="1666" w:author="Thomas Dietz" w:date="2012-08-13T13:32:00Z"/>
              </w:rPr>
            </w:pPr>
            <w:ins w:id="1667" w:author="Thomas Dietz" w:date="2012-08-13T13:32:00Z">
              <w:r>
                <w:t xml:space="preserve">          &lt;/xs:documentation&gt;</w:t>
              </w:r>
            </w:ins>
          </w:p>
          <w:p w14:paraId="03F6A66A" w14:textId="77777777" w:rsidR="00257D58" w:rsidRDefault="00257D58" w:rsidP="00257D58">
            <w:pPr>
              <w:pStyle w:val="XML1"/>
              <w:rPr>
                <w:ins w:id="1668" w:author="Thomas Dietz" w:date="2012-08-13T13:32:00Z"/>
              </w:rPr>
            </w:pPr>
            <w:ins w:id="1669" w:author="Thomas Dietz" w:date="2012-08-13T13:32:00Z">
              <w:r>
                <w:lastRenderedPageBreak/>
                <w:t xml:space="preserve">        &lt;/xs:annotation&gt;</w:t>
              </w:r>
            </w:ins>
          </w:p>
          <w:p w14:paraId="285AD1DA" w14:textId="77777777" w:rsidR="00257D58" w:rsidRDefault="00257D58" w:rsidP="00257D58">
            <w:pPr>
              <w:pStyle w:val="XML1"/>
              <w:rPr>
                <w:ins w:id="1670" w:author="Thomas Dietz" w:date="2012-08-13T13:32:00Z"/>
              </w:rPr>
            </w:pPr>
            <w:ins w:id="1671" w:author="Thomas Dietz" w:date="2012-08-13T13:32:00Z">
              <w:r>
                <w:t xml:space="preserve">      &lt;/xs:element&gt;</w:t>
              </w:r>
            </w:ins>
          </w:p>
          <w:p w14:paraId="3F316B84" w14:textId="77777777" w:rsidR="00257D58" w:rsidRDefault="00257D58" w:rsidP="00257D58">
            <w:pPr>
              <w:pStyle w:val="XML1"/>
              <w:rPr>
                <w:ins w:id="1672" w:author="Thomas Dietz" w:date="2012-08-13T13:32:00Z"/>
              </w:rPr>
            </w:pPr>
            <w:ins w:id="1673" w:author="Thomas Dietz" w:date="2012-08-13T13:32:00Z">
              <w:r>
                <w:t xml:space="preserve">      &lt;xs:element name="check-controller-certificate"  type="xs:boolean"&gt;</w:t>
              </w:r>
            </w:ins>
          </w:p>
          <w:p w14:paraId="65F68031" w14:textId="77777777" w:rsidR="00257D58" w:rsidRDefault="00257D58" w:rsidP="00257D58">
            <w:pPr>
              <w:pStyle w:val="XML1"/>
              <w:rPr>
                <w:ins w:id="1674" w:author="Thomas Dietz" w:date="2012-08-13T13:32:00Z"/>
              </w:rPr>
            </w:pPr>
            <w:ins w:id="1675" w:author="Thomas Dietz" w:date="2012-08-13T13:32:00Z">
              <w:r>
                <w:t xml:space="preserve">        &lt;xs:annotation&gt;</w:t>
              </w:r>
            </w:ins>
          </w:p>
          <w:p w14:paraId="3CA0BE74" w14:textId="77777777" w:rsidR="00257D58" w:rsidRDefault="00257D58" w:rsidP="00257D58">
            <w:pPr>
              <w:pStyle w:val="XML1"/>
              <w:rPr>
                <w:ins w:id="1676" w:author="Thomas Dietz" w:date="2012-08-13T13:32:00Z"/>
              </w:rPr>
            </w:pPr>
            <w:ins w:id="1677" w:author="Thomas Dietz" w:date="2012-08-13T13:32:00Z">
              <w:r>
                <w:t xml:space="preserve">          &lt;xs:documentation&gt;</w:t>
              </w:r>
            </w:ins>
          </w:p>
          <w:p w14:paraId="7DB73C22" w14:textId="77777777" w:rsidR="00257D58" w:rsidRDefault="00257D58" w:rsidP="00257D58">
            <w:pPr>
              <w:pStyle w:val="XML1"/>
              <w:rPr>
                <w:ins w:id="1678" w:author="Thomas Dietz" w:date="2012-08-13T13:32:00Z"/>
              </w:rPr>
            </w:pPr>
            <w:ins w:id="1679" w:author="Thomas Dietz" w:date="2012-08-13T13:32:00Z">
              <w:r>
                <w:t xml:space="preserve">            This element indicates the behavior of the </w:t>
              </w:r>
            </w:ins>
          </w:p>
          <w:p w14:paraId="798AD5F1" w14:textId="77777777" w:rsidR="00257D58" w:rsidRDefault="00257D58" w:rsidP="00257D58">
            <w:pPr>
              <w:pStyle w:val="XML1"/>
              <w:rPr>
                <w:ins w:id="1680" w:author="Thomas Dietz" w:date="2012-08-13T13:32:00Z"/>
              </w:rPr>
            </w:pPr>
            <w:ins w:id="1681" w:author="Thomas Dietz" w:date="2012-08-13T13:32:00Z">
              <w:r>
                <w:t xml:space="preserve">            OpenFlow Logical Switch when connecting to an OpenFlow</w:t>
              </w:r>
            </w:ins>
          </w:p>
          <w:p w14:paraId="5E3E667A" w14:textId="77777777" w:rsidR="00257D58" w:rsidRDefault="00257D58" w:rsidP="00257D58">
            <w:pPr>
              <w:pStyle w:val="XML1"/>
              <w:rPr>
                <w:ins w:id="1682" w:author="Thomas Dietz" w:date="2012-08-13T13:32:00Z"/>
              </w:rPr>
            </w:pPr>
            <w:ins w:id="1683" w:author="Thomas Dietz" w:date="2012-08-13T13:32:00Z">
              <w:r>
                <w:t xml:space="preserve">            Controller.  </w:t>
              </w:r>
            </w:ins>
          </w:p>
          <w:p w14:paraId="1AEE2DC4" w14:textId="77777777" w:rsidR="00257D58" w:rsidRDefault="00257D58" w:rsidP="00257D58">
            <w:pPr>
              <w:pStyle w:val="XML1"/>
              <w:rPr>
                <w:ins w:id="1684" w:author="Thomas Dietz" w:date="2012-08-13T13:32:00Z"/>
              </w:rPr>
            </w:pPr>
            <w:ins w:id="1685" w:author="Thomas Dietz" w:date="2012-08-13T13:32:00Z">
              <w:r>
                <w:t xml:space="preserve">                  </w:t>
              </w:r>
            </w:ins>
          </w:p>
          <w:p w14:paraId="3E5E6AB5" w14:textId="77777777" w:rsidR="00257D58" w:rsidRDefault="00257D58" w:rsidP="00257D58">
            <w:pPr>
              <w:pStyle w:val="XML1"/>
              <w:rPr>
                <w:ins w:id="1686" w:author="Thomas Dietz" w:date="2012-08-13T13:32:00Z"/>
              </w:rPr>
            </w:pPr>
            <w:ins w:id="1687" w:author="Thomas Dietz" w:date="2012-08-13T13:32:00Z">
              <w:r>
                <w:t xml:space="preserve">            If set to value 'false', the logical switch will connect to</w:t>
              </w:r>
            </w:ins>
          </w:p>
          <w:p w14:paraId="47306590" w14:textId="77777777" w:rsidR="00257D58" w:rsidRDefault="00257D58" w:rsidP="00257D58">
            <w:pPr>
              <w:pStyle w:val="XML1"/>
              <w:rPr>
                <w:ins w:id="1688" w:author="Thomas Dietz" w:date="2012-08-13T13:32:00Z"/>
              </w:rPr>
            </w:pPr>
            <w:ins w:id="1689" w:author="Thomas Dietz" w:date="2012-08-13T13:32:00Z">
              <w:r>
                <w:t xml:space="preserve">            a controller without checking any controller certificate.  </w:t>
              </w:r>
            </w:ins>
          </w:p>
          <w:p w14:paraId="26B52DEA" w14:textId="77777777" w:rsidR="00257D58" w:rsidRDefault="00257D58" w:rsidP="00257D58">
            <w:pPr>
              <w:pStyle w:val="XML1"/>
              <w:rPr>
                <w:ins w:id="1690" w:author="Thomas Dietz" w:date="2012-08-13T13:32:00Z"/>
              </w:rPr>
            </w:pPr>
            <w:ins w:id="1691" w:author="Thomas Dietz" w:date="2012-08-13T13:32:00Z">
              <w:r>
                <w:t xml:space="preserve">                  </w:t>
              </w:r>
            </w:ins>
          </w:p>
          <w:p w14:paraId="0FAF335E" w14:textId="77777777" w:rsidR="00257D58" w:rsidRDefault="00257D58" w:rsidP="00257D58">
            <w:pPr>
              <w:pStyle w:val="XML1"/>
              <w:rPr>
                <w:ins w:id="1692" w:author="Thomas Dietz" w:date="2012-08-13T13:32:00Z"/>
              </w:rPr>
            </w:pPr>
            <w:ins w:id="1693" w:author="Thomas Dietz" w:date="2012-08-13T13:32:00Z">
              <w:r>
                <w:t xml:space="preserve">            If set to value 'true', then the logical switch will</w:t>
              </w:r>
            </w:ins>
          </w:p>
          <w:p w14:paraId="4F5249F4" w14:textId="77777777" w:rsidR="00257D58" w:rsidRDefault="00257D58" w:rsidP="00257D58">
            <w:pPr>
              <w:pStyle w:val="XML1"/>
              <w:rPr>
                <w:ins w:id="1694" w:author="Thomas Dietz" w:date="2012-08-13T13:32:00Z"/>
              </w:rPr>
            </w:pPr>
            <w:ins w:id="1695" w:author="Thomas Dietz" w:date="2012-08-13T13:32:00Z">
              <w:r>
                <w:t xml:space="preserve">            connect to a controller with element &amp;lt;protocol&amp;gt; set to</w:t>
              </w:r>
            </w:ins>
          </w:p>
          <w:p w14:paraId="22EC074F" w14:textId="77777777" w:rsidR="00257D58" w:rsidRDefault="00257D58" w:rsidP="00257D58">
            <w:pPr>
              <w:pStyle w:val="XML1"/>
              <w:rPr>
                <w:ins w:id="1696" w:author="Thomas Dietz" w:date="2012-08-13T13:32:00Z"/>
              </w:rPr>
            </w:pPr>
            <w:ins w:id="1697" w:author="Thomas Dietz" w:date="2012-08-13T13:32:00Z">
              <w:r>
                <w:t xml:space="preserve">            'TLS', only if the controller provides a certificate that</w:t>
              </w:r>
            </w:ins>
          </w:p>
          <w:p w14:paraId="53E12A3B" w14:textId="77777777" w:rsidR="00257D58" w:rsidRDefault="00257D58" w:rsidP="00257D58">
            <w:pPr>
              <w:pStyle w:val="XML1"/>
              <w:rPr>
                <w:ins w:id="1698" w:author="Thomas Dietz" w:date="2012-08-13T13:32:00Z"/>
              </w:rPr>
            </w:pPr>
            <w:ins w:id="1699" w:author="Thomas Dietz" w:date="2012-08-13T13:32:00Z">
              <w:r>
                <w:t xml:space="preserve">            can be verified with one of the certificates stored in the</w:t>
              </w:r>
            </w:ins>
          </w:p>
          <w:p w14:paraId="001DECAF" w14:textId="77777777" w:rsidR="00257D58" w:rsidRDefault="00257D58" w:rsidP="00257D58">
            <w:pPr>
              <w:pStyle w:val="XML1"/>
              <w:rPr>
                <w:ins w:id="1700" w:author="Thomas Dietz" w:date="2012-08-13T13:32:00Z"/>
              </w:rPr>
            </w:pPr>
            <w:ins w:id="1701" w:author="Thomas Dietz" w:date="2012-08-13T13:32:00Z">
              <w:r>
                <w:t xml:space="preserve">            list called external-certificates in the OpenFlow Capable</w:t>
              </w:r>
            </w:ins>
          </w:p>
          <w:p w14:paraId="170DA17C" w14:textId="77777777" w:rsidR="00257D58" w:rsidRDefault="00257D58" w:rsidP="00257D58">
            <w:pPr>
              <w:pStyle w:val="XML1"/>
              <w:rPr>
                <w:ins w:id="1702" w:author="Thomas Dietz" w:date="2012-08-13T13:32:00Z"/>
              </w:rPr>
            </w:pPr>
            <w:ins w:id="1703" w:author="Thomas Dietz" w:date="2012-08-13T13:32:00Z">
              <w:r>
                <w:t xml:space="preserve">            Switch.  </w:t>
              </w:r>
            </w:ins>
          </w:p>
          <w:p w14:paraId="00F8D676" w14:textId="77777777" w:rsidR="00257D58" w:rsidRDefault="00257D58" w:rsidP="00257D58">
            <w:pPr>
              <w:pStyle w:val="XML1"/>
              <w:rPr>
                <w:ins w:id="1704" w:author="Thomas Dietz" w:date="2012-08-13T13:32:00Z"/>
              </w:rPr>
            </w:pPr>
            <w:ins w:id="1705" w:author="Thomas Dietz" w:date="2012-08-13T13:32:00Z">
              <w:r>
                <w:t xml:space="preserve">                  </w:t>
              </w:r>
            </w:ins>
          </w:p>
          <w:p w14:paraId="6548287D" w14:textId="77777777" w:rsidR="00257D58" w:rsidRDefault="00257D58" w:rsidP="00257D58">
            <w:pPr>
              <w:pStyle w:val="XML1"/>
              <w:rPr>
                <w:ins w:id="1706" w:author="Thomas Dietz" w:date="2012-08-13T13:32:00Z"/>
              </w:rPr>
            </w:pPr>
            <w:ins w:id="1707" w:author="Thomas Dietz" w:date="2012-08-13T13:32:00Z">
              <w:r>
                <w:t xml:space="preserve">            If a certificate cannot be validated, the OpenFlow Logical </w:t>
              </w:r>
            </w:ins>
          </w:p>
          <w:p w14:paraId="1C463B94" w14:textId="77777777" w:rsidR="00257D58" w:rsidRDefault="00257D58" w:rsidP="00257D58">
            <w:pPr>
              <w:pStyle w:val="XML1"/>
              <w:rPr>
                <w:ins w:id="1708" w:author="Thomas Dietz" w:date="2012-08-13T13:32:00Z"/>
              </w:rPr>
            </w:pPr>
            <w:ins w:id="1709" w:author="Thomas Dietz" w:date="2012-08-13T13:32:00Z">
              <w:r>
                <w:t xml:space="preserve">            Switch MUST terminate communication with the corresponding</w:t>
              </w:r>
            </w:ins>
          </w:p>
          <w:p w14:paraId="4D68710F" w14:textId="77777777" w:rsidR="00257D58" w:rsidRDefault="00257D58" w:rsidP="00257D58">
            <w:pPr>
              <w:pStyle w:val="XML1"/>
              <w:rPr>
                <w:ins w:id="1710" w:author="Thomas Dietz" w:date="2012-08-13T13:32:00Z"/>
              </w:rPr>
            </w:pPr>
            <w:ins w:id="1711" w:author="Thomas Dietz" w:date="2012-08-13T13:32:00Z">
              <w:r>
                <w:t xml:space="preserve">            OpenFlow Controller, MUST NOT conduct any OpenFlow</w:t>
              </w:r>
            </w:ins>
          </w:p>
          <w:p w14:paraId="3AC6338D" w14:textId="77777777" w:rsidR="00257D58" w:rsidRDefault="00257D58" w:rsidP="00257D58">
            <w:pPr>
              <w:pStyle w:val="XML1"/>
              <w:rPr>
                <w:ins w:id="1712" w:author="Thomas Dietz" w:date="2012-08-13T13:32:00Z"/>
              </w:rPr>
            </w:pPr>
            <w:ins w:id="1713" w:author="Thomas Dietz" w:date="2012-08-13T13:32:00Z">
              <w:r>
                <w:t xml:space="preserve">            processing on requests of this OpenFlow controller, and </w:t>
              </w:r>
            </w:ins>
          </w:p>
          <w:p w14:paraId="60B47FAA" w14:textId="77777777" w:rsidR="00257D58" w:rsidRDefault="00257D58" w:rsidP="00257D58">
            <w:pPr>
              <w:pStyle w:val="XML1"/>
              <w:rPr>
                <w:ins w:id="1714" w:author="Thomas Dietz" w:date="2012-08-13T13:32:00Z"/>
              </w:rPr>
            </w:pPr>
            <w:ins w:id="1715" w:author="Thomas Dietz" w:date="2012-08-13T13:32:00Z">
              <w:r>
                <w:t xml:space="preserve">            SHOULD NOT further utilize any computational or network </w:t>
              </w:r>
            </w:ins>
          </w:p>
          <w:p w14:paraId="079275A0" w14:textId="77777777" w:rsidR="00257D58" w:rsidRDefault="00257D58" w:rsidP="00257D58">
            <w:pPr>
              <w:pStyle w:val="XML1"/>
              <w:rPr>
                <w:ins w:id="1716" w:author="Thomas Dietz" w:date="2012-08-13T13:32:00Z"/>
              </w:rPr>
            </w:pPr>
            <w:ins w:id="1717" w:author="Thomas Dietz" w:date="2012-08-13T13:32:00Z">
              <w:r>
                <w:t xml:space="preserve">            resources of for dealing with this connection.</w:t>
              </w:r>
            </w:ins>
          </w:p>
          <w:p w14:paraId="18B73EF0" w14:textId="77777777" w:rsidR="00257D58" w:rsidRDefault="00257D58" w:rsidP="00257D58">
            <w:pPr>
              <w:pStyle w:val="XML1"/>
              <w:rPr>
                <w:ins w:id="1718" w:author="Thomas Dietz" w:date="2012-08-13T13:32:00Z"/>
              </w:rPr>
            </w:pPr>
            <w:ins w:id="1719" w:author="Thomas Dietz" w:date="2012-08-13T13:32:00Z">
              <w:r>
                <w:t xml:space="preserve">                  </w:t>
              </w:r>
            </w:ins>
          </w:p>
          <w:p w14:paraId="48F63F6D" w14:textId="77777777" w:rsidR="00257D58" w:rsidRDefault="00257D58" w:rsidP="00257D58">
            <w:pPr>
              <w:pStyle w:val="XML1"/>
              <w:rPr>
                <w:ins w:id="1720" w:author="Thomas Dietz" w:date="2012-08-13T13:32:00Z"/>
              </w:rPr>
            </w:pPr>
            <w:ins w:id="1721" w:author="Thomas Dietz" w:date="2012-08-13T13:32:00Z">
              <w:r>
                <w:t xml:space="preserve">            If set to value 'true', the OpenFlow Logical Switch MUST</w:t>
              </w:r>
            </w:ins>
          </w:p>
          <w:p w14:paraId="29EC01F4" w14:textId="77777777" w:rsidR="00257D58" w:rsidRDefault="00257D58" w:rsidP="00257D58">
            <w:pPr>
              <w:pStyle w:val="XML1"/>
              <w:rPr>
                <w:ins w:id="1722" w:author="Thomas Dietz" w:date="2012-08-13T13:32:00Z"/>
              </w:rPr>
            </w:pPr>
            <w:ins w:id="1723" w:author="Thomas Dietz" w:date="2012-08-13T13:32:00Z">
              <w:r>
                <w:t xml:space="preserve">            NOT connect to any OpenFlow Controller that does not</w:t>
              </w:r>
            </w:ins>
          </w:p>
          <w:p w14:paraId="5E13C0CF" w14:textId="77777777" w:rsidR="00257D58" w:rsidRDefault="00257D58" w:rsidP="00257D58">
            <w:pPr>
              <w:pStyle w:val="XML1"/>
              <w:rPr>
                <w:ins w:id="1724" w:author="Thomas Dietz" w:date="2012-08-13T13:32:00Z"/>
              </w:rPr>
            </w:pPr>
            <w:ins w:id="1725" w:author="Thomas Dietz" w:date="2012-08-13T13:32:00Z">
              <w:r>
                <w:t xml:space="preserve">            provide a certificate. This implies that it cannot connect</w:t>
              </w:r>
            </w:ins>
          </w:p>
          <w:p w14:paraId="36D8B6DE" w14:textId="77777777" w:rsidR="00257D58" w:rsidRDefault="00257D58" w:rsidP="00257D58">
            <w:pPr>
              <w:pStyle w:val="XML1"/>
              <w:rPr>
                <w:ins w:id="1726" w:author="Thomas Dietz" w:date="2012-08-13T13:32:00Z"/>
              </w:rPr>
            </w:pPr>
            <w:ins w:id="1727" w:author="Thomas Dietz" w:date="2012-08-13T13:32:00Z">
              <w:r>
                <w:t xml:space="preserve">            to an OpenFlow controller that has the value of element</w:t>
              </w:r>
            </w:ins>
          </w:p>
          <w:p w14:paraId="32EC2B2E" w14:textId="77777777" w:rsidR="00257D58" w:rsidRDefault="00257D58" w:rsidP="00257D58">
            <w:pPr>
              <w:pStyle w:val="XML1"/>
              <w:rPr>
                <w:ins w:id="1728" w:author="Thomas Dietz" w:date="2012-08-13T13:32:00Z"/>
              </w:rPr>
            </w:pPr>
            <w:ins w:id="1729" w:author="Thomas Dietz" w:date="2012-08-13T13:32:00Z">
              <w:r>
                <w:t xml:space="preserve">            protocol set to 'TCP'. Only connections with protocol 'TLS'</w:t>
              </w:r>
            </w:ins>
          </w:p>
          <w:p w14:paraId="294156F5" w14:textId="77777777" w:rsidR="00257D58" w:rsidRDefault="00257D58" w:rsidP="00257D58">
            <w:pPr>
              <w:pStyle w:val="XML1"/>
              <w:rPr>
                <w:ins w:id="1730" w:author="Thomas Dietz" w:date="2012-08-13T13:32:00Z"/>
              </w:rPr>
            </w:pPr>
            <w:ins w:id="1731" w:author="Thomas Dietz" w:date="2012-08-13T13:32:00Z">
              <w:r>
                <w:t xml:space="preserve">            are possible in this case.</w:t>
              </w:r>
            </w:ins>
          </w:p>
          <w:p w14:paraId="4AB1C746" w14:textId="77777777" w:rsidR="00257D58" w:rsidRDefault="00257D58" w:rsidP="00257D58">
            <w:pPr>
              <w:pStyle w:val="XML1"/>
              <w:rPr>
                <w:ins w:id="1732" w:author="Thomas Dietz" w:date="2012-08-13T13:32:00Z"/>
              </w:rPr>
            </w:pPr>
          </w:p>
          <w:p w14:paraId="2136B334" w14:textId="77777777" w:rsidR="00257D58" w:rsidRDefault="00257D58" w:rsidP="00257D58">
            <w:pPr>
              <w:pStyle w:val="XML1"/>
              <w:rPr>
                <w:ins w:id="1733" w:author="Thomas Dietz" w:date="2012-08-13T13:32:00Z"/>
              </w:rPr>
            </w:pPr>
            <w:ins w:id="1734" w:author="Thomas Dietz" w:date="2012-08-13T13:32:00Z">
              <w:r>
                <w:t xml:space="preserve">            This element is optional. If this element is not present it</w:t>
              </w:r>
            </w:ins>
          </w:p>
          <w:p w14:paraId="4A85A583" w14:textId="77777777" w:rsidR="00257D58" w:rsidRDefault="00257D58" w:rsidP="00257D58">
            <w:pPr>
              <w:pStyle w:val="XML1"/>
              <w:rPr>
                <w:ins w:id="1735" w:author="Thomas Dietz" w:date="2012-08-13T13:32:00Z"/>
              </w:rPr>
            </w:pPr>
            <w:ins w:id="1736" w:author="Thomas Dietz" w:date="2012-08-13T13:32:00Z">
              <w:r>
                <w:t xml:space="preserve">            defaults to 'false'.</w:t>
              </w:r>
            </w:ins>
          </w:p>
          <w:p w14:paraId="042B6158" w14:textId="77777777" w:rsidR="00257D58" w:rsidRDefault="00257D58" w:rsidP="00257D58">
            <w:pPr>
              <w:pStyle w:val="XML1"/>
              <w:rPr>
                <w:ins w:id="1737" w:author="Thomas Dietz" w:date="2012-08-13T13:32:00Z"/>
              </w:rPr>
            </w:pPr>
            <w:ins w:id="1738" w:author="Thomas Dietz" w:date="2012-08-13T13:32:00Z">
              <w:r>
                <w:t xml:space="preserve">          &lt;/xs:documentation&gt;</w:t>
              </w:r>
            </w:ins>
          </w:p>
          <w:p w14:paraId="0F421CC7" w14:textId="77777777" w:rsidR="00257D58" w:rsidRDefault="00257D58" w:rsidP="00257D58">
            <w:pPr>
              <w:pStyle w:val="XML1"/>
              <w:rPr>
                <w:ins w:id="1739" w:author="Thomas Dietz" w:date="2012-08-13T13:32:00Z"/>
              </w:rPr>
            </w:pPr>
            <w:ins w:id="1740" w:author="Thomas Dietz" w:date="2012-08-13T13:32:00Z">
              <w:r>
                <w:t xml:space="preserve">        &lt;/xs:annotation&gt;</w:t>
              </w:r>
            </w:ins>
          </w:p>
          <w:p w14:paraId="7656AD6B" w14:textId="77777777" w:rsidR="00257D58" w:rsidRDefault="00257D58" w:rsidP="00257D58">
            <w:pPr>
              <w:pStyle w:val="XML1"/>
              <w:rPr>
                <w:ins w:id="1741" w:author="Thomas Dietz" w:date="2012-08-13T13:32:00Z"/>
              </w:rPr>
            </w:pPr>
            <w:ins w:id="1742" w:author="Thomas Dietz" w:date="2012-08-13T13:32:00Z">
              <w:r>
                <w:t xml:space="preserve">      &lt;/xs:element&gt;</w:t>
              </w:r>
            </w:ins>
          </w:p>
          <w:p w14:paraId="7647EBBC" w14:textId="77777777" w:rsidR="00257D58" w:rsidRDefault="00257D58" w:rsidP="00257D58">
            <w:pPr>
              <w:pStyle w:val="XML1"/>
              <w:rPr>
                <w:ins w:id="1743" w:author="Thomas Dietz" w:date="2012-08-13T13:32:00Z"/>
              </w:rPr>
            </w:pPr>
            <w:ins w:id="1744" w:author="Thomas Dietz" w:date="2012-08-13T13:32:00Z">
              <w:r>
                <w:t xml:space="preserve">      &lt;xs:element name="lost-connection-behavior"&gt;</w:t>
              </w:r>
            </w:ins>
          </w:p>
          <w:p w14:paraId="402B93E4" w14:textId="77777777" w:rsidR="00257D58" w:rsidRDefault="00257D58" w:rsidP="00257D58">
            <w:pPr>
              <w:pStyle w:val="XML1"/>
              <w:rPr>
                <w:ins w:id="1745" w:author="Thomas Dietz" w:date="2012-08-13T13:32:00Z"/>
              </w:rPr>
            </w:pPr>
            <w:ins w:id="1746" w:author="Thomas Dietz" w:date="2012-08-13T13:32:00Z">
              <w:r>
                <w:t xml:space="preserve">        &lt;xs:annotation&gt;</w:t>
              </w:r>
            </w:ins>
          </w:p>
          <w:p w14:paraId="62D570C3" w14:textId="77777777" w:rsidR="00257D58" w:rsidRDefault="00257D58" w:rsidP="00257D58">
            <w:pPr>
              <w:pStyle w:val="XML1"/>
              <w:rPr>
                <w:ins w:id="1747" w:author="Thomas Dietz" w:date="2012-08-13T13:32:00Z"/>
              </w:rPr>
            </w:pPr>
            <w:ins w:id="1748" w:author="Thomas Dietz" w:date="2012-08-13T13:32:00Z">
              <w:r>
                <w:t xml:space="preserve">          &lt;xs:documentation&gt;</w:t>
              </w:r>
            </w:ins>
          </w:p>
          <w:p w14:paraId="3153C800" w14:textId="77777777" w:rsidR="00257D58" w:rsidRDefault="00257D58" w:rsidP="00257D58">
            <w:pPr>
              <w:pStyle w:val="XML1"/>
              <w:rPr>
                <w:ins w:id="1749" w:author="Thomas Dietz" w:date="2012-08-13T13:32:00Z"/>
              </w:rPr>
            </w:pPr>
            <w:ins w:id="1750" w:author="Thomas Dietz" w:date="2012-08-13T13:32:00Z">
              <w:r>
                <w:t xml:space="preserve">            This element indicates the the behavior of the </w:t>
              </w:r>
            </w:ins>
          </w:p>
          <w:p w14:paraId="762C75B3" w14:textId="77777777" w:rsidR="00257D58" w:rsidRDefault="00257D58" w:rsidP="00257D58">
            <w:pPr>
              <w:pStyle w:val="XML1"/>
              <w:rPr>
                <w:ins w:id="1751" w:author="Thomas Dietz" w:date="2012-08-13T13:32:00Z"/>
              </w:rPr>
            </w:pPr>
            <w:ins w:id="1752" w:author="Thomas Dietz" w:date="2012-08-13T13:32:00Z">
              <w:r>
                <w:t xml:space="preserve">            OpenFlow Logical Switch in case it loses contact with all </w:t>
              </w:r>
            </w:ins>
          </w:p>
          <w:p w14:paraId="22AC3BBB" w14:textId="77777777" w:rsidR="00257D58" w:rsidRDefault="00257D58" w:rsidP="00257D58">
            <w:pPr>
              <w:pStyle w:val="XML1"/>
              <w:rPr>
                <w:ins w:id="1753" w:author="Thomas Dietz" w:date="2012-08-13T13:32:00Z"/>
              </w:rPr>
            </w:pPr>
            <w:ins w:id="1754" w:author="Thomas Dietz" w:date="2012-08-13T13:32:00Z">
              <w:r>
                <w:t xml:space="preserve">            OpenFlow Controllers.  There are two alternative modes in</w:t>
              </w:r>
            </w:ins>
          </w:p>
          <w:p w14:paraId="447C3765" w14:textId="77777777" w:rsidR="00257D58" w:rsidRDefault="00257D58" w:rsidP="00257D58">
            <w:pPr>
              <w:pStyle w:val="XML1"/>
              <w:rPr>
                <w:ins w:id="1755" w:author="Thomas Dietz" w:date="2012-08-13T13:32:00Z"/>
              </w:rPr>
            </w:pPr>
            <w:ins w:id="1756" w:author="Thomas Dietz" w:date="2012-08-13T13:32:00Z">
              <w:r>
                <w:t xml:space="preserve">            such a case: fails secure mode and fail standalone mode as</w:t>
              </w:r>
            </w:ins>
          </w:p>
          <w:p w14:paraId="6C65FBF3" w14:textId="77777777" w:rsidR="00257D58" w:rsidRDefault="00257D58" w:rsidP="00257D58">
            <w:pPr>
              <w:pStyle w:val="XML1"/>
              <w:rPr>
                <w:ins w:id="1757" w:author="Thomas Dietz" w:date="2012-08-13T13:32:00Z"/>
              </w:rPr>
            </w:pPr>
            <w:ins w:id="1758" w:author="Thomas Dietz" w:date="2012-08-13T13:32:00Z">
              <w:r>
                <w:t xml:space="preserve">            defined by the OpenFlow protocol specification version 1.2,</w:t>
              </w:r>
            </w:ins>
          </w:p>
          <w:p w14:paraId="1F7F8673" w14:textId="77777777" w:rsidR="00257D58" w:rsidRDefault="00257D58" w:rsidP="00257D58">
            <w:pPr>
              <w:pStyle w:val="XML1"/>
              <w:rPr>
                <w:ins w:id="1759" w:author="Thomas Dietz" w:date="2012-08-13T13:32:00Z"/>
              </w:rPr>
            </w:pPr>
            <w:ins w:id="1760" w:author="Thomas Dietz" w:date="2012-08-13T13:32:00Z">
              <w:r>
                <w:t xml:space="preserve">            section 6.4.  These are the only allowed values for this</w:t>
              </w:r>
            </w:ins>
          </w:p>
          <w:p w14:paraId="7A55B647" w14:textId="77777777" w:rsidR="00257D58" w:rsidRDefault="00257D58" w:rsidP="00257D58">
            <w:pPr>
              <w:pStyle w:val="XML1"/>
              <w:rPr>
                <w:ins w:id="1761" w:author="Thomas Dietz" w:date="2012-08-13T13:32:00Z"/>
              </w:rPr>
            </w:pPr>
            <w:ins w:id="1762" w:author="Thomas Dietz" w:date="2012-08-13T13:32:00Z">
              <w:r>
                <w:t xml:space="preserve">            element. Default is the fail secure mode.</w:t>
              </w:r>
            </w:ins>
          </w:p>
          <w:p w14:paraId="453EAD17" w14:textId="77777777" w:rsidR="00257D58" w:rsidRDefault="00257D58" w:rsidP="00257D58">
            <w:pPr>
              <w:pStyle w:val="XML1"/>
              <w:rPr>
                <w:ins w:id="1763" w:author="Thomas Dietz" w:date="2012-08-13T13:32:00Z"/>
              </w:rPr>
            </w:pPr>
          </w:p>
          <w:p w14:paraId="10832965" w14:textId="77777777" w:rsidR="00257D58" w:rsidRDefault="00257D58" w:rsidP="00257D58">
            <w:pPr>
              <w:pStyle w:val="XML1"/>
              <w:rPr>
                <w:ins w:id="1764" w:author="Thomas Dietz" w:date="2012-08-13T13:32:00Z"/>
              </w:rPr>
            </w:pPr>
            <w:ins w:id="1765" w:author="Thomas Dietz" w:date="2012-08-13T13:32:00Z">
              <w:r>
                <w:t xml:space="preserve">            This element is optional. If this element is not present it</w:t>
              </w:r>
            </w:ins>
          </w:p>
          <w:p w14:paraId="12D7B999" w14:textId="77777777" w:rsidR="00257D58" w:rsidRDefault="00257D58" w:rsidP="00257D58">
            <w:pPr>
              <w:pStyle w:val="XML1"/>
              <w:rPr>
                <w:ins w:id="1766" w:author="Thomas Dietz" w:date="2012-08-13T13:32:00Z"/>
              </w:rPr>
            </w:pPr>
            <w:ins w:id="1767" w:author="Thomas Dietz" w:date="2012-08-13T13:32:00Z">
              <w:r>
                <w:t xml:space="preserve">            defaults to 'failSecureMode'.</w:t>
              </w:r>
            </w:ins>
          </w:p>
          <w:p w14:paraId="78F7D501" w14:textId="77777777" w:rsidR="00257D58" w:rsidRDefault="00257D58" w:rsidP="00257D58">
            <w:pPr>
              <w:pStyle w:val="XML1"/>
              <w:rPr>
                <w:ins w:id="1768" w:author="Thomas Dietz" w:date="2012-08-13T13:32:00Z"/>
              </w:rPr>
            </w:pPr>
            <w:ins w:id="1769" w:author="Thomas Dietz" w:date="2012-08-13T13:32:00Z">
              <w:r>
                <w:t xml:space="preserve">          &lt;/xs:documentation&gt;</w:t>
              </w:r>
            </w:ins>
          </w:p>
          <w:p w14:paraId="56B390EE" w14:textId="77777777" w:rsidR="00257D58" w:rsidRDefault="00257D58" w:rsidP="00257D58">
            <w:pPr>
              <w:pStyle w:val="XML1"/>
              <w:rPr>
                <w:ins w:id="1770" w:author="Thomas Dietz" w:date="2012-08-13T13:32:00Z"/>
              </w:rPr>
            </w:pPr>
            <w:ins w:id="1771" w:author="Thomas Dietz" w:date="2012-08-13T13:32:00Z">
              <w:r>
                <w:t xml:space="preserve">        &lt;/xs:annotation&gt;</w:t>
              </w:r>
            </w:ins>
          </w:p>
          <w:p w14:paraId="41CBE72F" w14:textId="77777777" w:rsidR="00257D58" w:rsidRDefault="00257D58" w:rsidP="00257D58">
            <w:pPr>
              <w:pStyle w:val="XML1"/>
              <w:rPr>
                <w:ins w:id="1772" w:author="Thomas Dietz" w:date="2012-08-13T13:32:00Z"/>
              </w:rPr>
            </w:pPr>
            <w:ins w:id="1773" w:author="Thomas Dietz" w:date="2012-08-13T13:32:00Z">
              <w:r>
                <w:t xml:space="preserve">        &lt;xs:simpleType&gt;</w:t>
              </w:r>
            </w:ins>
          </w:p>
          <w:p w14:paraId="4670BF0E" w14:textId="77777777" w:rsidR="00257D58" w:rsidRDefault="00257D58" w:rsidP="00257D58">
            <w:pPr>
              <w:pStyle w:val="XML1"/>
              <w:rPr>
                <w:ins w:id="1774" w:author="Thomas Dietz" w:date="2012-08-13T13:32:00Z"/>
              </w:rPr>
            </w:pPr>
            <w:ins w:id="1775" w:author="Thomas Dietz" w:date="2012-08-13T13:32:00Z">
              <w:r>
                <w:t xml:space="preserve">          &lt;xs:restriction base="xs:string"&gt;</w:t>
              </w:r>
            </w:ins>
          </w:p>
          <w:p w14:paraId="6E5E52C7" w14:textId="77777777" w:rsidR="00257D58" w:rsidRDefault="00257D58" w:rsidP="00257D58">
            <w:pPr>
              <w:pStyle w:val="XML1"/>
              <w:rPr>
                <w:ins w:id="1776" w:author="Thomas Dietz" w:date="2012-08-13T13:32:00Z"/>
              </w:rPr>
            </w:pPr>
            <w:ins w:id="1777" w:author="Thomas Dietz" w:date="2012-08-13T13:32:00Z">
              <w:r>
                <w:t xml:space="preserve">            &lt;xs:enumeration value="failSecureMode"/&gt;</w:t>
              </w:r>
            </w:ins>
          </w:p>
          <w:p w14:paraId="339A7C34" w14:textId="77777777" w:rsidR="00257D58" w:rsidRDefault="00257D58" w:rsidP="00257D58">
            <w:pPr>
              <w:pStyle w:val="XML1"/>
              <w:rPr>
                <w:ins w:id="1778" w:author="Thomas Dietz" w:date="2012-08-13T13:32:00Z"/>
              </w:rPr>
            </w:pPr>
            <w:ins w:id="1779" w:author="Thomas Dietz" w:date="2012-08-13T13:32:00Z">
              <w:r>
                <w:lastRenderedPageBreak/>
                <w:t xml:space="preserve">            &lt;xs:enumeration value="failStandaloneMode"/&gt;</w:t>
              </w:r>
            </w:ins>
          </w:p>
          <w:p w14:paraId="489B9D8C" w14:textId="77777777" w:rsidR="00257D58" w:rsidRDefault="00257D58" w:rsidP="00257D58">
            <w:pPr>
              <w:pStyle w:val="XML1"/>
              <w:rPr>
                <w:ins w:id="1780" w:author="Thomas Dietz" w:date="2012-08-13T13:32:00Z"/>
              </w:rPr>
            </w:pPr>
            <w:ins w:id="1781" w:author="Thomas Dietz" w:date="2012-08-13T13:32:00Z">
              <w:r>
                <w:t xml:space="preserve">          &lt;/xs:restriction&gt;</w:t>
              </w:r>
            </w:ins>
          </w:p>
          <w:p w14:paraId="14F7E8B7" w14:textId="77777777" w:rsidR="00257D58" w:rsidRDefault="00257D58" w:rsidP="00257D58">
            <w:pPr>
              <w:pStyle w:val="XML1"/>
              <w:rPr>
                <w:ins w:id="1782" w:author="Thomas Dietz" w:date="2012-08-13T13:32:00Z"/>
              </w:rPr>
            </w:pPr>
            <w:ins w:id="1783" w:author="Thomas Dietz" w:date="2012-08-13T13:32:00Z">
              <w:r>
                <w:t xml:space="preserve">        &lt;/xs:simpleType&gt;</w:t>
              </w:r>
            </w:ins>
          </w:p>
          <w:p w14:paraId="05A77AB1" w14:textId="77777777" w:rsidR="00257D58" w:rsidRDefault="00257D58" w:rsidP="00257D58">
            <w:pPr>
              <w:pStyle w:val="XML1"/>
              <w:rPr>
                <w:ins w:id="1784" w:author="Thomas Dietz" w:date="2012-08-13T13:32:00Z"/>
              </w:rPr>
            </w:pPr>
            <w:ins w:id="1785" w:author="Thomas Dietz" w:date="2012-08-13T13:32:00Z">
              <w:r>
                <w:t xml:space="preserve">      &lt;/xs:element&gt;</w:t>
              </w:r>
            </w:ins>
          </w:p>
          <w:p w14:paraId="051A9359" w14:textId="77777777" w:rsidR="00257D58" w:rsidRDefault="00257D58" w:rsidP="00257D58">
            <w:pPr>
              <w:pStyle w:val="XML1"/>
              <w:rPr>
                <w:ins w:id="1786" w:author="Thomas Dietz" w:date="2012-08-13T13:32:00Z"/>
              </w:rPr>
            </w:pPr>
            <w:ins w:id="1787" w:author="Thomas Dietz" w:date="2012-08-13T13:32:00Z">
              <w:r>
                <w:t xml:space="preserve">      &lt;xs:element name="controllers"&gt;</w:t>
              </w:r>
            </w:ins>
          </w:p>
          <w:p w14:paraId="679375E7" w14:textId="77777777" w:rsidR="00257D58" w:rsidRDefault="00257D58" w:rsidP="00257D58">
            <w:pPr>
              <w:pStyle w:val="XML1"/>
              <w:rPr>
                <w:ins w:id="1788" w:author="Thomas Dietz" w:date="2012-08-13T13:32:00Z"/>
              </w:rPr>
            </w:pPr>
            <w:ins w:id="1789" w:author="Thomas Dietz" w:date="2012-08-13T13:32:00Z">
              <w:r>
                <w:t xml:space="preserve">        &lt;xs:annotation&gt;</w:t>
              </w:r>
            </w:ins>
          </w:p>
          <w:p w14:paraId="1F1EFE14" w14:textId="77777777" w:rsidR="00257D58" w:rsidRDefault="00257D58" w:rsidP="00257D58">
            <w:pPr>
              <w:pStyle w:val="XML1"/>
              <w:rPr>
                <w:ins w:id="1790" w:author="Thomas Dietz" w:date="2012-08-13T13:32:00Z"/>
              </w:rPr>
            </w:pPr>
            <w:ins w:id="1791" w:author="Thomas Dietz" w:date="2012-08-13T13:32:00Z">
              <w:r>
                <w:t xml:space="preserve">          &lt;xs:documentation&gt;</w:t>
              </w:r>
            </w:ins>
          </w:p>
          <w:p w14:paraId="030612F8" w14:textId="77777777" w:rsidR="00257D58" w:rsidRDefault="00257D58" w:rsidP="00257D58">
            <w:pPr>
              <w:pStyle w:val="XML1"/>
              <w:rPr>
                <w:ins w:id="1792" w:author="Thomas Dietz" w:date="2012-08-13T13:32:00Z"/>
              </w:rPr>
            </w:pPr>
            <w:ins w:id="1793" w:author="Thomas Dietz" w:date="2012-08-13T13:32:00Z">
              <w:r>
                <w:t xml:space="preserve">            The list of controllers for this Logical switch.</w:t>
              </w:r>
            </w:ins>
          </w:p>
          <w:p w14:paraId="1B12756F" w14:textId="77777777" w:rsidR="00257D58" w:rsidRDefault="00257D58" w:rsidP="00257D58">
            <w:pPr>
              <w:pStyle w:val="XML1"/>
              <w:rPr>
                <w:ins w:id="1794" w:author="Thomas Dietz" w:date="2012-08-13T13:32:00Z"/>
              </w:rPr>
            </w:pPr>
          </w:p>
          <w:p w14:paraId="2E2FE5CA" w14:textId="77777777" w:rsidR="00257D58" w:rsidRDefault="00257D58" w:rsidP="00257D58">
            <w:pPr>
              <w:pStyle w:val="XML1"/>
              <w:rPr>
                <w:ins w:id="1795" w:author="Thomas Dietz" w:date="2012-08-13T13:32:00Z"/>
              </w:rPr>
            </w:pPr>
            <w:ins w:id="1796" w:author="Thomas Dietz" w:date="2012-08-13T13:32:00Z">
              <w:r>
                <w:t xml:space="preserve">            The element 'id' of OFControllerType MUST be unique within</w:t>
              </w:r>
            </w:ins>
          </w:p>
          <w:p w14:paraId="7E8F4547" w14:textId="77777777" w:rsidR="00257D58" w:rsidRDefault="00257D58" w:rsidP="00257D58">
            <w:pPr>
              <w:pStyle w:val="XML1"/>
              <w:rPr>
                <w:ins w:id="1797" w:author="Thomas Dietz" w:date="2012-08-13T13:32:00Z"/>
              </w:rPr>
            </w:pPr>
            <w:ins w:id="1798" w:author="Thomas Dietz" w:date="2012-08-13T13:32:00Z">
              <w:r>
                <w:t xml:space="preserve">            this list.</w:t>
              </w:r>
            </w:ins>
          </w:p>
          <w:p w14:paraId="5961BF42" w14:textId="77777777" w:rsidR="00257D58" w:rsidRDefault="00257D58" w:rsidP="00257D58">
            <w:pPr>
              <w:pStyle w:val="XML1"/>
              <w:rPr>
                <w:ins w:id="1799" w:author="Thomas Dietz" w:date="2012-08-13T13:32:00Z"/>
              </w:rPr>
            </w:pPr>
            <w:ins w:id="1800" w:author="Thomas Dietz" w:date="2012-08-13T13:32:00Z">
              <w:r>
                <w:t xml:space="preserve">          &lt;/xs:documentation&gt;</w:t>
              </w:r>
            </w:ins>
          </w:p>
          <w:p w14:paraId="15F33A98" w14:textId="77777777" w:rsidR="00257D58" w:rsidRDefault="00257D58" w:rsidP="00257D58">
            <w:pPr>
              <w:pStyle w:val="XML1"/>
              <w:rPr>
                <w:ins w:id="1801" w:author="Thomas Dietz" w:date="2012-08-13T13:32:00Z"/>
              </w:rPr>
            </w:pPr>
            <w:ins w:id="1802" w:author="Thomas Dietz" w:date="2012-08-13T13:32:00Z">
              <w:r>
                <w:t xml:space="preserve">        &lt;/xs:annotation&gt;</w:t>
              </w:r>
            </w:ins>
          </w:p>
          <w:p w14:paraId="2F1B971C" w14:textId="77777777" w:rsidR="00257D58" w:rsidRDefault="00257D58" w:rsidP="00257D58">
            <w:pPr>
              <w:pStyle w:val="XML1"/>
              <w:rPr>
                <w:ins w:id="1803" w:author="Thomas Dietz" w:date="2012-08-13T13:32:00Z"/>
              </w:rPr>
            </w:pPr>
            <w:ins w:id="1804" w:author="Thomas Dietz" w:date="2012-08-13T13:32:00Z">
              <w:r>
                <w:t xml:space="preserve">        &lt;xs:complexType&gt;</w:t>
              </w:r>
            </w:ins>
          </w:p>
          <w:p w14:paraId="5080E85C" w14:textId="77777777" w:rsidR="00257D58" w:rsidRDefault="00257D58" w:rsidP="00257D58">
            <w:pPr>
              <w:pStyle w:val="XML1"/>
              <w:rPr>
                <w:ins w:id="1805" w:author="Thomas Dietz" w:date="2012-08-13T13:32:00Z"/>
              </w:rPr>
            </w:pPr>
            <w:ins w:id="1806" w:author="Thomas Dietz" w:date="2012-08-13T13:32:00Z">
              <w:r>
                <w:t xml:space="preserve">          &lt;xs:sequence&gt;</w:t>
              </w:r>
            </w:ins>
          </w:p>
          <w:p w14:paraId="7C5EED6E" w14:textId="77777777" w:rsidR="00257D58" w:rsidRDefault="00257D58" w:rsidP="00257D58">
            <w:pPr>
              <w:pStyle w:val="XML1"/>
              <w:rPr>
                <w:ins w:id="1807" w:author="Thomas Dietz" w:date="2012-08-13T13:32:00Z"/>
              </w:rPr>
            </w:pPr>
            <w:ins w:id="1808" w:author="Thomas Dietz" w:date="2012-08-13T13:32:00Z">
              <w:r>
                <w:t xml:space="preserve">            &lt;xs:element name="controller" minOccurs="0" maxOccurs="unbounded"&gt;</w:t>
              </w:r>
            </w:ins>
          </w:p>
          <w:p w14:paraId="60C79742" w14:textId="77777777" w:rsidR="00257D58" w:rsidRDefault="00257D58" w:rsidP="00257D58">
            <w:pPr>
              <w:pStyle w:val="XML1"/>
              <w:rPr>
                <w:ins w:id="1809" w:author="Thomas Dietz" w:date="2012-08-13T13:32:00Z"/>
              </w:rPr>
            </w:pPr>
            <w:ins w:id="1810" w:author="Thomas Dietz" w:date="2012-08-13T13:32:00Z">
              <w:r>
                <w:t xml:space="preserve">              &lt;xs:annotation&gt;</w:t>
              </w:r>
            </w:ins>
          </w:p>
          <w:p w14:paraId="6402BA62" w14:textId="77777777" w:rsidR="00257D58" w:rsidRDefault="00257D58" w:rsidP="00257D58">
            <w:pPr>
              <w:pStyle w:val="XML1"/>
              <w:rPr>
                <w:ins w:id="1811" w:author="Thomas Dietz" w:date="2012-08-13T13:32:00Z"/>
              </w:rPr>
            </w:pPr>
            <w:ins w:id="1812" w:author="Thomas Dietz" w:date="2012-08-13T13:32:00Z">
              <w:r>
                <w:t xml:space="preserve">                &lt;xs:documentation&gt;</w:t>
              </w:r>
            </w:ins>
          </w:p>
          <w:p w14:paraId="57B521A9" w14:textId="77777777" w:rsidR="00257D58" w:rsidRDefault="00257D58" w:rsidP="00257D58">
            <w:pPr>
              <w:pStyle w:val="XML1"/>
              <w:rPr>
                <w:ins w:id="1813" w:author="Thomas Dietz" w:date="2012-08-13T13:32:00Z"/>
              </w:rPr>
            </w:pPr>
            <w:ins w:id="1814" w:author="Thomas Dietz" w:date="2012-08-13T13:32:00Z">
              <w:r>
                <w:t xml:space="preserve">                  The list of OpenFlow Controllers that are </w:t>
              </w:r>
            </w:ins>
          </w:p>
          <w:p w14:paraId="5AD924FD" w14:textId="77777777" w:rsidR="00257D58" w:rsidRDefault="00257D58" w:rsidP="00257D58">
            <w:pPr>
              <w:pStyle w:val="XML1"/>
              <w:rPr>
                <w:ins w:id="1815" w:author="Thomas Dietz" w:date="2012-08-13T13:32:00Z"/>
              </w:rPr>
            </w:pPr>
            <w:ins w:id="1816" w:author="Thomas Dietz" w:date="2012-08-13T13:32:00Z">
              <w:r>
                <w:t xml:space="preserve">                  assigned to the OpenFlow Logical Switch.  The switch MUST</w:t>
              </w:r>
            </w:ins>
          </w:p>
          <w:p w14:paraId="576CDA85" w14:textId="77777777" w:rsidR="00257D58" w:rsidRDefault="00257D58" w:rsidP="00257D58">
            <w:pPr>
              <w:pStyle w:val="XML1"/>
              <w:rPr>
                <w:ins w:id="1817" w:author="Thomas Dietz" w:date="2012-08-13T13:32:00Z"/>
              </w:rPr>
            </w:pPr>
            <w:ins w:id="1818" w:author="Thomas Dietz" w:date="2012-08-13T13:32:00Z">
              <w:r>
                <w:t xml:space="preserve">                  NOT connect to any OpenFlow Controller that is not</w:t>
              </w:r>
            </w:ins>
          </w:p>
          <w:p w14:paraId="06080DA4" w14:textId="77777777" w:rsidR="00257D58" w:rsidRDefault="00257D58" w:rsidP="00257D58">
            <w:pPr>
              <w:pStyle w:val="XML1"/>
              <w:rPr>
                <w:ins w:id="1819" w:author="Thomas Dietz" w:date="2012-08-13T13:32:00Z"/>
              </w:rPr>
            </w:pPr>
            <w:ins w:id="1820" w:author="Thomas Dietz" w:date="2012-08-13T13:32:00Z">
              <w:r>
                <w:t xml:space="preserve">                  contained in this list.</w:t>
              </w:r>
            </w:ins>
          </w:p>
          <w:p w14:paraId="7E000093" w14:textId="77777777" w:rsidR="00257D58" w:rsidRDefault="00257D58" w:rsidP="00257D58">
            <w:pPr>
              <w:pStyle w:val="XML1"/>
              <w:rPr>
                <w:ins w:id="1821" w:author="Thomas Dietz" w:date="2012-08-13T13:32:00Z"/>
              </w:rPr>
            </w:pPr>
          </w:p>
          <w:p w14:paraId="612309DA" w14:textId="77777777" w:rsidR="00257D58" w:rsidRDefault="00257D58" w:rsidP="00257D58">
            <w:pPr>
              <w:pStyle w:val="XML1"/>
              <w:rPr>
                <w:ins w:id="1822" w:author="Thomas Dietz" w:date="2012-08-13T13:32:00Z"/>
              </w:rPr>
            </w:pPr>
            <w:ins w:id="1823" w:author="Thomas Dietz" w:date="2012-08-13T13:32:00Z">
              <w:r>
                <w:t xml:space="preserve">                  NETCONF &amp;lt;edit-config&amp;gt; operations MUST be implemented as </w:t>
              </w:r>
            </w:ins>
          </w:p>
          <w:p w14:paraId="183DD32E" w14:textId="77777777" w:rsidR="00257D58" w:rsidRDefault="00257D58" w:rsidP="00257D58">
            <w:pPr>
              <w:pStyle w:val="XML1"/>
              <w:rPr>
                <w:ins w:id="1824" w:author="Thomas Dietz" w:date="2012-08-13T13:32:00Z"/>
              </w:rPr>
            </w:pPr>
            <w:ins w:id="1825" w:author="Thomas Dietz" w:date="2012-08-13T13:32:00Z">
              <w:r>
                <w:t xml:space="preserve">                  follows: </w:t>
              </w:r>
            </w:ins>
          </w:p>
          <w:p w14:paraId="16DB3D2B" w14:textId="77777777" w:rsidR="00257D58" w:rsidRDefault="00257D58" w:rsidP="00257D58">
            <w:pPr>
              <w:pStyle w:val="XML1"/>
              <w:rPr>
                <w:ins w:id="1826" w:author="Thomas Dietz" w:date="2012-08-13T13:32:00Z"/>
              </w:rPr>
            </w:pPr>
          </w:p>
          <w:p w14:paraId="73C64999" w14:textId="77777777" w:rsidR="00257D58" w:rsidRDefault="00257D58" w:rsidP="00257D58">
            <w:pPr>
              <w:pStyle w:val="XML1"/>
              <w:rPr>
                <w:ins w:id="1827" w:author="Thomas Dietz" w:date="2012-08-13T13:32:00Z"/>
              </w:rPr>
            </w:pPr>
            <w:ins w:id="1828" w:author="Thomas Dietz" w:date="2012-08-13T13:32:00Z">
              <w:r>
                <w:t xml:space="preserve">                  * The 'id' element MUST be present at all &amp;lt;edit-config&amp;gt;</w:t>
              </w:r>
            </w:ins>
          </w:p>
          <w:p w14:paraId="19026E84" w14:textId="77777777" w:rsidR="00257D58" w:rsidRDefault="00257D58" w:rsidP="00257D58">
            <w:pPr>
              <w:pStyle w:val="XML1"/>
              <w:rPr>
                <w:ins w:id="1829" w:author="Thomas Dietz" w:date="2012-08-13T13:32:00Z"/>
              </w:rPr>
            </w:pPr>
            <w:ins w:id="1830" w:author="Thomas Dietz" w:date="2012-08-13T13:32:00Z">
              <w:r>
                <w:t xml:space="preserve">                  operations to identify the controller.</w:t>
              </w:r>
            </w:ins>
          </w:p>
          <w:p w14:paraId="0D568211" w14:textId="77777777" w:rsidR="00257D58" w:rsidRDefault="00257D58" w:rsidP="00257D58">
            <w:pPr>
              <w:pStyle w:val="XML1"/>
              <w:rPr>
                <w:ins w:id="1831" w:author="Thomas Dietz" w:date="2012-08-13T13:32:00Z"/>
              </w:rPr>
            </w:pPr>
            <w:ins w:id="1832" w:author="Thomas Dietz" w:date="2012-08-13T13:32:00Z">
              <w:r>
                <w:t xml:space="preserve">                  * If the operation is 'merge' or 'replace', the element</w:t>
              </w:r>
            </w:ins>
          </w:p>
          <w:p w14:paraId="4AC87DEC" w14:textId="77777777" w:rsidR="00257D58" w:rsidRDefault="00257D58" w:rsidP="00257D58">
            <w:pPr>
              <w:pStyle w:val="XML1"/>
              <w:rPr>
                <w:ins w:id="1833" w:author="Thomas Dietz" w:date="2012-08-13T13:32:00Z"/>
              </w:rPr>
            </w:pPr>
            <w:ins w:id="1834" w:author="Thomas Dietz" w:date="2012-08-13T13:32:00Z">
              <w:r>
                <w:t xml:space="preserve">                  is created if it does not exist, and its value is set</w:t>
              </w:r>
            </w:ins>
          </w:p>
          <w:p w14:paraId="0893A5F9" w14:textId="77777777" w:rsidR="00257D58" w:rsidRDefault="00257D58" w:rsidP="00257D58">
            <w:pPr>
              <w:pStyle w:val="XML1"/>
              <w:rPr>
                <w:ins w:id="1835" w:author="Thomas Dietz" w:date="2012-08-13T13:32:00Z"/>
              </w:rPr>
            </w:pPr>
            <w:ins w:id="1836" w:author="Thomas Dietz" w:date="2012-08-13T13:32:00Z">
              <w:r>
                <w:t xml:space="preserve">                  to the value found in the XML RPC data.</w:t>
              </w:r>
            </w:ins>
          </w:p>
          <w:p w14:paraId="2352EFC4" w14:textId="77777777" w:rsidR="00257D58" w:rsidRDefault="00257D58" w:rsidP="00257D58">
            <w:pPr>
              <w:pStyle w:val="XML1"/>
              <w:rPr>
                <w:ins w:id="1837" w:author="Thomas Dietz" w:date="2012-08-13T13:32:00Z"/>
              </w:rPr>
            </w:pPr>
            <w:ins w:id="1838" w:author="Thomas Dietz" w:date="2012-08-13T13:32:00Z">
              <w:r>
                <w:t xml:space="preserve">                  * If the operation is 'create', the element is created if</w:t>
              </w:r>
            </w:ins>
          </w:p>
          <w:p w14:paraId="3FC4EF6B" w14:textId="77777777" w:rsidR="00257D58" w:rsidRDefault="00257D58" w:rsidP="00257D58">
            <w:pPr>
              <w:pStyle w:val="XML1"/>
              <w:rPr>
                <w:ins w:id="1839" w:author="Thomas Dietz" w:date="2012-08-13T13:32:00Z"/>
              </w:rPr>
            </w:pPr>
            <w:ins w:id="1840" w:author="Thomas Dietz" w:date="2012-08-13T13:32:00Z">
              <w:r>
                <w:t xml:space="preserve">                  it does not exist. If the element already exists, a</w:t>
              </w:r>
            </w:ins>
          </w:p>
          <w:p w14:paraId="0121C513" w14:textId="77777777" w:rsidR="00257D58" w:rsidRDefault="00257D58" w:rsidP="00257D58">
            <w:pPr>
              <w:pStyle w:val="XML1"/>
              <w:rPr>
                <w:ins w:id="1841" w:author="Thomas Dietz" w:date="2012-08-13T13:32:00Z"/>
              </w:rPr>
            </w:pPr>
            <w:ins w:id="1842" w:author="Thomas Dietz" w:date="2012-08-13T13:32:00Z">
              <w:r>
                <w:t xml:space="preserve">                  'data</w:t>
              </w:r>
              <w:r>
                <w:rPr>
                  <w:rFonts w:ascii="MS Mincho" w:eastAsia="MS Mincho" w:hAnsi="MS Mincho" w:cs="MS Mincho" w:hint="eastAsia"/>
                </w:rPr>
                <w:t>‑</w:t>
              </w:r>
              <w:r>
                <w:t>exists' error is returned.</w:t>
              </w:r>
            </w:ins>
          </w:p>
          <w:p w14:paraId="07921E48" w14:textId="77777777" w:rsidR="00257D58" w:rsidRDefault="00257D58" w:rsidP="00257D58">
            <w:pPr>
              <w:pStyle w:val="XML1"/>
              <w:rPr>
                <w:ins w:id="1843" w:author="Thomas Dietz" w:date="2012-08-13T13:32:00Z"/>
              </w:rPr>
            </w:pPr>
            <w:ins w:id="1844" w:author="Thomas Dietz" w:date="2012-08-13T13:32:00Z">
              <w:r>
                <w:t xml:space="preserve">                  * If the operation is 'delete', the element is deleted if</w:t>
              </w:r>
            </w:ins>
          </w:p>
          <w:p w14:paraId="0BA0625D" w14:textId="77777777" w:rsidR="00257D58" w:rsidRDefault="00257D58" w:rsidP="00257D58">
            <w:pPr>
              <w:pStyle w:val="XML1"/>
              <w:rPr>
                <w:ins w:id="1845" w:author="Thomas Dietz" w:date="2012-08-13T13:32:00Z"/>
              </w:rPr>
            </w:pPr>
            <w:ins w:id="1846" w:author="Thomas Dietz" w:date="2012-08-13T13:32:00Z">
              <w:r>
                <w:t xml:space="preserve">                  it exists. If the element does not exist, a </w:t>
              </w:r>
            </w:ins>
          </w:p>
          <w:p w14:paraId="22EA3D3A" w14:textId="77777777" w:rsidR="00257D58" w:rsidRDefault="00257D58" w:rsidP="00257D58">
            <w:pPr>
              <w:pStyle w:val="XML1"/>
              <w:rPr>
                <w:ins w:id="1847" w:author="Thomas Dietz" w:date="2012-08-13T13:32:00Z"/>
              </w:rPr>
            </w:pPr>
            <w:ins w:id="1848" w:author="Thomas Dietz" w:date="2012-08-13T13:32:00Z">
              <w:r>
                <w:t xml:space="preserve">                  'data</w:t>
              </w:r>
              <w:r>
                <w:rPr>
                  <w:rFonts w:ascii="MS Mincho" w:eastAsia="MS Mincho" w:hAnsi="MS Mincho" w:cs="MS Mincho" w:hint="eastAsia"/>
                </w:rPr>
                <w:t>‑</w:t>
              </w:r>
              <w:r>
                <w:t>missing' error is returned.</w:t>
              </w:r>
            </w:ins>
          </w:p>
          <w:p w14:paraId="0F3B9514" w14:textId="77777777" w:rsidR="00257D58" w:rsidRDefault="00257D58" w:rsidP="00257D58">
            <w:pPr>
              <w:pStyle w:val="XML1"/>
              <w:rPr>
                <w:ins w:id="1849" w:author="Thomas Dietz" w:date="2012-08-13T13:32:00Z"/>
              </w:rPr>
            </w:pPr>
            <w:ins w:id="1850" w:author="Thomas Dietz" w:date="2012-08-13T13:32:00Z">
              <w:r>
                <w:t xml:space="preserve">                &lt;/xs:documentation&gt;</w:t>
              </w:r>
            </w:ins>
          </w:p>
          <w:p w14:paraId="7BD2E888" w14:textId="77777777" w:rsidR="00257D58" w:rsidRDefault="00257D58" w:rsidP="00257D58">
            <w:pPr>
              <w:pStyle w:val="XML1"/>
              <w:rPr>
                <w:ins w:id="1851" w:author="Thomas Dietz" w:date="2012-08-13T13:32:00Z"/>
              </w:rPr>
            </w:pPr>
            <w:ins w:id="1852" w:author="Thomas Dietz" w:date="2012-08-13T13:32:00Z">
              <w:r>
                <w:t xml:space="preserve">              &lt;/xs:annotation&gt;</w:t>
              </w:r>
            </w:ins>
          </w:p>
          <w:p w14:paraId="652F9DCE" w14:textId="77777777" w:rsidR="00257D58" w:rsidRDefault="00257D58" w:rsidP="00257D58">
            <w:pPr>
              <w:pStyle w:val="XML1"/>
              <w:rPr>
                <w:ins w:id="1853" w:author="Thomas Dietz" w:date="2012-08-13T13:32:00Z"/>
              </w:rPr>
            </w:pPr>
            <w:ins w:id="1854" w:author="Thomas Dietz" w:date="2012-08-13T13:32:00Z">
              <w:r>
                <w:t xml:space="preserve">              &lt;xs:complexType&gt;</w:t>
              </w:r>
            </w:ins>
          </w:p>
          <w:p w14:paraId="6EC5DBBF" w14:textId="77777777" w:rsidR="00257D58" w:rsidRDefault="00257D58" w:rsidP="00257D58">
            <w:pPr>
              <w:pStyle w:val="XML1"/>
              <w:rPr>
                <w:ins w:id="1855" w:author="Thomas Dietz" w:date="2012-08-13T13:32:00Z"/>
              </w:rPr>
            </w:pPr>
            <w:ins w:id="1856" w:author="Thomas Dietz" w:date="2012-08-13T13:32:00Z">
              <w:r>
                <w:t xml:space="preserve">                &lt;xs:sequence&gt;</w:t>
              </w:r>
            </w:ins>
          </w:p>
          <w:p w14:paraId="378C2E84" w14:textId="77777777" w:rsidR="00257D58" w:rsidRDefault="00257D58" w:rsidP="00257D58">
            <w:pPr>
              <w:pStyle w:val="XML1"/>
              <w:rPr>
                <w:ins w:id="1857" w:author="Thomas Dietz" w:date="2012-08-13T13:32:00Z"/>
              </w:rPr>
            </w:pPr>
            <w:ins w:id="1858" w:author="Thomas Dietz" w:date="2012-08-13T13:32:00Z">
              <w:r>
                <w:t xml:space="preserve">                  &lt;xs:group ref="OFControllerType"/&gt;</w:t>
              </w:r>
            </w:ins>
          </w:p>
          <w:p w14:paraId="17E148A9" w14:textId="77777777" w:rsidR="00257D58" w:rsidRDefault="00257D58" w:rsidP="00257D58">
            <w:pPr>
              <w:pStyle w:val="XML1"/>
              <w:rPr>
                <w:ins w:id="1859" w:author="Thomas Dietz" w:date="2012-08-13T13:32:00Z"/>
              </w:rPr>
            </w:pPr>
            <w:ins w:id="1860" w:author="Thomas Dietz" w:date="2012-08-13T13:32:00Z">
              <w:r>
                <w:t xml:space="preserve">                &lt;/xs:sequence&gt;</w:t>
              </w:r>
            </w:ins>
          </w:p>
          <w:p w14:paraId="38AD328B" w14:textId="77777777" w:rsidR="00257D58" w:rsidRDefault="00257D58" w:rsidP="00257D58">
            <w:pPr>
              <w:pStyle w:val="XML1"/>
              <w:rPr>
                <w:ins w:id="1861" w:author="Thomas Dietz" w:date="2012-08-13T13:32:00Z"/>
              </w:rPr>
            </w:pPr>
            <w:ins w:id="1862" w:author="Thomas Dietz" w:date="2012-08-13T13:32:00Z">
              <w:r>
                <w:t xml:space="preserve">              &lt;/xs:complexType&gt;</w:t>
              </w:r>
            </w:ins>
          </w:p>
          <w:p w14:paraId="6778CC58" w14:textId="77777777" w:rsidR="00257D58" w:rsidRDefault="00257D58" w:rsidP="00257D58">
            <w:pPr>
              <w:pStyle w:val="XML1"/>
              <w:rPr>
                <w:ins w:id="1863" w:author="Thomas Dietz" w:date="2012-08-13T13:32:00Z"/>
              </w:rPr>
            </w:pPr>
            <w:ins w:id="1864" w:author="Thomas Dietz" w:date="2012-08-13T13:32:00Z">
              <w:r>
                <w:t xml:space="preserve">            &lt;/xs:element&gt;</w:t>
              </w:r>
            </w:ins>
          </w:p>
          <w:p w14:paraId="2044419C" w14:textId="77777777" w:rsidR="00257D58" w:rsidRDefault="00257D58" w:rsidP="00257D58">
            <w:pPr>
              <w:pStyle w:val="XML1"/>
              <w:rPr>
                <w:ins w:id="1865" w:author="Thomas Dietz" w:date="2012-08-13T13:32:00Z"/>
              </w:rPr>
            </w:pPr>
            <w:ins w:id="1866" w:author="Thomas Dietz" w:date="2012-08-13T13:32:00Z">
              <w:r>
                <w:t xml:space="preserve">          &lt;/xs:sequence&gt;</w:t>
              </w:r>
            </w:ins>
          </w:p>
          <w:p w14:paraId="7595B7E3" w14:textId="77777777" w:rsidR="00257D58" w:rsidRDefault="00257D58" w:rsidP="00257D58">
            <w:pPr>
              <w:pStyle w:val="XML1"/>
              <w:rPr>
                <w:ins w:id="1867" w:author="Thomas Dietz" w:date="2012-08-13T13:32:00Z"/>
              </w:rPr>
            </w:pPr>
            <w:ins w:id="1868" w:author="Thomas Dietz" w:date="2012-08-13T13:32:00Z">
              <w:r>
                <w:t xml:space="preserve">        &lt;/xs:complexType&gt;</w:t>
              </w:r>
            </w:ins>
          </w:p>
          <w:p w14:paraId="0BBC84D7" w14:textId="77777777" w:rsidR="00257D58" w:rsidRDefault="00257D58" w:rsidP="00257D58">
            <w:pPr>
              <w:pStyle w:val="XML1"/>
              <w:rPr>
                <w:ins w:id="1869" w:author="Thomas Dietz" w:date="2012-08-13T13:32:00Z"/>
              </w:rPr>
            </w:pPr>
            <w:ins w:id="1870" w:author="Thomas Dietz" w:date="2012-08-13T13:32:00Z">
              <w:r>
                <w:t xml:space="preserve">        &lt;xs:key name="key_controllers_controller"&gt;</w:t>
              </w:r>
            </w:ins>
          </w:p>
          <w:p w14:paraId="5A40EBDE" w14:textId="77777777" w:rsidR="00257D58" w:rsidRDefault="00257D58" w:rsidP="00257D58">
            <w:pPr>
              <w:pStyle w:val="XML1"/>
              <w:rPr>
                <w:ins w:id="1871" w:author="Thomas Dietz" w:date="2012-08-13T13:32:00Z"/>
              </w:rPr>
            </w:pPr>
            <w:ins w:id="1872" w:author="Thomas Dietz" w:date="2012-08-13T13:32:00Z">
              <w:r>
                <w:t xml:space="preserve">          &lt;xs:selector xpath="of11-config:controller"/&gt;</w:t>
              </w:r>
            </w:ins>
          </w:p>
          <w:p w14:paraId="07A59398" w14:textId="77777777" w:rsidR="00257D58" w:rsidRDefault="00257D58" w:rsidP="00257D58">
            <w:pPr>
              <w:pStyle w:val="XML1"/>
              <w:rPr>
                <w:ins w:id="1873" w:author="Thomas Dietz" w:date="2012-08-13T13:32:00Z"/>
              </w:rPr>
            </w:pPr>
            <w:ins w:id="1874" w:author="Thomas Dietz" w:date="2012-08-13T13:32:00Z">
              <w:r>
                <w:t xml:space="preserve">          &lt;xs:field xpath="of11-config:id"/&gt;</w:t>
              </w:r>
            </w:ins>
          </w:p>
          <w:p w14:paraId="761BEFEE" w14:textId="77777777" w:rsidR="00257D58" w:rsidRDefault="00257D58" w:rsidP="00257D58">
            <w:pPr>
              <w:pStyle w:val="XML1"/>
              <w:rPr>
                <w:ins w:id="1875" w:author="Thomas Dietz" w:date="2012-08-13T13:32:00Z"/>
              </w:rPr>
            </w:pPr>
            <w:ins w:id="1876" w:author="Thomas Dietz" w:date="2012-08-13T13:32:00Z">
              <w:r>
                <w:t xml:space="preserve">        &lt;/xs:key&gt;</w:t>
              </w:r>
            </w:ins>
          </w:p>
          <w:p w14:paraId="28D062C4" w14:textId="77777777" w:rsidR="00257D58" w:rsidRDefault="00257D58" w:rsidP="00257D58">
            <w:pPr>
              <w:pStyle w:val="XML1"/>
              <w:rPr>
                <w:ins w:id="1877" w:author="Thomas Dietz" w:date="2012-08-13T13:32:00Z"/>
              </w:rPr>
            </w:pPr>
            <w:ins w:id="1878" w:author="Thomas Dietz" w:date="2012-08-13T13:32:00Z">
              <w:r>
                <w:t xml:space="preserve">      &lt;/xs:element&gt;</w:t>
              </w:r>
            </w:ins>
          </w:p>
          <w:p w14:paraId="5D69C2DB" w14:textId="77777777" w:rsidR="00257D58" w:rsidRDefault="00257D58" w:rsidP="00257D58">
            <w:pPr>
              <w:pStyle w:val="XML1"/>
              <w:rPr>
                <w:ins w:id="1879" w:author="Thomas Dietz" w:date="2012-08-13T13:32:00Z"/>
              </w:rPr>
            </w:pPr>
            <w:ins w:id="1880" w:author="Thomas Dietz" w:date="2012-08-13T13:32:00Z">
              <w:r>
                <w:t xml:space="preserve">      &lt;xs:element name="resources"&gt;</w:t>
              </w:r>
            </w:ins>
          </w:p>
          <w:p w14:paraId="3D653A9A" w14:textId="77777777" w:rsidR="00257D58" w:rsidRDefault="00257D58" w:rsidP="00257D58">
            <w:pPr>
              <w:pStyle w:val="XML1"/>
              <w:rPr>
                <w:ins w:id="1881" w:author="Thomas Dietz" w:date="2012-08-13T13:32:00Z"/>
              </w:rPr>
            </w:pPr>
            <w:ins w:id="1882" w:author="Thomas Dietz" w:date="2012-08-13T13:32:00Z">
              <w:r>
                <w:lastRenderedPageBreak/>
                <w:t xml:space="preserve">        &lt;xs:annotation&gt;</w:t>
              </w:r>
            </w:ins>
          </w:p>
          <w:p w14:paraId="6F860720" w14:textId="77777777" w:rsidR="00257D58" w:rsidRDefault="00257D58" w:rsidP="00257D58">
            <w:pPr>
              <w:pStyle w:val="XML1"/>
              <w:rPr>
                <w:ins w:id="1883" w:author="Thomas Dietz" w:date="2012-08-13T13:32:00Z"/>
              </w:rPr>
            </w:pPr>
            <w:ins w:id="1884" w:author="Thomas Dietz" w:date="2012-08-13T13:32:00Z">
              <w:r>
                <w:t xml:space="preserve">          &lt;xs:documentation&gt;</w:t>
              </w:r>
            </w:ins>
          </w:p>
          <w:p w14:paraId="03CC4705" w14:textId="77777777" w:rsidR="00257D58" w:rsidRDefault="00257D58" w:rsidP="00257D58">
            <w:pPr>
              <w:pStyle w:val="XML1"/>
              <w:rPr>
                <w:ins w:id="1885" w:author="Thomas Dietz" w:date="2012-08-13T13:32:00Z"/>
              </w:rPr>
            </w:pPr>
            <w:ins w:id="1886" w:author="Thomas Dietz" w:date="2012-08-13T13:32:00Z">
              <w:r>
                <w:t xml:space="preserve">            The list of identifiers of all resources of the</w:t>
              </w:r>
            </w:ins>
          </w:p>
          <w:p w14:paraId="4ECD4FFA" w14:textId="77777777" w:rsidR="00257D58" w:rsidRDefault="00257D58" w:rsidP="00257D58">
            <w:pPr>
              <w:pStyle w:val="XML1"/>
              <w:rPr>
                <w:ins w:id="1887" w:author="Thomas Dietz" w:date="2012-08-13T13:32:00Z"/>
              </w:rPr>
            </w:pPr>
            <w:ins w:id="1888" w:author="Thomas Dietz" w:date="2012-08-13T13:32:00Z">
              <w:r>
                <w:t xml:space="preserve">            OpenFlow Capable Switch that the OpenFlow Logical Switch</w:t>
              </w:r>
            </w:ins>
          </w:p>
          <w:p w14:paraId="3581F666" w14:textId="77777777" w:rsidR="00257D58" w:rsidRDefault="00257D58" w:rsidP="00257D58">
            <w:pPr>
              <w:pStyle w:val="XML1"/>
              <w:rPr>
                <w:ins w:id="1889" w:author="Thomas Dietz" w:date="2012-08-13T13:32:00Z"/>
              </w:rPr>
            </w:pPr>
            <w:ins w:id="1890" w:author="Thomas Dietz" w:date="2012-08-13T13:32:00Z">
              <w:r>
                <w:t xml:space="preserve">            has exclusive or non-exclusive access to.  A resource is </w:t>
              </w:r>
            </w:ins>
          </w:p>
          <w:p w14:paraId="55D672F5" w14:textId="77777777" w:rsidR="00257D58" w:rsidRDefault="00257D58" w:rsidP="00257D58">
            <w:pPr>
              <w:pStyle w:val="XML1"/>
              <w:rPr>
                <w:ins w:id="1891" w:author="Thomas Dietz" w:date="2012-08-13T13:32:00Z"/>
              </w:rPr>
            </w:pPr>
            <w:ins w:id="1892" w:author="Thomas Dietz" w:date="2012-08-13T13:32:00Z">
              <w:r>
                <w:t xml:space="preserve">            identified by the value of its resource-identifier element.</w:t>
              </w:r>
            </w:ins>
          </w:p>
          <w:p w14:paraId="1F04FAEC" w14:textId="77777777" w:rsidR="00257D58" w:rsidRDefault="00257D58" w:rsidP="00257D58">
            <w:pPr>
              <w:pStyle w:val="XML1"/>
              <w:rPr>
                <w:ins w:id="1893" w:author="Thomas Dietz" w:date="2012-08-13T13:32:00Z"/>
              </w:rPr>
            </w:pPr>
            <w:ins w:id="1894" w:author="Thomas Dietz" w:date="2012-08-13T13:32:00Z">
              <w:r>
                <w:t xml:space="preserve">            For each resource identifier value in this list, there MUST</w:t>
              </w:r>
            </w:ins>
          </w:p>
          <w:p w14:paraId="1D1AE204" w14:textId="77777777" w:rsidR="00257D58" w:rsidRDefault="00257D58" w:rsidP="00257D58">
            <w:pPr>
              <w:pStyle w:val="XML1"/>
              <w:rPr>
                <w:ins w:id="1895" w:author="Thomas Dietz" w:date="2012-08-13T13:32:00Z"/>
              </w:rPr>
            </w:pPr>
            <w:ins w:id="1896" w:author="Thomas Dietz" w:date="2012-08-13T13:32:00Z">
              <w:r>
                <w:t xml:space="preserve">            be an element with a matching resource identifier value in </w:t>
              </w:r>
            </w:ins>
          </w:p>
          <w:p w14:paraId="2B5D625C" w14:textId="77777777" w:rsidR="00257D58" w:rsidRDefault="00257D58" w:rsidP="00257D58">
            <w:pPr>
              <w:pStyle w:val="XML1"/>
              <w:rPr>
                <w:ins w:id="1897" w:author="Thomas Dietz" w:date="2012-08-13T13:32:00Z"/>
              </w:rPr>
            </w:pPr>
            <w:ins w:id="1898" w:author="Thomas Dietz" w:date="2012-08-13T13:32:00Z">
              <w:r>
                <w:t xml:space="preserve">            the resources list of the OpenFlow Capable Switch.</w:t>
              </w:r>
            </w:ins>
          </w:p>
          <w:p w14:paraId="38933206" w14:textId="77777777" w:rsidR="00257D58" w:rsidRDefault="00257D58" w:rsidP="00257D58">
            <w:pPr>
              <w:pStyle w:val="XML1"/>
              <w:rPr>
                <w:ins w:id="1899" w:author="Thomas Dietz" w:date="2012-08-13T13:32:00Z"/>
              </w:rPr>
            </w:pPr>
            <w:ins w:id="1900" w:author="Thomas Dietz" w:date="2012-08-13T13:32:00Z">
              <w:r>
                <w:t xml:space="preserve">                  </w:t>
              </w:r>
            </w:ins>
          </w:p>
          <w:p w14:paraId="01F2D86A" w14:textId="77777777" w:rsidR="00257D58" w:rsidRDefault="00257D58" w:rsidP="00257D58">
            <w:pPr>
              <w:pStyle w:val="XML1"/>
              <w:rPr>
                <w:ins w:id="1901" w:author="Thomas Dietz" w:date="2012-08-13T13:32:00Z"/>
              </w:rPr>
            </w:pPr>
            <w:ins w:id="1902" w:author="Thomas Dietz" w:date="2012-08-13T13:32:00Z">
              <w:r>
                <w:t xml:space="preserve">            Identifiers of this list are contained in elements</w:t>
              </w:r>
            </w:ins>
          </w:p>
          <w:p w14:paraId="5C6511E1" w14:textId="77777777" w:rsidR="00257D58" w:rsidRDefault="00257D58" w:rsidP="00257D58">
            <w:pPr>
              <w:pStyle w:val="XML1"/>
              <w:rPr>
                <w:ins w:id="1903" w:author="Thomas Dietz" w:date="2012-08-13T13:32:00Z"/>
              </w:rPr>
            </w:pPr>
            <w:ins w:id="1904" w:author="Thomas Dietz" w:date="2012-08-13T13:32:00Z">
              <w:r>
                <w:t xml:space="preserve">            indicating the type of resource: 'port', 'queue',</w:t>
              </w:r>
            </w:ins>
          </w:p>
          <w:p w14:paraId="2C6BC77F" w14:textId="77777777" w:rsidR="00257D58" w:rsidRDefault="00257D58" w:rsidP="00257D58">
            <w:pPr>
              <w:pStyle w:val="XML1"/>
              <w:rPr>
                <w:ins w:id="1905" w:author="Thomas Dietz" w:date="2012-08-13T13:32:00Z"/>
              </w:rPr>
            </w:pPr>
            <w:ins w:id="1906" w:author="Thomas Dietz" w:date="2012-08-13T13:32:00Z">
              <w:r>
                <w:t xml:space="preserve">            'certificate', or 'flow-table'.  Depending on the type,</w:t>
              </w:r>
            </w:ins>
          </w:p>
          <w:p w14:paraId="3DD12D0D" w14:textId="77777777" w:rsidR="00257D58" w:rsidRDefault="00257D58" w:rsidP="00257D58">
            <w:pPr>
              <w:pStyle w:val="XML1"/>
              <w:rPr>
                <w:ins w:id="1907" w:author="Thomas Dietz" w:date="2012-08-13T13:32:00Z"/>
              </w:rPr>
            </w:pPr>
            <w:ins w:id="1908" w:author="Thomas Dietz" w:date="2012-08-13T13:32:00Z">
              <w:r>
                <w:t xml:space="preserve">            different constraints apply.  These are specified in</w:t>
              </w:r>
            </w:ins>
          </w:p>
          <w:p w14:paraId="1CBA245E" w14:textId="77777777" w:rsidR="00257D58" w:rsidRDefault="00257D58" w:rsidP="00257D58">
            <w:pPr>
              <w:pStyle w:val="XML1"/>
              <w:rPr>
                <w:ins w:id="1909" w:author="Thomas Dietz" w:date="2012-08-13T13:32:00Z"/>
              </w:rPr>
            </w:pPr>
            <w:ins w:id="1910" w:author="Thomas Dietz" w:date="2012-08-13T13:32:00Z">
              <w:r>
                <w:t xml:space="preserve">            separate descriptions per type.</w:t>
              </w:r>
            </w:ins>
          </w:p>
          <w:p w14:paraId="2C11D90E" w14:textId="77777777" w:rsidR="00257D58" w:rsidRDefault="00257D58" w:rsidP="00257D58">
            <w:pPr>
              <w:pStyle w:val="XML1"/>
              <w:rPr>
                <w:ins w:id="1911" w:author="Thomas Dietz" w:date="2012-08-13T13:32:00Z"/>
              </w:rPr>
            </w:pPr>
          </w:p>
          <w:p w14:paraId="43C0BCB0" w14:textId="77777777" w:rsidR="00257D58" w:rsidRDefault="00257D58" w:rsidP="00257D58">
            <w:pPr>
              <w:pStyle w:val="XML1"/>
              <w:rPr>
                <w:ins w:id="1912" w:author="Thomas Dietz" w:date="2012-08-13T13:32:00Z"/>
              </w:rPr>
            </w:pPr>
            <w:ins w:id="1913" w:author="Thomas Dietz" w:date="2012-08-13T13:32:00Z">
              <w:r>
                <w:t xml:space="preserve">            At present the elements in this lists are not configurable</w:t>
              </w:r>
            </w:ins>
          </w:p>
          <w:p w14:paraId="5413742B" w14:textId="77777777" w:rsidR="00257D58" w:rsidRDefault="00257D58" w:rsidP="00257D58">
            <w:pPr>
              <w:pStyle w:val="XML1"/>
              <w:rPr>
                <w:ins w:id="1914" w:author="Thomas Dietz" w:date="2012-08-13T13:32:00Z"/>
              </w:rPr>
            </w:pPr>
            <w:ins w:id="1915" w:author="Thomas Dietz" w:date="2012-08-13T13:32:00Z">
              <w:r>
                <w:t xml:space="preserve">            and can only be retrieved by NETCONF &amp;lt;get&amp;gt; or &amp;lt;get-config&amp;gt;</w:t>
              </w:r>
            </w:ins>
          </w:p>
          <w:p w14:paraId="095C735C" w14:textId="77777777" w:rsidR="00257D58" w:rsidRDefault="00257D58" w:rsidP="00257D58">
            <w:pPr>
              <w:pStyle w:val="XML1"/>
              <w:rPr>
                <w:ins w:id="1916" w:author="Thomas Dietz" w:date="2012-08-13T13:32:00Z"/>
              </w:rPr>
            </w:pPr>
            <w:ins w:id="1917" w:author="Thomas Dietz" w:date="2012-08-13T13:32:00Z">
              <w:r>
                <w:t xml:space="preserve">            operations. Attemps to modify this element and its children</w:t>
              </w:r>
            </w:ins>
          </w:p>
          <w:p w14:paraId="3AC24CD1" w14:textId="77777777" w:rsidR="00257D58" w:rsidRDefault="00257D58" w:rsidP="00257D58">
            <w:pPr>
              <w:pStyle w:val="XML1"/>
              <w:rPr>
                <w:ins w:id="1918" w:author="Thomas Dietz" w:date="2012-08-13T13:32:00Z"/>
              </w:rPr>
            </w:pPr>
            <w:ins w:id="1919" w:author="Thomas Dietz" w:date="2012-08-13T13:32:00Z">
              <w:r>
                <w:t xml:space="preserve">            with a NETCONF &amp;lt;edit-config&amp;gt; operation MUST result in an </w:t>
              </w:r>
            </w:ins>
          </w:p>
          <w:p w14:paraId="4B09B0D6" w14:textId="77777777" w:rsidR="00257D58" w:rsidRDefault="00257D58" w:rsidP="00257D58">
            <w:pPr>
              <w:pStyle w:val="XML1"/>
              <w:rPr>
                <w:ins w:id="1920" w:author="Thomas Dietz" w:date="2012-08-13T13:32:00Z"/>
              </w:rPr>
            </w:pPr>
            <w:ins w:id="1921" w:author="Thomas Dietz" w:date="2012-08-13T13:32:00Z">
              <w:r>
                <w:t xml:space="preserve">            'operation-not-supported' error with type 'application'.</w:t>
              </w:r>
            </w:ins>
          </w:p>
          <w:p w14:paraId="4DD1E373" w14:textId="77777777" w:rsidR="00257D58" w:rsidRDefault="00257D58" w:rsidP="00257D58">
            <w:pPr>
              <w:pStyle w:val="XML1"/>
              <w:rPr>
                <w:ins w:id="1922" w:author="Thomas Dietz" w:date="2012-08-13T13:32:00Z"/>
              </w:rPr>
            </w:pPr>
            <w:ins w:id="1923" w:author="Thomas Dietz" w:date="2012-08-13T13:32:00Z">
              <w:r>
                <w:t xml:space="preserve">          &lt;/xs:documentation&gt;</w:t>
              </w:r>
            </w:ins>
          </w:p>
          <w:p w14:paraId="080F873A" w14:textId="77777777" w:rsidR="00257D58" w:rsidRDefault="00257D58" w:rsidP="00257D58">
            <w:pPr>
              <w:pStyle w:val="XML1"/>
              <w:rPr>
                <w:ins w:id="1924" w:author="Thomas Dietz" w:date="2012-08-13T13:32:00Z"/>
              </w:rPr>
            </w:pPr>
            <w:ins w:id="1925" w:author="Thomas Dietz" w:date="2012-08-13T13:32:00Z">
              <w:r>
                <w:t xml:space="preserve">        &lt;/xs:annotation&gt;</w:t>
              </w:r>
            </w:ins>
          </w:p>
          <w:p w14:paraId="56C36461" w14:textId="77777777" w:rsidR="00257D58" w:rsidRDefault="00257D58" w:rsidP="00257D58">
            <w:pPr>
              <w:pStyle w:val="XML1"/>
              <w:rPr>
                <w:ins w:id="1926" w:author="Thomas Dietz" w:date="2012-08-13T13:32:00Z"/>
              </w:rPr>
            </w:pPr>
            <w:ins w:id="1927" w:author="Thomas Dietz" w:date="2012-08-13T13:32:00Z">
              <w:r>
                <w:t xml:space="preserve">        &lt;xs:complexType&gt;</w:t>
              </w:r>
            </w:ins>
          </w:p>
          <w:p w14:paraId="20EED2CE" w14:textId="77777777" w:rsidR="00257D58" w:rsidRDefault="00257D58" w:rsidP="00257D58">
            <w:pPr>
              <w:pStyle w:val="XML1"/>
              <w:rPr>
                <w:ins w:id="1928" w:author="Thomas Dietz" w:date="2012-08-13T13:32:00Z"/>
              </w:rPr>
            </w:pPr>
            <w:ins w:id="1929" w:author="Thomas Dietz" w:date="2012-08-13T13:32:00Z">
              <w:r>
                <w:t xml:space="preserve">          &lt;xs:sequence&gt;</w:t>
              </w:r>
            </w:ins>
          </w:p>
          <w:p w14:paraId="0519DC17" w14:textId="77777777" w:rsidR="00257D58" w:rsidRDefault="00257D58" w:rsidP="00257D58">
            <w:pPr>
              <w:pStyle w:val="XML1"/>
              <w:rPr>
                <w:ins w:id="1930" w:author="Thomas Dietz" w:date="2012-08-13T13:32:00Z"/>
              </w:rPr>
            </w:pPr>
            <w:ins w:id="1931" w:author="Thomas Dietz" w:date="2012-08-13T13:32:00Z">
              <w:r>
                <w:t xml:space="preserve">            &lt;xs:element name="port" minOccurs="0" maxOccurs="unbounded"&gt;</w:t>
              </w:r>
            </w:ins>
          </w:p>
          <w:p w14:paraId="4C1D1B1F" w14:textId="77777777" w:rsidR="00257D58" w:rsidRDefault="00257D58" w:rsidP="00257D58">
            <w:pPr>
              <w:pStyle w:val="XML1"/>
              <w:rPr>
                <w:ins w:id="1932" w:author="Thomas Dietz" w:date="2012-08-13T13:32:00Z"/>
              </w:rPr>
            </w:pPr>
            <w:ins w:id="1933" w:author="Thomas Dietz" w:date="2012-08-13T13:32:00Z">
              <w:r>
                <w:t xml:space="preserve">              &lt;xs:annotation&gt;</w:t>
              </w:r>
            </w:ins>
          </w:p>
          <w:p w14:paraId="13A65A04" w14:textId="77777777" w:rsidR="00257D58" w:rsidRDefault="00257D58" w:rsidP="00257D58">
            <w:pPr>
              <w:pStyle w:val="XML1"/>
              <w:rPr>
                <w:ins w:id="1934" w:author="Thomas Dietz" w:date="2012-08-13T13:32:00Z"/>
              </w:rPr>
            </w:pPr>
            <w:ins w:id="1935" w:author="Thomas Dietz" w:date="2012-08-13T13:32:00Z">
              <w:r>
                <w:t xml:space="preserve">                &lt;xs:documentation&gt;</w:t>
              </w:r>
            </w:ins>
          </w:p>
          <w:p w14:paraId="6FD8188D" w14:textId="77777777" w:rsidR="00257D58" w:rsidRDefault="00257D58" w:rsidP="00257D58">
            <w:pPr>
              <w:pStyle w:val="XML1"/>
              <w:rPr>
                <w:ins w:id="1936" w:author="Thomas Dietz" w:date="2012-08-13T13:32:00Z"/>
              </w:rPr>
            </w:pPr>
            <w:ins w:id="1937" w:author="Thomas Dietz" w:date="2012-08-13T13:32:00Z">
              <w:r>
                <w:t xml:space="preserve">                  A resource identifier of a port of the </w:t>
              </w:r>
            </w:ins>
          </w:p>
          <w:p w14:paraId="5032D5E7" w14:textId="77777777" w:rsidR="00257D58" w:rsidRDefault="00257D58" w:rsidP="00257D58">
            <w:pPr>
              <w:pStyle w:val="XML1"/>
              <w:rPr>
                <w:ins w:id="1938" w:author="Thomas Dietz" w:date="2012-08-13T13:32:00Z"/>
              </w:rPr>
            </w:pPr>
            <w:ins w:id="1939" w:author="Thomas Dietz" w:date="2012-08-13T13:32:00Z">
              <w:r>
                <w:t xml:space="preserve">                  OpenFlow Capable Switch that the OpenFlow Logical Switch</w:t>
              </w:r>
            </w:ins>
          </w:p>
          <w:p w14:paraId="4944E259" w14:textId="77777777" w:rsidR="00257D58" w:rsidRDefault="00257D58" w:rsidP="00257D58">
            <w:pPr>
              <w:pStyle w:val="XML1"/>
              <w:rPr>
                <w:ins w:id="1940" w:author="Thomas Dietz" w:date="2012-08-13T13:32:00Z"/>
              </w:rPr>
            </w:pPr>
            <w:ins w:id="1941" w:author="Thomas Dietz" w:date="2012-08-13T13:32:00Z">
              <w:r>
                <w:t xml:space="preserve">                  has exclusive access to.</w:t>
              </w:r>
            </w:ins>
          </w:p>
          <w:p w14:paraId="72AC4B98" w14:textId="77777777" w:rsidR="00257D58" w:rsidRDefault="00257D58" w:rsidP="00257D58">
            <w:pPr>
              <w:pStyle w:val="XML1"/>
              <w:rPr>
                <w:ins w:id="1942" w:author="Thomas Dietz" w:date="2012-08-13T13:32:00Z"/>
              </w:rPr>
            </w:pPr>
          </w:p>
          <w:p w14:paraId="56DCE933" w14:textId="77777777" w:rsidR="00257D58" w:rsidRDefault="00257D58" w:rsidP="00257D58">
            <w:pPr>
              <w:pStyle w:val="XML1"/>
              <w:rPr>
                <w:ins w:id="1943" w:author="Thomas Dietz" w:date="2012-08-13T13:32:00Z"/>
              </w:rPr>
            </w:pPr>
            <w:ins w:id="1944" w:author="Thomas Dietz" w:date="2012-08-13T13:32:00Z">
              <w:r>
                <w:t xml:space="preserve">                  The elements in this list MUST refer to elements at the</w:t>
              </w:r>
            </w:ins>
          </w:p>
          <w:p w14:paraId="73EB216A" w14:textId="77777777" w:rsidR="00257D58" w:rsidRDefault="00257D58" w:rsidP="00257D58">
            <w:pPr>
              <w:pStyle w:val="XML1"/>
              <w:rPr>
                <w:ins w:id="1945" w:author="Thomas Dietz" w:date="2012-08-13T13:32:00Z"/>
              </w:rPr>
            </w:pPr>
            <w:ins w:id="1946" w:author="Thomas Dietz" w:date="2012-08-13T13:32:00Z">
              <w:r>
                <w:t xml:space="preserve">                  following path:</w:t>
              </w:r>
            </w:ins>
          </w:p>
          <w:p w14:paraId="1E6DE22F" w14:textId="77777777" w:rsidR="00257D58" w:rsidRDefault="00257D58" w:rsidP="00257D58">
            <w:pPr>
              <w:pStyle w:val="XML1"/>
              <w:rPr>
                <w:ins w:id="1947" w:author="Thomas Dietz" w:date="2012-08-13T13:32:00Z"/>
              </w:rPr>
            </w:pPr>
            <w:ins w:id="1948" w:author="Thomas Dietz" w:date="2012-08-13T13:32:00Z">
              <w:r>
                <w:t xml:space="preserve">                  /capable-switch/resources/port/resource-id</w:t>
              </w:r>
            </w:ins>
          </w:p>
          <w:p w14:paraId="788AF685" w14:textId="77777777" w:rsidR="00257D58" w:rsidRDefault="00257D58" w:rsidP="00257D58">
            <w:pPr>
              <w:pStyle w:val="XML1"/>
              <w:rPr>
                <w:ins w:id="1949" w:author="Thomas Dietz" w:date="2012-08-13T13:32:00Z"/>
              </w:rPr>
            </w:pPr>
          </w:p>
          <w:p w14:paraId="0620372B" w14:textId="77777777" w:rsidR="00257D58" w:rsidRDefault="00257D58" w:rsidP="00257D58">
            <w:pPr>
              <w:pStyle w:val="XML1"/>
              <w:rPr>
                <w:ins w:id="1950" w:author="Thomas Dietz" w:date="2012-08-13T13:32:00Z"/>
              </w:rPr>
            </w:pPr>
            <w:ins w:id="1951" w:author="Thomas Dietz" w:date="2012-08-13T13:32:00Z">
              <w:r>
                <w:t xml:space="preserve">                  Elements in this list MUST be unique. This means each</w:t>
              </w:r>
            </w:ins>
          </w:p>
          <w:p w14:paraId="1CF120D9" w14:textId="77777777" w:rsidR="00257D58" w:rsidRDefault="00257D58" w:rsidP="00257D58">
            <w:pPr>
              <w:pStyle w:val="XML1"/>
              <w:rPr>
                <w:ins w:id="1952" w:author="Thomas Dietz" w:date="2012-08-13T13:32:00Z"/>
              </w:rPr>
            </w:pPr>
            <w:ins w:id="1953" w:author="Thomas Dietz" w:date="2012-08-13T13:32:00Z">
              <w:r>
                <w:t xml:space="preserve">                  port element can only be referenced once.</w:t>
              </w:r>
            </w:ins>
          </w:p>
          <w:p w14:paraId="6985EF75" w14:textId="77777777" w:rsidR="00257D58" w:rsidRDefault="00257D58" w:rsidP="00257D58">
            <w:pPr>
              <w:pStyle w:val="XML1"/>
              <w:rPr>
                <w:ins w:id="1954" w:author="Thomas Dietz" w:date="2012-08-13T13:32:00Z"/>
              </w:rPr>
            </w:pPr>
            <w:ins w:id="1955" w:author="Thomas Dietz" w:date="2012-08-13T13:32:00Z">
              <w:r>
                <w:t xml:space="preserve">                &lt;/xs:documentation&gt;</w:t>
              </w:r>
            </w:ins>
          </w:p>
          <w:p w14:paraId="52405869" w14:textId="77777777" w:rsidR="00257D58" w:rsidRDefault="00257D58" w:rsidP="00257D58">
            <w:pPr>
              <w:pStyle w:val="XML1"/>
              <w:rPr>
                <w:ins w:id="1956" w:author="Thomas Dietz" w:date="2012-08-13T13:32:00Z"/>
              </w:rPr>
            </w:pPr>
            <w:ins w:id="1957" w:author="Thomas Dietz" w:date="2012-08-13T13:32:00Z">
              <w:r>
                <w:t xml:space="preserve">              &lt;/xs:annotation&gt;</w:t>
              </w:r>
            </w:ins>
          </w:p>
          <w:p w14:paraId="098C861F" w14:textId="77777777" w:rsidR="00257D58" w:rsidRDefault="00257D58" w:rsidP="00257D58">
            <w:pPr>
              <w:pStyle w:val="XML1"/>
              <w:rPr>
                <w:ins w:id="1958" w:author="Thomas Dietz" w:date="2012-08-13T13:32:00Z"/>
              </w:rPr>
            </w:pPr>
            <w:ins w:id="1959" w:author="Thomas Dietz" w:date="2012-08-13T13:32:00Z">
              <w:r>
                <w:t xml:space="preserve">              &lt;xs:simpleType&gt;</w:t>
              </w:r>
            </w:ins>
          </w:p>
          <w:p w14:paraId="6F01FBCC" w14:textId="77777777" w:rsidR="00257D58" w:rsidRDefault="00257D58" w:rsidP="00257D58">
            <w:pPr>
              <w:pStyle w:val="XML1"/>
              <w:rPr>
                <w:ins w:id="1960" w:author="Thomas Dietz" w:date="2012-08-13T13:32:00Z"/>
              </w:rPr>
            </w:pPr>
            <w:ins w:id="1961" w:author="Thomas Dietz" w:date="2012-08-13T13:32:00Z">
              <w:r>
                <w:t xml:space="preserve">                &lt;xs:restriction base="inet:uri"&gt;</w:t>
              </w:r>
            </w:ins>
          </w:p>
          <w:p w14:paraId="3A25A537" w14:textId="77777777" w:rsidR="00257D58" w:rsidRDefault="00257D58" w:rsidP="00257D58">
            <w:pPr>
              <w:pStyle w:val="XML1"/>
              <w:rPr>
                <w:ins w:id="1962" w:author="Thomas Dietz" w:date="2012-08-13T13:32:00Z"/>
              </w:rPr>
            </w:pPr>
            <w:ins w:id="1963" w:author="Thomas Dietz" w:date="2012-08-13T13:32:00Z">
              <w:r>
                <w:t xml:space="preserve">                &lt;/xs:restriction&gt;</w:t>
              </w:r>
            </w:ins>
          </w:p>
          <w:p w14:paraId="513FFC3B" w14:textId="77777777" w:rsidR="00257D58" w:rsidRDefault="00257D58" w:rsidP="00257D58">
            <w:pPr>
              <w:pStyle w:val="XML1"/>
              <w:rPr>
                <w:ins w:id="1964" w:author="Thomas Dietz" w:date="2012-08-13T13:32:00Z"/>
              </w:rPr>
            </w:pPr>
            <w:ins w:id="1965" w:author="Thomas Dietz" w:date="2012-08-13T13:32:00Z">
              <w:r>
                <w:t xml:space="preserve">              &lt;/xs:simpleType&gt;</w:t>
              </w:r>
            </w:ins>
          </w:p>
          <w:p w14:paraId="1EBC47B1" w14:textId="77777777" w:rsidR="00257D58" w:rsidRDefault="00257D58" w:rsidP="00257D58">
            <w:pPr>
              <w:pStyle w:val="XML1"/>
              <w:rPr>
                <w:ins w:id="1966" w:author="Thomas Dietz" w:date="2012-08-13T13:32:00Z"/>
              </w:rPr>
            </w:pPr>
            <w:ins w:id="1967" w:author="Thomas Dietz" w:date="2012-08-13T13:32:00Z">
              <w:r>
                <w:t xml:space="preserve">            &lt;/xs:element&gt;</w:t>
              </w:r>
            </w:ins>
          </w:p>
          <w:p w14:paraId="38170620" w14:textId="77777777" w:rsidR="00257D58" w:rsidRDefault="00257D58" w:rsidP="00257D58">
            <w:pPr>
              <w:pStyle w:val="XML1"/>
              <w:rPr>
                <w:ins w:id="1968" w:author="Thomas Dietz" w:date="2012-08-13T13:32:00Z"/>
              </w:rPr>
            </w:pPr>
            <w:ins w:id="1969" w:author="Thomas Dietz" w:date="2012-08-13T13:32:00Z">
              <w:r>
                <w:t xml:space="preserve">            &lt;xs:element name="queue" minOccurs="0" maxOccurs="unbounded"&gt;</w:t>
              </w:r>
            </w:ins>
          </w:p>
          <w:p w14:paraId="6652D5A3" w14:textId="77777777" w:rsidR="00257D58" w:rsidRDefault="00257D58" w:rsidP="00257D58">
            <w:pPr>
              <w:pStyle w:val="XML1"/>
              <w:rPr>
                <w:ins w:id="1970" w:author="Thomas Dietz" w:date="2012-08-13T13:32:00Z"/>
              </w:rPr>
            </w:pPr>
            <w:ins w:id="1971" w:author="Thomas Dietz" w:date="2012-08-13T13:32:00Z">
              <w:r>
                <w:t xml:space="preserve">              &lt;xs:annotation&gt;</w:t>
              </w:r>
            </w:ins>
          </w:p>
          <w:p w14:paraId="12DAAA28" w14:textId="77777777" w:rsidR="00257D58" w:rsidRDefault="00257D58" w:rsidP="00257D58">
            <w:pPr>
              <w:pStyle w:val="XML1"/>
              <w:rPr>
                <w:ins w:id="1972" w:author="Thomas Dietz" w:date="2012-08-13T13:32:00Z"/>
              </w:rPr>
            </w:pPr>
            <w:ins w:id="1973" w:author="Thomas Dietz" w:date="2012-08-13T13:32:00Z">
              <w:r>
                <w:t xml:space="preserve">                &lt;xs:documentation&gt;</w:t>
              </w:r>
            </w:ins>
          </w:p>
          <w:p w14:paraId="69BE6F22" w14:textId="77777777" w:rsidR="00257D58" w:rsidRDefault="00257D58" w:rsidP="00257D58">
            <w:pPr>
              <w:pStyle w:val="XML1"/>
              <w:rPr>
                <w:ins w:id="1974" w:author="Thomas Dietz" w:date="2012-08-13T13:32:00Z"/>
              </w:rPr>
            </w:pPr>
            <w:ins w:id="1975" w:author="Thomas Dietz" w:date="2012-08-13T13:32:00Z">
              <w:r>
                <w:t xml:space="preserve">                  A resource identifier of a queue of the</w:t>
              </w:r>
            </w:ins>
          </w:p>
          <w:p w14:paraId="49BA6ACE" w14:textId="77777777" w:rsidR="00257D58" w:rsidRDefault="00257D58" w:rsidP="00257D58">
            <w:pPr>
              <w:pStyle w:val="XML1"/>
              <w:rPr>
                <w:ins w:id="1976" w:author="Thomas Dietz" w:date="2012-08-13T13:32:00Z"/>
              </w:rPr>
            </w:pPr>
            <w:ins w:id="1977" w:author="Thomas Dietz" w:date="2012-08-13T13:32:00Z">
              <w:r>
                <w:t xml:space="preserve">                  OpenFlow Capable Switch that the OpenFlow Logical Switch</w:t>
              </w:r>
            </w:ins>
          </w:p>
          <w:p w14:paraId="0FA0398E" w14:textId="77777777" w:rsidR="00257D58" w:rsidRDefault="00257D58" w:rsidP="00257D58">
            <w:pPr>
              <w:pStyle w:val="XML1"/>
              <w:rPr>
                <w:ins w:id="1978" w:author="Thomas Dietz" w:date="2012-08-13T13:32:00Z"/>
              </w:rPr>
            </w:pPr>
            <w:ins w:id="1979" w:author="Thomas Dietz" w:date="2012-08-13T13:32:00Z">
              <w:r>
                <w:t xml:space="preserve">                  has exclusive access to.</w:t>
              </w:r>
            </w:ins>
          </w:p>
          <w:p w14:paraId="10CCB276" w14:textId="77777777" w:rsidR="00257D58" w:rsidRDefault="00257D58" w:rsidP="00257D58">
            <w:pPr>
              <w:pStyle w:val="XML1"/>
              <w:rPr>
                <w:ins w:id="1980" w:author="Thomas Dietz" w:date="2012-08-13T13:32:00Z"/>
              </w:rPr>
            </w:pPr>
          </w:p>
          <w:p w14:paraId="17E72359" w14:textId="77777777" w:rsidR="00257D58" w:rsidRDefault="00257D58" w:rsidP="00257D58">
            <w:pPr>
              <w:pStyle w:val="XML1"/>
              <w:rPr>
                <w:ins w:id="1981" w:author="Thomas Dietz" w:date="2012-08-13T13:32:00Z"/>
              </w:rPr>
            </w:pPr>
            <w:ins w:id="1982" w:author="Thomas Dietz" w:date="2012-08-13T13:32:00Z">
              <w:r>
                <w:t xml:space="preserve">                  The elements in this list MUST refer to elements at the</w:t>
              </w:r>
            </w:ins>
          </w:p>
          <w:p w14:paraId="1943D5F1" w14:textId="77777777" w:rsidR="00257D58" w:rsidRDefault="00257D58" w:rsidP="00257D58">
            <w:pPr>
              <w:pStyle w:val="XML1"/>
              <w:rPr>
                <w:ins w:id="1983" w:author="Thomas Dietz" w:date="2012-08-13T13:32:00Z"/>
              </w:rPr>
            </w:pPr>
            <w:ins w:id="1984" w:author="Thomas Dietz" w:date="2012-08-13T13:32:00Z">
              <w:r>
                <w:t xml:space="preserve">                  following path:</w:t>
              </w:r>
            </w:ins>
          </w:p>
          <w:p w14:paraId="5A733266" w14:textId="77777777" w:rsidR="00257D58" w:rsidRDefault="00257D58" w:rsidP="00257D58">
            <w:pPr>
              <w:pStyle w:val="XML1"/>
              <w:rPr>
                <w:ins w:id="1985" w:author="Thomas Dietz" w:date="2012-08-13T13:32:00Z"/>
              </w:rPr>
            </w:pPr>
            <w:ins w:id="1986" w:author="Thomas Dietz" w:date="2012-08-13T13:32:00Z">
              <w:r>
                <w:t xml:space="preserve">                  /capable-switch/resources/queue/resource-id</w:t>
              </w:r>
            </w:ins>
          </w:p>
          <w:p w14:paraId="10616792" w14:textId="77777777" w:rsidR="00257D58" w:rsidRDefault="00257D58" w:rsidP="00257D58">
            <w:pPr>
              <w:pStyle w:val="XML1"/>
              <w:rPr>
                <w:ins w:id="1987" w:author="Thomas Dietz" w:date="2012-08-13T13:32:00Z"/>
              </w:rPr>
            </w:pPr>
          </w:p>
          <w:p w14:paraId="03CF10D4" w14:textId="77777777" w:rsidR="00257D58" w:rsidRDefault="00257D58" w:rsidP="00257D58">
            <w:pPr>
              <w:pStyle w:val="XML1"/>
              <w:rPr>
                <w:ins w:id="1988" w:author="Thomas Dietz" w:date="2012-08-13T13:32:00Z"/>
              </w:rPr>
            </w:pPr>
            <w:ins w:id="1989" w:author="Thomas Dietz" w:date="2012-08-13T13:32:00Z">
              <w:r>
                <w:t xml:space="preserve">                  Elements in this list MUST be unique. This means each</w:t>
              </w:r>
            </w:ins>
          </w:p>
          <w:p w14:paraId="39C53EC0" w14:textId="77777777" w:rsidR="00257D58" w:rsidRDefault="00257D58" w:rsidP="00257D58">
            <w:pPr>
              <w:pStyle w:val="XML1"/>
              <w:rPr>
                <w:ins w:id="1990" w:author="Thomas Dietz" w:date="2012-08-13T13:32:00Z"/>
              </w:rPr>
            </w:pPr>
            <w:ins w:id="1991" w:author="Thomas Dietz" w:date="2012-08-13T13:32:00Z">
              <w:r>
                <w:t xml:space="preserve">                  queue element can only be referenced once.</w:t>
              </w:r>
            </w:ins>
          </w:p>
          <w:p w14:paraId="5F052C42" w14:textId="77777777" w:rsidR="00257D58" w:rsidRDefault="00257D58" w:rsidP="00257D58">
            <w:pPr>
              <w:pStyle w:val="XML1"/>
              <w:rPr>
                <w:ins w:id="1992" w:author="Thomas Dietz" w:date="2012-08-13T13:32:00Z"/>
              </w:rPr>
            </w:pPr>
            <w:ins w:id="1993" w:author="Thomas Dietz" w:date="2012-08-13T13:32:00Z">
              <w:r>
                <w:t xml:space="preserve">                &lt;/xs:documentation&gt;</w:t>
              </w:r>
            </w:ins>
          </w:p>
          <w:p w14:paraId="647FB804" w14:textId="77777777" w:rsidR="00257D58" w:rsidRDefault="00257D58" w:rsidP="00257D58">
            <w:pPr>
              <w:pStyle w:val="XML1"/>
              <w:rPr>
                <w:ins w:id="1994" w:author="Thomas Dietz" w:date="2012-08-13T13:32:00Z"/>
              </w:rPr>
            </w:pPr>
            <w:ins w:id="1995" w:author="Thomas Dietz" w:date="2012-08-13T13:32:00Z">
              <w:r>
                <w:t xml:space="preserve">              &lt;/xs:annotation&gt;</w:t>
              </w:r>
            </w:ins>
          </w:p>
          <w:p w14:paraId="12C35BB4" w14:textId="77777777" w:rsidR="00257D58" w:rsidRDefault="00257D58" w:rsidP="00257D58">
            <w:pPr>
              <w:pStyle w:val="XML1"/>
              <w:rPr>
                <w:ins w:id="1996" w:author="Thomas Dietz" w:date="2012-08-13T13:32:00Z"/>
              </w:rPr>
            </w:pPr>
            <w:ins w:id="1997" w:author="Thomas Dietz" w:date="2012-08-13T13:32:00Z">
              <w:r>
                <w:t xml:space="preserve">              &lt;xs:simpleType&gt;</w:t>
              </w:r>
            </w:ins>
          </w:p>
          <w:p w14:paraId="6BA1D198" w14:textId="77777777" w:rsidR="00257D58" w:rsidRDefault="00257D58" w:rsidP="00257D58">
            <w:pPr>
              <w:pStyle w:val="XML1"/>
              <w:rPr>
                <w:ins w:id="1998" w:author="Thomas Dietz" w:date="2012-08-13T13:32:00Z"/>
              </w:rPr>
            </w:pPr>
            <w:ins w:id="1999" w:author="Thomas Dietz" w:date="2012-08-13T13:32:00Z">
              <w:r>
                <w:t xml:space="preserve">                &lt;xs:restriction base="inet:uri"&gt;</w:t>
              </w:r>
            </w:ins>
          </w:p>
          <w:p w14:paraId="39F29FD1" w14:textId="77777777" w:rsidR="00257D58" w:rsidRDefault="00257D58" w:rsidP="00257D58">
            <w:pPr>
              <w:pStyle w:val="XML1"/>
              <w:rPr>
                <w:ins w:id="2000" w:author="Thomas Dietz" w:date="2012-08-13T13:32:00Z"/>
              </w:rPr>
            </w:pPr>
            <w:ins w:id="2001" w:author="Thomas Dietz" w:date="2012-08-13T13:32:00Z">
              <w:r>
                <w:t xml:space="preserve">                &lt;/xs:restriction&gt;</w:t>
              </w:r>
            </w:ins>
          </w:p>
          <w:p w14:paraId="2BE9E879" w14:textId="77777777" w:rsidR="00257D58" w:rsidRDefault="00257D58" w:rsidP="00257D58">
            <w:pPr>
              <w:pStyle w:val="XML1"/>
              <w:rPr>
                <w:ins w:id="2002" w:author="Thomas Dietz" w:date="2012-08-13T13:32:00Z"/>
              </w:rPr>
            </w:pPr>
            <w:ins w:id="2003" w:author="Thomas Dietz" w:date="2012-08-13T13:32:00Z">
              <w:r>
                <w:t xml:space="preserve">              &lt;/xs:simpleType&gt;</w:t>
              </w:r>
            </w:ins>
          </w:p>
          <w:p w14:paraId="478831BD" w14:textId="77777777" w:rsidR="00257D58" w:rsidRDefault="00257D58" w:rsidP="00257D58">
            <w:pPr>
              <w:pStyle w:val="XML1"/>
              <w:rPr>
                <w:ins w:id="2004" w:author="Thomas Dietz" w:date="2012-08-13T13:32:00Z"/>
              </w:rPr>
            </w:pPr>
            <w:ins w:id="2005" w:author="Thomas Dietz" w:date="2012-08-13T13:32:00Z">
              <w:r>
                <w:t xml:space="preserve">            &lt;/xs:element&gt;</w:t>
              </w:r>
            </w:ins>
          </w:p>
          <w:p w14:paraId="4EE8F9F3" w14:textId="77777777" w:rsidR="00257D58" w:rsidRDefault="00257D58" w:rsidP="00257D58">
            <w:pPr>
              <w:pStyle w:val="XML1"/>
              <w:rPr>
                <w:ins w:id="2006" w:author="Thomas Dietz" w:date="2012-08-13T13:32:00Z"/>
              </w:rPr>
            </w:pPr>
            <w:ins w:id="2007" w:author="Thomas Dietz" w:date="2012-08-13T13:32:00Z">
              <w:r>
                <w:t xml:space="preserve">            &lt;xs:element name="certificate" minOccurs="0"&gt;</w:t>
              </w:r>
            </w:ins>
          </w:p>
          <w:p w14:paraId="5AC9B465" w14:textId="77777777" w:rsidR="00257D58" w:rsidRDefault="00257D58" w:rsidP="00257D58">
            <w:pPr>
              <w:pStyle w:val="XML1"/>
              <w:rPr>
                <w:ins w:id="2008" w:author="Thomas Dietz" w:date="2012-08-13T13:32:00Z"/>
              </w:rPr>
            </w:pPr>
            <w:ins w:id="2009" w:author="Thomas Dietz" w:date="2012-08-13T13:32:00Z">
              <w:r>
                <w:t xml:space="preserve">              &lt;xs:annotation&gt;</w:t>
              </w:r>
            </w:ins>
          </w:p>
          <w:p w14:paraId="071A6DB9" w14:textId="77777777" w:rsidR="00257D58" w:rsidRDefault="00257D58" w:rsidP="00257D58">
            <w:pPr>
              <w:pStyle w:val="XML1"/>
              <w:rPr>
                <w:ins w:id="2010" w:author="Thomas Dietz" w:date="2012-08-13T13:32:00Z"/>
              </w:rPr>
            </w:pPr>
            <w:ins w:id="2011" w:author="Thomas Dietz" w:date="2012-08-13T13:32:00Z">
              <w:r>
                <w:t xml:space="preserve">                &lt;xs:documentation&gt;</w:t>
              </w:r>
            </w:ins>
          </w:p>
          <w:p w14:paraId="1BEFFC52" w14:textId="77777777" w:rsidR="00257D58" w:rsidRDefault="00257D58" w:rsidP="00257D58">
            <w:pPr>
              <w:pStyle w:val="XML1"/>
              <w:rPr>
                <w:ins w:id="2012" w:author="Thomas Dietz" w:date="2012-08-13T13:32:00Z"/>
              </w:rPr>
            </w:pPr>
            <w:ins w:id="2013" w:author="Thomas Dietz" w:date="2012-08-13T13:32:00Z">
              <w:r>
                <w:t xml:space="preserve">                  The resource identifier of the owned</w:t>
              </w:r>
            </w:ins>
          </w:p>
          <w:p w14:paraId="60AF8C69" w14:textId="77777777" w:rsidR="00257D58" w:rsidRDefault="00257D58" w:rsidP="00257D58">
            <w:pPr>
              <w:pStyle w:val="XML1"/>
              <w:rPr>
                <w:ins w:id="2014" w:author="Thomas Dietz" w:date="2012-08-13T13:32:00Z"/>
              </w:rPr>
            </w:pPr>
            <w:ins w:id="2015" w:author="Thomas Dietz" w:date="2012-08-13T13:32:00Z">
              <w:r>
                <w:t xml:space="preserve">                  certificate in the OpenFlow Capable Switch that the</w:t>
              </w:r>
            </w:ins>
          </w:p>
          <w:p w14:paraId="49AA81F1" w14:textId="77777777" w:rsidR="00257D58" w:rsidRDefault="00257D58" w:rsidP="00257D58">
            <w:pPr>
              <w:pStyle w:val="XML1"/>
              <w:rPr>
                <w:ins w:id="2016" w:author="Thomas Dietz" w:date="2012-08-13T13:32:00Z"/>
              </w:rPr>
            </w:pPr>
            <w:ins w:id="2017" w:author="Thomas Dietz" w:date="2012-08-13T13:32:00Z">
              <w:r>
                <w:t xml:space="preserve">                  OpenFlow Logical Switch uses to identify itself.  This</w:t>
              </w:r>
            </w:ins>
          </w:p>
          <w:p w14:paraId="2D47E6AC" w14:textId="77777777" w:rsidR="00257D58" w:rsidRDefault="00257D58" w:rsidP="00257D58">
            <w:pPr>
              <w:pStyle w:val="XML1"/>
              <w:rPr>
                <w:ins w:id="2018" w:author="Thomas Dietz" w:date="2012-08-13T13:32:00Z"/>
              </w:rPr>
            </w:pPr>
            <w:ins w:id="2019" w:author="Thomas Dietz" w:date="2012-08-13T13:32:00Z">
              <w:r>
                <w:t xml:space="preserve">                  element MUST NOT occur more than once in an OpenFlow</w:t>
              </w:r>
            </w:ins>
          </w:p>
          <w:p w14:paraId="3A693272" w14:textId="77777777" w:rsidR="00257D58" w:rsidRDefault="00257D58" w:rsidP="00257D58">
            <w:pPr>
              <w:pStyle w:val="XML1"/>
              <w:rPr>
                <w:ins w:id="2020" w:author="Thomas Dietz" w:date="2012-08-13T13:32:00Z"/>
              </w:rPr>
            </w:pPr>
            <w:ins w:id="2021" w:author="Thomas Dietz" w:date="2012-08-13T13:32:00Z">
              <w:r>
                <w:t xml:space="preserve">                  Logical Switch's resource list.  </w:t>
              </w:r>
            </w:ins>
          </w:p>
          <w:p w14:paraId="70C110B5" w14:textId="77777777" w:rsidR="00257D58" w:rsidRDefault="00257D58" w:rsidP="00257D58">
            <w:pPr>
              <w:pStyle w:val="XML1"/>
              <w:rPr>
                <w:ins w:id="2022" w:author="Thomas Dietz" w:date="2012-08-13T13:32:00Z"/>
              </w:rPr>
            </w:pPr>
            <w:ins w:id="2023" w:author="Thomas Dietz" w:date="2012-08-13T13:32:00Z">
              <w:r>
                <w:t xml:space="preserve">                          </w:t>
              </w:r>
            </w:ins>
          </w:p>
          <w:p w14:paraId="39AAF307" w14:textId="77777777" w:rsidR="00257D58" w:rsidRDefault="00257D58" w:rsidP="00257D58">
            <w:pPr>
              <w:pStyle w:val="XML1"/>
              <w:rPr>
                <w:ins w:id="2024" w:author="Thomas Dietz" w:date="2012-08-13T13:32:00Z"/>
              </w:rPr>
            </w:pPr>
            <w:ins w:id="2025" w:author="Thomas Dietz" w:date="2012-08-13T13:32:00Z">
              <w:r>
                <w:t xml:space="preserve">                  If no such element is in an OpenFlow Logical Switch's </w:t>
              </w:r>
            </w:ins>
          </w:p>
          <w:p w14:paraId="6E3A365F" w14:textId="77777777" w:rsidR="00257D58" w:rsidRDefault="00257D58" w:rsidP="00257D58">
            <w:pPr>
              <w:pStyle w:val="XML1"/>
              <w:rPr>
                <w:ins w:id="2026" w:author="Thomas Dietz" w:date="2012-08-13T13:32:00Z"/>
              </w:rPr>
            </w:pPr>
            <w:ins w:id="2027" w:author="Thomas Dietz" w:date="2012-08-13T13:32:00Z">
              <w:r>
                <w:t xml:space="preserve">                  resource list, then the OpenFlow Logical Switch does not </w:t>
              </w:r>
            </w:ins>
          </w:p>
          <w:p w14:paraId="4A44CAC1" w14:textId="77777777" w:rsidR="00257D58" w:rsidRDefault="00257D58" w:rsidP="00257D58">
            <w:pPr>
              <w:pStyle w:val="XML1"/>
              <w:rPr>
                <w:ins w:id="2028" w:author="Thomas Dietz" w:date="2012-08-13T13:32:00Z"/>
              </w:rPr>
            </w:pPr>
            <w:ins w:id="2029" w:author="Thomas Dietz" w:date="2012-08-13T13:32:00Z">
              <w:r>
                <w:t xml:space="preserve">                  authenticate itself towards an OpenFloe Controller with a</w:t>
              </w:r>
            </w:ins>
          </w:p>
          <w:p w14:paraId="4C232BB3" w14:textId="77777777" w:rsidR="00257D58" w:rsidRDefault="00257D58" w:rsidP="00257D58">
            <w:pPr>
              <w:pStyle w:val="XML1"/>
              <w:rPr>
                <w:ins w:id="2030" w:author="Thomas Dietz" w:date="2012-08-13T13:32:00Z"/>
              </w:rPr>
            </w:pPr>
            <w:ins w:id="2031" w:author="Thomas Dietz" w:date="2012-08-13T13:32:00Z">
              <w:r>
                <w:t xml:space="preserve">                  certificate.  If this element is present, then the</w:t>
              </w:r>
            </w:ins>
          </w:p>
          <w:p w14:paraId="7C5046D8" w14:textId="77777777" w:rsidR="00257D58" w:rsidRDefault="00257D58" w:rsidP="00257D58">
            <w:pPr>
              <w:pStyle w:val="XML1"/>
              <w:rPr>
                <w:ins w:id="2032" w:author="Thomas Dietz" w:date="2012-08-13T13:32:00Z"/>
              </w:rPr>
            </w:pPr>
            <w:ins w:id="2033" w:author="Thomas Dietz" w:date="2012-08-13T13:32:00Z">
              <w:r>
                <w:t xml:space="preserve">                  OpenFlow Logical Switch MUST provide this certificate for</w:t>
              </w:r>
            </w:ins>
          </w:p>
          <w:p w14:paraId="2EBABDFD" w14:textId="77777777" w:rsidR="00257D58" w:rsidRDefault="00257D58" w:rsidP="00257D58">
            <w:pPr>
              <w:pStyle w:val="XML1"/>
              <w:rPr>
                <w:ins w:id="2034" w:author="Thomas Dietz" w:date="2012-08-13T13:32:00Z"/>
              </w:rPr>
            </w:pPr>
            <w:ins w:id="2035" w:author="Thomas Dietz" w:date="2012-08-13T13:32:00Z">
              <w:r>
                <w:t xml:space="preserve">                  authentication to an OpenFlow Controller when setting up</w:t>
              </w:r>
            </w:ins>
          </w:p>
          <w:p w14:paraId="4D174D94" w14:textId="77777777" w:rsidR="00257D58" w:rsidRDefault="00257D58" w:rsidP="00257D58">
            <w:pPr>
              <w:pStyle w:val="XML1"/>
              <w:rPr>
                <w:ins w:id="2036" w:author="Thomas Dietz" w:date="2012-08-13T13:32:00Z"/>
              </w:rPr>
            </w:pPr>
            <w:ins w:id="2037" w:author="Thomas Dietz" w:date="2012-08-13T13:32:00Z">
              <w:r>
                <w:t xml:space="preserve">                  a TLS connection.  </w:t>
              </w:r>
            </w:ins>
          </w:p>
          <w:p w14:paraId="12080939" w14:textId="77777777" w:rsidR="00257D58" w:rsidRDefault="00257D58" w:rsidP="00257D58">
            <w:pPr>
              <w:pStyle w:val="XML1"/>
              <w:rPr>
                <w:ins w:id="2038" w:author="Thomas Dietz" w:date="2012-08-13T13:32:00Z"/>
              </w:rPr>
            </w:pPr>
            <w:ins w:id="2039" w:author="Thomas Dietz" w:date="2012-08-13T13:32:00Z">
              <w:r>
                <w:t xml:space="preserve">                          </w:t>
              </w:r>
            </w:ins>
          </w:p>
          <w:p w14:paraId="59569D1B" w14:textId="77777777" w:rsidR="00257D58" w:rsidRDefault="00257D58" w:rsidP="00257D58">
            <w:pPr>
              <w:pStyle w:val="XML1"/>
              <w:rPr>
                <w:ins w:id="2040" w:author="Thomas Dietz" w:date="2012-08-13T13:32:00Z"/>
              </w:rPr>
            </w:pPr>
            <w:ins w:id="2041" w:author="Thomas Dietz" w:date="2012-08-13T13:32:00Z">
              <w:r>
                <w:t xml:space="preserve">                  For TCP connections this element is irrelevant.</w:t>
              </w:r>
            </w:ins>
          </w:p>
          <w:p w14:paraId="6AD606FF" w14:textId="77777777" w:rsidR="00257D58" w:rsidRDefault="00257D58" w:rsidP="00257D58">
            <w:pPr>
              <w:pStyle w:val="XML1"/>
              <w:rPr>
                <w:ins w:id="2042" w:author="Thomas Dietz" w:date="2012-08-13T13:32:00Z"/>
              </w:rPr>
            </w:pPr>
          </w:p>
          <w:p w14:paraId="2FD75DF2" w14:textId="77777777" w:rsidR="00257D58" w:rsidRDefault="00257D58" w:rsidP="00257D58">
            <w:pPr>
              <w:pStyle w:val="XML1"/>
              <w:rPr>
                <w:ins w:id="2043" w:author="Thomas Dietz" w:date="2012-08-13T13:32:00Z"/>
              </w:rPr>
            </w:pPr>
            <w:ins w:id="2044" w:author="Thomas Dietz" w:date="2012-08-13T13:32:00Z">
              <w:r>
                <w:t xml:space="preserve">                  The element MUST refer to an element at the following</w:t>
              </w:r>
            </w:ins>
          </w:p>
          <w:p w14:paraId="743BE9BF" w14:textId="77777777" w:rsidR="00257D58" w:rsidRDefault="00257D58" w:rsidP="00257D58">
            <w:pPr>
              <w:pStyle w:val="XML1"/>
              <w:rPr>
                <w:ins w:id="2045" w:author="Thomas Dietz" w:date="2012-08-13T13:32:00Z"/>
              </w:rPr>
            </w:pPr>
            <w:ins w:id="2046" w:author="Thomas Dietz" w:date="2012-08-13T13:32:00Z">
              <w:r>
                <w:t xml:space="preserve">                  path:</w:t>
              </w:r>
            </w:ins>
          </w:p>
          <w:p w14:paraId="3983469D" w14:textId="77777777" w:rsidR="00257D58" w:rsidRDefault="00257D58" w:rsidP="00257D58">
            <w:pPr>
              <w:pStyle w:val="XML1"/>
              <w:rPr>
                <w:ins w:id="2047" w:author="Thomas Dietz" w:date="2012-08-13T13:32:00Z"/>
              </w:rPr>
            </w:pPr>
            <w:ins w:id="2048" w:author="Thomas Dietz" w:date="2012-08-13T13:32:00Z">
              <w:r>
                <w:t xml:space="preserve">                  /capable-switch/resources/owned-certificate/resource-id</w:t>
              </w:r>
            </w:ins>
          </w:p>
          <w:p w14:paraId="7C38C308" w14:textId="77777777" w:rsidR="00257D58" w:rsidRDefault="00257D58" w:rsidP="00257D58">
            <w:pPr>
              <w:pStyle w:val="XML1"/>
              <w:rPr>
                <w:ins w:id="2049" w:author="Thomas Dietz" w:date="2012-08-13T13:32:00Z"/>
              </w:rPr>
            </w:pPr>
          </w:p>
          <w:p w14:paraId="289F0D7B" w14:textId="77777777" w:rsidR="00257D58" w:rsidRDefault="00257D58" w:rsidP="00257D58">
            <w:pPr>
              <w:pStyle w:val="XML1"/>
              <w:rPr>
                <w:ins w:id="2050" w:author="Thomas Dietz" w:date="2012-08-13T13:32:00Z"/>
              </w:rPr>
            </w:pPr>
            <w:ins w:id="2051" w:author="Thomas Dietz" w:date="2012-08-13T13:32:00Z">
              <w:r>
                <w:t xml:space="preserve">                &lt;/xs:documentation&gt;</w:t>
              </w:r>
            </w:ins>
          </w:p>
          <w:p w14:paraId="78D50005" w14:textId="77777777" w:rsidR="00257D58" w:rsidRDefault="00257D58" w:rsidP="00257D58">
            <w:pPr>
              <w:pStyle w:val="XML1"/>
              <w:rPr>
                <w:ins w:id="2052" w:author="Thomas Dietz" w:date="2012-08-13T13:32:00Z"/>
              </w:rPr>
            </w:pPr>
            <w:ins w:id="2053" w:author="Thomas Dietz" w:date="2012-08-13T13:32:00Z">
              <w:r>
                <w:t xml:space="preserve">              &lt;/xs:annotation&gt;</w:t>
              </w:r>
            </w:ins>
          </w:p>
          <w:p w14:paraId="1E6EC5F1" w14:textId="77777777" w:rsidR="00257D58" w:rsidRDefault="00257D58" w:rsidP="00257D58">
            <w:pPr>
              <w:pStyle w:val="XML1"/>
              <w:rPr>
                <w:ins w:id="2054" w:author="Thomas Dietz" w:date="2012-08-13T13:32:00Z"/>
              </w:rPr>
            </w:pPr>
            <w:ins w:id="2055" w:author="Thomas Dietz" w:date="2012-08-13T13:32:00Z">
              <w:r>
                <w:t xml:space="preserve">              &lt;xs:simpleType&gt;</w:t>
              </w:r>
            </w:ins>
          </w:p>
          <w:p w14:paraId="1AAC6746" w14:textId="77777777" w:rsidR="00257D58" w:rsidRDefault="00257D58" w:rsidP="00257D58">
            <w:pPr>
              <w:pStyle w:val="XML1"/>
              <w:rPr>
                <w:ins w:id="2056" w:author="Thomas Dietz" w:date="2012-08-13T13:32:00Z"/>
              </w:rPr>
            </w:pPr>
            <w:ins w:id="2057" w:author="Thomas Dietz" w:date="2012-08-13T13:32:00Z">
              <w:r>
                <w:t xml:space="preserve">                &lt;xs:restriction base="inet:uri"&gt;</w:t>
              </w:r>
            </w:ins>
          </w:p>
          <w:p w14:paraId="6302AF29" w14:textId="77777777" w:rsidR="00257D58" w:rsidRDefault="00257D58" w:rsidP="00257D58">
            <w:pPr>
              <w:pStyle w:val="XML1"/>
              <w:rPr>
                <w:ins w:id="2058" w:author="Thomas Dietz" w:date="2012-08-13T13:32:00Z"/>
              </w:rPr>
            </w:pPr>
            <w:ins w:id="2059" w:author="Thomas Dietz" w:date="2012-08-13T13:32:00Z">
              <w:r>
                <w:t xml:space="preserve">                &lt;/xs:restriction&gt;</w:t>
              </w:r>
            </w:ins>
          </w:p>
          <w:p w14:paraId="7906A3B7" w14:textId="77777777" w:rsidR="00257D58" w:rsidRDefault="00257D58" w:rsidP="00257D58">
            <w:pPr>
              <w:pStyle w:val="XML1"/>
              <w:rPr>
                <w:ins w:id="2060" w:author="Thomas Dietz" w:date="2012-08-13T13:32:00Z"/>
              </w:rPr>
            </w:pPr>
            <w:ins w:id="2061" w:author="Thomas Dietz" w:date="2012-08-13T13:32:00Z">
              <w:r>
                <w:t xml:space="preserve">              &lt;/xs:simpleType&gt;</w:t>
              </w:r>
            </w:ins>
          </w:p>
          <w:p w14:paraId="0EC38BEF" w14:textId="77777777" w:rsidR="00257D58" w:rsidRDefault="00257D58" w:rsidP="00257D58">
            <w:pPr>
              <w:pStyle w:val="XML1"/>
              <w:rPr>
                <w:ins w:id="2062" w:author="Thomas Dietz" w:date="2012-08-13T13:32:00Z"/>
              </w:rPr>
            </w:pPr>
            <w:ins w:id="2063" w:author="Thomas Dietz" w:date="2012-08-13T13:32:00Z">
              <w:r>
                <w:t xml:space="preserve">            &lt;/xs:element&gt;</w:t>
              </w:r>
            </w:ins>
          </w:p>
          <w:p w14:paraId="7EDC0B3D" w14:textId="77777777" w:rsidR="00257D58" w:rsidRDefault="00257D58" w:rsidP="00257D58">
            <w:pPr>
              <w:pStyle w:val="XML1"/>
              <w:rPr>
                <w:ins w:id="2064" w:author="Thomas Dietz" w:date="2012-08-13T13:32:00Z"/>
              </w:rPr>
            </w:pPr>
            <w:ins w:id="2065" w:author="Thomas Dietz" w:date="2012-08-13T13:32:00Z">
              <w:r>
                <w:t xml:space="preserve">            &lt;xs:element name="flow-table" minOccurs="0" maxOccurs="unbounded"&gt;</w:t>
              </w:r>
            </w:ins>
          </w:p>
          <w:p w14:paraId="5AA824EF" w14:textId="77777777" w:rsidR="00257D58" w:rsidRDefault="00257D58" w:rsidP="00257D58">
            <w:pPr>
              <w:pStyle w:val="XML1"/>
              <w:rPr>
                <w:ins w:id="2066" w:author="Thomas Dietz" w:date="2012-08-13T13:32:00Z"/>
              </w:rPr>
            </w:pPr>
            <w:ins w:id="2067" w:author="Thomas Dietz" w:date="2012-08-13T13:32:00Z">
              <w:r>
                <w:t xml:space="preserve">              &lt;xs:annotation&gt;</w:t>
              </w:r>
            </w:ins>
          </w:p>
          <w:p w14:paraId="7F9DD5BD" w14:textId="77777777" w:rsidR="00257D58" w:rsidRDefault="00257D58" w:rsidP="00257D58">
            <w:pPr>
              <w:pStyle w:val="XML1"/>
              <w:rPr>
                <w:ins w:id="2068" w:author="Thomas Dietz" w:date="2012-08-13T13:32:00Z"/>
              </w:rPr>
            </w:pPr>
            <w:ins w:id="2069" w:author="Thomas Dietz" w:date="2012-08-13T13:32:00Z">
              <w:r>
                <w:t xml:space="preserve">                &lt;xs:documentation&gt;</w:t>
              </w:r>
            </w:ins>
          </w:p>
          <w:p w14:paraId="651DA998" w14:textId="77777777" w:rsidR="00257D58" w:rsidRDefault="00257D58" w:rsidP="00257D58">
            <w:pPr>
              <w:pStyle w:val="XML1"/>
              <w:rPr>
                <w:ins w:id="2070" w:author="Thomas Dietz" w:date="2012-08-13T13:32:00Z"/>
              </w:rPr>
            </w:pPr>
            <w:ins w:id="2071" w:author="Thomas Dietz" w:date="2012-08-13T13:32:00Z">
              <w:r>
                <w:t xml:space="preserve">                  A resource identifier of a flow table of the </w:t>
              </w:r>
            </w:ins>
          </w:p>
          <w:p w14:paraId="3E0028AD" w14:textId="77777777" w:rsidR="00257D58" w:rsidRDefault="00257D58" w:rsidP="00257D58">
            <w:pPr>
              <w:pStyle w:val="XML1"/>
              <w:rPr>
                <w:ins w:id="2072" w:author="Thomas Dietz" w:date="2012-08-13T13:32:00Z"/>
              </w:rPr>
            </w:pPr>
            <w:ins w:id="2073" w:author="Thomas Dietz" w:date="2012-08-13T13:32:00Z">
              <w:r>
                <w:t xml:space="preserve">                  OpenFlow Capable Switch that the OpenFlow Logical Switch </w:t>
              </w:r>
            </w:ins>
          </w:p>
          <w:p w14:paraId="27254360" w14:textId="77777777" w:rsidR="00257D58" w:rsidRDefault="00257D58" w:rsidP="00257D58">
            <w:pPr>
              <w:pStyle w:val="XML1"/>
              <w:rPr>
                <w:ins w:id="2074" w:author="Thomas Dietz" w:date="2012-08-13T13:32:00Z"/>
              </w:rPr>
            </w:pPr>
            <w:ins w:id="2075" w:author="Thomas Dietz" w:date="2012-08-13T13:32:00Z">
              <w:r>
                <w:t xml:space="preserve">                  has exclusive access to.</w:t>
              </w:r>
            </w:ins>
          </w:p>
          <w:p w14:paraId="5B967B23" w14:textId="77777777" w:rsidR="00257D58" w:rsidRDefault="00257D58" w:rsidP="00257D58">
            <w:pPr>
              <w:pStyle w:val="XML1"/>
              <w:rPr>
                <w:ins w:id="2076" w:author="Thomas Dietz" w:date="2012-08-13T13:32:00Z"/>
              </w:rPr>
            </w:pPr>
          </w:p>
          <w:p w14:paraId="36FECF92" w14:textId="77777777" w:rsidR="00257D58" w:rsidRDefault="00257D58" w:rsidP="00257D58">
            <w:pPr>
              <w:pStyle w:val="XML1"/>
              <w:rPr>
                <w:ins w:id="2077" w:author="Thomas Dietz" w:date="2012-08-13T13:32:00Z"/>
              </w:rPr>
            </w:pPr>
            <w:ins w:id="2078" w:author="Thomas Dietz" w:date="2012-08-13T13:32:00Z">
              <w:r>
                <w:t xml:space="preserve">                  The elements in this list MUST refer to elements at the</w:t>
              </w:r>
            </w:ins>
          </w:p>
          <w:p w14:paraId="686DF66B" w14:textId="77777777" w:rsidR="00257D58" w:rsidRDefault="00257D58" w:rsidP="00257D58">
            <w:pPr>
              <w:pStyle w:val="XML1"/>
              <w:rPr>
                <w:ins w:id="2079" w:author="Thomas Dietz" w:date="2012-08-13T13:32:00Z"/>
              </w:rPr>
            </w:pPr>
            <w:ins w:id="2080" w:author="Thomas Dietz" w:date="2012-08-13T13:32:00Z">
              <w:r>
                <w:t xml:space="preserve">                  following path:</w:t>
              </w:r>
            </w:ins>
          </w:p>
          <w:p w14:paraId="5D9353AA" w14:textId="77777777" w:rsidR="00257D58" w:rsidRDefault="00257D58" w:rsidP="00257D58">
            <w:pPr>
              <w:pStyle w:val="XML1"/>
              <w:rPr>
                <w:ins w:id="2081" w:author="Thomas Dietz" w:date="2012-08-13T13:32:00Z"/>
              </w:rPr>
            </w:pPr>
            <w:ins w:id="2082" w:author="Thomas Dietz" w:date="2012-08-13T13:32:00Z">
              <w:r>
                <w:t xml:space="preserve">                  /capable-switch/resources/flow-table/resource-id</w:t>
              </w:r>
            </w:ins>
          </w:p>
          <w:p w14:paraId="77FD9711" w14:textId="77777777" w:rsidR="00257D58" w:rsidRDefault="00257D58" w:rsidP="00257D58">
            <w:pPr>
              <w:pStyle w:val="XML1"/>
              <w:rPr>
                <w:ins w:id="2083" w:author="Thomas Dietz" w:date="2012-08-13T13:32:00Z"/>
              </w:rPr>
            </w:pPr>
          </w:p>
          <w:p w14:paraId="5699601C" w14:textId="77777777" w:rsidR="00257D58" w:rsidRDefault="00257D58" w:rsidP="00257D58">
            <w:pPr>
              <w:pStyle w:val="XML1"/>
              <w:rPr>
                <w:ins w:id="2084" w:author="Thomas Dietz" w:date="2012-08-13T13:32:00Z"/>
              </w:rPr>
            </w:pPr>
            <w:ins w:id="2085" w:author="Thomas Dietz" w:date="2012-08-13T13:32:00Z">
              <w:r>
                <w:t xml:space="preserve">                  Elements in this list MUST be unique. This means each</w:t>
              </w:r>
            </w:ins>
          </w:p>
          <w:p w14:paraId="5508F274" w14:textId="77777777" w:rsidR="00257D58" w:rsidRDefault="00257D58" w:rsidP="00257D58">
            <w:pPr>
              <w:pStyle w:val="XML1"/>
              <w:rPr>
                <w:ins w:id="2086" w:author="Thomas Dietz" w:date="2012-08-13T13:32:00Z"/>
              </w:rPr>
            </w:pPr>
            <w:ins w:id="2087" w:author="Thomas Dietz" w:date="2012-08-13T13:32:00Z">
              <w:r>
                <w:t xml:space="preserve">                  flow-table element can only be referenced once.</w:t>
              </w:r>
            </w:ins>
          </w:p>
          <w:p w14:paraId="534A35A4" w14:textId="77777777" w:rsidR="00257D58" w:rsidRDefault="00257D58" w:rsidP="00257D58">
            <w:pPr>
              <w:pStyle w:val="XML1"/>
              <w:rPr>
                <w:ins w:id="2088" w:author="Thomas Dietz" w:date="2012-08-13T13:32:00Z"/>
              </w:rPr>
            </w:pPr>
            <w:ins w:id="2089" w:author="Thomas Dietz" w:date="2012-08-13T13:32:00Z">
              <w:r>
                <w:t xml:space="preserve">                &lt;/xs:documentation&gt;</w:t>
              </w:r>
            </w:ins>
          </w:p>
          <w:p w14:paraId="60F8A4D3" w14:textId="77777777" w:rsidR="00257D58" w:rsidRDefault="00257D58" w:rsidP="00257D58">
            <w:pPr>
              <w:pStyle w:val="XML1"/>
              <w:rPr>
                <w:ins w:id="2090" w:author="Thomas Dietz" w:date="2012-08-13T13:32:00Z"/>
              </w:rPr>
            </w:pPr>
            <w:ins w:id="2091" w:author="Thomas Dietz" w:date="2012-08-13T13:32:00Z">
              <w:r>
                <w:t xml:space="preserve">              &lt;/xs:annotation&gt;</w:t>
              </w:r>
            </w:ins>
          </w:p>
          <w:p w14:paraId="3DD82119" w14:textId="77777777" w:rsidR="00257D58" w:rsidRDefault="00257D58" w:rsidP="00257D58">
            <w:pPr>
              <w:pStyle w:val="XML1"/>
              <w:rPr>
                <w:ins w:id="2092" w:author="Thomas Dietz" w:date="2012-08-13T13:32:00Z"/>
              </w:rPr>
            </w:pPr>
            <w:ins w:id="2093" w:author="Thomas Dietz" w:date="2012-08-13T13:32:00Z">
              <w:r>
                <w:lastRenderedPageBreak/>
                <w:t xml:space="preserve">              &lt;xs:simpleType&gt;</w:t>
              </w:r>
            </w:ins>
          </w:p>
          <w:p w14:paraId="277A8BE2" w14:textId="77777777" w:rsidR="00257D58" w:rsidRDefault="00257D58" w:rsidP="00257D58">
            <w:pPr>
              <w:pStyle w:val="XML1"/>
              <w:rPr>
                <w:ins w:id="2094" w:author="Thomas Dietz" w:date="2012-08-13T13:32:00Z"/>
              </w:rPr>
            </w:pPr>
            <w:ins w:id="2095" w:author="Thomas Dietz" w:date="2012-08-13T13:32:00Z">
              <w:r>
                <w:t xml:space="preserve">                &lt;xs:restriction base="inet:uri"&gt;</w:t>
              </w:r>
            </w:ins>
          </w:p>
          <w:p w14:paraId="235521BD" w14:textId="77777777" w:rsidR="00257D58" w:rsidRDefault="00257D58" w:rsidP="00257D58">
            <w:pPr>
              <w:pStyle w:val="XML1"/>
              <w:rPr>
                <w:ins w:id="2096" w:author="Thomas Dietz" w:date="2012-08-13T13:32:00Z"/>
              </w:rPr>
            </w:pPr>
            <w:ins w:id="2097" w:author="Thomas Dietz" w:date="2012-08-13T13:32:00Z">
              <w:r>
                <w:t xml:space="preserve">                &lt;/xs:restriction&gt;</w:t>
              </w:r>
            </w:ins>
          </w:p>
          <w:p w14:paraId="13FC11D3" w14:textId="77777777" w:rsidR="00257D58" w:rsidRDefault="00257D58" w:rsidP="00257D58">
            <w:pPr>
              <w:pStyle w:val="XML1"/>
              <w:rPr>
                <w:ins w:id="2098" w:author="Thomas Dietz" w:date="2012-08-13T13:32:00Z"/>
              </w:rPr>
            </w:pPr>
            <w:ins w:id="2099" w:author="Thomas Dietz" w:date="2012-08-13T13:32:00Z">
              <w:r>
                <w:t xml:space="preserve">              &lt;/xs:simpleType&gt;</w:t>
              </w:r>
            </w:ins>
          </w:p>
          <w:p w14:paraId="48448E0A" w14:textId="77777777" w:rsidR="00257D58" w:rsidRDefault="00257D58" w:rsidP="00257D58">
            <w:pPr>
              <w:pStyle w:val="XML1"/>
              <w:rPr>
                <w:ins w:id="2100" w:author="Thomas Dietz" w:date="2012-08-13T13:32:00Z"/>
              </w:rPr>
            </w:pPr>
            <w:ins w:id="2101" w:author="Thomas Dietz" w:date="2012-08-13T13:32:00Z">
              <w:r>
                <w:t xml:space="preserve">            &lt;/xs:element&gt;</w:t>
              </w:r>
            </w:ins>
          </w:p>
          <w:p w14:paraId="0909ECEE" w14:textId="77777777" w:rsidR="00257D58" w:rsidRDefault="00257D58" w:rsidP="00257D58">
            <w:pPr>
              <w:pStyle w:val="XML1"/>
              <w:rPr>
                <w:ins w:id="2102" w:author="Thomas Dietz" w:date="2012-08-13T13:32:00Z"/>
              </w:rPr>
            </w:pPr>
            <w:ins w:id="2103" w:author="Thomas Dietz" w:date="2012-08-13T13:32:00Z">
              <w:r>
                <w:t xml:space="preserve">          &lt;/xs:sequence&gt;</w:t>
              </w:r>
            </w:ins>
          </w:p>
          <w:p w14:paraId="5CD30B06" w14:textId="77777777" w:rsidR="00257D58" w:rsidRDefault="00257D58" w:rsidP="00257D58">
            <w:pPr>
              <w:pStyle w:val="XML1"/>
              <w:rPr>
                <w:ins w:id="2104" w:author="Thomas Dietz" w:date="2012-08-13T13:32:00Z"/>
              </w:rPr>
            </w:pPr>
            <w:ins w:id="2105" w:author="Thomas Dietz" w:date="2012-08-13T13:32:00Z">
              <w:r>
                <w:t xml:space="preserve">        &lt;/xs:complexType&gt;</w:t>
              </w:r>
            </w:ins>
          </w:p>
          <w:p w14:paraId="275AD799" w14:textId="77777777" w:rsidR="00257D58" w:rsidRDefault="00257D58" w:rsidP="00257D58">
            <w:pPr>
              <w:pStyle w:val="XML1"/>
              <w:rPr>
                <w:ins w:id="2106" w:author="Thomas Dietz" w:date="2012-08-13T13:32:00Z"/>
              </w:rPr>
            </w:pPr>
            <w:ins w:id="2107" w:author="Thomas Dietz" w:date="2012-08-13T13:32:00Z">
              <w:r>
                <w:t xml:space="preserve">      &lt;/xs:element&gt;</w:t>
              </w:r>
            </w:ins>
          </w:p>
          <w:p w14:paraId="630DCA11" w14:textId="77777777" w:rsidR="00257D58" w:rsidRDefault="00257D58" w:rsidP="00257D58">
            <w:pPr>
              <w:pStyle w:val="XML1"/>
              <w:rPr>
                <w:ins w:id="2108" w:author="Thomas Dietz" w:date="2012-08-13T13:32:00Z"/>
              </w:rPr>
            </w:pPr>
            <w:ins w:id="2109" w:author="Thomas Dietz" w:date="2012-08-13T13:32:00Z">
              <w:r>
                <w:t xml:space="preserve">    &lt;/xs:sequence&gt;</w:t>
              </w:r>
            </w:ins>
          </w:p>
          <w:p w14:paraId="6A0600B3" w14:textId="77777777" w:rsidR="00C805D1" w:rsidRDefault="00257D58" w:rsidP="00257D58">
            <w:pPr>
              <w:pStyle w:val="XML1"/>
              <w:rPr>
                <w:ins w:id="2110" w:author="Thomas Dietz" w:date="2012-08-13T14:52:00Z"/>
              </w:rPr>
            </w:pPr>
            <w:ins w:id="2111" w:author="Thomas Dietz" w:date="2012-08-13T13:32:00Z">
              <w:r>
                <w:t xml:space="preserve">  &lt;/xs:group&gt;</w:t>
              </w:r>
            </w:ins>
          </w:p>
          <w:p w14:paraId="0355D029" w14:textId="77777777" w:rsidR="0004515F" w:rsidRPr="001D1E49" w:rsidRDefault="0004515F" w:rsidP="00257D58">
            <w:pPr>
              <w:pStyle w:val="XML1"/>
              <w:rPr>
                <w:ins w:id="2112" w:author="Thomas Dietz" w:date="2012-08-13T14:52:00Z"/>
              </w:rPr>
            </w:pPr>
          </w:p>
          <w:p w14:paraId="558AFEAE" w14:textId="77777777" w:rsidR="0004515F" w:rsidRPr="0004515F" w:rsidRDefault="0004515F" w:rsidP="0004515F">
            <w:pPr>
              <w:pStyle w:val="XML1"/>
              <w:rPr>
                <w:ins w:id="2113" w:author="Thomas Dietz" w:date="2012-08-13T14:52:00Z"/>
                <w:rPrChange w:id="2114" w:author="Thomas Dietz" w:date="2012-08-13T14:52:00Z">
                  <w:rPr>
                    <w:ins w:id="2115" w:author="Thomas Dietz" w:date="2012-08-13T14:52:00Z"/>
                    <w:b/>
                  </w:rPr>
                </w:rPrChange>
              </w:rPr>
            </w:pPr>
            <w:ins w:id="2116" w:author="Thomas Dietz" w:date="2012-08-13T14:52:00Z">
              <w:r w:rsidRPr="0004515F">
                <w:rPr>
                  <w:rPrChange w:id="2117" w:author="Thomas Dietz" w:date="2012-08-13T14:52:00Z">
                    <w:rPr>
                      <w:b/>
                    </w:rPr>
                  </w:rPrChange>
                </w:rPr>
                <w:t xml:space="preserve">  &lt;xs:simpleType name="datapath-id-type"&gt;</w:t>
              </w:r>
            </w:ins>
          </w:p>
          <w:p w14:paraId="50594495" w14:textId="77777777" w:rsidR="0004515F" w:rsidRPr="0004515F" w:rsidRDefault="0004515F" w:rsidP="0004515F">
            <w:pPr>
              <w:pStyle w:val="XML1"/>
              <w:rPr>
                <w:ins w:id="2118" w:author="Thomas Dietz" w:date="2012-08-13T14:52:00Z"/>
                <w:rPrChange w:id="2119" w:author="Thomas Dietz" w:date="2012-08-13T14:52:00Z">
                  <w:rPr>
                    <w:ins w:id="2120" w:author="Thomas Dietz" w:date="2012-08-13T14:52:00Z"/>
                    <w:b/>
                  </w:rPr>
                </w:rPrChange>
              </w:rPr>
            </w:pPr>
            <w:ins w:id="2121" w:author="Thomas Dietz" w:date="2012-08-13T14:52:00Z">
              <w:r w:rsidRPr="0004515F">
                <w:rPr>
                  <w:rPrChange w:id="2122" w:author="Thomas Dietz" w:date="2012-08-13T14:52:00Z">
                    <w:rPr>
                      <w:b/>
                    </w:rPr>
                  </w:rPrChange>
                </w:rPr>
                <w:t xml:space="preserve">    &lt;xs:annotation&gt;</w:t>
              </w:r>
            </w:ins>
          </w:p>
          <w:p w14:paraId="0BA8ED23" w14:textId="77777777" w:rsidR="0004515F" w:rsidRPr="0004515F" w:rsidRDefault="0004515F" w:rsidP="0004515F">
            <w:pPr>
              <w:pStyle w:val="XML1"/>
              <w:rPr>
                <w:ins w:id="2123" w:author="Thomas Dietz" w:date="2012-08-13T14:52:00Z"/>
                <w:rPrChange w:id="2124" w:author="Thomas Dietz" w:date="2012-08-13T14:52:00Z">
                  <w:rPr>
                    <w:ins w:id="2125" w:author="Thomas Dietz" w:date="2012-08-13T14:52:00Z"/>
                    <w:b/>
                  </w:rPr>
                </w:rPrChange>
              </w:rPr>
            </w:pPr>
            <w:ins w:id="2126" w:author="Thomas Dietz" w:date="2012-08-13T14:52:00Z">
              <w:r w:rsidRPr="0004515F">
                <w:rPr>
                  <w:rPrChange w:id="2127" w:author="Thomas Dietz" w:date="2012-08-13T14:52:00Z">
                    <w:rPr>
                      <w:b/>
                    </w:rPr>
                  </w:rPrChange>
                </w:rPr>
                <w:t xml:space="preserve">      &lt;xs:documentation&gt;</w:t>
              </w:r>
            </w:ins>
          </w:p>
          <w:p w14:paraId="6A9E057E" w14:textId="77777777" w:rsidR="0004515F" w:rsidRPr="0004515F" w:rsidRDefault="0004515F" w:rsidP="0004515F">
            <w:pPr>
              <w:pStyle w:val="XML1"/>
              <w:rPr>
                <w:ins w:id="2128" w:author="Thomas Dietz" w:date="2012-08-13T14:52:00Z"/>
                <w:rPrChange w:id="2129" w:author="Thomas Dietz" w:date="2012-08-13T14:52:00Z">
                  <w:rPr>
                    <w:ins w:id="2130" w:author="Thomas Dietz" w:date="2012-08-13T14:52:00Z"/>
                    <w:b/>
                  </w:rPr>
                </w:rPrChange>
              </w:rPr>
            </w:pPr>
            <w:ins w:id="2131" w:author="Thomas Dietz" w:date="2012-08-13T14:52:00Z">
              <w:r w:rsidRPr="0004515F">
                <w:rPr>
                  <w:rPrChange w:id="2132" w:author="Thomas Dietz" w:date="2012-08-13T14:52:00Z">
                    <w:rPr>
                      <w:b/>
                    </w:rPr>
                  </w:rPrChange>
                </w:rPr>
                <w:t xml:space="preserve">        The datapath-id type represents an OpenFlow</w:t>
              </w:r>
            </w:ins>
          </w:p>
          <w:p w14:paraId="4B45B24D" w14:textId="77777777" w:rsidR="0004515F" w:rsidRPr="0004515F" w:rsidRDefault="0004515F" w:rsidP="0004515F">
            <w:pPr>
              <w:pStyle w:val="XML1"/>
              <w:rPr>
                <w:ins w:id="2133" w:author="Thomas Dietz" w:date="2012-08-13T14:52:00Z"/>
                <w:rPrChange w:id="2134" w:author="Thomas Dietz" w:date="2012-08-13T14:52:00Z">
                  <w:rPr>
                    <w:ins w:id="2135" w:author="Thomas Dietz" w:date="2012-08-13T14:52:00Z"/>
                    <w:b/>
                  </w:rPr>
                </w:rPrChange>
              </w:rPr>
            </w:pPr>
            <w:ins w:id="2136" w:author="Thomas Dietz" w:date="2012-08-13T14:52:00Z">
              <w:r w:rsidRPr="0004515F">
                <w:rPr>
                  <w:rPrChange w:id="2137" w:author="Thomas Dietz" w:date="2012-08-13T14:52:00Z">
                    <w:rPr>
                      <w:b/>
                    </w:rPr>
                  </w:rPrChange>
                </w:rPr>
                <w:t xml:space="preserve">        datapath identifier.</w:t>
              </w:r>
            </w:ins>
          </w:p>
          <w:p w14:paraId="4BD613A8" w14:textId="77777777" w:rsidR="0004515F" w:rsidRPr="0004515F" w:rsidRDefault="0004515F" w:rsidP="0004515F">
            <w:pPr>
              <w:pStyle w:val="XML1"/>
              <w:rPr>
                <w:ins w:id="2138" w:author="Thomas Dietz" w:date="2012-08-13T14:52:00Z"/>
                <w:rPrChange w:id="2139" w:author="Thomas Dietz" w:date="2012-08-13T14:52:00Z">
                  <w:rPr>
                    <w:ins w:id="2140" w:author="Thomas Dietz" w:date="2012-08-13T14:52:00Z"/>
                    <w:b/>
                  </w:rPr>
                </w:rPrChange>
              </w:rPr>
            </w:pPr>
            <w:ins w:id="2141" w:author="Thomas Dietz" w:date="2012-08-13T14:52:00Z">
              <w:r w:rsidRPr="0004515F">
                <w:rPr>
                  <w:rPrChange w:id="2142" w:author="Thomas Dietz" w:date="2012-08-13T14:52:00Z">
                    <w:rPr>
                      <w:b/>
                    </w:rPr>
                  </w:rPrChange>
                </w:rPr>
                <w:t xml:space="preserve">      &lt;/xs:documentation&gt;</w:t>
              </w:r>
            </w:ins>
          </w:p>
          <w:p w14:paraId="6EBCEC25" w14:textId="77777777" w:rsidR="0004515F" w:rsidRPr="0004515F" w:rsidRDefault="0004515F" w:rsidP="0004515F">
            <w:pPr>
              <w:pStyle w:val="XML1"/>
              <w:rPr>
                <w:ins w:id="2143" w:author="Thomas Dietz" w:date="2012-08-13T14:52:00Z"/>
                <w:rPrChange w:id="2144" w:author="Thomas Dietz" w:date="2012-08-13T14:52:00Z">
                  <w:rPr>
                    <w:ins w:id="2145" w:author="Thomas Dietz" w:date="2012-08-13T14:52:00Z"/>
                    <w:b/>
                  </w:rPr>
                </w:rPrChange>
              </w:rPr>
            </w:pPr>
            <w:ins w:id="2146" w:author="Thomas Dietz" w:date="2012-08-13T14:52:00Z">
              <w:r w:rsidRPr="0004515F">
                <w:rPr>
                  <w:rPrChange w:id="2147" w:author="Thomas Dietz" w:date="2012-08-13T14:52:00Z">
                    <w:rPr>
                      <w:b/>
                    </w:rPr>
                  </w:rPrChange>
                </w:rPr>
                <w:t xml:space="preserve">    &lt;/xs:annotation&gt;</w:t>
              </w:r>
            </w:ins>
          </w:p>
          <w:p w14:paraId="60BC38A8" w14:textId="77777777" w:rsidR="0004515F" w:rsidRPr="0004515F" w:rsidRDefault="0004515F" w:rsidP="0004515F">
            <w:pPr>
              <w:pStyle w:val="XML1"/>
              <w:rPr>
                <w:ins w:id="2148" w:author="Thomas Dietz" w:date="2012-08-13T14:52:00Z"/>
                <w:rPrChange w:id="2149" w:author="Thomas Dietz" w:date="2012-08-13T14:52:00Z">
                  <w:rPr>
                    <w:ins w:id="2150" w:author="Thomas Dietz" w:date="2012-08-13T14:52:00Z"/>
                    <w:b/>
                  </w:rPr>
                </w:rPrChange>
              </w:rPr>
            </w:pPr>
          </w:p>
          <w:p w14:paraId="2FD6708E" w14:textId="77777777" w:rsidR="0004515F" w:rsidRPr="0004515F" w:rsidRDefault="0004515F" w:rsidP="0004515F">
            <w:pPr>
              <w:pStyle w:val="XML1"/>
              <w:rPr>
                <w:ins w:id="2151" w:author="Thomas Dietz" w:date="2012-08-13T14:52:00Z"/>
                <w:rPrChange w:id="2152" w:author="Thomas Dietz" w:date="2012-08-13T14:52:00Z">
                  <w:rPr>
                    <w:ins w:id="2153" w:author="Thomas Dietz" w:date="2012-08-13T14:52:00Z"/>
                    <w:b/>
                  </w:rPr>
                </w:rPrChange>
              </w:rPr>
            </w:pPr>
            <w:ins w:id="2154" w:author="Thomas Dietz" w:date="2012-08-13T14:52:00Z">
              <w:r w:rsidRPr="0004515F">
                <w:rPr>
                  <w:rPrChange w:id="2155" w:author="Thomas Dietz" w:date="2012-08-13T14:52:00Z">
                    <w:rPr>
                      <w:b/>
                    </w:rPr>
                  </w:rPrChange>
                </w:rPr>
                <w:t xml:space="preserve">    &lt;xs:restriction base="xs:string"&gt;</w:t>
              </w:r>
            </w:ins>
          </w:p>
          <w:p w14:paraId="50A8C429" w14:textId="77777777" w:rsidR="0004515F" w:rsidRPr="0004515F" w:rsidRDefault="0004515F" w:rsidP="0004515F">
            <w:pPr>
              <w:pStyle w:val="XML1"/>
              <w:rPr>
                <w:ins w:id="2156" w:author="Thomas Dietz" w:date="2012-08-13T14:52:00Z"/>
                <w:rPrChange w:id="2157" w:author="Thomas Dietz" w:date="2012-08-13T14:52:00Z">
                  <w:rPr>
                    <w:ins w:id="2158" w:author="Thomas Dietz" w:date="2012-08-13T14:52:00Z"/>
                    <w:b/>
                  </w:rPr>
                </w:rPrChange>
              </w:rPr>
            </w:pPr>
            <w:ins w:id="2159" w:author="Thomas Dietz" w:date="2012-08-13T14:52:00Z">
              <w:r w:rsidRPr="0004515F">
                <w:rPr>
                  <w:rPrChange w:id="2160" w:author="Thomas Dietz" w:date="2012-08-13T14:52:00Z">
                    <w:rPr>
                      <w:b/>
                    </w:rPr>
                  </w:rPrChange>
                </w:rPr>
                <w:t xml:space="preserve">    &lt;xs:pattern value="[0-9a-fA-F]{2}(:[0-9a-fA-F]{2}){7}"/&gt;</w:t>
              </w:r>
            </w:ins>
          </w:p>
          <w:p w14:paraId="757A4B28" w14:textId="77777777" w:rsidR="0004515F" w:rsidRPr="0004515F" w:rsidRDefault="0004515F" w:rsidP="0004515F">
            <w:pPr>
              <w:pStyle w:val="XML1"/>
              <w:rPr>
                <w:ins w:id="2161" w:author="Thomas Dietz" w:date="2012-08-13T14:52:00Z"/>
                <w:rPrChange w:id="2162" w:author="Thomas Dietz" w:date="2012-08-13T14:52:00Z">
                  <w:rPr>
                    <w:ins w:id="2163" w:author="Thomas Dietz" w:date="2012-08-13T14:52:00Z"/>
                    <w:b/>
                  </w:rPr>
                </w:rPrChange>
              </w:rPr>
            </w:pPr>
            <w:ins w:id="2164" w:author="Thomas Dietz" w:date="2012-08-13T14:52:00Z">
              <w:r w:rsidRPr="0004515F">
                <w:rPr>
                  <w:rPrChange w:id="2165" w:author="Thomas Dietz" w:date="2012-08-13T14:52:00Z">
                    <w:rPr>
                      <w:b/>
                    </w:rPr>
                  </w:rPrChange>
                </w:rPr>
                <w:t xml:space="preserve">    &lt;/xs:restriction&gt;</w:t>
              </w:r>
            </w:ins>
          </w:p>
          <w:p w14:paraId="3581C2E0" w14:textId="6FA23DCE" w:rsidR="0004515F" w:rsidRPr="009F1B7D" w:rsidRDefault="0004515F" w:rsidP="0004515F">
            <w:pPr>
              <w:pStyle w:val="XML1"/>
              <w:rPr>
                <w:b/>
              </w:rPr>
            </w:pPr>
            <w:ins w:id="2166" w:author="Thomas Dietz" w:date="2012-08-13T14:52:00Z">
              <w:r w:rsidRPr="0004515F">
                <w:rPr>
                  <w:rPrChange w:id="2167" w:author="Thomas Dietz" w:date="2012-08-13T14:52:00Z">
                    <w:rPr>
                      <w:b/>
                    </w:rPr>
                  </w:rPrChange>
                </w:rPr>
                <w:t xml:space="preserve">  &lt;/xs:simpleType&gt;</w:t>
              </w:r>
            </w:ins>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2168" w:name="_Toc315953997"/>
      <w:bookmarkStart w:id="2169" w:name="_Toc316542507"/>
      <w:bookmarkStart w:id="2170" w:name="_Toc320556693"/>
      <w:r w:rsidRPr="00DB42FD">
        <w:t>XML Example</w:t>
      </w:r>
      <w:bookmarkEnd w:id="2168"/>
      <w:bookmarkEnd w:id="2169"/>
      <w:bookmarkEnd w:id="2170"/>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4238F6" w:rsidRDefault="00C805D1" w:rsidP="00011096">
            <w:pPr>
              <w:pStyle w:val="XML3"/>
              <w:rPr>
                <w:lang w:val="de-DE"/>
                <w:rPrChange w:id="2171" w:author="Thomas Dietz" w:date="2012-08-08T14:23:00Z">
                  <w:rPr/>
                </w:rPrChange>
              </w:rPr>
            </w:pPr>
            <w:r w:rsidRPr="004238F6">
              <w:rPr>
                <w:rFonts w:eastAsiaTheme="minorEastAsia"/>
                <w:lang w:val="de-DE"/>
                <w:rPrChange w:id="2172"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2173" w:author="Thomas Dietz" w:date="2012-08-08T14:23:00Z">
                  <w:rPr/>
                </w:rPrChange>
              </w:rPr>
            </w:pPr>
            <w:r w:rsidRPr="004238F6">
              <w:rPr>
                <w:rFonts w:eastAsiaTheme="minorEastAsia"/>
                <w:lang w:val="de-DE"/>
                <w:rPrChange w:id="2174"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0A117C38" w:rsidR="00C805D1" w:rsidDel="00E9588E" w:rsidRDefault="00C805D1" w:rsidP="00D14D27">
      <w:pPr>
        <w:pStyle w:val="Heading3"/>
        <w:rPr>
          <w:del w:id="2175" w:author="Thomas Dietz" w:date="2012-08-13T13:39:00Z"/>
        </w:rPr>
      </w:pPr>
      <w:bookmarkStart w:id="2176" w:name="_Toc320556694"/>
      <w:del w:id="2177" w:author="Thomas Dietz" w:date="2012-08-13T13:39:00Z">
        <w:r w:rsidDel="00E9588E">
          <w:delText>Normative Constraints</w:delText>
        </w:r>
        <w:bookmarkEnd w:id="2176"/>
      </w:del>
    </w:p>
    <w:p w14:paraId="45147AD9" w14:textId="1B4F691D" w:rsidR="00C805D1" w:rsidDel="00E9588E" w:rsidRDefault="00C805D1" w:rsidP="00C805D1">
      <w:pPr>
        <w:rPr>
          <w:del w:id="2178" w:author="Thomas Dietz" w:date="2012-08-13T13:39:00Z"/>
        </w:rPr>
      </w:pPr>
      <w:del w:id="2179" w:author="Thomas Dietz" w:date="2012-08-13T13:39:00Z">
        <w:r w:rsidDel="00E9588E">
          <w:delText xml:space="preserve">An OpenFlow Logical Switch is identified by identifier </w:delText>
        </w:r>
        <w:r w:rsidRPr="00F542E2" w:rsidDel="00E9588E">
          <w:rPr>
            <w:rStyle w:val="codeChar"/>
          </w:rPr>
          <w:delText>&lt;id&gt;.</w:delText>
        </w:r>
        <w:r w:rsidRPr="00294BFA" w:rsidDel="00E9588E">
          <w:delText xml:space="preserve"> </w:delText>
        </w:r>
        <w:r w:rsidDel="00E9588E">
          <w:delText>The identifier MUST be unique within the context of the OpenFlow Capable Switch. It MUST be persistent across reboots of the OpenFlow Capable Switch.</w:delText>
        </w:r>
      </w:del>
    </w:p>
    <w:p w14:paraId="5AC03E98" w14:textId="1845EA04" w:rsidR="00B11D9A" w:rsidDel="00E9588E" w:rsidRDefault="00193BF1" w:rsidP="00C805D1">
      <w:pPr>
        <w:rPr>
          <w:del w:id="2180" w:author="Thomas Dietz" w:date="2012-08-13T13:39:00Z"/>
        </w:rPr>
      </w:pPr>
      <w:del w:id="2181" w:author="Thomas Dietz" w:date="2012-08-13T13:39:00Z">
        <w:r w:rsidDel="00E9588E">
          <w:delText>Element</w:delText>
        </w:r>
        <w:r w:rsidR="00B11D9A" w:rsidDel="00E9588E">
          <w:delText xml:space="preserve"> </w:delText>
        </w:r>
        <w:r w:rsidR="00B11D9A" w:rsidRPr="00C91C8C" w:rsidDel="00E9588E">
          <w:rPr>
            <w:rStyle w:val="codeChar"/>
          </w:rPr>
          <w:delText>&lt;capabilities&gt;</w:delText>
        </w:r>
        <w:r w:rsidR="00B11D9A" w:rsidDel="00E9588E">
          <w:delText xml:space="preserve"> </w:delText>
        </w:r>
        <w:r w:rsidDel="00E9588E">
          <w:delText>contains the capability items the OpenFlow Logical Switch MAY implement. Configuration of these capability items are out of scope of OF-CONFIG1.1. These OpenFlow Logical Switch items MAY</w:delText>
        </w:r>
        <w:r w:rsidR="00E76726" w:rsidDel="00E9588E">
          <w:delText xml:space="preserve"> be discovered</w:delText>
        </w:r>
        <w:r w:rsidDel="00E9588E">
          <w:delText xml:space="preserve"> by the configuration point</w:delText>
        </w:r>
        <w:r w:rsidR="00E76726" w:rsidDel="00E9588E">
          <w:delText xml:space="preserve"> using a NETCONF </w:delText>
        </w:r>
        <w:r w:rsidR="00E76726" w:rsidRPr="00C91C8C" w:rsidDel="00E9588E">
          <w:rPr>
            <w:rStyle w:val="codeChar"/>
          </w:rPr>
          <w:delText>get-config</w:delText>
        </w:r>
        <w:r w:rsidR="00E76726" w:rsidDel="00E9588E">
          <w:delText xml:space="preserve"> request.</w:delText>
        </w:r>
        <w:r w:rsidR="00AD2548" w:rsidDel="00E9588E">
          <w:delText xml:space="preserve"> C</w:delText>
        </w:r>
        <w:r w:rsidR="00E76726" w:rsidDel="00E9588E">
          <w:delText>apability item definition details</w:delText>
        </w:r>
        <w:r w:rsidR="00AD2548" w:rsidDel="00E9588E">
          <w:delText xml:space="preserve"> are included in section </w:delText>
        </w:r>
        <w:r w:rsidR="00C91C8C" w:rsidDel="00E9588E">
          <w:fldChar w:fldCharType="begin"/>
        </w:r>
        <w:r w:rsidR="00C91C8C" w:rsidDel="00E9588E">
          <w:delInstrText xml:space="preserve"> REF _Ref320556201 \r \h </w:delInstrText>
        </w:r>
        <w:r w:rsidR="00C91C8C" w:rsidDel="00E9588E">
          <w:fldChar w:fldCharType="separate"/>
        </w:r>
        <w:r w:rsidR="00C91C8C" w:rsidDel="00E9588E">
          <w:delText>7.4</w:delText>
        </w:r>
        <w:r w:rsidR="00C91C8C" w:rsidDel="00E9588E">
          <w:fldChar w:fldCharType="end"/>
        </w:r>
        <w:r w:rsidR="00E76726" w:rsidDel="00E9588E">
          <w:delText>.</w:delText>
        </w:r>
        <w:r w:rsidDel="00E9588E">
          <w:delText xml:space="preserve"> </w:delText>
        </w:r>
      </w:del>
    </w:p>
    <w:p w14:paraId="3DB9BA30" w14:textId="4A1BD76F" w:rsidR="00C805D1" w:rsidDel="00E9588E" w:rsidRDefault="00C805D1" w:rsidP="00C805D1">
      <w:pPr>
        <w:rPr>
          <w:del w:id="2182" w:author="Thomas Dietz" w:date="2012-08-13T13:39:00Z"/>
        </w:rPr>
      </w:pPr>
      <w:del w:id="2183" w:author="Thomas Dietz" w:date="2012-08-13T13:39:00Z">
        <w:r w:rsidDel="00E9588E">
          <w:delText xml:space="preserve">Element </w:delText>
        </w:r>
        <w:r w:rsidRPr="00F542E2" w:rsidDel="00E9588E">
          <w:rPr>
            <w:rStyle w:val="codeChar"/>
          </w:rPr>
          <w:delText>&lt;datapath-id&gt;</w:delText>
        </w:r>
        <w:r w:rsidDel="00E9588E">
          <w:delText xml:space="preserve"> identifies the OpenFlow Logical Switch to the OpenFlow controllers that has been assigned to the OpenFlow Logical Switch. The </w:delText>
        </w:r>
        <w:r w:rsidRPr="00F542E2" w:rsidDel="00E9588E">
          <w:rPr>
            <w:rStyle w:val="codeChar"/>
          </w:rPr>
          <w:delText>&lt;datapath-id&gt;</w:delText>
        </w:r>
        <w:r w:rsidDel="00E9588E">
          <w:delText xml:space="preserve"> MUST be unique within the </w:delText>
        </w:r>
        <w:r w:rsidDel="00E9588E">
          <w:lastRenderedPageBreak/>
          <w:delText xml:space="preserve">context of OpenFlow Controllers associated with OpenFlow Logical Switch. The </w:delText>
        </w:r>
        <w:r w:rsidRPr="00884102" w:rsidDel="00E9588E">
          <w:rPr>
            <w:rStyle w:val="codeChar"/>
          </w:rPr>
          <w:delText>&lt;datapath-id&gt;</w:delText>
        </w:r>
        <w:r w:rsidDel="00E9588E">
          <w:delText>is a string value that MUST be formatted as a sequence of 10 2-digit hexadecimal numbers that are separated by colons, e.g.,01:23:45:67:89:ab:cd:ef:01:23. The case of the hexadecimal digits MUST be ignored.</w:delText>
        </w:r>
      </w:del>
    </w:p>
    <w:p w14:paraId="192897BC" w14:textId="17EDF1A5" w:rsidR="00C805D1" w:rsidDel="00E9588E" w:rsidRDefault="00C805D1" w:rsidP="00C805D1">
      <w:pPr>
        <w:rPr>
          <w:del w:id="2184" w:author="Thomas Dietz" w:date="2012-08-13T13:39:00Z"/>
        </w:rPr>
      </w:pPr>
      <w:del w:id="2185" w:author="Thomas Dietz" w:date="2012-08-13T13:39:00Z">
        <w:r w:rsidDel="00E9588E">
          <w:delText xml:space="preserve">Element </w:delText>
        </w:r>
        <w:r w:rsidRPr="00F542E2" w:rsidDel="00E9588E">
          <w:rPr>
            <w:rStyle w:val="codeChar"/>
          </w:rPr>
          <w:delText>&lt;enabled&gt;</w:delText>
        </w:r>
        <w:r w:rsidDel="00E9588E">
          <w:delText xml:space="preserve"> denotes the administrative state of the OpenFlow Logical Switch. A value of </w:delText>
        </w:r>
        <w:r w:rsidR="00884102" w:rsidDel="00E9588E">
          <w:delText>“</w:delText>
        </w:r>
        <w:r w:rsidDel="00E9588E">
          <w:delText>false</w:delText>
        </w:r>
        <w:r w:rsidR="00884102" w:rsidDel="00E9588E">
          <w:delText>”</w:delText>
        </w:r>
        <w:r w:rsidDel="00E9588E">
          <w:delText xml:space="preserve"> means the OpenFlow Logical Switch MUST NOT communicate with any OpenFlow Controllers, MUST NOT conduct any OpenFlow processing, and SHOULD NOT be utilizing computational or network resources of the underlying platform.</w:delText>
        </w:r>
      </w:del>
    </w:p>
    <w:p w14:paraId="4551C809" w14:textId="52F1FFC0" w:rsidR="003A1761" w:rsidDel="00E9588E" w:rsidRDefault="003A1761" w:rsidP="00C805D1">
      <w:pPr>
        <w:rPr>
          <w:del w:id="2186" w:author="Thomas Dietz" w:date="2012-08-13T13:39:00Z"/>
        </w:rPr>
      </w:pPr>
      <w:del w:id="2187" w:author="Thomas Dietz" w:date="2012-08-13T13:39:00Z">
        <w:r w:rsidDel="00E9588E">
          <w:delText xml:space="preserve">Element </w:delText>
        </w:r>
        <w:r w:rsidRPr="00F542E2" w:rsidDel="00E9588E">
          <w:rPr>
            <w:rStyle w:val="codeChar"/>
          </w:rPr>
          <w:delText>&lt;check-controller-certificate&gt;</w:delText>
        </w:r>
        <w:r w:rsidDel="00E9588E">
          <w:delText xml:space="preserve"> defines the behavior of the OpenFlow Logical Switch when establishing a connection to a controller. If set to value </w:delText>
        </w:r>
        <w:r w:rsidR="00294BFA" w:rsidDel="00E9588E">
          <w:delText>“</w:delText>
        </w:r>
        <w:r w:rsidRPr="00294BFA" w:rsidDel="00E9588E">
          <w:delText>false</w:delText>
        </w:r>
        <w:r w:rsidR="00294BFA" w:rsidDel="00E9588E">
          <w:delText>”</w:delText>
        </w:r>
        <w:r w:rsidDel="00E9588E">
          <w:delText xml:space="preserve">, the logical switch will connect to a controller without checking any controller certificate. If set to value </w:delText>
        </w:r>
        <w:r w:rsidR="00294BFA" w:rsidDel="00E9588E">
          <w:delText>“</w:delText>
        </w:r>
        <w:r w:rsidRPr="00294BFA" w:rsidDel="00E9588E">
          <w:delText>true</w:delText>
        </w:r>
        <w:r w:rsidR="00294BFA" w:rsidDel="00E9588E">
          <w:delText>”</w:delText>
        </w:r>
        <w:r w:rsidDel="00E9588E">
          <w:delText xml:space="preserve">, </w:delText>
        </w:r>
        <w:r w:rsidR="00E159CE" w:rsidDel="00E9588E">
          <w:delText xml:space="preserve">then </w:delText>
        </w:r>
        <w:r w:rsidDel="00E9588E">
          <w:delText>the logical swit</w:delText>
        </w:r>
        <w:r w:rsidR="00E159CE" w:rsidDel="00E9588E">
          <w:delText xml:space="preserve">ch will connect to a </w:delText>
        </w:r>
        <w:r w:rsidDel="00E9588E">
          <w:delText xml:space="preserve">controller </w:delText>
        </w:r>
        <w:r w:rsidR="00E159CE" w:rsidDel="00E9588E">
          <w:delText xml:space="preserve">with element </w:delText>
        </w:r>
        <w:r w:rsidR="00E159CE" w:rsidRPr="00C91C8C" w:rsidDel="00E9588E">
          <w:rPr>
            <w:rStyle w:val="codeChar"/>
          </w:rPr>
          <w:delText>&lt;protocol&gt;</w:delText>
        </w:r>
        <w:r w:rsidR="00E159CE" w:rsidDel="00E9588E">
          <w:delText xml:space="preserve"> set to </w:delText>
        </w:r>
        <w:r w:rsidR="003F39C5" w:rsidDel="00E9588E">
          <w:delText>“</w:delText>
        </w:r>
        <w:r w:rsidR="00E159CE" w:rsidRPr="003F39C5" w:rsidDel="00E9588E">
          <w:delText>TLS</w:delText>
        </w:r>
        <w:r w:rsidR="003F39C5" w:rsidDel="00E9588E">
          <w:delText>”</w:delText>
        </w:r>
        <w:r w:rsidR="00E159CE" w:rsidDel="00E9588E">
          <w:delText xml:space="preserve">, only </w:delText>
        </w:r>
        <w:r w:rsidDel="00E9588E">
          <w:delText xml:space="preserve">if the controller provides a certificate that can be verified with one of the certificates stored in the list </w:delText>
        </w:r>
        <w:r w:rsidRPr="00C91C8C" w:rsidDel="00E9588E">
          <w:delText xml:space="preserve">of </w:delText>
        </w:r>
        <w:r w:rsidRPr="00C91C8C" w:rsidDel="00E9588E">
          <w:rPr>
            <w:rStyle w:val="codeChar"/>
          </w:rPr>
          <w:delText>&lt;external-certificates&gt;</w:delText>
        </w:r>
        <w:r w:rsidDel="00E9588E">
          <w:delText xml:space="preserve"> in the OpenFlow Capable Switch.</w:delText>
        </w:r>
      </w:del>
    </w:p>
    <w:p w14:paraId="6D73D8B5" w14:textId="5EA43D87" w:rsidR="00C805D1" w:rsidDel="00E9588E" w:rsidRDefault="00C805D1" w:rsidP="00C805D1">
      <w:pPr>
        <w:rPr>
          <w:del w:id="2188" w:author="Thomas Dietz" w:date="2012-08-13T13:39:00Z"/>
        </w:rPr>
      </w:pPr>
      <w:del w:id="2189" w:author="Thomas Dietz" w:date="2012-08-13T13:39:00Z">
        <w:r w:rsidDel="00E9588E">
          <w:delText xml:space="preserve">Element </w:delText>
        </w:r>
        <w:r w:rsidRPr="00E751F5" w:rsidDel="00E9588E">
          <w:rPr>
            <w:rStyle w:val="codeChar"/>
          </w:rPr>
          <w:delText>&lt;</w:delText>
        </w:r>
        <w:r w:rsidRPr="00F542E2" w:rsidDel="00E9588E">
          <w:rPr>
            <w:rStyle w:val="codeChar"/>
          </w:rPr>
          <w:delText>lost-connection-behavior</w:delText>
        </w:r>
        <w:r w:rsidRPr="00E751F5" w:rsidDel="00E9588E">
          <w:rPr>
            <w:rStyle w:val="codeChar"/>
          </w:rPr>
          <w:delText>&gt;</w:delText>
        </w:r>
        <w:r w:rsidDel="00E9588E">
          <w:delText xml:space="preserve"> defines the behavior of the OpenFlow Logical Switch in case it </w:delText>
        </w:r>
        <w:r w:rsidR="00920140" w:rsidDel="00E9588E">
          <w:delText>loses</w:delText>
        </w:r>
        <w:r w:rsidDel="00E9588E">
          <w:delText xml:space="preserve"> contact with all controllers. Section 6.4 of the OpenFlow specification 1.</w:delText>
        </w:r>
      </w:del>
      <w:ins w:id="2190" w:author="Deepak Bansal (AZURE)" w:date="2012-07-09T16:41:00Z">
        <w:del w:id="2191" w:author="Thomas Dietz" w:date="2012-08-13T13:39:00Z">
          <w:r w:rsidR="00956990" w:rsidDel="00E9588E">
            <w:delText>3</w:delText>
          </w:r>
        </w:del>
      </w:ins>
      <w:del w:id="2192" w:author="Thomas Dietz" w:date="2012-08-13T13:39:00Z">
        <w:r w:rsidDel="00E9588E">
          <w:delText xml:space="preserve">2 defines two </w:delText>
        </w:r>
        <w:r w:rsidR="00920140" w:rsidDel="00E9588E">
          <w:delText>alternative</w:delText>
        </w:r>
        <w:r w:rsidDel="00E9588E">
          <w:delText xml:space="preserve"> modes in such a case: fails secure mode and fail standalone mode. These are the only</w:delText>
        </w:r>
        <w:r w:rsidR="00202B9D" w:rsidDel="00E9588E">
          <w:delText xml:space="preserve"> a</w:delText>
        </w:r>
        <w:r w:rsidDel="00E9588E">
          <w:delText>llowed values for this element. Default is the fail secure mode.</w:delText>
        </w:r>
      </w:del>
    </w:p>
    <w:p w14:paraId="33E46F3D" w14:textId="196FFCB5" w:rsidR="006E7866" w:rsidDel="00E9588E" w:rsidRDefault="00C805D1" w:rsidP="00C805D1">
      <w:pPr>
        <w:rPr>
          <w:del w:id="2193" w:author="Thomas Dietz" w:date="2012-08-13T13:39:00Z"/>
        </w:rPr>
      </w:pPr>
      <w:del w:id="2194" w:author="Thomas Dietz" w:date="2012-08-13T13:39:00Z">
        <w:r w:rsidDel="00E9588E">
          <w:delText xml:space="preserve">Element </w:delText>
        </w:r>
        <w:r w:rsidRPr="00F542E2" w:rsidDel="00E9588E">
          <w:rPr>
            <w:rStyle w:val="codeChar"/>
          </w:rPr>
          <w:delText>&lt;resources&gt;</w:delText>
        </w:r>
        <w:r w:rsidDel="00E9588E">
          <w:delText xml:space="preserve"> contains the list of all resources of the OpenFlow Capable Switch that the OpenFlow Logical Switch has exclusive access to. Any resource identified in the </w:delText>
        </w:r>
        <w:r w:rsidRPr="007E551E" w:rsidDel="00E9588E">
          <w:rPr>
            <w:rStyle w:val="codeChar"/>
          </w:rPr>
          <w:delText>&lt;resources&gt;</w:delText>
        </w:r>
        <w:r w:rsidDel="00E9588E">
          <w:delText xml:space="preserve">list of a Logical Switch MUST be present in the </w:delText>
        </w:r>
        <w:r w:rsidRPr="00C91C8C" w:rsidDel="00E9588E">
          <w:rPr>
            <w:rStyle w:val="codeChar"/>
          </w:rPr>
          <w:delText>&lt;resources&gt;</w:delText>
        </w:r>
        <w:r w:rsidDel="00E9588E">
          <w:delText xml:space="preserve"> list of the OpenFlow Capable Switch containing the OpenFlow Logical Switch. Resources are identified by a </w:delText>
        </w:r>
        <w:r w:rsidRPr="00F542E2" w:rsidDel="00E9588E">
          <w:rPr>
            <w:rStyle w:val="codeChar"/>
          </w:rPr>
          <w:delText>&lt;port&gt;</w:delText>
        </w:r>
        <w:r w:rsidDel="00E9588E">
          <w:delText xml:space="preserve"> element</w:delText>
        </w:r>
        <w:r w:rsidR="006E7866" w:rsidDel="00E9588E">
          <w:delText>,</w:delText>
        </w:r>
        <w:r w:rsidDel="00E9588E">
          <w:delText xml:space="preserve"> a </w:delText>
        </w:r>
        <w:r w:rsidRPr="007E551E" w:rsidDel="00E9588E">
          <w:rPr>
            <w:rStyle w:val="codeChar"/>
          </w:rPr>
          <w:delText>&lt;queue&gt;</w:delText>
        </w:r>
        <w:r w:rsidDel="00E9588E">
          <w:delText xml:space="preserve"> element</w:delText>
        </w:r>
        <w:r w:rsidR="006E7866" w:rsidDel="00E9588E">
          <w:delText xml:space="preserve">, a </w:delText>
        </w:r>
        <w:r w:rsidR="006E7866" w:rsidRPr="00F542E2" w:rsidDel="00E9588E">
          <w:rPr>
            <w:rStyle w:val="codeChar"/>
          </w:rPr>
          <w:delText>&lt;certificate&gt;</w:delText>
        </w:r>
        <w:r w:rsidR="006E7866" w:rsidDel="00E9588E">
          <w:delText xml:space="preserve"> element</w:delText>
        </w:r>
        <w:r w:rsidR="000548DA" w:rsidDel="00E9588E">
          <w:delText xml:space="preserve">, or a </w:delText>
        </w:r>
        <w:r w:rsidR="000548DA" w:rsidRPr="00E8414C" w:rsidDel="00E9588E">
          <w:rPr>
            <w:rStyle w:val="codeChar"/>
          </w:rPr>
          <w:delText>&lt;flow-table&gt;</w:delText>
        </w:r>
        <w:r w:rsidR="000548DA" w:rsidDel="00E9588E">
          <w:delText xml:space="preserve"> element</w:delText>
        </w:r>
        <w:r w:rsidDel="00E9588E">
          <w:delText xml:space="preserve">. Values of these elements MUST match a value of an </w:delText>
        </w:r>
        <w:r w:rsidR="00884102" w:rsidDel="00E9588E">
          <w:delText xml:space="preserve">element </w:delText>
        </w:r>
        <w:r w:rsidRPr="00E8414C" w:rsidDel="00E9588E">
          <w:rPr>
            <w:rStyle w:val="codeChar"/>
          </w:rPr>
          <w:delText>&lt;resource-id&gt;</w:delText>
        </w:r>
        <w:r w:rsidDel="00E9588E">
          <w:delText xml:space="preserve"> of a resource of the </w:delText>
        </w:r>
        <w:r w:rsidR="00920140" w:rsidDel="00E9588E">
          <w:delText>OpenFlow</w:delText>
        </w:r>
        <w:r w:rsidDel="00E9588E">
          <w:delText xml:space="preserve"> Capable Switch. </w:delText>
        </w:r>
      </w:del>
    </w:p>
    <w:p w14:paraId="104D96FC" w14:textId="4D030327" w:rsidR="00C805D1" w:rsidDel="00E9588E" w:rsidRDefault="00C805D1" w:rsidP="00C805D1">
      <w:pPr>
        <w:rPr>
          <w:del w:id="2195" w:author="Thomas Dietz" w:date="2012-08-13T13:39:00Z"/>
        </w:rPr>
      </w:pPr>
      <w:del w:id="2196" w:author="Thomas Dietz" w:date="2012-08-13T13:39:00Z">
        <w:r w:rsidDel="00E9588E">
          <w:delText xml:space="preserve">Any </w:delText>
        </w:r>
        <w:r w:rsidR="006E7866" w:rsidRPr="00E8414C" w:rsidDel="00E9588E">
          <w:rPr>
            <w:rStyle w:val="codeChar"/>
          </w:rPr>
          <w:delText>&lt;port&gt;</w:delText>
        </w:r>
        <w:r w:rsidR="00E8414C" w:rsidDel="00E9588E">
          <w:delText>,</w:delText>
        </w:r>
        <w:r w:rsidR="00E8414C" w:rsidRPr="00E8414C" w:rsidDel="00E9588E">
          <w:rPr>
            <w:rStyle w:val="codeChar"/>
          </w:rPr>
          <w:delText xml:space="preserve"> &lt;</w:delText>
        </w:r>
        <w:r w:rsidR="006E7866" w:rsidRPr="00E8414C" w:rsidDel="00E9588E">
          <w:rPr>
            <w:rStyle w:val="codeChar"/>
          </w:rPr>
          <w:delText>queue&gt;</w:delText>
        </w:r>
        <w:r w:rsidR="00A972D9" w:rsidRPr="00E751F5" w:rsidDel="00E9588E">
          <w:delText xml:space="preserve"> or </w:delText>
        </w:r>
        <w:r w:rsidR="00A972D9" w:rsidRPr="00E8414C" w:rsidDel="00E9588E">
          <w:rPr>
            <w:rStyle w:val="codeChar"/>
          </w:rPr>
          <w:delText>&lt;flow-table&gt;</w:delText>
        </w:r>
        <w:r w:rsidR="006E7866" w:rsidDel="00E9588E">
          <w:delText xml:space="preserve"> </w:delText>
        </w:r>
        <w:r w:rsidDel="00E9588E">
          <w:delText xml:space="preserve">resource identified in the </w:delText>
        </w:r>
        <w:r w:rsidRPr="00F542E2" w:rsidDel="00E9588E">
          <w:rPr>
            <w:rStyle w:val="codeChar"/>
          </w:rPr>
          <w:delText>&lt;resources&gt;</w:delText>
        </w:r>
        <w:r w:rsidDel="00E9588E">
          <w:delText xml:space="preserve"> list of an</w:delText>
        </w:r>
        <w:r w:rsidR="008C3B6E" w:rsidDel="00E9588E">
          <w:delText xml:space="preserve"> </w:delText>
        </w:r>
        <w:r w:rsidDel="00E9588E">
          <w:delText xml:space="preserve">OpenFlow Logical Switch MUST NOT be identified in the </w:delText>
        </w:r>
        <w:r w:rsidRPr="00F542E2" w:rsidDel="00E9588E">
          <w:rPr>
            <w:rStyle w:val="codeChar"/>
          </w:rPr>
          <w:delText>&lt;resources&gt;</w:delText>
        </w:r>
        <w:r w:rsidDel="00E9588E">
          <w:delText xml:space="preserve"> list of any other OpenFlow Logical Switch.</w:delText>
        </w:r>
      </w:del>
    </w:p>
    <w:p w14:paraId="6A03CA91" w14:textId="2C017911" w:rsidR="006E7866" w:rsidDel="00E9588E" w:rsidRDefault="006E7866" w:rsidP="00C805D1">
      <w:pPr>
        <w:rPr>
          <w:del w:id="2197" w:author="Thomas Dietz" w:date="2012-08-13T13:39:00Z"/>
        </w:rPr>
      </w:pPr>
      <w:del w:id="2198" w:author="Thomas Dietz" w:date="2012-08-13T13:39:00Z">
        <w:r w:rsidDel="00E9588E">
          <w:delText xml:space="preserve">If there is a </w:delText>
        </w:r>
        <w:r w:rsidR="00E159CE" w:rsidRPr="00E751F5" w:rsidDel="00E9588E">
          <w:rPr>
            <w:rStyle w:val="codeChar"/>
          </w:rPr>
          <w:delText>&lt;</w:delText>
        </w:r>
        <w:r w:rsidR="00E159CE" w:rsidRPr="00F542E2" w:rsidDel="00E9588E">
          <w:rPr>
            <w:rStyle w:val="codeChar"/>
          </w:rPr>
          <w:delText>certificate&gt;</w:delText>
        </w:r>
        <w:r w:rsidR="00E159CE" w:rsidDel="00E9588E">
          <w:delText xml:space="preserve"> element present, the logical switch MUST provide the identified certificate when connecting to a controller that has its element </w:delText>
        </w:r>
        <w:r w:rsidR="00E159CE" w:rsidRPr="00F542E2" w:rsidDel="00E9588E">
          <w:rPr>
            <w:rStyle w:val="codeChar"/>
          </w:rPr>
          <w:delText>&lt;protocol&gt;</w:delText>
        </w:r>
        <w:r w:rsidR="00E159CE" w:rsidDel="00E9588E">
          <w:delText xml:space="preserve"> set to </w:delText>
        </w:r>
        <w:r w:rsidR="00E159CE" w:rsidRPr="00F542E2" w:rsidDel="00E9588E">
          <w:rPr>
            <w:rStyle w:val="codeChar"/>
          </w:rPr>
          <w:delText>TLS</w:delText>
        </w:r>
        <w:r w:rsidR="00E159CE" w:rsidDel="00E9588E">
          <w:delText>.</w:delText>
        </w:r>
      </w:del>
    </w:p>
    <w:p w14:paraId="0BA60583" w14:textId="646FA622" w:rsidR="00C805D1" w:rsidDel="00E9588E" w:rsidRDefault="00C805D1" w:rsidP="00C805D1">
      <w:pPr>
        <w:rPr>
          <w:del w:id="2199" w:author="Thomas Dietz" w:date="2012-08-13T13:39:00Z"/>
        </w:rPr>
      </w:pPr>
      <w:del w:id="2200" w:author="Thomas Dietz" w:date="2012-08-13T13:39:00Z">
        <w:r w:rsidDel="00E9588E">
          <w:delText>The following elements of the OpenFlow Logical Switch can be</w:delText>
        </w:r>
        <w:r w:rsidR="006E7866" w:rsidDel="00E9588E">
          <w:delText xml:space="preserve"> </w:delText>
        </w:r>
        <w:r w:rsidDel="00E9588E">
          <w:delText xml:space="preserve">modified by a </w:delText>
        </w:r>
        <w:r w:rsidRPr="001A73E6" w:rsidDel="00E9588E">
          <w:rPr>
            <w:rStyle w:val="codeChar"/>
          </w:rPr>
          <w:delText>NETCONF edit-config</w:delText>
        </w:r>
        <w:r w:rsidDel="00E9588E">
          <w:delText xml:space="preserve"> request or retrieved by a </w:delText>
        </w:r>
        <w:r w:rsidRPr="00E8414C" w:rsidDel="00E9588E">
          <w:rPr>
            <w:rStyle w:val="codeChar"/>
          </w:rPr>
          <w:delText>NETCONF get-config</w:delText>
        </w:r>
        <w:r w:rsidDel="00E9588E">
          <w:delText xml:space="preserve"> request: </w:delText>
        </w:r>
        <w:r w:rsidRPr="00F542E2" w:rsidDel="00E9588E">
          <w:rPr>
            <w:rStyle w:val="codeChar"/>
          </w:rPr>
          <w:delText>&lt;id&gt;, &lt;datapath-id&gt;,</w:delText>
        </w:r>
        <w:r w:rsidRPr="00E8414C" w:rsidDel="00E9588E">
          <w:rPr>
            <w:rStyle w:val="codeChar"/>
          </w:rPr>
          <w:delText xml:space="preserve"> </w:delText>
        </w:r>
        <w:r w:rsidRPr="00F542E2" w:rsidDel="00E9588E">
          <w:rPr>
            <w:rStyle w:val="codeChar"/>
          </w:rPr>
          <w:delText>&lt;enabled&gt;</w:delText>
        </w:r>
        <w:r w:rsidDel="00E9588E">
          <w:delText xml:space="preserve">. Elements in the </w:delText>
        </w:r>
        <w:r w:rsidRPr="00E8414C" w:rsidDel="00E9588E">
          <w:rPr>
            <w:rStyle w:val="codeChar"/>
          </w:rPr>
          <w:delText>&lt;resources&gt;</w:delText>
        </w:r>
        <w:r w:rsidDel="00E9588E">
          <w:delText xml:space="preserve"> list can also be modified and retrieved by those commands.</w:delText>
        </w:r>
      </w:del>
    </w:p>
    <w:p w14:paraId="7B2E1C66" w14:textId="77777777" w:rsidR="00F86237" w:rsidRPr="009F1B7D" w:rsidRDefault="00F86237" w:rsidP="00D14D27">
      <w:pPr>
        <w:pStyle w:val="Heading3"/>
      </w:pPr>
      <w:bookmarkStart w:id="2201" w:name="_Toc315953999"/>
      <w:bookmarkStart w:id="2202" w:name="_Toc316542509"/>
      <w:bookmarkStart w:id="2203" w:name="_Toc320556695"/>
      <w:r w:rsidRPr="00DB42FD">
        <w:t>YANG Specification</w:t>
      </w:r>
      <w:bookmarkEnd w:id="2201"/>
      <w:bookmarkEnd w:id="2202"/>
      <w:bookmarkEnd w:id="2203"/>
    </w:p>
    <w:tbl>
      <w:tblPr>
        <w:tblStyle w:val="TableGrid"/>
        <w:tblW w:w="5000" w:type="pct"/>
        <w:shd w:val="clear" w:color="auto" w:fill="C8FCCD"/>
        <w:tblCellMar>
          <w:left w:w="57" w:type="dxa"/>
          <w:right w:w="57" w:type="dxa"/>
        </w:tblCellMar>
        <w:tblLook w:val="04A0" w:firstRow="1" w:lastRow="0" w:firstColumn="1" w:lastColumn="0" w:noHBand="0" w:noVBand="1"/>
        <w:tblPrChange w:id="2204" w:author="Thomas Dietz" w:date="2012-08-13T13:38:00Z">
          <w:tblPr>
            <w:tblStyle w:val="TableGrid"/>
            <w:tblW w:w="0" w:type="auto"/>
            <w:tblInd w:w="378" w:type="dxa"/>
            <w:shd w:val="clear" w:color="auto" w:fill="C8FCCD"/>
            <w:tblLook w:val="04A0" w:firstRow="1" w:lastRow="0" w:firstColumn="1" w:lastColumn="0" w:noHBand="0" w:noVBand="1"/>
          </w:tblPr>
        </w:tblPrChange>
      </w:tblPr>
      <w:tblGrid>
        <w:gridCol w:w="9474"/>
        <w:tblGridChange w:id="2205">
          <w:tblGrid>
            <w:gridCol w:w="8820"/>
          </w:tblGrid>
        </w:tblGridChange>
      </w:tblGrid>
      <w:tr w:rsidR="00F86237" w:rsidRPr="009F1B7D" w14:paraId="248A5AD8" w14:textId="77777777" w:rsidTr="00257D58">
        <w:tc>
          <w:tcPr>
            <w:tcW w:w="5000" w:type="pct"/>
            <w:shd w:val="clear" w:color="auto" w:fill="C8FCCD"/>
            <w:tcPrChange w:id="2206" w:author="Thomas Dietz" w:date="2012-08-13T13:38:00Z">
              <w:tcPr>
                <w:tcW w:w="8820" w:type="dxa"/>
                <w:shd w:val="clear" w:color="auto" w:fill="C8FCCD"/>
              </w:tcPr>
            </w:tcPrChange>
          </w:tcPr>
          <w:p w14:paraId="33045C88" w14:textId="1D7935D0" w:rsidR="00F86237" w:rsidRPr="009F1B7D" w:rsidDel="00257D58" w:rsidRDefault="00F86237" w:rsidP="00011096">
            <w:pPr>
              <w:pStyle w:val="XML1"/>
              <w:rPr>
                <w:del w:id="2207" w:author="Thomas Dietz" w:date="2012-08-13T13:38:00Z"/>
              </w:rPr>
            </w:pPr>
            <w:del w:id="2208" w:author="Thomas Dietz" w:date="2012-08-13T13:38:00Z">
              <w:r w:rsidRPr="009F1B7D" w:rsidDel="00257D58">
                <w:delText>typedef datapath-id-type {</w:delText>
              </w:r>
            </w:del>
          </w:p>
          <w:p w14:paraId="495EA167" w14:textId="2B12F266" w:rsidR="00F86237" w:rsidRPr="009F1B7D" w:rsidDel="00257D58" w:rsidRDefault="00F86237" w:rsidP="00011096">
            <w:pPr>
              <w:pStyle w:val="XML2"/>
              <w:rPr>
                <w:del w:id="2209" w:author="Thomas Dietz" w:date="2012-08-13T13:38:00Z"/>
              </w:rPr>
            </w:pPr>
            <w:del w:id="2210" w:author="Thomas Dietz" w:date="2012-08-13T13:38:00Z">
              <w:r w:rsidRPr="009F1B7D" w:rsidDel="00257D58">
                <w:delText>type string {</w:delText>
              </w:r>
            </w:del>
          </w:p>
          <w:p w14:paraId="4E62B7A5" w14:textId="7A0C8C41" w:rsidR="00F86237" w:rsidRPr="009F1B7D" w:rsidDel="00257D58" w:rsidRDefault="00F86237" w:rsidP="00011096">
            <w:pPr>
              <w:pStyle w:val="XML3"/>
              <w:rPr>
                <w:del w:id="2211" w:author="Thomas Dietz" w:date="2012-08-13T13:38:00Z"/>
              </w:rPr>
            </w:pPr>
            <w:del w:id="2212" w:author="Thomas Dietz" w:date="2012-08-13T13:38:00Z">
              <w:r w:rsidRPr="009F1B7D" w:rsidDel="00257D58">
                <w:delText>pattern</w:delText>
              </w:r>
            </w:del>
          </w:p>
          <w:p w14:paraId="3C2C1CDE" w14:textId="5BEF6CE7" w:rsidR="00F86237" w:rsidRPr="009F1B7D" w:rsidDel="00257D58" w:rsidRDefault="00F86237" w:rsidP="00011096">
            <w:pPr>
              <w:pStyle w:val="XML4"/>
              <w:rPr>
                <w:del w:id="2213" w:author="Thomas Dietz" w:date="2012-08-13T13:38:00Z"/>
              </w:rPr>
            </w:pPr>
            <w:del w:id="2214" w:author="Thomas Dietz" w:date="2012-08-13T13:38:00Z">
              <w:r w:rsidRPr="009F1B7D" w:rsidDel="00257D58">
                <w:delText>'[0-9a-fA-F]{2}(:[0-9a-fA-F]{2}){7}';</w:delText>
              </w:r>
            </w:del>
          </w:p>
          <w:p w14:paraId="035C4805" w14:textId="0BF254DA" w:rsidR="00F86237" w:rsidRPr="009F1B7D" w:rsidDel="00257D58" w:rsidRDefault="00F86237" w:rsidP="00011096">
            <w:pPr>
              <w:pStyle w:val="XML2"/>
              <w:rPr>
                <w:del w:id="2215" w:author="Thomas Dietz" w:date="2012-08-13T13:38:00Z"/>
              </w:rPr>
            </w:pPr>
            <w:del w:id="2216" w:author="Thomas Dietz" w:date="2012-08-13T13:38:00Z">
              <w:r w:rsidRPr="009F1B7D" w:rsidDel="00257D58">
                <w:delText>}</w:delText>
              </w:r>
            </w:del>
          </w:p>
          <w:p w14:paraId="0643935B" w14:textId="2C1FCF2F" w:rsidR="00F86237" w:rsidRPr="009F1B7D" w:rsidDel="00257D58" w:rsidRDefault="00F86237" w:rsidP="00011096">
            <w:pPr>
              <w:pStyle w:val="XML2"/>
              <w:rPr>
                <w:del w:id="2217" w:author="Thomas Dietz" w:date="2012-08-13T13:38:00Z"/>
              </w:rPr>
            </w:pPr>
            <w:del w:id="2218" w:author="Thomas Dietz" w:date="2012-08-13T13:38:00Z">
              <w:r w:rsidRPr="009F1B7D" w:rsidDel="00257D58">
                <w:delText>description "The datapath-id type represents an OpenFlow datapath identifier.";</w:delText>
              </w:r>
            </w:del>
          </w:p>
          <w:p w14:paraId="6978ABA0" w14:textId="74483D9F" w:rsidR="00F86237" w:rsidRPr="009F1B7D" w:rsidDel="00257D58" w:rsidRDefault="00F86237" w:rsidP="00011096">
            <w:pPr>
              <w:pStyle w:val="XML1"/>
              <w:rPr>
                <w:del w:id="2219" w:author="Thomas Dietz" w:date="2012-08-13T13:38:00Z"/>
              </w:rPr>
            </w:pPr>
            <w:del w:id="2220" w:author="Thomas Dietz" w:date="2012-08-13T13:38:00Z">
              <w:r w:rsidRPr="009F1B7D" w:rsidDel="00257D58">
                <w:delText>}</w:delText>
              </w:r>
            </w:del>
          </w:p>
          <w:p w14:paraId="555D0159" w14:textId="1270EA9C" w:rsidR="00F86237" w:rsidRPr="009F1B7D" w:rsidDel="00257D58" w:rsidRDefault="00F86237" w:rsidP="00011096">
            <w:pPr>
              <w:pStyle w:val="XML3"/>
              <w:rPr>
                <w:del w:id="2221" w:author="Thomas Dietz" w:date="2012-08-13T13:38:00Z"/>
              </w:rPr>
            </w:pPr>
          </w:p>
          <w:p w14:paraId="6C09A692" w14:textId="638F62BF" w:rsidR="00F86237" w:rsidRPr="009F1B7D" w:rsidDel="00257D58" w:rsidRDefault="00F86237" w:rsidP="00011096">
            <w:pPr>
              <w:pStyle w:val="XML1"/>
              <w:rPr>
                <w:del w:id="2222" w:author="Thomas Dietz" w:date="2012-08-13T13:38:00Z"/>
              </w:rPr>
            </w:pPr>
            <w:del w:id="2223" w:author="Thomas Dietz" w:date="2012-08-13T13:38:00Z">
              <w:r w:rsidRPr="009F1B7D" w:rsidDel="00257D58">
                <w:delText>grouping openflow-logical-switch-grouping {</w:delText>
              </w:r>
            </w:del>
          </w:p>
          <w:p w14:paraId="494816D1" w14:textId="46BF8198" w:rsidR="00F86237" w:rsidRPr="009F1B7D" w:rsidDel="00257D58" w:rsidRDefault="00F86237" w:rsidP="00011096">
            <w:pPr>
              <w:pStyle w:val="XML2"/>
              <w:rPr>
                <w:del w:id="2224" w:author="Thomas Dietz" w:date="2012-08-13T13:38:00Z"/>
              </w:rPr>
            </w:pPr>
            <w:del w:id="2225" w:author="Thomas Dietz" w:date="2012-08-13T13:38:00Z">
              <w:r w:rsidRPr="009F1B7D" w:rsidDel="00257D58">
                <w:delText xml:space="preserve">description "This grouping specifies all properties of an OpenFlow Logical </w:delText>
              </w:r>
              <w:r w:rsidRPr="009F1B7D" w:rsidDel="00257D58">
                <w:lastRenderedPageBreak/>
                <w:delText>Switch.";</w:delText>
              </w:r>
            </w:del>
          </w:p>
          <w:p w14:paraId="6DA0196E" w14:textId="6FC4A881" w:rsidR="00F86237" w:rsidRPr="009F1B7D" w:rsidDel="00257D58" w:rsidRDefault="00F86237" w:rsidP="00011096">
            <w:pPr>
              <w:pStyle w:val="XML2"/>
              <w:rPr>
                <w:del w:id="2226" w:author="Thomas Dietz" w:date="2012-08-13T13:38:00Z"/>
              </w:rPr>
            </w:pPr>
            <w:del w:id="2227" w:author="Thomas Dietz" w:date="2012-08-13T13:38:00Z">
              <w:r w:rsidRPr="009F1B7D" w:rsidDel="00257D58">
                <w:delText>leaf id {</w:delText>
              </w:r>
            </w:del>
          </w:p>
          <w:p w14:paraId="31FC7212" w14:textId="0AFED0CF" w:rsidR="00F86237" w:rsidRPr="009F1B7D" w:rsidDel="00257D58" w:rsidRDefault="00F86237" w:rsidP="00011096">
            <w:pPr>
              <w:pStyle w:val="XML3"/>
              <w:rPr>
                <w:del w:id="2228" w:author="Thomas Dietz" w:date="2012-08-13T13:38:00Z"/>
              </w:rPr>
            </w:pPr>
            <w:del w:id="2229" w:author="Thomas Dietz" w:date="2012-08-13T13:38:00Z">
              <w:r w:rsidRPr="009F1B7D" w:rsidDel="00257D58">
                <w:delText>type inet:uri;</w:delText>
              </w:r>
            </w:del>
          </w:p>
          <w:p w14:paraId="3CB0DF9A" w14:textId="6A783551" w:rsidR="00F86237" w:rsidRPr="009F1B7D" w:rsidDel="00257D58" w:rsidRDefault="00F86237" w:rsidP="00011096">
            <w:pPr>
              <w:pStyle w:val="XML3"/>
              <w:rPr>
                <w:del w:id="2230" w:author="Thomas Dietz" w:date="2012-08-13T13:38:00Z"/>
              </w:rPr>
            </w:pPr>
            <w:del w:id="2231" w:author="Thomas Dietz" w:date="2012-08-13T13:38:00Z">
              <w:r w:rsidRPr="009F1B7D" w:rsidDel="00257D58">
                <w:delText>mandatory true;</w:delText>
              </w:r>
            </w:del>
          </w:p>
          <w:p w14:paraId="687EE039" w14:textId="18F08CE8" w:rsidR="00F86237" w:rsidRPr="009F1B7D" w:rsidDel="00257D58" w:rsidRDefault="00F86237" w:rsidP="00011096">
            <w:pPr>
              <w:pStyle w:val="XML3"/>
              <w:rPr>
                <w:del w:id="2232" w:author="Thomas Dietz" w:date="2012-08-13T13:38:00Z"/>
              </w:rPr>
            </w:pPr>
            <w:del w:id="2233" w:author="Thomas Dietz" w:date="2012-08-13T13:38:00Z">
              <w:r w:rsidRPr="009F1B7D" w:rsidDel="00257D58">
                <w:delText>description "An unique but locally arbitrary identifier that identifies a Logical Switch within a Capable Switch and is persistent across reboots of the system.";</w:delText>
              </w:r>
            </w:del>
          </w:p>
          <w:p w14:paraId="666CDD45" w14:textId="28855D0E" w:rsidR="00F86237" w:rsidDel="00257D58" w:rsidRDefault="00F86237" w:rsidP="00011096">
            <w:pPr>
              <w:pStyle w:val="XML2"/>
              <w:rPr>
                <w:del w:id="2234" w:author="Thomas Dietz" w:date="2012-08-13T13:38:00Z"/>
              </w:rPr>
            </w:pPr>
            <w:del w:id="2235" w:author="Thomas Dietz" w:date="2012-08-13T13:38:00Z">
              <w:r w:rsidRPr="009F1B7D" w:rsidDel="00257D58">
                <w:delText>}</w:delText>
              </w:r>
            </w:del>
          </w:p>
          <w:p w14:paraId="01B6B62D" w14:textId="4CC4947E" w:rsidR="00BC0B19" w:rsidDel="00257D58" w:rsidRDefault="00BC0B19" w:rsidP="00011096">
            <w:pPr>
              <w:pStyle w:val="XML2"/>
              <w:rPr>
                <w:del w:id="2236" w:author="Thomas Dietz" w:date="2012-08-13T13:38:00Z"/>
              </w:rPr>
            </w:pPr>
            <w:del w:id="2237" w:author="Thomas Dietz" w:date="2012-08-13T13:38:00Z">
              <w:r w:rsidDel="00257D58">
                <w:delText>container capabilities {</w:delText>
              </w:r>
            </w:del>
          </w:p>
          <w:p w14:paraId="4473F1EE" w14:textId="69BF13F8" w:rsidR="0017507E" w:rsidDel="00257D58" w:rsidRDefault="0017507E" w:rsidP="001A73E6">
            <w:pPr>
              <w:pStyle w:val="XML3"/>
              <w:rPr>
                <w:del w:id="2238" w:author="Thomas Dietz" w:date="2012-08-13T13:38:00Z"/>
              </w:rPr>
            </w:pPr>
            <w:del w:id="2239" w:author="Thomas Dietz" w:date="2012-08-13T13:38:00Z">
              <w:r w:rsidRPr="009F1B7D" w:rsidDel="00257D58">
                <w:delText xml:space="preserve">description "This </w:delText>
              </w:r>
              <w:r w:rsidDel="00257D58">
                <w:delText xml:space="preserve">container </w:delText>
              </w:r>
              <w:r w:rsidRPr="009F1B7D" w:rsidDel="00257D58">
                <w:delText xml:space="preserve">specifies all </w:delText>
              </w:r>
              <w:r w:rsidDel="00257D58">
                <w:delText>capability items</w:delText>
              </w:r>
              <w:r w:rsidRPr="009F1B7D" w:rsidDel="00257D58">
                <w:delText xml:space="preserve"> o</w:delText>
              </w:r>
              <w:r w:rsidDel="00257D58">
                <w:delText>f an OpenFlow Logical Switch.";</w:delText>
              </w:r>
            </w:del>
          </w:p>
          <w:p w14:paraId="6E39CFCD" w14:textId="32A04D89" w:rsidR="00BC0B19" w:rsidDel="00257D58" w:rsidRDefault="00BC0B19" w:rsidP="001A73E6">
            <w:pPr>
              <w:pStyle w:val="XML3"/>
              <w:rPr>
                <w:del w:id="2240" w:author="Thomas Dietz" w:date="2012-08-13T13:38:00Z"/>
              </w:rPr>
            </w:pPr>
            <w:del w:id="2241" w:author="Thomas Dietz" w:date="2012-08-13T13:38:00Z">
              <w:r w:rsidDel="00257D58">
                <w:delText>uses openflow-logical-switch-capabilities-grouping;</w:delText>
              </w:r>
            </w:del>
          </w:p>
          <w:p w14:paraId="1CD2142C" w14:textId="728BB071" w:rsidR="00BC0B19" w:rsidRPr="009F1B7D" w:rsidDel="00257D58" w:rsidRDefault="00BC0B19" w:rsidP="00011096">
            <w:pPr>
              <w:pStyle w:val="XML2"/>
              <w:rPr>
                <w:del w:id="2242" w:author="Thomas Dietz" w:date="2012-08-13T13:38:00Z"/>
              </w:rPr>
            </w:pPr>
            <w:del w:id="2243" w:author="Thomas Dietz" w:date="2012-08-13T13:38:00Z">
              <w:r w:rsidDel="00257D58">
                <w:delText>}</w:delText>
              </w:r>
            </w:del>
          </w:p>
          <w:p w14:paraId="797195DA" w14:textId="44DD0B81" w:rsidR="00F86237" w:rsidRPr="009F1B7D" w:rsidDel="00257D58" w:rsidRDefault="00F86237" w:rsidP="00011096">
            <w:pPr>
              <w:pStyle w:val="XML2"/>
              <w:rPr>
                <w:del w:id="2244" w:author="Thomas Dietz" w:date="2012-08-13T13:38:00Z"/>
              </w:rPr>
            </w:pPr>
            <w:del w:id="2245" w:author="Thomas Dietz" w:date="2012-08-13T13:38:00Z">
              <w:r w:rsidRPr="009F1B7D" w:rsidDel="00257D58">
                <w:delText>leaf datapath-id {</w:delText>
              </w:r>
            </w:del>
          </w:p>
          <w:p w14:paraId="158EBAB8" w14:textId="33FD2834" w:rsidR="00F86237" w:rsidRPr="009F1B7D" w:rsidDel="00257D58" w:rsidRDefault="00F86237" w:rsidP="00011096">
            <w:pPr>
              <w:pStyle w:val="XML3"/>
              <w:rPr>
                <w:del w:id="2246" w:author="Thomas Dietz" w:date="2012-08-13T13:38:00Z"/>
              </w:rPr>
            </w:pPr>
            <w:del w:id="2247" w:author="Thomas Dietz" w:date="2012-08-13T13:38:00Z">
              <w:r w:rsidRPr="009F1B7D" w:rsidDel="00257D58">
                <w:delText>type datapath-id-type;</w:delText>
              </w:r>
            </w:del>
          </w:p>
          <w:p w14:paraId="1F9DD553" w14:textId="0EFFB9A1" w:rsidR="00F86237" w:rsidRPr="009F1B7D" w:rsidDel="00257D58" w:rsidRDefault="00F86237" w:rsidP="00011096">
            <w:pPr>
              <w:pStyle w:val="XML3"/>
              <w:rPr>
                <w:del w:id="2248" w:author="Thomas Dietz" w:date="2012-08-13T13:38:00Z"/>
              </w:rPr>
            </w:pPr>
            <w:del w:id="2249" w:author="Thomas Dietz" w:date="2012-08-13T13:38:00Z">
              <w:r w:rsidRPr="009F1B7D" w:rsidDel="00257D58">
                <w:delText>mandatory true;</w:delText>
              </w:r>
            </w:del>
          </w:p>
          <w:p w14:paraId="050D98A3" w14:textId="0B8917A5" w:rsidR="00F86237" w:rsidRPr="009F1B7D" w:rsidDel="00257D58" w:rsidRDefault="00F86237" w:rsidP="00011096">
            <w:pPr>
              <w:pStyle w:val="XML3"/>
              <w:rPr>
                <w:del w:id="2250" w:author="Thomas Dietz" w:date="2012-08-13T13:38:00Z"/>
              </w:rPr>
            </w:pPr>
            <w:del w:id="2251" w:author="Thomas Dietz" w:date="2012-08-13T13:38:00Z">
              <w:r w:rsidRPr="009F1B7D" w:rsidDel="00257D58">
                <w:delText>description "The datapath identifier of the Logical Switch that uniquely identifies this Logical Switch in the controller.";</w:delText>
              </w:r>
            </w:del>
          </w:p>
          <w:p w14:paraId="75A563A1" w14:textId="7153DBA1" w:rsidR="00F86237" w:rsidRPr="009F1B7D" w:rsidDel="00257D58" w:rsidRDefault="00F86237" w:rsidP="00011096">
            <w:pPr>
              <w:pStyle w:val="XML2"/>
              <w:rPr>
                <w:del w:id="2252" w:author="Thomas Dietz" w:date="2012-08-13T13:38:00Z"/>
              </w:rPr>
            </w:pPr>
            <w:del w:id="2253" w:author="Thomas Dietz" w:date="2012-08-13T13:38:00Z">
              <w:r w:rsidRPr="009F1B7D" w:rsidDel="00257D58">
                <w:delText>}</w:delText>
              </w:r>
            </w:del>
          </w:p>
          <w:p w14:paraId="64EBFD17" w14:textId="3AB6A557" w:rsidR="00F86237" w:rsidRPr="009F1B7D" w:rsidDel="00257D58" w:rsidRDefault="00F86237" w:rsidP="00011096">
            <w:pPr>
              <w:pStyle w:val="XML3"/>
              <w:rPr>
                <w:del w:id="2254" w:author="Thomas Dietz" w:date="2012-08-13T13:38:00Z"/>
              </w:rPr>
            </w:pPr>
            <w:del w:id="2255" w:author="Thomas Dietz" w:date="2012-08-13T13:38:00Z">
              <w:r w:rsidRPr="009F1B7D" w:rsidDel="00257D58">
                <w:delText>leaf enabled {</w:delText>
              </w:r>
            </w:del>
          </w:p>
          <w:p w14:paraId="4C5940E2" w14:textId="55E33CEF" w:rsidR="00F86237" w:rsidRPr="009F1B7D" w:rsidDel="00257D58" w:rsidRDefault="00F86237" w:rsidP="00011096">
            <w:pPr>
              <w:pStyle w:val="XML3"/>
              <w:rPr>
                <w:del w:id="2256" w:author="Thomas Dietz" w:date="2012-08-13T13:38:00Z"/>
              </w:rPr>
            </w:pPr>
            <w:del w:id="2257" w:author="Thomas Dietz" w:date="2012-08-13T13:38:00Z">
              <w:r w:rsidRPr="009F1B7D" w:rsidDel="00257D58">
                <w:delText>type boolean;</w:delText>
              </w:r>
            </w:del>
          </w:p>
          <w:p w14:paraId="171AFCAA" w14:textId="2AB235D9" w:rsidR="00F86237" w:rsidRPr="009F1B7D" w:rsidDel="00257D58" w:rsidRDefault="00F86237" w:rsidP="00011096">
            <w:pPr>
              <w:pStyle w:val="XML3"/>
              <w:rPr>
                <w:del w:id="2258" w:author="Thomas Dietz" w:date="2012-08-13T13:38:00Z"/>
              </w:rPr>
            </w:pPr>
            <w:del w:id="2259" w:author="Thomas Dietz" w:date="2012-08-13T13:38:00Z">
              <w:r w:rsidRPr="009F1B7D" w:rsidDel="00257D58">
                <w:delText>mandatory true;</w:delText>
              </w:r>
            </w:del>
          </w:p>
          <w:p w14:paraId="015BC214" w14:textId="549D4974" w:rsidR="00F86237" w:rsidRPr="009F1B7D" w:rsidDel="00257D58" w:rsidRDefault="00F86237" w:rsidP="00011096">
            <w:pPr>
              <w:pStyle w:val="XML3"/>
              <w:rPr>
                <w:del w:id="2260" w:author="Thomas Dietz" w:date="2012-08-13T13:38:00Z"/>
              </w:rPr>
            </w:pPr>
            <w:del w:id="2261" w:author="Thomas Dietz" w:date="2012-08-13T13:38:00Z">
              <w:r w:rsidRPr="009F1B7D" w:rsidDel="00257D58">
                <w:delText>description "Specifies if the Logical Switch is enabled.";</w:delText>
              </w:r>
            </w:del>
          </w:p>
          <w:p w14:paraId="38313536" w14:textId="79E2915E" w:rsidR="00F86237" w:rsidRPr="009F1B7D" w:rsidDel="00257D58" w:rsidRDefault="00F86237" w:rsidP="00011096">
            <w:pPr>
              <w:pStyle w:val="XML2"/>
              <w:rPr>
                <w:del w:id="2262" w:author="Thomas Dietz" w:date="2012-08-13T13:38:00Z"/>
              </w:rPr>
            </w:pPr>
            <w:del w:id="2263" w:author="Thomas Dietz" w:date="2012-08-13T13:38:00Z">
              <w:r w:rsidRPr="009F1B7D" w:rsidDel="00257D58">
                <w:delText>}</w:delText>
              </w:r>
            </w:del>
          </w:p>
          <w:p w14:paraId="52D31815" w14:textId="1D4086D0" w:rsidR="00F86237" w:rsidRPr="009F1B7D" w:rsidDel="00257D58" w:rsidRDefault="00F86237" w:rsidP="00011096">
            <w:pPr>
              <w:pStyle w:val="XML2"/>
              <w:rPr>
                <w:del w:id="2264" w:author="Thomas Dietz" w:date="2012-08-13T13:38:00Z"/>
              </w:rPr>
            </w:pPr>
            <w:del w:id="2265" w:author="Thomas Dietz" w:date="2012-08-13T13:38:00Z">
              <w:r w:rsidRPr="009F1B7D" w:rsidDel="00257D58">
                <w:delText>container controllers {</w:delText>
              </w:r>
            </w:del>
          </w:p>
          <w:p w14:paraId="074FBD2B" w14:textId="1105F1F0" w:rsidR="00F86237" w:rsidRPr="009F1B7D" w:rsidDel="00257D58" w:rsidRDefault="00F86237" w:rsidP="00011096">
            <w:pPr>
              <w:pStyle w:val="XML3"/>
              <w:rPr>
                <w:del w:id="2266" w:author="Thomas Dietz" w:date="2012-08-13T13:38:00Z"/>
              </w:rPr>
            </w:pPr>
            <w:del w:id="2267" w:author="Thomas Dietz" w:date="2012-08-13T13:38:00Z">
              <w:r w:rsidRPr="009F1B7D" w:rsidDel="00257D58">
                <w:delText>description "The list of controllers for this Logical switch.";</w:delText>
              </w:r>
            </w:del>
          </w:p>
          <w:p w14:paraId="1918BE71" w14:textId="468750D5" w:rsidR="00F86237" w:rsidRPr="009F1B7D" w:rsidDel="00257D58" w:rsidRDefault="00F86237" w:rsidP="00011096">
            <w:pPr>
              <w:pStyle w:val="XML3"/>
              <w:rPr>
                <w:del w:id="2268" w:author="Thomas Dietz" w:date="2012-08-13T13:38:00Z"/>
              </w:rPr>
            </w:pPr>
            <w:del w:id="2269" w:author="Thomas Dietz" w:date="2012-08-13T13:38:00Z">
              <w:r w:rsidRPr="009F1B7D" w:rsidDel="00257D58">
                <w:delText>list controller {</w:delText>
              </w:r>
            </w:del>
          </w:p>
          <w:p w14:paraId="654EA1C8" w14:textId="162C73C9" w:rsidR="00F86237" w:rsidRPr="009F1B7D" w:rsidDel="00257D58" w:rsidRDefault="00F86237" w:rsidP="00011096">
            <w:pPr>
              <w:pStyle w:val="XML4"/>
              <w:rPr>
                <w:del w:id="2270" w:author="Thomas Dietz" w:date="2012-08-13T13:38:00Z"/>
              </w:rPr>
            </w:pPr>
            <w:del w:id="2271" w:author="Thomas Dietz" w:date="2012-08-13T13:38:00Z">
              <w:r w:rsidRPr="009F1B7D" w:rsidDel="00257D58">
                <w:delText>key "id";</w:delText>
              </w:r>
            </w:del>
          </w:p>
          <w:p w14:paraId="14A1605B" w14:textId="5D64FAC3" w:rsidR="00F86237" w:rsidRPr="009F1B7D" w:rsidDel="00257D58" w:rsidRDefault="00F86237" w:rsidP="00011096">
            <w:pPr>
              <w:pStyle w:val="XML4"/>
              <w:rPr>
                <w:del w:id="2272" w:author="Thomas Dietz" w:date="2012-08-13T13:38:00Z"/>
              </w:rPr>
            </w:pPr>
            <w:del w:id="2273" w:author="Thomas Dietz" w:date="2012-08-13T13:38:00Z">
              <w:r w:rsidRPr="009F1B7D" w:rsidDel="00257D58">
                <w:delText>unique "id";</w:delText>
              </w:r>
            </w:del>
          </w:p>
          <w:p w14:paraId="0DFA4FB7" w14:textId="59581E93" w:rsidR="00F86237" w:rsidRPr="009F1B7D" w:rsidDel="00257D58" w:rsidRDefault="00F86237" w:rsidP="00011096">
            <w:pPr>
              <w:pStyle w:val="XML4"/>
              <w:rPr>
                <w:del w:id="2274" w:author="Thomas Dietz" w:date="2012-08-13T13:38:00Z"/>
              </w:rPr>
            </w:pPr>
            <w:del w:id="2275" w:author="Thomas Dietz" w:date="2012-08-13T13:38:00Z">
              <w:r w:rsidRPr="009F1B7D" w:rsidDel="00257D58">
                <w:delText>description "The list of controllers that are assigned to the OpenFlow Logical Switch.";</w:delText>
              </w:r>
            </w:del>
          </w:p>
          <w:p w14:paraId="56D0CBFD" w14:textId="3CB68D97" w:rsidR="00F86237" w:rsidRPr="009F1B7D" w:rsidDel="00257D58" w:rsidRDefault="00F86237" w:rsidP="00011096">
            <w:pPr>
              <w:pStyle w:val="XML4"/>
              <w:rPr>
                <w:del w:id="2276" w:author="Thomas Dietz" w:date="2012-08-13T13:38:00Z"/>
              </w:rPr>
            </w:pPr>
            <w:del w:id="2277" w:author="Thomas Dietz" w:date="2012-08-13T13:38:00Z">
              <w:r w:rsidRPr="009F1B7D" w:rsidDel="00257D58">
                <w:delText>uses openflow-controller-grouping;</w:delText>
              </w:r>
            </w:del>
          </w:p>
          <w:p w14:paraId="232E7EB5" w14:textId="5DF697F5" w:rsidR="00F86237" w:rsidRPr="009F1B7D" w:rsidDel="00257D58" w:rsidRDefault="00F86237" w:rsidP="00011096">
            <w:pPr>
              <w:pStyle w:val="XML3"/>
              <w:rPr>
                <w:del w:id="2278" w:author="Thomas Dietz" w:date="2012-08-13T13:38:00Z"/>
              </w:rPr>
            </w:pPr>
            <w:del w:id="2279" w:author="Thomas Dietz" w:date="2012-08-13T13:38:00Z">
              <w:r w:rsidRPr="009F1B7D" w:rsidDel="00257D58">
                <w:delText>}</w:delText>
              </w:r>
            </w:del>
          </w:p>
          <w:p w14:paraId="49BF9868" w14:textId="5746B0E1" w:rsidR="00F86237" w:rsidRPr="009F1B7D" w:rsidDel="00257D58" w:rsidRDefault="00F86237" w:rsidP="00011096">
            <w:pPr>
              <w:pStyle w:val="XML2"/>
              <w:rPr>
                <w:del w:id="2280" w:author="Thomas Dietz" w:date="2012-08-13T13:38:00Z"/>
              </w:rPr>
            </w:pPr>
            <w:del w:id="2281" w:author="Thomas Dietz" w:date="2012-08-13T13:38:00Z">
              <w:r w:rsidRPr="009F1B7D" w:rsidDel="00257D58">
                <w:delText>}</w:delText>
              </w:r>
            </w:del>
          </w:p>
          <w:p w14:paraId="56469F87" w14:textId="6A296644" w:rsidR="00F86237" w:rsidRPr="009F1B7D" w:rsidDel="00257D58" w:rsidRDefault="00F86237" w:rsidP="00011096">
            <w:pPr>
              <w:pStyle w:val="XML2"/>
              <w:rPr>
                <w:del w:id="2282" w:author="Thomas Dietz" w:date="2012-08-13T13:38:00Z"/>
              </w:rPr>
            </w:pPr>
            <w:del w:id="2283" w:author="Thomas Dietz" w:date="2012-08-13T13:38:00Z">
              <w:r w:rsidRPr="009F1B7D" w:rsidDel="00257D58">
                <w:delText>container resources {</w:delText>
              </w:r>
            </w:del>
          </w:p>
          <w:p w14:paraId="6E62DE66" w14:textId="485CB47B" w:rsidR="00F86237" w:rsidRPr="009F1B7D" w:rsidDel="00257D58" w:rsidRDefault="00F86237" w:rsidP="00011096">
            <w:pPr>
              <w:pStyle w:val="XML3"/>
              <w:rPr>
                <w:del w:id="2284" w:author="Thomas Dietz" w:date="2012-08-13T13:38:00Z"/>
              </w:rPr>
            </w:pPr>
            <w:del w:id="2285" w:author="Thomas Dietz" w:date="2012-08-13T13:38:00Z">
              <w:r w:rsidRPr="009F1B7D" w:rsidDel="00257D58">
                <w:delText>description "The following lists reference to all resources of the OpenFlow Capable Switch that the OpenFlow Logical Switch has exclusive access to.";</w:delText>
              </w:r>
            </w:del>
          </w:p>
          <w:p w14:paraId="61FADF85" w14:textId="2A7EE3F6" w:rsidR="00F86237" w:rsidRPr="009F1B7D" w:rsidDel="00257D58" w:rsidRDefault="00F86237" w:rsidP="00011096">
            <w:pPr>
              <w:pStyle w:val="XML3"/>
              <w:rPr>
                <w:del w:id="2286" w:author="Thomas Dietz" w:date="2012-08-13T13:38:00Z"/>
              </w:rPr>
            </w:pPr>
            <w:del w:id="2287" w:author="Thomas Dietz" w:date="2012-08-13T13:38:00Z">
              <w:r w:rsidRPr="009F1B7D" w:rsidDel="00257D58">
                <w:delText>leaf-list port {</w:delText>
              </w:r>
            </w:del>
          </w:p>
          <w:p w14:paraId="705DE3E1" w14:textId="440CE9DE" w:rsidR="00F86237" w:rsidRPr="009F1B7D" w:rsidDel="00257D58" w:rsidRDefault="00F86237" w:rsidP="00011096">
            <w:pPr>
              <w:pStyle w:val="XML4"/>
              <w:rPr>
                <w:del w:id="2288" w:author="Thomas Dietz" w:date="2012-08-13T13:38:00Z"/>
              </w:rPr>
            </w:pPr>
            <w:del w:id="2289" w:author="Thomas Dietz" w:date="2012-08-13T13:38:00Z">
              <w:r w:rsidRPr="009F1B7D" w:rsidDel="00257D58">
                <w:delText>type leafref {</w:delText>
              </w:r>
            </w:del>
          </w:p>
          <w:p w14:paraId="5CFC2486" w14:textId="20D58013" w:rsidR="00F86237" w:rsidRPr="009F1B7D" w:rsidDel="00257D58" w:rsidRDefault="00F86237" w:rsidP="00011096">
            <w:pPr>
              <w:pStyle w:val="XML5"/>
              <w:rPr>
                <w:del w:id="2290" w:author="Thomas Dietz" w:date="2012-08-13T13:38:00Z"/>
              </w:rPr>
            </w:pPr>
            <w:del w:id="2291" w:author="Thomas Dietz" w:date="2012-08-13T13:38:00Z">
              <w:r w:rsidRPr="009F1B7D" w:rsidDel="00257D58">
                <w:delText>path "/capable-switch/resources/port/resource-id";</w:delText>
              </w:r>
            </w:del>
          </w:p>
          <w:p w14:paraId="50121733" w14:textId="29736B54" w:rsidR="00F86237" w:rsidRPr="009F1B7D" w:rsidDel="00257D58" w:rsidRDefault="00F86237" w:rsidP="00011096">
            <w:pPr>
              <w:pStyle w:val="XML4"/>
              <w:rPr>
                <w:del w:id="2292" w:author="Thomas Dietz" w:date="2012-08-13T13:38:00Z"/>
              </w:rPr>
            </w:pPr>
            <w:del w:id="2293" w:author="Thomas Dietz" w:date="2012-08-13T13:38:00Z">
              <w:r w:rsidRPr="009F1B7D" w:rsidDel="00257D58">
                <w:delText>}</w:delText>
              </w:r>
            </w:del>
          </w:p>
          <w:p w14:paraId="6110D64B" w14:textId="3783F43E" w:rsidR="00F86237" w:rsidRPr="009F1B7D" w:rsidDel="00257D58" w:rsidRDefault="00F86237" w:rsidP="00011096">
            <w:pPr>
              <w:pStyle w:val="XML4"/>
              <w:rPr>
                <w:del w:id="2294" w:author="Thomas Dietz" w:date="2012-08-13T13:38:00Z"/>
              </w:rPr>
            </w:pPr>
            <w:del w:id="2295" w:author="Thomas Dietz" w:date="2012-08-13T13:38:00Z">
              <w:r w:rsidRPr="009F1B7D" w:rsidDel="00257D58">
                <w:delText>description "The list references to all port resources of the OpenFlow Capable Switch that the OpenFlow Logical Switch has exclusive access to.";</w:delText>
              </w:r>
            </w:del>
          </w:p>
          <w:p w14:paraId="5DF9E21F" w14:textId="472001C5" w:rsidR="00F86237" w:rsidRPr="009F1B7D" w:rsidDel="00257D58" w:rsidRDefault="00F86237" w:rsidP="00011096">
            <w:pPr>
              <w:pStyle w:val="XML3"/>
              <w:rPr>
                <w:del w:id="2296" w:author="Thomas Dietz" w:date="2012-08-13T13:38:00Z"/>
              </w:rPr>
            </w:pPr>
            <w:del w:id="2297" w:author="Thomas Dietz" w:date="2012-08-13T13:38:00Z">
              <w:r w:rsidRPr="009F1B7D" w:rsidDel="00257D58">
                <w:delText>}</w:delText>
              </w:r>
            </w:del>
          </w:p>
          <w:p w14:paraId="5664A829" w14:textId="7C86E74B" w:rsidR="00F86237" w:rsidRPr="009F1B7D" w:rsidDel="00257D58" w:rsidRDefault="00F86237" w:rsidP="00011096">
            <w:pPr>
              <w:pStyle w:val="XML3"/>
              <w:rPr>
                <w:del w:id="2298" w:author="Thomas Dietz" w:date="2012-08-13T13:38:00Z"/>
              </w:rPr>
            </w:pPr>
            <w:del w:id="2299" w:author="Thomas Dietz" w:date="2012-08-13T13:38:00Z">
              <w:r w:rsidRPr="009F1B7D" w:rsidDel="00257D58">
                <w:delText>leaf-list queue {</w:delText>
              </w:r>
            </w:del>
          </w:p>
          <w:p w14:paraId="6E94121F" w14:textId="42CF9CC4" w:rsidR="00F86237" w:rsidRPr="009F1B7D" w:rsidDel="00257D58" w:rsidRDefault="00F86237" w:rsidP="00011096">
            <w:pPr>
              <w:pStyle w:val="XML4"/>
              <w:rPr>
                <w:del w:id="2300" w:author="Thomas Dietz" w:date="2012-08-13T13:38:00Z"/>
              </w:rPr>
            </w:pPr>
            <w:del w:id="2301" w:author="Thomas Dietz" w:date="2012-08-13T13:38:00Z">
              <w:r w:rsidRPr="009F1B7D" w:rsidDel="00257D58">
                <w:delText>type leafref {</w:delText>
              </w:r>
            </w:del>
          </w:p>
          <w:p w14:paraId="41881850" w14:textId="5E19BC61" w:rsidR="00F86237" w:rsidRPr="009F1B7D" w:rsidDel="00257D58" w:rsidRDefault="00F86237" w:rsidP="00011096">
            <w:pPr>
              <w:pStyle w:val="XML5"/>
              <w:rPr>
                <w:del w:id="2302" w:author="Thomas Dietz" w:date="2012-08-13T13:38:00Z"/>
              </w:rPr>
            </w:pPr>
            <w:del w:id="2303" w:author="Thomas Dietz" w:date="2012-08-13T13:38:00Z">
              <w:r w:rsidRPr="009F1B7D" w:rsidDel="00257D58">
                <w:delText>path "/capable-switch/resources/queue/resource-id";</w:delText>
              </w:r>
            </w:del>
          </w:p>
          <w:p w14:paraId="1D198204" w14:textId="2F361014" w:rsidR="00F86237" w:rsidRPr="009F1B7D" w:rsidDel="00257D58" w:rsidRDefault="00F86237" w:rsidP="00011096">
            <w:pPr>
              <w:pStyle w:val="XML4"/>
              <w:rPr>
                <w:del w:id="2304" w:author="Thomas Dietz" w:date="2012-08-13T13:38:00Z"/>
              </w:rPr>
            </w:pPr>
            <w:del w:id="2305" w:author="Thomas Dietz" w:date="2012-08-13T13:38:00Z">
              <w:r w:rsidRPr="009F1B7D" w:rsidDel="00257D58">
                <w:delText>}</w:delText>
              </w:r>
            </w:del>
          </w:p>
          <w:p w14:paraId="769D9BD5" w14:textId="34C9E84D" w:rsidR="00F86237" w:rsidRPr="009F1B7D" w:rsidDel="00257D58" w:rsidRDefault="00F86237" w:rsidP="00011096">
            <w:pPr>
              <w:pStyle w:val="XML4"/>
              <w:rPr>
                <w:del w:id="2306" w:author="Thomas Dietz" w:date="2012-08-13T13:38:00Z"/>
              </w:rPr>
            </w:pPr>
            <w:del w:id="2307" w:author="Thomas Dietz" w:date="2012-08-13T13:38:00Z">
              <w:r w:rsidRPr="009F1B7D" w:rsidDel="00257D58">
                <w:delText>description "The list references to all queue resources of the OpenFlow Capable Switch that the OpenFlow Logical Switch has exclusive access to.";</w:delText>
              </w:r>
            </w:del>
          </w:p>
          <w:p w14:paraId="1770260E" w14:textId="2B838801" w:rsidR="00F86237" w:rsidDel="00257D58" w:rsidRDefault="00F86237" w:rsidP="00011096">
            <w:pPr>
              <w:pStyle w:val="XML3"/>
              <w:rPr>
                <w:del w:id="2308" w:author="Thomas Dietz" w:date="2012-08-13T13:38:00Z"/>
              </w:rPr>
            </w:pPr>
            <w:del w:id="2309" w:author="Thomas Dietz" w:date="2012-08-13T13:38:00Z">
              <w:r w:rsidRPr="009F1B7D" w:rsidDel="00257D58">
                <w:delText>}</w:delText>
              </w:r>
            </w:del>
          </w:p>
          <w:p w14:paraId="3472EDE8" w14:textId="6B85B501" w:rsidR="00D65422" w:rsidDel="00257D58" w:rsidRDefault="00D65422" w:rsidP="00D65422">
            <w:pPr>
              <w:pStyle w:val="XML3"/>
              <w:rPr>
                <w:del w:id="2310" w:author="Thomas Dietz" w:date="2012-08-13T13:38:00Z"/>
              </w:rPr>
            </w:pPr>
            <w:del w:id="2311" w:author="Thomas Dietz" w:date="2012-08-13T13:38:00Z">
              <w:r w:rsidDel="00257D58">
                <w:delText>leaf certificate {</w:delText>
              </w:r>
            </w:del>
          </w:p>
          <w:p w14:paraId="381DB818" w14:textId="0E6BEB65" w:rsidR="00D65422" w:rsidDel="00257D58" w:rsidRDefault="00D65422" w:rsidP="004165BB">
            <w:pPr>
              <w:pStyle w:val="XML4"/>
              <w:rPr>
                <w:del w:id="2312" w:author="Thomas Dietz" w:date="2012-08-13T13:38:00Z"/>
              </w:rPr>
            </w:pPr>
            <w:del w:id="2313" w:author="Thomas Dietz" w:date="2012-08-13T13:38:00Z">
              <w:r w:rsidDel="00257D58">
                <w:delText>type leafref {</w:delText>
              </w:r>
            </w:del>
          </w:p>
          <w:p w14:paraId="672C5040" w14:textId="6DDA7A00" w:rsidR="00D65422" w:rsidDel="00257D58" w:rsidRDefault="00D65422" w:rsidP="004165BB">
            <w:pPr>
              <w:pStyle w:val="XML5"/>
              <w:rPr>
                <w:del w:id="2314" w:author="Thomas Dietz" w:date="2012-08-13T13:38:00Z"/>
              </w:rPr>
            </w:pPr>
            <w:del w:id="2315" w:author="Thomas Dietz" w:date="2012-08-13T13:38:00Z">
              <w:r w:rsidDel="00257D58">
                <w:lastRenderedPageBreak/>
                <w:delText>path "/capable-switch/resources/owned-certificate/resource-id";</w:delText>
              </w:r>
            </w:del>
          </w:p>
          <w:p w14:paraId="2A0F97CB" w14:textId="6E9D4FBE" w:rsidR="00D65422" w:rsidDel="00257D58" w:rsidRDefault="00D65422" w:rsidP="004165BB">
            <w:pPr>
              <w:pStyle w:val="XML4"/>
              <w:rPr>
                <w:del w:id="2316" w:author="Thomas Dietz" w:date="2012-08-13T13:38:00Z"/>
              </w:rPr>
            </w:pPr>
            <w:del w:id="2317" w:author="Thomas Dietz" w:date="2012-08-13T13:38:00Z">
              <w:r w:rsidDel="00257D58">
                <w:delText>}</w:delText>
              </w:r>
            </w:del>
          </w:p>
          <w:p w14:paraId="333F19D8" w14:textId="0CBF182B" w:rsidR="00D65422" w:rsidDel="00257D58" w:rsidRDefault="00D65422" w:rsidP="004165BB">
            <w:pPr>
              <w:pStyle w:val="XML4"/>
              <w:rPr>
                <w:del w:id="2318" w:author="Thomas Dietz" w:date="2012-08-13T13:38:00Z"/>
              </w:rPr>
            </w:pPr>
            <w:del w:id="2319" w:author="Thomas Dietz" w:date="2012-08-13T13:38:00Z">
              <w:r w:rsidDel="00257D58">
                <w:delText xml:space="preserve">description "The reference to the owned certificate in </w:delText>
              </w:r>
            </w:del>
          </w:p>
          <w:p w14:paraId="16CF37CE" w14:textId="488F6AE2" w:rsidR="00D65422" w:rsidDel="00257D58" w:rsidRDefault="00D65422" w:rsidP="004165BB">
            <w:pPr>
              <w:pStyle w:val="XML5"/>
              <w:rPr>
                <w:del w:id="2320" w:author="Thomas Dietz" w:date="2012-08-13T13:38:00Z"/>
              </w:rPr>
            </w:pPr>
            <w:del w:id="2321" w:author="Thomas Dietz" w:date="2012-08-13T13:38:00Z">
              <w:r w:rsidDel="00257D58">
                <w:delText>the OpenFlow Capable Switch that the OpenFlow Logical</w:delText>
              </w:r>
            </w:del>
          </w:p>
          <w:p w14:paraId="269CA67D" w14:textId="58161C68" w:rsidR="00D65422" w:rsidDel="00257D58" w:rsidRDefault="00D65422" w:rsidP="004165BB">
            <w:pPr>
              <w:pStyle w:val="XML5"/>
              <w:rPr>
                <w:del w:id="2322" w:author="Thomas Dietz" w:date="2012-08-13T13:38:00Z"/>
              </w:rPr>
            </w:pPr>
            <w:del w:id="2323" w:author="Thomas Dietz" w:date="2012-08-13T13:38:00Z">
              <w:r w:rsidDel="00257D58">
                <w:delText>Switch used to identify itself.";</w:delText>
              </w:r>
            </w:del>
          </w:p>
          <w:p w14:paraId="7EEE22ED" w14:textId="0D6B0F65" w:rsidR="00D65422" w:rsidDel="00257D58" w:rsidRDefault="00D65422" w:rsidP="00D65422">
            <w:pPr>
              <w:pStyle w:val="XML3"/>
              <w:rPr>
                <w:del w:id="2324" w:author="Thomas Dietz" w:date="2012-08-13T13:38:00Z"/>
              </w:rPr>
            </w:pPr>
            <w:del w:id="2325" w:author="Thomas Dietz" w:date="2012-08-13T13:38:00Z">
              <w:r w:rsidDel="00257D58">
                <w:delText>}</w:delText>
              </w:r>
            </w:del>
          </w:p>
          <w:p w14:paraId="34FC769E" w14:textId="3A36FC8E" w:rsidR="00A972D9" w:rsidRPr="009F1B7D" w:rsidDel="00257D58" w:rsidRDefault="00A972D9" w:rsidP="00D65422">
            <w:pPr>
              <w:pStyle w:val="XML3"/>
              <w:rPr>
                <w:del w:id="2326" w:author="Thomas Dietz" w:date="2012-08-13T13:38:00Z"/>
              </w:rPr>
            </w:pPr>
            <w:del w:id="2327" w:author="Thomas Dietz" w:date="2012-08-13T13:38:00Z">
              <w:r w:rsidDel="00257D58">
                <w:delText>leaf-list flow-table</w:delText>
              </w:r>
              <w:r w:rsidRPr="009F1B7D" w:rsidDel="00257D58">
                <w:delText xml:space="preserve"> {</w:delText>
              </w:r>
            </w:del>
          </w:p>
          <w:p w14:paraId="545F6490" w14:textId="59225A73" w:rsidR="00A972D9" w:rsidRPr="009F1B7D" w:rsidDel="00257D58" w:rsidRDefault="00A972D9" w:rsidP="00A972D9">
            <w:pPr>
              <w:pStyle w:val="XML4"/>
              <w:rPr>
                <w:del w:id="2328" w:author="Thomas Dietz" w:date="2012-08-13T13:38:00Z"/>
              </w:rPr>
            </w:pPr>
            <w:del w:id="2329" w:author="Thomas Dietz" w:date="2012-08-13T13:38:00Z">
              <w:r w:rsidRPr="009F1B7D" w:rsidDel="00257D58">
                <w:delText>type leafref {</w:delText>
              </w:r>
            </w:del>
          </w:p>
          <w:p w14:paraId="6AA1C7FE" w14:textId="73AF51B4" w:rsidR="00A972D9" w:rsidRPr="009F1B7D" w:rsidDel="00257D58" w:rsidRDefault="00A972D9" w:rsidP="00A972D9">
            <w:pPr>
              <w:pStyle w:val="XML5"/>
              <w:rPr>
                <w:del w:id="2330" w:author="Thomas Dietz" w:date="2012-08-13T13:38:00Z"/>
              </w:rPr>
            </w:pPr>
            <w:del w:id="2331" w:author="Thomas Dietz" w:date="2012-08-13T13:38:00Z">
              <w:r w:rsidRPr="009F1B7D" w:rsidDel="00257D58">
                <w:delText xml:space="preserve">path </w:delText>
              </w:r>
              <w:r w:rsidDel="00257D58">
                <w:delText>"/capable-switch/resources/flow-table</w:delText>
              </w:r>
              <w:r w:rsidRPr="009F1B7D" w:rsidDel="00257D58">
                <w:delText>/resource-id";</w:delText>
              </w:r>
            </w:del>
          </w:p>
          <w:p w14:paraId="5B8259C0" w14:textId="16836FE4" w:rsidR="00A972D9" w:rsidRPr="009F1B7D" w:rsidDel="00257D58" w:rsidRDefault="00A972D9" w:rsidP="00A972D9">
            <w:pPr>
              <w:pStyle w:val="XML4"/>
              <w:rPr>
                <w:del w:id="2332" w:author="Thomas Dietz" w:date="2012-08-13T13:38:00Z"/>
              </w:rPr>
            </w:pPr>
            <w:del w:id="2333" w:author="Thomas Dietz" w:date="2012-08-13T13:38:00Z">
              <w:r w:rsidRPr="009F1B7D" w:rsidDel="00257D58">
                <w:delText>}</w:delText>
              </w:r>
            </w:del>
          </w:p>
          <w:p w14:paraId="32BA0BF8" w14:textId="4647B662" w:rsidR="00A972D9" w:rsidRPr="009F1B7D" w:rsidDel="00257D58" w:rsidRDefault="00A972D9" w:rsidP="00A972D9">
            <w:pPr>
              <w:pStyle w:val="XML4"/>
              <w:rPr>
                <w:del w:id="2334" w:author="Thomas Dietz" w:date="2012-08-13T13:38:00Z"/>
              </w:rPr>
            </w:pPr>
            <w:del w:id="2335" w:author="Thomas Dietz" w:date="2012-08-13T13:38:00Z">
              <w:r w:rsidRPr="009F1B7D" w:rsidDel="00257D58">
                <w:delText>description "</w:delText>
              </w:r>
              <w:r w:rsidDel="00257D58">
                <w:delText>The list references to all flow table</w:delText>
              </w:r>
              <w:r w:rsidRPr="009F1B7D" w:rsidDel="00257D58">
                <w:delText xml:space="preserve"> resources of the OpenFlow Capable Switch that the OpenFlow Logical Switch has exclusive access to.";</w:delText>
              </w:r>
            </w:del>
          </w:p>
          <w:p w14:paraId="2669EE2E" w14:textId="726E5F40" w:rsidR="00A972D9" w:rsidRPr="009F1B7D" w:rsidDel="00257D58" w:rsidRDefault="00A972D9" w:rsidP="00A972D9">
            <w:pPr>
              <w:pStyle w:val="XML3"/>
              <w:rPr>
                <w:del w:id="2336" w:author="Thomas Dietz" w:date="2012-08-13T13:38:00Z"/>
              </w:rPr>
            </w:pPr>
            <w:del w:id="2337" w:author="Thomas Dietz" w:date="2012-08-13T13:38:00Z">
              <w:r w:rsidRPr="009F1B7D" w:rsidDel="00257D58">
                <w:delText>}</w:delText>
              </w:r>
            </w:del>
          </w:p>
          <w:p w14:paraId="44709B50" w14:textId="7DFC7A30" w:rsidR="00F86237" w:rsidRPr="009F1B7D" w:rsidDel="00257D58" w:rsidRDefault="00F86237" w:rsidP="00011096">
            <w:pPr>
              <w:pStyle w:val="XML2"/>
              <w:rPr>
                <w:del w:id="2338" w:author="Thomas Dietz" w:date="2012-08-13T13:38:00Z"/>
              </w:rPr>
            </w:pPr>
            <w:del w:id="2339" w:author="Thomas Dietz" w:date="2012-08-13T13:38:00Z">
              <w:r w:rsidRPr="009F1B7D" w:rsidDel="00257D58">
                <w:delText>}</w:delText>
              </w:r>
            </w:del>
          </w:p>
          <w:p w14:paraId="179FFBF6" w14:textId="77777777" w:rsidR="00257D58" w:rsidRDefault="00F86237" w:rsidP="00257D58">
            <w:pPr>
              <w:pStyle w:val="XML1"/>
              <w:rPr>
                <w:ins w:id="2340" w:author="Thomas Dietz" w:date="2012-08-13T13:38:00Z"/>
              </w:rPr>
            </w:pPr>
            <w:del w:id="2341" w:author="Thomas Dietz" w:date="2012-08-13T13:38:00Z">
              <w:r w:rsidRPr="009F1B7D" w:rsidDel="00257D58">
                <w:delText>}</w:delText>
              </w:r>
            </w:del>
            <w:ins w:id="2342" w:author="Thomas Dietz" w:date="2012-08-13T13:38:00Z">
              <w:r w:rsidR="00257D58">
                <w:t xml:space="preserve">  grouping OFLogicalSwitchType {</w:t>
              </w:r>
            </w:ins>
          </w:p>
          <w:p w14:paraId="6F91C5FC" w14:textId="77777777" w:rsidR="00257D58" w:rsidRDefault="00257D58" w:rsidP="00257D58">
            <w:pPr>
              <w:pStyle w:val="XML1"/>
              <w:rPr>
                <w:ins w:id="2343" w:author="Thomas Dietz" w:date="2012-08-13T13:38:00Z"/>
              </w:rPr>
            </w:pPr>
            <w:ins w:id="2344" w:author="Thomas Dietz" w:date="2012-08-13T13:38:00Z">
              <w:r>
                <w:t xml:space="preserve">    description "This grouping specifies all properties of an</w:t>
              </w:r>
            </w:ins>
          </w:p>
          <w:p w14:paraId="46654889" w14:textId="77777777" w:rsidR="00257D58" w:rsidRDefault="00257D58" w:rsidP="00257D58">
            <w:pPr>
              <w:pStyle w:val="XML1"/>
              <w:rPr>
                <w:ins w:id="2345" w:author="Thomas Dietz" w:date="2012-08-13T13:38:00Z"/>
              </w:rPr>
            </w:pPr>
            <w:ins w:id="2346" w:author="Thomas Dietz" w:date="2012-08-13T13:38:00Z">
              <w:r>
                <w:t xml:space="preserve">      OpenFlow Logical Switch.</w:t>
              </w:r>
            </w:ins>
          </w:p>
          <w:p w14:paraId="369C9081" w14:textId="77777777" w:rsidR="00257D58" w:rsidRDefault="00257D58" w:rsidP="00257D58">
            <w:pPr>
              <w:pStyle w:val="XML1"/>
              <w:rPr>
                <w:ins w:id="2347" w:author="Thomas Dietz" w:date="2012-08-13T13:38:00Z"/>
              </w:rPr>
            </w:pPr>
          </w:p>
          <w:p w14:paraId="2F606B72" w14:textId="77777777" w:rsidR="00257D58" w:rsidRDefault="00257D58" w:rsidP="00257D58">
            <w:pPr>
              <w:pStyle w:val="XML1"/>
              <w:rPr>
                <w:ins w:id="2348" w:author="Thomas Dietz" w:date="2012-08-13T13:38:00Z"/>
              </w:rPr>
            </w:pPr>
            <w:ins w:id="2349" w:author="Thomas Dietz" w:date="2012-08-13T13:38:00Z">
              <w:r>
                <w:t xml:space="preserve">      Elements of type OFLogicalSwitchType cannot be created or</w:t>
              </w:r>
            </w:ins>
          </w:p>
          <w:p w14:paraId="2106D24D" w14:textId="77777777" w:rsidR="00257D58" w:rsidRDefault="00257D58" w:rsidP="00257D58">
            <w:pPr>
              <w:pStyle w:val="XML1"/>
              <w:rPr>
                <w:ins w:id="2350" w:author="Thomas Dietz" w:date="2012-08-13T13:38:00Z"/>
              </w:rPr>
            </w:pPr>
            <w:ins w:id="2351" w:author="Thomas Dietz" w:date="2012-08-13T13:38:00Z">
              <w:r>
                <w:t xml:space="preserve">      deleted with NETCONF &lt;edit-config&gt; operations 'create' or</w:t>
              </w:r>
            </w:ins>
          </w:p>
          <w:p w14:paraId="1DBE9E4E" w14:textId="77777777" w:rsidR="00257D58" w:rsidRDefault="00257D58" w:rsidP="00257D58">
            <w:pPr>
              <w:pStyle w:val="XML1"/>
              <w:rPr>
                <w:ins w:id="2352" w:author="Thomas Dietz" w:date="2012-08-13T13:38:00Z"/>
              </w:rPr>
            </w:pPr>
            <w:ins w:id="2353" w:author="Thomas Dietz" w:date="2012-08-13T13:38:00Z">
              <w:r>
                <w:t xml:space="preserve">      'delete'. The other NETCONF &lt;edit-config&gt; operations MUST be</w:t>
              </w:r>
            </w:ins>
          </w:p>
          <w:p w14:paraId="34CBD101" w14:textId="77777777" w:rsidR="00257D58" w:rsidRDefault="00257D58" w:rsidP="00257D58">
            <w:pPr>
              <w:pStyle w:val="XML1"/>
              <w:rPr>
                <w:ins w:id="2354" w:author="Thomas Dietz" w:date="2012-08-13T13:38:00Z"/>
              </w:rPr>
            </w:pPr>
            <w:ins w:id="2355" w:author="Thomas Dietz" w:date="2012-08-13T13:38:00Z">
              <w:r>
                <w:t xml:space="preserve">      implemented as follows: </w:t>
              </w:r>
            </w:ins>
          </w:p>
          <w:p w14:paraId="0A1DF5D3" w14:textId="77777777" w:rsidR="00257D58" w:rsidRDefault="00257D58" w:rsidP="00257D58">
            <w:pPr>
              <w:pStyle w:val="XML1"/>
              <w:rPr>
                <w:ins w:id="2356" w:author="Thomas Dietz" w:date="2012-08-13T13:38:00Z"/>
              </w:rPr>
            </w:pPr>
          </w:p>
          <w:p w14:paraId="3A6C46B1" w14:textId="77777777" w:rsidR="00257D58" w:rsidRDefault="00257D58" w:rsidP="00257D58">
            <w:pPr>
              <w:pStyle w:val="XML1"/>
              <w:rPr>
                <w:ins w:id="2357" w:author="Thomas Dietz" w:date="2012-08-13T13:38:00Z"/>
              </w:rPr>
            </w:pPr>
            <w:ins w:id="2358" w:author="Thomas Dietz" w:date="2012-08-13T13:38:00Z">
              <w:r>
                <w:t xml:space="preserve">      * The 'id' element MUST be present at all &lt;edit-config&gt;</w:t>
              </w:r>
            </w:ins>
          </w:p>
          <w:p w14:paraId="66E0C020" w14:textId="77777777" w:rsidR="00257D58" w:rsidRDefault="00257D58" w:rsidP="00257D58">
            <w:pPr>
              <w:pStyle w:val="XML1"/>
              <w:rPr>
                <w:ins w:id="2359" w:author="Thomas Dietz" w:date="2012-08-13T13:38:00Z"/>
              </w:rPr>
            </w:pPr>
            <w:ins w:id="2360" w:author="Thomas Dietz" w:date="2012-08-13T13:38:00Z">
              <w:r>
                <w:t xml:space="preserve">        operations to identify the OpenFlow Logical Switch.</w:t>
              </w:r>
            </w:ins>
          </w:p>
          <w:p w14:paraId="573784EF" w14:textId="77777777" w:rsidR="00257D58" w:rsidRDefault="00257D58" w:rsidP="00257D58">
            <w:pPr>
              <w:pStyle w:val="XML1"/>
              <w:rPr>
                <w:ins w:id="2361" w:author="Thomas Dietz" w:date="2012-08-13T13:38:00Z"/>
              </w:rPr>
            </w:pPr>
            <w:ins w:id="2362" w:author="Thomas Dietz" w:date="2012-08-13T13:38:00Z">
              <w:r>
                <w:t xml:space="preserve">      * If the operation is 'merge' or 'replace', and the element</w:t>
              </w:r>
            </w:ins>
          </w:p>
          <w:p w14:paraId="07F3A197" w14:textId="77777777" w:rsidR="00257D58" w:rsidRDefault="00257D58" w:rsidP="00257D58">
            <w:pPr>
              <w:pStyle w:val="XML1"/>
              <w:rPr>
                <w:ins w:id="2363" w:author="Thomas Dietz" w:date="2012-08-13T13:38:00Z"/>
              </w:rPr>
            </w:pPr>
            <w:ins w:id="2364" w:author="Thomas Dietz" w:date="2012-08-13T13:38:00Z">
              <w:r>
                <w:t xml:space="preserve">        does not exist, a 'data-missing' error is returned. If the</w:t>
              </w:r>
            </w:ins>
          </w:p>
          <w:p w14:paraId="288ACC63" w14:textId="77777777" w:rsidR="00257D58" w:rsidRDefault="00257D58" w:rsidP="00257D58">
            <w:pPr>
              <w:pStyle w:val="XML1"/>
              <w:rPr>
                <w:ins w:id="2365" w:author="Thomas Dietz" w:date="2012-08-13T13:38:00Z"/>
              </w:rPr>
            </w:pPr>
            <w:ins w:id="2366" w:author="Thomas Dietz" w:date="2012-08-13T13:38:00Z">
              <w:r>
                <w:t xml:space="preserve">        element exists its value is set to the value found in the</w:t>
              </w:r>
            </w:ins>
          </w:p>
          <w:p w14:paraId="6FCFC415" w14:textId="77777777" w:rsidR="00257D58" w:rsidRDefault="00257D58" w:rsidP="00257D58">
            <w:pPr>
              <w:pStyle w:val="XML1"/>
              <w:rPr>
                <w:ins w:id="2367" w:author="Thomas Dietz" w:date="2012-08-13T13:38:00Z"/>
              </w:rPr>
            </w:pPr>
            <w:ins w:id="2368" w:author="Thomas Dietz" w:date="2012-08-13T13:38:00Z">
              <w:r>
                <w:t xml:space="preserve">        XML RPC data.</w:t>
              </w:r>
            </w:ins>
          </w:p>
          <w:p w14:paraId="10A25CD5" w14:textId="77777777" w:rsidR="00257D58" w:rsidRDefault="00257D58" w:rsidP="00257D58">
            <w:pPr>
              <w:pStyle w:val="XML1"/>
              <w:rPr>
                <w:ins w:id="2369" w:author="Thomas Dietz" w:date="2012-08-13T13:38:00Z"/>
              </w:rPr>
            </w:pPr>
            <w:ins w:id="2370" w:author="Thomas Dietz" w:date="2012-08-13T13:38:00Z">
              <w:r>
                <w:t xml:space="preserve">      * If the operation is 'create', a 'operation-not-supported'</w:t>
              </w:r>
            </w:ins>
          </w:p>
          <w:p w14:paraId="3FD00CF4" w14:textId="77777777" w:rsidR="00257D58" w:rsidRDefault="00257D58" w:rsidP="00257D58">
            <w:pPr>
              <w:pStyle w:val="XML1"/>
              <w:rPr>
                <w:ins w:id="2371" w:author="Thomas Dietz" w:date="2012-08-13T13:38:00Z"/>
              </w:rPr>
            </w:pPr>
            <w:ins w:id="2372" w:author="Thomas Dietz" w:date="2012-08-13T13:38:00Z">
              <w:r>
                <w:t xml:space="preserve">        error with type 'application' is returned.</w:t>
              </w:r>
            </w:ins>
          </w:p>
          <w:p w14:paraId="2B8DC19C" w14:textId="77777777" w:rsidR="00257D58" w:rsidRDefault="00257D58" w:rsidP="00257D58">
            <w:pPr>
              <w:pStyle w:val="XML1"/>
              <w:rPr>
                <w:ins w:id="2373" w:author="Thomas Dietz" w:date="2012-08-13T13:38:00Z"/>
              </w:rPr>
            </w:pPr>
            <w:ins w:id="2374" w:author="Thomas Dietz" w:date="2012-08-13T13:38:00Z">
              <w:r>
                <w:t xml:space="preserve">      * If the operation is 'delete', 'operation-not-supported'</w:t>
              </w:r>
            </w:ins>
          </w:p>
          <w:p w14:paraId="784956C2" w14:textId="77777777" w:rsidR="00257D58" w:rsidRDefault="00257D58" w:rsidP="00257D58">
            <w:pPr>
              <w:pStyle w:val="XML1"/>
              <w:rPr>
                <w:ins w:id="2375" w:author="Thomas Dietz" w:date="2012-08-13T13:38:00Z"/>
              </w:rPr>
            </w:pPr>
            <w:ins w:id="2376" w:author="Thomas Dietz" w:date="2012-08-13T13:38:00Z">
              <w:r>
                <w:t xml:space="preserve">        error with type 'application' is returned.";</w:t>
              </w:r>
            </w:ins>
          </w:p>
          <w:p w14:paraId="30924F8E" w14:textId="77777777" w:rsidR="00257D58" w:rsidRDefault="00257D58" w:rsidP="00257D58">
            <w:pPr>
              <w:pStyle w:val="XML1"/>
              <w:rPr>
                <w:ins w:id="2377" w:author="Thomas Dietz" w:date="2012-08-13T13:38:00Z"/>
              </w:rPr>
            </w:pPr>
            <w:ins w:id="2378" w:author="Thomas Dietz" w:date="2012-08-13T13:38:00Z">
              <w:r>
                <w:t xml:space="preserve">    leaf id {</w:t>
              </w:r>
            </w:ins>
          </w:p>
          <w:p w14:paraId="7802D6D2" w14:textId="77777777" w:rsidR="00257D58" w:rsidRDefault="00257D58" w:rsidP="00257D58">
            <w:pPr>
              <w:pStyle w:val="XML1"/>
              <w:rPr>
                <w:ins w:id="2379" w:author="Thomas Dietz" w:date="2012-08-13T13:38:00Z"/>
              </w:rPr>
            </w:pPr>
            <w:ins w:id="2380" w:author="Thomas Dietz" w:date="2012-08-13T13:38:00Z">
              <w:r>
                <w:t xml:space="preserve">      type OFConfigId;</w:t>
              </w:r>
            </w:ins>
          </w:p>
          <w:p w14:paraId="1FF82722" w14:textId="77777777" w:rsidR="00257D58" w:rsidRDefault="00257D58" w:rsidP="00257D58">
            <w:pPr>
              <w:pStyle w:val="XML1"/>
              <w:rPr>
                <w:ins w:id="2381" w:author="Thomas Dietz" w:date="2012-08-13T13:38:00Z"/>
              </w:rPr>
            </w:pPr>
            <w:ins w:id="2382" w:author="Thomas Dietz" w:date="2012-08-13T13:38:00Z">
              <w:r>
                <w:t xml:space="preserve">      mandatory true;</w:t>
              </w:r>
            </w:ins>
          </w:p>
          <w:p w14:paraId="0E020BF6" w14:textId="77777777" w:rsidR="00257D58" w:rsidRDefault="00257D58" w:rsidP="00257D58">
            <w:pPr>
              <w:pStyle w:val="XML1"/>
              <w:rPr>
                <w:ins w:id="2383" w:author="Thomas Dietz" w:date="2012-08-13T13:38:00Z"/>
              </w:rPr>
            </w:pPr>
            <w:ins w:id="2384" w:author="Thomas Dietz" w:date="2012-08-13T13:38:00Z">
              <w:r>
                <w:t xml:space="preserve">      description "A unique but locally arbitrary identifier that</w:t>
              </w:r>
            </w:ins>
          </w:p>
          <w:p w14:paraId="7F919037" w14:textId="77777777" w:rsidR="00257D58" w:rsidRDefault="00257D58" w:rsidP="00257D58">
            <w:pPr>
              <w:pStyle w:val="XML1"/>
              <w:rPr>
                <w:ins w:id="2385" w:author="Thomas Dietz" w:date="2012-08-13T13:38:00Z"/>
              </w:rPr>
            </w:pPr>
            <w:ins w:id="2386" w:author="Thomas Dietz" w:date="2012-08-13T13:38:00Z">
              <w:r>
                <w:t xml:space="preserve">        identifies a Logical Switch within the context of an</w:t>
              </w:r>
            </w:ins>
          </w:p>
          <w:p w14:paraId="0E56827F" w14:textId="77777777" w:rsidR="00257D58" w:rsidRDefault="00257D58" w:rsidP="00257D58">
            <w:pPr>
              <w:pStyle w:val="XML1"/>
              <w:rPr>
                <w:ins w:id="2387" w:author="Thomas Dietz" w:date="2012-08-13T13:38:00Z"/>
              </w:rPr>
            </w:pPr>
            <w:ins w:id="2388" w:author="Thomas Dietz" w:date="2012-08-13T13:38:00Z">
              <w:r>
                <w:t xml:space="preserve">        OpenFlow Capable Switch. It MUST be persistent across</w:t>
              </w:r>
            </w:ins>
          </w:p>
          <w:p w14:paraId="27D906FF" w14:textId="77777777" w:rsidR="00257D58" w:rsidRDefault="00257D58" w:rsidP="00257D58">
            <w:pPr>
              <w:pStyle w:val="XML1"/>
              <w:rPr>
                <w:ins w:id="2389" w:author="Thomas Dietz" w:date="2012-08-13T13:38:00Z"/>
              </w:rPr>
            </w:pPr>
            <w:ins w:id="2390" w:author="Thomas Dietz" w:date="2012-08-13T13:38:00Z">
              <w:r>
                <w:t xml:space="preserve">        reboots of the OpenFlow Capable Switch.</w:t>
              </w:r>
            </w:ins>
          </w:p>
          <w:p w14:paraId="4BEE3BB4" w14:textId="77777777" w:rsidR="00257D58" w:rsidRDefault="00257D58" w:rsidP="00257D58">
            <w:pPr>
              <w:pStyle w:val="XML1"/>
              <w:rPr>
                <w:ins w:id="2391" w:author="Thomas Dietz" w:date="2012-08-13T13:38:00Z"/>
              </w:rPr>
            </w:pPr>
          </w:p>
          <w:p w14:paraId="0D7544C8" w14:textId="77777777" w:rsidR="00257D58" w:rsidRDefault="00257D58" w:rsidP="00257D58">
            <w:pPr>
              <w:pStyle w:val="XML1"/>
              <w:rPr>
                <w:ins w:id="2392" w:author="Thomas Dietz" w:date="2012-08-13T13:38:00Z"/>
              </w:rPr>
            </w:pPr>
            <w:ins w:id="2393" w:author="Thomas Dietz" w:date="2012-08-13T13:38:00Z">
              <w:r>
                <w:t xml:space="preserve">        This element MUST be present to identify the OpenFlow</w:t>
              </w:r>
            </w:ins>
          </w:p>
          <w:p w14:paraId="66DC5EB5" w14:textId="77777777" w:rsidR="00257D58" w:rsidRDefault="00257D58" w:rsidP="00257D58">
            <w:pPr>
              <w:pStyle w:val="XML1"/>
              <w:rPr>
                <w:ins w:id="2394" w:author="Thomas Dietz" w:date="2012-08-13T13:38:00Z"/>
              </w:rPr>
            </w:pPr>
            <w:ins w:id="2395" w:author="Thomas Dietz" w:date="2012-08-13T13:38:00Z">
              <w:r>
                <w:t xml:space="preserve">        Logical Switch.";</w:t>
              </w:r>
            </w:ins>
          </w:p>
          <w:p w14:paraId="2F2A2C7B" w14:textId="77777777" w:rsidR="00257D58" w:rsidRDefault="00257D58" w:rsidP="00257D58">
            <w:pPr>
              <w:pStyle w:val="XML1"/>
              <w:rPr>
                <w:ins w:id="2396" w:author="Thomas Dietz" w:date="2012-08-13T13:38:00Z"/>
              </w:rPr>
            </w:pPr>
            <w:ins w:id="2397" w:author="Thomas Dietz" w:date="2012-08-13T13:38:00Z">
              <w:r>
                <w:t xml:space="preserve">    }</w:t>
              </w:r>
            </w:ins>
          </w:p>
          <w:p w14:paraId="7FF945A5" w14:textId="77777777" w:rsidR="00257D58" w:rsidRDefault="00257D58" w:rsidP="00257D58">
            <w:pPr>
              <w:pStyle w:val="XML1"/>
              <w:rPr>
                <w:ins w:id="2398" w:author="Thomas Dietz" w:date="2012-08-13T13:38:00Z"/>
              </w:rPr>
            </w:pPr>
            <w:ins w:id="2399" w:author="Thomas Dietz" w:date="2012-08-13T13:38:00Z">
              <w:r>
                <w:t xml:space="preserve">    container capabilities {</w:t>
              </w:r>
            </w:ins>
          </w:p>
          <w:p w14:paraId="18F1B86A" w14:textId="77777777" w:rsidR="00257D58" w:rsidRDefault="00257D58" w:rsidP="00257D58">
            <w:pPr>
              <w:pStyle w:val="XML1"/>
              <w:rPr>
                <w:ins w:id="2400" w:author="Thomas Dietz" w:date="2012-08-13T13:38:00Z"/>
              </w:rPr>
            </w:pPr>
            <w:ins w:id="2401" w:author="Thomas Dietz" w:date="2012-08-13T13:38:00Z">
              <w:r>
                <w:t xml:space="preserve">      config false;</w:t>
              </w:r>
            </w:ins>
          </w:p>
          <w:p w14:paraId="0C3C7C86" w14:textId="77777777" w:rsidR="00257D58" w:rsidRDefault="00257D58" w:rsidP="00257D58">
            <w:pPr>
              <w:pStyle w:val="XML1"/>
              <w:rPr>
                <w:ins w:id="2402" w:author="Thomas Dietz" w:date="2012-08-13T13:38:00Z"/>
              </w:rPr>
            </w:pPr>
            <w:ins w:id="2403" w:author="Thomas Dietz" w:date="2012-08-13T13:38:00Z">
              <w:r>
                <w:t xml:space="preserve">      description "This element contains all capability items that</w:t>
              </w:r>
            </w:ins>
          </w:p>
          <w:p w14:paraId="0781D522" w14:textId="77777777" w:rsidR="00257D58" w:rsidRDefault="00257D58" w:rsidP="00257D58">
            <w:pPr>
              <w:pStyle w:val="XML1"/>
              <w:rPr>
                <w:ins w:id="2404" w:author="Thomas Dietz" w:date="2012-08-13T13:38:00Z"/>
              </w:rPr>
            </w:pPr>
            <w:ins w:id="2405" w:author="Thomas Dietz" w:date="2012-08-13T13:38:00Z">
              <w:r>
                <w:t xml:space="preserve">        an OpenFlow Logical Switch MAY implement.</w:t>
              </w:r>
            </w:ins>
          </w:p>
          <w:p w14:paraId="1ADA3286" w14:textId="77777777" w:rsidR="00257D58" w:rsidRDefault="00257D58" w:rsidP="00257D58">
            <w:pPr>
              <w:pStyle w:val="XML1"/>
              <w:rPr>
                <w:ins w:id="2406" w:author="Thomas Dietz" w:date="2012-08-13T13:38:00Z"/>
              </w:rPr>
            </w:pPr>
          </w:p>
          <w:p w14:paraId="3FD108DC" w14:textId="77777777" w:rsidR="00257D58" w:rsidRDefault="00257D58" w:rsidP="00257D58">
            <w:pPr>
              <w:pStyle w:val="XML1"/>
              <w:rPr>
                <w:ins w:id="2407" w:author="Thomas Dietz" w:date="2012-08-13T13:38:00Z"/>
              </w:rPr>
            </w:pPr>
            <w:ins w:id="2408" w:author="Thomas Dietz" w:date="2012-08-13T13:38:00Z">
              <w:r>
                <w:t xml:space="preserve">        This element and its children can only be retrieved by</w:t>
              </w:r>
            </w:ins>
          </w:p>
          <w:p w14:paraId="514DB304" w14:textId="77777777" w:rsidR="00257D58" w:rsidRDefault="00257D58" w:rsidP="00257D58">
            <w:pPr>
              <w:pStyle w:val="XML1"/>
              <w:rPr>
                <w:ins w:id="2409" w:author="Thomas Dietz" w:date="2012-08-13T13:38:00Z"/>
              </w:rPr>
            </w:pPr>
            <w:ins w:id="2410" w:author="Thomas Dietz" w:date="2012-08-13T13:38:00Z">
              <w:r>
                <w:t xml:space="preserve">        NETCONF &lt;get&gt; operation since it contain no configuration</w:t>
              </w:r>
            </w:ins>
          </w:p>
          <w:p w14:paraId="2CD98B27" w14:textId="77777777" w:rsidR="00257D58" w:rsidRDefault="00257D58" w:rsidP="00257D58">
            <w:pPr>
              <w:pStyle w:val="XML1"/>
              <w:rPr>
                <w:ins w:id="2411" w:author="Thomas Dietz" w:date="2012-08-13T13:38:00Z"/>
              </w:rPr>
            </w:pPr>
            <w:ins w:id="2412" w:author="Thomas Dietz" w:date="2012-08-13T13:38:00Z">
              <w:r>
                <w:t xml:space="preserve">        data.";</w:t>
              </w:r>
            </w:ins>
          </w:p>
          <w:p w14:paraId="30BC23D2" w14:textId="77777777" w:rsidR="00257D58" w:rsidRDefault="00257D58" w:rsidP="00257D58">
            <w:pPr>
              <w:pStyle w:val="XML1"/>
              <w:rPr>
                <w:ins w:id="2413" w:author="Thomas Dietz" w:date="2012-08-13T13:38:00Z"/>
              </w:rPr>
            </w:pPr>
            <w:ins w:id="2414" w:author="Thomas Dietz" w:date="2012-08-13T13:38:00Z">
              <w:r>
                <w:t xml:space="preserve">      uses OFLogicalSwitchCapabilitiesType;</w:t>
              </w:r>
            </w:ins>
          </w:p>
          <w:p w14:paraId="3CB70229" w14:textId="77777777" w:rsidR="00257D58" w:rsidRDefault="00257D58" w:rsidP="00257D58">
            <w:pPr>
              <w:pStyle w:val="XML1"/>
              <w:rPr>
                <w:ins w:id="2415" w:author="Thomas Dietz" w:date="2012-08-13T13:38:00Z"/>
              </w:rPr>
            </w:pPr>
            <w:ins w:id="2416" w:author="Thomas Dietz" w:date="2012-08-13T13:38:00Z">
              <w:r>
                <w:t xml:space="preserve">    }</w:t>
              </w:r>
            </w:ins>
          </w:p>
          <w:p w14:paraId="53DAB4B0" w14:textId="77777777" w:rsidR="00257D58" w:rsidRDefault="00257D58" w:rsidP="00257D58">
            <w:pPr>
              <w:pStyle w:val="XML1"/>
              <w:rPr>
                <w:ins w:id="2417" w:author="Thomas Dietz" w:date="2012-08-13T13:38:00Z"/>
              </w:rPr>
            </w:pPr>
            <w:ins w:id="2418" w:author="Thomas Dietz" w:date="2012-08-13T13:38:00Z">
              <w:r>
                <w:t xml:space="preserve">    leaf datapath-id {</w:t>
              </w:r>
            </w:ins>
          </w:p>
          <w:p w14:paraId="08529CF5" w14:textId="77777777" w:rsidR="00257D58" w:rsidRDefault="00257D58" w:rsidP="00257D58">
            <w:pPr>
              <w:pStyle w:val="XML1"/>
              <w:rPr>
                <w:ins w:id="2419" w:author="Thomas Dietz" w:date="2012-08-13T13:38:00Z"/>
              </w:rPr>
            </w:pPr>
            <w:ins w:id="2420" w:author="Thomas Dietz" w:date="2012-08-13T13:38:00Z">
              <w:r>
                <w:lastRenderedPageBreak/>
                <w:t xml:space="preserve">      type datapath-id-type;</w:t>
              </w:r>
            </w:ins>
          </w:p>
          <w:p w14:paraId="645C0E63" w14:textId="77777777" w:rsidR="00257D58" w:rsidRDefault="00257D58" w:rsidP="00257D58">
            <w:pPr>
              <w:pStyle w:val="XML1"/>
              <w:rPr>
                <w:ins w:id="2421" w:author="Thomas Dietz" w:date="2012-08-13T13:38:00Z"/>
              </w:rPr>
            </w:pPr>
            <w:ins w:id="2422" w:author="Thomas Dietz" w:date="2012-08-13T13:38:00Z">
              <w:r>
                <w:t xml:space="preserve">      mandatory true;</w:t>
              </w:r>
            </w:ins>
          </w:p>
          <w:p w14:paraId="3AA0CC53" w14:textId="77777777" w:rsidR="00257D58" w:rsidRDefault="00257D58" w:rsidP="00257D58">
            <w:pPr>
              <w:pStyle w:val="XML1"/>
              <w:rPr>
                <w:ins w:id="2423" w:author="Thomas Dietz" w:date="2012-08-13T13:38:00Z"/>
              </w:rPr>
            </w:pPr>
            <w:ins w:id="2424" w:author="Thomas Dietz" w:date="2012-08-13T13:38:00Z">
              <w:r>
                <w:t xml:space="preserve">      description "The datapath identifier of the Logical Switch</w:t>
              </w:r>
            </w:ins>
          </w:p>
          <w:p w14:paraId="45CB5642" w14:textId="77777777" w:rsidR="00257D58" w:rsidRDefault="00257D58" w:rsidP="00257D58">
            <w:pPr>
              <w:pStyle w:val="XML1"/>
              <w:rPr>
                <w:ins w:id="2425" w:author="Thomas Dietz" w:date="2012-08-13T13:38:00Z"/>
              </w:rPr>
            </w:pPr>
            <w:ins w:id="2426" w:author="Thomas Dietz" w:date="2012-08-13T13:38:00Z">
              <w:r>
                <w:t xml:space="preserve">        that uniquely identifies this Logical Switch within the</w:t>
              </w:r>
            </w:ins>
          </w:p>
          <w:p w14:paraId="24B8EE1B" w14:textId="77777777" w:rsidR="00257D58" w:rsidRDefault="00257D58" w:rsidP="00257D58">
            <w:pPr>
              <w:pStyle w:val="XML1"/>
              <w:rPr>
                <w:ins w:id="2427" w:author="Thomas Dietz" w:date="2012-08-13T13:38:00Z"/>
              </w:rPr>
            </w:pPr>
            <w:ins w:id="2428" w:author="Thomas Dietz" w:date="2012-08-13T13:38:00Z">
              <w:r>
                <w:t xml:space="preserve">        context of all OpenFlow Controllers associated with the</w:t>
              </w:r>
            </w:ins>
          </w:p>
          <w:p w14:paraId="65934A43" w14:textId="77777777" w:rsidR="00257D58" w:rsidRDefault="00257D58" w:rsidP="00257D58">
            <w:pPr>
              <w:pStyle w:val="XML1"/>
              <w:rPr>
                <w:ins w:id="2429" w:author="Thomas Dietz" w:date="2012-08-13T13:38:00Z"/>
              </w:rPr>
            </w:pPr>
            <w:ins w:id="2430" w:author="Thomas Dietz" w:date="2012-08-13T13:38:00Z">
              <w:r>
                <w:t xml:space="preserve">        OpenFlow Logical Switch.  The datapath identifier is a</w:t>
              </w:r>
            </w:ins>
          </w:p>
          <w:p w14:paraId="5E94DEFB" w14:textId="77777777" w:rsidR="00257D58" w:rsidRDefault="00257D58" w:rsidP="00257D58">
            <w:pPr>
              <w:pStyle w:val="XML1"/>
              <w:rPr>
                <w:ins w:id="2431" w:author="Thomas Dietz" w:date="2012-08-13T13:38:00Z"/>
              </w:rPr>
            </w:pPr>
            <w:ins w:id="2432" w:author="Thomas Dietz" w:date="2012-08-13T13:38:00Z">
              <w:r>
                <w:t xml:space="preserve">        string value that MUST be formatted as a sequence of 8</w:t>
              </w:r>
            </w:ins>
          </w:p>
          <w:p w14:paraId="103B1994" w14:textId="77777777" w:rsidR="00257D58" w:rsidRDefault="00257D58" w:rsidP="00257D58">
            <w:pPr>
              <w:pStyle w:val="XML1"/>
              <w:rPr>
                <w:ins w:id="2433" w:author="Thomas Dietz" w:date="2012-08-13T13:38:00Z"/>
              </w:rPr>
            </w:pPr>
            <w:ins w:id="2434" w:author="Thomas Dietz" w:date="2012-08-13T13:38:00Z">
              <w:r>
                <w:t xml:space="preserve">        2-digit hexadecimal numbers that are separated by colons,</w:t>
              </w:r>
            </w:ins>
          </w:p>
          <w:p w14:paraId="465106CD" w14:textId="77777777" w:rsidR="00257D58" w:rsidRDefault="00257D58" w:rsidP="00257D58">
            <w:pPr>
              <w:pStyle w:val="XML1"/>
              <w:rPr>
                <w:ins w:id="2435" w:author="Thomas Dietz" w:date="2012-08-13T13:38:00Z"/>
              </w:rPr>
            </w:pPr>
            <w:ins w:id="2436" w:author="Thomas Dietz" w:date="2012-08-13T13:38:00Z">
              <w:r>
                <w:t xml:space="preserve">        for example, '01:23:45:67:89:ab:cd:ef'.  When processing a</w:t>
              </w:r>
            </w:ins>
          </w:p>
          <w:p w14:paraId="2D7EBD9E" w14:textId="77777777" w:rsidR="00257D58" w:rsidRDefault="00257D58" w:rsidP="00257D58">
            <w:pPr>
              <w:pStyle w:val="XML1"/>
              <w:rPr>
                <w:ins w:id="2437" w:author="Thomas Dietz" w:date="2012-08-13T13:38:00Z"/>
              </w:rPr>
            </w:pPr>
            <w:ins w:id="2438" w:author="Thomas Dietz" w:date="2012-08-13T13:38:00Z">
              <w:r>
                <w:t xml:space="preserve">        datapath identifier, the case of the decimal digits MUST be</w:t>
              </w:r>
            </w:ins>
          </w:p>
          <w:p w14:paraId="723D1363" w14:textId="77777777" w:rsidR="00257D58" w:rsidRDefault="00257D58" w:rsidP="00257D58">
            <w:pPr>
              <w:pStyle w:val="XML1"/>
              <w:rPr>
                <w:ins w:id="2439" w:author="Thomas Dietz" w:date="2012-08-13T13:38:00Z"/>
              </w:rPr>
            </w:pPr>
            <w:ins w:id="2440" w:author="Thomas Dietz" w:date="2012-08-13T13:38:00Z">
              <w:r>
                <w:t xml:space="preserve">        ignored.</w:t>
              </w:r>
            </w:ins>
          </w:p>
          <w:p w14:paraId="2C1DB7A0" w14:textId="77777777" w:rsidR="00257D58" w:rsidRDefault="00257D58" w:rsidP="00257D58">
            <w:pPr>
              <w:pStyle w:val="XML1"/>
              <w:rPr>
                <w:ins w:id="2441" w:author="Thomas Dietz" w:date="2012-08-13T13:38:00Z"/>
              </w:rPr>
            </w:pPr>
          </w:p>
          <w:p w14:paraId="0B1A35F1" w14:textId="77777777" w:rsidR="00257D58" w:rsidRDefault="00257D58" w:rsidP="00257D58">
            <w:pPr>
              <w:pStyle w:val="XML1"/>
              <w:rPr>
                <w:ins w:id="2442" w:author="Thomas Dietz" w:date="2012-08-13T13:38:00Z"/>
              </w:rPr>
            </w:pPr>
            <w:ins w:id="2443" w:author="Thomas Dietz" w:date="2012-08-13T13:38:00Z">
              <w:r>
                <w:t xml:space="preserve">        This element MUST be present in the NETCONF data store.</w:t>
              </w:r>
            </w:ins>
          </w:p>
          <w:p w14:paraId="0794169A" w14:textId="77777777" w:rsidR="00257D58" w:rsidRDefault="00257D58" w:rsidP="00257D58">
            <w:pPr>
              <w:pStyle w:val="XML1"/>
              <w:rPr>
                <w:ins w:id="2444" w:author="Thomas Dietz" w:date="2012-08-13T13:38:00Z"/>
              </w:rPr>
            </w:pPr>
            <w:ins w:id="2445" w:author="Thomas Dietz" w:date="2012-08-13T13:38:00Z">
              <w:r>
                <w:t xml:space="preserve">        If this element is not present in a NETCONF &lt;edit-config&gt;</w:t>
              </w:r>
            </w:ins>
          </w:p>
          <w:p w14:paraId="5733C053" w14:textId="77777777" w:rsidR="00257D58" w:rsidRDefault="00257D58" w:rsidP="00257D58">
            <w:pPr>
              <w:pStyle w:val="XML1"/>
              <w:rPr>
                <w:ins w:id="2446" w:author="Thomas Dietz" w:date="2012-08-13T13:38:00Z"/>
              </w:rPr>
            </w:pPr>
            <w:ins w:id="2447" w:author="Thomas Dietz" w:date="2012-08-13T13:38:00Z">
              <w:r>
                <w:t xml:space="preserve">        operation 'create', 'merge' or 'replace' and the parent</w:t>
              </w:r>
            </w:ins>
          </w:p>
          <w:p w14:paraId="77661AB3" w14:textId="77777777" w:rsidR="00257D58" w:rsidRDefault="00257D58" w:rsidP="00257D58">
            <w:pPr>
              <w:pStyle w:val="XML1"/>
              <w:rPr>
                <w:ins w:id="2448" w:author="Thomas Dietz" w:date="2012-08-13T13:38:00Z"/>
              </w:rPr>
            </w:pPr>
            <w:ins w:id="2449" w:author="Thomas Dietz" w:date="2012-08-13T13:38:00Z">
              <w:r>
                <w:t xml:space="preserve">        element does not exist, a 'data-missing' error is</w:t>
              </w:r>
            </w:ins>
          </w:p>
          <w:p w14:paraId="231B2A1C" w14:textId="77777777" w:rsidR="00257D58" w:rsidRDefault="00257D58" w:rsidP="00257D58">
            <w:pPr>
              <w:pStyle w:val="XML1"/>
              <w:rPr>
                <w:ins w:id="2450" w:author="Thomas Dietz" w:date="2012-08-13T13:38:00Z"/>
              </w:rPr>
            </w:pPr>
            <w:ins w:id="2451" w:author="Thomas Dietz" w:date="2012-08-13T13:38:00Z">
              <w:r>
                <w:t xml:space="preserve">        returned.";</w:t>
              </w:r>
            </w:ins>
          </w:p>
          <w:p w14:paraId="642B28FF" w14:textId="77777777" w:rsidR="00257D58" w:rsidRDefault="00257D58" w:rsidP="00257D58">
            <w:pPr>
              <w:pStyle w:val="XML1"/>
              <w:rPr>
                <w:ins w:id="2452" w:author="Thomas Dietz" w:date="2012-08-13T13:38:00Z"/>
              </w:rPr>
            </w:pPr>
            <w:ins w:id="2453" w:author="Thomas Dietz" w:date="2012-08-13T13:38:00Z">
              <w:r>
                <w:t xml:space="preserve">    }</w:t>
              </w:r>
            </w:ins>
          </w:p>
          <w:p w14:paraId="66D09AA6" w14:textId="77777777" w:rsidR="00257D58" w:rsidRDefault="00257D58" w:rsidP="00257D58">
            <w:pPr>
              <w:pStyle w:val="XML1"/>
              <w:rPr>
                <w:ins w:id="2454" w:author="Thomas Dietz" w:date="2012-08-13T13:38:00Z"/>
              </w:rPr>
            </w:pPr>
            <w:ins w:id="2455" w:author="Thomas Dietz" w:date="2012-08-13T13:38:00Z">
              <w:r>
                <w:t xml:space="preserve">    leaf enabled {</w:t>
              </w:r>
            </w:ins>
          </w:p>
          <w:p w14:paraId="6BC9AE3D" w14:textId="77777777" w:rsidR="00257D58" w:rsidRDefault="00257D58" w:rsidP="00257D58">
            <w:pPr>
              <w:pStyle w:val="XML1"/>
              <w:rPr>
                <w:ins w:id="2456" w:author="Thomas Dietz" w:date="2012-08-13T13:38:00Z"/>
              </w:rPr>
            </w:pPr>
            <w:ins w:id="2457" w:author="Thomas Dietz" w:date="2012-08-13T13:38:00Z">
              <w:r>
                <w:t xml:space="preserve">      type boolean;</w:t>
              </w:r>
            </w:ins>
          </w:p>
          <w:p w14:paraId="332E557E" w14:textId="77777777" w:rsidR="00257D58" w:rsidRDefault="00257D58" w:rsidP="00257D58">
            <w:pPr>
              <w:pStyle w:val="XML1"/>
              <w:rPr>
                <w:ins w:id="2458" w:author="Thomas Dietz" w:date="2012-08-13T13:38:00Z"/>
              </w:rPr>
            </w:pPr>
            <w:ins w:id="2459" w:author="Thomas Dietz" w:date="2012-08-13T13:38:00Z">
              <w:r>
                <w:t xml:space="preserve">      default false;</w:t>
              </w:r>
            </w:ins>
          </w:p>
          <w:p w14:paraId="13929BDE" w14:textId="77777777" w:rsidR="00257D58" w:rsidRDefault="00257D58" w:rsidP="00257D58">
            <w:pPr>
              <w:pStyle w:val="XML1"/>
              <w:rPr>
                <w:ins w:id="2460" w:author="Thomas Dietz" w:date="2012-08-13T13:38:00Z"/>
              </w:rPr>
            </w:pPr>
            <w:ins w:id="2461" w:author="Thomas Dietz" w:date="2012-08-13T13:38:00Z">
              <w:r>
                <w:t xml:space="preserve">      description "This element indicates the administrative state</w:t>
              </w:r>
            </w:ins>
          </w:p>
          <w:p w14:paraId="7A7245FF" w14:textId="77777777" w:rsidR="00257D58" w:rsidRDefault="00257D58" w:rsidP="00257D58">
            <w:pPr>
              <w:pStyle w:val="XML1"/>
              <w:rPr>
                <w:ins w:id="2462" w:author="Thomas Dietz" w:date="2012-08-13T13:38:00Z"/>
              </w:rPr>
            </w:pPr>
            <w:ins w:id="2463" w:author="Thomas Dietz" w:date="2012-08-13T13:38:00Z">
              <w:r>
                <w:t xml:space="preserve">        of the OpenFlow Logical Switch.  A value of 'false' means</w:t>
              </w:r>
            </w:ins>
          </w:p>
          <w:p w14:paraId="0CF44A3D" w14:textId="77777777" w:rsidR="00257D58" w:rsidRDefault="00257D58" w:rsidP="00257D58">
            <w:pPr>
              <w:pStyle w:val="XML1"/>
              <w:rPr>
                <w:ins w:id="2464" w:author="Thomas Dietz" w:date="2012-08-13T13:38:00Z"/>
              </w:rPr>
            </w:pPr>
            <w:ins w:id="2465" w:author="Thomas Dietz" w:date="2012-08-13T13:38:00Z">
              <w:r>
                <w:t xml:space="preserve">        the OpenFlow Logical Switch MUST NOT communicate with any </w:t>
              </w:r>
            </w:ins>
          </w:p>
          <w:p w14:paraId="12D0D0B8" w14:textId="77777777" w:rsidR="00257D58" w:rsidRDefault="00257D58" w:rsidP="00257D58">
            <w:pPr>
              <w:pStyle w:val="XML1"/>
              <w:rPr>
                <w:ins w:id="2466" w:author="Thomas Dietz" w:date="2012-08-13T13:38:00Z"/>
              </w:rPr>
            </w:pPr>
            <w:ins w:id="2467" w:author="Thomas Dietz" w:date="2012-08-13T13:38:00Z">
              <w:r>
                <w:t xml:space="preserve">        OpenFlow Controllers, MUST NOT conduct any OpenFlow </w:t>
              </w:r>
            </w:ins>
          </w:p>
          <w:p w14:paraId="6FE3CC0D" w14:textId="77777777" w:rsidR="00257D58" w:rsidRDefault="00257D58" w:rsidP="00257D58">
            <w:pPr>
              <w:pStyle w:val="XML1"/>
              <w:rPr>
                <w:ins w:id="2468" w:author="Thomas Dietz" w:date="2012-08-13T13:38:00Z"/>
              </w:rPr>
            </w:pPr>
            <w:ins w:id="2469" w:author="Thomas Dietz" w:date="2012-08-13T13:38:00Z">
              <w:r>
                <w:t xml:space="preserve">        processing, and SHOULD NOT be utilizing computational or </w:t>
              </w:r>
            </w:ins>
          </w:p>
          <w:p w14:paraId="11180B2F" w14:textId="77777777" w:rsidR="00257D58" w:rsidRDefault="00257D58" w:rsidP="00257D58">
            <w:pPr>
              <w:pStyle w:val="XML1"/>
              <w:rPr>
                <w:ins w:id="2470" w:author="Thomas Dietz" w:date="2012-08-13T13:38:00Z"/>
              </w:rPr>
            </w:pPr>
            <w:ins w:id="2471" w:author="Thomas Dietz" w:date="2012-08-13T13:38:00Z">
              <w:r>
                <w:t xml:space="preserve">        network resources of the underlying platform.</w:t>
              </w:r>
            </w:ins>
          </w:p>
          <w:p w14:paraId="6271B24F" w14:textId="77777777" w:rsidR="00257D58" w:rsidRDefault="00257D58" w:rsidP="00257D58">
            <w:pPr>
              <w:pStyle w:val="XML1"/>
              <w:rPr>
                <w:ins w:id="2472" w:author="Thomas Dietz" w:date="2012-08-13T13:38:00Z"/>
              </w:rPr>
            </w:pPr>
          </w:p>
          <w:p w14:paraId="3ED26F4B" w14:textId="77777777" w:rsidR="00257D58" w:rsidRDefault="00257D58" w:rsidP="00257D58">
            <w:pPr>
              <w:pStyle w:val="XML1"/>
              <w:rPr>
                <w:ins w:id="2473" w:author="Thomas Dietz" w:date="2012-08-13T13:38:00Z"/>
              </w:rPr>
            </w:pPr>
            <w:ins w:id="2474" w:author="Thomas Dietz" w:date="2012-08-13T13:38:00Z">
              <w:r>
                <w:t xml:space="preserve">        This element is optional. If this element is not present it</w:t>
              </w:r>
            </w:ins>
          </w:p>
          <w:p w14:paraId="2A046DFC" w14:textId="77777777" w:rsidR="00257D58" w:rsidRDefault="00257D58" w:rsidP="00257D58">
            <w:pPr>
              <w:pStyle w:val="XML1"/>
              <w:rPr>
                <w:ins w:id="2475" w:author="Thomas Dietz" w:date="2012-08-13T13:38:00Z"/>
              </w:rPr>
            </w:pPr>
            <w:ins w:id="2476" w:author="Thomas Dietz" w:date="2012-08-13T13:38:00Z">
              <w:r>
                <w:t xml:space="preserve">        defaults to 'false'.";</w:t>
              </w:r>
            </w:ins>
          </w:p>
          <w:p w14:paraId="06FC18F1" w14:textId="77777777" w:rsidR="00257D58" w:rsidRDefault="00257D58" w:rsidP="00257D58">
            <w:pPr>
              <w:pStyle w:val="XML1"/>
              <w:rPr>
                <w:ins w:id="2477" w:author="Thomas Dietz" w:date="2012-08-13T13:38:00Z"/>
              </w:rPr>
            </w:pPr>
            <w:ins w:id="2478" w:author="Thomas Dietz" w:date="2012-08-13T13:38:00Z">
              <w:r>
                <w:t xml:space="preserve">    }</w:t>
              </w:r>
            </w:ins>
          </w:p>
          <w:p w14:paraId="10559877" w14:textId="77777777" w:rsidR="00257D58" w:rsidRDefault="00257D58" w:rsidP="00257D58">
            <w:pPr>
              <w:pStyle w:val="XML1"/>
              <w:rPr>
                <w:ins w:id="2479" w:author="Thomas Dietz" w:date="2012-08-13T13:38:00Z"/>
              </w:rPr>
            </w:pPr>
            <w:ins w:id="2480" w:author="Thomas Dietz" w:date="2012-08-13T13:38:00Z">
              <w:r>
                <w:t xml:space="preserve">    leaf check-controller-certificate {</w:t>
              </w:r>
            </w:ins>
          </w:p>
          <w:p w14:paraId="3EC6C893" w14:textId="77777777" w:rsidR="00257D58" w:rsidRDefault="00257D58" w:rsidP="00257D58">
            <w:pPr>
              <w:pStyle w:val="XML1"/>
              <w:rPr>
                <w:ins w:id="2481" w:author="Thomas Dietz" w:date="2012-08-13T13:38:00Z"/>
              </w:rPr>
            </w:pPr>
            <w:ins w:id="2482" w:author="Thomas Dietz" w:date="2012-08-13T13:38:00Z">
              <w:r>
                <w:t xml:space="preserve">      type boolean;</w:t>
              </w:r>
            </w:ins>
          </w:p>
          <w:p w14:paraId="6B0983D8" w14:textId="77777777" w:rsidR="00257D58" w:rsidRDefault="00257D58" w:rsidP="00257D58">
            <w:pPr>
              <w:pStyle w:val="XML1"/>
              <w:rPr>
                <w:ins w:id="2483" w:author="Thomas Dietz" w:date="2012-08-13T13:38:00Z"/>
              </w:rPr>
            </w:pPr>
            <w:ins w:id="2484" w:author="Thomas Dietz" w:date="2012-08-13T13:38:00Z">
              <w:r>
                <w:t xml:space="preserve">      default false;</w:t>
              </w:r>
            </w:ins>
          </w:p>
          <w:p w14:paraId="6713EA81" w14:textId="77777777" w:rsidR="00257D58" w:rsidRDefault="00257D58" w:rsidP="00257D58">
            <w:pPr>
              <w:pStyle w:val="XML1"/>
              <w:rPr>
                <w:ins w:id="2485" w:author="Thomas Dietz" w:date="2012-08-13T13:38:00Z"/>
              </w:rPr>
            </w:pPr>
            <w:ins w:id="2486" w:author="Thomas Dietz" w:date="2012-08-13T13:38:00Z">
              <w:r>
                <w:t xml:space="preserve">      description "This element indicates the behavior of the </w:t>
              </w:r>
            </w:ins>
          </w:p>
          <w:p w14:paraId="02184C6E" w14:textId="77777777" w:rsidR="00257D58" w:rsidRDefault="00257D58" w:rsidP="00257D58">
            <w:pPr>
              <w:pStyle w:val="XML1"/>
              <w:rPr>
                <w:ins w:id="2487" w:author="Thomas Dietz" w:date="2012-08-13T13:38:00Z"/>
              </w:rPr>
            </w:pPr>
            <w:ins w:id="2488" w:author="Thomas Dietz" w:date="2012-08-13T13:38:00Z">
              <w:r>
                <w:t xml:space="preserve">        OpenFlow Logical Switch when connecting to an OpenFlow</w:t>
              </w:r>
            </w:ins>
          </w:p>
          <w:p w14:paraId="7938CB35" w14:textId="77777777" w:rsidR="00257D58" w:rsidRDefault="00257D58" w:rsidP="00257D58">
            <w:pPr>
              <w:pStyle w:val="XML1"/>
              <w:rPr>
                <w:ins w:id="2489" w:author="Thomas Dietz" w:date="2012-08-13T13:38:00Z"/>
              </w:rPr>
            </w:pPr>
            <w:ins w:id="2490" w:author="Thomas Dietz" w:date="2012-08-13T13:38:00Z">
              <w:r>
                <w:t xml:space="preserve">        Controller.  </w:t>
              </w:r>
            </w:ins>
          </w:p>
          <w:p w14:paraId="12D8B9C1" w14:textId="77777777" w:rsidR="00257D58" w:rsidRDefault="00257D58" w:rsidP="00257D58">
            <w:pPr>
              <w:pStyle w:val="XML1"/>
              <w:rPr>
                <w:ins w:id="2491" w:author="Thomas Dietz" w:date="2012-08-13T13:38:00Z"/>
              </w:rPr>
            </w:pPr>
            <w:ins w:id="2492" w:author="Thomas Dietz" w:date="2012-08-13T13:38:00Z">
              <w:r>
                <w:t xml:space="preserve">      </w:t>
              </w:r>
            </w:ins>
          </w:p>
          <w:p w14:paraId="1F5AD125" w14:textId="77777777" w:rsidR="00257D58" w:rsidRDefault="00257D58" w:rsidP="00257D58">
            <w:pPr>
              <w:pStyle w:val="XML1"/>
              <w:rPr>
                <w:ins w:id="2493" w:author="Thomas Dietz" w:date="2012-08-13T13:38:00Z"/>
              </w:rPr>
            </w:pPr>
            <w:ins w:id="2494" w:author="Thomas Dietz" w:date="2012-08-13T13:38:00Z">
              <w:r>
                <w:t xml:space="preserve">        If set to value 'false', the logical switch will connect to</w:t>
              </w:r>
            </w:ins>
          </w:p>
          <w:p w14:paraId="7A163C79" w14:textId="77777777" w:rsidR="00257D58" w:rsidRDefault="00257D58" w:rsidP="00257D58">
            <w:pPr>
              <w:pStyle w:val="XML1"/>
              <w:rPr>
                <w:ins w:id="2495" w:author="Thomas Dietz" w:date="2012-08-13T13:38:00Z"/>
              </w:rPr>
            </w:pPr>
            <w:ins w:id="2496" w:author="Thomas Dietz" w:date="2012-08-13T13:38:00Z">
              <w:r>
                <w:t xml:space="preserve">        a controller without checking any controller certificate.  </w:t>
              </w:r>
            </w:ins>
          </w:p>
          <w:p w14:paraId="421AEB76" w14:textId="77777777" w:rsidR="00257D58" w:rsidRDefault="00257D58" w:rsidP="00257D58">
            <w:pPr>
              <w:pStyle w:val="XML1"/>
              <w:rPr>
                <w:ins w:id="2497" w:author="Thomas Dietz" w:date="2012-08-13T13:38:00Z"/>
              </w:rPr>
            </w:pPr>
            <w:ins w:id="2498" w:author="Thomas Dietz" w:date="2012-08-13T13:38:00Z">
              <w:r>
                <w:t xml:space="preserve">      </w:t>
              </w:r>
            </w:ins>
          </w:p>
          <w:p w14:paraId="1DC7F14D" w14:textId="77777777" w:rsidR="00257D58" w:rsidRDefault="00257D58" w:rsidP="00257D58">
            <w:pPr>
              <w:pStyle w:val="XML1"/>
              <w:rPr>
                <w:ins w:id="2499" w:author="Thomas Dietz" w:date="2012-08-13T13:38:00Z"/>
              </w:rPr>
            </w:pPr>
            <w:ins w:id="2500" w:author="Thomas Dietz" w:date="2012-08-13T13:38:00Z">
              <w:r>
                <w:t xml:space="preserve">        If set to value 'true', then the logical switch will</w:t>
              </w:r>
            </w:ins>
          </w:p>
          <w:p w14:paraId="1A80CBE0" w14:textId="77777777" w:rsidR="00257D58" w:rsidRDefault="00257D58" w:rsidP="00257D58">
            <w:pPr>
              <w:pStyle w:val="XML1"/>
              <w:rPr>
                <w:ins w:id="2501" w:author="Thomas Dietz" w:date="2012-08-13T13:38:00Z"/>
              </w:rPr>
            </w:pPr>
            <w:ins w:id="2502" w:author="Thomas Dietz" w:date="2012-08-13T13:38:00Z">
              <w:r>
                <w:t xml:space="preserve">        connect to a controller with element &lt;protocol&gt; set to</w:t>
              </w:r>
            </w:ins>
          </w:p>
          <w:p w14:paraId="5A1A0CFE" w14:textId="77777777" w:rsidR="00257D58" w:rsidRDefault="00257D58" w:rsidP="00257D58">
            <w:pPr>
              <w:pStyle w:val="XML1"/>
              <w:rPr>
                <w:ins w:id="2503" w:author="Thomas Dietz" w:date="2012-08-13T13:38:00Z"/>
              </w:rPr>
            </w:pPr>
            <w:ins w:id="2504" w:author="Thomas Dietz" w:date="2012-08-13T13:38:00Z">
              <w:r>
                <w:t xml:space="preserve">        'TLS', only if the controller provides a certificate that</w:t>
              </w:r>
            </w:ins>
          </w:p>
          <w:p w14:paraId="34714417" w14:textId="77777777" w:rsidR="00257D58" w:rsidRDefault="00257D58" w:rsidP="00257D58">
            <w:pPr>
              <w:pStyle w:val="XML1"/>
              <w:rPr>
                <w:ins w:id="2505" w:author="Thomas Dietz" w:date="2012-08-13T13:38:00Z"/>
              </w:rPr>
            </w:pPr>
            <w:ins w:id="2506" w:author="Thomas Dietz" w:date="2012-08-13T13:38:00Z">
              <w:r>
                <w:t xml:space="preserve">        can be verified with one of the certificates stored in the</w:t>
              </w:r>
            </w:ins>
          </w:p>
          <w:p w14:paraId="784DFBB2" w14:textId="77777777" w:rsidR="00257D58" w:rsidRDefault="00257D58" w:rsidP="00257D58">
            <w:pPr>
              <w:pStyle w:val="XML1"/>
              <w:rPr>
                <w:ins w:id="2507" w:author="Thomas Dietz" w:date="2012-08-13T13:38:00Z"/>
              </w:rPr>
            </w:pPr>
            <w:ins w:id="2508" w:author="Thomas Dietz" w:date="2012-08-13T13:38:00Z">
              <w:r>
                <w:t xml:space="preserve">        list called external-certificates in the OpenFlow Capable</w:t>
              </w:r>
            </w:ins>
          </w:p>
          <w:p w14:paraId="62BDD798" w14:textId="77777777" w:rsidR="00257D58" w:rsidRDefault="00257D58" w:rsidP="00257D58">
            <w:pPr>
              <w:pStyle w:val="XML1"/>
              <w:rPr>
                <w:ins w:id="2509" w:author="Thomas Dietz" w:date="2012-08-13T13:38:00Z"/>
              </w:rPr>
            </w:pPr>
            <w:ins w:id="2510" w:author="Thomas Dietz" w:date="2012-08-13T13:38:00Z">
              <w:r>
                <w:t xml:space="preserve">        Switch.  </w:t>
              </w:r>
            </w:ins>
          </w:p>
          <w:p w14:paraId="2804CCB2" w14:textId="77777777" w:rsidR="00257D58" w:rsidRDefault="00257D58" w:rsidP="00257D58">
            <w:pPr>
              <w:pStyle w:val="XML1"/>
              <w:rPr>
                <w:ins w:id="2511" w:author="Thomas Dietz" w:date="2012-08-13T13:38:00Z"/>
              </w:rPr>
            </w:pPr>
            <w:ins w:id="2512" w:author="Thomas Dietz" w:date="2012-08-13T13:38:00Z">
              <w:r>
                <w:t xml:space="preserve">      </w:t>
              </w:r>
            </w:ins>
          </w:p>
          <w:p w14:paraId="5B2D8069" w14:textId="77777777" w:rsidR="00257D58" w:rsidRDefault="00257D58" w:rsidP="00257D58">
            <w:pPr>
              <w:pStyle w:val="XML1"/>
              <w:rPr>
                <w:ins w:id="2513" w:author="Thomas Dietz" w:date="2012-08-13T13:38:00Z"/>
              </w:rPr>
            </w:pPr>
            <w:ins w:id="2514" w:author="Thomas Dietz" w:date="2012-08-13T13:38:00Z">
              <w:r>
                <w:t xml:space="preserve">        If a certificate cannot be validated, the OpenFlow Logical </w:t>
              </w:r>
            </w:ins>
          </w:p>
          <w:p w14:paraId="7BA41B60" w14:textId="77777777" w:rsidR="00257D58" w:rsidRDefault="00257D58" w:rsidP="00257D58">
            <w:pPr>
              <w:pStyle w:val="XML1"/>
              <w:rPr>
                <w:ins w:id="2515" w:author="Thomas Dietz" w:date="2012-08-13T13:38:00Z"/>
              </w:rPr>
            </w:pPr>
            <w:ins w:id="2516" w:author="Thomas Dietz" w:date="2012-08-13T13:38:00Z">
              <w:r>
                <w:t xml:space="preserve">        Switch MUST terminate communication with the corresponding</w:t>
              </w:r>
            </w:ins>
          </w:p>
          <w:p w14:paraId="61BB2CE8" w14:textId="77777777" w:rsidR="00257D58" w:rsidRDefault="00257D58" w:rsidP="00257D58">
            <w:pPr>
              <w:pStyle w:val="XML1"/>
              <w:rPr>
                <w:ins w:id="2517" w:author="Thomas Dietz" w:date="2012-08-13T13:38:00Z"/>
              </w:rPr>
            </w:pPr>
            <w:ins w:id="2518" w:author="Thomas Dietz" w:date="2012-08-13T13:38:00Z">
              <w:r>
                <w:t xml:space="preserve">        OpenFlow Controller, MUST NOT conduct any OpenFlow</w:t>
              </w:r>
            </w:ins>
          </w:p>
          <w:p w14:paraId="64B6A3DC" w14:textId="77777777" w:rsidR="00257D58" w:rsidRDefault="00257D58" w:rsidP="00257D58">
            <w:pPr>
              <w:pStyle w:val="XML1"/>
              <w:rPr>
                <w:ins w:id="2519" w:author="Thomas Dietz" w:date="2012-08-13T13:38:00Z"/>
              </w:rPr>
            </w:pPr>
            <w:ins w:id="2520" w:author="Thomas Dietz" w:date="2012-08-13T13:38:00Z">
              <w:r>
                <w:t xml:space="preserve">        processing on requests of this OpenFlow controller, and </w:t>
              </w:r>
            </w:ins>
          </w:p>
          <w:p w14:paraId="4DB9181F" w14:textId="77777777" w:rsidR="00257D58" w:rsidRDefault="00257D58" w:rsidP="00257D58">
            <w:pPr>
              <w:pStyle w:val="XML1"/>
              <w:rPr>
                <w:ins w:id="2521" w:author="Thomas Dietz" w:date="2012-08-13T13:38:00Z"/>
              </w:rPr>
            </w:pPr>
            <w:ins w:id="2522" w:author="Thomas Dietz" w:date="2012-08-13T13:38:00Z">
              <w:r>
                <w:t xml:space="preserve">        SHOULD NOT further utilize any computational or network </w:t>
              </w:r>
            </w:ins>
          </w:p>
          <w:p w14:paraId="50DF3800" w14:textId="77777777" w:rsidR="00257D58" w:rsidRDefault="00257D58" w:rsidP="00257D58">
            <w:pPr>
              <w:pStyle w:val="XML1"/>
              <w:rPr>
                <w:ins w:id="2523" w:author="Thomas Dietz" w:date="2012-08-13T13:38:00Z"/>
              </w:rPr>
            </w:pPr>
            <w:ins w:id="2524" w:author="Thomas Dietz" w:date="2012-08-13T13:38:00Z">
              <w:r>
                <w:t xml:space="preserve">        resources of for dealing with this connection.</w:t>
              </w:r>
            </w:ins>
          </w:p>
          <w:p w14:paraId="1E743091" w14:textId="77777777" w:rsidR="00257D58" w:rsidRDefault="00257D58" w:rsidP="00257D58">
            <w:pPr>
              <w:pStyle w:val="XML1"/>
              <w:rPr>
                <w:ins w:id="2525" w:author="Thomas Dietz" w:date="2012-08-13T13:38:00Z"/>
              </w:rPr>
            </w:pPr>
            <w:ins w:id="2526" w:author="Thomas Dietz" w:date="2012-08-13T13:38:00Z">
              <w:r>
                <w:t xml:space="preserve">      </w:t>
              </w:r>
            </w:ins>
          </w:p>
          <w:p w14:paraId="6A77F8F9" w14:textId="77777777" w:rsidR="00257D58" w:rsidRDefault="00257D58" w:rsidP="00257D58">
            <w:pPr>
              <w:pStyle w:val="XML1"/>
              <w:rPr>
                <w:ins w:id="2527" w:author="Thomas Dietz" w:date="2012-08-13T13:38:00Z"/>
              </w:rPr>
            </w:pPr>
            <w:ins w:id="2528" w:author="Thomas Dietz" w:date="2012-08-13T13:38:00Z">
              <w:r>
                <w:t xml:space="preserve">        If set to value 'true', the OpenFlow Logical Switch MUST</w:t>
              </w:r>
            </w:ins>
          </w:p>
          <w:p w14:paraId="1797618B" w14:textId="77777777" w:rsidR="00257D58" w:rsidRDefault="00257D58" w:rsidP="00257D58">
            <w:pPr>
              <w:pStyle w:val="XML1"/>
              <w:rPr>
                <w:ins w:id="2529" w:author="Thomas Dietz" w:date="2012-08-13T13:38:00Z"/>
              </w:rPr>
            </w:pPr>
            <w:ins w:id="2530" w:author="Thomas Dietz" w:date="2012-08-13T13:38:00Z">
              <w:r>
                <w:lastRenderedPageBreak/>
                <w:t xml:space="preserve">        NOT connect to any OpenFlow Controller that does not</w:t>
              </w:r>
            </w:ins>
          </w:p>
          <w:p w14:paraId="2585D95B" w14:textId="77777777" w:rsidR="00257D58" w:rsidRDefault="00257D58" w:rsidP="00257D58">
            <w:pPr>
              <w:pStyle w:val="XML1"/>
              <w:rPr>
                <w:ins w:id="2531" w:author="Thomas Dietz" w:date="2012-08-13T13:38:00Z"/>
              </w:rPr>
            </w:pPr>
            <w:ins w:id="2532" w:author="Thomas Dietz" w:date="2012-08-13T13:38:00Z">
              <w:r>
                <w:t xml:space="preserve">        provide a certificate. This implies that it cannot connect</w:t>
              </w:r>
            </w:ins>
          </w:p>
          <w:p w14:paraId="1AF032F4" w14:textId="77777777" w:rsidR="00257D58" w:rsidRDefault="00257D58" w:rsidP="00257D58">
            <w:pPr>
              <w:pStyle w:val="XML1"/>
              <w:rPr>
                <w:ins w:id="2533" w:author="Thomas Dietz" w:date="2012-08-13T13:38:00Z"/>
              </w:rPr>
            </w:pPr>
            <w:ins w:id="2534" w:author="Thomas Dietz" w:date="2012-08-13T13:38:00Z">
              <w:r>
                <w:t xml:space="preserve">        to an OpenFlow controller that has the value of element</w:t>
              </w:r>
            </w:ins>
          </w:p>
          <w:p w14:paraId="0BDF8BA4" w14:textId="77777777" w:rsidR="00257D58" w:rsidRDefault="00257D58" w:rsidP="00257D58">
            <w:pPr>
              <w:pStyle w:val="XML1"/>
              <w:rPr>
                <w:ins w:id="2535" w:author="Thomas Dietz" w:date="2012-08-13T13:38:00Z"/>
              </w:rPr>
            </w:pPr>
            <w:ins w:id="2536" w:author="Thomas Dietz" w:date="2012-08-13T13:38:00Z">
              <w:r>
                <w:t xml:space="preserve">        protocol set to 'TCP'. Only connections with protocol 'TLS'</w:t>
              </w:r>
            </w:ins>
          </w:p>
          <w:p w14:paraId="19FCD39E" w14:textId="77777777" w:rsidR="00257D58" w:rsidRDefault="00257D58" w:rsidP="00257D58">
            <w:pPr>
              <w:pStyle w:val="XML1"/>
              <w:rPr>
                <w:ins w:id="2537" w:author="Thomas Dietz" w:date="2012-08-13T13:38:00Z"/>
              </w:rPr>
            </w:pPr>
            <w:ins w:id="2538" w:author="Thomas Dietz" w:date="2012-08-13T13:38:00Z">
              <w:r>
                <w:t xml:space="preserve">        are possible in this case.</w:t>
              </w:r>
            </w:ins>
          </w:p>
          <w:p w14:paraId="134F215A" w14:textId="77777777" w:rsidR="00257D58" w:rsidRDefault="00257D58" w:rsidP="00257D58">
            <w:pPr>
              <w:pStyle w:val="XML1"/>
              <w:rPr>
                <w:ins w:id="2539" w:author="Thomas Dietz" w:date="2012-08-13T13:38:00Z"/>
              </w:rPr>
            </w:pPr>
          </w:p>
          <w:p w14:paraId="5DBF4213" w14:textId="77777777" w:rsidR="00257D58" w:rsidRDefault="00257D58" w:rsidP="00257D58">
            <w:pPr>
              <w:pStyle w:val="XML1"/>
              <w:rPr>
                <w:ins w:id="2540" w:author="Thomas Dietz" w:date="2012-08-13T13:38:00Z"/>
              </w:rPr>
            </w:pPr>
            <w:ins w:id="2541" w:author="Thomas Dietz" w:date="2012-08-13T13:38:00Z">
              <w:r>
                <w:t xml:space="preserve">        This element is optional. If this element is not present it</w:t>
              </w:r>
            </w:ins>
          </w:p>
          <w:p w14:paraId="0D56BE94" w14:textId="77777777" w:rsidR="00257D58" w:rsidRDefault="00257D58" w:rsidP="00257D58">
            <w:pPr>
              <w:pStyle w:val="XML1"/>
              <w:rPr>
                <w:ins w:id="2542" w:author="Thomas Dietz" w:date="2012-08-13T13:38:00Z"/>
              </w:rPr>
            </w:pPr>
            <w:ins w:id="2543" w:author="Thomas Dietz" w:date="2012-08-13T13:38:00Z">
              <w:r>
                <w:t xml:space="preserve">        defaults to 'false'.";</w:t>
              </w:r>
            </w:ins>
          </w:p>
          <w:p w14:paraId="53D9E7EA" w14:textId="77777777" w:rsidR="00257D58" w:rsidRDefault="00257D58" w:rsidP="00257D58">
            <w:pPr>
              <w:pStyle w:val="XML1"/>
              <w:rPr>
                <w:ins w:id="2544" w:author="Thomas Dietz" w:date="2012-08-13T13:38:00Z"/>
              </w:rPr>
            </w:pPr>
            <w:ins w:id="2545" w:author="Thomas Dietz" w:date="2012-08-13T13:38:00Z">
              <w:r>
                <w:t xml:space="preserve">    }</w:t>
              </w:r>
            </w:ins>
          </w:p>
          <w:p w14:paraId="69A2E607" w14:textId="77777777" w:rsidR="00257D58" w:rsidRDefault="00257D58" w:rsidP="00257D58">
            <w:pPr>
              <w:pStyle w:val="XML1"/>
              <w:rPr>
                <w:ins w:id="2546" w:author="Thomas Dietz" w:date="2012-08-13T13:38:00Z"/>
              </w:rPr>
            </w:pPr>
            <w:ins w:id="2547" w:author="Thomas Dietz" w:date="2012-08-13T13:38:00Z">
              <w:r>
                <w:t xml:space="preserve">    leaf lost-connection-behavior {</w:t>
              </w:r>
            </w:ins>
          </w:p>
          <w:p w14:paraId="295F9B92" w14:textId="77777777" w:rsidR="00257D58" w:rsidRDefault="00257D58" w:rsidP="00257D58">
            <w:pPr>
              <w:pStyle w:val="XML1"/>
              <w:rPr>
                <w:ins w:id="2548" w:author="Thomas Dietz" w:date="2012-08-13T13:38:00Z"/>
              </w:rPr>
            </w:pPr>
            <w:ins w:id="2549" w:author="Thomas Dietz" w:date="2012-08-13T13:38:00Z">
              <w:r>
                <w:t xml:space="preserve">      type enumeration {</w:t>
              </w:r>
            </w:ins>
          </w:p>
          <w:p w14:paraId="53E001A3" w14:textId="77777777" w:rsidR="00257D58" w:rsidRDefault="00257D58" w:rsidP="00257D58">
            <w:pPr>
              <w:pStyle w:val="XML1"/>
              <w:rPr>
                <w:ins w:id="2550" w:author="Thomas Dietz" w:date="2012-08-13T13:38:00Z"/>
              </w:rPr>
            </w:pPr>
            <w:ins w:id="2551" w:author="Thomas Dietz" w:date="2012-08-13T13:38:00Z">
              <w:r>
                <w:t xml:space="preserve">        enum failSecureMode;</w:t>
              </w:r>
            </w:ins>
          </w:p>
          <w:p w14:paraId="53AB9CA3" w14:textId="77777777" w:rsidR="00257D58" w:rsidRDefault="00257D58" w:rsidP="00257D58">
            <w:pPr>
              <w:pStyle w:val="XML1"/>
              <w:rPr>
                <w:ins w:id="2552" w:author="Thomas Dietz" w:date="2012-08-13T13:38:00Z"/>
              </w:rPr>
            </w:pPr>
            <w:ins w:id="2553" w:author="Thomas Dietz" w:date="2012-08-13T13:38:00Z">
              <w:r>
                <w:t xml:space="preserve">        enum failStandaloneMode;</w:t>
              </w:r>
            </w:ins>
          </w:p>
          <w:p w14:paraId="79A4EB8F" w14:textId="77777777" w:rsidR="00257D58" w:rsidRDefault="00257D58" w:rsidP="00257D58">
            <w:pPr>
              <w:pStyle w:val="XML1"/>
              <w:rPr>
                <w:ins w:id="2554" w:author="Thomas Dietz" w:date="2012-08-13T13:38:00Z"/>
              </w:rPr>
            </w:pPr>
            <w:ins w:id="2555" w:author="Thomas Dietz" w:date="2012-08-13T13:38:00Z">
              <w:r>
                <w:t xml:space="preserve">      }</w:t>
              </w:r>
            </w:ins>
          </w:p>
          <w:p w14:paraId="46EDBEB1" w14:textId="77777777" w:rsidR="00257D58" w:rsidRDefault="00257D58" w:rsidP="00257D58">
            <w:pPr>
              <w:pStyle w:val="XML1"/>
              <w:rPr>
                <w:ins w:id="2556" w:author="Thomas Dietz" w:date="2012-08-13T13:38:00Z"/>
              </w:rPr>
            </w:pPr>
            <w:ins w:id="2557" w:author="Thomas Dietz" w:date="2012-08-13T13:38:00Z">
              <w:r>
                <w:t xml:space="preserve">      default failSecureMode;</w:t>
              </w:r>
            </w:ins>
          </w:p>
          <w:p w14:paraId="29B95BCD" w14:textId="77777777" w:rsidR="00257D58" w:rsidRDefault="00257D58" w:rsidP="00257D58">
            <w:pPr>
              <w:pStyle w:val="XML1"/>
              <w:rPr>
                <w:ins w:id="2558" w:author="Thomas Dietz" w:date="2012-08-13T13:38:00Z"/>
              </w:rPr>
            </w:pPr>
            <w:ins w:id="2559" w:author="Thomas Dietz" w:date="2012-08-13T13:38:00Z">
              <w:r>
                <w:t xml:space="preserve">      description "This element indicates the the behavior of the </w:t>
              </w:r>
            </w:ins>
          </w:p>
          <w:p w14:paraId="47039699" w14:textId="77777777" w:rsidR="00257D58" w:rsidRDefault="00257D58" w:rsidP="00257D58">
            <w:pPr>
              <w:pStyle w:val="XML1"/>
              <w:rPr>
                <w:ins w:id="2560" w:author="Thomas Dietz" w:date="2012-08-13T13:38:00Z"/>
              </w:rPr>
            </w:pPr>
            <w:ins w:id="2561" w:author="Thomas Dietz" w:date="2012-08-13T13:38:00Z">
              <w:r>
                <w:t xml:space="preserve">        OpenFlow Logical Switch in case it loses contact with all </w:t>
              </w:r>
            </w:ins>
          </w:p>
          <w:p w14:paraId="6FB53E3A" w14:textId="77777777" w:rsidR="00257D58" w:rsidRDefault="00257D58" w:rsidP="00257D58">
            <w:pPr>
              <w:pStyle w:val="XML1"/>
              <w:rPr>
                <w:ins w:id="2562" w:author="Thomas Dietz" w:date="2012-08-13T13:38:00Z"/>
              </w:rPr>
            </w:pPr>
            <w:ins w:id="2563" w:author="Thomas Dietz" w:date="2012-08-13T13:38:00Z">
              <w:r>
                <w:t xml:space="preserve">        OpenFlow Controllers.  There are two alternative modes in</w:t>
              </w:r>
            </w:ins>
          </w:p>
          <w:p w14:paraId="17211E53" w14:textId="77777777" w:rsidR="00257D58" w:rsidRDefault="00257D58" w:rsidP="00257D58">
            <w:pPr>
              <w:pStyle w:val="XML1"/>
              <w:rPr>
                <w:ins w:id="2564" w:author="Thomas Dietz" w:date="2012-08-13T13:38:00Z"/>
              </w:rPr>
            </w:pPr>
            <w:ins w:id="2565" w:author="Thomas Dietz" w:date="2012-08-13T13:38:00Z">
              <w:r>
                <w:t xml:space="preserve">        such a case: fails secure mode and fail standalone mode as</w:t>
              </w:r>
            </w:ins>
          </w:p>
          <w:p w14:paraId="6C95152A" w14:textId="77777777" w:rsidR="00257D58" w:rsidRDefault="00257D58" w:rsidP="00257D58">
            <w:pPr>
              <w:pStyle w:val="XML1"/>
              <w:rPr>
                <w:ins w:id="2566" w:author="Thomas Dietz" w:date="2012-08-13T13:38:00Z"/>
              </w:rPr>
            </w:pPr>
            <w:ins w:id="2567" w:author="Thomas Dietz" w:date="2012-08-13T13:38:00Z">
              <w:r>
                <w:t xml:space="preserve">        defined by the OpenFlow protocol specification version 1.2,</w:t>
              </w:r>
            </w:ins>
          </w:p>
          <w:p w14:paraId="2E59E33F" w14:textId="77777777" w:rsidR="00257D58" w:rsidRDefault="00257D58" w:rsidP="00257D58">
            <w:pPr>
              <w:pStyle w:val="XML1"/>
              <w:rPr>
                <w:ins w:id="2568" w:author="Thomas Dietz" w:date="2012-08-13T13:38:00Z"/>
              </w:rPr>
            </w:pPr>
            <w:ins w:id="2569" w:author="Thomas Dietz" w:date="2012-08-13T13:38:00Z">
              <w:r>
                <w:t xml:space="preserve">        section 6.4.  These are the only allowed values for this</w:t>
              </w:r>
            </w:ins>
          </w:p>
          <w:p w14:paraId="496FAC72" w14:textId="77777777" w:rsidR="00257D58" w:rsidRDefault="00257D58" w:rsidP="00257D58">
            <w:pPr>
              <w:pStyle w:val="XML1"/>
              <w:rPr>
                <w:ins w:id="2570" w:author="Thomas Dietz" w:date="2012-08-13T13:38:00Z"/>
              </w:rPr>
            </w:pPr>
            <w:ins w:id="2571" w:author="Thomas Dietz" w:date="2012-08-13T13:38:00Z">
              <w:r>
                <w:t xml:space="preserve">        element. Default is the fail secure mode.</w:t>
              </w:r>
            </w:ins>
          </w:p>
          <w:p w14:paraId="5C3772F8" w14:textId="77777777" w:rsidR="00257D58" w:rsidRDefault="00257D58" w:rsidP="00257D58">
            <w:pPr>
              <w:pStyle w:val="XML1"/>
              <w:rPr>
                <w:ins w:id="2572" w:author="Thomas Dietz" w:date="2012-08-13T13:38:00Z"/>
              </w:rPr>
            </w:pPr>
          </w:p>
          <w:p w14:paraId="564280F7" w14:textId="77777777" w:rsidR="00257D58" w:rsidRDefault="00257D58" w:rsidP="00257D58">
            <w:pPr>
              <w:pStyle w:val="XML1"/>
              <w:rPr>
                <w:ins w:id="2573" w:author="Thomas Dietz" w:date="2012-08-13T13:38:00Z"/>
              </w:rPr>
            </w:pPr>
            <w:ins w:id="2574" w:author="Thomas Dietz" w:date="2012-08-13T13:38:00Z">
              <w:r>
                <w:t xml:space="preserve">        This element is optional. If this element is not present it</w:t>
              </w:r>
            </w:ins>
          </w:p>
          <w:p w14:paraId="505A5AA6" w14:textId="77777777" w:rsidR="00257D58" w:rsidRDefault="00257D58" w:rsidP="00257D58">
            <w:pPr>
              <w:pStyle w:val="XML1"/>
              <w:rPr>
                <w:ins w:id="2575" w:author="Thomas Dietz" w:date="2012-08-13T13:38:00Z"/>
              </w:rPr>
            </w:pPr>
            <w:ins w:id="2576" w:author="Thomas Dietz" w:date="2012-08-13T13:38:00Z">
              <w:r>
                <w:t xml:space="preserve">        defaults to 'failSecureMode'.";</w:t>
              </w:r>
            </w:ins>
          </w:p>
          <w:p w14:paraId="355460C1" w14:textId="77777777" w:rsidR="00257D58" w:rsidRDefault="00257D58" w:rsidP="00257D58">
            <w:pPr>
              <w:pStyle w:val="XML1"/>
              <w:rPr>
                <w:ins w:id="2577" w:author="Thomas Dietz" w:date="2012-08-13T13:38:00Z"/>
              </w:rPr>
            </w:pPr>
            <w:ins w:id="2578" w:author="Thomas Dietz" w:date="2012-08-13T13:38:00Z">
              <w:r>
                <w:t xml:space="preserve">    }</w:t>
              </w:r>
            </w:ins>
          </w:p>
          <w:p w14:paraId="0110ACC6" w14:textId="77777777" w:rsidR="00257D58" w:rsidRDefault="00257D58" w:rsidP="00257D58">
            <w:pPr>
              <w:pStyle w:val="XML1"/>
              <w:rPr>
                <w:ins w:id="2579" w:author="Thomas Dietz" w:date="2012-08-13T13:38:00Z"/>
              </w:rPr>
            </w:pPr>
            <w:ins w:id="2580" w:author="Thomas Dietz" w:date="2012-08-13T13:38:00Z">
              <w:r>
                <w:t xml:space="preserve">    container controllers {</w:t>
              </w:r>
            </w:ins>
          </w:p>
          <w:p w14:paraId="77C0E78A" w14:textId="77777777" w:rsidR="00257D58" w:rsidRDefault="00257D58" w:rsidP="00257D58">
            <w:pPr>
              <w:pStyle w:val="XML1"/>
              <w:rPr>
                <w:ins w:id="2581" w:author="Thomas Dietz" w:date="2012-08-13T13:38:00Z"/>
              </w:rPr>
            </w:pPr>
            <w:ins w:id="2582" w:author="Thomas Dietz" w:date="2012-08-13T13:38:00Z">
              <w:r>
                <w:t xml:space="preserve">      description "The list of controllers for this Logical switch.</w:t>
              </w:r>
            </w:ins>
          </w:p>
          <w:p w14:paraId="3E7FA181" w14:textId="77777777" w:rsidR="00257D58" w:rsidRDefault="00257D58" w:rsidP="00257D58">
            <w:pPr>
              <w:pStyle w:val="XML1"/>
              <w:rPr>
                <w:ins w:id="2583" w:author="Thomas Dietz" w:date="2012-08-13T13:38:00Z"/>
              </w:rPr>
            </w:pPr>
          </w:p>
          <w:p w14:paraId="4163A75B" w14:textId="77777777" w:rsidR="00257D58" w:rsidRDefault="00257D58" w:rsidP="00257D58">
            <w:pPr>
              <w:pStyle w:val="XML1"/>
              <w:rPr>
                <w:ins w:id="2584" w:author="Thomas Dietz" w:date="2012-08-13T13:38:00Z"/>
              </w:rPr>
            </w:pPr>
            <w:ins w:id="2585" w:author="Thomas Dietz" w:date="2012-08-13T13:38:00Z">
              <w:r>
                <w:t xml:space="preserve">        The element 'id' of OFControllerType MUST be unique within</w:t>
              </w:r>
            </w:ins>
          </w:p>
          <w:p w14:paraId="27183191" w14:textId="77777777" w:rsidR="00257D58" w:rsidRDefault="00257D58" w:rsidP="00257D58">
            <w:pPr>
              <w:pStyle w:val="XML1"/>
              <w:rPr>
                <w:ins w:id="2586" w:author="Thomas Dietz" w:date="2012-08-13T13:38:00Z"/>
              </w:rPr>
            </w:pPr>
            <w:ins w:id="2587" w:author="Thomas Dietz" w:date="2012-08-13T13:38:00Z">
              <w:r>
                <w:t xml:space="preserve">        this list.";</w:t>
              </w:r>
            </w:ins>
          </w:p>
          <w:p w14:paraId="6632438B" w14:textId="77777777" w:rsidR="00257D58" w:rsidRDefault="00257D58" w:rsidP="00257D58">
            <w:pPr>
              <w:pStyle w:val="XML1"/>
              <w:rPr>
                <w:ins w:id="2588" w:author="Thomas Dietz" w:date="2012-08-13T13:38:00Z"/>
              </w:rPr>
            </w:pPr>
            <w:ins w:id="2589" w:author="Thomas Dietz" w:date="2012-08-13T13:38:00Z">
              <w:r>
                <w:t xml:space="preserve">      list controller {</w:t>
              </w:r>
            </w:ins>
          </w:p>
          <w:p w14:paraId="31560A5B" w14:textId="77777777" w:rsidR="00257D58" w:rsidRDefault="00257D58" w:rsidP="00257D58">
            <w:pPr>
              <w:pStyle w:val="XML1"/>
              <w:rPr>
                <w:ins w:id="2590" w:author="Thomas Dietz" w:date="2012-08-13T13:38:00Z"/>
              </w:rPr>
            </w:pPr>
            <w:ins w:id="2591" w:author="Thomas Dietz" w:date="2012-08-13T13:38:00Z">
              <w:r>
                <w:t xml:space="preserve">        key "id";</w:t>
              </w:r>
            </w:ins>
          </w:p>
          <w:p w14:paraId="4CD81D40" w14:textId="77777777" w:rsidR="00257D58" w:rsidRDefault="00257D58" w:rsidP="00257D58">
            <w:pPr>
              <w:pStyle w:val="XML1"/>
              <w:rPr>
                <w:ins w:id="2592" w:author="Thomas Dietz" w:date="2012-08-13T13:38:00Z"/>
              </w:rPr>
            </w:pPr>
            <w:ins w:id="2593" w:author="Thomas Dietz" w:date="2012-08-13T13:38:00Z">
              <w:r>
                <w:t xml:space="preserve">        description "The list of OpenFlow Controllers that are </w:t>
              </w:r>
            </w:ins>
          </w:p>
          <w:p w14:paraId="19E6F213" w14:textId="77777777" w:rsidR="00257D58" w:rsidRDefault="00257D58" w:rsidP="00257D58">
            <w:pPr>
              <w:pStyle w:val="XML1"/>
              <w:rPr>
                <w:ins w:id="2594" w:author="Thomas Dietz" w:date="2012-08-13T13:38:00Z"/>
              </w:rPr>
            </w:pPr>
            <w:ins w:id="2595" w:author="Thomas Dietz" w:date="2012-08-13T13:38:00Z">
              <w:r>
                <w:t xml:space="preserve">          assigned to the OpenFlow Logical Switch.  The switch MUST</w:t>
              </w:r>
            </w:ins>
          </w:p>
          <w:p w14:paraId="4BE183DD" w14:textId="77777777" w:rsidR="00257D58" w:rsidRDefault="00257D58" w:rsidP="00257D58">
            <w:pPr>
              <w:pStyle w:val="XML1"/>
              <w:rPr>
                <w:ins w:id="2596" w:author="Thomas Dietz" w:date="2012-08-13T13:38:00Z"/>
              </w:rPr>
            </w:pPr>
            <w:ins w:id="2597" w:author="Thomas Dietz" w:date="2012-08-13T13:38:00Z">
              <w:r>
                <w:t xml:space="preserve">          NOT connect to any OpenFlow Controller that is not</w:t>
              </w:r>
            </w:ins>
          </w:p>
          <w:p w14:paraId="258CA1A2" w14:textId="77777777" w:rsidR="00257D58" w:rsidRDefault="00257D58" w:rsidP="00257D58">
            <w:pPr>
              <w:pStyle w:val="XML1"/>
              <w:rPr>
                <w:ins w:id="2598" w:author="Thomas Dietz" w:date="2012-08-13T13:38:00Z"/>
              </w:rPr>
            </w:pPr>
            <w:ins w:id="2599" w:author="Thomas Dietz" w:date="2012-08-13T13:38:00Z">
              <w:r>
                <w:t xml:space="preserve">          contained in this list.</w:t>
              </w:r>
            </w:ins>
          </w:p>
          <w:p w14:paraId="1F21905B" w14:textId="77777777" w:rsidR="00257D58" w:rsidRDefault="00257D58" w:rsidP="00257D58">
            <w:pPr>
              <w:pStyle w:val="XML1"/>
              <w:rPr>
                <w:ins w:id="2600" w:author="Thomas Dietz" w:date="2012-08-13T13:38:00Z"/>
              </w:rPr>
            </w:pPr>
          </w:p>
          <w:p w14:paraId="65ABB7FE" w14:textId="77777777" w:rsidR="00257D58" w:rsidRDefault="00257D58" w:rsidP="00257D58">
            <w:pPr>
              <w:pStyle w:val="XML1"/>
              <w:rPr>
                <w:ins w:id="2601" w:author="Thomas Dietz" w:date="2012-08-13T13:38:00Z"/>
              </w:rPr>
            </w:pPr>
            <w:ins w:id="2602" w:author="Thomas Dietz" w:date="2012-08-13T13:38:00Z">
              <w:r>
                <w:t xml:space="preserve">          NETCONF &lt;edit-config&gt; operations MUST be implemented as </w:t>
              </w:r>
            </w:ins>
          </w:p>
          <w:p w14:paraId="07BE6950" w14:textId="77777777" w:rsidR="00257D58" w:rsidRDefault="00257D58" w:rsidP="00257D58">
            <w:pPr>
              <w:pStyle w:val="XML1"/>
              <w:rPr>
                <w:ins w:id="2603" w:author="Thomas Dietz" w:date="2012-08-13T13:38:00Z"/>
              </w:rPr>
            </w:pPr>
            <w:ins w:id="2604" w:author="Thomas Dietz" w:date="2012-08-13T13:38:00Z">
              <w:r>
                <w:t xml:space="preserve">          follows: </w:t>
              </w:r>
            </w:ins>
          </w:p>
          <w:p w14:paraId="2EDAD3F7" w14:textId="77777777" w:rsidR="00257D58" w:rsidRDefault="00257D58" w:rsidP="00257D58">
            <w:pPr>
              <w:pStyle w:val="XML1"/>
              <w:rPr>
                <w:ins w:id="2605" w:author="Thomas Dietz" w:date="2012-08-13T13:38:00Z"/>
              </w:rPr>
            </w:pPr>
          </w:p>
          <w:p w14:paraId="1C028386" w14:textId="77777777" w:rsidR="00257D58" w:rsidRDefault="00257D58" w:rsidP="00257D58">
            <w:pPr>
              <w:pStyle w:val="XML1"/>
              <w:rPr>
                <w:ins w:id="2606" w:author="Thomas Dietz" w:date="2012-08-13T13:38:00Z"/>
              </w:rPr>
            </w:pPr>
            <w:ins w:id="2607" w:author="Thomas Dietz" w:date="2012-08-13T13:38:00Z">
              <w:r>
                <w:t xml:space="preserve">          * The 'id' element MUST be present at all &lt;edit-config&gt;</w:t>
              </w:r>
            </w:ins>
          </w:p>
          <w:p w14:paraId="277C6886" w14:textId="77777777" w:rsidR="00257D58" w:rsidRDefault="00257D58" w:rsidP="00257D58">
            <w:pPr>
              <w:pStyle w:val="XML1"/>
              <w:rPr>
                <w:ins w:id="2608" w:author="Thomas Dietz" w:date="2012-08-13T13:38:00Z"/>
              </w:rPr>
            </w:pPr>
            <w:ins w:id="2609" w:author="Thomas Dietz" w:date="2012-08-13T13:38:00Z">
              <w:r>
                <w:t xml:space="preserve">            operations to identify the controller.</w:t>
              </w:r>
            </w:ins>
          </w:p>
          <w:p w14:paraId="6AC2A309" w14:textId="77777777" w:rsidR="00257D58" w:rsidRDefault="00257D58" w:rsidP="00257D58">
            <w:pPr>
              <w:pStyle w:val="XML1"/>
              <w:rPr>
                <w:ins w:id="2610" w:author="Thomas Dietz" w:date="2012-08-13T13:38:00Z"/>
              </w:rPr>
            </w:pPr>
            <w:ins w:id="2611" w:author="Thomas Dietz" w:date="2012-08-13T13:38:00Z">
              <w:r>
                <w:t xml:space="preserve">          * If the operation is 'merge' or 'replace', the element</w:t>
              </w:r>
            </w:ins>
          </w:p>
          <w:p w14:paraId="47F57F9D" w14:textId="77777777" w:rsidR="00257D58" w:rsidRDefault="00257D58" w:rsidP="00257D58">
            <w:pPr>
              <w:pStyle w:val="XML1"/>
              <w:rPr>
                <w:ins w:id="2612" w:author="Thomas Dietz" w:date="2012-08-13T13:38:00Z"/>
              </w:rPr>
            </w:pPr>
            <w:ins w:id="2613" w:author="Thomas Dietz" w:date="2012-08-13T13:38:00Z">
              <w:r>
                <w:t xml:space="preserve">            is created if it does not exist, and its value is set</w:t>
              </w:r>
            </w:ins>
          </w:p>
          <w:p w14:paraId="302D80BA" w14:textId="77777777" w:rsidR="00257D58" w:rsidRDefault="00257D58" w:rsidP="00257D58">
            <w:pPr>
              <w:pStyle w:val="XML1"/>
              <w:rPr>
                <w:ins w:id="2614" w:author="Thomas Dietz" w:date="2012-08-13T13:38:00Z"/>
              </w:rPr>
            </w:pPr>
            <w:ins w:id="2615" w:author="Thomas Dietz" w:date="2012-08-13T13:38:00Z">
              <w:r>
                <w:t xml:space="preserve">            to the value found in the XML RPC data.</w:t>
              </w:r>
            </w:ins>
          </w:p>
          <w:p w14:paraId="5CB03F7A" w14:textId="77777777" w:rsidR="00257D58" w:rsidRDefault="00257D58" w:rsidP="00257D58">
            <w:pPr>
              <w:pStyle w:val="XML1"/>
              <w:rPr>
                <w:ins w:id="2616" w:author="Thomas Dietz" w:date="2012-08-13T13:38:00Z"/>
              </w:rPr>
            </w:pPr>
            <w:ins w:id="2617" w:author="Thomas Dietz" w:date="2012-08-13T13:38:00Z">
              <w:r>
                <w:t xml:space="preserve">          * If the operation is 'create', the element is created if</w:t>
              </w:r>
            </w:ins>
          </w:p>
          <w:p w14:paraId="70801857" w14:textId="77777777" w:rsidR="00257D58" w:rsidRDefault="00257D58" w:rsidP="00257D58">
            <w:pPr>
              <w:pStyle w:val="XML1"/>
              <w:rPr>
                <w:ins w:id="2618" w:author="Thomas Dietz" w:date="2012-08-13T13:38:00Z"/>
              </w:rPr>
            </w:pPr>
            <w:ins w:id="2619" w:author="Thomas Dietz" w:date="2012-08-13T13:38:00Z">
              <w:r>
                <w:t xml:space="preserve">            it does not exist. If the element already exists, a</w:t>
              </w:r>
            </w:ins>
          </w:p>
          <w:p w14:paraId="7D32A675" w14:textId="77777777" w:rsidR="00257D58" w:rsidRDefault="00257D58" w:rsidP="00257D58">
            <w:pPr>
              <w:pStyle w:val="XML1"/>
              <w:rPr>
                <w:ins w:id="2620" w:author="Thomas Dietz" w:date="2012-08-13T13:38:00Z"/>
              </w:rPr>
            </w:pPr>
            <w:ins w:id="2621" w:author="Thomas Dietz" w:date="2012-08-13T13:38:00Z">
              <w:r>
                <w:t xml:space="preserve">            'data</w:t>
              </w:r>
              <w:r>
                <w:rPr>
                  <w:rFonts w:ascii="MS Mincho" w:eastAsia="MS Mincho" w:hAnsi="MS Mincho" w:cs="MS Mincho" w:hint="eastAsia"/>
                </w:rPr>
                <w:t>‑</w:t>
              </w:r>
              <w:r>
                <w:t>exists' error is returned.</w:t>
              </w:r>
            </w:ins>
          </w:p>
          <w:p w14:paraId="1B28C314" w14:textId="77777777" w:rsidR="00257D58" w:rsidRDefault="00257D58" w:rsidP="00257D58">
            <w:pPr>
              <w:pStyle w:val="XML1"/>
              <w:rPr>
                <w:ins w:id="2622" w:author="Thomas Dietz" w:date="2012-08-13T13:38:00Z"/>
              </w:rPr>
            </w:pPr>
            <w:ins w:id="2623" w:author="Thomas Dietz" w:date="2012-08-13T13:38:00Z">
              <w:r>
                <w:t xml:space="preserve">          * If the operation is 'delete', the element is deleted if</w:t>
              </w:r>
            </w:ins>
          </w:p>
          <w:p w14:paraId="05D09163" w14:textId="77777777" w:rsidR="00257D58" w:rsidRDefault="00257D58" w:rsidP="00257D58">
            <w:pPr>
              <w:pStyle w:val="XML1"/>
              <w:rPr>
                <w:ins w:id="2624" w:author="Thomas Dietz" w:date="2012-08-13T13:38:00Z"/>
              </w:rPr>
            </w:pPr>
            <w:ins w:id="2625" w:author="Thomas Dietz" w:date="2012-08-13T13:38:00Z">
              <w:r>
                <w:t xml:space="preserve">            it exists. If the element does not exist, a </w:t>
              </w:r>
            </w:ins>
          </w:p>
          <w:p w14:paraId="2D664281" w14:textId="77777777" w:rsidR="00257D58" w:rsidRDefault="00257D58" w:rsidP="00257D58">
            <w:pPr>
              <w:pStyle w:val="XML1"/>
              <w:rPr>
                <w:ins w:id="2626" w:author="Thomas Dietz" w:date="2012-08-13T13:38:00Z"/>
              </w:rPr>
            </w:pPr>
            <w:ins w:id="2627" w:author="Thomas Dietz" w:date="2012-08-13T13:38:00Z">
              <w:r>
                <w:t xml:space="preserve">            'data</w:t>
              </w:r>
              <w:r>
                <w:rPr>
                  <w:rFonts w:ascii="MS Mincho" w:eastAsia="MS Mincho" w:hAnsi="MS Mincho" w:cs="MS Mincho" w:hint="eastAsia"/>
                </w:rPr>
                <w:t>‑</w:t>
              </w:r>
              <w:r>
                <w:t>missing' error is returned.";</w:t>
              </w:r>
            </w:ins>
          </w:p>
          <w:p w14:paraId="471229E7" w14:textId="77777777" w:rsidR="00257D58" w:rsidRDefault="00257D58" w:rsidP="00257D58">
            <w:pPr>
              <w:pStyle w:val="XML1"/>
              <w:rPr>
                <w:ins w:id="2628" w:author="Thomas Dietz" w:date="2012-08-13T13:38:00Z"/>
              </w:rPr>
            </w:pPr>
            <w:ins w:id="2629" w:author="Thomas Dietz" w:date="2012-08-13T13:38:00Z">
              <w:r>
                <w:t xml:space="preserve">        uses OFControllerType;</w:t>
              </w:r>
            </w:ins>
          </w:p>
          <w:p w14:paraId="1EDE50FF" w14:textId="77777777" w:rsidR="00257D58" w:rsidRDefault="00257D58" w:rsidP="00257D58">
            <w:pPr>
              <w:pStyle w:val="XML1"/>
              <w:rPr>
                <w:ins w:id="2630" w:author="Thomas Dietz" w:date="2012-08-13T13:38:00Z"/>
              </w:rPr>
            </w:pPr>
            <w:ins w:id="2631" w:author="Thomas Dietz" w:date="2012-08-13T13:38:00Z">
              <w:r>
                <w:t xml:space="preserve">      }</w:t>
              </w:r>
            </w:ins>
          </w:p>
          <w:p w14:paraId="51D60474" w14:textId="77777777" w:rsidR="00257D58" w:rsidRDefault="00257D58" w:rsidP="00257D58">
            <w:pPr>
              <w:pStyle w:val="XML1"/>
              <w:rPr>
                <w:ins w:id="2632" w:author="Thomas Dietz" w:date="2012-08-13T13:38:00Z"/>
              </w:rPr>
            </w:pPr>
            <w:ins w:id="2633" w:author="Thomas Dietz" w:date="2012-08-13T13:38:00Z">
              <w:r>
                <w:t xml:space="preserve">    }</w:t>
              </w:r>
            </w:ins>
          </w:p>
          <w:p w14:paraId="1A75AA5D" w14:textId="77777777" w:rsidR="00257D58" w:rsidRDefault="00257D58" w:rsidP="00257D58">
            <w:pPr>
              <w:pStyle w:val="XML1"/>
              <w:rPr>
                <w:ins w:id="2634" w:author="Thomas Dietz" w:date="2012-08-13T13:38:00Z"/>
              </w:rPr>
            </w:pPr>
            <w:ins w:id="2635" w:author="Thomas Dietz" w:date="2012-08-13T13:38:00Z">
              <w:r>
                <w:t xml:space="preserve">    container resources {</w:t>
              </w:r>
            </w:ins>
          </w:p>
          <w:p w14:paraId="2F156B8E" w14:textId="77777777" w:rsidR="00257D58" w:rsidRDefault="00257D58" w:rsidP="00257D58">
            <w:pPr>
              <w:pStyle w:val="XML1"/>
              <w:rPr>
                <w:ins w:id="2636" w:author="Thomas Dietz" w:date="2012-08-13T13:38:00Z"/>
              </w:rPr>
            </w:pPr>
            <w:ins w:id="2637" w:author="Thomas Dietz" w:date="2012-08-13T13:38:00Z">
              <w:r>
                <w:lastRenderedPageBreak/>
                <w:t xml:space="preserve">      description "The list of identifiers of all resources of the</w:t>
              </w:r>
            </w:ins>
          </w:p>
          <w:p w14:paraId="63CC0225" w14:textId="77777777" w:rsidR="00257D58" w:rsidRDefault="00257D58" w:rsidP="00257D58">
            <w:pPr>
              <w:pStyle w:val="XML1"/>
              <w:rPr>
                <w:ins w:id="2638" w:author="Thomas Dietz" w:date="2012-08-13T13:38:00Z"/>
              </w:rPr>
            </w:pPr>
            <w:ins w:id="2639" w:author="Thomas Dietz" w:date="2012-08-13T13:38:00Z">
              <w:r>
                <w:t xml:space="preserve">        OpenFlow Capable Switch that the OpenFlow Logical Switch</w:t>
              </w:r>
            </w:ins>
          </w:p>
          <w:p w14:paraId="247B444C" w14:textId="77777777" w:rsidR="00257D58" w:rsidRDefault="00257D58" w:rsidP="00257D58">
            <w:pPr>
              <w:pStyle w:val="XML1"/>
              <w:rPr>
                <w:ins w:id="2640" w:author="Thomas Dietz" w:date="2012-08-13T13:38:00Z"/>
              </w:rPr>
            </w:pPr>
            <w:ins w:id="2641" w:author="Thomas Dietz" w:date="2012-08-13T13:38:00Z">
              <w:r>
                <w:t xml:space="preserve">        has exclusive or non-exclusive access to.  A resource is </w:t>
              </w:r>
            </w:ins>
          </w:p>
          <w:p w14:paraId="27F7DEF1" w14:textId="77777777" w:rsidR="00257D58" w:rsidRDefault="00257D58" w:rsidP="00257D58">
            <w:pPr>
              <w:pStyle w:val="XML1"/>
              <w:rPr>
                <w:ins w:id="2642" w:author="Thomas Dietz" w:date="2012-08-13T13:38:00Z"/>
              </w:rPr>
            </w:pPr>
            <w:ins w:id="2643" w:author="Thomas Dietz" w:date="2012-08-13T13:38:00Z">
              <w:r>
                <w:t xml:space="preserve">        identified by the value of its resource-identifier element.</w:t>
              </w:r>
            </w:ins>
          </w:p>
          <w:p w14:paraId="6B309A64" w14:textId="77777777" w:rsidR="00257D58" w:rsidRDefault="00257D58" w:rsidP="00257D58">
            <w:pPr>
              <w:pStyle w:val="XML1"/>
              <w:rPr>
                <w:ins w:id="2644" w:author="Thomas Dietz" w:date="2012-08-13T13:38:00Z"/>
              </w:rPr>
            </w:pPr>
            <w:ins w:id="2645" w:author="Thomas Dietz" w:date="2012-08-13T13:38:00Z">
              <w:r>
                <w:t xml:space="preserve">        For each resource identifier value in this list, there MUST</w:t>
              </w:r>
            </w:ins>
          </w:p>
          <w:p w14:paraId="429FDC2C" w14:textId="77777777" w:rsidR="00257D58" w:rsidRDefault="00257D58" w:rsidP="00257D58">
            <w:pPr>
              <w:pStyle w:val="XML1"/>
              <w:rPr>
                <w:ins w:id="2646" w:author="Thomas Dietz" w:date="2012-08-13T13:38:00Z"/>
              </w:rPr>
            </w:pPr>
            <w:ins w:id="2647" w:author="Thomas Dietz" w:date="2012-08-13T13:38:00Z">
              <w:r>
                <w:t xml:space="preserve">        be an element with a matching resource identifier value in </w:t>
              </w:r>
            </w:ins>
          </w:p>
          <w:p w14:paraId="09CE68C4" w14:textId="77777777" w:rsidR="00257D58" w:rsidRDefault="00257D58" w:rsidP="00257D58">
            <w:pPr>
              <w:pStyle w:val="XML1"/>
              <w:rPr>
                <w:ins w:id="2648" w:author="Thomas Dietz" w:date="2012-08-13T13:38:00Z"/>
              </w:rPr>
            </w:pPr>
            <w:ins w:id="2649" w:author="Thomas Dietz" w:date="2012-08-13T13:38:00Z">
              <w:r>
                <w:t xml:space="preserve">        the resources list of the OpenFlow Capable Switch.</w:t>
              </w:r>
            </w:ins>
          </w:p>
          <w:p w14:paraId="4E95E671" w14:textId="77777777" w:rsidR="00257D58" w:rsidRDefault="00257D58" w:rsidP="00257D58">
            <w:pPr>
              <w:pStyle w:val="XML1"/>
              <w:rPr>
                <w:ins w:id="2650" w:author="Thomas Dietz" w:date="2012-08-13T13:38:00Z"/>
              </w:rPr>
            </w:pPr>
            <w:ins w:id="2651" w:author="Thomas Dietz" w:date="2012-08-13T13:38:00Z">
              <w:r>
                <w:t xml:space="preserve">      </w:t>
              </w:r>
            </w:ins>
          </w:p>
          <w:p w14:paraId="67B66294" w14:textId="77777777" w:rsidR="00257D58" w:rsidRDefault="00257D58" w:rsidP="00257D58">
            <w:pPr>
              <w:pStyle w:val="XML1"/>
              <w:rPr>
                <w:ins w:id="2652" w:author="Thomas Dietz" w:date="2012-08-13T13:38:00Z"/>
              </w:rPr>
            </w:pPr>
            <w:ins w:id="2653" w:author="Thomas Dietz" w:date="2012-08-13T13:38:00Z">
              <w:r>
                <w:t xml:space="preserve">        Identifiers of this list are contained in elements</w:t>
              </w:r>
            </w:ins>
          </w:p>
          <w:p w14:paraId="5AF0A653" w14:textId="77777777" w:rsidR="00257D58" w:rsidRDefault="00257D58" w:rsidP="00257D58">
            <w:pPr>
              <w:pStyle w:val="XML1"/>
              <w:rPr>
                <w:ins w:id="2654" w:author="Thomas Dietz" w:date="2012-08-13T13:38:00Z"/>
              </w:rPr>
            </w:pPr>
            <w:ins w:id="2655" w:author="Thomas Dietz" w:date="2012-08-13T13:38:00Z">
              <w:r>
                <w:t xml:space="preserve">        indicating the type of resource: 'port', 'queue',</w:t>
              </w:r>
            </w:ins>
          </w:p>
          <w:p w14:paraId="5D29A0D5" w14:textId="77777777" w:rsidR="00257D58" w:rsidRDefault="00257D58" w:rsidP="00257D58">
            <w:pPr>
              <w:pStyle w:val="XML1"/>
              <w:rPr>
                <w:ins w:id="2656" w:author="Thomas Dietz" w:date="2012-08-13T13:38:00Z"/>
              </w:rPr>
            </w:pPr>
            <w:ins w:id="2657" w:author="Thomas Dietz" w:date="2012-08-13T13:38:00Z">
              <w:r>
                <w:t xml:space="preserve">        'certificate', or 'flow-table'.  Depending on the type,</w:t>
              </w:r>
            </w:ins>
          </w:p>
          <w:p w14:paraId="210BEDB0" w14:textId="77777777" w:rsidR="00257D58" w:rsidRDefault="00257D58" w:rsidP="00257D58">
            <w:pPr>
              <w:pStyle w:val="XML1"/>
              <w:rPr>
                <w:ins w:id="2658" w:author="Thomas Dietz" w:date="2012-08-13T13:38:00Z"/>
              </w:rPr>
            </w:pPr>
            <w:ins w:id="2659" w:author="Thomas Dietz" w:date="2012-08-13T13:38:00Z">
              <w:r>
                <w:t xml:space="preserve">        different constraints apply.  These are specified in</w:t>
              </w:r>
            </w:ins>
          </w:p>
          <w:p w14:paraId="61AA3866" w14:textId="77777777" w:rsidR="00257D58" w:rsidRDefault="00257D58" w:rsidP="00257D58">
            <w:pPr>
              <w:pStyle w:val="XML1"/>
              <w:rPr>
                <w:ins w:id="2660" w:author="Thomas Dietz" w:date="2012-08-13T13:38:00Z"/>
              </w:rPr>
            </w:pPr>
            <w:ins w:id="2661" w:author="Thomas Dietz" w:date="2012-08-13T13:38:00Z">
              <w:r>
                <w:t xml:space="preserve">        separate descriptions per type.</w:t>
              </w:r>
            </w:ins>
          </w:p>
          <w:p w14:paraId="5A429B7C" w14:textId="77777777" w:rsidR="00257D58" w:rsidRDefault="00257D58" w:rsidP="00257D58">
            <w:pPr>
              <w:pStyle w:val="XML1"/>
              <w:rPr>
                <w:ins w:id="2662" w:author="Thomas Dietz" w:date="2012-08-13T13:38:00Z"/>
              </w:rPr>
            </w:pPr>
          </w:p>
          <w:p w14:paraId="4853DC9B" w14:textId="77777777" w:rsidR="00257D58" w:rsidRDefault="00257D58" w:rsidP="00257D58">
            <w:pPr>
              <w:pStyle w:val="XML1"/>
              <w:rPr>
                <w:ins w:id="2663" w:author="Thomas Dietz" w:date="2012-08-13T13:38:00Z"/>
              </w:rPr>
            </w:pPr>
            <w:ins w:id="2664" w:author="Thomas Dietz" w:date="2012-08-13T13:38:00Z">
              <w:r>
                <w:t xml:space="preserve">        At present the elements in this lists are not configurable</w:t>
              </w:r>
            </w:ins>
          </w:p>
          <w:p w14:paraId="54430A1D" w14:textId="77777777" w:rsidR="00257D58" w:rsidRDefault="00257D58" w:rsidP="00257D58">
            <w:pPr>
              <w:pStyle w:val="XML1"/>
              <w:rPr>
                <w:ins w:id="2665" w:author="Thomas Dietz" w:date="2012-08-13T13:38:00Z"/>
              </w:rPr>
            </w:pPr>
            <w:ins w:id="2666" w:author="Thomas Dietz" w:date="2012-08-13T13:38:00Z">
              <w:r>
                <w:t xml:space="preserve">        and can only be retrieved by NETCONF &lt;get&gt; or &lt;get-config&gt;</w:t>
              </w:r>
            </w:ins>
          </w:p>
          <w:p w14:paraId="2AE7D247" w14:textId="77777777" w:rsidR="00257D58" w:rsidRDefault="00257D58" w:rsidP="00257D58">
            <w:pPr>
              <w:pStyle w:val="XML1"/>
              <w:rPr>
                <w:ins w:id="2667" w:author="Thomas Dietz" w:date="2012-08-13T13:38:00Z"/>
              </w:rPr>
            </w:pPr>
            <w:ins w:id="2668" w:author="Thomas Dietz" w:date="2012-08-13T13:38:00Z">
              <w:r>
                <w:t xml:space="preserve">        operations. Attemps to modify this element and its children</w:t>
              </w:r>
            </w:ins>
          </w:p>
          <w:p w14:paraId="1A7ABC2C" w14:textId="77777777" w:rsidR="00257D58" w:rsidRDefault="00257D58" w:rsidP="00257D58">
            <w:pPr>
              <w:pStyle w:val="XML1"/>
              <w:rPr>
                <w:ins w:id="2669" w:author="Thomas Dietz" w:date="2012-08-13T13:38:00Z"/>
              </w:rPr>
            </w:pPr>
            <w:ins w:id="2670" w:author="Thomas Dietz" w:date="2012-08-13T13:38:00Z">
              <w:r>
                <w:t xml:space="preserve">        with a NETCONF &lt;edit-config&gt; operation MUST result in an </w:t>
              </w:r>
            </w:ins>
          </w:p>
          <w:p w14:paraId="7191974F" w14:textId="77777777" w:rsidR="00257D58" w:rsidRDefault="00257D58" w:rsidP="00257D58">
            <w:pPr>
              <w:pStyle w:val="XML1"/>
              <w:rPr>
                <w:ins w:id="2671" w:author="Thomas Dietz" w:date="2012-08-13T13:38:00Z"/>
              </w:rPr>
            </w:pPr>
            <w:ins w:id="2672" w:author="Thomas Dietz" w:date="2012-08-13T13:38:00Z">
              <w:r>
                <w:t xml:space="preserve">        'operation-not-supported' error with type 'application'.";</w:t>
              </w:r>
            </w:ins>
          </w:p>
          <w:p w14:paraId="79669BCB" w14:textId="77777777" w:rsidR="00257D58" w:rsidRDefault="00257D58" w:rsidP="00257D58">
            <w:pPr>
              <w:pStyle w:val="XML1"/>
              <w:rPr>
                <w:ins w:id="2673" w:author="Thomas Dietz" w:date="2012-08-13T13:38:00Z"/>
              </w:rPr>
            </w:pPr>
            <w:ins w:id="2674" w:author="Thomas Dietz" w:date="2012-08-13T13:38:00Z">
              <w:r>
                <w:t xml:space="preserve">      leaf-list port {</w:t>
              </w:r>
            </w:ins>
          </w:p>
          <w:p w14:paraId="7073C2BD" w14:textId="77777777" w:rsidR="00257D58" w:rsidRDefault="00257D58" w:rsidP="00257D58">
            <w:pPr>
              <w:pStyle w:val="XML1"/>
              <w:rPr>
                <w:ins w:id="2675" w:author="Thomas Dietz" w:date="2012-08-13T13:38:00Z"/>
              </w:rPr>
            </w:pPr>
            <w:ins w:id="2676" w:author="Thomas Dietz" w:date="2012-08-13T13:38:00Z">
              <w:r>
                <w:t xml:space="preserve">        type leafref {</w:t>
              </w:r>
            </w:ins>
          </w:p>
          <w:p w14:paraId="2402C094" w14:textId="77777777" w:rsidR="00257D58" w:rsidRDefault="00257D58" w:rsidP="00257D58">
            <w:pPr>
              <w:pStyle w:val="XML1"/>
              <w:rPr>
                <w:ins w:id="2677" w:author="Thomas Dietz" w:date="2012-08-13T13:38:00Z"/>
              </w:rPr>
            </w:pPr>
            <w:ins w:id="2678" w:author="Thomas Dietz" w:date="2012-08-13T13:38:00Z">
              <w:r>
                <w:t xml:space="preserve">          path "/capable-switch/resources/port/resource-id";</w:t>
              </w:r>
            </w:ins>
          </w:p>
          <w:p w14:paraId="18A2A13E" w14:textId="77777777" w:rsidR="00257D58" w:rsidRDefault="00257D58" w:rsidP="00257D58">
            <w:pPr>
              <w:pStyle w:val="XML1"/>
              <w:rPr>
                <w:ins w:id="2679" w:author="Thomas Dietz" w:date="2012-08-13T13:38:00Z"/>
              </w:rPr>
            </w:pPr>
            <w:ins w:id="2680" w:author="Thomas Dietz" w:date="2012-08-13T13:38:00Z">
              <w:r>
                <w:t xml:space="preserve">        }</w:t>
              </w:r>
            </w:ins>
          </w:p>
          <w:p w14:paraId="32109932" w14:textId="77777777" w:rsidR="00257D58" w:rsidRDefault="00257D58" w:rsidP="00257D58">
            <w:pPr>
              <w:pStyle w:val="XML1"/>
              <w:rPr>
                <w:ins w:id="2681" w:author="Thomas Dietz" w:date="2012-08-13T13:38:00Z"/>
              </w:rPr>
            </w:pPr>
            <w:ins w:id="2682" w:author="Thomas Dietz" w:date="2012-08-13T13:38:00Z">
              <w:r>
                <w:t xml:space="preserve">        description "A resource identifier of a port of the </w:t>
              </w:r>
            </w:ins>
          </w:p>
          <w:p w14:paraId="41D1EC8E" w14:textId="77777777" w:rsidR="00257D58" w:rsidRDefault="00257D58" w:rsidP="00257D58">
            <w:pPr>
              <w:pStyle w:val="XML1"/>
              <w:rPr>
                <w:ins w:id="2683" w:author="Thomas Dietz" w:date="2012-08-13T13:38:00Z"/>
              </w:rPr>
            </w:pPr>
            <w:ins w:id="2684" w:author="Thomas Dietz" w:date="2012-08-13T13:38:00Z">
              <w:r>
                <w:t xml:space="preserve">          OpenFlow Capable Switch that the OpenFlow Logical Switch</w:t>
              </w:r>
            </w:ins>
          </w:p>
          <w:p w14:paraId="2D6CD1D0" w14:textId="77777777" w:rsidR="00257D58" w:rsidRDefault="00257D58" w:rsidP="00257D58">
            <w:pPr>
              <w:pStyle w:val="XML1"/>
              <w:rPr>
                <w:ins w:id="2685" w:author="Thomas Dietz" w:date="2012-08-13T13:38:00Z"/>
              </w:rPr>
            </w:pPr>
            <w:ins w:id="2686" w:author="Thomas Dietz" w:date="2012-08-13T13:38:00Z">
              <w:r>
                <w:t xml:space="preserve">          has exclusive access to.</w:t>
              </w:r>
            </w:ins>
          </w:p>
          <w:p w14:paraId="42B9E451" w14:textId="77777777" w:rsidR="00257D58" w:rsidRDefault="00257D58" w:rsidP="00257D58">
            <w:pPr>
              <w:pStyle w:val="XML1"/>
              <w:rPr>
                <w:ins w:id="2687" w:author="Thomas Dietz" w:date="2012-08-13T13:38:00Z"/>
              </w:rPr>
            </w:pPr>
          </w:p>
          <w:p w14:paraId="7078C367" w14:textId="77777777" w:rsidR="00257D58" w:rsidRDefault="00257D58" w:rsidP="00257D58">
            <w:pPr>
              <w:pStyle w:val="XML1"/>
              <w:rPr>
                <w:ins w:id="2688" w:author="Thomas Dietz" w:date="2012-08-13T13:38:00Z"/>
              </w:rPr>
            </w:pPr>
            <w:ins w:id="2689" w:author="Thomas Dietz" w:date="2012-08-13T13:38:00Z">
              <w:r>
                <w:t xml:space="preserve">          The elements in this list MUST refer to elements at the</w:t>
              </w:r>
            </w:ins>
          </w:p>
          <w:p w14:paraId="63ED274C" w14:textId="77777777" w:rsidR="00257D58" w:rsidRDefault="00257D58" w:rsidP="00257D58">
            <w:pPr>
              <w:pStyle w:val="XML1"/>
              <w:rPr>
                <w:ins w:id="2690" w:author="Thomas Dietz" w:date="2012-08-13T13:38:00Z"/>
              </w:rPr>
            </w:pPr>
            <w:ins w:id="2691" w:author="Thomas Dietz" w:date="2012-08-13T13:38:00Z">
              <w:r>
                <w:t xml:space="preserve">          following path:</w:t>
              </w:r>
            </w:ins>
          </w:p>
          <w:p w14:paraId="1C098992" w14:textId="77777777" w:rsidR="00257D58" w:rsidRDefault="00257D58" w:rsidP="00257D58">
            <w:pPr>
              <w:pStyle w:val="XML1"/>
              <w:rPr>
                <w:ins w:id="2692" w:author="Thomas Dietz" w:date="2012-08-13T13:38:00Z"/>
              </w:rPr>
            </w:pPr>
            <w:ins w:id="2693" w:author="Thomas Dietz" w:date="2012-08-13T13:38:00Z">
              <w:r>
                <w:t xml:space="preserve">            /capable-switch/resources/port/resource-id</w:t>
              </w:r>
            </w:ins>
          </w:p>
          <w:p w14:paraId="34EF5C4A" w14:textId="77777777" w:rsidR="00257D58" w:rsidRDefault="00257D58" w:rsidP="00257D58">
            <w:pPr>
              <w:pStyle w:val="XML1"/>
              <w:rPr>
                <w:ins w:id="2694" w:author="Thomas Dietz" w:date="2012-08-13T13:38:00Z"/>
              </w:rPr>
            </w:pPr>
          </w:p>
          <w:p w14:paraId="5DB449D7" w14:textId="77777777" w:rsidR="00257D58" w:rsidRDefault="00257D58" w:rsidP="00257D58">
            <w:pPr>
              <w:pStyle w:val="XML1"/>
              <w:rPr>
                <w:ins w:id="2695" w:author="Thomas Dietz" w:date="2012-08-13T13:38:00Z"/>
              </w:rPr>
            </w:pPr>
            <w:ins w:id="2696" w:author="Thomas Dietz" w:date="2012-08-13T13:38:00Z">
              <w:r>
                <w:t xml:space="preserve">          Elements in this list MUST be unique. This means each</w:t>
              </w:r>
            </w:ins>
          </w:p>
          <w:p w14:paraId="68819778" w14:textId="77777777" w:rsidR="00257D58" w:rsidRDefault="00257D58" w:rsidP="00257D58">
            <w:pPr>
              <w:pStyle w:val="XML1"/>
              <w:rPr>
                <w:ins w:id="2697" w:author="Thomas Dietz" w:date="2012-08-13T13:38:00Z"/>
              </w:rPr>
            </w:pPr>
            <w:ins w:id="2698" w:author="Thomas Dietz" w:date="2012-08-13T13:38:00Z">
              <w:r>
                <w:t xml:space="preserve">          port element can only be referenced once.";</w:t>
              </w:r>
            </w:ins>
          </w:p>
          <w:p w14:paraId="4E9CB2AE" w14:textId="77777777" w:rsidR="00257D58" w:rsidRDefault="00257D58" w:rsidP="00257D58">
            <w:pPr>
              <w:pStyle w:val="XML1"/>
              <w:rPr>
                <w:ins w:id="2699" w:author="Thomas Dietz" w:date="2012-08-13T13:38:00Z"/>
              </w:rPr>
            </w:pPr>
            <w:ins w:id="2700" w:author="Thomas Dietz" w:date="2012-08-13T13:38:00Z">
              <w:r>
                <w:t xml:space="preserve">      }</w:t>
              </w:r>
            </w:ins>
          </w:p>
          <w:p w14:paraId="6C7FA01D" w14:textId="77777777" w:rsidR="00257D58" w:rsidRDefault="00257D58" w:rsidP="00257D58">
            <w:pPr>
              <w:pStyle w:val="XML1"/>
              <w:rPr>
                <w:ins w:id="2701" w:author="Thomas Dietz" w:date="2012-08-13T13:38:00Z"/>
              </w:rPr>
            </w:pPr>
            <w:ins w:id="2702" w:author="Thomas Dietz" w:date="2012-08-13T13:38:00Z">
              <w:r>
                <w:t xml:space="preserve">      leaf-list queue {</w:t>
              </w:r>
            </w:ins>
          </w:p>
          <w:p w14:paraId="772E6FBE" w14:textId="77777777" w:rsidR="00257D58" w:rsidRDefault="00257D58" w:rsidP="00257D58">
            <w:pPr>
              <w:pStyle w:val="XML1"/>
              <w:rPr>
                <w:ins w:id="2703" w:author="Thomas Dietz" w:date="2012-08-13T13:38:00Z"/>
              </w:rPr>
            </w:pPr>
            <w:ins w:id="2704" w:author="Thomas Dietz" w:date="2012-08-13T13:38:00Z">
              <w:r>
                <w:t xml:space="preserve">        type leafref {</w:t>
              </w:r>
            </w:ins>
          </w:p>
          <w:p w14:paraId="4B81CBED" w14:textId="77777777" w:rsidR="00257D58" w:rsidRDefault="00257D58" w:rsidP="00257D58">
            <w:pPr>
              <w:pStyle w:val="XML1"/>
              <w:rPr>
                <w:ins w:id="2705" w:author="Thomas Dietz" w:date="2012-08-13T13:38:00Z"/>
              </w:rPr>
            </w:pPr>
            <w:ins w:id="2706" w:author="Thomas Dietz" w:date="2012-08-13T13:38:00Z">
              <w:r>
                <w:t xml:space="preserve">          path "/capable-switch/resources/queue/resource-id";</w:t>
              </w:r>
            </w:ins>
          </w:p>
          <w:p w14:paraId="4D791F55" w14:textId="77777777" w:rsidR="00257D58" w:rsidRDefault="00257D58" w:rsidP="00257D58">
            <w:pPr>
              <w:pStyle w:val="XML1"/>
              <w:rPr>
                <w:ins w:id="2707" w:author="Thomas Dietz" w:date="2012-08-13T13:38:00Z"/>
              </w:rPr>
            </w:pPr>
            <w:ins w:id="2708" w:author="Thomas Dietz" w:date="2012-08-13T13:38:00Z">
              <w:r>
                <w:t xml:space="preserve">        }</w:t>
              </w:r>
            </w:ins>
          </w:p>
          <w:p w14:paraId="3AB3F0B9" w14:textId="77777777" w:rsidR="00257D58" w:rsidRDefault="00257D58" w:rsidP="00257D58">
            <w:pPr>
              <w:pStyle w:val="XML1"/>
              <w:rPr>
                <w:ins w:id="2709" w:author="Thomas Dietz" w:date="2012-08-13T13:38:00Z"/>
              </w:rPr>
            </w:pPr>
            <w:ins w:id="2710" w:author="Thomas Dietz" w:date="2012-08-13T13:38:00Z">
              <w:r>
                <w:t xml:space="preserve">        description "A resource identifier of a queue of the</w:t>
              </w:r>
            </w:ins>
          </w:p>
          <w:p w14:paraId="2426B1D1" w14:textId="77777777" w:rsidR="00257D58" w:rsidRDefault="00257D58" w:rsidP="00257D58">
            <w:pPr>
              <w:pStyle w:val="XML1"/>
              <w:rPr>
                <w:ins w:id="2711" w:author="Thomas Dietz" w:date="2012-08-13T13:38:00Z"/>
              </w:rPr>
            </w:pPr>
            <w:ins w:id="2712" w:author="Thomas Dietz" w:date="2012-08-13T13:38:00Z">
              <w:r>
                <w:t xml:space="preserve">          OpenFlow Capable Switch that the OpenFlow Logical Switch</w:t>
              </w:r>
            </w:ins>
          </w:p>
          <w:p w14:paraId="7B8052C6" w14:textId="77777777" w:rsidR="00257D58" w:rsidRDefault="00257D58" w:rsidP="00257D58">
            <w:pPr>
              <w:pStyle w:val="XML1"/>
              <w:rPr>
                <w:ins w:id="2713" w:author="Thomas Dietz" w:date="2012-08-13T13:38:00Z"/>
              </w:rPr>
            </w:pPr>
            <w:ins w:id="2714" w:author="Thomas Dietz" w:date="2012-08-13T13:38:00Z">
              <w:r>
                <w:t xml:space="preserve">          has exclusive access to.</w:t>
              </w:r>
            </w:ins>
          </w:p>
          <w:p w14:paraId="04F46A72" w14:textId="77777777" w:rsidR="00257D58" w:rsidRDefault="00257D58" w:rsidP="00257D58">
            <w:pPr>
              <w:pStyle w:val="XML1"/>
              <w:rPr>
                <w:ins w:id="2715" w:author="Thomas Dietz" w:date="2012-08-13T13:38:00Z"/>
              </w:rPr>
            </w:pPr>
          </w:p>
          <w:p w14:paraId="2FA45C46" w14:textId="77777777" w:rsidR="00257D58" w:rsidRDefault="00257D58" w:rsidP="00257D58">
            <w:pPr>
              <w:pStyle w:val="XML1"/>
              <w:rPr>
                <w:ins w:id="2716" w:author="Thomas Dietz" w:date="2012-08-13T13:38:00Z"/>
              </w:rPr>
            </w:pPr>
            <w:ins w:id="2717" w:author="Thomas Dietz" w:date="2012-08-13T13:38:00Z">
              <w:r>
                <w:t xml:space="preserve">          The elements in this list MUST refer to elements at the</w:t>
              </w:r>
            </w:ins>
          </w:p>
          <w:p w14:paraId="4F74C07F" w14:textId="77777777" w:rsidR="00257D58" w:rsidRDefault="00257D58" w:rsidP="00257D58">
            <w:pPr>
              <w:pStyle w:val="XML1"/>
              <w:rPr>
                <w:ins w:id="2718" w:author="Thomas Dietz" w:date="2012-08-13T13:38:00Z"/>
              </w:rPr>
            </w:pPr>
            <w:ins w:id="2719" w:author="Thomas Dietz" w:date="2012-08-13T13:38:00Z">
              <w:r>
                <w:t xml:space="preserve">          following path:</w:t>
              </w:r>
            </w:ins>
          </w:p>
          <w:p w14:paraId="4D09A486" w14:textId="77777777" w:rsidR="00257D58" w:rsidRDefault="00257D58" w:rsidP="00257D58">
            <w:pPr>
              <w:pStyle w:val="XML1"/>
              <w:rPr>
                <w:ins w:id="2720" w:author="Thomas Dietz" w:date="2012-08-13T13:38:00Z"/>
              </w:rPr>
            </w:pPr>
            <w:ins w:id="2721" w:author="Thomas Dietz" w:date="2012-08-13T13:38:00Z">
              <w:r>
                <w:t xml:space="preserve">            /capable-switch/resources/queue/resource-id</w:t>
              </w:r>
            </w:ins>
          </w:p>
          <w:p w14:paraId="05F98119" w14:textId="77777777" w:rsidR="00257D58" w:rsidRDefault="00257D58" w:rsidP="00257D58">
            <w:pPr>
              <w:pStyle w:val="XML1"/>
              <w:rPr>
                <w:ins w:id="2722" w:author="Thomas Dietz" w:date="2012-08-13T13:38:00Z"/>
              </w:rPr>
            </w:pPr>
          </w:p>
          <w:p w14:paraId="4FDA5C72" w14:textId="77777777" w:rsidR="00257D58" w:rsidRDefault="00257D58" w:rsidP="00257D58">
            <w:pPr>
              <w:pStyle w:val="XML1"/>
              <w:rPr>
                <w:ins w:id="2723" w:author="Thomas Dietz" w:date="2012-08-13T13:38:00Z"/>
              </w:rPr>
            </w:pPr>
            <w:ins w:id="2724" w:author="Thomas Dietz" w:date="2012-08-13T13:38:00Z">
              <w:r>
                <w:t xml:space="preserve">          Elements in this list MUST be unique. This means each</w:t>
              </w:r>
            </w:ins>
          </w:p>
          <w:p w14:paraId="07195C61" w14:textId="77777777" w:rsidR="00257D58" w:rsidRDefault="00257D58" w:rsidP="00257D58">
            <w:pPr>
              <w:pStyle w:val="XML1"/>
              <w:rPr>
                <w:ins w:id="2725" w:author="Thomas Dietz" w:date="2012-08-13T13:38:00Z"/>
              </w:rPr>
            </w:pPr>
            <w:ins w:id="2726" w:author="Thomas Dietz" w:date="2012-08-13T13:38:00Z">
              <w:r>
                <w:t xml:space="preserve">          queue element can only be referenced once.";</w:t>
              </w:r>
            </w:ins>
          </w:p>
          <w:p w14:paraId="72F9BC58" w14:textId="77777777" w:rsidR="00257D58" w:rsidRDefault="00257D58" w:rsidP="00257D58">
            <w:pPr>
              <w:pStyle w:val="XML1"/>
              <w:rPr>
                <w:ins w:id="2727" w:author="Thomas Dietz" w:date="2012-08-13T13:38:00Z"/>
              </w:rPr>
            </w:pPr>
            <w:ins w:id="2728" w:author="Thomas Dietz" w:date="2012-08-13T13:38:00Z">
              <w:r>
                <w:t xml:space="preserve">      }</w:t>
              </w:r>
            </w:ins>
          </w:p>
          <w:p w14:paraId="71BB6444" w14:textId="77777777" w:rsidR="00257D58" w:rsidRDefault="00257D58" w:rsidP="00257D58">
            <w:pPr>
              <w:pStyle w:val="XML1"/>
              <w:rPr>
                <w:ins w:id="2729" w:author="Thomas Dietz" w:date="2012-08-13T13:38:00Z"/>
              </w:rPr>
            </w:pPr>
            <w:ins w:id="2730" w:author="Thomas Dietz" w:date="2012-08-13T13:38:00Z">
              <w:r>
                <w:t xml:space="preserve">      leaf certificate {</w:t>
              </w:r>
            </w:ins>
          </w:p>
          <w:p w14:paraId="3D027EE9" w14:textId="77777777" w:rsidR="00257D58" w:rsidRDefault="00257D58" w:rsidP="00257D58">
            <w:pPr>
              <w:pStyle w:val="XML1"/>
              <w:rPr>
                <w:ins w:id="2731" w:author="Thomas Dietz" w:date="2012-08-13T13:38:00Z"/>
              </w:rPr>
            </w:pPr>
            <w:ins w:id="2732" w:author="Thomas Dietz" w:date="2012-08-13T13:38:00Z">
              <w:r>
                <w:t xml:space="preserve">        type leafref {</w:t>
              </w:r>
            </w:ins>
          </w:p>
          <w:p w14:paraId="23CB9460" w14:textId="77777777" w:rsidR="00257D58" w:rsidRDefault="00257D58" w:rsidP="00257D58">
            <w:pPr>
              <w:pStyle w:val="XML1"/>
              <w:rPr>
                <w:ins w:id="2733" w:author="Thomas Dietz" w:date="2012-08-13T13:38:00Z"/>
              </w:rPr>
            </w:pPr>
            <w:ins w:id="2734" w:author="Thomas Dietz" w:date="2012-08-13T13:38:00Z">
              <w:r>
                <w:t xml:space="preserve">          path "/capable-switch/resources/owned-certificate/resource-id";</w:t>
              </w:r>
            </w:ins>
          </w:p>
          <w:p w14:paraId="5407F7A6" w14:textId="77777777" w:rsidR="00257D58" w:rsidRDefault="00257D58" w:rsidP="00257D58">
            <w:pPr>
              <w:pStyle w:val="XML1"/>
              <w:rPr>
                <w:ins w:id="2735" w:author="Thomas Dietz" w:date="2012-08-13T13:38:00Z"/>
              </w:rPr>
            </w:pPr>
            <w:ins w:id="2736" w:author="Thomas Dietz" w:date="2012-08-13T13:38:00Z">
              <w:r>
                <w:t xml:space="preserve">        }</w:t>
              </w:r>
            </w:ins>
          </w:p>
          <w:p w14:paraId="50B46DCD" w14:textId="77777777" w:rsidR="00257D58" w:rsidRDefault="00257D58" w:rsidP="00257D58">
            <w:pPr>
              <w:pStyle w:val="XML1"/>
              <w:rPr>
                <w:ins w:id="2737" w:author="Thomas Dietz" w:date="2012-08-13T13:38:00Z"/>
              </w:rPr>
            </w:pPr>
            <w:ins w:id="2738" w:author="Thomas Dietz" w:date="2012-08-13T13:38:00Z">
              <w:r>
                <w:t xml:space="preserve">        description "The resource identifier of the owned</w:t>
              </w:r>
            </w:ins>
          </w:p>
          <w:p w14:paraId="34E52ACA" w14:textId="77777777" w:rsidR="00257D58" w:rsidRDefault="00257D58" w:rsidP="00257D58">
            <w:pPr>
              <w:pStyle w:val="XML1"/>
              <w:rPr>
                <w:ins w:id="2739" w:author="Thomas Dietz" w:date="2012-08-13T13:38:00Z"/>
              </w:rPr>
            </w:pPr>
            <w:ins w:id="2740" w:author="Thomas Dietz" w:date="2012-08-13T13:38:00Z">
              <w:r>
                <w:t xml:space="preserve">          certificate in the OpenFlow Capable Switch that the</w:t>
              </w:r>
            </w:ins>
          </w:p>
          <w:p w14:paraId="56A74EA3" w14:textId="77777777" w:rsidR="00257D58" w:rsidRDefault="00257D58" w:rsidP="00257D58">
            <w:pPr>
              <w:pStyle w:val="XML1"/>
              <w:rPr>
                <w:ins w:id="2741" w:author="Thomas Dietz" w:date="2012-08-13T13:38:00Z"/>
              </w:rPr>
            </w:pPr>
            <w:ins w:id="2742" w:author="Thomas Dietz" w:date="2012-08-13T13:38:00Z">
              <w:r>
                <w:t xml:space="preserve">          OpenFlow Logical Switch uses to identify itself.  This</w:t>
              </w:r>
            </w:ins>
          </w:p>
          <w:p w14:paraId="6B80B973" w14:textId="77777777" w:rsidR="00257D58" w:rsidRDefault="00257D58" w:rsidP="00257D58">
            <w:pPr>
              <w:pStyle w:val="XML1"/>
              <w:rPr>
                <w:ins w:id="2743" w:author="Thomas Dietz" w:date="2012-08-13T13:38:00Z"/>
              </w:rPr>
            </w:pPr>
            <w:ins w:id="2744" w:author="Thomas Dietz" w:date="2012-08-13T13:38:00Z">
              <w:r>
                <w:lastRenderedPageBreak/>
                <w:t xml:space="preserve">          element MUST NOT occur more than once in an OpenFlow</w:t>
              </w:r>
            </w:ins>
          </w:p>
          <w:p w14:paraId="445762BE" w14:textId="77777777" w:rsidR="00257D58" w:rsidRDefault="00257D58" w:rsidP="00257D58">
            <w:pPr>
              <w:pStyle w:val="XML1"/>
              <w:rPr>
                <w:ins w:id="2745" w:author="Thomas Dietz" w:date="2012-08-13T13:38:00Z"/>
              </w:rPr>
            </w:pPr>
            <w:ins w:id="2746" w:author="Thomas Dietz" w:date="2012-08-13T13:38:00Z">
              <w:r>
                <w:t xml:space="preserve">          Logical Switch's resource list.  </w:t>
              </w:r>
            </w:ins>
          </w:p>
          <w:p w14:paraId="6773F780" w14:textId="77777777" w:rsidR="00257D58" w:rsidRDefault="00257D58" w:rsidP="00257D58">
            <w:pPr>
              <w:pStyle w:val="XML1"/>
              <w:rPr>
                <w:ins w:id="2747" w:author="Thomas Dietz" w:date="2012-08-13T13:38:00Z"/>
              </w:rPr>
            </w:pPr>
            <w:ins w:id="2748" w:author="Thomas Dietz" w:date="2012-08-13T13:38:00Z">
              <w:r>
                <w:t xml:space="preserve">        </w:t>
              </w:r>
            </w:ins>
          </w:p>
          <w:p w14:paraId="66EAD997" w14:textId="77777777" w:rsidR="00257D58" w:rsidRDefault="00257D58" w:rsidP="00257D58">
            <w:pPr>
              <w:pStyle w:val="XML1"/>
              <w:rPr>
                <w:ins w:id="2749" w:author="Thomas Dietz" w:date="2012-08-13T13:38:00Z"/>
              </w:rPr>
            </w:pPr>
            <w:ins w:id="2750" w:author="Thomas Dietz" w:date="2012-08-13T13:38:00Z">
              <w:r>
                <w:t xml:space="preserve">          If no such element is in an OpenFlow Logical Switch's </w:t>
              </w:r>
            </w:ins>
          </w:p>
          <w:p w14:paraId="5AAA6BDE" w14:textId="77777777" w:rsidR="00257D58" w:rsidRDefault="00257D58" w:rsidP="00257D58">
            <w:pPr>
              <w:pStyle w:val="XML1"/>
              <w:rPr>
                <w:ins w:id="2751" w:author="Thomas Dietz" w:date="2012-08-13T13:38:00Z"/>
              </w:rPr>
            </w:pPr>
            <w:ins w:id="2752" w:author="Thomas Dietz" w:date="2012-08-13T13:38:00Z">
              <w:r>
                <w:t xml:space="preserve">          resource list, then the OpenFlow Logical Switch does not </w:t>
              </w:r>
            </w:ins>
          </w:p>
          <w:p w14:paraId="56F900B5" w14:textId="77777777" w:rsidR="00257D58" w:rsidRDefault="00257D58" w:rsidP="00257D58">
            <w:pPr>
              <w:pStyle w:val="XML1"/>
              <w:rPr>
                <w:ins w:id="2753" w:author="Thomas Dietz" w:date="2012-08-13T13:38:00Z"/>
              </w:rPr>
            </w:pPr>
            <w:ins w:id="2754" w:author="Thomas Dietz" w:date="2012-08-13T13:38:00Z">
              <w:r>
                <w:t xml:space="preserve">          authenticate itself towards an OpenFloe Controller with a</w:t>
              </w:r>
            </w:ins>
          </w:p>
          <w:p w14:paraId="299D1086" w14:textId="77777777" w:rsidR="00257D58" w:rsidRDefault="00257D58" w:rsidP="00257D58">
            <w:pPr>
              <w:pStyle w:val="XML1"/>
              <w:rPr>
                <w:ins w:id="2755" w:author="Thomas Dietz" w:date="2012-08-13T13:38:00Z"/>
              </w:rPr>
            </w:pPr>
            <w:ins w:id="2756" w:author="Thomas Dietz" w:date="2012-08-13T13:38:00Z">
              <w:r>
                <w:t xml:space="preserve">          certificate.  If this element is present, then the</w:t>
              </w:r>
            </w:ins>
          </w:p>
          <w:p w14:paraId="098FA652" w14:textId="77777777" w:rsidR="00257D58" w:rsidRDefault="00257D58" w:rsidP="00257D58">
            <w:pPr>
              <w:pStyle w:val="XML1"/>
              <w:rPr>
                <w:ins w:id="2757" w:author="Thomas Dietz" w:date="2012-08-13T13:38:00Z"/>
              </w:rPr>
            </w:pPr>
            <w:ins w:id="2758" w:author="Thomas Dietz" w:date="2012-08-13T13:38:00Z">
              <w:r>
                <w:t xml:space="preserve">          OpenFlow Logical Switch MUST provide this certificate for</w:t>
              </w:r>
            </w:ins>
          </w:p>
          <w:p w14:paraId="66EC4FC2" w14:textId="77777777" w:rsidR="00257D58" w:rsidRDefault="00257D58" w:rsidP="00257D58">
            <w:pPr>
              <w:pStyle w:val="XML1"/>
              <w:rPr>
                <w:ins w:id="2759" w:author="Thomas Dietz" w:date="2012-08-13T13:38:00Z"/>
              </w:rPr>
            </w:pPr>
            <w:ins w:id="2760" w:author="Thomas Dietz" w:date="2012-08-13T13:38:00Z">
              <w:r>
                <w:t xml:space="preserve">          authentication to an OpenFlow Controller when setting up</w:t>
              </w:r>
            </w:ins>
          </w:p>
          <w:p w14:paraId="12BCB99E" w14:textId="77777777" w:rsidR="00257D58" w:rsidRDefault="00257D58" w:rsidP="00257D58">
            <w:pPr>
              <w:pStyle w:val="XML1"/>
              <w:rPr>
                <w:ins w:id="2761" w:author="Thomas Dietz" w:date="2012-08-13T13:38:00Z"/>
              </w:rPr>
            </w:pPr>
            <w:ins w:id="2762" w:author="Thomas Dietz" w:date="2012-08-13T13:38:00Z">
              <w:r>
                <w:t xml:space="preserve">          a TLS connection.  </w:t>
              </w:r>
            </w:ins>
          </w:p>
          <w:p w14:paraId="6D29AAB4" w14:textId="77777777" w:rsidR="00257D58" w:rsidRDefault="00257D58" w:rsidP="00257D58">
            <w:pPr>
              <w:pStyle w:val="XML1"/>
              <w:rPr>
                <w:ins w:id="2763" w:author="Thomas Dietz" w:date="2012-08-13T13:38:00Z"/>
              </w:rPr>
            </w:pPr>
            <w:ins w:id="2764" w:author="Thomas Dietz" w:date="2012-08-13T13:38:00Z">
              <w:r>
                <w:t xml:space="preserve">        </w:t>
              </w:r>
            </w:ins>
          </w:p>
          <w:p w14:paraId="7286A017" w14:textId="77777777" w:rsidR="00257D58" w:rsidRDefault="00257D58" w:rsidP="00257D58">
            <w:pPr>
              <w:pStyle w:val="XML1"/>
              <w:rPr>
                <w:ins w:id="2765" w:author="Thomas Dietz" w:date="2012-08-13T13:38:00Z"/>
              </w:rPr>
            </w:pPr>
            <w:ins w:id="2766" w:author="Thomas Dietz" w:date="2012-08-13T13:38:00Z">
              <w:r>
                <w:t xml:space="preserve">          For TCP connections this element is irrelevant.</w:t>
              </w:r>
            </w:ins>
          </w:p>
          <w:p w14:paraId="31B8975B" w14:textId="77777777" w:rsidR="00257D58" w:rsidRDefault="00257D58" w:rsidP="00257D58">
            <w:pPr>
              <w:pStyle w:val="XML1"/>
              <w:rPr>
                <w:ins w:id="2767" w:author="Thomas Dietz" w:date="2012-08-13T13:38:00Z"/>
              </w:rPr>
            </w:pPr>
          </w:p>
          <w:p w14:paraId="1193416C" w14:textId="77777777" w:rsidR="00257D58" w:rsidRDefault="00257D58" w:rsidP="00257D58">
            <w:pPr>
              <w:pStyle w:val="XML1"/>
              <w:rPr>
                <w:ins w:id="2768" w:author="Thomas Dietz" w:date="2012-08-13T13:38:00Z"/>
              </w:rPr>
            </w:pPr>
            <w:ins w:id="2769" w:author="Thomas Dietz" w:date="2012-08-13T13:38:00Z">
              <w:r>
                <w:t xml:space="preserve">          The element MUST refer to an element at the following</w:t>
              </w:r>
            </w:ins>
          </w:p>
          <w:p w14:paraId="59418B06" w14:textId="77777777" w:rsidR="00257D58" w:rsidRDefault="00257D58" w:rsidP="00257D58">
            <w:pPr>
              <w:pStyle w:val="XML1"/>
              <w:rPr>
                <w:ins w:id="2770" w:author="Thomas Dietz" w:date="2012-08-13T13:38:00Z"/>
              </w:rPr>
            </w:pPr>
            <w:ins w:id="2771" w:author="Thomas Dietz" w:date="2012-08-13T13:38:00Z">
              <w:r>
                <w:t xml:space="preserve">          path:</w:t>
              </w:r>
            </w:ins>
          </w:p>
          <w:p w14:paraId="427F4743" w14:textId="77777777" w:rsidR="00257D58" w:rsidRDefault="00257D58" w:rsidP="00257D58">
            <w:pPr>
              <w:pStyle w:val="XML1"/>
              <w:rPr>
                <w:ins w:id="2772" w:author="Thomas Dietz" w:date="2012-08-13T13:38:00Z"/>
              </w:rPr>
            </w:pPr>
            <w:ins w:id="2773" w:author="Thomas Dietz" w:date="2012-08-13T13:38:00Z">
              <w:r>
                <w:t xml:space="preserve">            /capable-switch/resources/owned-certificate/resource-id</w:t>
              </w:r>
            </w:ins>
          </w:p>
          <w:p w14:paraId="27DDA644" w14:textId="77777777" w:rsidR="00257D58" w:rsidRDefault="00257D58" w:rsidP="00257D58">
            <w:pPr>
              <w:pStyle w:val="XML1"/>
              <w:rPr>
                <w:ins w:id="2774" w:author="Thomas Dietz" w:date="2012-08-13T13:38:00Z"/>
              </w:rPr>
            </w:pPr>
            <w:ins w:id="2775" w:author="Thomas Dietz" w:date="2012-08-13T13:38:00Z">
              <w:r>
                <w:t xml:space="preserve">          ";</w:t>
              </w:r>
            </w:ins>
          </w:p>
          <w:p w14:paraId="7D4038C5" w14:textId="77777777" w:rsidR="00257D58" w:rsidRDefault="00257D58" w:rsidP="00257D58">
            <w:pPr>
              <w:pStyle w:val="XML1"/>
              <w:rPr>
                <w:ins w:id="2776" w:author="Thomas Dietz" w:date="2012-08-13T13:38:00Z"/>
              </w:rPr>
            </w:pPr>
            <w:ins w:id="2777" w:author="Thomas Dietz" w:date="2012-08-13T13:38:00Z">
              <w:r>
                <w:t xml:space="preserve">      }</w:t>
              </w:r>
            </w:ins>
          </w:p>
          <w:p w14:paraId="23CED501" w14:textId="77777777" w:rsidR="00257D58" w:rsidRDefault="00257D58" w:rsidP="00257D58">
            <w:pPr>
              <w:pStyle w:val="XML1"/>
              <w:rPr>
                <w:ins w:id="2778" w:author="Thomas Dietz" w:date="2012-08-13T13:38:00Z"/>
              </w:rPr>
            </w:pPr>
            <w:ins w:id="2779" w:author="Thomas Dietz" w:date="2012-08-13T13:38:00Z">
              <w:r>
                <w:t xml:space="preserve">      leaf-list flow-table {</w:t>
              </w:r>
            </w:ins>
          </w:p>
          <w:p w14:paraId="50CE4F5E" w14:textId="77777777" w:rsidR="00257D58" w:rsidRDefault="00257D58" w:rsidP="00257D58">
            <w:pPr>
              <w:pStyle w:val="XML1"/>
              <w:rPr>
                <w:ins w:id="2780" w:author="Thomas Dietz" w:date="2012-08-13T13:38:00Z"/>
              </w:rPr>
            </w:pPr>
            <w:ins w:id="2781" w:author="Thomas Dietz" w:date="2012-08-13T13:38:00Z">
              <w:r>
                <w:t xml:space="preserve">        type leafref {</w:t>
              </w:r>
            </w:ins>
          </w:p>
          <w:p w14:paraId="15C7B858" w14:textId="77777777" w:rsidR="00257D58" w:rsidRDefault="00257D58" w:rsidP="00257D58">
            <w:pPr>
              <w:pStyle w:val="XML1"/>
              <w:rPr>
                <w:ins w:id="2782" w:author="Thomas Dietz" w:date="2012-08-13T13:38:00Z"/>
              </w:rPr>
            </w:pPr>
            <w:ins w:id="2783" w:author="Thomas Dietz" w:date="2012-08-13T13:38:00Z">
              <w:r>
                <w:t xml:space="preserve">          path "/capable-switch/resources/flow-table/resource-id";</w:t>
              </w:r>
            </w:ins>
          </w:p>
          <w:p w14:paraId="29F7D0BA" w14:textId="77777777" w:rsidR="00257D58" w:rsidRDefault="00257D58" w:rsidP="00257D58">
            <w:pPr>
              <w:pStyle w:val="XML1"/>
              <w:rPr>
                <w:ins w:id="2784" w:author="Thomas Dietz" w:date="2012-08-13T13:38:00Z"/>
              </w:rPr>
            </w:pPr>
            <w:ins w:id="2785" w:author="Thomas Dietz" w:date="2012-08-13T13:38:00Z">
              <w:r>
                <w:t xml:space="preserve">        }</w:t>
              </w:r>
            </w:ins>
          </w:p>
          <w:p w14:paraId="230F315C" w14:textId="77777777" w:rsidR="00257D58" w:rsidRDefault="00257D58" w:rsidP="00257D58">
            <w:pPr>
              <w:pStyle w:val="XML1"/>
              <w:rPr>
                <w:ins w:id="2786" w:author="Thomas Dietz" w:date="2012-08-13T13:38:00Z"/>
              </w:rPr>
            </w:pPr>
            <w:ins w:id="2787" w:author="Thomas Dietz" w:date="2012-08-13T13:38:00Z">
              <w:r>
                <w:t xml:space="preserve">        description "A resource identifier of a flow table of the </w:t>
              </w:r>
            </w:ins>
          </w:p>
          <w:p w14:paraId="18E55C55" w14:textId="77777777" w:rsidR="00257D58" w:rsidRDefault="00257D58" w:rsidP="00257D58">
            <w:pPr>
              <w:pStyle w:val="XML1"/>
              <w:rPr>
                <w:ins w:id="2788" w:author="Thomas Dietz" w:date="2012-08-13T13:38:00Z"/>
              </w:rPr>
            </w:pPr>
            <w:ins w:id="2789" w:author="Thomas Dietz" w:date="2012-08-13T13:38:00Z">
              <w:r>
                <w:t xml:space="preserve">          OpenFlow Capable Switch that the OpenFlow Logical Switch </w:t>
              </w:r>
            </w:ins>
          </w:p>
          <w:p w14:paraId="3213EE6A" w14:textId="77777777" w:rsidR="00257D58" w:rsidRDefault="00257D58" w:rsidP="00257D58">
            <w:pPr>
              <w:pStyle w:val="XML1"/>
              <w:rPr>
                <w:ins w:id="2790" w:author="Thomas Dietz" w:date="2012-08-13T13:38:00Z"/>
              </w:rPr>
            </w:pPr>
            <w:ins w:id="2791" w:author="Thomas Dietz" w:date="2012-08-13T13:38:00Z">
              <w:r>
                <w:t xml:space="preserve">          has exclusive access to.</w:t>
              </w:r>
            </w:ins>
          </w:p>
          <w:p w14:paraId="41AE2190" w14:textId="77777777" w:rsidR="00257D58" w:rsidRDefault="00257D58" w:rsidP="00257D58">
            <w:pPr>
              <w:pStyle w:val="XML1"/>
              <w:rPr>
                <w:ins w:id="2792" w:author="Thomas Dietz" w:date="2012-08-13T13:38:00Z"/>
              </w:rPr>
            </w:pPr>
          </w:p>
          <w:p w14:paraId="504A6EF9" w14:textId="77777777" w:rsidR="00257D58" w:rsidRDefault="00257D58" w:rsidP="00257D58">
            <w:pPr>
              <w:pStyle w:val="XML1"/>
              <w:rPr>
                <w:ins w:id="2793" w:author="Thomas Dietz" w:date="2012-08-13T13:38:00Z"/>
              </w:rPr>
            </w:pPr>
            <w:ins w:id="2794" w:author="Thomas Dietz" w:date="2012-08-13T13:38:00Z">
              <w:r>
                <w:t xml:space="preserve">          The elements in this list MUST refer to elements at the</w:t>
              </w:r>
            </w:ins>
          </w:p>
          <w:p w14:paraId="5290223E" w14:textId="77777777" w:rsidR="00257D58" w:rsidRDefault="00257D58" w:rsidP="00257D58">
            <w:pPr>
              <w:pStyle w:val="XML1"/>
              <w:rPr>
                <w:ins w:id="2795" w:author="Thomas Dietz" w:date="2012-08-13T13:38:00Z"/>
              </w:rPr>
            </w:pPr>
            <w:ins w:id="2796" w:author="Thomas Dietz" w:date="2012-08-13T13:38:00Z">
              <w:r>
                <w:t xml:space="preserve">          following path:</w:t>
              </w:r>
            </w:ins>
          </w:p>
          <w:p w14:paraId="7E7E91EA" w14:textId="77777777" w:rsidR="00257D58" w:rsidRDefault="00257D58" w:rsidP="00257D58">
            <w:pPr>
              <w:pStyle w:val="XML1"/>
              <w:rPr>
                <w:ins w:id="2797" w:author="Thomas Dietz" w:date="2012-08-13T13:38:00Z"/>
              </w:rPr>
            </w:pPr>
            <w:ins w:id="2798" w:author="Thomas Dietz" w:date="2012-08-13T13:38:00Z">
              <w:r>
                <w:t xml:space="preserve">            /capable-switch/resources/flow-table/resource-id</w:t>
              </w:r>
            </w:ins>
          </w:p>
          <w:p w14:paraId="58B0C5B4" w14:textId="77777777" w:rsidR="00257D58" w:rsidRDefault="00257D58" w:rsidP="00257D58">
            <w:pPr>
              <w:pStyle w:val="XML1"/>
              <w:rPr>
                <w:ins w:id="2799" w:author="Thomas Dietz" w:date="2012-08-13T13:38:00Z"/>
              </w:rPr>
            </w:pPr>
          </w:p>
          <w:p w14:paraId="109D626F" w14:textId="77777777" w:rsidR="00257D58" w:rsidRDefault="00257D58" w:rsidP="00257D58">
            <w:pPr>
              <w:pStyle w:val="XML1"/>
              <w:rPr>
                <w:ins w:id="2800" w:author="Thomas Dietz" w:date="2012-08-13T13:38:00Z"/>
              </w:rPr>
            </w:pPr>
            <w:ins w:id="2801" w:author="Thomas Dietz" w:date="2012-08-13T13:38:00Z">
              <w:r>
                <w:t xml:space="preserve">          Elements in this list MUST be unique. This means each</w:t>
              </w:r>
            </w:ins>
          </w:p>
          <w:p w14:paraId="00D60037" w14:textId="77777777" w:rsidR="00257D58" w:rsidRDefault="00257D58" w:rsidP="00257D58">
            <w:pPr>
              <w:pStyle w:val="XML1"/>
              <w:rPr>
                <w:ins w:id="2802" w:author="Thomas Dietz" w:date="2012-08-13T13:38:00Z"/>
              </w:rPr>
            </w:pPr>
            <w:ins w:id="2803" w:author="Thomas Dietz" w:date="2012-08-13T13:38:00Z">
              <w:r>
                <w:t xml:space="preserve">          flow-table element can only be referenced once.";</w:t>
              </w:r>
            </w:ins>
          </w:p>
          <w:p w14:paraId="2CD2E0D3" w14:textId="77777777" w:rsidR="00257D58" w:rsidRDefault="00257D58" w:rsidP="00257D58">
            <w:pPr>
              <w:pStyle w:val="XML1"/>
              <w:rPr>
                <w:ins w:id="2804" w:author="Thomas Dietz" w:date="2012-08-13T13:38:00Z"/>
              </w:rPr>
            </w:pPr>
            <w:ins w:id="2805" w:author="Thomas Dietz" w:date="2012-08-13T13:38:00Z">
              <w:r>
                <w:t xml:space="preserve">      }</w:t>
              </w:r>
            </w:ins>
          </w:p>
          <w:p w14:paraId="3107C3E3" w14:textId="77777777" w:rsidR="00257D58" w:rsidRDefault="00257D58" w:rsidP="00257D58">
            <w:pPr>
              <w:pStyle w:val="XML1"/>
              <w:rPr>
                <w:ins w:id="2806" w:author="Thomas Dietz" w:date="2012-08-13T13:38:00Z"/>
              </w:rPr>
            </w:pPr>
            <w:ins w:id="2807" w:author="Thomas Dietz" w:date="2012-08-13T13:38:00Z">
              <w:r>
                <w:t xml:space="preserve">    }</w:t>
              </w:r>
            </w:ins>
          </w:p>
          <w:p w14:paraId="79D68058" w14:textId="77777777" w:rsidR="00F86237" w:rsidRDefault="00257D58" w:rsidP="00257D58">
            <w:pPr>
              <w:pStyle w:val="XML1"/>
              <w:rPr>
                <w:ins w:id="2808" w:author="Thomas Dietz" w:date="2012-08-13T14:53:00Z"/>
              </w:rPr>
            </w:pPr>
            <w:ins w:id="2809" w:author="Thomas Dietz" w:date="2012-08-13T13:38:00Z">
              <w:r>
                <w:t xml:space="preserve">  }</w:t>
              </w:r>
            </w:ins>
          </w:p>
          <w:p w14:paraId="35069A71" w14:textId="77777777" w:rsidR="0004515F" w:rsidRDefault="0004515F" w:rsidP="00257D58">
            <w:pPr>
              <w:pStyle w:val="XML1"/>
              <w:rPr>
                <w:ins w:id="2810" w:author="Thomas Dietz" w:date="2012-08-13T14:53:00Z"/>
              </w:rPr>
            </w:pPr>
          </w:p>
          <w:p w14:paraId="3F6C4994" w14:textId="77777777" w:rsidR="0004515F" w:rsidRDefault="0004515F" w:rsidP="0004515F">
            <w:pPr>
              <w:pStyle w:val="XML1"/>
              <w:rPr>
                <w:ins w:id="2811" w:author="Thomas Dietz" w:date="2012-08-13T14:53:00Z"/>
              </w:rPr>
            </w:pPr>
            <w:ins w:id="2812" w:author="Thomas Dietz" w:date="2012-08-13T14:53:00Z">
              <w:r>
                <w:t xml:space="preserve">  typedef datapath-id-type {</w:t>
              </w:r>
            </w:ins>
          </w:p>
          <w:p w14:paraId="384F88B6" w14:textId="77777777" w:rsidR="0004515F" w:rsidRDefault="0004515F" w:rsidP="0004515F">
            <w:pPr>
              <w:pStyle w:val="XML1"/>
              <w:rPr>
                <w:ins w:id="2813" w:author="Thomas Dietz" w:date="2012-08-13T14:53:00Z"/>
              </w:rPr>
            </w:pPr>
            <w:ins w:id="2814" w:author="Thomas Dietz" w:date="2012-08-13T14:53:00Z">
              <w:r>
                <w:t xml:space="preserve">    type string {</w:t>
              </w:r>
            </w:ins>
          </w:p>
          <w:p w14:paraId="5E3C85B5" w14:textId="77777777" w:rsidR="0004515F" w:rsidRDefault="0004515F" w:rsidP="0004515F">
            <w:pPr>
              <w:pStyle w:val="XML1"/>
              <w:rPr>
                <w:ins w:id="2815" w:author="Thomas Dietz" w:date="2012-08-13T14:53:00Z"/>
              </w:rPr>
            </w:pPr>
            <w:ins w:id="2816" w:author="Thomas Dietz" w:date="2012-08-13T14:53:00Z">
              <w:r>
                <w:t xml:space="preserve">      pattern '[0-9a-fA-F]{2}(:[0-9a-fA-F]{2}){7}';</w:t>
              </w:r>
            </w:ins>
          </w:p>
          <w:p w14:paraId="52E2578E" w14:textId="77777777" w:rsidR="0004515F" w:rsidRDefault="0004515F" w:rsidP="0004515F">
            <w:pPr>
              <w:pStyle w:val="XML1"/>
              <w:rPr>
                <w:ins w:id="2817" w:author="Thomas Dietz" w:date="2012-08-13T14:53:00Z"/>
              </w:rPr>
            </w:pPr>
            <w:ins w:id="2818" w:author="Thomas Dietz" w:date="2012-08-13T14:53:00Z">
              <w:r>
                <w:t xml:space="preserve">    }</w:t>
              </w:r>
            </w:ins>
          </w:p>
          <w:p w14:paraId="5045C484" w14:textId="77777777" w:rsidR="0004515F" w:rsidRDefault="0004515F" w:rsidP="0004515F">
            <w:pPr>
              <w:pStyle w:val="XML1"/>
              <w:rPr>
                <w:ins w:id="2819" w:author="Thomas Dietz" w:date="2012-08-13T14:53:00Z"/>
              </w:rPr>
            </w:pPr>
            <w:ins w:id="2820" w:author="Thomas Dietz" w:date="2012-08-13T14:53:00Z">
              <w:r>
                <w:t xml:space="preserve">    description "The datapath-id type represents an OpenFlow</w:t>
              </w:r>
            </w:ins>
          </w:p>
          <w:p w14:paraId="1F90E54E" w14:textId="77777777" w:rsidR="0004515F" w:rsidRDefault="0004515F" w:rsidP="0004515F">
            <w:pPr>
              <w:pStyle w:val="XML1"/>
              <w:rPr>
                <w:ins w:id="2821" w:author="Thomas Dietz" w:date="2012-08-13T14:53:00Z"/>
              </w:rPr>
            </w:pPr>
            <w:ins w:id="2822" w:author="Thomas Dietz" w:date="2012-08-13T14:53:00Z">
              <w:r>
                <w:t xml:space="preserve">      datapath identifier.";</w:t>
              </w:r>
            </w:ins>
          </w:p>
          <w:p w14:paraId="2F0316B1" w14:textId="14B9A3A7" w:rsidR="0004515F" w:rsidRPr="009F1B7D" w:rsidRDefault="0004515F" w:rsidP="0004515F">
            <w:pPr>
              <w:pStyle w:val="XML1"/>
            </w:pPr>
            <w:ins w:id="2823" w:author="Thomas Dietz" w:date="2012-08-13T14:53:00Z">
              <w:r>
                <w:t xml:space="preserve">  }</w:t>
              </w:r>
            </w:ins>
          </w:p>
        </w:tc>
      </w:tr>
    </w:tbl>
    <w:p w14:paraId="4F99CBD6" w14:textId="77777777" w:rsidR="00D8113B" w:rsidRDefault="00D8113B" w:rsidP="00D8113B">
      <w:pPr>
        <w:pStyle w:val="Heading2"/>
      </w:pPr>
      <w:bookmarkStart w:id="2824" w:name="_Ref320556201"/>
      <w:bookmarkStart w:id="2825" w:name="_Toc320556696"/>
      <w:r>
        <w:lastRenderedPageBreak/>
        <w:t xml:space="preserve">Logical </w:t>
      </w:r>
      <w:r w:rsidRPr="0082590C">
        <w:t>Switch</w:t>
      </w:r>
      <w:r>
        <w:t xml:space="preserve"> Capabilities</w:t>
      </w:r>
      <w:bookmarkEnd w:id="2824"/>
      <w:bookmarkEnd w:id="2825"/>
    </w:p>
    <w:p w14:paraId="5A2DC302" w14:textId="77777777" w:rsidR="00D8113B" w:rsidRDefault="00D8113B" w:rsidP="00D8113B">
      <w:pPr>
        <w:pStyle w:val="Heading3"/>
      </w:pPr>
      <w:bookmarkStart w:id="2826" w:name="_Toc320556697"/>
      <w:r>
        <w:t>UML Diagram</w:t>
      </w:r>
      <w:bookmarkEnd w:id="2826"/>
    </w:p>
    <w:p w14:paraId="6376345E" w14:textId="28853628" w:rsidR="00AF1D6D" w:rsidRDefault="00AF1D6D" w:rsidP="00AF1D6D">
      <w:pPr>
        <w:jc w:val="center"/>
      </w:pPr>
      <w:r>
        <w:object w:dxaOrig="6040" w:dyaOrig="6895" w14:anchorId="71B78564">
          <v:shape id="_x0000_i1031" type="#_x0000_t75" style="width:298.8pt;height:346.2pt" o:ole="">
            <v:imagedata r:id="rId26" o:title=""/>
          </v:shape>
          <o:OLEObject Type="Embed" ProgID="Visio.Drawing.11" ShapeID="_x0000_i1031" DrawAspect="Content" ObjectID="_1406379231"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2827" w:name="_Toc320556698"/>
      <w:r>
        <w:t>XML Schema</w:t>
      </w:r>
      <w:bookmarkEnd w:id="2827"/>
    </w:p>
    <w:tbl>
      <w:tblPr>
        <w:tblStyle w:val="XMLtable"/>
        <w:tblW w:w="5000" w:type="pct"/>
        <w:tblLook w:val="04A0" w:firstRow="1" w:lastRow="0" w:firstColumn="1" w:lastColumn="0" w:noHBand="0" w:noVBand="1"/>
        <w:tblPrChange w:id="2828" w:author="Thomas Dietz" w:date="2012-08-13T14:50:00Z">
          <w:tblPr>
            <w:tblStyle w:val="TableGrid"/>
            <w:tblW w:w="0" w:type="auto"/>
            <w:tblInd w:w="378" w:type="dxa"/>
            <w:shd w:val="clear" w:color="auto" w:fill="C8FCCD"/>
            <w:tblLook w:val="04A0" w:firstRow="1" w:lastRow="0" w:firstColumn="1" w:lastColumn="0" w:noHBand="0" w:noVBand="1"/>
          </w:tblPr>
        </w:tblPrChange>
      </w:tblPr>
      <w:tblGrid>
        <w:gridCol w:w="9474"/>
        <w:tblGridChange w:id="2829">
          <w:tblGrid>
            <w:gridCol w:w="8820"/>
          </w:tblGrid>
        </w:tblGridChange>
      </w:tblGrid>
      <w:tr w:rsidR="00D8113B" w:rsidRPr="009F1B7D" w14:paraId="05370D03" w14:textId="77777777" w:rsidTr="00A00ED4">
        <w:tc>
          <w:tcPr>
            <w:tcW w:w="5000" w:type="pct"/>
            <w:tcPrChange w:id="2830" w:author="Thomas Dietz" w:date="2012-08-13T14:50:00Z">
              <w:tcPr>
                <w:tcW w:w="8820" w:type="dxa"/>
                <w:shd w:val="clear" w:color="auto" w:fill="C8FCCD"/>
              </w:tcPr>
            </w:tcPrChange>
          </w:tcPr>
          <w:p w14:paraId="76755537" w14:textId="18D8E3FC" w:rsidR="00D8113B" w:rsidRPr="00A00ED4" w:rsidDel="00860C7A" w:rsidRDefault="00D8113B" w:rsidP="00D8113B">
            <w:pPr>
              <w:pStyle w:val="XML1"/>
              <w:rPr>
                <w:del w:id="2831" w:author="Thomas Dietz" w:date="2012-08-13T13:40:00Z"/>
                <w:rPrChange w:id="2832" w:author="Thomas Dietz" w:date="2012-08-13T14:50:00Z">
                  <w:rPr>
                    <w:del w:id="2833" w:author="Thomas Dietz" w:date="2012-08-13T13:40:00Z"/>
                  </w:rPr>
                </w:rPrChange>
              </w:rPr>
            </w:pPr>
            <w:del w:id="2834" w:author="Thomas Dietz" w:date="2012-08-13T13:40:00Z">
              <w:r w:rsidRPr="001D1E49" w:rsidDel="00860C7A">
                <w:delText>&lt;xs:complexType name="OFLogicalSw</w:delText>
              </w:r>
              <w:r w:rsidRPr="00A00ED4" w:rsidDel="00860C7A">
                <w:rPr>
                  <w:rPrChange w:id="2835" w:author="Thomas Dietz" w:date="2012-08-13T14:50:00Z">
                    <w:rPr/>
                  </w:rPrChange>
                </w:rPr>
                <w:delText>itchCapabilitiesType"&gt;</w:delText>
              </w:r>
            </w:del>
          </w:p>
          <w:p w14:paraId="0E531A9E" w14:textId="7A1EE024" w:rsidR="00D8113B" w:rsidRPr="00A00ED4" w:rsidDel="00860C7A" w:rsidRDefault="00D8113B" w:rsidP="00781A6A">
            <w:pPr>
              <w:pStyle w:val="XML2"/>
              <w:rPr>
                <w:del w:id="2836" w:author="Thomas Dietz" w:date="2012-08-13T13:40:00Z"/>
                <w:rPrChange w:id="2837" w:author="Thomas Dietz" w:date="2012-08-13T14:50:00Z">
                  <w:rPr>
                    <w:del w:id="2838" w:author="Thomas Dietz" w:date="2012-08-13T13:40:00Z"/>
                  </w:rPr>
                </w:rPrChange>
              </w:rPr>
            </w:pPr>
            <w:del w:id="2839" w:author="Thomas Dietz" w:date="2012-08-13T13:40:00Z">
              <w:r w:rsidRPr="00A00ED4" w:rsidDel="00860C7A">
                <w:rPr>
                  <w:rPrChange w:id="2840" w:author="Thomas Dietz" w:date="2012-08-13T14:50:00Z">
                    <w:rPr/>
                  </w:rPrChange>
                </w:rPr>
                <w:delText>&lt;xs:sequence&gt;</w:delText>
              </w:r>
            </w:del>
          </w:p>
          <w:p w14:paraId="2530C7C9" w14:textId="0D89B600" w:rsidR="00D8113B" w:rsidRPr="00A00ED4" w:rsidDel="00860C7A" w:rsidRDefault="00D8113B" w:rsidP="00781A6A">
            <w:pPr>
              <w:pStyle w:val="XML3"/>
              <w:rPr>
                <w:del w:id="2841" w:author="Thomas Dietz" w:date="2012-08-13T13:40:00Z"/>
                <w:rPrChange w:id="2842" w:author="Thomas Dietz" w:date="2012-08-13T14:50:00Z">
                  <w:rPr>
                    <w:del w:id="2843" w:author="Thomas Dietz" w:date="2012-08-13T13:40:00Z"/>
                  </w:rPr>
                </w:rPrChange>
              </w:rPr>
            </w:pPr>
            <w:del w:id="2844" w:author="Thomas Dietz" w:date="2012-08-13T13:40:00Z">
              <w:r w:rsidRPr="00A00ED4" w:rsidDel="00860C7A">
                <w:rPr>
                  <w:rPrChange w:id="2845" w:author="Thomas Dietz" w:date="2012-08-13T14:50:00Z">
                    <w:rPr/>
                  </w:rPrChange>
                </w:rPr>
                <w:delText>&lt;xs:element name="max-buffered-packets" type="xs:integer"&gt;</w:delText>
              </w:r>
            </w:del>
          </w:p>
          <w:p w14:paraId="5B6D4030" w14:textId="7717C748" w:rsidR="00D8113B" w:rsidRPr="00A00ED4" w:rsidDel="00860C7A" w:rsidRDefault="00D8113B" w:rsidP="00781A6A">
            <w:pPr>
              <w:pStyle w:val="XML4"/>
              <w:rPr>
                <w:del w:id="2846" w:author="Thomas Dietz" w:date="2012-08-13T13:40:00Z"/>
                <w:rPrChange w:id="2847" w:author="Thomas Dietz" w:date="2012-08-13T14:50:00Z">
                  <w:rPr>
                    <w:del w:id="2848" w:author="Thomas Dietz" w:date="2012-08-13T13:40:00Z"/>
                  </w:rPr>
                </w:rPrChange>
              </w:rPr>
            </w:pPr>
            <w:del w:id="2849" w:author="Thomas Dietz" w:date="2012-08-13T13:40:00Z">
              <w:r w:rsidRPr="00A00ED4" w:rsidDel="00860C7A">
                <w:rPr>
                  <w:rPrChange w:id="2850" w:author="Thomas Dietz" w:date="2012-08-13T14:50:00Z">
                    <w:rPr/>
                  </w:rPrChange>
                </w:rPr>
                <w:delText>&lt;xs:annotation&gt;</w:delText>
              </w:r>
            </w:del>
          </w:p>
          <w:p w14:paraId="1B61FBF8" w14:textId="03CCD689" w:rsidR="00D8113B" w:rsidRPr="00A00ED4" w:rsidDel="00860C7A" w:rsidRDefault="00D8113B" w:rsidP="00781A6A">
            <w:pPr>
              <w:pStyle w:val="XML5"/>
              <w:rPr>
                <w:del w:id="2851" w:author="Thomas Dietz" w:date="2012-08-13T13:40:00Z"/>
                <w:rPrChange w:id="2852" w:author="Thomas Dietz" w:date="2012-08-13T14:50:00Z">
                  <w:rPr>
                    <w:del w:id="2853" w:author="Thomas Dietz" w:date="2012-08-13T13:40:00Z"/>
                  </w:rPr>
                </w:rPrChange>
              </w:rPr>
            </w:pPr>
            <w:del w:id="2854" w:author="Thomas Dietz" w:date="2012-08-13T13:40:00Z">
              <w:r w:rsidRPr="00A00ED4" w:rsidDel="00860C7A">
                <w:rPr>
                  <w:rPrChange w:id="2855" w:author="Thomas Dietz" w:date="2012-08-13T14:50:00Z">
                    <w:rPr/>
                  </w:rPrChange>
                </w:rPr>
                <w:delText>&lt;xs:documentation&gt;The maximum number of packets the switch can buffer when sending packets to the controller using packet-in messages. See OpenFlow protocol 1.2 section A.3.1</w:delText>
              </w:r>
            </w:del>
          </w:p>
          <w:p w14:paraId="190C14F7" w14:textId="644F0768" w:rsidR="00D8113B" w:rsidRPr="00A00ED4" w:rsidDel="00860C7A" w:rsidRDefault="00D8113B" w:rsidP="00781A6A">
            <w:pPr>
              <w:pStyle w:val="XML5"/>
              <w:rPr>
                <w:del w:id="2856" w:author="Thomas Dietz" w:date="2012-08-13T13:40:00Z"/>
                <w:rPrChange w:id="2857" w:author="Thomas Dietz" w:date="2012-08-13T14:50:00Z">
                  <w:rPr>
                    <w:del w:id="2858" w:author="Thomas Dietz" w:date="2012-08-13T13:40:00Z"/>
                  </w:rPr>
                </w:rPrChange>
              </w:rPr>
            </w:pPr>
            <w:del w:id="2859" w:author="Thomas Dietz" w:date="2012-08-13T13:40:00Z">
              <w:r w:rsidRPr="00A00ED4" w:rsidDel="00860C7A">
                <w:rPr>
                  <w:rPrChange w:id="2860" w:author="Thomas Dietz" w:date="2012-08-13T14:50:00Z">
                    <w:rPr/>
                  </w:rPrChange>
                </w:rPr>
                <w:delText>&lt;/xs:documentation&gt;</w:delText>
              </w:r>
            </w:del>
          </w:p>
          <w:p w14:paraId="7F8D0039" w14:textId="46DBFF1E" w:rsidR="00D8113B" w:rsidRPr="00A00ED4" w:rsidDel="00860C7A" w:rsidRDefault="00D8113B" w:rsidP="00781A6A">
            <w:pPr>
              <w:pStyle w:val="XML4"/>
              <w:rPr>
                <w:del w:id="2861" w:author="Thomas Dietz" w:date="2012-08-13T13:40:00Z"/>
                <w:rPrChange w:id="2862" w:author="Thomas Dietz" w:date="2012-08-13T14:50:00Z">
                  <w:rPr>
                    <w:del w:id="2863" w:author="Thomas Dietz" w:date="2012-08-13T13:40:00Z"/>
                  </w:rPr>
                </w:rPrChange>
              </w:rPr>
            </w:pPr>
            <w:del w:id="2864" w:author="Thomas Dietz" w:date="2012-08-13T13:40:00Z">
              <w:r w:rsidRPr="00A00ED4" w:rsidDel="00860C7A">
                <w:rPr>
                  <w:rPrChange w:id="2865" w:author="Thomas Dietz" w:date="2012-08-13T14:50:00Z">
                    <w:rPr/>
                  </w:rPrChange>
                </w:rPr>
                <w:delText>&lt;/xs:annotation&gt;</w:delText>
              </w:r>
            </w:del>
          </w:p>
          <w:p w14:paraId="5F4E8942" w14:textId="00D6EFAE" w:rsidR="00D8113B" w:rsidRPr="00A00ED4" w:rsidDel="00860C7A" w:rsidRDefault="00D8113B" w:rsidP="00B16420">
            <w:pPr>
              <w:pStyle w:val="XML3"/>
              <w:rPr>
                <w:del w:id="2866" w:author="Thomas Dietz" w:date="2012-08-13T13:40:00Z"/>
                <w:rPrChange w:id="2867" w:author="Thomas Dietz" w:date="2012-08-13T14:50:00Z">
                  <w:rPr>
                    <w:del w:id="2868" w:author="Thomas Dietz" w:date="2012-08-13T13:40:00Z"/>
                  </w:rPr>
                </w:rPrChange>
              </w:rPr>
            </w:pPr>
            <w:del w:id="2869" w:author="Thomas Dietz" w:date="2012-08-13T13:40:00Z">
              <w:r w:rsidRPr="00A00ED4" w:rsidDel="00860C7A">
                <w:rPr>
                  <w:rPrChange w:id="2870" w:author="Thomas Dietz" w:date="2012-08-13T14:50:00Z">
                    <w:rPr/>
                  </w:rPrChange>
                </w:rPr>
                <w:delText>&lt;/xs:element&gt;</w:delText>
              </w:r>
            </w:del>
          </w:p>
          <w:p w14:paraId="62F4A13C" w14:textId="50B58827" w:rsidR="00D8113B" w:rsidRPr="00A00ED4" w:rsidDel="00860C7A" w:rsidRDefault="00D8113B" w:rsidP="00B16420">
            <w:pPr>
              <w:pStyle w:val="XML3"/>
              <w:rPr>
                <w:del w:id="2871" w:author="Thomas Dietz" w:date="2012-08-13T13:40:00Z"/>
                <w:rPrChange w:id="2872" w:author="Thomas Dietz" w:date="2012-08-13T14:50:00Z">
                  <w:rPr>
                    <w:del w:id="2873" w:author="Thomas Dietz" w:date="2012-08-13T13:40:00Z"/>
                  </w:rPr>
                </w:rPrChange>
              </w:rPr>
            </w:pPr>
            <w:del w:id="2874" w:author="Thomas Dietz" w:date="2012-08-13T13:40:00Z">
              <w:r w:rsidRPr="00A00ED4" w:rsidDel="00860C7A">
                <w:rPr>
                  <w:rPrChange w:id="2875" w:author="Thomas Dietz" w:date="2012-08-13T14:50:00Z">
                    <w:rPr/>
                  </w:rPrChange>
                </w:rPr>
                <w:delText>&lt;xs:element name="max-tables" type="xs:integer"&gt;</w:delText>
              </w:r>
            </w:del>
          </w:p>
          <w:p w14:paraId="5DDA6917" w14:textId="5F3524DF" w:rsidR="00D8113B" w:rsidRPr="00A00ED4" w:rsidDel="00860C7A" w:rsidRDefault="00D8113B" w:rsidP="00B16420">
            <w:pPr>
              <w:pStyle w:val="XML4"/>
              <w:rPr>
                <w:del w:id="2876" w:author="Thomas Dietz" w:date="2012-08-13T13:40:00Z"/>
                <w:rPrChange w:id="2877" w:author="Thomas Dietz" w:date="2012-08-13T14:50:00Z">
                  <w:rPr>
                    <w:del w:id="2878" w:author="Thomas Dietz" w:date="2012-08-13T13:40:00Z"/>
                  </w:rPr>
                </w:rPrChange>
              </w:rPr>
            </w:pPr>
            <w:del w:id="2879" w:author="Thomas Dietz" w:date="2012-08-13T13:40:00Z">
              <w:r w:rsidRPr="00A00ED4" w:rsidDel="00860C7A">
                <w:rPr>
                  <w:rPrChange w:id="2880" w:author="Thomas Dietz" w:date="2012-08-13T14:50:00Z">
                    <w:rPr/>
                  </w:rPrChange>
                </w:rPr>
                <w:delText>&lt;xs:annotation&gt;</w:delText>
              </w:r>
            </w:del>
          </w:p>
          <w:p w14:paraId="24714402" w14:textId="33D138CE" w:rsidR="00D8113B" w:rsidRPr="00A00ED4" w:rsidDel="00860C7A" w:rsidRDefault="00D8113B" w:rsidP="00B16420">
            <w:pPr>
              <w:pStyle w:val="XML5"/>
              <w:rPr>
                <w:del w:id="2881" w:author="Thomas Dietz" w:date="2012-08-13T13:40:00Z"/>
                <w:rPrChange w:id="2882" w:author="Thomas Dietz" w:date="2012-08-13T14:50:00Z">
                  <w:rPr>
                    <w:del w:id="2883" w:author="Thomas Dietz" w:date="2012-08-13T13:40:00Z"/>
                  </w:rPr>
                </w:rPrChange>
              </w:rPr>
            </w:pPr>
            <w:del w:id="2884" w:author="Thomas Dietz" w:date="2012-08-13T13:40:00Z">
              <w:r w:rsidRPr="00A00ED4" w:rsidDel="00860C7A">
                <w:rPr>
                  <w:rPrChange w:id="2885" w:author="Thomas Dietz" w:date="2012-08-13T14:50:00Z">
                    <w:rPr/>
                  </w:rPrChange>
                </w:rPr>
                <w:delText>&lt;xs:documentation&gt; The number of flow tables supported by the switch. See OpenFlow protocol 1.2 section A.3.1</w:delText>
              </w:r>
              <w:r w:rsidRPr="00A00ED4" w:rsidDel="00860C7A">
                <w:rPr>
                  <w:rPrChange w:id="2886" w:author="Thomas Dietz" w:date="2012-08-13T14:50:00Z">
                    <w:rPr/>
                  </w:rPrChange>
                </w:rPr>
                <w:tab/>
              </w:r>
              <w:r w:rsidRPr="00A00ED4" w:rsidDel="00860C7A">
                <w:rPr>
                  <w:rPrChange w:id="2887" w:author="Thomas Dietz" w:date="2012-08-13T14:50:00Z">
                    <w:rPr/>
                  </w:rPrChange>
                </w:rPr>
                <w:tab/>
              </w:r>
            </w:del>
          </w:p>
          <w:p w14:paraId="284AC224" w14:textId="7C7D044F" w:rsidR="00D8113B" w:rsidRPr="00A00ED4" w:rsidDel="00860C7A" w:rsidRDefault="00D8113B" w:rsidP="00B16420">
            <w:pPr>
              <w:pStyle w:val="XML5"/>
              <w:rPr>
                <w:del w:id="2888" w:author="Thomas Dietz" w:date="2012-08-13T13:40:00Z"/>
                <w:rPrChange w:id="2889" w:author="Thomas Dietz" w:date="2012-08-13T14:50:00Z">
                  <w:rPr>
                    <w:del w:id="2890" w:author="Thomas Dietz" w:date="2012-08-13T13:40:00Z"/>
                  </w:rPr>
                </w:rPrChange>
              </w:rPr>
            </w:pPr>
            <w:del w:id="2891" w:author="Thomas Dietz" w:date="2012-08-13T13:40:00Z">
              <w:r w:rsidRPr="00A00ED4" w:rsidDel="00860C7A">
                <w:rPr>
                  <w:rPrChange w:id="2892" w:author="Thomas Dietz" w:date="2012-08-13T14:50:00Z">
                    <w:rPr/>
                  </w:rPrChange>
                </w:rPr>
                <w:delText>&lt;/xs:documentation&gt;</w:delText>
              </w:r>
            </w:del>
          </w:p>
          <w:p w14:paraId="5706A882" w14:textId="631B43DB" w:rsidR="00D8113B" w:rsidRPr="00A00ED4" w:rsidDel="00860C7A" w:rsidRDefault="00D8113B" w:rsidP="00B16420">
            <w:pPr>
              <w:pStyle w:val="XML4"/>
              <w:rPr>
                <w:del w:id="2893" w:author="Thomas Dietz" w:date="2012-08-13T13:40:00Z"/>
                <w:rPrChange w:id="2894" w:author="Thomas Dietz" w:date="2012-08-13T14:50:00Z">
                  <w:rPr>
                    <w:del w:id="2895" w:author="Thomas Dietz" w:date="2012-08-13T13:40:00Z"/>
                  </w:rPr>
                </w:rPrChange>
              </w:rPr>
            </w:pPr>
            <w:del w:id="2896" w:author="Thomas Dietz" w:date="2012-08-13T13:40:00Z">
              <w:r w:rsidRPr="00A00ED4" w:rsidDel="00860C7A">
                <w:rPr>
                  <w:rPrChange w:id="2897" w:author="Thomas Dietz" w:date="2012-08-13T14:50:00Z">
                    <w:rPr/>
                  </w:rPrChange>
                </w:rPr>
                <w:delText>&lt;/xs:annotation&gt;</w:delText>
              </w:r>
            </w:del>
          </w:p>
          <w:p w14:paraId="357B5D5E" w14:textId="28071DD3" w:rsidR="00D8113B" w:rsidRPr="00A00ED4" w:rsidDel="00860C7A" w:rsidRDefault="00D8113B" w:rsidP="00B16420">
            <w:pPr>
              <w:pStyle w:val="XML3"/>
              <w:rPr>
                <w:del w:id="2898" w:author="Thomas Dietz" w:date="2012-08-13T13:40:00Z"/>
                <w:rPrChange w:id="2899" w:author="Thomas Dietz" w:date="2012-08-13T14:50:00Z">
                  <w:rPr>
                    <w:del w:id="2900" w:author="Thomas Dietz" w:date="2012-08-13T13:40:00Z"/>
                  </w:rPr>
                </w:rPrChange>
              </w:rPr>
            </w:pPr>
            <w:del w:id="2901" w:author="Thomas Dietz" w:date="2012-08-13T13:40:00Z">
              <w:r w:rsidRPr="00A00ED4" w:rsidDel="00860C7A">
                <w:rPr>
                  <w:rPrChange w:id="2902" w:author="Thomas Dietz" w:date="2012-08-13T14:50:00Z">
                    <w:rPr/>
                  </w:rPrChange>
                </w:rPr>
                <w:lastRenderedPageBreak/>
                <w:delText>&lt;/xs:element&gt;</w:delText>
              </w:r>
            </w:del>
          </w:p>
          <w:p w14:paraId="58B9A654" w14:textId="340FE565" w:rsidR="00D8113B" w:rsidRPr="00A00ED4" w:rsidDel="00860C7A" w:rsidRDefault="00D8113B" w:rsidP="00B16420">
            <w:pPr>
              <w:pStyle w:val="XML3"/>
              <w:rPr>
                <w:del w:id="2903" w:author="Thomas Dietz" w:date="2012-08-13T13:40:00Z"/>
                <w:rPrChange w:id="2904" w:author="Thomas Dietz" w:date="2012-08-13T14:50:00Z">
                  <w:rPr>
                    <w:del w:id="2905" w:author="Thomas Dietz" w:date="2012-08-13T13:40:00Z"/>
                  </w:rPr>
                </w:rPrChange>
              </w:rPr>
            </w:pPr>
            <w:del w:id="2906" w:author="Thomas Dietz" w:date="2012-08-13T13:40:00Z">
              <w:r w:rsidRPr="00A00ED4" w:rsidDel="00860C7A">
                <w:rPr>
                  <w:rPrChange w:id="2907" w:author="Thomas Dietz" w:date="2012-08-13T14:50:00Z">
                    <w:rPr/>
                  </w:rPrChange>
                </w:rPr>
                <w:delText>&lt;xs:element name="max-ports" type="xs:integer"&gt;</w:delText>
              </w:r>
            </w:del>
          </w:p>
          <w:p w14:paraId="652ED3C8" w14:textId="60E020F1" w:rsidR="00D8113B" w:rsidRPr="00A00ED4" w:rsidDel="00860C7A" w:rsidRDefault="00D8113B" w:rsidP="00B16420">
            <w:pPr>
              <w:pStyle w:val="XML4"/>
              <w:rPr>
                <w:del w:id="2908" w:author="Thomas Dietz" w:date="2012-08-13T13:40:00Z"/>
                <w:rPrChange w:id="2909" w:author="Thomas Dietz" w:date="2012-08-13T14:50:00Z">
                  <w:rPr>
                    <w:del w:id="2910" w:author="Thomas Dietz" w:date="2012-08-13T13:40:00Z"/>
                  </w:rPr>
                </w:rPrChange>
              </w:rPr>
            </w:pPr>
            <w:del w:id="2911" w:author="Thomas Dietz" w:date="2012-08-13T13:40:00Z">
              <w:r w:rsidRPr="00A00ED4" w:rsidDel="00860C7A">
                <w:rPr>
                  <w:rPrChange w:id="2912" w:author="Thomas Dietz" w:date="2012-08-13T14:50:00Z">
                    <w:rPr/>
                  </w:rPrChange>
                </w:rPr>
                <w:delText>&lt;xs:annotation&gt;</w:delText>
              </w:r>
            </w:del>
          </w:p>
          <w:p w14:paraId="49A07E0D" w14:textId="115CA1CF" w:rsidR="00D8113B" w:rsidRPr="00A00ED4" w:rsidDel="00860C7A" w:rsidRDefault="00D8113B" w:rsidP="00B16420">
            <w:pPr>
              <w:pStyle w:val="XML5"/>
              <w:rPr>
                <w:del w:id="2913" w:author="Thomas Dietz" w:date="2012-08-13T13:40:00Z"/>
                <w:rPrChange w:id="2914" w:author="Thomas Dietz" w:date="2012-08-13T14:50:00Z">
                  <w:rPr>
                    <w:del w:id="2915" w:author="Thomas Dietz" w:date="2012-08-13T13:40:00Z"/>
                  </w:rPr>
                </w:rPrChange>
              </w:rPr>
            </w:pPr>
            <w:del w:id="2916" w:author="Thomas Dietz" w:date="2012-08-13T13:40:00Z">
              <w:r w:rsidRPr="00A00ED4" w:rsidDel="00860C7A">
                <w:rPr>
                  <w:rPrChange w:id="2917" w:author="Thomas Dietz" w:date="2012-08-13T14:50:00Z">
                    <w:rPr/>
                  </w:rPrChange>
                </w:rPr>
                <w:delText>&lt;xs:documentation&gt; The number of ports supported by the switch. See OpenFlow protocol 1.2 section A.3.1</w:delText>
              </w:r>
              <w:r w:rsidRPr="00A00ED4" w:rsidDel="00860C7A">
                <w:rPr>
                  <w:rPrChange w:id="2918" w:author="Thomas Dietz" w:date="2012-08-13T14:50:00Z">
                    <w:rPr/>
                  </w:rPrChange>
                </w:rPr>
                <w:tab/>
              </w:r>
              <w:r w:rsidRPr="00A00ED4" w:rsidDel="00860C7A">
                <w:rPr>
                  <w:rPrChange w:id="2919" w:author="Thomas Dietz" w:date="2012-08-13T14:50:00Z">
                    <w:rPr/>
                  </w:rPrChange>
                </w:rPr>
                <w:tab/>
              </w:r>
            </w:del>
          </w:p>
          <w:p w14:paraId="2D10A55F" w14:textId="29B83706" w:rsidR="00D8113B" w:rsidRPr="00A00ED4" w:rsidDel="00860C7A" w:rsidRDefault="00D8113B" w:rsidP="00B16420">
            <w:pPr>
              <w:pStyle w:val="XML5"/>
              <w:rPr>
                <w:del w:id="2920" w:author="Thomas Dietz" w:date="2012-08-13T13:40:00Z"/>
                <w:rPrChange w:id="2921" w:author="Thomas Dietz" w:date="2012-08-13T14:50:00Z">
                  <w:rPr>
                    <w:del w:id="2922" w:author="Thomas Dietz" w:date="2012-08-13T13:40:00Z"/>
                  </w:rPr>
                </w:rPrChange>
              </w:rPr>
            </w:pPr>
            <w:del w:id="2923" w:author="Thomas Dietz" w:date="2012-08-13T13:40:00Z">
              <w:r w:rsidRPr="00A00ED4" w:rsidDel="00860C7A">
                <w:rPr>
                  <w:rPrChange w:id="2924" w:author="Thomas Dietz" w:date="2012-08-13T14:50:00Z">
                    <w:rPr/>
                  </w:rPrChange>
                </w:rPr>
                <w:delText>&lt;/xs:documentation&gt;</w:delText>
              </w:r>
            </w:del>
          </w:p>
          <w:p w14:paraId="72A4EF85" w14:textId="451DDCBD" w:rsidR="00D8113B" w:rsidRPr="00A00ED4" w:rsidDel="00860C7A" w:rsidRDefault="00D8113B" w:rsidP="00B16420">
            <w:pPr>
              <w:pStyle w:val="XML4"/>
              <w:rPr>
                <w:del w:id="2925" w:author="Thomas Dietz" w:date="2012-08-13T13:40:00Z"/>
                <w:rPrChange w:id="2926" w:author="Thomas Dietz" w:date="2012-08-13T14:50:00Z">
                  <w:rPr>
                    <w:del w:id="2927" w:author="Thomas Dietz" w:date="2012-08-13T13:40:00Z"/>
                  </w:rPr>
                </w:rPrChange>
              </w:rPr>
            </w:pPr>
            <w:del w:id="2928" w:author="Thomas Dietz" w:date="2012-08-13T13:40:00Z">
              <w:r w:rsidRPr="00A00ED4" w:rsidDel="00860C7A">
                <w:rPr>
                  <w:rPrChange w:id="2929" w:author="Thomas Dietz" w:date="2012-08-13T14:50:00Z">
                    <w:rPr/>
                  </w:rPrChange>
                </w:rPr>
                <w:delText>&lt;/xs:annotation&gt;</w:delText>
              </w:r>
            </w:del>
          </w:p>
          <w:p w14:paraId="3C85C27E" w14:textId="25AA13A1" w:rsidR="00D8113B" w:rsidRPr="00A00ED4" w:rsidDel="00860C7A" w:rsidRDefault="00D8113B" w:rsidP="00B16420">
            <w:pPr>
              <w:pStyle w:val="XML3"/>
              <w:rPr>
                <w:del w:id="2930" w:author="Thomas Dietz" w:date="2012-08-13T13:40:00Z"/>
                <w:rPrChange w:id="2931" w:author="Thomas Dietz" w:date="2012-08-13T14:50:00Z">
                  <w:rPr>
                    <w:del w:id="2932" w:author="Thomas Dietz" w:date="2012-08-13T13:40:00Z"/>
                  </w:rPr>
                </w:rPrChange>
              </w:rPr>
            </w:pPr>
            <w:del w:id="2933" w:author="Thomas Dietz" w:date="2012-08-13T13:40:00Z">
              <w:r w:rsidRPr="00A00ED4" w:rsidDel="00860C7A">
                <w:rPr>
                  <w:rPrChange w:id="2934" w:author="Thomas Dietz" w:date="2012-08-13T14:50:00Z">
                    <w:rPr/>
                  </w:rPrChange>
                </w:rPr>
                <w:delText>&lt;/xs:element&gt;</w:delText>
              </w:r>
            </w:del>
          </w:p>
          <w:p w14:paraId="72833B4E" w14:textId="08BFE095" w:rsidR="00D8113B" w:rsidRPr="00A00ED4" w:rsidDel="00860C7A" w:rsidRDefault="00D8113B" w:rsidP="00B16420">
            <w:pPr>
              <w:pStyle w:val="XML3"/>
              <w:rPr>
                <w:del w:id="2935" w:author="Thomas Dietz" w:date="2012-08-13T13:40:00Z"/>
                <w:rPrChange w:id="2936" w:author="Thomas Dietz" w:date="2012-08-13T14:50:00Z">
                  <w:rPr>
                    <w:del w:id="2937" w:author="Thomas Dietz" w:date="2012-08-13T13:40:00Z"/>
                  </w:rPr>
                </w:rPrChange>
              </w:rPr>
            </w:pPr>
            <w:del w:id="2938" w:author="Thomas Dietz" w:date="2012-08-13T13:40:00Z">
              <w:r w:rsidRPr="00A00ED4" w:rsidDel="00860C7A">
                <w:rPr>
                  <w:rPrChange w:id="2939" w:author="Thomas Dietz" w:date="2012-08-13T14:50:00Z">
                    <w:rPr/>
                  </w:rPrChange>
                </w:rPr>
                <w:delText>&lt;xs:element name="flow-statistics" type="xs:boolean"&gt;</w:delText>
              </w:r>
            </w:del>
          </w:p>
          <w:p w14:paraId="2F870FE1" w14:textId="4417667B" w:rsidR="00D8113B" w:rsidRPr="00A00ED4" w:rsidDel="00860C7A" w:rsidRDefault="00D8113B" w:rsidP="00B16420">
            <w:pPr>
              <w:pStyle w:val="XML4"/>
              <w:rPr>
                <w:del w:id="2940" w:author="Thomas Dietz" w:date="2012-08-13T13:40:00Z"/>
                <w:rPrChange w:id="2941" w:author="Thomas Dietz" w:date="2012-08-13T14:50:00Z">
                  <w:rPr>
                    <w:del w:id="2942" w:author="Thomas Dietz" w:date="2012-08-13T13:40:00Z"/>
                  </w:rPr>
                </w:rPrChange>
              </w:rPr>
            </w:pPr>
            <w:del w:id="2943" w:author="Thomas Dietz" w:date="2012-08-13T13:40:00Z">
              <w:r w:rsidRPr="00A00ED4" w:rsidDel="00860C7A">
                <w:rPr>
                  <w:rPrChange w:id="2944" w:author="Thomas Dietz" w:date="2012-08-13T14:50:00Z">
                    <w:rPr/>
                  </w:rPrChange>
                </w:rPr>
                <w:delText>&lt;xs:annotation&gt;</w:delText>
              </w:r>
            </w:del>
          </w:p>
          <w:p w14:paraId="1BB47ED2" w14:textId="50C358EB" w:rsidR="00D8113B" w:rsidRPr="00A00ED4" w:rsidDel="00860C7A" w:rsidRDefault="00D8113B" w:rsidP="00B16420">
            <w:pPr>
              <w:pStyle w:val="XML5"/>
              <w:rPr>
                <w:del w:id="2945" w:author="Thomas Dietz" w:date="2012-08-13T13:40:00Z"/>
                <w:rPrChange w:id="2946" w:author="Thomas Dietz" w:date="2012-08-13T14:50:00Z">
                  <w:rPr>
                    <w:del w:id="2947" w:author="Thomas Dietz" w:date="2012-08-13T13:40:00Z"/>
                  </w:rPr>
                </w:rPrChange>
              </w:rPr>
            </w:pPr>
            <w:del w:id="2948" w:author="Thomas Dietz" w:date="2012-08-13T13:40:00Z">
              <w:r w:rsidRPr="00A00ED4" w:rsidDel="00860C7A">
                <w:rPr>
                  <w:rPrChange w:id="2949" w:author="Thomas Dietz" w:date="2012-08-13T14:50:00Z">
                    <w:rPr/>
                  </w:rPrChange>
                </w:rPr>
                <w:delText>&lt;xs:documentation&gt; Whether the switch supports flow statistics. See OpenFlow protocol 1.2 section A.3.1</w:delText>
              </w:r>
              <w:r w:rsidRPr="00A00ED4" w:rsidDel="00860C7A">
                <w:rPr>
                  <w:rPrChange w:id="2950" w:author="Thomas Dietz" w:date="2012-08-13T14:50:00Z">
                    <w:rPr/>
                  </w:rPrChange>
                </w:rPr>
                <w:tab/>
              </w:r>
              <w:r w:rsidRPr="00A00ED4" w:rsidDel="00860C7A">
                <w:rPr>
                  <w:rPrChange w:id="2951" w:author="Thomas Dietz" w:date="2012-08-13T14:50:00Z">
                    <w:rPr/>
                  </w:rPrChange>
                </w:rPr>
                <w:tab/>
              </w:r>
            </w:del>
          </w:p>
          <w:p w14:paraId="767202D8" w14:textId="71372036" w:rsidR="00D8113B" w:rsidRPr="00A00ED4" w:rsidDel="00860C7A" w:rsidRDefault="00D8113B" w:rsidP="00B16420">
            <w:pPr>
              <w:pStyle w:val="XML5"/>
              <w:rPr>
                <w:del w:id="2952" w:author="Thomas Dietz" w:date="2012-08-13T13:40:00Z"/>
                <w:rPrChange w:id="2953" w:author="Thomas Dietz" w:date="2012-08-13T14:50:00Z">
                  <w:rPr>
                    <w:del w:id="2954" w:author="Thomas Dietz" w:date="2012-08-13T13:40:00Z"/>
                  </w:rPr>
                </w:rPrChange>
              </w:rPr>
            </w:pPr>
            <w:del w:id="2955" w:author="Thomas Dietz" w:date="2012-08-13T13:40:00Z">
              <w:r w:rsidRPr="00A00ED4" w:rsidDel="00860C7A">
                <w:rPr>
                  <w:rPrChange w:id="2956" w:author="Thomas Dietz" w:date="2012-08-13T14:50:00Z">
                    <w:rPr/>
                  </w:rPrChange>
                </w:rPr>
                <w:delText>&lt;/xs:documentation&gt;</w:delText>
              </w:r>
            </w:del>
          </w:p>
          <w:p w14:paraId="0EE42064" w14:textId="6ADBA695" w:rsidR="00D8113B" w:rsidRPr="00A00ED4" w:rsidDel="00860C7A" w:rsidRDefault="00D8113B" w:rsidP="00B16420">
            <w:pPr>
              <w:pStyle w:val="XML4"/>
              <w:rPr>
                <w:del w:id="2957" w:author="Thomas Dietz" w:date="2012-08-13T13:40:00Z"/>
                <w:rPrChange w:id="2958" w:author="Thomas Dietz" w:date="2012-08-13T14:50:00Z">
                  <w:rPr>
                    <w:del w:id="2959" w:author="Thomas Dietz" w:date="2012-08-13T13:40:00Z"/>
                  </w:rPr>
                </w:rPrChange>
              </w:rPr>
            </w:pPr>
            <w:del w:id="2960" w:author="Thomas Dietz" w:date="2012-08-13T13:40:00Z">
              <w:r w:rsidRPr="00A00ED4" w:rsidDel="00860C7A">
                <w:rPr>
                  <w:rPrChange w:id="2961" w:author="Thomas Dietz" w:date="2012-08-13T14:50:00Z">
                    <w:rPr/>
                  </w:rPrChange>
                </w:rPr>
                <w:delText>&lt;/xs:annotation&gt;</w:delText>
              </w:r>
            </w:del>
          </w:p>
          <w:p w14:paraId="60BB62FC" w14:textId="0792A2C9" w:rsidR="00D8113B" w:rsidRPr="00A00ED4" w:rsidDel="00860C7A" w:rsidRDefault="00D8113B" w:rsidP="00B16420">
            <w:pPr>
              <w:pStyle w:val="XML3"/>
              <w:rPr>
                <w:del w:id="2962" w:author="Thomas Dietz" w:date="2012-08-13T13:40:00Z"/>
                <w:rPrChange w:id="2963" w:author="Thomas Dietz" w:date="2012-08-13T14:50:00Z">
                  <w:rPr>
                    <w:del w:id="2964" w:author="Thomas Dietz" w:date="2012-08-13T13:40:00Z"/>
                  </w:rPr>
                </w:rPrChange>
              </w:rPr>
            </w:pPr>
            <w:del w:id="2965" w:author="Thomas Dietz" w:date="2012-08-13T13:40:00Z">
              <w:r w:rsidRPr="00A00ED4" w:rsidDel="00860C7A">
                <w:rPr>
                  <w:rPrChange w:id="2966" w:author="Thomas Dietz" w:date="2012-08-13T14:50:00Z">
                    <w:rPr/>
                  </w:rPrChange>
                </w:rPr>
                <w:delText>&lt;/xs:element&gt;</w:delText>
              </w:r>
            </w:del>
          </w:p>
          <w:p w14:paraId="0FD14267" w14:textId="65E31DD3" w:rsidR="00D8113B" w:rsidRPr="00A00ED4" w:rsidDel="00860C7A" w:rsidRDefault="00D8113B" w:rsidP="00B16420">
            <w:pPr>
              <w:pStyle w:val="XML3"/>
              <w:rPr>
                <w:del w:id="2967" w:author="Thomas Dietz" w:date="2012-08-13T13:40:00Z"/>
                <w:rPrChange w:id="2968" w:author="Thomas Dietz" w:date="2012-08-13T14:50:00Z">
                  <w:rPr>
                    <w:del w:id="2969" w:author="Thomas Dietz" w:date="2012-08-13T13:40:00Z"/>
                  </w:rPr>
                </w:rPrChange>
              </w:rPr>
            </w:pPr>
            <w:del w:id="2970" w:author="Thomas Dietz" w:date="2012-08-13T13:40:00Z">
              <w:r w:rsidRPr="00A00ED4" w:rsidDel="00860C7A">
                <w:rPr>
                  <w:rPrChange w:id="2971" w:author="Thomas Dietz" w:date="2012-08-13T14:50:00Z">
                    <w:rPr/>
                  </w:rPrChange>
                </w:rPr>
                <w:delText>&lt;xs:element name="table-statistics" type="xs:boolean"&gt;</w:delText>
              </w:r>
            </w:del>
          </w:p>
          <w:p w14:paraId="69ED2FA0" w14:textId="54FC1A5E" w:rsidR="00D8113B" w:rsidRPr="00A00ED4" w:rsidDel="00860C7A" w:rsidRDefault="00D8113B" w:rsidP="00613003">
            <w:pPr>
              <w:pStyle w:val="XML4"/>
              <w:rPr>
                <w:del w:id="2972" w:author="Thomas Dietz" w:date="2012-08-13T13:40:00Z"/>
                <w:rPrChange w:id="2973" w:author="Thomas Dietz" w:date="2012-08-13T14:50:00Z">
                  <w:rPr>
                    <w:del w:id="2974" w:author="Thomas Dietz" w:date="2012-08-13T13:40:00Z"/>
                  </w:rPr>
                </w:rPrChange>
              </w:rPr>
            </w:pPr>
            <w:del w:id="2975" w:author="Thomas Dietz" w:date="2012-08-13T13:40:00Z">
              <w:r w:rsidRPr="00A00ED4" w:rsidDel="00860C7A">
                <w:rPr>
                  <w:rPrChange w:id="2976" w:author="Thomas Dietz" w:date="2012-08-13T14:50:00Z">
                    <w:rPr/>
                  </w:rPrChange>
                </w:rPr>
                <w:delText>&lt;xs:annotation&gt;</w:delText>
              </w:r>
            </w:del>
          </w:p>
          <w:p w14:paraId="47F3B657" w14:textId="668C6582" w:rsidR="00D8113B" w:rsidRPr="00A00ED4" w:rsidDel="00860C7A" w:rsidRDefault="00D8113B" w:rsidP="00613003">
            <w:pPr>
              <w:pStyle w:val="XML5"/>
              <w:rPr>
                <w:del w:id="2977" w:author="Thomas Dietz" w:date="2012-08-13T13:40:00Z"/>
                <w:rPrChange w:id="2978" w:author="Thomas Dietz" w:date="2012-08-13T14:50:00Z">
                  <w:rPr>
                    <w:del w:id="2979" w:author="Thomas Dietz" w:date="2012-08-13T13:40:00Z"/>
                  </w:rPr>
                </w:rPrChange>
              </w:rPr>
            </w:pPr>
            <w:del w:id="2980" w:author="Thomas Dietz" w:date="2012-08-13T13:40:00Z">
              <w:r w:rsidRPr="00A00ED4" w:rsidDel="00860C7A">
                <w:rPr>
                  <w:rPrChange w:id="2981" w:author="Thomas Dietz" w:date="2012-08-13T14:50:00Z">
                    <w:rPr/>
                  </w:rPrChange>
                </w:rPr>
                <w:delText>&lt;xs:documentation&gt; Whether the switch supports table statistics. See OpenFlow protocol 1.2 section A.3.1</w:delText>
              </w:r>
              <w:r w:rsidRPr="00A00ED4" w:rsidDel="00860C7A">
                <w:rPr>
                  <w:rPrChange w:id="2982" w:author="Thomas Dietz" w:date="2012-08-13T14:50:00Z">
                    <w:rPr/>
                  </w:rPrChange>
                </w:rPr>
                <w:tab/>
              </w:r>
              <w:r w:rsidRPr="00A00ED4" w:rsidDel="00860C7A">
                <w:rPr>
                  <w:rPrChange w:id="2983" w:author="Thomas Dietz" w:date="2012-08-13T14:50:00Z">
                    <w:rPr/>
                  </w:rPrChange>
                </w:rPr>
                <w:tab/>
              </w:r>
            </w:del>
          </w:p>
          <w:p w14:paraId="6BA706C3" w14:textId="331F1281" w:rsidR="00D8113B" w:rsidRPr="00A00ED4" w:rsidDel="00860C7A" w:rsidRDefault="00D8113B" w:rsidP="00613003">
            <w:pPr>
              <w:pStyle w:val="XML5"/>
              <w:rPr>
                <w:del w:id="2984" w:author="Thomas Dietz" w:date="2012-08-13T13:40:00Z"/>
                <w:rPrChange w:id="2985" w:author="Thomas Dietz" w:date="2012-08-13T14:50:00Z">
                  <w:rPr>
                    <w:del w:id="2986" w:author="Thomas Dietz" w:date="2012-08-13T13:40:00Z"/>
                  </w:rPr>
                </w:rPrChange>
              </w:rPr>
            </w:pPr>
            <w:del w:id="2987" w:author="Thomas Dietz" w:date="2012-08-13T13:40:00Z">
              <w:r w:rsidRPr="00A00ED4" w:rsidDel="00860C7A">
                <w:rPr>
                  <w:rPrChange w:id="2988" w:author="Thomas Dietz" w:date="2012-08-13T14:50:00Z">
                    <w:rPr/>
                  </w:rPrChange>
                </w:rPr>
                <w:delText>&lt;/xs:documentation&gt;</w:delText>
              </w:r>
            </w:del>
          </w:p>
          <w:p w14:paraId="01BB5AE8" w14:textId="4A15B661" w:rsidR="00D8113B" w:rsidRPr="00A00ED4" w:rsidDel="00860C7A" w:rsidRDefault="00D8113B" w:rsidP="00613003">
            <w:pPr>
              <w:pStyle w:val="XML4"/>
              <w:rPr>
                <w:del w:id="2989" w:author="Thomas Dietz" w:date="2012-08-13T13:40:00Z"/>
                <w:rPrChange w:id="2990" w:author="Thomas Dietz" w:date="2012-08-13T14:50:00Z">
                  <w:rPr>
                    <w:del w:id="2991" w:author="Thomas Dietz" w:date="2012-08-13T13:40:00Z"/>
                  </w:rPr>
                </w:rPrChange>
              </w:rPr>
            </w:pPr>
            <w:del w:id="2992" w:author="Thomas Dietz" w:date="2012-08-13T13:40:00Z">
              <w:r w:rsidRPr="00A00ED4" w:rsidDel="00860C7A">
                <w:rPr>
                  <w:rPrChange w:id="2993" w:author="Thomas Dietz" w:date="2012-08-13T14:50:00Z">
                    <w:rPr/>
                  </w:rPrChange>
                </w:rPr>
                <w:delText>&lt;/xs:annotation&gt;</w:delText>
              </w:r>
            </w:del>
          </w:p>
          <w:p w14:paraId="0B9B37B2" w14:textId="3E028712" w:rsidR="00D8113B" w:rsidRPr="00A00ED4" w:rsidDel="00860C7A" w:rsidRDefault="00D8113B" w:rsidP="00613003">
            <w:pPr>
              <w:pStyle w:val="XML3"/>
              <w:rPr>
                <w:del w:id="2994" w:author="Thomas Dietz" w:date="2012-08-13T13:40:00Z"/>
                <w:rPrChange w:id="2995" w:author="Thomas Dietz" w:date="2012-08-13T14:50:00Z">
                  <w:rPr>
                    <w:del w:id="2996" w:author="Thomas Dietz" w:date="2012-08-13T13:40:00Z"/>
                  </w:rPr>
                </w:rPrChange>
              </w:rPr>
            </w:pPr>
            <w:del w:id="2997" w:author="Thomas Dietz" w:date="2012-08-13T13:40:00Z">
              <w:r w:rsidRPr="00A00ED4" w:rsidDel="00860C7A">
                <w:rPr>
                  <w:rPrChange w:id="2998" w:author="Thomas Dietz" w:date="2012-08-13T14:50:00Z">
                    <w:rPr/>
                  </w:rPrChange>
                </w:rPr>
                <w:delText>&lt;/xs:element&gt;</w:delText>
              </w:r>
            </w:del>
          </w:p>
          <w:p w14:paraId="5CB47118" w14:textId="0704C0D5" w:rsidR="00D8113B" w:rsidRPr="00A00ED4" w:rsidDel="00860C7A" w:rsidRDefault="00D8113B" w:rsidP="00613003">
            <w:pPr>
              <w:pStyle w:val="XML3"/>
              <w:rPr>
                <w:del w:id="2999" w:author="Thomas Dietz" w:date="2012-08-13T13:40:00Z"/>
                <w:rPrChange w:id="3000" w:author="Thomas Dietz" w:date="2012-08-13T14:50:00Z">
                  <w:rPr>
                    <w:del w:id="3001" w:author="Thomas Dietz" w:date="2012-08-13T13:40:00Z"/>
                  </w:rPr>
                </w:rPrChange>
              </w:rPr>
            </w:pPr>
            <w:del w:id="3002" w:author="Thomas Dietz" w:date="2012-08-13T13:40:00Z">
              <w:r w:rsidRPr="00A00ED4" w:rsidDel="00860C7A">
                <w:rPr>
                  <w:rPrChange w:id="3003" w:author="Thomas Dietz" w:date="2012-08-13T14:50:00Z">
                    <w:rPr/>
                  </w:rPrChange>
                </w:rPr>
                <w:delText>&lt;xs:element name="port-statistics" type="xs:boolean"&gt;</w:delText>
              </w:r>
            </w:del>
          </w:p>
          <w:p w14:paraId="116396DB" w14:textId="5C667137" w:rsidR="00D8113B" w:rsidRPr="00A00ED4" w:rsidDel="00860C7A" w:rsidRDefault="00D8113B" w:rsidP="00613003">
            <w:pPr>
              <w:pStyle w:val="XML4"/>
              <w:rPr>
                <w:del w:id="3004" w:author="Thomas Dietz" w:date="2012-08-13T13:40:00Z"/>
                <w:rPrChange w:id="3005" w:author="Thomas Dietz" w:date="2012-08-13T14:50:00Z">
                  <w:rPr>
                    <w:del w:id="3006" w:author="Thomas Dietz" w:date="2012-08-13T13:40:00Z"/>
                  </w:rPr>
                </w:rPrChange>
              </w:rPr>
            </w:pPr>
            <w:del w:id="3007" w:author="Thomas Dietz" w:date="2012-08-13T13:40:00Z">
              <w:r w:rsidRPr="00A00ED4" w:rsidDel="00860C7A">
                <w:rPr>
                  <w:rPrChange w:id="3008" w:author="Thomas Dietz" w:date="2012-08-13T14:50:00Z">
                    <w:rPr/>
                  </w:rPrChange>
                </w:rPr>
                <w:delText>&lt;xs:annotation&gt;</w:delText>
              </w:r>
            </w:del>
          </w:p>
          <w:p w14:paraId="529209F5" w14:textId="6112208A" w:rsidR="00D8113B" w:rsidRPr="00A00ED4" w:rsidDel="00860C7A" w:rsidRDefault="00D8113B" w:rsidP="00613003">
            <w:pPr>
              <w:pStyle w:val="XML5"/>
              <w:rPr>
                <w:del w:id="3009" w:author="Thomas Dietz" w:date="2012-08-13T13:40:00Z"/>
                <w:rPrChange w:id="3010" w:author="Thomas Dietz" w:date="2012-08-13T14:50:00Z">
                  <w:rPr>
                    <w:del w:id="3011" w:author="Thomas Dietz" w:date="2012-08-13T13:40:00Z"/>
                  </w:rPr>
                </w:rPrChange>
              </w:rPr>
            </w:pPr>
            <w:del w:id="3012" w:author="Thomas Dietz" w:date="2012-08-13T13:40:00Z">
              <w:r w:rsidRPr="00A00ED4" w:rsidDel="00860C7A">
                <w:rPr>
                  <w:rPrChange w:id="3013" w:author="Thomas Dietz" w:date="2012-08-13T14:50:00Z">
                    <w:rPr/>
                  </w:rPrChange>
                </w:rPr>
                <w:delText>&lt;xs:documentation&gt;Whether the switch supports port statistics. See OpenFlow protocol 1.2 section A.3.1</w:delText>
              </w:r>
              <w:r w:rsidRPr="00A00ED4" w:rsidDel="00860C7A">
                <w:rPr>
                  <w:rPrChange w:id="3014" w:author="Thomas Dietz" w:date="2012-08-13T14:50:00Z">
                    <w:rPr/>
                  </w:rPrChange>
                </w:rPr>
                <w:tab/>
              </w:r>
              <w:r w:rsidRPr="00A00ED4" w:rsidDel="00860C7A">
                <w:rPr>
                  <w:rPrChange w:id="3015" w:author="Thomas Dietz" w:date="2012-08-13T14:50:00Z">
                    <w:rPr/>
                  </w:rPrChange>
                </w:rPr>
                <w:tab/>
              </w:r>
            </w:del>
          </w:p>
          <w:p w14:paraId="4794EEB8" w14:textId="0F772953" w:rsidR="00D8113B" w:rsidRPr="00A00ED4" w:rsidDel="00860C7A" w:rsidRDefault="00D8113B" w:rsidP="00613003">
            <w:pPr>
              <w:pStyle w:val="XML5"/>
              <w:rPr>
                <w:del w:id="3016" w:author="Thomas Dietz" w:date="2012-08-13T13:40:00Z"/>
                <w:rPrChange w:id="3017" w:author="Thomas Dietz" w:date="2012-08-13T14:50:00Z">
                  <w:rPr>
                    <w:del w:id="3018" w:author="Thomas Dietz" w:date="2012-08-13T13:40:00Z"/>
                  </w:rPr>
                </w:rPrChange>
              </w:rPr>
            </w:pPr>
            <w:del w:id="3019" w:author="Thomas Dietz" w:date="2012-08-13T13:40:00Z">
              <w:r w:rsidRPr="00A00ED4" w:rsidDel="00860C7A">
                <w:rPr>
                  <w:rPrChange w:id="3020" w:author="Thomas Dietz" w:date="2012-08-13T14:50:00Z">
                    <w:rPr/>
                  </w:rPrChange>
                </w:rPr>
                <w:delText>&lt;/xs:documentation&gt;</w:delText>
              </w:r>
            </w:del>
          </w:p>
          <w:p w14:paraId="3796E635" w14:textId="69790ACC" w:rsidR="00D8113B" w:rsidRPr="00A00ED4" w:rsidDel="00860C7A" w:rsidRDefault="00D8113B" w:rsidP="00613003">
            <w:pPr>
              <w:pStyle w:val="XML4"/>
              <w:rPr>
                <w:del w:id="3021" w:author="Thomas Dietz" w:date="2012-08-13T13:40:00Z"/>
                <w:rPrChange w:id="3022" w:author="Thomas Dietz" w:date="2012-08-13T14:50:00Z">
                  <w:rPr>
                    <w:del w:id="3023" w:author="Thomas Dietz" w:date="2012-08-13T13:40:00Z"/>
                  </w:rPr>
                </w:rPrChange>
              </w:rPr>
            </w:pPr>
            <w:del w:id="3024" w:author="Thomas Dietz" w:date="2012-08-13T13:40:00Z">
              <w:r w:rsidRPr="00A00ED4" w:rsidDel="00860C7A">
                <w:rPr>
                  <w:rPrChange w:id="3025" w:author="Thomas Dietz" w:date="2012-08-13T14:50:00Z">
                    <w:rPr/>
                  </w:rPrChange>
                </w:rPr>
                <w:delText>&lt;/xs:annotation&gt;</w:delText>
              </w:r>
            </w:del>
          </w:p>
          <w:p w14:paraId="330A3F2B" w14:textId="63A03668" w:rsidR="00D8113B" w:rsidRPr="00A00ED4" w:rsidDel="00860C7A" w:rsidRDefault="00D8113B" w:rsidP="00613003">
            <w:pPr>
              <w:pStyle w:val="XML3"/>
              <w:rPr>
                <w:del w:id="3026" w:author="Thomas Dietz" w:date="2012-08-13T13:40:00Z"/>
                <w:rPrChange w:id="3027" w:author="Thomas Dietz" w:date="2012-08-13T14:50:00Z">
                  <w:rPr>
                    <w:del w:id="3028" w:author="Thomas Dietz" w:date="2012-08-13T13:40:00Z"/>
                  </w:rPr>
                </w:rPrChange>
              </w:rPr>
            </w:pPr>
            <w:del w:id="3029" w:author="Thomas Dietz" w:date="2012-08-13T13:40:00Z">
              <w:r w:rsidRPr="00A00ED4" w:rsidDel="00860C7A">
                <w:rPr>
                  <w:rPrChange w:id="3030" w:author="Thomas Dietz" w:date="2012-08-13T14:50:00Z">
                    <w:rPr/>
                  </w:rPrChange>
                </w:rPr>
                <w:delText>&lt;/xs:element&gt;</w:delText>
              </w:r>
            </w:del>
          </w:p>
          <w:p w14:paraId="2B262C24" w14:textId="14542F1E" w:rsidR="00D8113B" w:rsidRPr="00A00ED4" w:rsidDel="00860C7A" w:rsidRDefault="00D8113B" w:rsidP="00613003">
            <w:pPr>
              <w:pStyle w:val="XML3"/>
              <w:rPr>
                <w:del w:id="3031" w:author="Thomas Dietz" w:date="2012-08-13T13:40:00Z"/>
                <w:rPrChange w:id="3032" w:author="Thomas Dietz" w:date="2012-08-13T14:50:00Z">
                  <w:rPr>
                    <w:del w:id="3033" w:author="Thomas Dietz" w:date="2012-08-13T13:40:00Z"/>
                  </w:rPr>
                </w:rPrChange>
              </w:rPr>
            </w:pPr>
            <w:del w:id="3034" w:author="Thomas Dietz" w:date="2012-08-13T13:40:00Z">
              <w:r w:rsidRPr="00A00ED4" w:rsidDel="00860C7A">
                <w:rPr>
                  <w:rPrChange w:id="3035" w:author="Thomas Dietz" w:date="2012-08-13T14:50:00Z">
                    <w:rPr/>
                  </w:rPrChange>
                </w:rPr>
                <w:delText>&lt;xs:element name="group-statistics" type="xs:boolean"&gt;</w:delText>
              </w:r>
            </w:del>
          </w:p>
          <w:p w14:paraId="72781A8C" w14:textId="2B7586D7" w:rsidR="00D8113B" w:rsidRPr="00A00ED4" w:rsidDel="00860C7A" w:rsidRDefault="00D8113B" w:rsidP="00613003">
            <w:pPr>
              <w:pStyle w:val="XML4"/>
              <w:rPr>
                <w:del w:id="3036" w:author="Thomas Dietz" w:date="2012-08-13T13:40:00Z"/>
                <w:rPrChange w:id="3037" w:author="Thomas Dietz" w:date="2012-08-13T14:50:00Z">
                  <w:rPr>
                    <w:del w:id="3038" w:author="Thomas Dietz" w:date="2012-08-13T13:40:00Z"/>
                  </w:rPr>
                </w:rPrChange>
              </w:rPr>
            </w:pPr>
            <w:del w:id="3039" w:author="Thomas Dietz" w:date="2012-08-13T13:40:00Z">
              <w:r w:rsidRPr="00A00ED4" w:rsidDel="00860C7A">
                <w:rPr>
                  <w:rPrChange w:id="3040" w:author="Thomas Dietz" w:date="2012-08-13T14:50:00Z">
                    <w:rPr/>
                  </w:rPrChange>
                </w:rPr>
                <w:delText>&lt;xs:annotation&gt;</w:delText>
              </w:r>
            </w:del>
          </w:p>
          <w:p w14:paraId="6F3C9DC4" w14:textId="74CE2861" w:rsidR="00D8113B" w:rsidRPr="00A00ED4" w:rsidDel="00860C7A" w:rsidRDefault="00D8113B" w:rsidP="000C19B4">
            <w:pPr>
              <w:pStyle w:val="XML5"/>
              <w:rPr>
                <w:del w:id="3041" w:author="Thomas Dietz" w:date="2012-08-13T13:40:00Z"/>
                <w:rPrChange w:id="3042" w:author="Thomas Dietz" w:date="2012-08-13T14:50:00Z">
                  <w:rPr>
                    <w:del w:id="3043" w:author="Thomas Dietz" w:date="2012-08-13T13:40:00Z"/>
                  </w:rPr>
                </w:rPrChange>
              </w:rPr>
            </w:pPr>
            <w:del w:id="3044" w:author="Thomas Dietz" w:date="2012-08-13T13:40:00Z">
              <w:r w:rsidRPr="00A00ED4" w:rsidDel="00860C7A">
                <w:rPr>
                  <w:rPrChange w:id="3045" w:author="Thomas Dietz" w:date="2012-08-13T14:50:00Z">
                    <w:rPr/>
                  </w:rPrChange>
                </w:rPr>
                <w:delText>&lt;xs:documentation&gt; Whether the switch supports group statistics. See OpenF</w:delText>
              </w:r>
              <w:r w:rsidR="000C19B4" w:rsidRPr="00A00ED4" w:rsidDel="00860C7A">
                <w:rPr>
                  <w:rPrChange w:id="3046" w:author="Thomas Dietz" w:date="2012-08-13T14:50:00Z">
                    <w:rPr/>
                  </w:rPrChange>
                </w:rPr>
                <w:delText>low protocol 1.2 section A.3.1</w:delText>
              </w:r>
            </w:del>
          </w:p>
          <w:p w14:paraId="037D6257" w14:textId="23F011D1" w:rsidR="00D8113B" w:rsidRPr="00A00ED4" w:rsidDel="00860C7A" w:rsidRDefault="00D8113B" w:rsidP="000C19B4">
            <w:pPr>
              <w:pStyle w:val="XML5"/>
              <w:rPr>
                <w:del w:id="3047" w:author="Thomas Dietz" w:date="2012-08-13T13:40:00Z"/>
                <w:rPrChange w:id="3048" w:author="Thomas Dietz" w:date="2012-08-13T14:50:00Z">
                  <w:rPr>
                    <w:del w:id="3049" w:author="Thomas Dietz" w:date="2012-08-13T13:40:00Z"/>
                  </w:rPr>
                </w:rPrChange>
              </w:rPr>
            </w:pPr>
            <w:del w:id="3050" w:author="Thomas Dietz" w:date="2012-08-13T13:40:00Z">
              <w:r w:rsidRPr="00A00ED4" w:rsidDel="00860C7A">
                <w:rPr>
                  <w:rPrChange w:id="3051" w:author="Thomas Dietz" w:date="2012-08-13T14:50:00Z">
                    <w:rPr/>
                  </w:rPrChange>
                </w:rPr>
                <w:delText>&lt;/xs:documentation&gt;</w:delText>
              </w:r>
            </w:del>
          </w:p>
          <w:p w14:paraId="7C325A13" w14:textId="4BE84D13" w:rsidR="00D8113B" w:rsidRPr="00A00ED4" w:rsidDel="00860C7A" w:rsidRDefault="00D8113B" w:rsidP="000C19B4">
            <w:pPr>
              <w:pStyle w:val="XML4"/>
              <w:rPr>
                <w:del w:id="3052" w:author="Thomas Dietz" w:date="2012-08-13T13:40:00Z"/>
                <w:rPrChange w:id="3053" w:author="Thomas Dietz" w:date="2012-08-13T14:50:00Z">
                  <w:rPr>
                    <w:del w:id="3054" w:author="Thomas Dietz" w:date="2012-08-13T13:40:00Z"/>
                  </w:rPr>
                </w:rPrChange>
              </w:rPr>
            </w:pPr>
            <w:del w:id="3055" w:author="Thomas Dietz" w:date="2012-08-13T13:40:00Z">
              <w:r w:rsidRPr="00A00ED4" w:rsidDel="00860C7A">
                <w:rPr>
                  <w:rPrChange w:id="3056" w:author="Thomas Dietz" w:date="2012-08-13T14:50:00Z">
                    <w:rPr/>
                  </w:rPrChange>
                </w:rPr>
                <w:delText>&lt;/xs:annotation&gt;</w:delText>
              </w:r>
            </w:del>
          </w:p>
          <w:p w14:paraId="32B68D21" w14:textId="29E1BD0D" w:rsidR="00D8113B" w:rsidRPr="00A00ED4" w:rsidDel="00860C7A" w:rsidRDefault="00D8113B" w:rsidP="000C19B4">
            <w:pPr>
              <w:pStyle w:val="XML3"/>
              <w:rPr>
                <w:del w:id="3057" w:author="Thomas Dietz" w:date="2012-08-13T13:40:00Z"/>
                <w:rPrChange w:id="3058" w:author="Thomas Dietz" w:date="2012-08-13T14:50:00Z">
                  <w:rPr>
                    <w:del w:id="3059" w:author="Thomas Dietz" w:date="2012-08-13T13:40:00Z"/>
                  </w:rPr>
                </w:rPrChange>
              </w:rPr>
            </w:pPr>
            <w:del w:id="3060" w:author="Thomas Dietz" w:date="2012-08-13T13:40:00Z">
              <w:r w:rsidRPr="00A00ED4" w:rsidDel="00860C7A">
                <w:rPr>
                  <w:rPrChange w:id="3061" w:author="Thomas Dietz" w:date="2012-08-13T14:50:00Z">
                    <w:rPr/>
                  </w:rPrChange>
                </w:rPr>
                <w:delText>&lt;/xs:element&gt;</w:delText>
              </w:r>
            </w:del>
          </w:p>
          <w:p w14:paraId="2050F924" w14:textId="541E6BD2" w:rsidR="00D8113B" w:rsidRPr="00A00ED4" w:rsidDel="00860C7A" w:rsidRDefault="00D8113B" w:rsidP="000C19B4">
            <w:pPr>
              <w:pStyle w:val="XML3"/>
              <w:rPr>
                <w:del w:id="3062" w:author="Thomas Dietz" w:date="2012-08-13T13:40:00Z"/>
                <w:rPrChange w:id="3063" w:author="Thomas Dietz" w:date="2012-08-13T14:50:00Z">
                  <w:rPr>
                    <w:del w:id="3064" w:author="Thomas Dietz" w:date="2012-08-13T13:40:00Z"/>
                  </w:rPr>
                </w:rPrChange>
              </w:rPr>
            </w:pPr>
            <w:del w:id="3065" w:author="Thomas Dietz" w:date="2012-08-13T13:40:00Z">
              <w:r w:rsidRPr="00A00ED4" w:rsidDel="00860C7A">
                <w:rPr>
                  <w:rPrChange w:id="3066" w:author="Thomas Dietz" w:date="2012-08-13T14:50:00Z">
                    <w:rPr/>
                  </w:rPrChange>
                </w:rPr>
                <w:delText>&lt;xs:element name="queue-statistics" type="xs:boolean"&gt;</w:delText>
              </w:r>
            </w:del>
          </w:p>
          <w:p w14:paraId="5D729EDC" w14:textId="2E1B37CC" w:rsidR="00D8113B" w:rsidRPr="00A00ED4" w:rsidDel="00860C7A" w:rsidRDefault="00D8113B" w:rsidP="000C19B4">
            <w:pPr>
              <w:pStyle w:val="XML4"/>
              <w:rPr>
                <w:del w:id="3067" w:author="Thomas Dietz" w:date="2012-08-13T13:40:00Z"/>
                <w:rPrChange w:id="3068" w:author="Thomas Dietz" w:date="2012-08-13T14:50:00Z">
                  <w:rPr>
                    <w:del w:id="3069" w:author="Thomas Dietz" w:date="2012-08-13T13:40:00Z"/>
                  </w:rPr>
                </w:rPrChange>
              </w:rPr>
            </w:pPr>
            <w:del w:id="3070" w:author="Thomas Dietz" w:date="2012-08-13T13:40:00Z">
              <w:r w:rsidRPr="00A00ED4" w:rsidDel="00860C7A">
                <w:rPr>
                  <w:rPrChange w:id="3071" w:author="Thomas Dietz" w:date="2012-08-13T14:50:00Z">
                    <w:rPr/>
                  </w:rPrChange>
                </w:rPr>
                <w:delText>&lt;xs:annotation&gt;</w:delText>
              </w:r>
            </w:del>
          </w:p>
          <w:p w14:paraId="2BC3141C" w14:textId="3F8D4D0E" w:rsidR="00D8113B" w:rsidRPr="00A00ED4" w:rsidDel="00860C7A" w:rsidRDefault="00D8113B" w:rsidP="000C19B4">
            <w:pPr>
              <w:pStyle w:val="XML5"/>
              <w:rPr>
                <w:del w:id="3072" w:author="Thomas Dietz" w:date="2012-08-13T13:40:00Z"/>
                <w:rPrChange w:id="3073" w:author="Thomas Dietz" w:date="2012-08-13T14:50:00Z">
                  <w:rPr>
                    <w:del w:id="3074" w:author="Thomas Dietz" w:date="2012-08-13T13:40:00Z"/>
                  </w:rPr>
                </w:rPrChange>
              </w:rPr>
            </w:pPr>
            <w:del w:id="3075" w:author="Thomas Dietz" w:date="2012-08-13T13:40:00Z">
              <w:r w:rsidRPr="00A00ED4" w:rsidDel="00860C7A">
                <w:rPr>
                  <w:rPrChange w:id="3076" w:author="Thomas Dietz" w:date="2012-08-13T14:50:00Z">
                    <w:rPr/>
                  </w:rPrChange>
                </w:rPr>
                <w:delText>&lt;xs:documentation&gt;Whether the switch supports queue statistics. See OpenFlow protocol 1.2 section A.3.1</w:delText>
              </w:r>
              <w:r w:rsidRPr="00A00ED4" w:rsidDel="00860C7A">
                <w:rPr>
                  <w:rPrChange w:id="3077" w:author="Thomas Dietz" w:date="2012-08-13T14:50:00Z">
                    <w:rPr/>
                  </w:rPrChange>
                </w:rPr>
                <w:tab/>
              </w:r>
              <w:r w:rsidRPr="00A00ED4" w:rsidDel="00860C7A">
                <w:rPr>
                  <w:rPrChange w:id="3078" w:author="Thomas Dietz" w:date="2012-08-13T14:50:00Z">
                    <w:rPr/>
                  </w:rPrChange>
                </w:rPr>
                <w:tab/>
              </w:r>
            </w:del>
          </w:p>
          <w:p w14:paraId="75E74E36" w14:textId="2AD1DB4B" w:rsidR="00D8113B" w:rsidRPr="00A00ED4" w:rsidDel="00860C7A" w:rsidRDefault="00D8113B" w:rsidP="000C19B4">
            <w:pPr>
              <w:pStyle w:val="XML5"/>
              <w:rPr>
                <w:del w:id="3079" w:author="Thomas Dietz" w:date="2012-08-13T13:40:00Z"/>
                <w:rPrChange w:id="3080" w:author="Thomas Dietz" w:date="2012-08-13T14:50:00Z">
                  <w:rPr>
                    <w:del w:id="3081" w:author="Thomas Dietz" w:date="2012-08-13T13:40:00Z"/>
                  </w:rPr>
                </w:rPrChange>
              </w:rPr>
            </w:pPr>
            <w:del w:id="3082" w:author="Thomas Dietz" w:date="2012-08-13T13:40:00Z">
              <w:r w:rsidRPr="00A00ED4" w:rsidDel="00860C7A">
                <w:rPr>
                  <w:rPrChange w:id="3083" w:author="Thomas Dietz" w:date="2012-08-13T14:50:00Z">
                    <w:rPr/>
                  </w:rPrChange>
                </w:rPr>
                <w:delText>&lt;/xs:documentation&gt;</w:delText>
              </w:r>
            </w:del>
          </w:p>
          <w:p w14:paraId="45B057DE" w14:textId="4FD6917B" w:rsidR="00D8113B" w:rsidRPr="00A00ED4" w:rsidDel="00860C7A" w:rsidRDefault="00D8113B" w:rsidP="000C19B4">
            <w:pPr>
              <w:pStyle w:val="XML4"/>
              <w:rPr>
                <w:del w:id="3084" w:author="Thomas Dietz" w:date="2012-08-13T13:40:00Z"/>
                <w:rPrChange w:id="3085" w:author="Thomas Dietz" w:date="2012-08-13T14:50:00Z">
                  <w:rPr>
                    <w:del w:id="3086" w:author="Thomas Dietz" w:date="2012-08-13T13:40:00Z"/>
                  </w:rPr>
                </w:rPrChange>
              </w:rPr>
            </w:pPr>
            <w:del w:id="3087" w:author="Thomas Dietz" w:date="2012-08-13T13:40:00Z">
              <w:r w:rsidRPr="00A00ED4" w:rsidDel="00860C7A">
                <w:rPr>
                  <w:rPrChange w:id="3088" w:author="Thomas Dietz" w:date="2012-08-13T14:50:00Z">
                    <w:rPr/>
                  </w:rPrChange>
                </w:rPr>
                <w:delText>&lt;/xs:annotation&gt;</w:delText>
              </w:r>
            </w:del>
          </w:p>
          <w:p w14:paraId="1927A902" w14:textId="7597EF3A" w:rsidR="00D8113B" w:rsidRPr="00A00ED4" w:rsidDel="00860C7A" w:rsidRDefault="00D8113B" w:rsidP="000C19B4">
            <w:pPr>
              <w:pStyle w:val="XML3"/>
              <w:rPr>
                <w:del w:id="3089" w:author="Thomas Dietz" w:date="2012-08-13T13:40:00Z"/>
                <w:rPrChange w:id="3090" w:author="Thomas Dietz" w:date="2012-08-13T14:50:00Z">
                  <w:rPr>
                    <w:del w:id="3091" w:author="Thomas Dietz" w:date="2012-08-13T13:40:00Z"/>
                  </w:rPr>
                </w:rPrChange>
              </w:rPr>
            </w:pPr>
            <w:del w:id="3092" w:author="Thomas Dietz" w:date="2012-08-13T13:40:00Z">
              <w:r w:rsidRPr="00A00ED4" w:rsidDel="00860C7A">
                <w:rPr>
                  <w:rPrChange w:id="3093" w:author="Thomas Dietz" w:date="2012-08-13T14:50:00Z">
                    <w:rPr/>
                  </w:rPrChange>
                </w:rPr>
                <w:delText>&lt;/xs:element&gt;</w:delText>
              </w:r>
            </w:del>
          </w:p>
          <w:p w14:paraId="218B5E89" w14:textId="60C17237" w:rsidR="00D8113B" w:rsidRPr="00A00ED4" w:rsidDel="00860C7A" w:rsidRDefault="00D8113B" w:rsidP="000C19B4">
            <w:pPr>
              <w:pStyle w:val="XML3"/>
              <w:rPr>
                <w:del w:id="3094" w:author="Thomas Dietz" w:date="2012-08-13T13:40:00Z"/>
                <w:rPrChange w:id="3095" w:author="Thomas Dietz" w:date="2012-08-13T14:50:00Z">
                  <w:rPr>
                    <w:del w:id="3096" w:author="Thomas Dietz" w:date="2012-08-13T13:40:00Z"/>
                  </w:rPr>
                </w:rPrChange>
              </w:rPr>
            </w:pPr>
            <w:del w:id="3097" w:author="Thomas Dietz" w:date="2012-08-13T13:40:00Z">
              <w:r w:rsidRPr="00A00ED4" w:rsidDel="00860C7A">
                <w:rPr>
                  <w:rPrChange w:id="3098" w:author="Thomas Dietz" w:date="2012-08-13T14:50:00Z">
                    <w:rPr/>
                  </w:rPrChange>
                </w:rPr>
                <w:delText>&lt;xs:element name="reassemble-ip-fragments" type="xs:boolean"&gt;</w:delText>
              </w:r>
            </w:del>
          </w:p>
          <w:p w14:paraId="7AB67912" w14:textId="78478244" w:rsidR="00D8113B" w:rsidRPr="00A00ED4" w:rsidDel="00860C7A" w:rsidRDefault="00D8113B" w:rsidP="000C19B4">
            <w:pPr>
              <w:pStyle w:val="XML4"/>
              <w:rPr>
                <w:del w:id="3099" w:author="Thomas Dietz" w:date="2012-08-13T13:40:00Z"/>
                <w:rPrChange w:id="3100" w:author="Thomas Dietz" w:date="2012-08-13T14:50:00Z">
                  <w:rPr>
                    <w:del w:id="3101" w:author="Thomas Dietz" w:date="2012-08-13T13:40:00Z"/>
                  </w:rPr>
                </w:rPrChange>
              </w:rPr>
            </w:pPr>
            <w:del w:id="3102" w:author="Thomas Dietz" w:date="2012-08-13T13:40:00Z">
              <w:r w:rsidRPr="00A00ED4" w:rsidDel="00860C7A">
                <w:rPr>
                  <w:rPrChange w:id="3103" w:author="Thomas Dietz" w:date="2012-08-13T14:50:00Z">
                    <w:rPr/>
                  </w:rPrChange>
                </w:rPr>
                <w:delText>&lt;xs:annotation&gt;</w:delText>
              </w:r>
            </w:del>
          </w:p>
          <w:p w14:paraId="194AF392" w14:textId="1C26001A" w:rsidR="00D8113B" w:rsidRPr="00A00ED4" w:rsidDel="00860C7A" w:rsidRDefault="00D8113B" w:rsidP="000C19B4">
            <w:pPr>
              <w:pStyle w:val="XML5"/>
              <w:rPr>
                <w:del w:id="3104" w:author="Thomas Dietz" w:date="2012-08-13T13:40:00Z"/>
                <w:rPrChange w:id="3105" w:author="Thomas Dietz" w:date="2012-08-13T14:50:00Z">
                  <w:rPr>
                    <w:del w:id="3106" w:author="Thomas Dietz" w:date="2012-08-13T13:40:00Z"/>
                  </w:rPr>
                </w:rPrChange>
              </w:rPr>
            </w:pPr>
            <w:del w:id="3107" w:author="Thomas Dietz" w:date="2012-08-13T13:40:00Z">
              <w:r w:rsidRPr="00A00ED4" w:rsidDel="00860C7A">
                <w:rPr>
                  <w:rPrChange w:id="3108" w:author="Thomas Dietz" w:date="2012-08-13T14:50:00Z">
                    <w:rPr/>
                  </w:rPrChange>
                </w:rPr>
                <w:delText>&lt;xs:documentation&gt;Whether the switch supports reassemble IP fragments. See OpenFlow protocol 1.2 section A.3.1</w:delText>
              </w:r>
              <w:r w:rsidRPr="00A00ED4" w:rsidDel="00860C7A">
                <w:rPr>
                  <w:rPrChange w:id="3109" w:author="Thomas Dietz" w:date="2012-08-13T14:50:00Z">
                    <w:rPr/>
                  </w:rPrChange>
                </w:rPr>
                <w:tab/>
              </w:r>
              <w:r w:rsidRPr="00A00ED4" w:rsidDel="00860C7A">
                <w:rPr>
                  <w:rPrChange w:id="3110" w:author="Thomas Dietz" w:date="2012-08-13T14:50:00Z">
                    <w:rPr/>
                  </w:rPrChange>
                </w:rPr>
                <w:tab/>
              </w:r>
            </w:del>
          </w:p>
          <w:p w14:paraId="6B6EFA4F" w14:textId="78DEB5EA" w:rsidR="00D8113B" w:rsidRPr="00A00ED4" w:rsidDel="00860C7A" w:rsidRDefault="00D8113B" w:rsidP="000C19B4">
            <w:pPr>
              <w:pStyle w:val="XML5"/>
              <w:rPr>
                <w:del w:id="3111" w:author="Thomas Dietz" w:date="2012-08-13T13:40:00Z"/>
                <w:rPrChange w:id="3112" w:author="Thomas Dietz" w:date="2012-08-13T14:50:00Z">
                  <w:rPr>
                    <w:del w:id="3113" w:author="Thomas Dietz" w:date="2012-08-13T13:40:00Z"/>
                  </w:rPr>
                </w:rPrChange>
              </w:rPr>
            </w:pPr>
            <w:del w:id="3114" w:author="Thomas Dietz" w:date="2012-08-13T13:40:00Z">
              <w:r w:rsidRPr="00A00ED4" w:rsidDel="00860C7A">
                <w:rPr>
                  <w:rPrChange w:id="3115" w:author="Thomas Dietz" w:date="2012-08-13T14:50:00Z">
                    <w:rPr/>
                  </w:rPrChange>
                </w:rPr>
                <w:delText>&lt;/xs:documentation&gt;</w:delText>
              </w:r>
            </w:del>
          </w:p>
          <w:p w14:paraId="1B859379" w14:textId="12F5D55C" w:rsidR="00D8113B" w:rsidRPr="00A00ED4" w:rsidDel="00860C7A" w:rsidRDefault="00D8113B" w:rsidP="000C19B4">
            <w:pPr>
              <w:pStyle w:val="XML4"/>
              <w:rPr>
                <w:del w:id="3116" w:author="Thomas Dietz" w:date="2012-08-13T13:40:00Z"/>
                <w:rPrChange w:id="3117" w:author="Thomas Dietz" w:date="2012-08-13T14:50:00Z">
                  <w:rPr>
                    <w:del w:id="3118" w:author="Thomas Dietz" w:date="2012-08-13T13:40:00Z"/>
                  </w:rPr>
                </w:rPrChange>
              </w:rPr>
            </w:pPr>
            <w:del w:id="3119" w:author="Thomas Dietz" w:date="2012-08-13T13:40:00Z">
              <w:r w:rsidRPr="00A00ED4" w:rsidDel="00860C7A">
                <w:rPr>
                  <w:rPrChange w:id="3120" w:author="Thomas Dietz" w:date="2012-08-13T14:50:00Z">
                    <w:rPr/>
                  </w:rPrChange>
                </w:rPr>
                <w:delText>&lt;/xs:annotation&gt;</w:delText>
              </w:r>
            </w:del>
          </w:p>
          <w:p w14:paraId="6E775CA6" w14:textId="7C06EDEE" w:rsidR="00D8113B" w:rsidRPr="00A00ED4" w:rsidDel="00860C7A" w:rsidRDefault="00D8113B" w:rsidP="000C19B4">
            <w:pPr>
              <w:pStyle w:val="XML3"/>
              <w:rPr>
                <w:del w:id="3121" w:author="Thomas Dietz" w:date="2012-08-13T13:40:00Z"/>
                <w:rPrChange w:id="3122" w:author="Thomas Dietz" w:date="2012-08-13T14:50:00Z">
                  <w:rPr>
                    <w:del w:id="3123" w:author="Thomas Dietz" w:date="2012-08-13T13:40:00Z"/>
                  </w:rPr>
                </w:rPrChange>
              </w:rPr>
            </w:pPr>
            <w:del w:id="3124" w:author="Thomas Dietz" w:date="2012-08-13T13:40:00Z">
              <w:r w:rsidRPr="00A00ED4" w:rsidDel="00860C7A">
                <w:rPr>
                  <w:rPrChange w:id="3125" w:author="Thomas Dietz" w:date="2012-08-13T14:50:00Z">
                    <w:rPr/>
                  </w:rPrChange>
                </w:rPr>
                <w:delText>&lt;/xs:element&gt;</w:delText>
              </w:r>
            </w:del>
          </w:p>
          <w:p w14:paraId="742A4862" w14:textId="30E2B68D" w:rsidR="00D8113B" w:rsidRPr="00A00ED4" w:rsidDel="00860C7A" w:rsidRDefault="00D8113B" w:rsidP="000C19B4">
            <w:pPr>
              <w:pStyle w:val="XML3"/>
              <w:rPr>
                <w:del w:id="3126" w:author="Thomas Dietz" w:date="2012-08-13T13:40:00Z"/>
                <w:rPrChange w:id="3127" w:author="Thomas Dietz" w:date="2012-08-13T14:50:00Z">
                  <w:rPr>
                    <w:del w:id="3128" w:author="Thomas Dietz" w:date="2012-08-13T13:40:00Z"/>
                  </w:rPr>
                </w:rPrChange>
              </w:rPr>
            </w:pPr>
            <w:del w:id="3129" w:author="Thomas Dietz" w:date="2012-08-13T13:40:00Z">
              <w:r w:rsidRPr="00A00ED4" w:rsidDel="00860C7A">
                <w:rPr>
                  <w:rPrChange w:id="3130" w:author="Thomas Dietz" w:date="2012-08-13T14:50:00Z">
                    <w:rPr/>
                  </w:rPrChange>
                </w:rPr>
                <w:delText>&lt;xs:element name="block-looping-ports" type="xs:boolean"&gt;</w:delText>
              </w:r>
            </w:del>
          </w:p>
          <w:p w14:paraId="1527D004" w14:textId="04821911" w:rsidR="00D8113B" w:rsidRPr="00A00ED4" w:rsidDel="00860C7A" w:rsidRDefault="00D8113B" w:rsidP="000C19B4">
            <w:pPr>
              <w:pStyle w:val="XML4"/>
              <w:rPr>
                <w:del w:id="3131" w:author="Thomas Dietz" w:date="2012-08-13T13:40:00Z"/>
                <w:rPrChange w:id="3132" w:author="Thomas Dietz" w:date="2012-08-13T14:50:00Z">
                  <w:rPr>
                    <w:del w:id="3133" w:author="Thomas Dietz" w:date="2012-08-13T13:40:00Z"/>
                  </w:rPr>
                </w:rPrChange>
              </w:rPr>
            </w:pPr>
            <w:del w:id="3134" w:author="Thomas Dietz" w:date="2012-08-13T13:40:00Z">
              <w:r w:rsidRPr="00A00ED4" w:rsidDel="00860C7A">
                <w:rPr>
                  <w:rPrChange w:id="3135" w:author="Thomas Dietz" w:date="2012-08-13T14:50:00Z">
                    <w:rPr/>
                  </w:rPrChange>
                </w:rPr>
                <w:delText>&lt;xs:annotation&gt;</w:delText>
              </w:r>
            </w:del>
          </w:p>
          <w:p w14:paraId="1889EEDC" w14:textId="6F6B0A6F" w:rsidR="00D8113B" w:rsidRPr="00A00ED4" w:rsidDel="00860C7A" w:rsidRDefault="00D8113B" w:rsidP="000C19B4">
            <w:pPr>
              <w:pStyle w:val="XML5"/>
              <w:rPr>
                <w:del w:id="3136" w:author="Thomas Dietz" w:date="2012-08-13T13:40:00Z"/>
                <w:rPrChange w:id="3137" w:author="Thomas Dietz" w:date="2012-08-13T14:50:00Z">
                  <w:rPr>
                    <w:del w:id="3138" w:author="Thomas Dietz" w:date="2012-08-13T13:40:00Z"/>
                  </w:rPr>
                </w:rPrChange>
              </w:rPr>
            </w:pPr>
            <w:del w:id="3139" w:author="Thomas Dietz" w:date="2012-08-13T13:40:00Z">
              <w:r w:rsidRPr="00A00ED4" w:rsidDel="00860C7A">
                <w:rPr>
                  <w:rPrChange w:id="3140" w:author="Thomas Dietz" w:date="2012-08-13T14:50:00Z">
                    <w:rPr/>
                  </w:rPrChange>
                </w:rPr>
                <w:delText>&lt;xs:documentation&gt;"true" indicates that a switch protocol outside of OpenFlow, such as 802.1D Spanning Tree, will detect topology loops and block ports to prevent packet loops. See OpenFlow protocol 1.2 section A.3.1</w:delText>
              </w:r>
              <w:r w:rsidRPr="00A00ED4" w:rsidDel="00860C7A">
                <w:rPr>
                  <w:rPrChange w:id="3141" w:author="Thomas Dietz" w:date="2012-08-13T14:50:00Z">
                    <w:rPr/>
                  </w:rPrChange>
                </w:rPr>
                <w:tab/>
              </w:r>
              <w:r w:rsidRPr="00A00ED4" w:rsidDel="00860C7A">
                <w:rPr>
                  <w:rPrChange w:id="3142" w:author="Thomas Dietz" w:date="2012-08-13T14:50:00Z">
                    <w:rPr/>
                  </w:rPrChange>
                </w:rPr>
                <w:tab/>
              </w:r>
            </w:del>
          </w:p>
          <w:p w14:paraId="7E9D376C" w14:textId="787C38E9" w:rsidR="00D8113B" w:rsidRPr="00A00ED4" w:rsidDel="00860C7A" w:rsidRDefault="00D8113B" w:rsidP="000C19B4">
            <w:pPr>
              <w:pStyle w:val="XML5"/>
              <w:rPr>
                <w:del w:id="3143" w:author="Thomas Dietz" w:date="2012-08-13T13:40:00Z"/>
                <w:rPrChange w:id="3144" w:author="Thomas Dietz" w:date="2012-08-13T14:50:00Z">
                  <w:rPr>
                    <w:del w:id="3145" w:author="Thomas Dietz" w:date="2012-08-13T13:40:00Z"/>
                  </w:rPr>
                </w:rPrChange>
              </w:rPr>
            </w:pPr>
            <w:del w:id="3146" w:author="Thomas Dietz" w:date="2012-08-13T13:40:00Z">
              <w:r w:rsidRPr="00A00ED4" w:rsidDel="00860C7A">
                <w:rPr>
                  <w:rPrChange w:id="3147" w:author="Thomas Dietz" w:date="2012-08-13T14:50:00Z">
                    <w:rPr/>
                  </w:rPrChange>
                </w:rPr>
                <w:lastRenderedPageBreak/>
                <w:delText>&lt;/xs:documentation&gt;</w:delText>
              </w:r>
            </w:del>
          </w:p>
          <w:p w14:paraId="706431B4" w14:textId="50A034C2" w:rsidR="00D8113B" w:rsidRPr="00A00ED4" w:rsidDel="00860C7A" w:rsidRDefault="00D8113B" w:rsidP="000C19B4">
            <w:pPr>
              <w:pStyle w:val="XML4"/>
              <w:rPr>
                <w:del w:id="3148" w:author="Thomas Dietz" w:date="2012-08-13T13:40:00Z"/>
                <w:rPrChange w:id="3149" w:author="Thomas Dietz" w:date="2012-08-13T14:50:00Z">
                  <w:rPr>
                    <w:del w:id="3150" w:author="Thomas Dietz" w:date="2012-08-13T13:40:00Z"/>
                  </w:rPr>
                </w:rPrChange>
              </w:rPr>
            </w:pPr>
            <w:del w:id="3151" w:author="Thomas Dietz" w:date="2012-08-13T13:40:00Z">
              <w:r w:rsidRPr="00A00ED4" w:rsidDel="00860C7A">
                <w:rPr>
                  <w:rPrChange w:id="3152" w:author="Thomas Dietz" w:date="2012-08-13T14:50:00Z">
                    <w:rPr/>
                  </w:rPrChange>
                </w:rPr>
                <w:delText>&lt;/xs:annotation&gt;</w:delText>
              </w:r>
            </w:del>
          </w:p>
          <w:p w14:paraId="4ED3AFD0" w14:textId="2D14E8E5" w:rsidR="00D8113B" w:rsidRPr="00A00ED4" w:rsidDel="00860C7A" w:rsidRDefault="00D8113B" w:rsidP="000C19B4">
            <w:pPr>
              <w:pStyle w:val="XML3"/>
              <w:rPr>
                <w:del w:id="3153" w:author="Thomas Dietz" w:date="2012-08-13T13:40:00Z"/>
                <w:rPrChange w:id="3154" w:author="Thomas Dietz" w:date="2012-08-13T14:50:00Z">
                  <w:rPr>
                    <w:del w:id="3155" w:author="Thomas Dietz" w:date="2012-08-13T13:40:00Z"/>
                  </w:rPr>
                </w:rPrChange>
              </w:rPr>
            </w:pPr>
            <w:del w:id="3156" w:author="Thomas Dietz" w:date="2012-08-13T13:40:00Z">
              <w:r w:rsidRPr="00A00ED4" w:rsidDel="00860C7A">
                <w:rPr>
                  <w:rPrChange w:id="3157" w:author="Thomas Dietz" w:date="2012-08-13T14:50:00Z">
                    <w:rPr/>
                  </w:rPrChange>
                </w:rPr>
                <w:delText>&lt;/xs:element&gt;</w:delText>
              </w:r>
            </w:del>
          </w:p>
          <w:p w14:paraId="5B4A71DE" w14:textId="649E959B" w:rsidR="007B796F" w:rsidRPr="00A00ED4" w:rsidDel="00860C7A" w:rsidRDefault="00D8113B" w:rsidP="000C19B4">
            <w:pPr>
              <w:pStyle w:val="XML3"/>
              <w:rPr>
                <w:del w:id="3158" w:author="Thomas Dietz" w:date="2012-08-13T13:40:00Z"/>
                <w:rPrChange w:id="3159" w:author="Thomas Dietz" w:date="2012-08-13T14:50:00Z">
                  <w:rPr>
                    <w:del w:id="3160" w:author="Thomas Dietz" w:date="2012-08-13T13:40:00Z"/>
                  </w:rPr>
                </w:rPrChange>
              </w:rPr>
            </w:pPr>
            <w:del w:id="3161" w:author="Thomas Dietz" w:date="2012-08-13T13:40:00Z">
              <w:r w:rsidRPr="00A00ED4" w:rsidDel="00860C7A">
                <w:rPr>
                  <w:rPrChange w:id="3162" w:author="Thomas Dietz" w:date="2012-08-13T14:50:00Z">
                    <w:rPr/>
                  </w:rPrChange>
                </w:rPr>
                <w:delText xml:space="preserve">&lt;xs:element name="reserved-port-types" </w:delText>
              </w:r>
            </w:del>
          </w:p>
          <w:p w14:paraId="2A0CAE48" w14:textId="4DB0054E" w:rsidR="00D8113B" w:rsidRPr="00A00ED4" w:rsidDel="00860C7A" w:rsidRDefault="007B796F" w:rsidP="007B796F">
            <w:pPr>
              <w:pStyle w:val="XML9"/>
              <w:rPr>
                <w:del w:id="3163" w:author="Thomas Dietz" w:date="2012-08-13T13:40:00Z"/>
                <w:rPrChange w:id="3164" w:author="Thomas Dietz" w:date="2012-08-13T14:50:00Z">
                  <w:rPr>
                    <w:del w:id="3165" w:author="Thomas Dietz" w:date="2012-08-13T13:40:00Z"/>
                  </w:rPr>
                </w:rPrChange>
              </w:rPr>
            </w:pPr>
            <w:del w:id="3166" w:author="Thomas Dietz" w:date="2012-08-13T13:40:00Z">
              <w:r w:rsidRPr="00A00ED4" w:rsidDel="00860C7A">
                <w:rPr>
                  <w:rPrChange w:id="3167" w:author="Thomas Dietz" w:date="2012-08-13T14:50:00Z">
                    <w:rPr/>
                  </w:rPrChange>
                </w:rPr>
                <w:delText>t</w:delText>
              </w:r>
              <w:r w:rsidR="00D8113B" w:rsidRPr="00A00ED4" w:rsidDel="00860C7A">
                <w:rPr>
                  <w:rPrChange w:id="3168" w:author="Thomas Dietz" w:date="2012-08-13T14:50:00Z">
                    <w:rPr/>
                  </w:rPrChange>
                </w:rPr>
                <w:delText>ype="OFReservedPortTypes"&gt;</w:delText>
              </w:r>
            </w:del>
          </w:p>
          <w:p w14:paraId="4386D354" w14:textId="74C862D1" w:rsidR="00D8113B" w:rsidRPr="00A00ED4" w:rsidDel="00860C7A" w:rsidRDefault="00D8113B" w:rsidP="007B796F">
            <w:pPr>
              <w:pStyle w:val="XML4"/>
              <w:rPr>
                <w:del w:id="3169" w:author="Thomas Dietz" w:date="2012-08-13T13:40:00Z"/>
                <w:rPrChange w:id="3170" w:author="Thomas Dietz" w:date="2012-08-13T14:50:00Z">
                  <w:rPr>
                    <w:del w:id="3171" w:author="Thomas Dietz" w:date="2012-08-13T13:40:00Z"/>
                  </w:rPr>
                </w:rPrChange>
              </w:rPr>
            </w:pPr>
            <w:del w:id="3172" w:author="Thomas Dietz" w:date="2012-08-13T13:40:00Z">
              <w:r w:rsidRPr="00A00ED4" w:rsidDel="00860C7A">
                <w:rPr>
                  <w:rPrChange w:id="3173" w:author="Thomas Dietz" w:date="2012-08-13T14:50:00Z">
                    <w:rPr/>
                  </w:rPrChange>
                </w:rPr>
                <w:delText>&lt;xs:annotation&gt;</w:delText>
              </w:r>
            </w:del>
          </w:p>
          <w:p w14:paraId="336D28D2" w14:textId="37D12029" w:rsidR="00D8113B" w:rsidRPr="00A00ED4" w:rsidDel="00860C7A" w:rsidRDefault="00D8113B" w:rsidP="007B796F">
            <w:pPr>
              <w:pStyle w:val="XML5"/>
              <w:rPr>
                <w:del w:id="3174" w:author="Thomas Dietz" w:date="2012-08-13T13:40:00Z"/>
                <w:rPrChange w:id="3175" w:author="Thomas Dietz" w:date="2012-08-13T14:50:00Z">
                  <w:rPr>
                    <w:del w:id="3176" w:author="Thomas Dietz" w:date="2012-08-13T13:40:00Z"/>
                  </w:rPr>
                </w:rPrChange>
              </w:rPr>
            </w:pPr>
            <w:del w:id="3177" w:author="Thomas Dietz" w:date="2012-08-13T13:40:00Z">
              <w:r w:rsidRPr="00A00ED4" w:rsidDel="00860C7A">
                <w:rPr>
                  <w:rPrChange w:id="3178" w:author="Thomas Dietz" w:date="2012-08-13T14:50:00Z">
                    <w:rPr/>
                  </w:rPrChange>
                </w:rPr>
                <w:delText xml:space="preserve">&lt;xs:documentation&gt;Specify generic forwarding actions such as sending to the controller, </w:delText>
              </w:r>
              <w:r w:rsidR="00C4220E" w:rsidRPr="00A00ED4" w:rsidDel="00860C7A">
                <w:rPr>
                  <w:rPrChange w:id="3179" w:author="Thomas Dietz" w:date="2012-08-13T14:50:00Z">
                    <w:rPr/>
                  </w:rPrChange>
                </w:rPr>
                <w:delText>fl</w:delText>
              </w:r>
              <w:r w:rsidRPr="00A00ED4" w:rsidDel="00860C7A">
                <w:rPr>
                  <w:rPrChange w:id="3180" w:author="Thomas Dietz" w:date="2012-08-13T14:50:00Z">
                    <w:rPr/>
                  </w:rPrChange>
                </w:rPr>
                <w:delText>ooding, or forwarding using non-OpenFlow methods, such as "normal" switch processing. SeeOpenFlow protocol 1.2 section 4.5.</w:delText>
              </w:r>
            </w:del>
          </w:p>
          <w:p w14:paraId="7DC3D388" w14:textId="5C22121F" w:rsidR="00D8113B" w:rsidRPr="00A00ED4" w:rsidDel="00860C7A" w:rsidRDefault="00D8113B" w:rsidP="007B796F">
            <w:pPr>
              <w:pStyle w:val="XML5"/>
              <w:rPr>
                <w:del w:id="3181" w:author="Thomas Dietz" w:date="2012-08-13T13:40:00Z"/>
                <w:rPrChange w:id="3182" w:author="Thomas Dietz" w:date="2012-08-13T14:50:00Z">
                  <w:rPr>
                    <w:del w:id="3183" w:author="Thomas Dietz" w:date="2012-08-13T13:40:00Z"/>
                  </w:rPr>
                </w:rPrChange>
              </w:rPr>
            </w:pPr>
            <w:del w:id="3184" w:author="Thomas Dietz" w:date="2012-08-13T13:40:00Z">
              <w:r w:rsidRPr="00A00ED4" w:rsidDel="00860C7A">
                <w:rPr>
                  <w:rPrChange w:id="3185" w:author="Thomas Dietz" w:date="2012-08-13T14:50:00Z">
                    <w:rPr/>
                  </w:rPrChange>
                </w:rPr>
                <w:delText>&lt;/xs:documentation&gt;</w:delText>
              </w:r>
            </w:del>
          </w:p>
          <w:p w14:paraId="5C97010A" w14:textId="221E0F66" w:rsidR="00D8113B" w:rsidRPr="00A00ED4" w:rsidDel="00860C7A" w:rsidRDefault="00D8113B" w:rsidP="007B796F">
            <w:pPr>
              <w:pStyle w:val="XML4"/>
              <w:rPr>
                <w:del w:id="3186" w:author="Thomas Dietz" w:date="2012-08-13T13:40:00Z"/>
                <w:rPrChange w:id="3187" w:author="Thomas Dietz" w:date="2012-08-13T14:50:00Z">
                  <w:rPr>
                    <w:del w:id="3188" w:author="Thomas Dietz" w:date="2012-08-13T13:40:00Z"/>
                  </w:rPr>
                </w:rPrChange>
              </w:rPr>
            </w:pPr>
            <w:del w:id="3189" w:author="Thomas Dietz" w:date="2012-08-13T13:40:00Z">
              <w:r w:rsidRPr="00A00ED4" w:rsidDel="00860C7A">
                <w:rPr>
                  <w:rPrChange w:id="3190" w:author="Thomas Dietz" w:date="2012-08-13T14:50:00Z">
                    <w:rPr/>
                  </w:rPrChange>
                </w:rPr>
                <w:delText>&lt;/xs:annotation&gt;</w:delText>
              </w:r>
            </w:del>
          </w:p>
          <w:p w14:paraId="280FC78F" w14:textId="76417140" w:rsidR="00D8113B" w:rsidRPr="00A00ED4" w:rsidDel="00860C7A" w:rsidRDefault="00D8113B" w:rsidP="007B796F">
            <w:pPr>
              <w:pStyle w:val="XML3"/>
              <w:rPr>
                <w:del w:id="3191" w:author="Thomas Dietz" w:date="2012-08-13T13:40:00Z"/>
                <w:rPrChange w:id="3192" w:author="Thomas Dietz" w:date="2012-08-13T14:50:00Z">
                  <w:rPr>
                    <w:del w:id="3193" w:author="Thomas Dietz" w:date="2012-08-13T13:40:00Z"/>
                  </w:rPr>
                </w:rPrChange>
              </w:rPr>
            </w:pPr>
            <w:del w:id="3194" w:author="Thomas Dietz" w:date="2012-08-13T13:40:00Z">
              <w:r w:rsidRPr="00A00ED4" w:rsidDel="00860C7A">
                <w:rPr>
                  <w:rPrChange w:id="3195" w:author="Thomas Dietz" w:date="2012-08-13T14:50:00Z">
                    <w:rPr/>
                  </w:rPrChange>
                </w:rPr>
                <w:delText xml:space="preserve">&lt;/xs:element&gt;  </w:delText>
              </w:r>
              <w:r w:rsidRPr="00A00ED4" w:rsidDel="00860C7A">
                <w:rPr>
                  <w:rPrChange w:id="3196" w:author="Thomas Dietz" w:date="2012-08-13T14:50:00Z">
                    <w:rPr/>
                  </w:rPrChange>
                </w:rPr>
                <w:tab/>
              </w:r>
            </w:del>
          </w:p>
          <w:p w14:paraId="00677426" w14:textId="47A2A31A" w:rsidR="00D8113B" w:rsidRPr="00A00ED4" w:rsidDel="00860C7A" w:rsidRDefault="00D8113B" w:rsidP="007B796F">
            <w:pPr>
              <w:pStyle w:val="XML3"/>
              <w:rPr>
                <w:del w:id="3197" w:author="Thomas Dietz" w:date="2012-08-13T13:40:00Z"/>
                <w:rPrChange w:id="3198" w:author="Thomas Dietz" w:date="2012-08-13T14:50:00Z">
                  <w:rPr>
                    <w:del w:id="3199" w:author="Thomas Dietz" w:date="2012-08-13T13:40:00Z"/>
                  </w:rPr>
                </w:rPrChange>
              </w:rPr>
            </w:pPr>
            <w:del w:id="3200" w:author="Thomas Dietz" w:date="2012-08-13T13:40:00Z">
              <w:r w:rsidRPr="00A00ED4" w:rsidDel="00860C7A">
                <w:rPr>
                  <w:rPrChange w:id="3201" w:author="Thomas Dietz" w:date="2012-08-13T14:50:00Z">
                    <w:rPr/>
                  </w:rPrChange>
                </w:rPr>
                <w:delText>&lt;xs:element name="group-types" type="OFGroupTypes"&gt;</w:delText>
              </w:r>
            </w:del>
          </w:p>
          <w:p w14:paraId="1BDF75F4" w14:textId="45580A37" w:rsidR="00D8113B" w:rsidRPr="00A00ED4" w:rsidDel="00860C7A" w:rsidRDefault="00D8113B" w:rsidP="007B796F">
            <w:pPr>
              <w:pStyle w:val="XML4"/>
              <w:rPr>
                <w:del w:id="3202" w:author="Thomas Dietz" w:date="2012-08-13T13:40:00Z"/>
                <w:rPrChange w:id="3203" w:author="Thomas Dietz" w:date="2012-08-13T14:50:00Z">
                  <w:rPr>
                    <w:del w:id="3204" w:author="Thomas Dietz" w:date="2012-08-13T13:40:00Z"/>
                  </w:rPr>
                </w:rPrChange>
              </w:rPr>
            </w:pPr>
            <w:del w:id="3205" w:author="Thomas Dietz" w:date="2012-08-13T13:40:00Z">
              <w:r w:rsidRPr="00A00ED4" w:rsidDel="00860C7A">
                <w:rPr>
                  <w:rPrChange w:id="3206" w:author="Thomas Dietz" w:date="2012-08-13T14:50:00Z">
                    <w:rPr/>
                  </w:rPrChange>
                </w:rPr>
                <w:delText>&lt;xs:annotation&gt;</w:delText>
              </w:r>
            </w:del>
          </w:p>
          <w:p w14:paraId="7272D4FF" w14:textId="5D8CBDCA" w:rsidR="00D8113B" w:rsidRPr="00A00ED4" w:rsidDel="00860C7A" w:rsidRDefault="00D8113B" w:rsidP="007B796F">
            <w:pPr>
              <w:pStyle w:val="XML5"/>
              <w:rPr>
                <w:del w:id="3207" w:author="Thomas Dietz" w:date="2012-08-13T13:40:00Z"/>
                <w:rPrChange w:id="3208" w:author="Thomas Dietz" w:date="2012-08-13T14:50:00Z">
                  <w:rPr>
                    <w:del w:id="3209" w:author="Thomas Dietz" w:date="2012-08-13T13:40:00Z"/>
                  </w:rPr>
                </w:rPrChange>
              </w:rPr>
            </w:pPr>
            <w:del w:id="3210" w:author="Thomas Dietz" w:date="2012-08-13T13:40:00Z">
              <w:r w:rsidRPr="00A00ED4" w:rsidDel="00860C7A">
                <w:rPr>
                  <w:rPrChange w:id="3211" w:author="Thomas Dietz" w:date="2012-08-13T14:50:00Z">
                    <w:rPr/>
                  </w:rPrChange>
                </w:rPr>
                <w:delText>&lt;xs:documentation&gt;The group types supported by the switch. SeeOpenFlow protocol 1.2 section 5.4.1.</w:delText>
              </w:r>
            </w:del>
          </w:p>
          <w:p w14:paraId="3A623CDD" w14:textId="7B59D81A" w:rsidR="00D8113B" w:rsidRPr="00A00ED4" w:rsidDel="00860C7A" w:rsidRDefault="00D8113B" w:rsidP="007B796F">
            <w:pPr>
              <w:pStyle w:val="XML5"/>
              <w:rPr>
                <w:del w:id="3212" w:author="Thomas Dietz" w:date="2012-08-13T13:40:00Z"/>
                <w:rPrChange w:id="3213" w:author="Thomas Dietz" w:date="2012-08-13T14:50:00Z">
                  <w:rPr>
                    <w:del w:id="3214" w:author="Thomas Dietz" w:date="2012-08-13T13:40:00Z"/>
                  </w:rPr>
                </w:rPrChange>
              </w:rPr>
            </w:pPr>
            <w:del w:id="3215" w:author="Thomas Dietz" w:date="2012-08-13T13:40:00Z">
              <w:r w:rsidRPr="00A00ED4" w:rsidDel="00860C7A">
                <w:rPr>
                  <w:rPrChange w:id="3216" w:author="Thomas Dietz" w:date="2012-08-13T14:50:00Z">
                    <w:rPr/>
                  </w:rPrChange>
                </w:rPr>
                <w:delText>&lt;/xs:documentation&gt;</w:delText>
              </w:r>
            </w:del>
          </w:p>
          <w:p w14:paraId="65C5B86F" w14:textId="40C468F6" w:rsidR="00D8113B" w:rsidRPr="00A00ED4" w:rsidDel="00860C7A" w:rsidRDefault="00D8113B" w:rsidP="007B796F">
            <w:pPr>
              <w:pStyle w:val="XML4"/>
              <w:rPr>
                <w:del w:id="3217" w:author="Thomas Dietz" w:date="2012-08-13T13:40:00Z"/>
                <w:rPrChange w:id="3218" w:author="Thomas Dietz" w:date="2012-08-13T14:50:00Z">
                  <w:rPr>
                    <w:del w:id="3219" w:author="Thomas Dietz" w:date="2012-08-13T13:40:00Z"/>
                  </w:rPr>
                </w:rPrChange>
              </w:rPr>
            </w:pPr>
            <w:del w:id="3220" w:author="Thomas Dietz" w:date="2012-08-13T13:40:00Z">
              <w:r w:rsidRPr="00A00ED4" w:rsidDel="00860C7A">
                <w:rPr>
                  <w:rPrChange w:id="3221" w:author="Thomas Dietz" w:date="2012-08-13T14:50:00Z">
                    <w:rPr/>
                  </w:rPrChange>
                </w:rPr>
                <w:delText>&lt;/xs:annotation&gt;</w:delText>
              </w:r>
            </w:del>
          </w:p>
          <w:p w14:paraId="6D416578" w14:textId="518817B3" w:rsidR="00D8113B" w:rsidRPr="00A00ED4" w:rsidDel="00860C7A" w:rsidRDefault="00D8113B" w:rsidP="007B796F">
            <w:pPr>
              <w:pStyle w:val="XML3"/>
              <w:rPr>
                <w:del w:id="3222" w:author="Thomas Dietz" w:date="2012-08-13T13:40:00Z"/>
                <w:rPrChange w:id="3223" w:author="Thomas Dietz" w:date="2012-08-13T14:50:00Z">
                  <w:rPr>
                    <w:del w:id="3224" w:author="Thomas Dietz" w:date="2012-08-13T13:40:00Z"/>
                  </w:rPr>
                </w:rPrChange>
              </w:rPr>
            </w:pPr>
            <w:del w:id="3225" w:author="Thomas Dietz" w:date="2012-08-13T13:40:00Z">
              <w:r w:rsidRPr="00A00ED4" w:rsidDel="00860C7A">
                <w:rPr>
                  <w:rPrChange w:id="3226" w:author="Thomas Dietz" w:date="2012-08-13T14:50:00Z">
                    <w:rPr/>
                  </w:rPrChange>
                </w:rPr>
                <w:delText>&lt;/xs:element&gt;</w:delText>
              </w:r>
            </w:del>
          </w:p>
          <w:p w14:paraId="00DEA30F" w14:textId="6D020E75" w:rsidR="00D8113B" w:rsidRPr="00A00ED4" w:rsidDel="00860C7A" w:rsidRDefault="00D8113B" w:rsidP="007B796F">
            <w:pPr>
              <w:pStyle w:val="XML3"/>
              <w:rPr>
                <w:del w:id="3227" w:author="Thomas Dietz" w:date="2012-08-13T13:40:00Z"/>
                <w:rPrChange w:id="3228" w:author="Thomas Dietz" w:date="2012-08-13T14:50:00Z">
                  <w:rPr>
                    <w:del w:id="3229" w:author="Thomas Dietz" w:date="2012-08-13T13:40:00Z"/>
                  </w:rPr>
                </w:rPrChange>
              </w:rPr>
            </w:pPr>
            <w:del w:id="3230" w:author="Thomas Dietz" w:date="2012-08-13T13:40:00Z">
              <w:r w:rsidRPr="00A00ED4" w:rsidDel="00860C7A">
                <w:rPr>
                  <w:rPrChange w:id="3231" w:author="Thomas Dietz" w:date="2012-08-13T14:50:00Z">
                    <w:rPr/>
                  </w:rPrChange>
                </w:rPr>
                <w:delText>&lt;xs:element name="group-capabilities" type="OFGroupCapabilities"&gt;</w:delText>
              </w:r>
            </w:del>
          </w:p>
          <w:p w14:paraId="782230AA" w14:textId="02F195F2" w:rsidR="00D8113B" w:rsidRPr="00A00ED4" w:rsidDel="00860C7A" w:rsidRDefault="00D8113B" w:rsidP="007B796F">
            <w:pPr>
              <w:pStyle w:val="XML4"/>
              <w:rPr>
                <w:del w:id="3232" w:author="Thomas Dietz" w:date="2012-08-13T13:40:00Z"/>
                <w:rPrChange w:id="3233" w:author="Thomas Dietz" w:date="2012-08-13T14:50:00Z">
                  <w:rPr>
                    <w:del w:id="3234" w:author="Thomas Dietz" w:date="2012-08-13T13:40:00Z"/>
                  </w:rPr>
                </w:rPrChange>
              </w:rPr>
            </w:pPr>
            <w:del w:id="3235" w:author="Thomas Dietz" w:date="2012-08-13T13:40:00Z">
              <w:r w:rsidRPr="00A00ED4" w:rsidDel="00860C7A">
                <w:rPr>
                  <w:rPrChange w:id="3236" w:author="Thomas Dietz" w:date="2012-08-13T14:50:00Z">
                    <w:rPr/>
                  </w:rPrChange>
                </w:rPr>
                <w:delText>&lt;xs:annotation&gt;</w:delText>
              </w:r>
            </w:del>
          </w:p>
          <w:p w14:paraId="0F2FB6A8" w14:textId="09120690" w:rsidR="00D8113B" w:rsidRPr="00A00ED4" w:rsidDel="00860C7A" w:rsidRDefault="00D8113B" w:rsidP="007B796F">
            <w:pPr>
              <w:pStyle w:val="XML5"/>
              <w:rPr>
                <w:del w:id="3237" w:author="Thomas Dietz" w:date="2012-08-13T13:40:00Z"/>
                <w:rPrChange w:id="3238" w:author="Thomas Dietz" w:date="2012-08-13T14:50:00Z">
                  <w:rPr>
                    <w:del w:id="3239" w:author="Thomas Dietz" w:date="2012-08-13T13:40:00Z"/>
                  </w:rPr>
                </w:rPrChange>
              </w:rPr>
            </w:pPr>
            <w:del w:id="3240" w:author="Thomas Dietz" w:date="2012-08-13T13:40:00Z">
              <w:r w:rsidRPr="00A00ED4" w:rsidDel="00860C7A">
                <w:rPr>
                  <w:rPrChange w:id="3241" w:author="Thomas Dietz" w:date="2012-08-13T14:50:00Z">
                    <w:rPr/>
                  </w:rPrChange>
                </w:rPr>
                <w:delText>&lt;xs:documentation&gt;The group capabilities supported by the switch. SeeOpenFlow protocol 1.2 section A.3.5.9.</w:delText>
              </w:r>
            </w:del>
          </w:p>
          <w:p w14:paraId="347F1390" w14:textId="139264C9" w:rsidR="00D8113B" w:rsidRPr="00A00ED4" w:rsidDel="00860C7A" w:rsidRDefault="00D8113B" w:rsidP="007B796F">
            <w:pPr>
              <w:pStyle w:val="XML5"/>
              <w:rPr>
                <w:del w:id="3242" w:author="Thomas Dietz" w:date="2012-08-13T13:40:00Z"/>
                <w:rPrChange w:id="3243" w:author="Thomas Dietz" w:date="2012-08-13T14:50:00Z">
                  <w:rPr>
                    <w:del w:id="3244" w:author="Thomas Dietz" w:date="2012-08-13T13:40:00Z"/>
                  </w:rPr>
                </w:rPrChange>
              </w:rPr>
            </w:pPr>
            <w:del w:id="3245" w:author="Thomas Dietz" w:date="2012-08-13T13:40:00Z">
              <w:r w:rsidRPr="00A00ED4" w:rsidDel="00860C7A">
                <w:rPr>
                  <w:rPrChange w:id="3246" w:author="Thomas Dietz" w:date="2012-08-13T14:50:00Z">
                    <w:rPr/>
                  </w:rPrChange>
                </w:rPr>
                <w:delText>&lt;/xs:documentation&gt;</w:delText>
              </w:r>
            </w:del>
          </w:p>
          <w:p w14:paraId="0A1E4E90" w14:textId="72312C67" w:rsidR="00D8113B" w:rsidRPr="00A00ED4" w:rsidDel="00860C7A" w:rsidRDefault="00D8113B" w:rsidP="007B796F">
            <w:pPr>
              <w:pStyle w:val="XML4"/>
              <w:rPr>
                <w:del w:id="3247" w:author="Thomas Dietz" w:date="2012-08-13T13:40:00Z"/>
                <w:rPrChange w:id="3248" w:author="Thomas Dietz" w:date="2012-08-13T14:50:00Z">
                  <w:rPr>
                    <w:del w:id="3249" w:author="Thomas Dietz" w:date="2012-08-13T13:40:00Z"/>
                  </w:rPr>
                </w:rPrChange>
              </w:rPr>
            </w:pPr>
            <w:del w:id="3250" w:author="Thomas Dietz" w:date="2012-08-13T13:40:00Z">
              <w:r w:rsidRPr="00A00ED4" w:rsidDel="00860C7A">
                <w:rPr>
                  <w:rPrChange w:id="3251" w:author="Thomas Dietz" w:date="2012-08-13T14:50:00Z">
                    <w:rPr/>
                  </w:rPrChange>
                </w:rPr>
                <w:delText xml:space="preserve">&lt;/xs:annotation&gt;  </w:delText>
              </w:r>
              <w:r w:rsidRPr="00A00ED4" w:rsidDel="00860C7A">
                <w:rPr>
                  <w:rPrChange w:id="3252" w:author="Thomas Dietz" w:date="2012-08-13T14:50:00Z">
                    <w:rPr/>
                  </w:rPrChange>
                </w:rPr>
                <w:tab/>
              </w:r>
            </w:del>
          </w:p>
          <w:p w14:paraId="47B89638" w14:textId="6381619E" w:rsidR="00D8113B" w:rsidRPr="00A00ED4" w:rsidDel="00860C7A" w:rsidRDefault="00D8113B" w:rsidP="007B796F">
            <w:pPr>
              <w:pStyle w:val="XML3"/>
              <w:rPr>
                <w:del w:id="3253" w:author="Thomas Dietz" w:date="2012-08-13T13:40:00Z"/>
                <w:rPrChange w:id="3254" w:author="Thomas Dietz" w:date="2012-08-13T14:50:00Z">
                  <w:rPr>
                    <w:del w:id="3255" w:author="Thomas Dietz" w:date="2012-08-13T13:40:00Z"/>
                  </w:rPr>
                </w:rPrChange>
              </w:rPr>
            </w:pPr>
            <w:del w:id="3256" w:author="Thomas Dietz" w:date="2012-08-13T13:40:00Z">
              <w:r w:rsidRPr="00A00ED4" w:rsidDel="00860C7A">
                <w:rPr>
                  <w:rPrChange w:id="3257" w:author="Thomas Dietz" w:date="2012-08-13T14:50:00Z">
                    <w:rPr/>
                  </w:rPrChange>
                </w:rPr>
                <w:delText>&lt;/xs:element&gt;</w:delText>
              </w:r>
            </w:del>
          </w:p>
          <w:p w14:paraId="0F67CD1F" w14:textId="67D0A73E" w:rsidR="00D8113B" w:rsidRPr="00A00ED4" w:rsidDel="00860C7A" w:rsidRDefault="00D8113B" w:rsidP="007B796F">
            <w:pPr>
              <w:pStyle w:val="XML3"/>
              <w:rPr>
                <w:del w:id="3258" w:author="Thomas Dietz" w:date="2012-08-13T13:40:00Z"/>
                <w:rPrChange w:id="3259" w:author="Thomas Dietz" w:date="2012-08-13T14:50:00Z">
                  <w:rPr>
                    <w:del w:id="3260" w:author="Thomas Dietz" w:date="2012-08-13T13:40:00Z"/>
                  </w:rPr>
                </w:rPrChange>
              </w:rPr>
            </w:pPr>
            <w:del w:id="3261" w:author="Thomas Dietz" w:date="2012-08-13T13:40:00Z">
              <w:r w:rsidRPr="00A00ED4" w:rsidDel="00860C7A">
                <w:rPr>
                  <w:rPrChange w:id="3262" w:author="Thomas Dietz" w:date="2012-08-13T14:50:00Z">
                    <w:rPr/>
                  </w:rPrChange>
                </w:rPr>
                <w:delText>&lt;xs:element name="action-types" type="OFActionTypes"&gt;</w:delText>
              </w:r>
            </w:del>
          </w:p>
          <w:p w14:paraId="1C34CB85" w14:textId="4AACEF95" w:rsidR="00D8113B" w:rsidRPr="00A00ED4" w:rsidDel="00860C7A" w:rsidRDefault="00D8113B" w:rsidP="007B796F">
            <w:pPr>
              <w:pStyle w:val="XML4"/>
              <w:rPr>
                <w:del w:id="3263" w:author="Thomas Dietz" w:date="2012-08-13T13:40:00Z"/>
                <w:rPrChange w:id="3264" w:author="Thomas Dietz" w:date="2012-08-13T14:50:00Z">
                  <w:rPr>
                    <w:del w:id="3265" w:author="Thomas Dietz" w:date="2012-08-13T13:40:00Z"/>
                  </w:rPr>
                </w:rPrChange>
              </w:rPr>
            </w:pPr>
            <w:del w:id="3266" w:author="Thomas Dietz" w:date="2012-08-13T13:40:00Z">
              <w:r w:rsidRPr="00A00ED4" w:rsidDel="00860C7A">
                <w:rPr>
                  <w:rPrChange w:id="3267" w:author="Thomas Dietz" w:date="2012-08-13T14:50:00Z">
                    <w:rPr/>
                  </w:rPrChange>
                </w:rPr>
                <w:delText>&lt;xs:annotation&gt;</w:delText>
              </w:r>
            </w:del>
          </w:p>
          <w:p w14:paraId="66546E57" w14:textId="676FFCD8" w:rsidR="00D8113B" w:rsidRPr="00A00ED4" w:rsidDel="00860C7A" w:rsidRDefault="00D8113B" w:rsidP="007B796F">
            <w:pPr>
              <w:pStyle w:val="XML5"/>
              <w:rPr>
                <w:del w:id="3268" w:author="Thomas Dietz" w:date="2012-08-13T13:40:00Z"/>
                <w:rPrChange w:id="3269" w:author="Thomas Dietz" w:date="2012-08-13T14:50:00Z">
                  <w:rPr>
                    <w:del w:id="3270" w:author="Thomas Dietz" w:date="2012-08-13T13:40:00Z"/>
                  </w:rPr>
                </w:rPrChange>
              </w:rPr>
            </w:pPr>
            <w:del w:id="3271" w:author="Thomas Dietz" w:date="2012-08-13T13:40:00Z">
              <w:r w:rsidRPr="00A00ED4" w:rsidDel="00860C7A">
                <w:rPr>
                  <w:rPrChange w:id="3272" w:author="Thomas Dietz" w:date="2012-08-13T14:50:00Z">
                    <w:rPr/>
                  </w:rPrChange>
                </w:rPr>
                <w:delText>&lt;xs:documentation&gt;The action types supported by the switch. See OpenFlow protocol 1.2 section 5.9 and A.2.5.</w:delText>
              </w:r>
            </w:del>
          </w:p>
          <w:p w14:paraId="5019FB76" w14:textId="4E43E2E1" w:rsidR="00D8113B" w:rsidRPr="00A00ED4" w:rsidDel="00860C7A" w:rsidRDefault="00D8113B" w:rsidP="007B796F">
            <w:pPr>
              <w:pStyle w:val="XML5"/>
              <w:rPr>
                <w:del w:id="3273" w:author="Thomas Dietz" w:date="2012-08-13T13:40:00Z"/>
                <w:rPrChange w:id="3274" w:author="Thomas Dietz" w:date="2012-08-13T14:50:00Z">
                  <w:rPr>
                    <w:del w:id="3275" w:author="Thomas Dietz" w:date="2012-08-13T13:40:00Z"/>
                  </w:rPr>
                </w:rPrChange>
              </w:rPr>
            </w:pPr>
            <w:del w:id="3276" w:author="Thomas Dietz" w:date="2012-08-13T13:40:00Z">
              <w:r w:rsidRPr="00A00ED4" w:rsidDel="00860C7A">
                <w:rPr>
                  <w:rPrChange w:id="3277" w:author="Thomas Dietz" w:date="2012-08-13T14:50:00Z">
                    <w:rPr/>
                  </w:rPrChange>
                </w:rPr>
                <w:delText>&lt;/xs:documentation&gt;</w:delText>
              </w:r>
            </w:del>
          </w:p>
          <w:p w14:paraId="0FD0C160" w14:textId="1D63A79C" w:rsidR="00D8113B" w:rsidRPr="00A00ED4" w:rsidDel="00860C7A" w:rsidRDefault="00D8113B" w:rsidP="007B796F">
            <w:pPr>
              <w:pStyle w:val="XML4"/>
              <w:rPr>
                <w:del w:id="3278" w:author="Thomas Dietz" w:date="2012-08-13T13:40:00Z"/>
                <w:rPrChange w:id="3279" w:author="Thomas Dietz" w:date="2012-08-13T14:50:00Z">
                  <w:rPr>
                    <w:del w:id="3280" w:author="Thomas Dietz" w:date="2012-08-13T13:40:00Z"/>
                  </w:rPr>
                </w:rPrChange>
              </w:rPr>
            </w:pPr>
            <w:del w:id="3281" w:author="Thomas Dietz" w:date="2012-08-13T13:40:00Z">
              <w:r w:rsidRPr="00A00ED4" w:rsidDel="00860C7A">
                <w:rPr>
                  <w:rPrChange w:id="3282" w:author="Thomas Dietz" w:date="2012-08-13T14:50:00Z">
                    <w:rPr/>
                  </w:rPrChange>
                </w:rPr>
                <w:delText xml:space="preserve">&lt;/xs:annotation&gt;  </w:delText>
              </w:r>
              <w:r w:rsidRPr="00A00ED4" w:rsidDel="00860C7A">
                <w:rPr>
                  <w:rPrChange w:id="3283" w:author="Thomas Dietz" w:date="2012-08-13T14:50:00Z">
                    <w:rPr/>
                  </w:rPrChange>
                </w:rPr>
                <w:tab/>
              </w:r>
            </w:del>
          </w:p>
          <w:p w14:paraId="56973BBE" w14:textId="1321C54B" w:rsidR="00D8113B" w:rsidRPr="00A00ED4" w:rsidDel="00860C7A" w:rsidRDefault="00D8113B" w:rsidP="007B796F">
            <w:pPr>
              <w:pStyle w:val="XML3"/>
              <w:rPr>
                <w:del w:id="3284" w:author="Thomas Dietz" w:date="2012-08-13T13:40:00Z"/>
                <w:rPrChange w:id="3285" w:author="Thomas Dietz" w:date="2012-08-13T14:50:00Z">
                  <w:rPr>
                    <w:del w:id="3286" w:author="Thomas Dietz" w:date="2012-08-13T13:40:00Z"/>
                  </w:rPr>
                </w:rPrChange>
              </w:rPr>
            </w:pPr>
            <w:del w:id="3287" w:author="Thomas Dietz" w:date="2012-08-13T13:40:00Z">
              <w:r w:rsidRPr="00A00ED4" w:rsidDel="00860C7A">
                <w:rPr>
                  <w:rPrChange w:id="3288" w:author="Thomas Dietz" w:date="2012-08-13T14:50:00Z">
                    <w:rPr/>
                  </w:rPrChange>
                </w:rPr>
                <w:delText>&lt;/xs:element&gt;</w:delText>
              </w:r>
            </w:del>
          </w:p>
          <w:p w14:paraId="02DBC6E3" w14:textId="735A9ABE" w:rsidR="00D8113B" w:rsidRPr="00A00ED4" w:rsidDel="00860C7A" w:rsidRDefault="00D8113B" w:rsidP="007B796F">
            <w:pPr>
              <w:pStyle w:val="XML3"/>
              <w:rPr>
                <w:del w:id="3289" w:author="Thomas Dietz" w:date="2012-08-13T13:40:00Z"/>
                <w:rPrChange w:id="3290" w:author="Thomas Dietz" w:date="2012-08-13T14:50:00Z">
                  <w:rPr>
                    <w:del w:id="3291" w:author="Thomas Dietz" w:date="2012-08-13T13:40:00Z"/>
                  </w:rPr>
                </w:rPrChange>
              </w:rPr>
            </w:pPr>
            <w:del w:id="3292" w:author="Thomas Dietz" w:date="2012-08-13T13:40:00Z">
              <w:r w:rsidRPr="00A00ED4" w:rsidDel="00860C7A">
                <w:rPr>
                  <w:rPrChange w:id="3293" w:author="Thomas Dietz" w:date="2012-08-13T14:50:00Z">
                    <w:rPr/>
                  </w:rPrChange>
                </w:rPr>
                <w:delText>&lt;xs:element name="instruction-types" type="OFInstructionTypes"&gt;</w:delText>
              </w:r>
            </w:del>
          </w:p>
          <w:p w14:paraId="4469A44B" w14:textId="75EF57F7" w:rsidR="00D8113B" w:rsidRPr="00A00ED4" w:rsidDel="00860C7A" w:rsidRDefault="00D8113B" w:rsidP="007B796F">
            <w:pPr>
              <w:pStyle w:val="XML4"/>
              <w:rPr>
                <w:del w:id="3294" w:author="Thomas Dietz" w:date="2012-08-13T13:40:00Z"/>
                <w:rPrChange w:id="3295" w:author="Thomas Dietz" w:date="2012-08-13T14:50:00Z">
                  <w:rPr>
                    <w:del w:id="3296" w:author="Thomas Dietz" w:date="2012-08-13T13:40:00Z"/>
                  </w:rPr>
                </w:rPrChange>
              </w:rPr>
            </w:pPr>
            <w:del w:id="3297" w:author="Thomas Dietz" w:date="2012-08-13T13:40:00Z">
              <w:r w:rsidRPr="00A00ED4" w:rsidDel="00860C7A">
                <w:rPr>
                  <w:rPrChange w:id="3298" w:author="Thomas Dietz" w:date="2012-08-13T14:50:00Z">
                    <w:rPr/>
                  </w:rPrChange>
                </w:rPr>
                <w:delText>&lt;xs:annotation&gt;</w:delText>
              </w:r>
            </w:del>
          </w:p>
          <w:p w14:paraId="160CC182" w14:textId="7A0EA2FA" w:rsidR="00D8113B" w:rsidRPr="00A00ED4" w:rsidDel="00860C7A" w:rsidRDefault="00D8113B" w:rsidP="007B796F">
            <w:pPr>
              <w:pStyle w:val="XML5"/>
              <w:rPr>
                <w:del w:id="3299" w:author="Thomas Dietz" w:date="2012-08-13T13:40:00Z"/>
                <w:rPrChange w:id="3300" w:author="Thomas Dietz" w:date="2012-08-13T14:50:00Z">
                  <w:rPr>
                    <w:del w:id="3301" w:author="Thomas Dietz" w:date="2012-08-13T13:40:00Z"/>
                  </w:rPr>
                </w:rPrChange>
              </w:rPr>
            </w:pPr>
            <w:del w:id="3302" w:author="Thomas Dietz" w:date="2012-08-13T13:40:00Z">
              <w:r w:rsidRPr="00A00ED4" w:rsidDel="00860C7A">
                <w:rPr>
                  <w:rPrChange w:id="3303" w:author="Thomas Dietz" w:date="2012-08-13T14:50:00Z">
                    <w:rPr/>
                  </w:rPrChange>
                </w:rPr>
                <w:delText>&lt;xs:documentation&gt;The instruction types supported by the switch. See OpenFlow protocol 1.2 section 5.6.</w:delText>
              </w:r>
            </w:del>
          </w:p>
          <w:p w14:paraId="02685526" w14:textId="1E8F4197" w:rsidR="00D8113B" w:rsidRPr="00A00ED4" w:rsidDel="00860C7A" w:rsidRDefault="00D8113B" w:rsidP="007B796F">
            <w:pPr>
              <w:pStyle w:val="XML5"/>
              <w:rPr>
                <w:del w:id="3304" w:author="Thomas Dietz" w:date="2012-08-13T13:40:00Z"/>
                <w:rPrChange w:id="3305" w:author="Thomas Dietz" w:date="2012-08-13T14:50:00Z">
                  <w:rPr>
                    <w:del w:id="3306" w:author="Thomas Dietz" w:date="2012-08-13T13:40:00Z"/>
                  </w:rPr>
                </w:rPrChange>
              </w:rPr>
            </w:pPr>
            <w:del w:id="3307" w:author="Thomas Dietz" w:date="2012-08-13T13:40:00Z">
              <w:r w:rsidRPr="00A00ED4" w:rsidDel="00860C7A">
                <w:rPr>
                  <w:rPrChange w:id="3308" w:author="Thomas Dietz" w:date="2012-08-13T14:50:00Z">
                    <w:rPr/>
                  </w:rPrChange>
                </w:rPr>
                <w:delText>&lt;/xs:documentation&gt;</w:delText>
              </w:r>
            </w:del>
          </w:p>
          <w:p w14:paraId="779739C4" w14:textId="78D3FF90" w:rsidR="00D8113B" w:rsidRPr="00A00ED4" w:rsidDel="00860C7A" w:rsidRDefault="00D8113B" w:rsidP="007B796F">
            <w:pPr>
              <w:pStyle w:val="XML4"/>
              <w:rPr>
                <w:del w:id="3309" w:author="Thomas Dietz" w:date="2012-08-13T13:40:00Z"/>
                <w:rPrChange w:id="3310" w:author="Thomas Dietz" w:date="2012-08-13T14:50:00Z">
                  <w:rPr>
                    <w:del w:id="3311" w:author="Thomas Dietz" w:date="2012-08-13T13:40:00Z"/>
                  </w:rPr>
                </w:rPrChange>
              </w:rPr>
            </w:pPr>
            <w:del w:id="3312" w:author="Thomas Dietz" w:date="2012-08-13T13:40:00Z">
              <w:r w:rsidRPr="00A00ED4" w:rsidDel="00860C7A">
                <w:rPr>
                  <w:rPrChange w:id="3313" w:author="Thomas Dietz" w:date="2012-08-13T14:50:00Z">
                    <w:rPr/>
                  </w:rPrChange>
                </w:rPr>
                <w:delText xml:space="preserve">&lt;/xs:annotation&gt;  </w:delText>
              </w:r>
              <w:r w:rsidRPr="00A00ED4" w:rsidDel="00860C7A">
                <w:rPr>
                  <w:rPrChange w:id="3314" w:author="Thomas Dietz" w:date="2012-08-13T14:50:00Z">
                    <w:rPr/>
                  </w:rPrChange>
                </w:rPr>
                <w:tab/>
              </w:r>
            </w:del>
          </w:p>
          <w:p w14:paraId="7F8FFF6D" w14:textId="780042FA" w:rsidR="00D8113B" w:rsidRPr="00A00ED4" w:rsidDel="00860C7A" w:rsidRDefault="00D8113B" w:rsidP="007B796F">
            <w:pPr>
              <w:pStyle w:val="XML3"/>
              <w:rPr>
                <w:del w:id="3315" w:author="Thomas Dietz" w:date="2012-08-13T13:40:00Z"/>
                <w:rPrChange w:id="3316" w:author="Thomas Dietz" w:date="2012-08-13T14:50:00Z">
                  <w:rPr>
                    <w:del w:id="3317" w:author="Thomas Dietz" w:date="2012-08-13T13:40:00Z"/>
                  </w:rPr>
                </w:rPrChange>
              </w:rPr>
            </w:pPr>
            <w:del w:id="3318" w:author="Thomas Dietz" w:date="2012-08-13T13:40:00Z">
              <w:r w:rsidRPr="00A00ED4" w:rsidDel="00860C7A">
                <w:rPr>
                  <w:rPrChange w:id="3319" w:author="Thomas Dietz" w:date="2012-08-13T14:50:00Z">
                    <w:rPr/>
                  </w:rPrChange>
                </w:rPr>
                <w:delText>&lt;/xs:element&gt;</w:delText>
              </w:r>
            </w:del>
          </w:p>
          <w:p w14:paraId="424D21FC" w14:textId="3D1660D7" w:rsidR="00D8113B" w:rsidRPr="00A00ED4" w:rsidDel="00860C7A" w:rsidRDefault="00D8113B" w:rsidP="007B796F">
            <w:pPr>
              <w:pStyle w:val="XML2"/>
              <w:rPr>
                <w:del w:id="3320" w:author="Thomas Dietz" w:date="2012-08-13T13:40:00Z"/>
                <w:rPrChange w:id="3321" w:author="Thomas Dietz" w:date="2012-08-13T14:50:00Z">
                  <w:rPr>
                    <w:del w:id="3322" w:author="Thomas Dietz" w:date="2012-08-13T13:40:00Z"/>
                  </w:rPr>
                </w:rPrChange>
              </w:rPr>
            </w:pPr>
            <w:del w:id="3323" w:author="Thomas Dietz" w:date="2012-08-13T13:40:00Z">
              <w:r w:rsidRPr="00A00ED4" w:rsidDel="00860C7A">
                <w:rPr>
                  <w:rPrChange w:id="3324" w:author="Thomas Dietz" w:date="2012-08-13T14:50:00Z">
                    <w:rPr/>
                  </w:rPrChange>
                </w:rPr>
                <w:delText>&lt;/xs:sequence&gt;</w:delText>
              </w:r>
            </w:del>
          </w:p>
          <w:p w14:paraId="241DA747" w14:textId="1E8DE0DD" w:rsidR="00D8113B" w:rsidRPr="00A00ED4" w:rsidDel="00860C7A" w:rsidRDefault="00D8113B" w:rsidP="007B796F">
            <w:pPr>
              <w:pStyle w:val="XML1"/>
              <w:rPr>
                <w:del w:id="3325" w:author="Thomas Dietz" w:date="2012-08-13T13:40:00Z"/>
                <w:rPrChange w:id="3326" w:author="Thomas Dietz" w:date="2012-08-13T14:50:00Z">
                  <w:rPr>
                    <w:del w:id="3327" w:author="Thomas Dietz" w:date="2012-08-13T13:40:00Z"/>
                  </w:rPr>
                </w:rPrChange>
              </w:rPr>
            </w:pPr>
            <w:del w:id="3328" w:author="Thomas Dietz" w:date="2012-08-13T13:40:00Z">
              <w:r w:rsidRPr="00A00ED4" w:rsidDel="00860C7A">
                <w:rPr>
                  <w:rPrChange w:id="3329" w:author="Thomas Dietz" w:date="2012-08-13T14:50:00Z">
                    <w:rPr/>
                  </w:rPrChange>
                </w:rPr>
                <w:delText>&lt;/xs:complexType&gt;</w:delText>
              </w:r>
            </w:del>
          </w:p>
          <w:p w14:paraId="32602AC6" w14:textId="43F84013" w:rsidR="007B796F" w:rsidRPr="00A00ED4" w:rsidDel="00860C7A" w:rsidRDefault="007B796F" w:rsidP="007B796F">
            <w:pPr>
              <w:pStyle w:val="XML1"/>
              <w:rPr>
                <w:del w:id="3330" w:author="Thomas Dietz" w:date="2012-08-13T13:40:00Z"/>
                <w:rPrChange w:id="3331" w:author="Thomas Dietz" w:date="2012-08-13T14:50:00Z">
                  <w:rPr>
                    <w:del w:id="3332" w:author="Thomas Dietz" w:date="2012-08-13T13:40:00Z"/>
                  </w:rPr>
                </w:rPrChange>
              </w:rPr>
            </w:pPr>
          </w:p>
          <w:p w14:paraId="423A00CC" w14:textId="26769719" w:rsidR="00D8113B" w:rsidRPr="00A00ED4" w:rsidDel="00860C7A" w:rsidRDefault="00D8113B" w:rsidP="007B796F">
            <w:pPr>
              <w:pStyle w:val="XML1"/>
              <w:rPr>
                <w:del w:id="3333" w:author="Thomas Dietz" w:date="2012-08-13T13:40:00Z"/>
                <w:rPrChange w:id="3334" w:author="Thomas Dietz" w:date="2012-08-13T14:50:00Z">
                  <w:rPr>
                    <w:del w:id="3335" w:author="Thomas Dietz" w:date="2012-08-13T13:40:00Z"/>
                  </w:rPr>
                </w:rPrChange>
              </w:rPr>
            </w:pPr>
            <w:del w:id="3336" w:author="Thomas Dietz" w:date="2012-08-13T13:40:00Z">
              <w:r w:rsidRPr="00A00ED4" w:rsidDel="00860C7A">
                <w:rPr>
                  <w:rPrChange w:id="3337" w:author="Thomas Dietz" w:date="2012-08-13T14:50:00Z">
                    <w:rPr/>
                  </w:rPrChange>
                </w:rPr>
                <w:delText>&lt;xs:complexType name="OFReservedPortTypes"&gt;</w:delText>
              </w:r>
            </w:del>
          </w:p>
          <w:p w14:paraId="463D7A69" w14:textId="2E8F6323" w:rsidR="00D8113B" w:rsidRPr="00A00ED4" w:rsidDel="00860C7A" w:rsidRDefault="00D8113B" w:rsidP="007B796F">
            <w:pPr>
              <w:pStyle w:val="XML2"/>
              <w:rPr>
                <w:del w:id="3338" w:author="Thomas Dietz" w:date="2012-08-13T13:40:00Z"/>
                <w:rPrChange w:id="3339" w:author="Thomas Dietz" w:date="2012-08-13T14:50:00Z">
                  <w:rPr>
                    <w:del w:id="3340" w:author="Thomas Dietz" w:date="2012-08-13T13:40:00Z"/>
                  </w:rPr>
                </w:rPrChange>
              </w:rPr>
            </w:pPr>
            <w:del w:id="3341" w:author="Thomas Dietz" w:date="2012-08-13T13:40:00Z">
              <w:r w:rsidRPr="00A00ED4" w:rsidDel="00860C7A">
                <w:rPr>
                  <w:rPrChange w:id="3342" w:author="Thomas Dietz" w:date="2012-08-13T14:50:00Z">
                    <w:rPr/>
                  </w:rPrChange>
                </w:rPr>
                <w:delText>&lt;xs:sequence minOccurs="1" maxOccurs="unbounded"&gt;</w:delText>
              </w:r>
            </w:del>
          </w:p>
          <w:p w14:paraId="3F8DE1FD" w14:textId="4DDB1360" w:rsidR="00D8113B" w:rsidRPr="00A00ED4" w:rsidDel="00860C7A" w:rsidRDefault="00D8113B" w:rsidP="007B796F">
            <w:pPr>
              <w:pStyle w:val="XML3"/>
              <w:rPr>
                <w:del w:id="3343" w:author="Thomas Dietz" w:date="2012-08-13T13:40:00Z"/>
                <w:rPrChange w:id="3344" w:author="Thomas Dietz" w:date="2012-08-13T14:50:00Z">
                  <w:rPr>
                    <w:del w:id="3345" w:author="Thomas Dietz" w:date="2012-08-13T13:40:00Z"/>
                  </w:rPr>
                </w:rPrChange>
              </w:rPr>
            </w:pPr>
            <w:del w:id="3346" w:author="Thomas Dietz" w:date="2012-08-13T13:40:00Z">
              <w:r w:rsidRPr="00A00ED4" w:rsidDel="00860C7A">
                <w:rPr>
                  <w:rPrChange w:id="3347" w:author="Thomas Dietz" w:date="2012-08-13T14:50:00Z">
                    <w:rPr/>
                  </w:rPrChange>
                </w:rPr>
                <w:delText>&lt;xs:element name="type" type="OFReservedPortType"/&gt;</w:delText>
              </w:r>
            </w:del>
          </w:p>
          <w:p w14:paraId="41238A91" w14:textId="688325A9" w:rsidR="00D8113B" w:rsidRPr="00A00ED4" w:rsidDel="00860C7A" w:rsidRDefault="00D8113B" w:rsidP="007B796F">
            <w:pPr>
              <w:pStyle w:val="XML2"/>
              <w:rPr>
                <w:del w:id="3348" w:author="Thomas Dietz" w:date="2012-08-13T13:40:00Z"/>
                <w:rPrChange w:id="3349" w:author="Thomas Dietz" w:date="2012-08-13T14:50:00Z">
                  <w:rPr>
                    <w:del w:id="3350" w:author="Thomas Dietz" w:date="2012-08-13T13:40:00Z"/>
                  </w:rPr>
                </w:rPrChange>
              </w:rPr>
            </w:pPr>
            <w:del w:id="3351" w:author="Thomas Dietz" w:date="2012-08-13T13:40:00Z">
              <w:r w:rsidRPr="00A00ED4" w:rsidDel="00860C7A">
                <w:rPr>
                  <w:rPrChange w:id="3352" w:author="Thomas Dietz" w:date="2012-08-13T14:50:00Z">
                    <w:rPr/>
                  </w:rPrChange>
                </w:rPr>
                <w:delText>&lt;/xs:sequence&gt;</w:delText>
              </w:r>
            </w:del>
          </w:p>
          <w:p w14:paraId="0B87A67C" w14:textId="0A48B1CB" w:rsidR="00D8113B" w:rsidRPr="00A00ED4" w:rsidDel="00860C7A" w:rsidRDefault="00D8113B" w:rsidP="007B796F">
            <w:pPr>
              <w:pStyle w:val="XML1"/>
              <w:rPr>
                <w:del w:id="3353" w:author="Thomas Dietz" w:date="2012-08-13T13:40:00Z"/>
                <w:rPrChange w:id="3354" w:author="Thomas Dietz" w:date="2012-08-13T14:50:00Z">
                  <w:rPr>
                    <w:del w:id="3355" w:author="Thomas Dietz" w:date="2012-08-13T13:40:00Z"/>
                  </w:rPr>
                </w:rPrChange>
              </w:rPr>
            </w:pPr>
            <w:del w:id="3356" w:author="Thomas Dietz" w:date="2012-08-13T13:40:00Z">
              <w:r w:rsidRPr="00A00ED4" w:rsidDel="00860C7A">
                <w:rPr>
                  <w:rPrChange w:id="3357" w:author="Thomas Dietz" w:date="2012-08-13T14:50:00Z">
                    <w:rPr/>
                  </w:rPrChange>
                </w:rPr>
                <w:delText>&lt;/xs:complexType&gt;</w:delText>
              </w:r>
            </w:del>
          </w:p>
          <w:p w14:paraId="445415A2" w14:textId="21D973B8" w:rsidR="007B796F" w:rsidRPr="00A00ED4" w:rsidDel="00860C7A" w:rsidRDefault="007B796F" w:rsidP="00173F8A">
            <w:pPr>
              <w:pStyle w:val="XML1"/>
              <w:rPr>
                <w:del w:id="3358" w:author="Thomas Dietz" w:date="2012-08-13T13:40:00Z"/>
                <w:rPrChange w:id="3359" w:author="Thomas Dietz" w:date="2012-08-13T14:50:00Z">
                  <w:rPr>
                    <w:del w:id="3360" w:author="Thomas Dietz" w:date="2012-08-13T13:40:00Z"/>
                  </w:rPr>
                </w:rPrChange>
              </w:rPr>
            </w:pPr>
          </w:p>
          <w:p w14:paraId="26C1C9EA" w14:textId="2E390B73" w:rsidR="00D8113B" w:rsidRPr="00A00ED4" w:rsidDel="00860C7A" w:rsidRDefault="00D8113B" w:rsidP="007B796F">
            <w:pPr>
              <w:pStyle w:val="XML1"/>
              <w:rPr>
                <w:del w:id="3361" w:author="Thomas Dietz" w:date="2012-08-13T13:40:00Z"/>
                <w:rPrChange w:id="3362" w:author="Thomas Dietz" w:date="2012-08-13T14:50:00Z">
                  <w:rPr>
                    <w:del w:id="3363" w:author="Thomas Dietz" w:date="2012-08-13T13:40:00Z"/>
                  </w:rPr>
                </w:rPrChange>
              </w:rPr>
            </w:pPr>
            <w:del w:id="3364" w:author="Thomas Dietz" w:date="2012-08-13T13:40:00Z">
              <w:r w:rsidRPr="00A00ED4" w:rsidDel="00860C7A">
                <w:rPr>
                  <w:rPrChange w:id="3365" w:author="Thomas Dietz" w:date="2012-08-13T14:50:00Z">
                    <w:rPr/>
                  </w:rPrChange>
                </w:rPr>
                <w:delText>&lt;xs:simpleType name="OFReservedPortType"&gt;</w:delText>
              </w:r>
            </w:del>
          </w:p>
          <w:p w14:paraId="736BE0DC" w14:textId="5D78F7B1" w:rsidR="00D8113B" w:rsidRPr="00A00ED4" w:rsidDel="00860C7A" w:rsidRDefault="00D8113B" w:rsidP="007B796F">
            <w:pPr>
              <w:pStyle w:val="XML2"/>
              <w:rPr>
                <w:del w:id="3366" w:author="Thomas Dietz" w:date="2012-08-13T13:40:00Z"/>
                <w:rPrChange w:id="3367" w:author="Thomas Dietz" w:date="2012-08-13T14:50:00Z">
                  <w:rPr>
                    <w:del w:id="3368" w:author="Thomas Dietz" w:date="2012-08-13T13:40:00Z"/>
                  </w:rPr>
                </w:rPrChange>
              </w:rPr>
            </w:pPr>
            <w:del w:id="3369" w:author="Thomas Dietz" w:date="2012-08-13T13:40:00Z">
              <w:r w:rsidRPr="00A00ED4" w:rsidDel="00860C7A">
                <w:rPr>
                  <w:rPrChange w:id="3370" w:author="Thomas Dietz" w:date="2012-08-13T14:50:00Z">
                    <w:rPr/>
                  </w:rPrChange>
                </w:rPr>
                <w:delText>&lt;xs:restriction base="xs:string"&gt;</w:delText>
              </w:r>
            </w:del>
          </w:p>
          <w:p w14:paraId="0C9E435F" w14:textId="4FD4B922" w:rsidR="00D8113B" w:rsidRPr="00A00ED4" w:rsidDel="00860C7A" w:rsidRDefault="00D8113B" w:rsidP="007B796F">
            <w:pPr>
              <w:pStyle w:val="XML3"/>
              <w:rPr>
                <w:del w:id="3371" w:author="Thomas Dietz" w:date="2012-08-13T13:40:00Z"/>
                <w:rPrChange w:id="3372" w:author="Thomas Dietz" w:date="2012-08-13T14:50:00Z">
                  <w:rPr>
                    <w:del w:id="3373" w:author="Thomas Dietz" w:date="2012-08-13T13:40:00Z"/>
                  </w:rPr>
                </w:rPrChange>
              </w:rPr>
            </w:pPr>
            <w:del w:id="3374" w:author="Thomas Dietz" w:date="2012-08-13T13:40:00Z">
              <w:r w:rsidRPr="00A00ED4" w:rsidDel="00860C7A">
                <w:rPr>
                  <w:rPrChange w:id="3375" w:author="Thomas Dietz" w:date="2012-08-13T14:50:00Z">
                    <w:rPr/>
                  </w:rPrChange>
                </w:rPr>
                <w:delText>&lt;xs:enumeration value="all"/&gt;</w:delText>
              </w:r>
            </w:del>
          </w:p>
          <w:p w14:paraId="2E8B5945" w14:textId="2ECF246B" w:rsidR="00D8113B" w:rsidRPr="00A00ED4" w:rsidDel="00860C7A" w:rsidRDefault="00D8113B" w:rsidP="007B796F">
            <w:pPr>
              <w:pStyle w:val="XML3"/>
              <w:rPr>
                <w:del w:id="3376" w:author="Thomas Dietz" w:date="2012-08-13T13:40:00Z"/>
                <w:rPrChange w:id="3377" w:author="Thomas Dietz" w:date="2012-08-13T14:50:00Z">
                  <w:rPr>
                    <w:del w:id="3378" w:author="Thomas Dietz" w:date="2012-08-13T13:40:00Z"/>
                  </w:rPr>
                </w:rPrChange>
              </w:rPr>
            </w:pPr>
            <w:del w:id="3379" w:author="Thomas Dietz" w:date="2012-08-13T13:40:00Z">
              <w:r w:rsidRPr="00A00ED4" w:rsidDel="00860C7A">
                <w:rPr>
                  <w:rPrChange w:id="3380" w:author="Thomas Dietz" w:date="2012-08-13T14:50:00Z">
                    <w:rPr/>
                  </w:rPrChange>
                </w:rPr>
                <w:delText>&lt;xs:enumeration value="controller"/&gt;</w:delText>
              </w:r>
            </w:del>
          </w:p>
          <w:p w14:paraId="32EC8A07" w14:textId="5BB4F942" w:rsidR="00D8113B" w:rsidRPr="00A00ED4" w:rsidDel="00860C7A" w:rsidRDefault="00D8113B" w:rsidP="007B796F">
            <w:pPr>
              <w:pStyle w:val="XML3"/>
              <w:rPr>
                <w:del w:id="3381" w:author="Thomas Dietz" w:date="2012-08-13T13:40:00Z"/>
                <w:rPrChange w:id="3382" w:author="Thomas Dietz" w:date="2012-08-13T14:50:00Z">
                  <w:rPr>
                    <w:del w:id="3383" w:author="Thomas Dietz" w:date="2012-08-13T13:40:00Z"/>
                  </w:rPr>
                </w:rPrChange>
              </w:rPr>
            </w:pPr>
            <w:del w:id="3384" w:author="Thomas Dietz" w:date="2012-08-13T13:40:00Z">
              <w:r w:rsidRPr="00A00ED4" w:rsidDel="00860C7A">
                <w:rPr>
                  <w:rPrChange w:id="3385" w:author="Thomas Dietz" w:date="2012-08-13T14:50:00Z">
                    <w:rPr/>
                  </w:rPrChange>
                </w:rPr>
                <w:delText>&lt;xs:enumeration value="table"/&gt;</w:delText>
              </w:r>
            </w:del>
          </w:p>
          <w:p w14:paraId="3777FFD7" w14:textId="48CB3164" w:rsidR="00D8113B" w:rsidRPr="00A00ED4" w:rsidDel="00860C7A" w:rsidRDefault="00D8113B" w:rsidP="007B796F">
            <w:pPr>
              <w:pStyle w:val="XML3"/>
              <w:rPr>
                <w:del w:id="3386" w:author="Thomas Dietz" w:date="2012-08-13T13:40:00Z"/>
                <w:rPrChange w:id="3387" w:author="Thomas Dietz" w:date="2012-08-13T14:50:00Z">
                  <w:rPr>
                    <w:del w:id="3388" w:author="Thomas Dietz" w:date="2012-08-13T13:40:00Z"/>
                  </w:rPr>
                </w:rPrChange>
              </w:rPr>
            </w:pPr>
            <w:del w:id="3389" w:author="Thomas Dietz" w:date="2012-08-13T13:40:00Z">
              <w:r w:rsidRPr="00A00ED4" w:rsidDel="00860C7A">
                <w:rPr>
                  <w:rPrChange w:id="3390" w:author="Thomas Dietz" w:date="2012-08-13T14:50:00Z">
                    <w:rPr/>
                  </w:rPrChange>
                </w:rPr>
                <w:delText>&lt;xs:enumeration value="inport"/&gt;</w:delText>
              </w:r>
            </w:del>
          </w:p>
          <w:p w14:paraId="119EB805" w14:textId="3632B00E" w:rsidR="00D8113B" w:rsidRPr="00A00ED4" w:rsidDel="00860C7A" w:rsidRDefault="00D8113B" w:rsidP="007B796F">
            <w:pPr>
              <w:pStyle w:val="XML3"/>
              <w:rPr>
                <w:del w:id="3391" w:author="Thomas Dietz" w:date="2012-08-13T13:40:00Z"/>
                <w:rPrChange w:id="3392" w:author="Thomas Dietz" w:date="2012-08-13T14:50:00Z">
                  <w:rPr>
                    <w:del w:id="3393" w:author="Thomas Dietz" w:date="2012-08-13T13:40:00Z"/>
                  </w:rPr>
                </w:rPrChange>
              </w:rPr>
            </w:pPr>
            <w:del w:id="3394" w:author="Thomas Dietz" w:date="2012-08-13T13:40:00Z">
              <w:r w:rsidRPr="00A00ED4" w:rsidDel="00860C7A">
                <w:rPr>
                  <w:rPrChange w:id="3395" w:author="Thomas Dietz" w:date="2012-08-13T14:50:00Z">
                    <w:rPr/>
                  </w:rPrChange>
                </w:rPr>
                <w:lastRenderedPageBreak/>
                <w:delText>&lt;xs:enumeration value="any"/&gt;</w:delText>
              </w:r>
            </w:del>
          </w:p>
          <w:p w14:paraId="11065449" w14:textId="5198E40C" w:rsidR="00D8113B" w:rsidRPr="00A00ED4" w:rsidDel="00860C7A" w:rsidRDefault="00D8113B" w:rsidP="007B796F">
            <w:pPr>
              <w:pStyle w:val="XML3"/>
              <w:rPr>
                <w:del w:id="3396" w:author="Thomas Dietz" w:date="2012-08-13T13:40:00Z"/>
                <w:rPrChange w:id="3397" w:author="Thomas Dietz" w:date="2012-08-13T14:50:00Z">
                  <w:rPr>
                    <w:del w:id="3398" w:author="Thomas Dietz" w:date="2012-08-13T13:40:00Z"/>
                  </w:rPr>
                </w:rPrChange>
              </w:rPr>
            </w:pPr>
            <w:del w:id="3399" w:author="Thomas Dietz" w:date="2012-08-13T13:40:00Z">
              <w:r w:rsidRPr="00A00ED4" w:rsidDel="00860C7A">
                <w:rPr>
                  <w:rPrChange w:id="3400" w:author="Thomas Dietz" w:date="2012-08-13T14:50:00Z">
                    <w:rPr/>
                  </w:rPrChange>
                </w:rPr>
                <w:delText>&lt;xs:enumeration value="local"/&gt;</w:delText>
              </w:r>
            </w:del>
          </w:p>
          <w:p w14:paraId="3ADC3E66" w14:textId="71718DD4" w:rsidR="00D8113B" w:rsidRPr="00A00ED4" w:rsidDel="00860C7A" w:rsidRDefault="00D8113B" w:rsidP="007B796F">
            <w:pPr>
              <w:pStyle w:val="XML3"/>
              <w:rPr>
                <w:del w:id="3401" w:author="Thomas Dietz" w:date="2012-08-13T13:40:00Z"/>
                <w:rPrChange w:id="3402" w:author="Thomas Dietz" w:date="2012-08-13T14:50:00Z">
                  <w:rPr>
                    <w:del w:id="3403" w:author="Thomas Dietz" w:date="2012-08-13T13:40:00Z"/>
                  </w:rPr>
                </w:rPrChange>
              </w:rPr>
            </w:pPr>
            <w:del w:id="3404" w:author="Thomas Dietz" w:date="2012-08-13T13:40:00Z">
              <w:r w:rsidRPr="00A00ED4" w:rsidDel="00860C7A">
                <w:rPr>
                  <w:rPrChange w:id="3405" w:author="Thomas Dietz" w:date="2012-08-13T14:50:00Z">
                    <w:rPr/>
                  </w:rPrChange>
                </w:rPr>
                <w:delText>&lt;xs:enumeration value="normal"/&gt;</w:delText>
              </w:r>
            </w:del>
          </w:p>
          <w:p w14:paraId="2E52ACA4" w14:textId="2C5AE651" w:rsidR="00D8113B" w:rsidRPr="00A00ED4" w:rsidDel="00860C7A" w:rsidRDefault="00D8113B" w:rsidP="007B796F">
            <w:pPr>
              <w:pStyle w:val="XML3"/>
              <w:rPr>
                <w:del w:id="3406" w:author="Thomas Dietz" w:date="2012-08-13T13:40:00Z"/>
                <w:rPrChange w:id="3407" w:author="Thomas Dietz" w:date="2012-08-13T14:50:00Z">
                  <w:rPr>
                    <w:del w:id="3408" w:author="Thomas Dietz" w:date="2012-08-13T13:40:00Z"/>
                  </w:rPr>
                </w:rPrChange>
              </w:rPr>
            </w:pPr>
            <w:del w:id="3409" w:author="Thomas Dietz" w:date="2012-08-13T13:40:00Z">
              <w:r w:rsidRPr="00A00ED4" w:rsidDel="00860C7A">
                <w:rPr>
                  <w:rPrChange w:id="3410" w:author="Thomas Dietz" w:date="2012-08-13T14:50:00Z">
                    <w:rPr/>
                  </w:rPrChange>
                </w:rPr>
                <w:delText>&lt;xs:enumeration value="flood"/&gt;</w:delText>
              </w:r>
            </w:del>
          </w:p>
          <w:p w14:paraId="34B5E466" w14:textId="30FF8BB9" w:rsidR="00D8113B" w:rsidRPr="00A00ED4" w:rsidDel="00860C7A" w:rsidRDefault="00D8113B" w:rsidP="007B796F">
            <w:pPr>
              <w:pStyle w:val="XML2"/>
              <w:rPr>
                <w:del w:id="3411" w:author="Thomas Dietz" w:date="2012-08-13T13:40:00Z"/>
                <w:rPrChange w:id="3412" w:author="Thomas Dietz" w:date="2012-08-13T14:50:00Z">
                  <w:rPr>
                    <w:del w:id="3413" w:author="Thomas Dietz" w:date="2012-08-13T13:40:00Z"/>
                  </w:rPr>
                </w:rPrChange>
              </w:rPr>
            </w:pPr>
            <w:del w:id="3414" w:author="Thomas Dietz" w:date="2012-08-13T13:40:00Z">
              <w:r w:rsidRPr="00A00ED4" w:rsidDel="00860C7A">
                <w:rPr>
                  <w:rPrChange w:id="3415" w:author="Thomas Dietz" w:date="2012-08-13T14:50:00Z">
                    <w:rPr/>
                  </w:rPrChange>
                </w:rPr>
                <w:delText>&lt;/xs:restriction&gt;</w:delText>
              </w:r>
            </w:del>
          </w:p>
          <w:p w14:paraId="4107E835" w14:textId="56A00203" w:rsidR="00D8113B" w:rsidRPr="00A00ED4" w:rsidDel="00860C7A" w:rsidRDefault="00D8113B" w:rsidP="007B796F">
            <w:pPr>
              <w:pStyle w:val="XML1"/>
              <w:rPr>
                <w:del w:id="3416" w:author="Thomas Dietz" w:date="2012-08-13T13:40:00Z"/>
                <w:rPrChange w:id="3417" w:author="Thomas Dietz" w:date="2012-08-13T14:50:00Z">
                  <w:rPr>
                    <w:del w:id="3418" w:author="Thomas Dietz" w:date="2012-08-13T13:40:00Z"/>
                  </w:rPr>
                </w:rPrChange>
              </w:rPr>
            </w:pPr>
            <w:del w:id="3419" w:author="Thomas Dietz" w:date="2012-08-13T13:40:00Z">
              <w:r w:rsidRPr="00A00ED4" w:rsidDel="00860C7A">
                <w:rPr>
                  <w:rPrChange w:id="3420" w:author="Thomas Dietz" w:date="2012-08-13T14:50:00Z">
                    <w:rPr/>
                  </w:rPrChange>
                </w:rPr>
                <w:delText>&lt;/xs:simpleType&gt;</w:delText>
              </w:r>
            </w:del>
          </w:p>
          <w:p w14:paraId="76CA52D9" w14:textId="537A03B5" w:rsidR="007B796F" w:rsidRPr="00A00ED4" w:rsidDel="00860C7A" w:rsidRDefault="007B796F" w:rsidP="007B796F">
            <w:pPr>
              <w:pStyle w:val="XML1"/>
              <w:rPr>
                <w:del w:id="3421" w:author="Thomas Dietz" w:date="2012-08-13T13:40:00Z"/>
                <w:rPrChange w:id="3422" w:author="Thomas Dietz" w:date="2012-08-13T14:50:00Z">
                  <w:rPr>
                    <w:del w:id="3423" w:author="Thomas Dietz" w:date="2012-08-13T13:40:00Z"/>
                  </w:rPr>
                </w:rPrChange>
              </w:rPr>
            </w:pPr>
          </w:p>
          <w:p w14:paraId="064E651C" w14:textId="0AED0FB3" w:rsidR="00D8113B" w:rsidRPr="00A00ED4" w:rsidDel="00860C7A" w:rsidRDefault="00D8113B" w:rsidP="007B796F">
            <w:pPr>
              <w:pStyle w:val="XML1"/>
              <w:rPr>
                <w:del w:id="3424" w:author="Thomas Dietz" w:date="2012-08-13T13:40:00Z"/>
                <w:rPrChange w:id="3425" w:author="Thomas Dietz" w:date="2012-08-13T14:50:00Z">
                  <w:rPr>
                    <w:del w:id="3426" w:author="Thomas Dietz" w:date="2012-08-13T13:40:00Z"/>
                  </w:rPr>
                </w:rPrChange>
              </w:rPr>
            </w:pPr>
            <w:del w:id="3427" w:author="Thomas Dietz" w:date="2012-08-13T13:40:00Z">
              <w:r w:rsidRPr="00A00ED4" w:rsidDel="00860C7A">
                <w:rPr>
                  <w:rPrChange w:id="3428" w:author="Thomas Dietz" w:date="2012-08-13T14:50:00Z">
                    <w:rPr/>
                  </w:rPrChange>
                </w:rPr>
                <w:delText>&lt;xs:complexType name="OFGroupTypes"&gt;</w:delText>
              </w:r>
            </w:del>
          </w:p>
          <w:p w14:paraId="08898E56" w14:textId="437FEA71" w:rsidR="00D8113B" w:rsidRPr="00A00ED4" w:rsidDel="00860C7A" w:rsidRDefault="00D8113B" w:rsidP="007B796F">
            <w:pPr>
              <w:pStyle w:val="XML2"/>
              <w:rPr>
                <w:del w:id="3429" w:author="Thomas Dietz" w:date="2012-08-13T13:40:00Z"/>
                <w:rPrChange w:id="3430" w:author="Thomas Dietz" w:date="2012-08-13T14:50:00Z">
                  <w:rPr>
                    <w:del w:id="3431" w:author="Thomas Dietz" w:date="2012-08-13T13:40:00Z"/>
                  </w:rPr>
                </w:rPrChange>
              </w:rPr>
            </w:pPr>
            <w:del w:id="3432" w:author="Thomas Dietz" w:date="2012-08-13T13:40:00Z">
              <w:r w:rsidRPr="00A00ED4" w:rsidDel="00860C7A">
                <w:rPr>
                  <w:rPrChange w:id="3433" w:author="Thomas Dietz" w:date="2012-08-13T14:50:00Z">
                    <w:rPr/>
                  </w:rPrChange>
                </w:rPr>
                <w:delText>&lt;xs:sequence minOccurs="1" maxOccurs="unbounded"&gt;</w:delText>
              </w:r>
            </w:del>
          </w:p>
          <w:p w14:paraId="20261E55" w14:textId="1D51D588" w:rsidR="00D8113B" w:rsidRPr="00A00ED4" w:rsidDel="00860C7A" w:rsidRDefault="00D8113B" w:rsidP="007B796F">
            <w:pPr>
              <w:pStyle w:val="XML3"/>
              <w:rPr>
                <w:del w:id="3434" w:author="Thomas Dietz" w:date="2012-08-13T13:40:00Z"/>
                <w:rPrChange w:id="3435" w:author="Thomas Dietz" w:date="2012-08-13T14:50:00Z">
                  <w:rPr>
                    <w:del w:id="3436" w:author="Thomas Dietz" w:date="2012-08-13T13:40:00Z"/>
                  </w:rPr>
                </w:rPrChange>
              </w:rPr>
            </w:pPr>
            <w:del w:id="3437" w:author="Thomas Dietz" w:date="2012-08-13T13:40:00Z">
              <w:r w:rsidRPr="00A00ED4" w:rsidDel="00860C7A">
                <w:rPr>
                  <w:rPrChange w:id="3438" w:author="Thomas Dietz" w:date="2012-08-13T14:50:00Z">
                    <w:rPr/>
                  </w:rPrChange>
                </w:rPr>
                <w:delText>&lt;xs:element name="type" type="OFGroupType"/&gt;</w:delText>
              </w:r>
            </w:del>
          </w:p>
          <w:p w14:paraId="71667958" w14:textId="67798C22" w:rsidR="00D8113B" w:rsidRPr="00A00ED4" w:rsidDel="00860C7A" w:rsidRDefault="00D8113B" w:rsidP="007B796F">
            <w:pPr>
              <w:pStyle w:val="XML2"/>
              <w:rPr>
                <w:del w:id="3439" w:author="Thomas Dietz" w:date="2012-08-13T13:40:00Z"/>
                <w:rPrChange w:id="3440" w:author="Thomas Dietz" w:date="2012-08-13T14:50:00Z">
                  <w:rPr>
                    <w:del w:id="3441" w:author="Thomas Dietz" w:date="2012-08-13T13:40:00Z"/>
                  </w:rPr>
                </w:rPrChange>
              </w:rPr>
            </w:pPr>
            <w:del w:id="3442" w:author="Thomas Dietz" w:date="2012-08-13T13:40:00Z">
              <w:r w:rsidRPr="00A00ED4" w:rsidDel="00860C7A">
                <w:rPr>
                  <w:rPrChange w:id="3443" w:author="Thomas Dietz" w:date="2012-08-13T14:50:00Z">
                    <w:rPr/>
                  </w:rPrChange>
                </w:rPr>
                <w:delText>&lt;/xs:sequence&gt;</w:delText>
              </w:r>
            </w:del>
          </w:p>
          <w:p w14:paraId="034A1657" w14:textId="3D01EA5D" w:rsidR="00D8113B" w:rsidRPr="00A00ED4" w:rsidDel="00860C7A" w:rsidRDefault="00D8113B" w:rsidP="007B796F">
            <w:pPr>
              <w:pStyle w:val="XML1"/>
              <w:rPr>
                <w:del w:id="3444" w:author="Thomas Dietz" w:date="2012-08-13T13:40:00Z"/>
                <w:rPrChange w:id="3445" w:author="Thomas Dietz" w:date="2012-08-13T14:50:00Z">
                  <w:rPr>
                    <w:del w:id="3446" w:author="Thomas Dietz" w:date="2012-08-13T13:40:00Z"/>
                  </w:rPr>
                </w:rPrChange>
              </w:rPr>
            </w:pPr>
            <w:del w:id="3447" w:author="Thomas Dietz" w:date="2012-08-13T13:40:00Z">
              <w:r w:rsidRPr="00A00ED4" w:rsidDel="00860C7A">
                <w:rPr>
                  <w:rPrChange w:id="3448" w:author="Thomas Dietz" w:date="2012-08-13T14:50:00Z">
                    <w:rPr/>
                  </w:rPrChange>
                </w:rPr>
                <w:delText>&lt;/xs:complexType&gt;</w:delText>
              </w:r>
            </w:del>
          </w:p>
          <w:p w14:paraId="4C47B456" w14:textId="0D88CED9" w:rsidR="00D8113B" w:rsidRPr="00A00ED4" w:rsidDel="00860C7A" w:rsidRDefault="00D8113B" w:rsidP="00173F8A">
            <w:pPr>
              <w:pStyle w:val="XML1"/>
              <w:rPr>
                <w:del w:id="3449" w:author="Thomas Dietz" w:date="2012-08-13T13:40:00Z"/>
                <w:rPrChange w:id="3450" w:author="Thomas Dietz" w:date="2012-08-13T14:50:00Z">
                  <w:rPr>
                    <w:del w:id="3451" w:author="Thomas Dietz" w:date="2012-08-13T13:40:00Z"/>
                  </w:rPr>
                </w:rPrChange>
              </w:rPr>
            </w:pPr>
          </w:p>
          <w:p w14:paraId="75DE31F1" w14:textId="5474253C" w:rsidR="00D8113B" w:rsidRPr="00A00ED4" w:rsidDel="00860C7A" w:rsidRDefault="00D8113B" w:rsidP="00173F8A">
            <w:pPr>
              <w:pStyle w:val="XML1"/>
              <w:rPr>
                <w:del w:id="3452" w:author="Thomas Dietz" w:date="2012-08-13T13:40:00Z"/>
                <w:rPrChange w:id="3453" w:author="Thomas Dietz" w:date="2012-08-13T14:50:00Z">
                  <w:rPr>
                    <w:del w:id="3454" w:author="Thomas Dietz" w:date="2012-08-13T13:40:00Z"/>
                  </w:rPr>
                </w:rPrChange>
              </w:rPr>
            </w:pPr>
            <w:del w:id="3455" w:author="Thomas Dietz" w:date="2012-08-13T13:40:00Z">
              <w:r w:rsidRPr="00A00ED4" w:rsidDel="00860C7A">
                <w:rPr>
                  <w:rPrChange w:id="3456" w:author="Thomas Dietz" w:date="2012-08-13T14:50:00Z">
                    <w:rPr/>
                  </w:rPrChange>
                </w:rPr>
                <w:delText>&lt;xs:simpleType name="OFGroupType"&gt;</w:delText>
              </w:r>
            </w:del>
          </w:p>
          <w:p w14:paraId="682ECE34" w14:textId="5B9FAE71" w:rsidR="00D8113B" w:rsidRPr="00A00ED4" w:rsidDel="00860C7A" w:rsidRDefault="00D8113B" w:rsidP="004D0DB6">
            <w:pPr>
              <w:pStyle w:val="XML2"/>
              <w:rPr>
                <w:del w:id="3457" w:author="Thomas Dietz" w:date="2012-08-13T13:40:00Z"/>
                <w:rPrChange w:id="3458" w:author="Thomas Dietz" w:date="2012-08-13T14:50:00Z">
                  <w:rPr>
                    <w:del w:id="3459" w:author="Thomas Dietz" w:date="2012-08-13T13:40:00Z"/>
                  </w:rPr>
                </w:rPrChange>
              </w:rPr>
            </w:pPr>
            <w:del w:id="3460" w:author="Thomas Dietz" w:date="2012-08-13T13:40:00Z">
              <w:r w:rsidRPr="00A00ED4" w:rsidDel="00860C7A">
                <w:rPr>
                  <w:rPrChange w:id="3461" w:author="Thomas Dietz" w:date="2012-08-13T14:50:00Z">
                    <w:rPr/>
                  </w:rPrChange>
                </w:rPr>
                <w:delText>&lt;xs:restriction base="xs:string"&gt;</w:delText>
              </w:r>
            </w:del>
          </w:p>
          <w:p w14:paraId="66A99135" w14:textId="17F41931" w:rsidR="00D8113B" w:rsidRPr="00A00ED4" w:rsidDel="00860C7A" w:rsidRDefault="00D8113B" w:rsidP="004D0DB6">
            <w:pPr>
              <w:pStyle w:val="XML3"/>
              <w:rPr>
                <w:del w:id="3462" w:author="Thomas Dietz" w:date="2012-08-13T13:40:00Z"/>
                <w:rPrChange w:id="3463" w:author="Thomas Dietz" w:date="2012-08-13T14:50:00Z">
                  <w:rPr>
                    <w:del w:id="3464" w:author="Thomas Dietz" w:date="2012-08-13T13:40:00Z"/>
                  </w:rPr>
                </w:rPrChange>
              </w:rPr>
            </w:pPr>
            <w:del w:id="3465" w:author="Thomas Dietz" w:date="2012-08-13T13:40:00Z">
              <w:r w:rsidRPr="00A00ED4" w:rsidDel="00860C7A">
                <w:rPr>
                  <w:rPrChange w:id="3466" w:author="Thomas Dietz" w:date="2012-08-13T14:50:00Z">
                    <w:rPr/>
                  </w:rPrChange>
                </w:rPr>
                <w:delText>&lt;xs:enumeration value="all"/&gt;</w:delText>
              </w:r>
            </w:del>
          </w:p>
          <w:p w14:paraId="123482D0" w14:textId="0A77351C" w:rsidR="00D8113B" w:rsidRPr="00A00ED4" w:rsidDel="00860C7A" w:rsidRDefault="00D8113B" w:rsidP="004D0DB6">
            <w:pPr>
              <w:pStyle w:val="XML3"/>
              <w:rPr>
                <w:del w:id="3467" w:author="Thomas Dietz" w:date="2012-08-13T13:40:00Z"/>
                <w:rPrChange w:id="3468" w:author="Thomas Dietz" w:date="2012-08-13T14:50:00Z">
                  <w:rPr>
                    <w:del w:id="3469" w:author="Thomas Dietz" w:date="2012-08-13T13:40:00Z"/>
                  </w:rPr>
                </w:rPrChange>
              </w:rPr>
            </w:pPr>
            <w:del w:id="3470" w:author="Thomas Dietz" w:date="2012-08-13T13:40:00Z">
              <w:r w:rsidRPr="00A00ED4" w:rsidDel="00860C7A">
                <w:rPr>
                  <w:rPrChange w:id="3471" w:author="Thomas Dietz" w:date="2012-08-13T14:50:00Z">
                    <w:rPr/>
                  </w:rPrChange>
                </w:rPr>
                <w:delText>&lt;xs:enumeration value="select"/&gt;</w:delText>
              </w:r>
            </w:del>
          </w:p>
          <w:p w14:paraId="038B0FE7" w14:textId="1A3D3184" w:rsidR="00D8113B" w:rsidRPr="00A00ED4" w:rsidDel="00860C7A" w:rsidRDefault="00D8113B" w:rsidP="004D0DB6">
            <w:pPr>
              <w:pStyle w:val="XML3"/>
              <w:rPr>
                <w:del w:id="3472" w:author="Thomas Dietz" w:date="2012-08-13T13:40:00Z"/>
                <w:rPrChange w:id="3473" w:author="Thomas Dietz" w:date="2012-08-13T14:50:00Z">
                  <w:rPr>
                    <w:del w:id="3474" w:author="Thomas Dietz" w:date="2012-08-13T13:40:00Z"/>
                  </w:rPr>
                </w:rPrChange>
              </w:rPr>
            </w:pPr>
            <w:del w:id="3475" w:author="Thomas Dietz" w:date="2012-08-13T13:40:00Z">
              <w:r w:rsidRPr="00A00ED4" w:rsidDel="00860C7A">
                <w:rPr>
                  <w:rPrChange w:id="3476" w:author="Thomas Dietz" w:date="2012-08-13T14:50:00Z">
                    <w:rPr/>
                  </w:rPrChange>
                </w:rPr>
                <w:delText>&lt;xs:enumeration value="indirect"/&gt;</w:delText>
              </w:r>
            </w:del>
          </w:p>
          <w:p w14:paraId="08EDB616" w14:textId="38A14D3A" w:rsidR="00D8113B" w:rsidRPr="00A00ED4" w:rsidDel="00860C7A" w:rsidRDefault="00D8113B" w:rsidP="004D0DB6">
            <w:pPr>
              <w:pStyle w:val="XML3"/>
              <w:rPr>
                <w:del w:id="3477" w:author="Thomas Dietz" w:date="2012-08-13T13:40:00Z"/>
                <w:rPrChange w:id="3478" w:author="Thomas Dietz" w:date="2012-08-13T14:50:00Z">
                  <w:rPr>
                    <w:del w:id="3479" w:author="Thomas Dietz" w:date="2012-08-13T13:40:00Z"/>
                  </w:rPr>
                </w:rPrChange>
              </w:rPr>
            </w:pPr>
            <w:del w:id="3480" w:author="Thomas Dietz" w:date="2012-08-13T13:40:00Z">
              <w:r w:rsidRPr="00A00ED4" w:rsidDel="00860C7A">
                <w:rPr>
                  <w:rPrChange w:id="3481" w:author="Thomas Dietz" w:date="2012-08-13T14:50:00Z">
                    <w:rPr/>
                  </w:rPrChange>
                </w:rPr>
                <w:delText>&lt;xs:enumeration value="fast-failover"/&gt;</w:delText>
              </w:r>
            </w:del>
          </w:p>
          <w:p w14:paraId="226F2111" w14:textId="1F1C6D5C" w:rsidR="00D8113B" w:rsidRPr="00A00ED4" w:rsidDel="00860C7A" w:rsidRDefault="00D8113B" w:rsidP="004D0DB6">
            <w:pPr>
              <w:pStyle w:val="XML2"/>
              <w:rPr>
                <w:del w:id="3482" w:author="Thomas Dietz" w:date="2012-08-13T13:40:00Z"/>
                <w:rPrChange w:id="3483" w:author="Thomas Dietz" w:date="2012-08-13T14:50:00Z">
                  <w:rPr>
                    <w:del w:id="3484" w:author="Thomas Dietz" w:date="2012-08-13T13:40:00Z"/>
                  </w:rPr>
                </w:rPrChange>
              </w:rPr>
            </w:pPr>
            <w:del w:id="3485" w:author="Thomas Dietz" w:date="2012-08-13T13:40:00Z">
              <w:r w:rsidRPr="00A00ED4" w:rsidDel="00860C7A">
                <w:rPr>
                  <w:rPrChange w:id="3486" w:author="Thomas Dietz" w:date="2012-08-13T14:50:00Z">
                    <w:rPr/>
                  </w:rPrChange>
                </w:rPr>
                <w:delText>&lt;/xs:restriction&gt;</w:delText>
              </w:r>
            </w:del>
          </w:p>
          <w:p w14:paraId="1C54500F" w14:textId="209C1A3F" w:rsidR="00D8113B" w:rsidRPr="00A00ED4" w:rsidDel="00860C7A" w:rsidRDefault="00D8113B" w:rsidP="00173F8A">
            <w:pPr>
              <w:pStyle w:val="XML1"/>
              <w:rPr>
                <w:del w:id="3487" w:author="Thomas Dietz" w:date="2012-08-13T13:40:00Z"/>
                <w:rPrChange w:id="3488" w:author="Thomas Dietz" w:date="2012-08-13T14:50:00Z">
                  <w:rPr>
                    <w:del w:id="3489" w:author="Thomas Dietz" w:date="2012-08-13T13:40:00Z"/>
                  </w:rPr>
                </w:rPrChange>
              </w:rPr>
            </w:pPr>
            <w:del w:id="3490" w:author="Thomas Dietz" w:date="2012-08-13T13:40:00Z">
              <w:r w:rsidRPr="00A00ED4" w:rsidDel="00860C7A">
                <w:rPr>
                  <w:rPrChange w:id="3491" w:author="Thomas Dietz" w:date="2012-08-13T14:50:00Z">
                    <w:rPr/>
                  </w:rPrChange>
                </w:rPr>
                <w:delText>&lt;/xs:simpleType&gt;</w:delText>
              </w:r>
            </w:del>
          </w:p>
          <w:p w14:paraId="39444556" w14:textId="1FA7A2BA" w:rsidR="004D0DB6" w:rsidRPr="00A00ED4" w:rsidDel="00860C7A" w:rsidRDefault="004D0DB6" w:rsidP="00173F8A">
            <w:pPr>
              <w:pStyle w:val="XML1"/>
              <w:rPr>
                <w:del w:id="3492" w:author="Thomas Dietz" w:date="2012-08-13T13:40:00Z"/>
                <w:rPrChange w:id="3493" w:author="Thomas Dietz" w:date="2012-08-13T14:50:00Z">
                  <w:rPr>
                    <w:del w:id="3494" w:author="Thomas Dietz" w:date="2012-08-13T13:40:00Z"/>
                  </w:rPr>
                </w:rPrChange>
              </w:rPr>
            </w:pPr>
          </w:p>
          <w:p w14:paraId="599598AD" w14:textId="7D1A8A1D" w:rsidR="00D8113B" w:rsidRPr="00A00ED4" w:rsidDel="00860C7A" w:rsidRDefault="00D8113B" w:rsidP="00173F8A">
            <w:pPr>
              <w:pStyle w:val="XML1"/>
              <w:rPr>
                <w:del w:id="3495" w:author="Thomas Dietz" w:date="2012-08-13T13:40:00Z"/>
                <w:rPrChange w:id="3496" w:author="Thomas Dietz" w:date="2012-08-13T14:50:00Z">
                  <w:rPr>
                    <w:del w:id="3497" w:author="Thomas Dietz" w:date="2012-08-13T13:40:00Z"/>
                  </w:rPr>
                </w:rPrChange>
              </w:rPr>
            </w:pPr>
            <w:del w:id="3498" w:author="Thomas Dietz" w:date="2012-08-13T13:40:00Z">
              <w:r w:rsidRPr="00A00ED4" w:rsidDel="00860C7A">
                <w:rPr>
                  <w:rPrChange w:id="3499" w:author="Thomas Dietz" w:date="2012-08-13T14:50:00Z">
                    <w:rPr/>
                  </w:rPrChange>
                </w:rPr>
                <w:delText>&lt;xs:complexType name="OFGroupCapabilities"&gt;</w:delText>
              </w:r>
            </w:del>
          </w:p>
          <w:p w14:paraId="5B0F0761" w14:textId="4CC284DF" w:rsidR="00D8113B" w:rsidRPr="00A00ED4" w:rsidDel="00860C7A" w:rsidRDefault="00D8113B" w:rsidP="004D0DB6">
            <w:pPr>
              <w:pStyle w:val="XML2"/>
              <w:rPr>
                <w:del w:id="3500" w:author="Thomas Dietz" w:date="2012-08-13T13:40:00Z"/>
                <w:rPrChange w:id="3501" w:author="Thomas Dietz" w:date="2012-08-13T14:50:00Z">
                  <w:rPr>
                    <w:del w:id="3502" w:author="Thomas Dietz" w:date="2012-08-13T13:40:00Z"/>
                  </w:rPr>
                </w:rPrChange>
              </w:rPr>
            </w:pPr>
            <w:del w:id="3503" w:author="Thomas Dietz" w:date="2012-08-13T13:40:00Z">
              <w:r w:rsidRPr="00A00ED4" w:rsidDel="00860C7A">
                <w:rPr>
                  <w:rPrChange w:id="3504" w:author="Thomas Dietz" w:date="2012-08-13T14:50:00Z">
                    <w:rPr/>
                  </w:rPrChange>
                </w:rPr>
                <w:delText>&lt;xs:sequence minOccurs="1" maxOccurs="unbounded"&gt;</w:delText>
              </w:r>
            </w:del>
          </w:p>
          <w:p w14:paraId="6A9AE89B" w14:textId="5D704B95" w:rsidR="00D8113B" w:rsidRPr="00A00ED4" w:rsidDel="00860C7A" w:rsidRDefault="00D8113B" w:rsidP="004D0DB6">
            <w:pPr>
              <w:pStyle w:val="XML3"/>
              <w:rPr>
                <w:del w:id="3505" w:author="Thomas Dietz" w:date="2012-08-13T13:40:00Z"/>
                <w:rPrChange w:id="3506" w:author="Thomas Dietz" w:date="2012-08-13T14:50:00Z">
                  <w:rPr>
                    <w:del w:id="3507" w:author="Thomas Dietz" w:date="2012-08-13T13:40:00Z"/>
                  </w:rPr>
                </w:rPrChange>
              </w:rPr>
            </w:pPr>
            <w:del w:id="3508" w:author="Thomas Dietz" w:date="2012-08-13T13:40:00Z">
              <w:r w:rsidRPr="00A00ED4" w:rsidDel="00860C7A">
                <w:rPr>
                  <w:rPrChange w:id="3509" w:author="Thomas Dietz" w:date="2012-08-13T14:50:00Z">
                    <w:rPr/>
                  </w:rPrChange>
                </w:rPr>
                <w:delText>&lt;xs:element name="capability" type="OFGroupCapability"/&gt;</w:delText>
              </w:r>
            </w:del>
          </w:p>
          <w:p w14:paraId="53DA7061" w14:textId="38107489" w:rsidR="00D8113B" w:rsidRPr="00A00ED4" w:rsidDel="00860C7A" w:rsidRDefault="00D8113B" w:rsidP="004D0DB6">
            <w:pPr>
              <w:pStyle w:val="XML2"/>
              <w:rPr>
                <w:del w:id="3510" w:author="Thomas Dietz" w:date="2012-08-13T13:40:00Z"/>
                <w:rPrChange w:id="3511" w:author="Thomas Dietz" w:date="2012-08-13T14:50:00Z">
                  <w:rPr>
                    <w:del w:id="3512" w:author="Thomas Dietz" w:date="2012-08-13T13:40:00Z"/>
                  </w:rPr>
                </w:rPrChange>
              </w:rPr>
            </w:pPr>
            <w:del w:id="3513" w:author="Thomas Dietz" w:date="2012-08-13T13:40:00Z">
              <w:r w:rsidRPr="00A00ED4" w:rsidDel="00860C7A">
                <w:rPr>
                  <w:rPrChange w:id="3514" w:author="Thomas Dietz" w:date="2012-08-13T14:50:00Z">
                    <w:rPr/>
                  </w:rPrChange>
                </w:rPr>
                <w:delText>&lt;/xs:sequence&gt;</w:delText>
              </w:r>
            </w:del>
          </w:p>
          <w:p w14:paraId="7E160C8E" w14:textId="6A538AB4" w:rsidR="00D8113B" w:rsidRPr="00A00ED4" w:rsidDel="00860C7A" w:rsidRDefault="00D8113B" w:rsidP="004D0DB6">
            <w:pPr>
              <w:pStyle w:val="XML1"/>
              <w:rPr>
                <w:del w:id="3515" w:author="Thomas Dietz" w:date="2012-08-13T13:40:00Z"/>
                <w:rPrChange w:id="3516" w:author="Thomas Dietz" w:date="2012-08-13T14:50:00Z">
                  <w:rPr>
                    <w:del w:id="3517" w:author="Thomas Dietz" w:date="2012-08-13T13:40:00Z"/>
                  </w:rPr>
                </w:rPrChange>
              </w:rPr>
            </w:pPr>
            <w:del w:id="3518" w:author="Thomas Dietz" w:date="2012-08-13T13:40:00Z">
              <w:r w:rsidRPr="00A00ED4" w:rsidDel="00860C7A">
                <w:rPr>
                  <w:rPrChange w:id="3519" w:author="Thomas Dietz" w:date="2012-08-13T14:50:00Z">
                    <w:rPr/>
                  </w:rPrChange>
                </w:rPr>
                <w:delText>&lt;/xs:complexType&gt;</w:delText>
              </w:r>
            </w:del>
          </w:p>
          <w:p w14:paraId="2EECA331" w14:textId="21FCFA8D" w:rsidR="00D8113B" w:rsidRPr="00A00ED4" w:rsidDel="00860C7A" w:rsidRDefault="00D8113B" w:rsidP="00173F8A">
            <w:pPr>
              <w:pStyle w:val="XML1"/>
              <w:rPr>
                <w:del w:id="3520" w:author="Thomas Dietz" w:date="2012-08-13T13:40:00Z"/>
                <w:rPrChange w:id="3521" w:author="Thomas Dietz" w:date="2012-08-13T14:50:00Z">
                  <w:rPr>
                    <w:del w:id="3522" w:author="Thomas Dietz" w:date="2012-08-13T13:40:00Z"/>
                  </w:rPr>
                </w:rPrChange>
              </w:rPr>
            </w:pPr>
          </w:p>
          <w:p w14:paraId="473D4F2A" w14:textId="0124C0ED" w:rsidR="00D8113B" w:rsidRPr="00A00ED4" w:rsidDel="00860C7A" w:rsidRDefault="00D8113B" w:rsidP="00173F8A">
            <w:pPr>
              <w:pStyle w:val="XML1"/>
              <w:rPr>
                <w:del w:id="3523" w:author="Thomas Dietz" w:date="2012-08-13T13:40:00Z"/>
                <w:rPrChange w:id="3524" w:author="Thomas Dietz" w:date="2012-08-13T14:50:00Z">
                  <w:rPr>
                    <w:del w:id="3525" w:author="Thomas Dietz" w:date="2012-08-13T13:40:00Z"/>
                  </w:rPr>
                </w:rPrChange>
              </w:rPr>
            </w:pPr>
            <w:del w:id="3526" w:author="Thomas Dietz" w:date="2012-08-13T13:40:00Z">
              <w:r w:rsidRPr="00A00ED4" w:rsidDel="00860C7A">
                <w:rPr>
                  <w:rPrChange w:id="3527" w:author="Thomas Dietz" w:date="2012-08-13T14:50:00Z">
                    <w:rPr/>
                  </w:rPrChange>
                </w:rPr>
                <w:delText>&lt;xs:simpleType name="OFGroupCapability"&gt;</w:delText>
              </w:r>
            </w:del>
          </w:p>
          <w:p w14:paraId="1612D939" w14:textId="7A0A056F" w:rsidR="00D8113B" w:rsidRPr="00A00ED4" w:rsidDel="00860C7A" w:rsidRDefault="00D8113B" w:rsidP="004D0DB6">
            <w:pPr>
              <w:pStyle w:val="XML2"/>
              <w:rPr>
                <w:del w:id="3528" w:author="Thomas Dietz" w:date="2012-08-13T13:40:00Z"/>
                <w:rPrChange w:id="3529" w:author="Thomas Dietz" w:date="2012-08-13T14:50:00Z">
                  <w:rPr>
                    <w:del w:id="3530" w:author="Thomas Dietz" w:date="2012-08-13T13:40:00Z"/>
                  </w:rPr>
                </w:rPrChange>
              </w:rPr>
            </w:pPr>
            <w:del w:id="3531" w:author="Thomas Dietz" w:date="2012-08-13T13:40:00Z">
              <w:r w:rsidRPr="00A00ED4" w:rsidDel="00860C7A">
                <w:rPr>
                  <w:rPrChange w:id="3532" w:author="Thomas Dietz" w:date="2012-08-13T14:50:00Z">
                    <w:rPr/>
                  </w:rPrChange>
                </w:rPr>
                <w:delText>&lt;xs:restriction base="xs:string"&gt;</w:delText>
              </w:r>
            </w:del>
          </w:p>
          <w:p w14:paraId="6C2426D0" w14:textId="6D7F5C26" w:rsidR="00D8113B" w:rsidRPr="00A00ED4" w:rsidDel="00860C7A" w:rsidRDefault="00D8113B" w:rsidP="004D0DB6">
            <w:pPr>
              <w:pStyle w:val="XML3"/>
              <w:rPr>
                <w:del w:id="3533" w:author="Thomas Dietz" w:date="2012-08-13T13:40:00Z"/>
                <w:rPrChange w:id="3534" w:author="Thomas Dietz" w:date="2012-08-13T14:50:00Z">
                  <w:rPr>
                    <w:del w:id="3535" w:author="Thomas Dietz" w:date="2012-08-13T13:40:00Z"/>
                  </w:rPr>
                </w:rPrChange>
              </w:rPr>
            </w:pPr>
            <w:del w:id="3536" w:author="Thomas Dietz" w:date="2012-08-13T13:40:00Z">
              <w:r w:rsidRPr="00A00ED4" w:rsidDel="00860C7A">
                <w:rPr>
                  <w:rPrChange w:id="3537" w:author="Thomas Dietz" w:date="2012-08-13T14:50:00Z">
                    <w:rPr/>
                  </w:rPrChange>
                </w:rPr>
                <w:delText>&lt;xs:enumeration value="select-weight"/&gt;</w:delText>
              </w:r>
            </w:del>
          </w:p>
          <w:p w14:paraId="41F1E1DD" w14:textId="57D0AB45" w:rsidR="00D8113B" w:rsidRPr="00A00ED4" w:rsidDel="00860C7A" w:rsidRDefault="00D8113B" w:rsidP="004D0DB6">
            <w:pPr>
              <w:pStyle w:val="XML3"/>
              <w:rPr>
                <w:del w:id="3538" w:author="Thomas Dietz" w:date="2012-08-13T13:40:00Z"/>
                <w:rPrChange w:id="3539" w:author="Thomas Dietz" w:date="2012-08-13T14:50:00Z">
                  <w:rPr>
                    <w:del w:id="3540" w:author="Thomas Dietz" w:date="2012-08-13T13:40:00Z"/>
                  </w:rPr>
                </w:rPrChange>
              </w:rPr>
            </w:pPr>
            <w:del w:id="3541" w:author="Thomas Dietz" w:date="2012-08-13T13:40:00Z">
              <w:r w:rsidRPr="00A00ED4" w:rsidDel="00860C7A">
                <w:rPr>
                  <w:rPrChange w:id="3542" w:author="Thomas Dietz" w:date="2012-08-13T14:50:00Z">
                    <w:rPr/>
                  </w:rPrChange>
                </w:rPr>
                <w:delText>&lt;xs:enumeration value="select-liveness"/&gt;</w:delText>
              </w:r>
            </w:del>
          </w:p>
          <w:p w14:paraId="7772AF20" w14:textId="7B475F1D" w:rsidR="00D8113B" w:rsidRPr="00A00ED4" w:rsidDel="00860C7A" w:rsidRDefault="00D8113B" w:rsidP="004D0DB6">
            <w:pPr>
              <w:pStyle w:val="XML3"/>
              <w:rPr>
                <w:del w:id="3543" w:author="Thomas Dietz" w:date="2012-08-13T13:40:00Z"/>
                <w:rPrChange w:id="3544" w:author="Thomas Dietz" w:date="2012-08-13T14:50:00Z">
                  <w:rPr>
                    <w:del w:id="3545" w:author="Thomas Dietz" w:date="2012-08-13T13:40:00Z"/>
                  </w:rPr>
                </w:rPrChange>
              </w:rPr>
            </w:pPr>
            <w:del w:id="3546" w:author="Thomas Dietz" w:date="2012-08-13T13:40:00Z">
              <w:r w:rsidRPr="00A00ED4" w:rsidDel="00860C7A">
                <w:rPr>
                  <w:rPrChange w:id="3547" w:author="Thomas Dietz" w:date="2012-08-13T14:50:00Z">
                    <w:rPr/>
                  </w:rPrChange>
                </w:rPr>
                <w:delText>&lt;xs:enumeration value="chaining"/&gt;</w:delText>
              </w:r>
            </w:del>
          </w:p>
          <w:p w14:paraId="05B568A6" w14:textId="7C18CEB2" w:rsidR="00D8113B" w:rsidRPr="00A00ED4" w:rsidDel="00860C7A" w:rsidRDefault="00D8113B" w:rsidP="004D0DB6">
            <w:pPr>
              <w:pStyle w:val="XML3"/>
              <w:rPr>
                <w:del w:id="3548" w:author="Thomas Dietz" w:date="2012-08-13T13:40:00Z"/>
                <w:rPrChange w:id="3549" w:author="Thomas Dietz" w:date="2012-08-13T14:50:00Z">
                  <w:rPr>
                    <w:del w:id="3550" w:author="Thomas Dietz" w:date="2012-08-13T13:40:00Z"/>
                  </w:rPr>
                </w:rPrChange>
              </w:rPr>
            </w:pPr>
            <w:del w:id="3551" w:author="Thomas Dietz" w:date="2012-08-13T13:40:00Z">
              <w:r w:rsidRPr="00A00ED4" w:rsidDel="00860C7A">
                <w:rPr>
                  <w:rPrChange w:id="3552" w:author="Thomas Dietz" w:date="2012-08-13T14:50:00Z">
                    <w:rPr/>
                  </w:rPrChange>
                </w:rPr>
                <w:delText>&lt;xs:enumeration value="chaining-check"/&gt;</w:delText>
              </w:r>
            </w:del>
          </w:p>
          <w:p w14:paraId="1B7C4BE6" w14:textId="5EBE89E8" w:rsidR="00D8113B" w:rsidRPr="00A00ED4" w:rsidDel="00860C7A" w:rsidRDefault="00D8113B" w:rsidP="004D0DB6">
            <w:pPr>
              <w:pStyle w:val="XML2"/>
              <w:rPr>
                <w:del w:id="3553" w:author="Thomas Dietz" w:date="2012-08-13T13:40:00Z"/>
                <w:rPrChange w:id="3554" w:author="Thomas Dietz" w:date="2012-08-13T14:50:00Z">
                  <w:rPr>
                    <w:del w:id="3555" w:author="Thomas Dietz" w:date="2012-08-13T13:40:00Z"/>
                  </w:rPr>
                </w:rPrChange>
              </w:rPr>
            </w:pPr>
            <w:del w:id="3556" w:author="Thomas Dietz" w:date="2012-08-13T13:40:00Z">
              <w:r w:rsidRPr="00A00ED4" w:rsidDel="00860C7A">
                <w:rPr>
                  <w:rPrChange w:id="3557" w:author="Thomas Dietz" w:date="2012-08-13T14:50:00Z">
                    <w:rPr/>
                  </w:rPrChange>
                </w:rPr>
                <w:delText>&lt;/xs:restriction&gt;</w:delText>
              </w:r>
            </w:del>
          </w:p>
          <w:p w14:paraId="0A7874C0" w14:textId="4EBD843D" w:rsidR="00D8113B" w:rsidRPr="00A00ED4" w:rsidDel="00860C7A" w:rsidRDefault="00D8113B" w:rsidP="00173F8A">
            <w:pPr>
              <w:pStyle w:val="XML1"/>
              <w:rPr>
                <w:del w:id="3558" w:author="Thomas Dietz" w:date="2012-08-13T13:40:00Z"/>
                <w:rPrChange w:id="3559" w:author="Thomas Dietz" w:date="2012-08-13T14:50:00Z">
                  <w:rPr>
                    <w:del w:id="3560" w:author="Thomas Dietz" w:date="2012-08-13T13:40:00Z"/>
                  </w:rPr>
                </w:rPrChange>
              </w:rPr>
            </w:pPr>
            <w:del w:id="3561" w:author="Thomas Dietz" w:date="2012-08-13T13:40:00Z">
              <w:r w:rsidRPr="00A00ED4" w:rsidDel="00860C7A">
                <w:rPr>
                  <w:rPrChange w:id="3562" w:author="Thomas Dietz" w:date="2012-08-13T14:50:00Z">
                    <w:rPr/>
                  </w:rPrChange>
                </w:rPr>
                <w:delText>&lt;/xs:simpleType&gt;</w:delText>
              </w:r>
            </w:del>
          </w:p>
          <w:p w14:paraId="42DC79A9" w14:textId="5786F4C5" w:rsidR="004D0DB6" w:rsidRPr="00A00ED4" w:rsidDel="00860C7A" w:rsidRDefault="004D0DB6" w:rsidP="00173F8A">
            <w:pPr>
              <w:pStyle w:val="XML1"/>
              <w:rPr>
                <w:del w:id="3563" w:author="Thomas Dietz" w:date="2012-08-13T13:40:00Z"/>
                <w:rPrChange w:id="3564" w:author="Thomas Dietz" w:date="2012-08-13T14:50:00Z">
                  <w:rPr>
                    <w:del w:id="3565" w:author="Thomas Dietz" w:date="2012-08-13T13:40:00Z"/>
                  </w:rPr>
                </w:rPrChange>
              </w:rPr>
            </w:pPr>
          </w:p>
          <w:p w14:paraId="51F4DB85" w14:textId="6F6916E2" w:rsidR="00D8113B" w:rsidRPr="00A00ED4" w:rsidDel="00860C7A" w:rsidRDefault="00D8113B" w:rsidP="00173F8A">
            <w:pPr>
              <w:pStyle w:val="XML1"/>
              <w:rPr>
                <w:del w:id="3566" w:author="Thomas Dietz" w:date="2012-08-13T13:40:00Z"/>
                <w:rPrChange w:id="3567" w:author="Thomas Dietz" w:date="2012-08-13T14:50:00Z">
                  <w:rPr>
                    <w:del w:id="3568" w:author="Thomas Dietz" w:date="2012-08-13T13:40:00Z"/>
                  </w:rPr>
                </w:rPrChange>
              </w:rPr>
            </w:pPr>
            <w:del w:id="3569" w:author="Thomas Dietz" w:date="2012-08-13T13:40:00Z">
              <w:r w:rsidRPr="00A00ED4" w:rsidDel="00860C7A">
                <w:rPr>
                  <w:rPrChange w:id="3570" w:author="Thomas Dietz" w:date="2012-08-13T14:50:00Z">
                    <w:rPr/>
                  </w:rPrChange>
                </w:rPr>
                <w:delText>&lt;xs:complexType name="OFActionTypes"&gt;</w:delText>
              </w:r>
            </w:del>
          </w:p>
          <w:p w14:paraId="39965AC1" w14:textId="2D9FDCD4" w:rsidR="00D8113B" w:rsidRPr="00A00ED4" w:rsidDel="00860C7A" w:rsidRDefault="00D8113B" w:rsidP="004D0DB6">
            <w:pPr>
              <w:pStyle w:val="XML2"/>
              <w:rPr>
                <w:del w:id="3571" w:author="Thomas Dietz" w:date="2012-08-13T13:40:00Z"/>
                <w:rPrChange w:id="3572" w:author="Thomas Dietz" w:date="2012-08-13T14:50:00Z">
                  <w:rPr>
                    <w:del w:id="3573" w:author="Thomas Dietz" w:date="2012-08-13T13:40:00Z"/>
                  </w:rPr>
                </w:rPrChange>
              </w:rPr>
            </w:pPr>
            <w:del w:id="3574" w:author="Thomas Dietz" w:date="2012-08-13T13:40:00Z">
              <w:r w:rsidRPr="00A00ED4" w:rsidDel="00860C7A">
                <w:rPr>
                  <w:rPrChange w:id="3575" w:author="Thomas Dietz" w:date="2012-08-13T14:50:00Z">
                    <w:rPr/>
                  </w:rPrChange>
                </w:rPr>
                <w:delText>&lt;xs:sequence minOccurs="1" maxOccurs="unbounded"&gt;</w:delText>
              </w:r>
            </w:del>
          </w:p>
          <w:p w14:paraId="582464FF" w14:textId="161D015B" w:rsidR="00D8113B" w:rsidRPr="00A00ED4" w:rsidDel="00860C7A" w:rsidRDefault="00D8113B" w:rsidP="004D0DB6">
            <w:pPr>
              <w:pStyle w:val="XML3"/>
              <w:rPr>
                <w:del w:id="3576" w:author="Thomas Dietz" w:date="2012-08-13T13:40:00Z"/>
                <w:rPrChange w:id="3577" w:author="Thomas Dietz" w:date="2012-08-13T14:50:00Z">
                  <w:rPr>
                    <w:del w:id="3578" w:author="Thomas Dietz" w:date="2012-08-13T13:40:00Z"/>
                  </w:rPr>
                </w:rPrChange>
              </w:rPr>
            </w:pPr>
            <w:del w:id="3579" w:author="Thomas Dietz" w:date="2012-08-13T13:40:00Z">
              <w:r w:rsidRPr="00A00ED4" w:rsidDel="00860C7A">
                <w:rPr>
                  <w:rPrChange w:id="3580" w:author="Thomas Dietz" w:date="2012-08-13T14:50:00Z">
                    <w:rPr/>
                  </w:rPrChange>
                </w:rPr>
                <w:delText>&lt;xs:element name="type" type="OFActionType"/&gt;</w:delText>
              </w:r>
            </w:del>
          </w:p>
          <w:p w14:paraId="07435E09" w14:textId="71C9AA8A" w:rsidR="00D8113B" w:rsidRPr="00A00ED4" w:rsidDel="00860C7A" w:rsidRDefault="00D8113B" w:rsidP="004D0DB6">
            <w:pPr>
              <w:pStyle w:val="XML2"/>
              <w:rPr>
                <w:del w:id="3581" w:author="Thomas Dietz" w:date="2012-08-13T13:40:00Z"/>
                <w:rPrChange w:id="3582" w:author="Thomas Dietz" w:date="2012-08-13T14:50:00Z">
                  <w:rPr>
                    <w:del w:id="3583" w:author="Thomas Dietz" w:date="2012-08-13T13:40:00Z"/>
                  </w:rPr>
                </w:rPrChange>
              </w:rPr>
            </w:pPr>
            <w:del w:id="3584" w:author="Thomas Dietz" w:date="2012-08-13T13:40:00Z">
              <w:r w:rsidRPr="00A00ED4" w:rsidDel="00860C7A">
                <w:rPr>
                  <w:rPrChange w:id="3585" w:author="Thomas Dietz" w:date="2012-08-13T14:50:00Z">
                    <w:rPr/>
                  </w:rPrChange>
                </w:rPr>
                <w:delText>&lt;/xs:sequence&gt;</w:delText>
              </w:r>
            </w:del>
          </w:p>
          <w:p w14:paraId="3E7B391D" w14:textId="60A06FF5" w:rsidR="00D8113B" w:rsidRPr="00A00ED4" w:rsidDel="00860C7A" w:rsidRDefault="00D8113B" w:rsidP="00173F8A">
            <w:pPr>
              <w:pStyle w:val="XML1"/>
              <w:rPr>
                <w:del w:id="3586" w:author="Thomas Dietz" w:date="2012-08-13T13:40:00Z"/>
                <w:rPrChange w:id="3587" w:author="Thomas Dietz" w:date="2012-08-13T14:50:00Z">
                  <w:rPr>
                    <w:del w:id="3588" w:author="Thomas Dietz" w:date="2012-08-13T13:40:00Z"/>
                  </w:rPr>
                </w:rPrChange>
              </w:rPr>
            </w:pPr>
            <w:del w:id="3589" w:author="Thomas Dietz" w:date="2012-08-13T13:40:00Z">
              <w:r w:rsidRPr="00A00ED4" w:rsidDel="00860C7A">
                <w:rPr>
                  <w:rPrChange w:id="3590" w:author="Thomas Dietz" w:date="2012-08-13T14:50:00Z">
                    <w:rPr/>
                  </w:rPrChange>
                </w:rPr>
                <w:delText>&lt;/xs:complexType&gt;</w:delText>
              </w:r>
            </w:del>
          </w:p>
          <w:p w14:paraId="184AF012" w14:textId="05F40591" w:rsidR="00D8113B" w:rsidRPr="00A00ED4" w:rsidDel="00860C7A" w:rsidRDefault="00D8113B" w:rsidP="00173F8A">
            <w:pPr>
              <w:pStyle w:val="XML1"/>
              <w:rPr>
                <w:del w:id="3591" w:author="Thomas Dietz" w:date="2012-08-13T13:40:00Z"/>
                <w:rPrChange w:id="3592" w:author="Thomas Dietz" w:date="2012-08-13T14:50:00Z">
                  <w:rPr>
                    <w:del w:id="3593" w:author="Thomas Dietz" w:date="2012-08-13T13:40:00Z"/>
                  </w:rPr>
                </w:rPrChange>
              </w:rPr>
            </w:pPr>
          </w:p>
          <w:p w14:paraId="0DE8908C" w14:textId="7D862CF1" w:rsidR="00D8113B" w:rsidRPr="00A00ED4" w:rsidDel="00860C7A" w:rsidRDefault="00D8113B" w:rsidP="00173F8A">
            <w:pPr>
              <w:pStyle w:val="XML1"/>
              <w:rPr>
                <w:del w:id="3594" w:author="Thomas Dietz" w:date="2012-08-13T13:40:00Z"/>
                <w:rPrChange w:id="3595" w:author="Thomas Dietz" w:date="2012-08-13T14:50:00Z">
                  <w:rPr>
                    <w:del w:id="3596" w:author="Thomas Dietz" w:date="2012-08-13T13:40:00Z"/>
                  </w:rPr>
                </w:rPrChange>
              </w:rPr>
            </w:pPr>
            <w:del w:id="3597" w:author="Thomas Dietz" w:date="2012-08-13T13:40:00Z">
              <w:r w:rsidRPr="00A00ED4" w:rsidDel="00860C7A">
                <w:rPr>
                  <w:rPrChange w:id="3598" w:author="Thomas Dietz" w:date="2012-08-13T14:50:00Z">
                    <w:rPr/>
                  </w:rPrChange>
                </w:rPr>
                <w:delText>&lt;xs:simpleType name="OFActionType"&gt;</w:delText>
              </w:r>
            </w:del>
          </w:p>
          <w:p w14:paraId="2DFE1291" w14:textId="1F770C45" w:rsidR="00D8113B" w:rsidRPr="00A00ED4" w:rsidDel="00860C7A" w:rsidRDefault="00D8113B" w:rsidP="004D0DB6">
            <w:pPr>
              <w:pStyle w:val="XML2"/>
              <w:rPr>
                <w:del w:id="3599" w:author="Thomas Dietz" w:date="2012-08-13T13:40:00Z"/>
                <w:rPrChange w:id="3600" w:author="Thomas Dietz" w:date="2012-08-13T14:50:00Z">
                  <w:rPr>
                    <w:del w:id="3601" w:author="Thomas Dietz" w:date="2012-08-13T13:40:00Z"/>
                  </w:rPr>
                </w:rPrChange>
              </w:rPr>
            </w:pPr>
            <w:del w:id="3602" w:author="Thomas Dietz" w:date="2012-08-13T13:40:00Z">
              <w:r w:rsidRPr="00A00ED4" w:rsidDel="00860C7A">
                <w:rPr>
                  <w:rPrChange w:id="3603" w:author="Thomas Dietz" w:date="2012-08-13T14:50:00Z">
                    <w:rPr/>
                  </w:rPrChange>
                </w:rPr>
                <w:delText>&lt;xs:restriction base="xs:string"&gt;</w:delText>
              </w:r>
            </w:del>
          </w:p>
          <w:p w14:paraId="071B1800" w14:textId="351E6A24" w:rsidR="00D8113B" w:rsidRPr="00A00ED4" w:rsidDel="00860C7A" w:rsidRDefault="00D8113B" w:rsidP="004D0DB6">
            <w:pPr>
              <w:pStyle w:val="XML3"/>
              <w:rPr>
                <w:del w:id="3604" w:author="Thomas Dietz" w:date="2012-08-13T13:40:00Z"/>
                <w:rPrChange w:id="3605" w:author="Thomas Dietz" w:date="2012-08-13T14:50:00Z">
                  <w:rPr>
                    <w:del w:id="3606" w:author="Thomas Dietz" w:date="2012-08-13T13:40:00Z"/>
                  </w:rPr>
                </w:rPrChange>
              </w:rPr>
            </w:pPr>
            <w:del w:id="3607" w:author="Thomas Dietz" w:date="2012-08-13T13:40:00Z">
              <w:r w:rsidRPr="00A00ED4" w:rsidDel="00860C7A">
                <w:rPr>
                  <w:rPrChange w:id="3608" w:author="Thomas Dietz" w:date="2012-08-13T14:50:00Z">
                    <w:rPr/>
                  </w:rPrChange>
                </w:rPr>
                <w:delText>&lt;xs:enumeration value="output"/&gt;</w:delText>
              </w:r>
            </w:del>
          </w:p>
          <w:p w14:paraId="35746AE1" w14:textId="6ADAADF5" w:rsidR="00D8113B" w:rsidRPr="00A00ED4" w:rsidDel="00860C7A" w:rsidRDefault="00D8113B" w:rsidP="004D0DB6">
            <w:pPr>
              <w:pStyle w:val="XML3"/>
              <w:rPr>
                <w:del w:id="3609" w:author="Thomas Dietz" w:date="2012-08-13T13:40:00Z"/>
                <w:rPrChange w:id="3610" w:author="Thomas Dietz" w:date="2012-08-13T14:50:00Z">
                  <w:rPr>
                    <w:del w:id="3611" w:author="Thomas Dietz" w:date="2012-08-13T13:40:00Z"/>
                  </w:rPr>
                </w:rPrChange>
              </w:rPr>
            </w:pPr>
            <w:del w:id="3612" w:author="Thomas Dietz" w:date="2012-08-13T13:40:00Z">
              <w:r w:rsidRPr="00A00ED4" w:rsidDel="00860C7A">
                <w:rPr>
                  <w:rPrChange w:id="3613" w:author="Thomas Dietz" w:date="2012-08-13T14:50:00Z">
                    <w:rPr/>
                  </w:rPrChange>
                </w:rPr>
                <w:delText>&lt;xs:enumeration value="copy-ttl-out"/&gt;</w:delText>
              </w:r>
            </w:del>
          </w:p>
          <w:p w14:paraId="4E34FA07" w14:textId="625089C3" w:rsidR="00D8113B" w:rsidRPr="00A00ED4" w:rsidDel="00860C7A" w:rsidRDefault="00D8113B" w:rsidP="004D0DB6">
            <w:pPr>
              <w:pStyle w:val="XML3"/>
              <w:rPr>
                <w:del w:id="3614" w:author="Thomas Dietz" w:date="2012-08-13T13:40:00Z"/>
                <w:rPrChange w:id="3615" w:author="Thomas Dietz" w:date="2012-08-13T14:50:00Z">
                  <w:rPr>
                    <w:del w:id="3616" w:author="Thomas Dietz" w:date="2012-08-13T13:40:00Z"/>
                  </w:rPr>
                </w:rPrChange>
              </w:rPr>
            </w:pPr>
            <w:del w:id="3617" w:author="Thomas Dietz" w:date="2012-08-13T13:40:00Z">
              <w:r w:rsidRPr="00A00ED4" w:rsidDel="00860C7A">
                <w:rPr>
                  <w:rPrChange w:id="3618" w:author="Thomas Dietz" w:date="2012-08-13T14:50:00Z">
                    <w:rPr/>
                  </w:rPrChange>
                </w:rPr>
                <w:delText>&lt;xs:enumeration value="copy-ttl-in"/&gt;</w:delText>
              </w:r>
            </w:del>
          </w:p>
          <w:p w14:paraId="6168B289" w14:textId="46C1DE1F" w:rsidR="00D8113B" w:rsidRPr="00A00ED4" w:rsidDel="00860C7A" w:rsidRDefault="00D8113B" w:rsidP="004D0DB6">
            <w:pPr>
              <w:pStyle w:val="XML3"/>
              <w:rPr>
                <w:del w:id="3619" w:author="Thomas Dietz" w:date="2012-08-13T13:40:00Z"/>
                <w:rPrChange w:id="3620" w:author="Thomas Dietz" w:date="2012-08-13T14:50:00Z">
                  <w:rPr>
                    <w:del w:id="3621" w:author="Thomas Dietz" w:date="2012-08-13T13:40:00Z"/>
                  </w:rPr>
                </w:rPrChange>
              </w:rPr>
            </w:pPr>
            <w:del w:id="3622" w:author="Thomas Dietz" w:date="2012-08-13T13:40:00Z">
              <w:r w:rsidRPr="00A00ED4" w:rsidDel="00860C7A">
                <w:rPr>
                  <w:rPrChange w:id="3623" w:author="Thomas Dietz" w:date="2012-08-13T14:50:00Z">
                    <w:rPr/>
                  </w:rPrChange>
                </w:rPr>
                <w:delText>&lt;xs:enumeration value="set-mpls-ttl"/&gt;</w:delText>
              </w:r>
            </w:del>
          </w:p>
          <w:p w14:paraId="0896235D" w14:textId="5CBBED16" w:rsidR="00D8113B" w:rsidRPr="00A00ED4" w:rsidDel="00860C7A" w:rsidRDefault="00D8113B" w:rsidP="004D0DB6">
            <w:pPr>
              <w:pStyle w:val="XML3"/>
              <w:rPr>
                <w:del w:id="3624" w:author="Thomas Dietz" w:date="2012-08-13T13:40:00Z"/>
                <w:rPrChange w:id="3625" w:author="Thomas Dietz" w:date="2012-08-13T14:50:00Z">
                  <w:rPr>
                    <w:del w:id="3626" w:author="Thomas Dietz" w:date="2012-08-13T13:40:00Z"/>
                  </w:rPr>
                </w:rPrChange>
              </w:rPr>
            </w:pPr>
            <w:del w:id="3627" w:author="Thomas Dietz" w:date="2012-08-13T13:40:00Z">
              <w:r w:rsidRPr="00A00ED4" w:rsidDel="00860C7A">
                <w:rPr>
                  <w:rPrChange w:id="3628" w:author="Thomas Dietz" w:date="2012-08-13T14:50:00Z">
                    <w:rPr/>
                  </w:rPrChange>
                </w:rPr>
                <w:delText>&lt;xs:enumeration value="dec-mpls-ttl"/&gt;</w:delText>
              </w:r>
            </w:del>
          </w:p>
          <w:p w14:paraId="02D7685A" w14:textId="30835370" w:rsidR="00D8113B" w:rsidRPr="00A00ED4" w:rsidDel="00860C7A" w:rsidRDefault="00D8113B" w:rsidP="004D0DB6">
            <w:pPr>
              <w:pStyle w:val="XML3"/>
              <w:rPr>
                <w:del w:id="3629" w:author="Thomas Dietz" w:date="2012-08-13T13:40:00Z"/>
                <w:rPrChange w:id="3630" w:author="Thomas Dietz" w:date="2012-08-13T14:50:00Z">
                  <w:rPr>
                    <w:del w:id="3631" w:author="Thomas Dietz" w:date="2012-08-13T13:40:00Z"/>
                  </w:rPr>
                </w:rPrChange>
              </w:rPr>
            </w:pPr>
            <w:del w:id="3632" w:author="Thomas Dietz" w:date="2012-08-13T13:40:00Z">
              <w:r w:rsidRPr="00A00ED4" w:rsidDel="00860C7A">
                <w:rPr>
                  <w:rPrChange w:id="3633" w:author="Thomas Dietz" w:date="2012-08-13T14:50:00Z">
                    <w:rPr/>
                  </w:rPrChange>
                </w:rPr>
                <w:delText>&lt;xs:enumeration value="push-vlan"/&gt;</w:delText>
              </w:r>
            </w:del>
          </w:p>
          <w:p w14:paraId="1CCAF5B3" w14:textId="3924BF7D" w:rsidR="00D8113B" w:rsidRPr="00A00ED4" w:rsidDel="00860C7A" w:rsidRDefault="00D8113B" w:rsidP="004D0DB6">
            <w:pPr>
              <w:pStyle w:val="XML3"/>
              <w:rPr>
                <w:del w:id="3634" w:author="Thomas Dietz" w:date="2012-08-13T13:40:00Z"/>
                <w:rPrChange w:id="3635" w:author="Thomas Dietz" w:date="2012-08-13T14:50:00Z">
                  <w:rPr>
                    <w:del w:id="3636" w:author="Thomas Dietz" w:date="2012-08-13T13:40:00Z"/>
                  </w:rPr>
                </w:rPrChange>
              </w:rPr>
            </w:pPr>
            <w:del w:id="3637" w:author="Thomas Dietz" w:date="2012-08-13T13:40:00Z">
              <w:r w:rsidRPr="00A00ED4" w:rsidDel="00860C7A">
                <w:rPr>
                  <w:rPrChange w:id="3638" w:author="Thomas Dietz" w:date="2012-08-13T14:50:00Z">
                    <w:rPr/>
                  </w:rPrChange>
                </w:rPr>
                <w:delText>&lt;xs:enumeration value="pop-vlan"/&gt;</w:delText>
              </w:r>
            </w:del>
          </w:p>
          <w:p w14:paraId="3140A5ED" w14:textId="51D2E30B" w:rsidR="00D8113B" w:rsidRPr="00A00ED4" w:rsidDel="00860C7A" w:rsidRDefault="00D8113B" w:rsidP="004D0DB6">
            <w:pPr>
              <w:pStyle w:val="XML3"/>
              <w:rPr>
                <w:del w:id="3639" w:author="Thomas Dietz" w:date="2012-08-13T13:40:00Z"/>
                <w:rPrChange w:id="3640" w:author="Thomas Dietz" w:date="2012-08-13T14:50:00Z">
                  <w:rPr>
                    <w:del w:id="3641" w:author="Thomas Dietz" w:date="2012-08-13T13:40:00Z"/>
                  </w:rPr>
                </w:rPrChange>
              </w:rPr>
            </w:pPr>
            <w:del w:id="3642" w:author="Thomas Dietz" w:date="2012-08-13T13:40:00Z">
              <w:r w:rsidRPr="00A00ED4" w:rsidDel="00860C7A">
                <w:rPr>
                  <w:rPrChange w:id="3643" w:author="Thomas Dietz" w:date="2012-08-13T14:50:00Z">
                    <w:rPr/>
                  </w:rPrChange>
                </w:rPr>
                <w:delText>&lt;xs:enumeration value="push-mpls"/&gt;</w:delText>
              </w:r>
            </w:del>
          </w:p>
          <w:p w14:paraId="182A5409" w14:textId="225D0586" w:rsidR="00D8113B" w:rsidRPr="00A00ED4" w:rsidDel="00860C7A" w:rsidRDefault="00D8113B" w:rsidP="004D0DB6">
            <w:pPr>
              <w:pStyle w:val="XML3"/>
              <w:rPr>
                <w:del w:id="3644" w:author="Thomas Dietz" w:date="2012-08-13T13:40:00Z"/>
                <w:rPrChange w:id="3645" w:author="Thomas Dietz" w:date="2012-08-13T14:50:00Z">
                  <w:rPr>
                    <w:del w:id="3646" w:author="Thomas Dietz" w:date="2012-08-13T13:40:00Z"/>
                  </w:rPr>
                </w:rPrChange>
              </w:rPr>
            </w:pPr>
            <w:del w:id="3647" w:author="Thomas Dietz" w:date="2012-08-13T13:40:00Z">
              <w:r w:rsidRPr="00A00ED4" w:rsidDel="00860C7A">
                <w:rPr>
                  <w:rPrChange w:id="3648" w:author="Thomas Dietz" w:date="2012-08-13T14:50:00Z">
                    <w:rPr/>
                  </w:rPrChange>
                </w:rPr>
                <w:delText>&lt;xs:enumeration value="pop-mpls"/&gt;</w:delText>
              </w:r>
            </w:del>
          </w:p>
          <w:p w14:paraId="2AE69611" w14:textId="65A9A810" w:rsidR="00D8113B" w:rsidRPr="00A00ED4" w:rsidDel="00860C7A" w:rsidRDefault="00D8113B" w:rsidP="004D0DB6">
            <w:pPr>
              <w:pStyle w:val="XML3"/>
              <w:rPr>
                <w:del w:id="3649" w:author="Thomas Dietz" w:date="2012-08-13T13:40:00Z"/>
                <w:rPrChange w:id="3650" w:author="Thomas Dietz" w:date="2012-08-13T14:50:00Z">
                  <w:rPr>
                    <w:del w:id="3651" w:author="Thomas Dietz" w:date="2012-08-13T13:40:00Z"/>
                  </w:rPr>
                </w:rPrChange>
              </w:rPr>
            </w:pPr>
            <w:del w:id="3652" w:author="Thomas Dietz" w:date="2012-08-13T13:40:00Z">
              <w:r w:rsidRPr="00A00ED4" w:rsidDel="00860C7A">
                <w:rPr>
                  <w:rPrChange w:id="3653" w:author="Thomas Dietz" w:date="2012-08-13T14:50:00Z">
                    <w:rPr/>
                  </w:rPrChange>
                </w:rPr>
                <w:delText>&lt;xs:enumeration value="set-queue"/&gt;</w:delText>
              </w:r>
            </w:del>
          </w:p>
          <w:p w14:paraId="6B17D7E0" w14:textId="38A16B78" w:rsidR="00D8113B" w:rsidRPr="00A00ED4" w:rsidDel="00860C7A" w:rsidRDefault="00D8113B" w:rsidP="004D0DB6">
            <w:pPr>
              <w:pStyle w:val="XML3"/>
              <w:rPr>
                <w:del w:id="3654" w:author="Thomas Dietz" w:date="2012-08-13T13:40:00Z"/>
                <w:rPrChange w:id="3655" w:author="Thomas Dietz" w:date="2012-08-13T14:50:00Z">
                  <w:rPr>
                    <w:del w:id="3656" w:author="Thomas Dietz" w:date="2012-08-13T13:40:00Z"/>
                  </w:rPr>
                </w:rPrChange>
              </w:rPr>
            </w:pPr>
            <w:del w:id="3657" w:author="Thomas Dietz" w:date="2012-08-13T13:40:00Z">
              <w:r w:rsidRPr="00A00ED4" w:rsidDel="00860C7A">
                <w:rPr>
                  <w:rPrChange w:id="3658" w:author="Thomas Dietz" w:date="2012-08-13T14:50:00Z">
                    <w:rPr/>
                  </w:rPrChange>
                </w:rPr>
                <w:delText>&lt;xs:enumeration value="group"/&gt;</w:delText>
              </w:r>
            </w:del>
          </w:p>
          <w:p w14:paraId="0CC19414" w14:textId="7E6ED1BA" w:rsidR="00D8113B" w:rsidRPr="00A00ED4" w:rsidDel="00860C7A" w:rsidRDefault="00D8113B" w:rsidP="004D0DB6">
            <w:pPr>
              <w:pStyle w:val="XML3"/>
              <w:rPr>
                <w:del w:id="3659" w:author="Thomas Dietz" w:date="2012-08-13T13:40:00Z"/>
                <w:rPrChange w:id="3660" w:author="Thomas Dietz" w:date="2012-08-13T14:50:00Z">
                  <w:rPr>
                    <w:del w:id="3661" w:author="Thomas Dietz" w:date="2012-08-13T13:40:00Z"/>
                  </w:rPr>
                </w:rPrChange>
              </w:rPr>
            </w:pPr>
            <w:del w:id="3662" w:author="Thomas Dietz" w:date="2012-08-13T13:40:00Z">
              <w:r w:rsidRPr="00A00ED4" w:rsidDel="00860C7A">
                <w:rPr>
                  <w:rPrChange w:id="3663" w:author="Thomas Dietz" w:date="2012-08-13T14:50:00Z">
                    <w:rPr/>
                  </w:rPrChange>
                </w:rPr>
                <w:lastRenderedPageBreak/>
                <w:delText>&lt;xs:enumeration value="set-nw-ttl"/&gt;</w:delText>
              </w:r>
            </w:del>
          </w:p>
          <w:p w14:paraId="795A85B9" w14:textId="7C70DAC8" w:rsidR="00D8113B" w:rsidRPr="00A00ED4" w:rsidDel="00860C7A" w:rsidRDefault="00D8113B" w:rsidP="004D0DB6">
            <w:pPr>
              <w:pStyle w:val="XML3"/>
              <w:rPr>
                <w:del w:id="3664" w:author="Thomas Dietz" w:date="2012-08-13T13:40:00Z"/>
                <w:rPrChange w:id="3665" w:author="Thomas Dietz" w:date="2012-08-13T14:50:00Z">
                  <w:rPr>
                    <w:del w:id="3666" w:author="Thomas Dietz" w:date="2012-08-13T13:40:00Z"/>
                  </w:rPr>
                </w:rPrChange>
              </w:rPr>
            </w:pPr>
            <w:del w:id="3667" w:author="Thomas Dietz" w:date="2012-08-13T13:40:00Z">
              <w:r w:rsidRPr="00A00ED4" w:rsidDel="00860C7A">
                <w:rPr>
                  <w:rPrChange w:id="3668" w:author="Thomas Dietz" w:date="2012-08-13T14:50:00Z">
                    <w:rPr/>
                  </w:rPrChange>
                </w:rPr>
                <w:delText>&lt;xs:enumeration value="dec-nw-ttl"/&gt;</w:delText>
              </w:r>
            </w:del>
          </w:p>
          <w:p w14:paraId="20C90ED5" w14:textId="1086216C" w:rsidR="00D8113B" w:rsidRPr="00A00ED4" w:rsidDel="00860C7A" w:rsidRDefault="00D8113B" w:rsidP="004D0DB6">
            <w:pPr>
              <w:pStyle w:val="XML3"/>
              <w:rPr>
                <w:del w:id="3669" w:author="Thomas Dietz" w:date="2012-08-13T13:40:00Z"/>
                <w:rPrChange w:id="3670" w:author="Thomas Dietz" w:date="2012-08-13T14:50:00Z">
                  <w:rPr>
                    <w:del w:id="3671" w:author="Thomas Dietz" w:date="2012-08-13T13:40:00Z"/>
                  </w:rPr>
                </w:rPrChange>
              </w:rPr>
            </w:pPr>
            <w:del w:id="3672" w:author="Thomas Dietz" w:date="2012-08-13T13:40:00Z">
              <w:r w:rsidRPr="00A00ED4" w:rsidDel="00860C7A">
                <w:rPr>
                  <w:rPrChange w:id="3673" w:author="Thomas Dietz" w:date="2012-08-13T14:50:00Z">
                    <w:rPr/>
                  </w:rPrChange>
                </w:rPr>
                <w:delText>&lt;xs:enumeration value="pop-mpls"/&gt;</w:delText>
              </w:r>
            </w:del>
          </w:p>
          <w:p w14:paraId="5C4AC856" w14:textId="04BCDBF8" w:rsidR="00D8113B" w:rsidRPr="00A00ED4" w:rsidDel="00860C7A" w:rsidRDefault="00D8113B" w:rsidP="004D0DB6">
            <w:pPr>
              <w:pStyle w:val="XML3"/>
              <w:rPr>
                <w:del w:id="3674" w:author="Thomas Dietz" w:date="2012-08-13T13:40:00Z"/>
                <w:rPrChange w:id="3675" w:author="Thomas Dietz" w:date="2012-08-13T14:50:00Z">
                  <w:rPr>
                    <w:del w:id="3676" w:author="Thomas Dietz" w:date="2012-08-13T13:40:00Z"/>
                  </w:rPr>
                </w:rPrChange>
              </w:rPr>
            </w:pPr>
            <w:del w:id="3677" w:author="Thomas Dietz" w:date="2012-08-13T13:40:00Z">
              <w:r w:rsidRPr="00A00ED4" w:rsidDel="00860C7A">
                <w:rPr>
                  <w:rPrChange w:id="3678" w:author="Thomas Dietz" w:date="2012-08-13T14:50:00Z">
                    <w:rPr/>
                  </w:rPrChange>
                </w:rPr>
                <w:delText>&lt;xs:enumeration value="set-field"/&gt;</w:delText>
              </w:r>
            </w:del>
          </w:p>
          <w:p w14:paraId="3BF4659B" w14:textId="5C4F6141" w:rsidR="00D8113B" w:rsidRPr="00A00ED4" w:rsidDel="00860C7A" w:rsidRDefault="00D8113B" w:rsidP="004D0DB6">
            <w:pPr>
              <w:pStyle w:val="XML2"/>
              <w:rPr>
                <w:del w:id="3679" w:author="Thomas Dietz" w:date="2012-08-13T13:40:00Z"/>
                <w:rPrChange w:id="3680" w:author="Thomas Dietz" w:date="2012-08-13T14:50:00Z">
                  <w:rPr>
                    <w:del w:id="3681" w:author="Thomas Dietz" w:date="2012-08-13T13:40:00Z"/>
                  </w:rPr>
                </w:rPrChange>
              </w:rPr>
            </w:pPr>
            <w:del w:id="3682" w:author="Thomas Dietz" w:date="2012-08-13T13:40:00Z">
              <w:r w:rsidRPr="00A00ED4" w:rsidDel="00860C7A">
                <w:rPr>
                  <w:rPrChange w:id="3683" w:author="Thomas Dietz" w:date="2012-08-13T14:50:00Z">
                    <w:rPr/>
                  </w:rPrChange>
                </w:rPr>
                <w:delText>&lt;/xs:restriction&gt;</w:delText>
              </w:r>
            </w:del>
          </w:p>
          <w:p w14:paraId="29EAC766" w14:textId="6C52E23D" w:rsidR="00D8113B" w:rsidRPr="00A00ED4" w:rsidDel="00860C7A" w:rsidRDefault="00D8113B" w:rsidP="00173F8A">
            <w:pPr>
              <w:pStyle w:val="XML1"/>
              <w:rPr>
                <w:del w:id="3684" w:author="Thomas Dietz" w:date="2012-08-13T13:40:00Z"/>
                <w:rPrChange w:id="3685" w:author="Thomas Dietz" w:date="2012-08-13T14:50:00Z">
                  <w:rPr>
                    <w:del w:id="3686" w:author="Thomas Dietz" w:date="2012-08-13T13:40:00Z"/>
                  </w:rPr>
                </w:rPrChange>
              </w:rPr>
            </w:pPr>
            <w:del w:id="3687" w:author="Thomas Dietz" w:date="2012-08-13T13:40:00Z">
              <w:r w:rsidRPr="00A00ED4" w:rsidDel="00860C7A">
                <w:rPr>
                  <w:rPrChange w:id="3688" w:author="Thomas Dietz" w:date="2012-08-13T14:50:00Z">
                    <w:rPr/>
                  </w:rPrChange>
                </w:rPr>
                <w:delText>&lt;/xs:simpleType&gt;</w:delText>
              </w:r>
            </w:del>
          </w:p>
          <w:p w14:paraId="2EF05099" w14:textId="42BE2004" w:rsidR="00D8113B" w:rsidRPr="00A00ED4" w:rsidDel="00860C7A" w:rsidRDefault="00D8113B" w:rsidP="00173F8A">
            <w:pPr>
              <w:pStyle w:val="XML1"/>
              <w:rPr>
                <w:del w:id="3689" w:author="Thomas Dietz" w:date="2012-08-13T13:40:00Z"/>
                <w:rPrChange w:id="3690" w:author="Thomas Dietz" w:date="2012-08-13T14:50:00Z">
                  <w:rPr>
                    <w:del w:id="3691" w:author="Thomas Dietz" w:date="2012-08-13T13:40:00Z"/>
                  </w:rPr>
                </w:rPrChange>
              </w:rPr>
            </w:pPr>
          </w:p>
          <w:p w14:paraId="5450CE6E" w14:textId="12DF1BD6" w:rsidR="00D8113B" w:rsidRPr="00A00ED4" w:rsidDel="00860C7A" w:rsidRDefault="00D8113B" w:rsidP="00173F8A">
            <w:pPr>
              <w:pStyle w:val="XML1"/>
              <w:rPr>
                <w:del w:id="3692" w:author="Thomas Dietz" w:date="2012-08-13T13:40:00Z"/>
                <w:rPrChange w:id="3693" w:author="Thomas Dietz" w:date="2012-08-13T14:50:00Z">
                  <w:rPr>
                    <w:del w:id="3694" w:author="Thomas Dietz" w:date="2012-08-13T13:40:00Z"/>
                  </w:rPr>
                </w:rPrChange>
              </w:rPr>
            </w:pPr>
            <w:del w:id="3695" w:author="Thomas Dietz" w:date="2012-08-13T13:40:00Z">
              <w:r w:rsidRPr="00A00ED4" w:rsidDel="00860C7A">
                <w:rPr>
                  <w:rPrChange w:id="3696" w:author="Thomas Dietz" w:date="2012-08-13T14:50:00Z">
                    <w:rPr/>
                  </w:rPrChange>
                </w:rPr>
                <w:delText>&lt;xs:complexType name="OFInstructionTypes"&gt;</w:delText>
              </w:r>
            </w:del>
          </w:p>
          <w:p w14:paraId="3B0C2B6D" w14:textId="4F89394C" w:rsidR="00D8113B" w:rsidRPr="00A00ED4" w:rsidDel="00860C7A" w:rsidRDefault="00D8113B" w:rsidP="004D0DB6">
            <w:pPr>
              <w:pStyle w:val="XML2"/>
              <w:rPr>
                <w:del w:id="3697" w:author="Thomas Dietz" w:date="2012-08-13T13:40:00Z"/>
                <w:rPrChange w:id="3698" w:author="Thomas Dietz" w:date="2012-08-13T14:50:00Z">
                  <w:rPr>
                    <w:del w:id="3699" w:author="Thomas Dietz" w:date="2012-08-13T13:40:00Z"/>
                  </w:rPr>
                </w:rPrChange>
              </w:rPr>
            </w:pPr>
            <w:del w:id="3700" w:author="Thomas Dietz" w:date="2012-08-13T13:40:00Z">
              <w:r w:rsidRPr="00A00ED4" w:rsidDel="00860C7A">
                <w:rPr>
                  <w:rPrChange w:id="3701" w:author="Thomas Dietz" w:date="2012-08-13T14:50:00Z">
                    <w:rPr/>
                  </w:rPrChange>
                </w:rPr>
                <w:delText>&lt;xs:sequence minOccurs="1" maxOccurs="unbounded"&gt;</w:delText>
              </w:r>
            </w:del>
          </w:p>
          <w:p w14:paraId="5CEAC9CA" w14:textId="5E67EB2E" w:rsidR="00D8113B" w:rsidRPr="00A00ED4" w:rsidDel="00860C7A" w:rsidRDefault="00D8113B" w:rsidP="004D0DB6">
            <w:pPr>
              <w:pStyle w:val="XML3"/>
              <w:rPr>
                <w:del w:id="3702" w:author="Thomas Dietz" w:date="2012-08-13T13:40:00Z"/>
                <w:rPrChange w:id="3703" w:author="Thomas Dietz" w:date="2012-08-13T14:50:00Z">
                  <w:rPr>
                    <w:del w:id="3704" w:author="Thomas Dietz" w:date="2012-08-13T13:40:00Z"/>
                  </w:rPr>
                </w:rPrChange>
              </w:rPr>
            </w:pPr>
            <w:del w:id="3705" w:author="Thomas Dietz" w:date="2012-08-13T13:40:00Z">
              <w:r w:rsidRPr="00A00ED4" w:rsidDel="00860C7A">
                <w:rPr>
                  <w:rPrChange w:id="3706" w:author="Thomas Dietz" w:date="2012-08-13T14:50:00Z">
                    <w:rPr/>
                  </w:rPrChange>
                </w:rPr>
                <w:delText>&lt;xs:element name="type" type="OFInstructionType"/&gt;</w:delText>
              </w:r>
            </w:del>
          </w:p>
          <w:p w14:paraId="364C3861" w14:textId="53B623FE" w:rsidR="00D8113B" w:rsidRPr="00A00ED4" w:rsidDel="00860C7A" w:rsidRDefault="00D8113B" w:rsidP="004D0DB6">
            <w:pPr>
              <w:pStyle w:val="XML2"/>
              <w:rPr>
                <w:del w:id="3707" w:author="Thomas Dietz" w:date="2012-08-13T13:40:00Z"/>
                <w:rPrChange w:id="3708" w:author="Thomas Dietz" w:date="2012-08-13T14:50:00Z">
                  <w:rPr>
                    <w:del w:id="3709" w:author="Thomas Dietz" w:date="2012-08-13T13:40:00Z"/>
                  </w:rPr>
                </w:rPrChange>
              </w:rPr>
            </w:pPr>
            <w:del w:id="3710" w:author="Thomas Dietz" w:date="2012-08-13T13:40:00Z">
              <w:r w:rsidRPr="00A00ED4" w:rsidDel="00860C7A">
                <w:rPr>
                  <w:rPrChange w:id="3711" w:author="Thomas Dietz" w:date="2012-08-13T14:50:00Z">
                    <w:rPr/>
                  </w:rPrChange>
                </w:rPr>
                <w:delText>&lt;/xs:sequence&gt;</w:delText>
              </w:r>
            </w:del>
          </w:p>
          <w:p w14:paraId="251BAD98" w14:textId="0D8FB0C7" w:rsidR="00D8113B" w:rsidRPr="00A00ED4" w:rsidDel="00860C7A" w:rsidRDefault="00D8113B" w:rsidP="00173F8A">
            <w:pPr>
              <w:pStyle w:val="XML1"/>
              <w:rPr>
                <w:del w:id="3712" w:author="Thomas Dietz" w:date="2012-08-13T13:40:00Z"/>
                <w:rPrChange w:id="3713" w:author="Thomas Dietz" w:date="2012-08-13T14:50:00Z">
                  <w:rPr>
                    <w:del w:id="3714" w:author="Thomas Dietz" w:date="2012-08-13T13:40:00Z"/>
                  </w:rPr>
                </w:rPrChange>
              </w:rPr>
            </w:pPr>
            <w:del w:id="3715" w:author="Thomas Dietz" w:date="2012-08-13T13:40:00Z">
              <w:r w:rsidRPr="00A00ED4" w:rsidDel="00860C7A">
                <w:rPr>
                  <w:rPrChange w:id="3716" w:author="Thomas Dietz" w:date="2012-08-13T14:50:00Z">
                    <w:rPr/>
                  </w:rPrChange>
                </w:rPr>
                <w:delText>&lt;/xs:complexType&gt;</w:delText>
              </w:r>
            </w:del>
          </w:p>
          <w:p w14:paraId="4AA62738" w14:textId="5C7D6C2D" w:rsidR="004D0DB6" w:rsidRPr="00A00ED4" w:rsidDel="00860C7A" w:rsidRDefault="004D0DB6" w:rsidP="00173F8A">
            <w:pPr>
              <w:pStyle w:val="XML1"/>
              <w:rPr>
                <w:del w:id="3717" w:author="Thomas Dietz" w:date="2012-08-13T13:40:00Z"/>
                <w:rPrChange w:id="3718" w:author="Thomas Dietz" w:date="2012-08-13T14:50:00Z">
                  <w:rPr>
                    <w:del w:id="3719" w:author="Thomas Dietz" w:date="2012-08-13T13:40:00Z"/>
                  </w:rPr>
                </w:rPrChange>
              </w:rPr>
            </w:pPr>
          </w:p>
          <w:p w14:paraId="6021BF42" w14:textId="52ABE8CB" w:rsidR="00D8113B" w:rsidRPr="00A00ED4" w:rsidDel="00860C7A" w:rsidRDefault="00D8113B" w:rsidP="00173F8A">
            <w:pPr>
              <w:pStyle w:val="XML1"/>
              <w:rPr>
                <w:del w:id="3720" w:author="Thomas Dietz" w:date="2012-08-13T13:40:00Z"/>
                <w:rPrChange w:id="3721" w:author="Thomas Dietz" w:date="2012-08-13T14:50:00Z">
                  <w:rPr>
                    <w:del w:id="3722" w:author="Thomas Dietz" w:date="2012-08-13T13:40:00Z"/>
                  </w:rPr>
                </w:rPrChange>
              </w:rPr>
            </w:pPr>
            <w:del w:id="3723" w:author="Thomas Dietz" w:date="2012-08-13T13:40:00Z">
              <w:r w:rsidRPr="00A00ED4" w:rsidDel="00860C7A">
                <w:rPr>
                  <w:rPrChange w:id="3724" w:author="Thomas Dietz" w:date="2012-08-13T14:50:00Z">
                    <w:rPr/>
                  </w:rPrChange>
                </w:rPr>
                <w:delText>&lt;xs:simpleType name="OFInstructionType"&gt;</w:delText>
              </w:r>
            </w:del>
          </w:p>
          <w:p w14:paraId="09B31E7F" w14:textId="280E838C" w:rsidR="00D8113B" w:rsidRPr="00A00ED4" w:rsidDel="00860C7A" w:rsidRDefault="00D8113B" w:rsidP="004D0DB6">
            <w:pPr>
              <w:pStyle w:val="XML2"/>
              <w:rPr>
                <w:del w:id="3725" w:author="Thomas Dietz" w:date="2012-08-13T13:40:00Z"/>
                <w:rPrChange w:id="3726" w:author="Thomas Dietz" w:date="2012-08-13T14:50:00Z">
                  <w:rPr>
                    <w:del w:id="3727" w:author="Thomas Dietz" w:date="2012-08-13T13:40:00Z"/>
                  </w:rPr>
                </w:rPrChange>
              </w:rPr>
            </w:pPr>
            <w:del w:id="3728" w:author="Thomas Dietz" w:date="2012-08-13T13:40:00Z">
              <w:r w:rsidRPr="00A00ED4" w:rsidDel="00860C7A">
                <w:rPr>
                  <w:rPrChange w:id="3729" w:author="Thomas Dietz" w:date="2012-08-13T14:50:00Z">
                    <w:rPr/>
                  </w:rPrChange>
                </w:rPr>
                <w:delText>&lt;xs:restriction base="xs:string"&gt;</w:delText>
              </w:r>
            </w:del>
          </w:p>
          <w:p w14:paraId="37A5A79C" w14:textId="4FD9567E" w:rsidR="00D8113B" w:rsidRPr="00A00ED4" w:rsidDel="00860C7A" w:rsidRDefault="00D8113B" w:rsidP="004D0DB6">
            <w:pPr>
              <w:pStyle w:val="XML3"/>
              <w:rPr>
                <w:del w:id="3730" w:author="Thomas Dietz" w:date="2012-08-13T13:40:00Z"/>
                <w:rPrChange w:id="3731" w:author="Thomas Dietz" w:date="2012-08-13T14:50:00Z">
                  <w:rPr>
                    <w:del w:id="3732" w:author="Thomas Dietz" w:date="2012-08-13T13:40:00Z"/>
                  </w:rPr>
                </w:rPrChange>
              </w:rPr>
            </w:pPr>
            <w:del w:id="3733" w:author="Thomas Dietz" w:date="2012-08-13T13:40:00Z">
              <w:r w:rsidRPr="00A00ED4" w:rsidDel="00860C7A">
                <w:rPr>
                  <w:rPrChange w:id="3734" w:author="Thomas Dietz" w:date="2012-08-13T14:50:00Z">
                    <w:rPr/>
                  </w:rPrChange>
                </w:rPr>
                <w:delText>&lt;xs:enumeration value="apply-actions"/&gt;</w:delText>
              </w:r>
            </w:del>
          </w:p>
          <w:p w14:paraId="691BCB5C" w14:textId="5FD8084C" w:rsidR="00D8113B" w:rsidRPr="00A00ED4" w:rsidDel="00860C7A" w:rsidRDefault="00D8113B" w:rsidP="004D0DB6">
            <w:pPr>
              <w:pStyle w:val="XML3"/>
              <w:rPr>
                <w:del w:id="3735" w:author="Thomas Dietz" w:date="2012-08-13T13:40:00Z"/>
                <w:rPrChange w:id="3736" w:author="Thomas Dietz" w:date="2012-08-13T14:50:00Z">
                  <w:rPr>
                    <w:del w:id="3737" w:author="Thomas Dietz" w:date="2012-08-13T13:40:00Z"/>
                  </w:rPr>
                </w:rPrChange>
              </w:rPr>
            </w:pPr>
            <w:del w:id="3738" w:author="Thomas Dietz" w:date="2012-08-13T13:40:00Z">
              <w:r w:rsidRPr="00A00ED4" w:rsidDel="00860C7A">
                <w:rPr>
                  <w:rPrChange w:id="3739" w:author="Thomas Dietz" w:date="2012-08-13T14:50:00Z">
                    <w:rPr/>
                  </w:rPrChange>
                </w:rPr>
                <w:delText>&lt;xs:enumeration value="clear-actions"/&gt;</w:delText>
              </w:r>
            </w:del>
          </w:p>
          <w:p w14:paraId="6A557165" w14:textId="44BC84B7" w:rsidR="00D8113B" w:rsidRPr="00A00ED4" w:rsidDel="00860C7A" w:rsidRDefault="00D8113B" w:rsidP="004D0DB6">
            <w:pPr>
              <w:pStyle w:val="XML3"/>
              <w:rPr>
                <w:del w:id="3740" w:author="Thomas Dietz" w:date="2012-08-13T13:40:00Z"/>
                <w:rPrChange w:id="3741" w:author="Thomas Dietz" w:date="2012-08-13T14:50:00Z">
                  <w:rPr>
                    <w:del w:id="3742" w:author="Thomas Dietz" w:date="2012-08-13T13:40:00Z"/>
                  </w:rPr>
                </w:rPrChange>
              </w:rPr>
            </w:pPr>
            <w:del w:id="3743" w:author="Thomas Dietz" w:date="2012-08-13T13:40:00Z">
              <w:r w:rsidRPr="00A00ED4" w:rsidDel="00860C7A">
                <w:rPr>
                  <w:rPrChange w:id="3744" w:author="Thomas Dietz" w:date="2012-08-13T14:50:00Z">
                    <w:rPr/>
                  </w:rPrChange>
                </w:rPr>
                <w:delText>&lt;xs:enumeration value="write-actions"/&gt;</w:delText>
              </w:r>
            </w:del>
          </w:p>
          <w:p w14:paraId="6AEC1BE3" w14:textId="0F3C2B7D" w:rsidR="00D8113B" w:rsidRPr="00A00ED4" w:rsidDel="00860C7A" w:rsidRDefault="00D8113B" w:rsidP="004D0DB6">
            <w:pPr>
              <w:pStyle w:val="XML3"/>
              <w:rPr>
                <w:del w:id="3745" w:author="Thomas Dietz" w:date="2012-08-13T13:40:00Z"/>
                <w:rPrChange w:id="3746" w:author="Thomas Dietz" w:date="2012-08-13T14:50:00Z">
                  <w:rPr>
                    <w:del w:id="3747" w:author="Thomas Dietz" w:date="2012-08-13T13:40:00Z"/>
                  </w:rPr>
                </w:rPrChange>
              </w:rPr>
            </w:pPr>
            <w:del w:id="3748" w:author="Thomas Dietz" w:date="2012-08-13T13:40:00Z">
              <w:r w:rsidRPr="00A00ED4" w:rsidDel="00860C7A">
                <w:rPr>
                  <w:rPrChange w:id="3749" w:author="Thomas Dietz" w:date="2012-08-13T14:50:00Z">
                    <w:rPr/>
                  </w:rPrChange>
                </w:rPr>
                <w:delText>&lt;xs:enumeration value="write-metadata"/&gt;</w:delText>
              </w:r>
            </w:del>
          </w:p>
          <w:p w14:paraId="7EF6B864" w14:textId="125D0712" w:rsidR="00D8113B" w:rsidRPr="00A00ED4" w:rsidDel="00860C7A" w:rsidRDefault="00D8113B" w:rsidP="004D0DB6">
            <w:pPr>
              <w:pStyle w:val="XML3"/>
              <w:rPr>
                <w:del w:id="3750" w:author="Thomas Dietz" w:date="2012-08-13T13:40:00Z"/>
                <w:rPrChange w:id="3751" w:author="Thomas Dietz" w:date="2012-08-13T14:50:00Z">
                  <w:rPr>
                    <w:del w:id="3752" w:author="Thomas Dietz" w:date="2012-08-13T13:40:00Z"/>
                  </w:rPr>
                </w:rPrChange>
              </w:rPr>
            </w:pPr>
            <w:del w:id="3753" w:author="Thomas Dietz" w:date="2012-08-13T13:40:00Z">
              <w:r w:rsidRPr="00A00ED4" w:rsidDel="00860C7A">
                <w:rPr>
                  <w:rPrChange w:id="3754" w:author="Thomas Dietz" w:date="2012-08-13T14:50:00Z">
                    <w:rPr/>
                  </w:rPrChange>
                </w:rPr>
                <w:delText>&lt;xs:enumeration value="goto-table"/&gt;</w:delText>
              </w:r>
            </w:del>
          </w:p>
          <w:p w14:paraId="5A0CC7F1" w14:textId="15E4FAE9" w:rsidR="00D8113B" w:rsidRPr="00A00ED4" w:rsidDel="00860C7A" w:rsidRDefault="00D8113B" w:rsidP="004D0DB6">
            <w:pPr>
              <w:pStyle w:val="XML2"/>
              <w:rPr>
                <w:del w:id="3755" w:author="Thomas Dietz" w:date="2012-08-13T13:40:00Z"/>
                <w:rPrChange w:id="3756" w:author="Thomas Dietz" w:date="2012-08-13T14:50:00Z">
                  <w:rPr>
                    <w:del w:id="3757" w:author="Thomas Dietz" w:date="2012-08-13T13:40:00Z"/>
                  </w:rPr>
                </w:rPrChange>
              </w:rPr>
            </w:pPr>
            <w:del w:id="3758" w:author="Thomas Dietz" w:date="2012-08-13T13:40:00Z">
              <w:r w:rsidRPr="00A00ED4" w:rsidDel="00860C7A">
                <w:rPr>
                  <w:rPrChange w:id="3759" w:author="Thomas Dietz" w:date="2012-08-13T14:50:00Z">
                    <w:rPr/>
                  </w:rPrChange>
                </w:rPr>
                <w:delText>&lt;/xs:restriction&gt;</w:delText>
              </w:r>
            </w:del>
          </w:p>
          <w:p w14:paraId="375F4CE1" w14:textId="0C7A670F" w:rsidR="00D8113B" w:rsidRPr="00A00ED4" w:rsidDel="00860C7A" w:rsidRDefault="00D8113B" w:rsidP="00173F8A">
            <w:pPr>
              <w:pStyle w:val="XML1"/>
              <w:rPr>
                <w:del w:id="3760" w:author="Thomas Dietz" w:date="2012-08-13T13:40:00Z"/>
                <w:rPrChange w:id="3761" w:author="Thomas Dietz" w:date="2012-08-13T14:50:00Z">
                  <w:rPr>
                    <w:del w:id="3762" w:author="Thomas Dietz" w:date="2012-08-13T13:40:00Z"/>
                  </w:rPr>
                </w:rPrChange>
              </w:rPr>
            </w:pPr>
            <w:del w:id="3763" w:author="Thomas Dietz" w:date="2012-08-13T13:40:00Z">
              <w:r w:rsidRPr="00A00ED4" w:rsidDel="00860C7A">
                <w:rPr>
                  <w:rPrChange w:id="3764" w:author="Thomas Dietz" w:date="2012-08-13T14:50:00Z">
                    <w:rPr/>
                  </w:rPrChange>
                </w:rPr>
                <w:delText>&lt;/xs:simpleType&gt;</w:delText>
              </w:r>
            </w:del>
          </w:p>
          <w:p w14:paraId="49D26B39" w14:textId="4ED05695" w:rsidR="004D0DB6" w:rsidRPr="00A00ED4" w:rsidDel="00860C7A" w:rsidRDefault="004D0DB6" w:rsidP="00173F8A">
            <w:pPr>
              <w:pStyle w:val="XML1"/>
              <w:rPr>
                <w:del w:id="3765" w:author="Thomas Dietz" w:date="2012-08-13T13:40:00Z"/>
                <w:rPrChange w:id="3766" w:author="Thomas Dietz" w:date="2012-08-13T14:50:00Z">
                  <w:rPr>
                    <w:del w:id="3767" w:author="Thomas Dietz" w:date="2012-08-13T13:40:00Z"/>
                  </w:rPr>
                </w:rPrChange>
              </w:rPr>
            </w:pPr>
          </w:p>
          <w:p w14:paraId="0152FC18" w14:textId="77777777" w:rsidR="00860C7A" w:rsidRPr="00A00ED4" w:rsidRDefault="00860C7A" w:rsidP="00860C7A">
            <w:pPr>
              <w:pStyle w:val="XML1"/>
              <w:rPr>
                <w:ins w:id="3768" w:author="Thomas Dietz" w:date="2012-08-13T13:42:00Z"/>
                <w:rPrChange w:id="3769" w:author="Thomas Dietz" w:date="2012-08-13T14:50:00Z">
                  <w:rPr>
                    <w:ins w:id="3770" w:author="Thomas Dietz" w:date="2012-08-13T13:42:00Z"/>
                    <w:b/>
                  </w:rPr>
                </w:rPrChange>
              </w:rPr>
            </w:pPr>
            <w:ins w:id="3771" w:author="Thomas Dietz" w:date="2012-08-13T13:42:00Z">
              <w:r w:rsidRPr="00A00ED4">
                <w:rPr>
                  <w:rPrChange w:id="3772" w:author="Thomas Dietz" w:date="2012-08-13T14:50:00Z">
                    <w:rPr>
                      <w:b/>
                    </w:rPr>
                  </w:rPrChange>
                </w:rPr>
                <w:t xml:space="preserve">  &lt;xs:group name="OFLogicalSwitchCapabilitiesType"&gt;</w:t>
              </w:r>
            </w:ins>
          </w:p>
          <w:p w14:paraId="679DDF89" w14:textId="77777777" w:rsidR="00860C7A" w:rsidRPr="00A00ED4" w:rsidRDefault="00860C7A" w:rsidP="00860C7A">
            <w:pPr>
              <w:pStyle w:val="XML1"/>
              <w:rPr>
                <w:ins w:id="3773" w:author="Thomas Dietz" w:date="2012-08-13T13:42:00Z"/>
                <w:rPrChange w:id="3774" w:author="Thomas Dietz" w:date="2012-08-13T14:50:00Z">
                  <w:rPr>
                    <w:ins w:id="3775" w:author="Thomas Dietz" w:date="2012-08-13T13:42:00Z"/>
                    <w:b/>
                  </w:rPr>
                </w:rPrChange>
              </w:rPr>
            </w:pPr>
            <w:ins w:id="3776" w:author="Thomas Dietz" w:date="2012-08-13T13:42:00Z">
              <w:r w:rsidRPr="00A00ED4">
                <w:rPr>
                  <w:rPrChange w:id="3777" w:author="Thomas Dietz" w:date="2012-08-13T14:50:00Z">
                    <w:rPr>
                      <w:b/>
                    </w:rPr>
                  </w:rPrChange>
                </w:rPr>
                <w:t xml:space="preserve">    &lt;xs:annotation&gt;</w:t>
              </w:r>
            </w:ins>
          </w:p>
          <w:p w14:paraId="2E957B2A" w14:textId="77777777" w:rsidR="00860C7A" w:rsidRPr="00A00ED4" w:rsidRDefault="00860C7A" w:rsidP="00860C7A">
            <w:pPr>
              <w:pStyle w:val="XML1"/>
              <w:rPr>
                <w:ins w:id="3778" w:author="Thomas Dietz" w:date="2012-08-13T13:42:00Z"/>
                <w:rPrChange w:id="3779" w:author="Thomas Dietz" w:date="2012-08-13T14:50:00Z">
                  <w:rPr>
                    <w:ins w:id="3780" w:author="Thomas Dietz" w:date="2012-08-13T13:42:00Z"/>
                    <w:b/>
                  </w:rPr>
                </w:rPrChange>
              </w:rPr>
            </w:pPr>
            <w:ins w:id="3781" w:author="Thomas Dietz" w:date="2012-08-13T13:42:00Z">
              <w:r w:rsidRPr="00A00ED4">
                <w:rPr>
                  <w:rPrChange w:id="3782" w:author="Thomas Dietz" w:date="2012-08-13T14:50:00Z">
                    <w:rPr>
                      <w:b/>
                    </w:rPr>
                  </w:rPrChange>
                </w:rPr>
                <w:t xml:space="preserve">      &lt;xs:documentation&gt;</w:t>
              </w:r>
            </w:ins>
          </w:p>
          <w:p w14:paraId="37A2CAE2" w14:textId="77777777" w:rsidR="00860C7A" w:rsidRPr="00A00ED4" w:rsidRDefault="00860C7A" w:rsidP="00860C7A">
            <w:pPr>
              <w:pStyle w:val="XML1"/>
              <w:rPr>
                <w:ins w:id="3783" w:author="Thomas Dietz" w:date="2012-08-13T13:42:00Z"/>
                <w:rPrChange w:id="3784" w:author="Thomas Dietz" w:date="2012-08-13T14:50:00Z">
                  <w:rPr>
                    <w:ins w:id="3785" w:author="Thomas Dietz" w:date="2012-08-13T13:42:00Z"/>
                    <w:b/>
                  </w:rPr>
                </w:rPrChange>
              </w:rPr>
            </w:pPr>
            <w:ins w:id="3786" w:author="Thomas Dietz" w:date="2012-08-13T13:42:00Z">
              <w:r w:rsidRPr="00A00ED4">
                <w:rPr>
                  <w:rPrChange w:id="3787" w:author="Thomas Dietz" w:date="2012-08-13T14:50:00Z">
                    <w:rPr>
                      <w:b/>
                    </w:rPr>
                  </w:rPrChange>
                </w:rPr>
                <w:t xml:space="preserve">        This grouping specifies all properties of an</w:t>
              </w:r>
            </w:ins>
          </w:p>
          <w:p w14:paraId="7B4E04A8" w14:textId="77777777" w:rsidR="00860C7A" w:rsidRPr="00A00ED4" w:rsidRDefault="00860C7A" w:rsidP="00860C7A">
            <w:pPr>
              <w:pStyle w:val="XML1"/>
              <w:rPr>
                <w:ins w:id="3788" w:author="Thomas Dietz" w:date="2012-08-13T13:42:00Z"/>
                <w:rPrChange w:id="3789" w:author="Thomas Dietz" w:date="2012-08-13T14:50:00Z">
                  <w:rPr>
                    <w:ins w:id="3790" w:author="Thomas Dietz" w:date="2012-08-13T13:42:00Z"/>
                    <w:b/>
                  </w:rPr>
                </w:rPrChange>
              </w:rPr>
            </w:pPr>
            <w:ins w:id="3791" w:author="Thomas Dietz" w:date="2012-08-13T13:42:00Z">
              <w:r w:rsidRPr="00A00ED4">
                <w:rPr>
                  <w:rPrChange w:id="3792" w:author="Thomas Dietz" w:date="2012-08-13T14:50:00Z">
                    <w:rPr>
                      <w:b/>
                    </w:rPr>
                  </w:rPrChange>
                </w:rPr>
                <w:t xml:space="preserve">        OpenFlow logical switch's capabilities.</w:t>
              </w:r>
            </w:ins>
          </w:p>
          <w:p w14:paraId="7B15A8F3" w14:textId="77777777" w:rsidR="00860C7A" w:rsidRPr="00A00ED4" w:rsidRDefault="00860C7A" w:rsidP="00860C7A">
            <w:pPr>
              <w:pStyle w:val="XML1"/>
              <w:rPr>
                <w:ins w:id="3793" w:author="Thomas Dietz" w:date="2012-08-13T13:42:00Z"/>
                <w:rPrChange w:id="3794" w:author="Thomas Dietz" w:date="2012-08-13T14:50:00Z">
                  <w:rPr>
                    <w:ins w:id="3795" w:author="Thomas Dietz" w:date="2012-08-13T13:42:00Z"/>
                    <w:b/>
                  </w:rPr>
                </w:rPrChange>
              </w:rPr>
            </w:pPr>
          </w:p>
          <w:p w14:paraId="08FF5F27" w14:textId="77777777" w:rsidR="00860C7A" w:rsidRPr="00A00ED4" w:rsidRDefault="00860C7A" w:rsidP="00860C7A">
            <w:pPr>
              <w:pStyle w:val="XML1"/>
              <w:rPr>
                <w:ins w:id="3796" w:author="Thomas Dietz" w:date="2012-08-13T13:42:00Z"/>
                <w:rPrChange w:id="3797" w:author="Thomas Dietz" w:date="2012-08-13T14:50:00Z">
                  <w:rPr>
                    <w:ins w:id="3798" w:author="Thomas Dietz" w:date="2012-08-13T13:42:00Z"/>
                    <w:b/>
                  </w:rPr>
                </w:rPrChange>
              </w:rPr>
            </w:pPr>
            <w:ins w:id="3799" w:author="Thomas Dietz" w:date="2012-08-13T13:42:00Z">
              <w:r w:rsidRPr="00A00ED4">
                <w:rPr>
                  <w:rPrChange w:id="3800" w:author="Thomas Dietz" w:date="2012-08-13T14:50:00Z">
                    <w:rPr>
                      <w:b/>
                    </w:rPr>
                  </w:rPrChange>
                </w:rPr>
                <w:t xml:space="preserve">        Elements in the type OFLogicalSwitchCapabilitiesType are not</w:t>
              </w:r>
            </w:ins>
          </w:p>
          <w:p w14:paraId="47F20BCC" w14:textId="77777777" w:rsidR="00860C7A" w:rsidRPr="00A00ED4" w:rsidRDefault="00860C7A" w:rsidP="00860C7A">
            <w:pPr>
              <w:pStyle w:val="XML1"/>
              <w:rPr>
                <w:ins w:id="3801" w:author="Thomas Dietz" w:date="2012-08-13T13:42:00Z"/>
                <w:rPrChange w:id="3802" w:author="Thomas Dietz" w:date="2012-08-13T14:50:00Z">
                  <w:rPr>
                    <w:ins w:id="3803" w:author="Thomas Dietz" w:date="2012-08-13T13:42:00Z"/>
                    <w:b/>
                  </w:rPr>
                </w:rPrChange>
              </w:rPr>
            </w:pPr>
            <w:ins w:id="3804" w:author="Thomas Dietz" w:date="2012-08-13T13:42:00Z">
              <w:r w:rsidRPr="00A00ED4">
                <w:rPr>
                  <w:rPrChange w:id="3805" w:author="Thomas Dietz" w:date="2012-08-13T14:50:00Z">
                    <w:rPr>
                      <w:b/>
                    </w:rPr>
                  </w:rPrChange>
                </w:rPr>
                <w:t xml:space="preserve">        configurable and can only be retrieved by NETCONF &amp;lt;get&amp;gt;</w:t>
              </w:r>
            </w:ins>
          </w:p>
          <w:p w14:paraId="2BBB6687" w14:textId="77777777" w:rsidR="00860C7A" w:rsidRPr="00A00ED4" w:rsidRDefault="00860C7A" w:rsidP="00860C7A">
            <w:pPr>
              <w:pStyle w:val="XML1"/>
              <w:rPr>
                <w:ins w:id="3806" w:author="Thomas Dietz" w:date="2012-08-13T13:42:00Z"/>
                <w:rPrChange w:id="3807" w:author="Thomas Dietz" w:date="2012-08-13T14:50:00Z">
                  <w:rPr>
                    <w:ins w:id="3808" w:author="Thomas Dietz" w:date="2012-08-13T13:42:00Z"/>
                    <w:b/>
                  </w:rPr>
                </w:rPrChange>
              </w:rPr>
            </w:pPr>
            <w:ins w:id="3809" w:author="Thomas Dietz" w:date="2012-08-13T13:42:00Z">
              <w:r w:rsidRPr="00A00ED4">
                <w:rPr>
                  <w:rPrChange w:id="3810" w:author="Thomas Dietz" w:date="2012-08-13T14:50:00Z">
                    <w:rPr>
                      <w:b/>
                    </w:rPr>
                  </w:rPrChange>
                </w:rPr>
                <w:t xml:space="preserve">        operations. Attemps to modify this element and its children</w:t>
              </w:r>
            </w:ins>
          </w:p>
          <w:p w14:paraId="4F592594" w14:textId="77777777" w:rsidR="00860C7A" w:rsidRPr="00A00ED4" w:rsidRDefault="00860C7A" w:rsidP="00860C7A">
            <w:pPr>
              <w:pStyle w:val="XML1"/>
              <w:rPr>
                <w:ins w:id="3811" w:author="Thomas Dietz" w:date="2012-08-13T13:42:00Z"/>
                <w:rPrChange w:id="3812" w:author="Thomas Dietz" w:date="2012-08-13T14:50:00Z">
                  <w:rPr>
                    <w:ins w:id="3813" w:author="Thomas Dietz" w:date="2012-08-13T13:42:00Z"/>
                    <w:b/>
                  </w:rPr>
                </w:rPrChange>
              </w:rPr>
            </w:pPr>
            <w:ins w:id="3814" w:author="Thomas Dietz" w:date="2012-08-13T13:42:00Z">
              <w:r w:rsidRPr="00A00ED4">
                <w:rPr>
                  <w:rPrChange w:id="3815" w:author="Thomas Dietz" w:date="2012-08-13T14:50:00Z">
                    <w:rPr>
                      <w:b/>
                    </w:rPr>
                  </w:rPrChange>
                </w:rPr>
                <w:t xml:space="preserve">        with a NETCONF &amp;lt;edit-config&amp;gt; operation MUST result in an </w:t>
              </w:r>
            </w:ins>
          </w:p>
          <w:p w14:paraId="2A03851F" w14:textId="77777777" w:rsidR="00860C7A" w:rsidRPr="00A00ED4" w:rsidRDefault="00860C7A" w:rsidP="00860C7A">
            <w:pPr>
              <w:pStyle w:val="XML1"/>
              <w:rPr>
                <w:ins w:id="3816" w:author="Thomas Dietz" w:date="2012-08-13T13:42:00Z"/>
                <w:rPrChange w:id="3817" w:author="Thomas Dietz" w:date="2012-08-13T14:50:00Z">
                  <w:rPr>
                    <w:ins w:id="3818" w:author="Thomas Dietz" w:date="2012-08-13T13:42:00Z"/>
                    <w:b/>
                  </w:rPr>
                </w:rPrChange>
              </w:rPr>
            </w:pPr>
            <w:ins w:id="3819" w:author="Thomas Dietz" w:date="2012-08-13T13:42:00Z">
              <w:r w:rsidRPr="00A00ED4">
                <w:rPr>
                  <w:rPrChange w:id="3820" w:author="Thomas Dietz" w:date="2012-08-13T14:50:00Z">
                    <w:rPr>
                      <w:b/>
                    </w:rPr>
                  </w:rPrChange>
                </w:rPr>
                <w:t xml:space="preserve">        'operation-not-supported' error with type 'application'.</w:t>
              </w:r>
            </w:ins>
          </w:p>
          <w:p w14:paraId="6416AE62" w14:textId="77777777" w:rsidR="00860C7A" w:rsidRPr="00A00ED4" w:rsidRDefault="00860C7A" w:rsidP="00860C7A">
            <w:pPr>
              <w:pStyle w:val="XML1"/>
              <w:rPr>
                <w:ins w:id="3821" w:author="Thomas Dietz" w:date="2012-08-13T13:42:00Z"/>
                <w:rPrChange w:id="3822" w:author="Thomas Dietz" w:date="2012-08-13T14:50:00Z">
                  <w:rPr>
                    <w:ins w:id="3823" w:author="Thomas Dietz" w:date="2012-08-13T13:42:00Z"/>
                    <w:b/>
                  </w:rPr>
                </w:rPrChange>
              </w:rPr>
            </w:pPr>
            <w:ins w:id="3824" w:author="Thomas Dietz" w:date="2012-08-13T13:42:00Z">
              <w:r w:rsidRPr="00A00ED4">
                <w:rPr>
                  <w:rPrChange w:id="3825" w:author="Thomas Dietz" w:date="2012-08-13T14:50:00Z">
                    <w:rPr>
                      <w:b/>
                    </w:rPr>
                  </w:rPrChange>
                </w:rPr>
                <w:t xml:space="preserve">      &lt;/xs:documentation&gt;</w:t>
              </w:r>
            </w:ins>
          </w:p>
          <w:p w14:paraId="552CC150" w14:textId="77777777" w:rsidR="00860C7A" w:rsidRPr="00A00ED4" w:rsidRDefault="00860C7A" w:rsidP="00860C7A">
            <w:pPr>
              <w:pStyle w:val="XML1"/>
              <w:rPr>
                <w:ins w:id="3826" w:author="Thomas Dietz" w:date="2012-08-13T13:42:00Z"/>
                <w:rPrChange w:id="3827" w:author="Thomas Dietz" w:date="2012-08-13T14:50:00Z">
                  <w:rPr>
                    <w:ins w:id="3828" w:author="Thomas Dietz" w:date="2012-08-13T13:42:00Z"/>
                    <w:b/>
                  </w:rPr>
                </w:rPrChange>
              </w:rPr>
            </w:pPr>
            <w:ins w:id="3829" w:author="Thomas Dietz" w:date="2012-08-13T13:42:00Z">
              <w:r w:rsidRPr="00A00ED4">
                <w:rPr>
                  <w:rPrChange w:id="3830" w:author="Thomas Dietz" w:date="2012-08-13T14:50:00Z">
                    <w:rPr>
                      <w:b/>
                    </w:rPr>
                  </w:rPrChange>
                </w:rPr>
                <w:t xml:space="preserve">    &lt;/xs:annotation&gt;</w:t>
              </w:r>
            </w:ins>
          </w:p>
          <w:p w14:paraId="3101007E" w14:textId="77777777" w:rsidR="00860C7A" w:rsidRPr="00A00ED4" w:rsidRDefault="00860C7A" w:rsidP="00860C7A">
            <w:pPr>
              <w:pStyle w:val="XML1"/>
              <w:rPr>
                <w:ins w:id="3831" w:author="Thomas Dietz" w:date="2012-08-13T13:42:00Z"/>
                <w:rPrChange w:id="3832" w:author="Thomas Dietz" w:date="2012-08-13T14:50:00Z">
                  <w:rPr>
                    <w:ins w:id="3833" w:author="Thomas Dietz" w:date="2012-08-13T13:42:00Z"/>
                    <w:b/>
                  </w:rPr>
                </w:rPrChange>
              </w:rPr>
            </w:pPr>
          </w:p>
          <w:p w14:paraId="0E7CA0DE" w14:textId="77777777" w:rsidR="00860C7A" w:rsidRPr="00A00ED4" w:rsidRDefault="00860C7A" w:rsidP="00860C7A">
            <w:pPr>
              <w:pStyle w:val="XML1"/>
              <w:rPr>
                <w:ins w:id="3834" w:author="Thomas Dietz" w:date="2012-08-13T13:42:00Z"/>
                <w:rPrChange w:id="3835" w:author="Thomas Dietz" w:date="2012-08-13T14:50:00Z">
                  <w:rPr>
                    <w:ins w:id="3836" w:author="Thomas Dietz" w:date="2012-08-13T13:42:00Z"/>
                    <w:b/>
                  </w:rPr>
                </w:rPrChange>
              </w:rPr>
            </w:pPr>
            <w:ins w:id="3837" w:author="Thomas Dietz" w:date="2012-08-13T13:42:00Z">
              <w:r w:rsidRPr="00A00ED4">
                <w:rPr>
                  <w:rPrChange w:id="3838" w:author="Thomas Dietz" w:date="2012-08-13T14:50:00Z">
                    <w:rPr>
                      <w:b/>
                    </w:rPr>
                  </w:rPrChange>
                </w:rPr>
                <w:t xml:space="preserve">    &lt;xs:sequence&gt;</w:t>
              </w:r>
            </w:ins>
          </w:p>
          <w:p w14:paraId="5E3415E0" w14:textId="77777777" w:rsidR="00860C7A" w:rsidRPr="00A00ED4" w:rsidRDefault="00860C7A" w:rsidP="00860C7A">
            <w:pPr>
              <w:pStyle w:val="XML1"/>
              <w:rPr>
                <w:ins w:id="3839" w:author="Thomas Dietz" w:date="2012-08-13T13:42:00Z"/>
                <w:rPrChange w:id="3840" w:author="Thomas Dietz" w:date="2012-08-13T14:50:00Z">
                  <w:rPr>
                    <w:ins w:id="3841" w:author="Thomas Dietz" w:date="2012-08-13T13:42:00Z"/>
                    <w:b/>
                  </w:rPr>
                </w:rPrChange>
              </w:rPr>
            </w:pPr>
            <w:ins w:id="3842" w:author="Thomas Dietz" w:date="2012-08-13T13:42:00Z">
              <w:r w:rsidRPr="00A00ED4">
                <w:rPr>
                  <w:rPrChange w:id="3843" w:author="Thomas Dietz" w:date="2012-08-13T14:50:00Z">
                    <w:rPr>
                      <w:b/>
                    </w:rPr>
                  </w:rPrChange>
                </w:rPr>
                <w:t xml:space="preserve">      &lt;xs:element name="max-buffered-packets"  type="xs:unsignedInt"&gt;</w:t>
              </w:r>
            </w:ins>
          </w:p>
          <w:p w14:paraId="0F38192E" w14:textId="77777777" w:rsidR="00860C7A" w:rsidRPr="00A00ED4" w:rsidRDefault="00860C7A" w:rsidP="00860C7A">
            <w:pPr>
              <w:pStyle w:val="XML1"/>
              <w:rPr>
                <w:ins w:id="3844" w:author="Thomas Dietz" w:date="2012-08-13T13:42:00Z"/>
                <w:rPrChange w:id="3845" w:author="Thomas Dietz" w:date="2012-08-13T14:50:00Z">
                  <w:rPr>
                    <w:ins w:id="3846" w:author="Thomas Dietz" w:date="2012-08-13T13:42:00Z"/>
                    <w:b/>
                  </w:rPr>
                </w:rPrChange>
              </w:rPr>
            </w:pPr>
            <w:ins w:id="3847" w:author="Thomas Dietz" w:date="2012-08-13T13:42:00Z">
              <w:r w:rsidRPr="00A00ED4">
                <w:rPr>
                  <w:rPrChange w:id="3848" w:author="Thomas Dietz" w:date="2012-08-13T14:50:00Z">
                    <w:rPr>
                      <w:b/>
                    </w:rPr>
                  </w:rPrChange>
                </w:rPr>
                <w:t xml:space="preserve">        &lt;xs:annotation&gt;</w:t>
              </w:r>
            </w:ins>
          </w:p>
          <w:p w14:paraId="762AB547" w14:textId="77777777" w:rsidR="00860C7A" w:rsidRPr="00A00ED4" w:rsidRDefault="00860C7A" w:rsidP="00860C7A">
            <w:pPr>
              <w:pStyle w:val="XML1"/>
              <w:rPr>
                <w:ins w:id="3849" w:author="Thomas Dietz" w:date="2012-08-13T13:42:00Z"/>
                <w:rPrChange w:id="3850" w:author="Thomas Dietz" w:date="2012-08-13T14:50:00Z">
                  <w:rPr>
                    <w:ins w:id="3851" w:author="Thomas Dietz" w:date="2012-08-13T13:42:00Z"/>
                    <w:b/>
                  </w:rPr>
                </w:rPrChange>
              </w:rPr>
            </w:pPr>
            <w:ins w:id="3852" w:author="Thomas Dietz" w:date="2012-08-13T13:42:00Z">
              <w:r w:rsidRPr="00A00ED4">
                <w:rPr>
                  <w:rPrChange w:id="3853" w:author="Thomas Dietz" w:date="2012-08-13T14:50:00Z">
                    <w:rPr>
                      <w:b/>
                    </w:rPr>
                  </w:rPrChange>
                </w:rPr>
                <w:t xml:space="preserve">          &lt;xs:documentation&gt;</w:t>
              </w:r>
            </w:ins>
          </w:p>
          <w:p w14:paraId="5F794E24" w14:textId="77777777" w:rsidR="00860C7A" w:rsidRPr="00A00ED4" w:rsidRDefault="00860C7A" w:rsidP="00860C7A">
            <w:pPr>
              <w:pStyle w:val="XML1"/>
              <w:rPr>
                <w:ins w:id="3854" w:author="Thomas Dietz" w:date="2012-08-13T13:42:00Z"/>
                <w:rPrChange w:id="3855" w:author="Thomas Dietz" w:date="2012-08-13T14:50:00Z">
                  <w:rPr>
                    <w:ins w:id="3856" w:author="Thomas Dietz" w:date="2012-08-13T13:42:00Z"/>
                    <w:b/>
                  </w:rPr>
                </w:rPrChange>
              </w:rPr>
            </w:pPr>
            <w:ins w:id="3857" w:author="Thomas Dietz" w:date="2012-08-13T13:42:00Z">
              <w:r w:rsidRPr="00A00ED4">
                <w:rPr>
                  <w:rPrChange w:id="3858" w:author="Thomas Dietz" w:date="2012-08-13T14:50:00Z">
                    <w:rPr>
                      <w:b/>
                    </w:rPr>
                  </w:rPrChange>
                </w:rPr>
                <w:t xml:space="preserve">            The maximum number of packets the logical switch</w:t>
              </w:r>
            </w:ins>
          </w:p>
          <w:p w14:paraId="4BB7A3C1" w14:textId="77777777" w:rsidR="00860C7A" w:rsidRPr="00A00ED4" w:rsidRDefault="00860C7A" w:rsidP="00860C7A">
            <w:pPr>
              <w:pStyle w:val="XML1"/>
              <w:rPr>
                <w:ins w:id="3859" w:author="Thomas Dietz" w:date="2012-08-13T13:42:00Z"/>
                <w:rPrChange w:id="3860" w:author="Thomas Dietz" w:date="2012-08-13T14:50:00Z">
                  <w:rPr>
                    <w:ins w:id="3861" w:author="Thomas Dietz" w:date="2012-08-13T13:42:00Z"/>
                    <w:b/>
                  </w:rPr>
                </w:rPrChange>
              </w:rPr>
            </w:pPr>
            <w:ins w:id="3862" w:author="Thomas Dietz" w:date="2012-08-13T13:42:00Z">
              <w:r w:rsidRPr="00A00ED4">
                <w:rPr>
                  <w:rPrChange w:id="3863" w:author="Thomas Dietz" w:date="2012-08-13T14:50:00Z">
                    <w:rPr>
                      <w:b/>
                    </w:rPr>
                  </w:rPrChange>
                </w:rPr>
                <w:t xml:space="preserve">            can buffer when sending packets to the controller using</w:t>
              </w:r>
            </w:ins>
          </w:p>
          <w:p w14:paraId="5F11F36F" w14:textId="77777777" w:rsidR="00860C7A" w:rsidRPr="00A00ED4" w:rsidRDefault="00860C7A" w:rsidP="00860C7A">
            <w:pPr>
              <w:pStyle w:val="XML1"/>
              <w:rPr>
                <w:ins w:id="3864" w:author="Thomas Dietz" w:date="2012-08-13T13:42:00Z"/>
                <w:rPrChange w:id="3865" w:author="Thomas Dietz" w:date="2012-08-13T14:50:00Z">
                  <w:rPr>
                    <w:ins w:id="3866" w:author="Thomas Dietz" w:date="2012-08-13T13:42:00Z"/>
                    <w:b/>
                  </w:rPr>
                </w:rPrChange>
              </w:rPr>
            </w:pPr>
            <w:ins w:id="3867" w:author="Thomas Dietz" w:date="2012-08-13T13:42:00Z">
              <w:r w:rsidRPr="00A00ED4">
                <w:rPr>
                  <w:rPrChange w:id="3868" w:author="Thomas Dietz" w:date="2012-08-13T14:50:00Z">
                    <w:rPr>
                      <w:b/>
                    </w:rPr>
                  </w:rPrChange>
                </w:rPr>
                <w:t xml:space="preserve">            packet-in messages.</w:t>
              </w:r>
            </w:ins>
          </w:p>
          <w:p w14:paraId="4EB4DEBC" w14:textId="77777777" w:rsidR="00860C7A" w:rsidRPr="00A00ED4" w:rsidRDefault="00860C7A" w:rsidP="00860C7A">
            <w:pPr>
              <w:pStyle w:val="XML1"/>
              <w:rPr>
                <w:ins w:id="3869" w:author="Thomas Dietz" w:date="2012-08-13T13:42:00Z"/>
                <w:rPrChange w:id="3870" w:author="Thomas Dietz" w:date="2012-08-13T14:50:00Z">
                  <w:rPr>
                    <w:ins w:id="3871" w:author="Thomas Dietz" w:date="2012-08-13T13:42:00Z"/>
                    <w:b/>
                  </w:rPr>
                </w:rPrChange>
              </w:rPr>
            </w:pPr>
            <w:ins w:id="3872" w:author="Thomas Dietz" w:date="2012-08-13T13:42:00Z">
              <w:r w:rsidRPr="00A00ED4">
                <w:rPr>
                  <w:rPrChange w:id="3873" w:author="Thomas Dietz" w:date="2012-08-13T14:50:00Z">
                    <w:rPr>
                      <w:b/>
                    </w:rPr>
                  </w:rPrChange>
                </w:rPr>
                <w:t xml:space="preserve">          &lt;/xs:documentation&gt;</w:t>
              </w:r>
            </w:ins>
          </w:p>
          <w:p w14:paraId="0BD1C457" w14:textId="77777777" w:rsidR="00860C7A" w:rsidRPr="00A00ED4" w:rsidRDefault="00860C7A" w:rsidP="00860C7A">
            <w:pPr>
              <w:pStyle w:val="XML1"/>
              <w:rPr>
                <w:ins w:id="3874" w:author="Thomas Dietz" w:date="2012-08-13T13:42:00Z"/>
                <w:rPrChange w:id="3875" w:author="Thomas Dietz" w:date="2012-08-13T14:50:00Z">
                  <w:rPr>
                    <w:ins w:id="3876" w:author="Thomas Dietz" w:date="2012-08-13T13:42:00Z"/>
                    <w:b/>
                  </w:rPr>
                </w:rPrChange>
              </w:rPr>
            </w:pPr>
            <w:ins w:id="3877" w:author="Thomas Dietz" w:date="2012-08-13T13:42:00Z">
              <w:r w:rsidRPr="00A00ED4">
                <w:rPr>
                  <w:rPrChange w:id="3878" w:author="Thomas Dietz" w:date="2012-08-13T14:50:00Z">
                    <w:rPr>
                      <w:b/>
                    </w:rPr>
                  </w:rPrChange>
                </w:rPr>
                <w:t xml:space="preserve">        &lt;/xs:annotation&gt;</w:t>
              </w:r>
            </w:ins>
          </w:p>
          <w:p w14:paraId="0966029E" w14:textId="77777777" w:rsidR="00860C7A" w:rsidRPr="00A00ED4" w:rsidRDefault="00860C7A" w:rsidP="00860C7A">
            <w:pPr>
              <w:pStyle w:val="XML1"/>
              <w:rPr>
                <w:ins w:id="3879" w:author="Thomas Dietz" w:date="2012-08-13T13:42:00Z"/>
                <w:rPrChange w:id="3880" w:author="Thomas Dietz" w:date="2012-08-13T14:50:00Z">
                  <w:rPr>
                    <w:ins w:id="3881" w:author="Thomas Dietz" w:date="2012-08-13T13:42:00Z"/>
                    <w:b/>
                  </w:rPr>
                </w:rPrChange>
              </w:rPr>
            </w:pPr>
            <w:ins w:id="3882" w:author="Thomas Dietz" w:date="2012-08-13T13:42:00Z">
              <w:r w:rsidRPr="00A00ED4">
                <w:rPr>
                  <w:rPrChange w:id="3883" w:author="Thomas Dietz" w:date="2012-08-13T14:50:00Z">
                    <w:rPr>
                      <w:b/>
                    </w:rPr>
                  </w:rPrChange>
                </w:rPr>
                <w:t xml:space="preserve">      &lt;/xs:element&gt;</w:t>
              </w:r>
            </w:ins>
          </w:p>
          <w:p w14:paraId="297F260A" w14:textId="77777777" w:rsidR="00860C7A" w:rsidRPr="00A00ED4" w:rsidRDefault="00860C7A" w:rsidP="00860C7A">
            <w:pPr>
              <w:pStyle w:val="XML1"/>
              <w:rPr>
                <w:ins w:id="3884" w:author="Thomas Dietz" w:date="2012-08-13T13:42:00Z"/>
                <w:rPrChange w:id="3885" w:author="Thomas Dietz" w:date="2012-08-13T14:50:00Z">
                  <w:rPr>
                    <w:ins w:id="3886" w:author="Thomas Dietz" w:date="2012-08-13T13:42:00Z"/>
                    <w:b/>
                  </w:rPr>
                </w:rPrChange>
              </w:rPr>
            </w:pPr>
            <w:ins w:id="3887" w:author="Thomas Dietz" w:date="2012-08-13T13:42:00Z">
              <w:r w:rsidRPr="00A00ED4">
                <w:rPr>
                  <w:rPrChange w:id="3888" w:author="Thomas Dietz" w:date="2012-08-13T14:50:00Z">
                    <w:rPr>
                      <w:b/>
                    </w:rPr>
                  </w:rPrChange>
                </w:rPr>
                <w:t xml:space="preserve">      &lt;xs:element name="max-tables"  type="xs:unsignedByte"&gt;</w:t>
              </w:r>
            </w:ins>
          </w:p>
          <w:p w14:paraId="0DE321C8" w14:textId="77777777" w:rsidR="00860C7A" w:rsidRPr="00A00ED4" w:rsidRDefault="00860C7A" w:rsidP="00860C7A">
            <w:pPr>
              <w:pStyle w:val="XML1"/>
              <w:rPr>
                <w:ins w:id="3889" w:author="Thomas Dietz" w:date="2012-08-13T13:42:00Z"/>
                <w:rPrChange w:id="3890" w:author="Thomas Dietz" w:date="2012-08-13T14:50:00Z">
                  <w:rPr>
                    <w:ins w:id="3891" w:author="Thomas Dietz" w:date="2012-08-13T13:42:00Z"/>
                    <w:b/>
                  </w:rPr>
                </w:rPrChange>
              </w:rPr>
            </w:pPr>
            <w:ins w:id="3892" w:author="Thomas Dietz" w:date="2012-08-13T13:42:00Z">
              <w:r w:rsidRPr="00A00ED4">
                <w:rPr>
                  <w:rPrChange w:id="3893" w:author="Thomas Dietz" w:date="2012-08-13T14:50:00Z">
                    <w:rPr>
                      <w:b/>
                    </w:rPr>
                  </w:rPrChange>
                </w:rPr>
                <w:t xml:space="preserve">        &lt;xs:annotation&gt;</w:t>
              </w:r>
            </w:ins>
          </w:p>
          <w:p w14:paraId="5D93A875" w14:textId="77777777" w:rsidR="00860C7A" w:rsidRPr="00A00ED4" w:rsidRDefault="00860C7A" w:rsidP="00860C7A">
            <w:pPr>
              <w:pStyle w:val="XML1"/>
              <w:rPr>
                <w:ins w:id="3894" w:author="Thomas Dietz" w:date="2012-08-13T13:42:00Z"/>
                <w:rPrChange w:id="3895" w:author="Thomas Dietz" w:date="2012-08-13T14:50:00Z">
                  <w:rPr>
                    <w:ins w:id="3896" w:author="Thomas Dietz" w:date="2012-08-13T13:42:00Z"/>
                    <w:b/>
                  </w:rPr>
                </w:rPrChange>
              </w:rPr>
            </w:pPr>
            <w:ins w:id="3897" w:author="Thomas Dietz" w:date="2012-08-13T13:42:00Z">
              <w:r w:rsidRPr="00A00ED4">
                <w:rPr>
                  <w:rPrChange w:id="3898" w:author="Thomas Dietz" w:date="2012-08-13T14:50:00Z">
                    <w:rPr>
                      <w:b/>
                    </w:rPr>
                  </w:rPrChange>
                </w:rPr>
                <w:t xml:space="preserve">          &lt;xs:documentation&gt;</w:t>
              </w:r>
            </w:ins>
          </w:p>
          <w:p w14:paraId="04B27031" w14:textId="77777777" w:rsidR="00860C7A" w:rsidRPr="00A00ED4" w:rsidRDefault="00860C7A" w:rsidP="00860C7A">
            <w:pPr>
              <w:pStyle w:val="XML1"/>
              <w:rPr>
                <w:ins w:id="3899" w:author="Thomas Dietz" w:date="2012-08-13T13:42:00Z"/>
                <w:rPrChange w:id="3900" w:author="Thomas Dietz" w:date="2012-08-13T14:50:00Z">
                  <w:rPr>
                    <w:ins w:id="3901" w:author="Thomas Dietz" w:date="2012-08-13T13:42:00Z"/>
                    <w:b/>
                  </w:rPr>
                </w:rPrChange>
              </w:rPr>
            </w:pPr>
            <w:ins w:id="3902" w:author="Thomas Dietz" w:date="2012-08-13T13:42:00Z">
              <w:r w:rsidRPr="00A00ED4">
                <w:rPr>
                  <w:rPrChange w:id="3903" w:author="Thomas Dietz" w:date="2012-08-13T14:50:00Z">
                    <w:rPr>
                      <w:b/>
                    </w:rPr>
                  </w:rPrChange>
                </w:rPr>
                <w:t xml:space="preserve">            The number of flow tables supported by the</w:t>
              </w:r>
            </w:ins>
          </w:p>
          <w:p w14:paraId="4C86B98D" w14:textId="77777777" w:rsidR="00860C7A" w:rsidRPr="00A00ED4" w:rsidRDefault="00860C7A" w:rsidP="00860C7A">
            <w:pPr>
              <w:pStyle w:val="XML1"/>
              <w:rPr>
                <w:ins w:id="3904" w:author="Thomas Dietz" w:date="2012-08-13T13:42:00Z"/>
                <w:rPrChange w:id="3905" w:author="Thomas Dietz" w:date="2012-08-13T14:50:00Z">
                  <w:rPr>
                    <w:ins w:id="3906" w:author="Thomas Dietz" w:date="2012-08-13T13:42:00Z"/>
                    <w:b/>
                  </w:rPr>
                </w:rPrChange>
              </w:rPr>
            </w:pPr>
            <w:ins w:id="3907" w:author="Thomas Dietz" w:date="2012-08-13T13:42:00Z">
              <w:r w:rsidRPr="00A00ED4">
                <w:rPr>
                  <w:rPrChange w:id="3908" w:author="Thomas Dietz" w:date="2012-08-13T14:50:00Z">
                    <w:rPr>
                      <w:b/>
                    </w:rPr>
                  </w:rPrChange>
                </w:rPr>
                <w:t xml:space="preserve">            logical switch.</w:t>
              </w:r>
            </w:ins>
          </w:p>
          <w:p w14:paraId="67894770" w14:textId="77777777" w:rsidR="00860C7A" w:rsidRPr="00A00ED4" w:rsidRDefault="00860C7A" w:rsidP="00860C7A">
            <w:pPr>
              <w:pStyle w:val="XML1"/>
              <w:rPr>
                <w:ins w:id="3909" w:author="Thomas Dietz" w:date="2012-08-13T13:42:00Z"/>
                <w:rPrChange w:id="3910" w:author="Thomas Dietz" w:date="2012-08-13T14:50:00Z">
                  <w:rPr>
                    <w:ins w:id="3911" w:author="Thomas Dietz" w:date="2012-08-13T13:42:00Z"/>
                    <w:b/>
                  </w:rPr>
                </w:rPrChange>
              </w:rPr>
            </w:pPr>
            <w:ins w:id="3912" w:author="Thomas Dietz" w:date="2012-08-13T13:42:00Z">
              <w:r w:rsidRPr="00A00ED4">
                <w:rPr>
                  <w:rPrChange w:id="3913" w:author="Thomas Dietz" w:date="2012-08-13T14:50:00Z">
                    <w:rPr>
                      <w:b/>
                    </w:rPr>
                  </w:rPrChange>
                </w:rPr>
                <w:t xml:space="preserve">          &lt;/xs:documentation&gt;</w:t>
              </w:r>
            </w:ins>
          </w:p>
          <w:p w14:paraId="18867F23" w14:textId="77777777" w:rsidR="00860C7A" w:rsidRPr="00A00ED4" w:rsidRDefault="00860C7A" w:rsidP="00860C7A">
            <w:pPr>
              <w:pStyle w:val="XML1"/>
              <w:rPr>
                <w:ins w:id="3914" w:author="Thomas Dietz" w:date="2012-08-13T13:42:00Z"/>
                <w:rPrChange w:id="3915" w:author="Thomas Dietz" w:date="2012-08-13T14:50:00Z">
                  <w:rPr>
                    <w:ins w:id="3916" w:author="Thomas Dietz" w:date="2012-08-13T13:42:00Z"/>
                    <w:b/>
                  </w:rPr>
                </w:rPrChange>
              </w:rPr>
            </w:pPr>
            <w:ins w:id="3917" w:author="Thomas Dietz" w:date="2012-08-13T13:42:00Z">
              <w:r w:rsidRPr="00A00ED4">
                <w:rPr>
                  <w:rPrChange w:id="3918" w:author="Thomas Dietz" w:date="2012-08-13T14:50:00Z">
                    <w:rPr>
                      <w:b/>
                    </w:rPr>
                  </w:rPrChange>
                </w:rPr>
                <w:t xml:space="preserve">        &lt;/xs:annotation&gt;</w:t>
              </w:r>
            </w:ins>
          </w:p>
          <w:p w14:paraId="7AC82752" w14:textId="77777777" w:rsidR="00860C7A" w:rsidRPr="00A00ED4" w:rsidRDefault="00860C7A" w:rsidP="00860C7A">
            <w:pPr>
              <w:pStyle w:val="XML1"/>
              <w:rPr>
                <w:ins w:id="3919" w:author="Thomas Dietz" w:date="2012-08-13T13:42:00Z"/>
                <w:rPrChange w:id="3920" w:author="Thomas Dietz" w:date="2012-08-13T14:50:00Z">
                  <w:rPr>
                    <w:ins w:id="3921" w:author="Thomas Dietz" w:date="2012-08-13T13:42:00Z"/>
                    <w:b/>
                  </w:rPr>
                </w:rPrChange>
              </w:rPr>
            </w:pPr>
            <w:ins w:id="3922" w:author="Thomas Dietz" w:date="2012-08-13T13:42:00Z">
              <w:r w:rsidRPr="00A00ED4">
                <w:rPr>
                  <w:rPrChange w:id="3923" w:author="Thomas Dietz" w:date="2012-08-13T14:50:00Z">
                    <w:rPr>
                      <w:b/>
                    </w:rPr>
                  </w:rPrChange>
                </w:rPr>
                <w:t xml:space="preserve">      &lt;/xs:element&gt;</w:t>
              </w:r>
            </w:ins>
          </w:p>
          <w:p w14:paraId="6B996B2C" w14:textId="77777777" w:rsidR="00860C7A" w:rsidRPr="00A00ED4" w:rsidRDefault="00860C7A" w:rsidP="00860C7A">
            <w:pPr>
              <w:pStyle w:val="XML1"/>
              <w:rPr>
                <w:ins w:id="3924" w:author="Thomas Dietz" w:date="2012-08-13T13:42:00Z"/>
                <w:rPrChange w:id="3925" w:author="Thomas Dietz" w:date="2012-08-13T14:50:00Z">
                  <w:rPr>
                    <w:ins w:id="3926" w:author="Thomas Dietz" w:date="2012-08-13T13:42:00Z"/>
                    <w:b/>
                  </w:rPr>
                </w:rPrChange>
              </w:rPr>
            </w:pPr>
            <w:ins w:id="3927" w:author="Thomas Dietz" w:date="2012-08-13T13:42:00Z">
              <w:r w:rsidRPr="00A00ED4">
                <w:rPr>
                  <w:rPrChange w:id="3928" w:author="Thomas Dietz" w:date="2012-08-13T14:50:00Z">
                    <w:rPr>
                      <w:b/>
                    </w:rPr>
                  </w:rPrChange>
                </w:rPr>
                <w:t xml:space="preserve">      &lt;xs:element name="max-ports"  type="xs:unsignedInt"&gt;</w:t>
              </w:r>
            </w:ins>
          </w:p>
          <w:p w14:paraId="77B176E2" w14:textId="77777777" w:rsidR="00860C7A" w:rsidRPr="00A00ED4" w:rsidRDefault="00860C7A" w:rsidP="00860C7A">
            <w:pPr>
              <w:pStyle w:val="XML1"/>
              <w:rPr>
                <w:ins w:id="3929" w:author="Thomas Dietz" w:date="2012-08-13T13:42:00Z"/>
                <w:rPrChange w:id="3930" w:author="Thomas Dietz" w:date="2012-08-13T14:50:00Z">
                  <w:rPr>
                    <w:ins w:id="3931" w:author="Thomas Dietz" w:date="2012-08-13T13:42:00Z"/>
                    <w:b/>
                  </w:rPr>
                </w:rPrChange>
              </w:rPr>
            </w:pPr>
            <w:ins w:id="3932" w:author="Thomas Dietz" w:date="2012-08-13T13:42:00Z">
              <w:r w:rsidRPr="00A00ED4">
                <w:rPr>
                  <w:rPrChange w:id="3933" w:author="Thomas Dietz" w:date="2012-08-13T14:50:00Z">
                    <w:rPr>
                      <w:b/>
                    </w:rPr>
                  </w:rPrChange>
                </w:rPr>
                <w:lastRenderedPageBreak/>
                <w:t xml:space="preserve">        &lt;xs:annotation&gt;</w:t>
              </w:r>
            </w:ins>
          </w:p>
          <w:p w14:paraId="6E2ABEB3" w14:textId="77777777" w:rsidR="00860C7A" w:rsidRPr="00A00ED4" w:rsidRDefault="00860C7A" w:rsidP="00860C7A">
            <w:pPr>
              <w:pStyle w:val="XML1"/>
              <w:rPr>
                <w:ins w:id="3934" w:author="Thomas Dietz" w:date="2012-08-13T13:42:00Z"/>
                <w:rPrChange w:id="3935" w:author="Thomas Dietz" w:date="2012-08-13T14:50:00Z">
                  <w:rPr>
                    <w:ins w:id="3936" w:author="Thomas Dietz" w:date="2012-08-13T13:42:00Z"/>
                    <w:b/>
                  </w:rPr>
                </w:rPrChange>
              </w:rPr>
            </w:pPr>
            <w:ins w:id="3937" w:author="Thomas Dietz" w:date="2012-08-13T13:42:00Z">
              <w:r w:rsidRPr="00A00ED4">
                <w:rPr>
                  <w:rPrChange w:id="3938" w:author="Thomas Dietz" w:date="2012-08-13T14:50:00Z">
                    <w:rPr>
                      <w:b/>
                    </w:rPr>
                  </w:rPrChange>
                </w:rPr>
                <w:t xml:space="preserve">          &lt;xs:documentation&gt;</w:t>
              </w:r>
            </w:ins>
          </w:p>
          <w:p w14:paraId="78E2C9F1" w14:textId="77777777" w:rsidR="00860C7A" w:rsidRPr="00A00ED4" w:rsidRDefault="00860C7A" w:rsidP="00860C7A">
            <w:pPr>
              <w:pStyle w:val="XML1"/>
              <w:rPr>
                <w:ins w:id="3939" w:author="Thomas Dietz" w:date="2012-08-13T13:42:00Z"/>
                <w:rPrChange w:id="3940" w:author="Thomas Dietz" w:date="2012-08-13T14:50:00Z">
                  <w:rPr>
                    <w:ins w:id="3941" w:author="Thomas Dietz" w:date="2012-08-13T13:42:00Z"/>
                    <w:b/>
                  </w:rPr>
                </w:rPrChange>
              </w:rPr>
            </w:pPr>
            <w:ins w:id="3942" w:author="Thomas Dietz" w:date="2012-08-13T13:42:00Z">
              <w:r w:rsidRPr="00A00ED4">
                <w:rPr>
                  <w:rPrChange w:id="3943" w:author="Thomas Dietz" w:date="2012-08-13T14:50:00Z">
                    <w:rPr>
                      <w:b/>
                    </w:rPr>
                  </w:rPrChange>
                </w:rPr>
                <w:t xml:space="preserve">            The number of flow tables supported by the</w:t>
              </w:r>
            </w:ins>
          </w:p>
          <w:p w14:paraId="2F6A1890" w14:textId="77777777" w:rsidR="00860C7A" w:rsidRPr="00A00ED4" w:rsidRDefault="00860C7A" w:rsidP="00860C7A">
            <w:pPr>
              <w:pStyle w:val="XML1"/>
              <w:rPr>
                <w:ins w:id="3944" w:author="Thomas Dietz" w:date="2012-08-13T13:42:00Z"/>
                <w:rPrChange w:id="3945" w:author="Thomas Dietz" w:date="2012-08-13T14:50:00Z">
                  <w:rPr>
                    <w:ins w:id="3946" w:author="Thomas Dietz" w:date="2012-08-13T13:42:00Z"/>
                    <w:b/>
                  </w:rPr>
                </w:rPrChange>
              </w:rPr>
            </w:pPr>
            <w:ins w:id="3947" w:author="Thomas Dietz" w:date="2012-08-13T13:42:00Z">
              <w:r w:rsidRPr="00A00ED4">
                <w:rPr>
                  <w:rPrChange w:id="3948" w:author="Thomas Dietz" w:date="2012-08-13T14:50:00Z">
                    <w:rPr>
                      <w:b/>
                    </w:rPr>
                  </w:rPrChange>
                </w:rPr>
                <w:t xml:space="preserve">            logical switch.</w:t>
              </w:r>
            </w:ins>
          </w:p>
          <w:p w14:paraId="143D2974" w14:textId="77777777" w:rsidR="00860C7A" w:rsidRPr="00A00ED4" w:rsidRDefault="00860C7A" w:rsidP="00860C7A">
            <w:pPr>
              <w:pStyle w:val="XML1"/>
              <w:rPr>
                <w:ins w:id="3949" w:author="Thomas Dietz" w:date="2012-08-13T13:42:00Z"/>
                <w:rPrChange w:id="3950" w:author="Thomas Dietz" w:date="2012-08-13T14:50:00Z">
                  <w:rPr>
                    <w:ins w:id="3951" w:author="Thomas Dietz" w:date="2012-08-13T13:42:00Z"/>
                    <w:b/>
                  </w:rPr>
                </w:rPrChange>
              </w:rPr>
            </w:pPr>
            <w:ins w:id="3952" w:author="Thomas Dietz" w:date="2012-08-13T13:42:00Z">
              <w:r w:rsidRPr="00A00ED4">
                <w:rPr>
                  <w:rPrChange w:id="3953" w:author="Thomas Dietz" w:date="2012-08-13T14:50:00Z">
                    <w:rPr>
                      <w:b/>
                    </w:rPr>
                  </w:rPrChange>
                </w:rPr>
                <w:t xml:space="preserve">          &lt;/xs:documentation&gt;</w:t>
              </w:r>
            </w:ins>
          </w:p>
          <w:p w14:paraId="096BF227" w14:textId="77777777" w:rsidR="00860C7A" w:rsidRPr="00A00ED4" w:rsidRDefault="00860C7A" w:rsidP="00860C7A">
            <w:pPr>
              <w:pStyle w:val="XML1"/>
              <w:rPr>
                <w:ins w:id="3954" w:author="Thomas Dietz" w:date="2012-08-13T13:42:00Z"/>
                <w:rPrChange w:id="3955" w:author="Thomas Dietz" w:date="2012-08-13T14:50:00Z">
                  <w:rPr>
                    <w:ins w:id="3956" w:author="Thomas Dietz" w:date="2012-08-13T13:42:00Z"/>
                    <w:b/>
                  </w:rPr>
                </w:rPrChange>
              </w:rPr>
            </w:pPr>
            <w:ins w:id="3957" w:author="Thomas Dietz" w:date="2012-08-13T13:42:00Z">
              <w:r w:rsidRPr="00A00ED4">
                <w:rPr>
                  <w:rPrChange w:id="3958" w:author="Thomas Dietz" w:date="2012-08-13T14:50:00Z">
                    <w:rPr>
                      <w:b/>
                    </w:rPr>
                  </w:rPrChange>
                </w:rPr>
                <w:t xml:space="preserve">        &lt;/xs:annotation&gt;</w:t>
              </w:r>
            </w:ins>
          </w:p>
          <w:p w14:paraId="0D357FB0" w14:textId="77777777" w:rsidR="00860C7A" w:rsidRPr="00A00ED4" w:rsidRDefault="00860C7A" w:rsidP="00860C7A">
            <w:pPr>
              <w:pStyle w:val="XML1"/>
              <w:rPr>
                <w:ins w:id="3959" w:author="Thomas Dietz" w:date="2012-08-13T13:42:00Z"/>
                <w:rPrChange w:id="3960" w:author="Thomas Dietz" w:date="2012-08-13T14:50:00Z">
                  <w:rPr>
                    <w:ins w:id="3961" w:author="Thomas Dietz" w:date="2012-08-13T13:42:00Z"/>
                    <w:b/>
                  </w:rPr>
                </w:rPrChange>
              </w:rPr>
            </w:pPr>
            <w:ins w:id="3962" w:author="Thomas Dietz" w:date="2012-08-13T13:42:00Z">
              <w:r w:rsidRPr="00A00ED4">
                <w:rPr>
                  <w:rPrChange w:id="3963" w:author="Thomas Dietz" w:date="2012-08-13T14:50:00Z">
                    <w:rPr>
                      <w:b/>
                    </w:rPr>
                  </w:rPrChange>
                </w:rPr>
                <w:t xml:space="preserve">      &lt;/xs:element&gt;</w:t>
              </w:r>
            </w:ins>
          </w:p>
          <w:p w14:paraId="58703B48" w14:textId="77777777" w:rsidR="00860C7A" w:rsidRPr="00A00ED4" w:rsidRDefault="00860C7A" w:rsidP="00860C7A">
            <w:pPr>
              <w:pStyle w:val="XML1"/>
              <w:rPr>
                <w:ins w:id="3964" w:author="Thomas Dietz" w:date="2012-08-13T13:42:00Z"/>
                <w:rPrChange w:id="3965" w:author="Thomas Dietz" w:date="2012-08-13T14:50:00Z">
                  <w:rPr>
                    <w:ins w:id="3966" w:author="Thomas Dietz" w:date="2012-08-13T13:42:00Z"/>
                    <w:b/>
                  </w:rPr>
                </w:rPrChange>
              </w:rPr>
            </w:pPr>
            <w:ins w:id="3967" w:author="Thomas Dietz" w:date="2012-08-13T13:42:00Z">
              <w:r w:rsidRPr="00A00ED4">
                <w:rPr>
                  <w:rPrChange w:id="3968" w:author="Thomas Dietz" w:date="2012-08-13T14:50:00Z">
                    <w:rPr>
                      <w:b/>
                    </w:rPr>
                  </w:rPrChange>
                </w:rPr>
                <w:t xml:space="preserve">      &lt;xs:element name="flow-statistics"  type="xs:boolean"&gt;</w:t>
              </w:r>
            </w:ins>
          </w:p>
          <w:p w14:paraId="649F29C6" w14:textId="77777777" w:rsidR="00860C7A" w:rsidRPr="00A00ED4" w:rsidRDefault="00860C7A" w:rsidP="00860C7A">
            <w:pPr>
              <w:pStyle w:val="XML1"/>
              <w:rPr>
                <w:ins w:id="3969" w:author="Thomas Dietz" w:date="2012-08-13T13:42:00Z"/>
                <w:rPrChange w:id="3970" w:author="Thomas Dietz" w:date="2012-08-13T14:50:00Z">
                  <w:rPr>
                    <w:ins w:id="3971" w:author="Thomas Dietz" w:date="2012-08-13T13:42:00Z"/>
                    <w:b/>
                  </w:rPr>
                </w:rPrChange>
              </w:rPr>
            </w:pPr>
            <w:ins w:id="3972" w:author="Thomas Dietz" w:date="2012-08-13T13:42:00Z">
              <w:r w:rsidRPr="00A00ED4">
                <w:rPr>
                  <w:rPrChange w:id="3973" w:author="Thomas Dietz" w:date="2012-08-13T14:50:00Z">
                    <w:rPr>
                      <w:b/>
                    </w:rPr>
                  </w:rPrChange>
                </w:rPr>
                <w:t xml:space="preserve">        &lt;xs:annotation&gt;</w:t>
              </w:r>
            </w:ins>
          </w:p>
          <w:p w14:paraId="49126AFE" w14:textId="77777777" w:rsidR="00860C7A" w:rsidRPr="00A00ED4" w:rsidRDefault="00860C7A" w:rsidP="00860C7A">
            <w:pPr>
              <w:pStyle w:val="XML1"/>
              <w:rPr>
                <w:ins w:id="3974" w:author="Thomas Dietz" w:date="2012-08-13T13:42:00Z"/>
                <w:rPrChange w:id="3975" w:author="Thomas Dietz" w:date="2012-08-13T14:50:00Z">
                  <w:rPr>
                    <w:ins w:id="3976" w:author="Thomas Dietz" w:date="2012-08-13T13:42:00Z"/>
                    <w:b/>
                  </w:rPr>
                </w:rPrChange>
              </w:rPr>
            </w:pPr>
            <w:ins w:id="3977" w:author="Thomas Dietz" w:date="2012-08-13T13:42:00Z">
              <w:r w:rsidRPr="00A00ED4">
                <w:rPr>
                  <w:rPrChange w:id="3978" w:author="Thomas Dietz" w:date="2012-08-13T14:50:00Z">
                    <w:rPr>
                      <w:b/>
                    </w:rPr>
                  </w:rPrChange>
                </w:rPr>
                <w:t xml:space="preserve">          &lt;xs:documentation&gt;</w:t>
              </w:r>
            </w:ins>
          </w:p>
          <w:p w14:paraId="629F78D9" w14:textId="77777777" w:rsidR="00860C7A" w:rsidRPr="00A00ED4" w:rsidRDefault="00860C7A" w:rsidP="00860C7A">
            <w:pPr>
              <w:pStyle w:val="XML1"/>
              <w:rPr>
                <w:ins w:id="3979" w:author="Thomas Dietz" w:date="2012-08-13T13:42:00Z"/>
                <w:rPrChange w:id="3980" w:author="Thomas Dietz" w:date="2012-08-13T14:50:00Z">
                  <w:rPr>
                    <w:ins w:id="3981" w:author="Thomas Dietz" w:date="2012-08-13T13:42:00Z"/>
                    <w:b/>
                  </w:rPr>
                </w:rPrChange>
              </w:rPr>
            </w:pPr>
            <w:ins w:id="3982" w:author="Thomas Dietz" w:date="2012-08-13T13:42:00Z">
              <w:r w:rsidRPr="00A00ED4">
                <w:rPr>
                  <w:rPrChange w:id="3983" w:author="Thomas Dietz" w:date="2012-08-13T14:50:00Z">
                    <w:rPr>
                      <w:b/>
                    </w:rPr>
                  </w:rPrChange>
                </w:rPr>
                <w:t xml:space="preserve">            Specifies if the logical switch supports flow</w:t>
              </w:r>
            </w:ins>
          </w:p>
          <w:p w14:paraId="1AEC1039" w14:textId="77777777" w:rsidR="00860C7A" w:rsidRPr="00A00ED4" w:rsidRDefault="00860C7A" w:rsidP="00860C7A">
            <w:pPr>
              <w:pStyle w:val="XML1"/>
              <w:rPr>
                <w:ins w:id="3984" w:author="Thomas Dietz" w:date="2012-08-13T13:42:00Z"/>
                <w:rPrChange w:id="3985" w:author="Thomas Dietz" w:date="2012-08-13T14:50:00Z">
                  <w:rPr>
                    <w:ins w:id="3986" w:author="Thomas Dietz" w:date="2012-08-13T13:42:00Z"/>
                    <w:b/>
                  </w:rPr>
                </w:rPrChange>
              </w:rPr>
            </w:pPr>
            <w:ins w:id="3987" w:author="Thomas Dietz" w:date="2012-08-13T13:42:00Z">
              <w:r w:rsidRPr="00A00ED4">
                <w:rPr>
                  <w:rPrChange w:id="3988" w:author="Thomas Dietz" w:date="2012-08-13T14:50:00Z">
                    <w:rPr>
                      <w:b/>
                    </w:rPr>
                  </w:rPrChange>
                </w:rPr>
                <w:t xml:space="preserve">            statistics.</w:t>
              </w:r>
            </w:ins>
          </w:p>
          <w:p w14:paraId="6D372A0E" w14:textId="77777777" w:rsidR="00860C7A" w:rsidRPr="00A00ED4" w:rsidRDefault="00860C7A" w:rsidP="00860C7A">
            <w:pPr>
              <w:pStyle w:val="XML1"/>
              <w:rPr>
                <w:ins w:id="3989" w:author="Thomas Dietz" w:date="2012-08-13T13:42:00Z"/>
                <w:rPrChange w:id="3990" w:author="Thomas Dietz" w:date="2012-08-13T14:50:00Z">
                  <w:rPr>
                    <w:ins w:id="3991" w:author="Thomas Dietz" w:date="2012-08-13T13:42:00Z"/>
                    <w:b/>
                  </w:rPr>
                </w:rPrChange>
              </w:rPr>
            </w:pPr>
            <w:ins w:id="3992" w:author="Thomas Dietz" w:date="2012-08-13T13:42:00Z">
              <w:r w:rsidRPr="00A00ED4">
                <w:rPr>
                  <w:rPrChange w:id="3993" w:author="Thomas Dietz" w:date="2012-08-13T14:50:00Z">
                    <w:rPr>
                      <w:b/>
                    </w:rPr>
                  </w:rPrChange>
                </w:rPr>
                <w:t xml:space="preserve">          &lt;/xs:documentation&gt;</w:t>
              </w:r>
            </w:ins>
          </w:p>
          <w:p w14:paraId="785542A2" w14:textId="77777777" w:rsidR="00860C7A" w:rsidRPr="00A00ED4" w:rsidRDefault="00860C7A" w:rsidP="00860C7A">
            <w:pPr>
              <w:pStyle w:val="XML1"/>
              <w:rPr>
                <w:ins w:id="3994" w:author="Thomas Dietz" w:date="2012-08-13T13:42:00Z"/>
                <w:rPrChange w:id="3995" w:author="Thomas Dietz" w:date="2012-08-13T14:50:00Z">
                  <w:rPr>
                    <w:ins w:id="3996" w:author="Thomas Dietz" w:date="2012-08-13T13:42:00Z"/>
                    <w:b/>
                  </w:rPr>
                </w:rPrChange>
              </w:rPr>
            </w:pPr>
            <w:ins w:id="3997" w:author="Thomas Dietz" w:date="2012-08-13T13:42:00Z">
              <w:r w:rsidRPr="00A00ED4">
                <w:rPr>
                  <w:rPrChange w:id="3998" w:author="Thomas Dietz" w:date="2012-08-13T14:50:00Z">
                    <w:rPr>
                      <w:b/>
                    </w:rPr>
                  </w:rPrChange>
                </w:rPr>
                <w:t xml:space="preserve">        &lt;/xs:annotation&gt;</w:t>
              </w:r>
            </w:ins>
          </w:p>
          <w:p w14:paraId="79EA421A" w14:textId="77777777" w:rsidR="00860C7A" w:rsidRPr="00A00ED4" w:rsidRDefault="00860C7A" w:rsidP="00860C7A">
            <w:pPr>
              <w:pStyle w:val="XML1"/>
              <w:rPr>
                <w:ins w:id="3999" w:author="Thomas Dietz" w:date="2012-08-13T13:42:00Z"/>
                <w:rPrChange w:id="4000" w:author="Thomas Dietz" w:date="2012-08-13T14:50:00Z">
                  <w:rPr>
                    <w:ins w:id="4001" w:author="Thomas Dietz" w:date="2012-08-13T13:42:00Z"/>
                    <w:b/>
                  </w:rPr>
                </w:rPrChange>
              </w:rPr>
            </w:pPr>
            <w:ins w:id="4002" w:author="Thomas Dietz" w:date="2012-08-13T13:42:00Z">
              <w:r w:rsidRPr="00A00ED4">
                <w:rPr>
                  <w:rPrChange w:id="4003" w:author="Thomas Dietz" w:date="2012-08-13T14:50:00Z">
                    <w:rPr>
                      <w:b/>
                    </w:rPr>
                  </w:rPrChange>
                </w:rPr>
                <w:t xml:space="preserve">      &lt;/xs:element&gt;</w:t>
              </w:r>
            </w:ins>
          </w:p>
          <w:p w14:paraId="2AF6C606" w14:textId="77777777" w:rsidR="00860C7A" w:rsidRPr="00A00ED4" w:rsidRDefault="00860C7A" w:rsidP="00860C7A">
            <w:pPr>
              <w:pStyle w:val="XML1"/>
              <w:rPr>
                <w:ins w:id="4004" w:author="Thomas Dietz" w:date="2012-08-13T13:42:00Z"/>
                <w:rPrChange w:id="4005" w:author="Thomas Dietz" w:date="2012-08-13T14:50:00Z">
                  <w:rPr>
                    <w:ins w:id="4006" w:author="Thomas Dietz" w:date="2012-08-13T13:42:00Z"/>
                    <w:b/>
                  </w:rPr>
                </w:rPrChange>
              </w:rPr>
            </w:pPr>
            <w:ins w:id="4007" w:author="Thomas Dietz" w:date="2012-08-13T13:42:00Z">
              <w:r w:rsidRPr="00A00ED4">
                <w:rPr>
                  <w:rPrChange w:id="4008" w:author="Thomas Dietz" w:date="2012-08-13T14:50:00Z">
                    <w:rPr>
                      <w:b/>
                    </w:rPr>
                  </w:rPrChange>
                </w:rPr>
                <w:t xml:space="preserve">      &lt;xs:element name="table-statistics"  type="xs:boolean"&gt;</w:t>
              </w:r>
            </w:ins>
          </w:p>
          <w:p w14:paraId="5817A148" w14:textId="77777777" w:rsidR="00860C7A" w:rsidRPr="00A00ED4" w:rsidRDefault="00860C7A" w:rsidP="00860C7A">
            <w:pPr>
              <w:pStyle w:val="XML1"/>
              <w:rPr>
                <w:ins w:id="4009" w:author="Thomas Dietz" w:date="2012-08-13T13:42:00Z"/>
                <w:rPrChange w:id="4010" w:author="Thomas Dietz" w:date="2012-08-13T14:50:00Z">
                  <w:rPr>
                    <w:ins w:id="4011" w:author="Thomas Dietz" w:date="2012-08-13T13:42:00Z"/>
                    <w:b/>
                  </w:rPr>
                </w:rPrChange>
              </w:rPr>
            </w:pPr>
            <w:ins w:id="4012" w:author="Thomas Dietz" w:date="2012-08-13T13:42:00Z">
              <w:r w:rsidRPr="00A00ED4">
                <w:rPr>
                  <w:rPrChange w:id="4013" w:author="Thomas Dietz" w:date="2012-08-13T14:50:00Z">
                    <w:rPr>
                      <w:b/>
                    </w:rPr>
                  </w:rPrChange>
                </w:rPr>
                <w:t xml:space="preserve">        &lt;xs:annotation&gt;</w:t>
              </w:r>
            </w:ins>
          </w:p>
          <w:p w14:paraId="1D931D7A" w14:textId="77777777" w:rsidR="00860C7A" w:rsidRPr="00A00ED4" w:rsidRDefault="00860C7A" w:rsidP="00860C7A">
            <w:pPr>
              <w:pStyle w:val="XML1"/>
              <w:rPr>
                <w:ins w:id="4014" w:author="Thomas Dietz" w:date="2012-08-13T13:42:00Z"/>
                <w:rPrChange w:id="4015" w:author="Thomas Dietz" w:date="2012-08-13T14:50:00Z">
                  <w:rPr>
                    <w:ins w:id="4016" w:author="Thomas Dietz" w:date="2012-08-13T13:42:00Z"/>
                    <w:b/>
                  </w:rPr>
                </w:rPrChange>
              </w:rPr>
            </w:pPr>
            <w:ins w:id="4017" w:author="Thomas Dietz" w:date="2012-08-13T13:42:00Z">
              <w:r w:rsidRPr="00A00ED4">
                <w:rPr>
                  <w:rPrChange w:id="4018" w:author="Thomas Dietz" w:date="2012-08-13T14:50:00Z">
                    <w:rPr>
                      <w:b/>
                    </w:rPr>
                  </w:rPrChange>
                </w:rPr>
                <w:t xml:space="preserve">          &lt;xs:documentation&gt;</w:t>
              </w:r>
            </w:ins>
          </w:p>
          <w:p w14:paraId="2FDE8E63" w14:textId="77777777" w:rsidR="00860C7A" w:rsidRPr="00A00ED4" w:rsidRDefault="00860C7A" w:rsidP="00860C7A">
            <w:pPr>
              <w:pStyle w:val="XML1"/>
              <w:rPr>
                <w:ins w:id="4019" w:author="Thomas Dietz" w:date="2012-08-13T13:42:00Z"/>
                <w:rPrChange w:id="4020" w:author="Thomas Dietz" w:date="2012-08-13T14:50:00Z">
                  <w:rPr>
                    <w:ins w:id="4021" w:author="Thomas Dietz" w:date="2012-08-13T13:42:00Z"/>
                    <w:b/>
                  </w:rPr>
                </w:rPrChange>
              </w:rPr>
            </w:pPr>
            <w:ins w:id="4022" w:author="Thomas Dietz" w:date="2012-08-13T13:42:00Z">
              <w:r w:rsidRPr="00A00ED4">
                <w:rPr>
                  <w:rPrChange w:id="4023" w:author="Thomas Dietz" w:date="2012-08-13T14:50:00Z">
                    <w:rPr>
                      <w:b/>
                    </w:rPr>
                  </w:rPrChange>
                </w:rPr>
                <w:t xml:space="preserve">            Specifies if the logical switch supports table</w:t>
              </w:r>
            </w:ins>
          </w:p>
          <w:p w14:paraId="0809473B" w14:textId="77777777" w:rsidR="00860C7A" w:rsidRPr="00A00ED4" w:rsidRDefault="00860C7A" w:rsidP="00860C7A">
            <w:pPr>
              <w:pStyle w:val="XML1"/>
              <w:rPr>
                <w:ins w:id="4024" w:author="Thomas Dietz" w:date="2012-08-13T13:42:00Z"/>
                <w:rPrChange w:id="4025" w:author="Thomas Dietz" w:date="2012-08-13T14:50:00Z">
                  <w:rPr>
                    <w:ins w:id="4026" w:author="Thomas Dietz" w:date="2012-08-13T13:42:00Z"/>
                    <w:b/>
                  </w:rPr>
                </w:rPrChange>
              </w:rPr>
            </w:pPr>
            <w:ins w:id="4027" w:author="Thomas Dietz" w:date="2012-08-13T13:42:00Z">
              <w:r w:rsidRPr="00A00ED4">
                <w:rPr>
                  <w:rPrChange w:id="4028" w:author="Thomas Dietz" w:date="2012-08-13T14:50:00Z">
                    <w:rPr>
                      <w:b/>
                    </w:rPr>
                  </w:rPrChange>
                </w:rPr>
                <w:t xml:space="preserve">            statistics.</w:t>
              </w:r>
            </w:ins>
          </w:p>
          <w:p w14:paraId="66FE5F0C" w14:textId="77777777" w:rsidR="00860C7A" w:rsidRPr="00A00ED4" w:rsidRDefault="00860C7A" w:rsidP="00860C7A">
            <w:pPr>
              <w:pStyle w:val="XML1"/>
              <w:rPr>
                <w:ins w:id="4029" w:author="Thomas Dietz" w:date="2012-08-13T13:42:00Z"/>
                <w:rPrChange w:id="4030" w:author="Thomas Dietz" w:date="2012-08-13T14:50:00Z">
                  <w:rPr>
                    <w:ins w:id="4031" w:author="Thomas Dietz" w:date="2012-08-13T13:42:00Z"/>
                    <w:b/>
                  </w:rPr>
                </w:rPrChange>
              </w:rPr>
            </w:pPr>
            <w:ins w:id="4032" w:author="Thomas Dietz" w:date="2012-08-13T13:42:00Z">
              <w:r w:rsidRPr="00A00ED4">
                <w:rPr>
                  <w:rPrChange w:id="4033" w:author="Thomas Dietz" w:date="2012-08-13T14:50:00Z">
                    <w:rPr>
                      <w:b/>
                    </w:rPr>
                  </w:rPrChange>
                </w:rPr>
                <w:t xml:space="preserve">          &lt;/xs:documentation&gt;</w:t>
              </w:r>
            </w:ins>
          </w:p>
          <w:p w14:paraId="47914D8A" w14:textId="77777777" w:rsidR="00860C7A" w:rsidRPr="00A00ED4" w:rsidRDefault="00860C7A" w:rsidP="00860C7A">
            <w:pPr>
              <w:pStyle w:val="XML1"/>
              <w:rPr>
                <w:ins w:id="4034" w:author="Thomas Dietz" w:date="2012-08-13T13:42:00Z"/>
                <w:rPrChange w:id="4035" w:author="Thomas Dietz" w:date="2012-08-13T14:50:00Z">
                  <w:rPr>
                    <w:ins w:id="4036" w:author="Thomas Dietz" w:date="2012-08-13T13:42:00Z"/>
                    <w:b/>
                  </w:rPr>
                </w:rPrChange>
              </w:rPr>
            </w:pPr>
            <w:ins w:id="4037" w:author="Thomas Dietz" w:date="2012-08-13T13:42:00Z">
              <w:r w:rsidRPr="00A00ED4">
                <w:rPr>
                  <w:rPrChange w:id="4038" w:author="Thomas Dietz" w:date="2012-08-13T14:50:00Z">
                    <w:rPr>
                      <w:b/>
                    </w:rPr>
                  </w:rPrChange>
                </w:rPr>
                <w:t xml:space="preserve">        &lt;/xs:annotation&gt;</w:t>
              </w:r>
            </w:ins>
          </w:p>
          <w:p w14:paraId="2C587C7A" w14:textId="77777777" w:rsidR="00860C7A" w:rsidRPr="00A00ED4" w:rsidRDefault="00860C7A" w:rsidP="00860C7A">
            <w:pPr>
              <w:pStyle w:val="XML1"/>
              <w:rPr>
                <w:ins w:id="4039" w:author="Thomas Dietz" w:date="2012-08-13T13:42:00Z"/>
                <w:rPrChange w:id="4040" w:author="Thomas Dietz" w:date="2012-08-13T14:50:00Z">
                  <w:rPr>
                    <w:ins w:id="4041" w:author="Thomas Dietz" w:date="2012-08-13T13:42:00Z"/>
                    <w:b/>
                  </w:rPr>
                </w:rPrChange>
              </w:rPr>
            </w:pPr>
            <w:ins w:id="4042" w:author="Thomas Dietz" w:date="2012-08-13T13:42:00Z">
              <w:r w:rsidRPr="00A00ED4">
                <w:rPr>
                  <w:rPrChange w:id="4043" w:author="Thomas Dietz" w:date="2012-08-13T14:50:00Z">
                    <w:rPr>
                      <w:b/>
                    </w:rPr>
                  </w:rPrChange>
                </w:rPr>
                <w:t xml:space="preserve">      &lt;/xs:element&gt;</w:t>
              </w:r>
            </w:ins>
          </w:p>
          <w:p w14:paraId="59AC29E3" w14:textId="77777777" w:rsidR="00860C7A" w:rsidRPr="00A00ED4" w:rsidRDefault="00860C7A" w:rsidP="00860C7A">
            <w:pPr>
              <w:pStyle w:val="XML1"/>
              <w:rPr>
                <w:ins w:id="4044" w:author="Thomas Dietz" w:date="2012-08-13T13:42:00Z"/>
                <w:rPrChange w:id="4045" w:author="Thomas Dietz" w:date="2012-08-13T14:50:00Z">
                  <w:rPr>
                    <w:ins w:id="4046" w:author="Thomas Dietz" w:date="2012-08-13T13:42:00Z"/>
                    <w:b/>
                  </w:rPr>
                </w:rPrChange>
              </w:rPr>
            </w:pPr>
            <w:ins w:id="4047" w:author="Thomas Dietz" w:date="2012-08-13T13:42:00Z">
              <w:r w:rsidRPr="00A00ED4">
                <w:rPr>
                  <w:rPrChange w:id="4048" w:author="Thomas Dietz" w:date="2012-08-13T14:50:00Z">
                    <w:rPr>
                      <w:b/>
                    </w:rPr>
                  </w:rPrChange>
                </w:rPr>
                <w:t xml:space="preserve">      &lt;xs:element name="port-statistics"  type="xs:boolean"&gt;</w:t>
              </w:r>
            </w:ins>
          </w:p>
          <w:p w14:paraId="3CCFD3F0" w14:textId="77777777" w:rsidR="00860C7A" w:rsidRPr="00A00ED4" w:rsidRDefault="00860C7A" w:rsidP="00860C7A">
            <w:pPr>
              <w:pStyle w:val="XML1"/>
              <w:rPr>
                <w:ins w:id="4049" w:author="Thomas Dietz" w:date="2012-08-13T13:42:00Z"/>
                <w:rPrChange w:id="4050" w:author="Thomas Dietz" w:date="2012-08-13T14:50:00Z">
                  <w:rPr>
                    <w:ins w:id="4051" w:author="Thomas Dietz" w:date="2012-08-13T13:42:00Z"/>
                    <w:b/>
                  </w:rPr>
                </w:rPrChange>
              </w:rPr>
            </w:pPr>
            <w:ins w:id="4052" w:author="Thomas Dietz" w:date="2012-08-13T13:42:00Z">
              <w:r w:rsidRPr="00A00ED4">
                <w:rPr>
                  <w:rPrChange w:id="4053" w:author="Thomas Dietz" w:date="2012-08-13T14:50:00Z">
                    <w:rPr>
                      <w:b/>
                    </w:rPr>
                  </w:rPrChange>
                </w:rPr>
                <w:t xml:space="preserve">        &lt;xs:annotation&gt;</w:t>
              </w:r>
            </w:ins>
          </w:p>
          <w:p w14:paraId="0C027C4D" w14:textId="77777777" w:rsidR="00860C7A" w:rsidRPr="00A00ED4" w:rsidRDefault="00860C7A" w:rsidP="00860C7A">
            <w:pPr>
              <w:pStyle w:val="XML1"/>
              <w:rPr>
                <w:ins w:id="4054" w:author="Thomas Dietz" w:date="2012-08-13T13:42:00Z"/>
                <w:rPrChange w:id="4055" w:author="Thomas Dietz" w:date="2012-08-13T14:50:00Z">
                  <w:rPr>
                    <w:ins w:id="4056" w:author="Thomas Dietz" w:date="2012-08-13T13:42:00Z"/>
                    <w:b/>
                  </w:rPr>
                </w:rPrChange>
              </w:rPr>
            </w:pPr>
            <w:ins w:id="4057" w:author="Thomas Dietz" w:date="2012-08-13T13:42:00Z">
              <w:r w:rsidRPr="00A00ED4">
                <w:rPr>
                  <w:rPrChange w:id="4058" w:author="Thomas Dietz" w:date="2012-08-13T14:50:00Z">
                    <w:rPr>
                      <w:b/>
                    </w:rPr>
                  </w:rPrChange>
                </w:rPr>
                <w:t xml:space="preserve">          &lt;xs:documentation&gt;</w:t>
              </w:r>
            </w:ins>
          </w:p>
          <w:p w14:paraId="56674ED8" w14:textId="77777777" w:rsidR="00860C7A" w:rsidRPr="00A00ED4" w:rsidRDefault="00860C7A" w:rsidP="00860C7A">
            <w:pPr>
              <w:pStyle w:val="XML1"/>
              <w:rPr>
                <w:ins w:id="4059" w:author="Thomas Dietz" w:date="2012-08-13T13:42:00Z"/>
                <w:rPrChange w:id="4060" w:author="Thomas Dietz" w:date="2012-08-13T14:50:00Z">
                  <w:rPr>
                    <w:ins w:id="4061" w:author="Thomas Dietz" w:date="2012-08-13T13:42:00Z"/>
                    <w:b/>
                  </w:rPr>
                </w:rPrChange>
              </w:rPr>
            </w:pPr>
            <w:ins w:id="4062" w:author="Thomas Dietz" w:date="2012-08-13T13:42:00Z">
              <w:r w:rsidRPr="00A00ED4">
                <w:rPr>
                  <w:rPrChange w:id="4063" w:author="Thomas Dietz" w:date="2012-08-13T14:50:00Z">
                    <w:rPr>
                      <w:b/>
                    </w:rPr>
                  </w:rPrChange>
                </w:rPr>
                <w:t xml:space="preserve">            Specifies if the logical switch supports port</w:t>
              </w:r>
            </w:ins>
          </w:p>
          <w:p w14:paraId="54488923" w14:textId="77777777" w:rsidR="00860C7A" w:rsidRPr="00A00ED4" w:rsidRDefault="00860C7A" w:rsidP="00860C7A">
            <w:pPr>
              <w:pStyle w:val="XML1"/>
              <w:rPr>
                <w:ins w:id="4064" w:author="Thomas Dietz" w:date="2012-08-13T13:42:00Z"/>
                <w:rPrChange w:id="4065" w:author="Thomas Dietz" w:date="2012-08-13T14:50:00Z">
                  <w:rPr>
                    <w:ins w:id="4066" w:author="Thomas Dietz" w:date="2012-08-13T13:42:00Z"/>
                    <w:b/>
                  </w:rPr>
                </w:rPrChange>
              </w:rPr>
            </w:pPr>
            <w:ins w:id="4067" w:author="Thomas Dietz" w:date="2012-08-13T13:42:00Z">
              <w:r w:rsidRPr="00A00ED4">
                <w:rPr>
                  <w:rPrChange w:id="4068" w:author="Thomas Dietz" w:date="2012-08-13T14:50:00Z">
                    <w:rPr>
                      <w:b/>
                    </w:rPr>
                  </w:rPrChange>
                </w:rPr>
                <w:t xml:space="preserve">            statistics.</w:t>
              </w:r>
            </w:ins>
          </w:p>
          <w:p w14:paraId="7DC1E74B" w14:textId="77777777" w:rsidR="00860C7A" w:rsidRPr="00A00ED4" w:rsidRDefault="00860C7A" w:rsidP="00860C7A">
            <w:pPr>
              <w:pStyle w:val="XML1"/>
              <w:rPr>
                <w:ins w:id="4069" w:author="Thomas Dietz" w:date="2012-08-13T13:42:00Z"/>
                <w:rPrChange w:id="4070" w:author="Thomas Dietz" w:date="2012-08-13T14:50:00Z">
                  <w:rPr>
                    <w:ins w:id="4071" w:author="Thomas Dietz" w:date="2012-08-13T13:42:00Z"/>
                    <w:b/>
                  </w:rPr>
                </w:rPrChange>
              </w:rPr>
            </w:pPr>
            <w:ins w:id="4072" w:author="Thomas Dietz" w:date="2012-08-13T13:42:00Z">
              <w:r w:rsidRPr="00A00ED4">
                <w:rPr>
                  <w:rPrChange w:id="4073" w:author="Thomas Dietz" w:date="2012-08-13T14:50:00Z">
                    <w:rPr>
                      <w:b/>
                    </w:rPr>
                  </w:rPrChange>
                </w:rPr>
                <w:t xml:space="preserve">          &lt;/xs:documentation&gt;</w:t>
              </w:r>
            </w:ins>
          </w:p>
          <w:p w14:paraId="12D31173" w14:textId="77777777" w:rsidR="00860C7A" w:rsidRPr="00A00ED4" w:rsidRDefault="00860C7A" w:rsidP="00860C7A">
            <w:pPr>
              <w:pStyle w:val="XML1"/>
              <w:rPr>
                <w:ins w:id="4074" w:author="Thomas Dietz" w:date="2012-08-13T13:42:00Z"/>
                <w:rPrChange w:id="4075" w:author="Thomas Dietz" w:date="2012-08-13T14:50:00Z">
                  <w:rPr>
                    <w:ins w:id="4076" w:author="Thomas Dietz" w:date="2012-08-13T13:42:00Z"/>
                    <w:b/>
                  </w:rPr>
                </w:rPrChange>
              </w:rPr>
            </w:pPr>
            <w:ins w:id="4077" w:author="Thomas Dietz" w:date="2012-08-13T13:42:00Z">
              <w:r w:rsidRPr="00A00ED4">
                <w:rPr>
                  <w:rPrChange w:id="4078" w:author="Thomas Dietz" w:date="2012-08-13T14:50:00Z">
                    <w:rPr>
                      <w:b/>
                    </w:rPr>
                  </w:rPrChange>
                </w:rPr>
                <w:t xml:space="preserve">        &lt;/xs:annotation&gt;</w:t>
              </w:r>
            </w:ins>
          </w:p>
          <w:p w14:paraId="46511D27" w14:textId="77777777" w:rsidR="00860C7A" w:rsidRPr="00A00ED4" w:rsidRDefault="00860C7A" w:rsidP="00860C7A">
            <w:pPr>
              <w:pStyle w:val="XML1"/>
              <w:rPr>
                <w:ins w:id="4079" w:author="Thomas Dietz" w:date="2012-08-13T13:42:00Z"/>
                <w:rPrChange w:id="4080" w:author="Thomas Dietz" w:date="2012-08-13T14:50:00Z">
                  <w:rPr>
                    <w:ins w:id="4081" w:author="Thomas Dietz" w:date="2012-08-13T13:42:00Z"/>
                    <w:b/>
                  </w:rPr>
                </w:rPrChange>
              </w:rPr>
            </w:pPr>
            <w:ins w:id="4082" w:author="Thomas Dietz" w:date="2012-08-13T13:42:00Z">
              <w:r w:rsidRPr="00A00ED4">
                <w:rPr>
                  <w:rPrChange w:id="4083" w:author="Thomas Dietz" w:date="2012-08-13T14:50:00Z">
                    <w:rPr>
                      <w:b/>
                    </w:rPr>
                  </w:rPrChange>
                </w:rPr>
                <w:t xml:space="preserve">      &lt;/xs:element&gt;</w:t>
              </w:r>
            </w:ins>
          </w:p>
          <w:p w14:paraId="30D839BC" w14:textId="77777777" w:rsidR="00860C7A" w:rsidRPr="00A00ED4" w:rsidRDefault="00860C7A" w:rsidP="00860C7A">
            <w:pPr>
              <w:pStyle w:val="XML1"/>
              <w:rPr>
                <w:ins w:id="4084" w:author="Thomas Dietz" w:date="2012-08-13T13:42:00Z"/>
                <w:rPrChange w:id="4085" w:author="Thomas Dietz" w:date="2012-08-13T14:50:00Z">
                  <w:rPr>
                    <w:ins w:id="4086" w:author="Thomas Dietz" w:date="2012-08-13T13:42:00Z"/>
                    <w:b/>
                  </w:rPr>
                </w:rPrChange>
              </w:rPr>
            </w:pPr>
            <w:ins w:id="4087" w:author="Thomas Dietz" w:date="2012-08-13T13:42:00Z">
              <w:r w:rsidRPr="00A00ED4">
                <w:rPr>
                  <w:rPrChange w:id="4088" w:author="Thomas Dietz" w:date="2012-08-13T14:50:00Z">
                    <w:rPr>
                      <w:b/>
                    </w:rPr>
                  </w:rPrChange>
                </w:rPr>
                <w:t xml:space="preserve">      &lt;xs:element name="group-statistics"  type="xs:boolean"&gt;</w:t>
              </w:r>
            </w:ins>
          </w:p>
          <w:p w14:paraId="722BAF98" w14:textId="77777777" w:rsidR="00860C7A" w:rsidRPr="00A00ED4" w:rsidRDefault="00860C7A" w:rsidP="00860C7A">
            <w:pPr>
              <w:pStyle w:val="XML1"/>
              <w:rPr>
                <w:ins w:id="4089" w:author="Thomas Dietz" w:date="2012-08-13T13:42:00Z"/>
                <w:rPrChange w:id="4090" w:author="Thomas Dietz" w:date="2012-08-13T14:50:00Z">
                  <w:rPr>
                    <w:ins w:id="4091" w:author="Thomas Dietz" w:date="2012-08-13T13:42:00Z"/>
                    <w:b/>
                  </w:rPr>
                </w:rPrChange>
              </w:rPr>
            </w:pPr>
            <w:ins w:id="4092" w:author="Thomas Dietz" w:date="2012-08-13T13:42:00Z">
              <w:r w:rsidRPr="00A00ED4">
                <w:rPr>
                  <w:rPrChange w:id="4093" w:author="Thomas Dietz" w:date="2012-08-13T14:50:00Z">
                    <w:rPr>
                      <w:b/>
                    </w:rPr>
                  </w:rPrChange>
                </w:rPr>
                <w:t xml:space="preserve">        &lt;xs:annotation&gt;</w:t>
              </w:r>
            </w:ins>
          </w:p>
          <w:p w14:paraId="10FC534E" w14:textId="77777777" w:rsidR="00860C7A" w:rsidRPr="00A00ED4" w:rsidRDefault="00860C7A" w:rsidP="00860C7A">
            <w:pPr>
              <w:pStyle w:val="XML1"/>
              <w:rPr>
                <w:ins w:id="4094" w:author="Thomas Dietz" w:date="2012-08-13T13:42:00Z"/>
                <w:rPrChange w:id="4095" w:author="Thomas Dietz" w:date="2012-08-13T14:50:00Z">
                  <w:rPr>
                    <w:ins w:id="4096" w:author="Thomas Dietz" w:date="2012-08-13T13:42:00Z"/>
                    <w:b/>
                  </w:rPr>
                </w:rPrChange>
              </w:rPr>
            </w:pPr>
            <w:ins w:id="4097" w:author="Thomas Dietz" w:date="2012-08-13T13:42:00Z">
              <w:r w:rsidRPr="00A00ED4">
                <w:rPr>
                  <w:rPrChange w:id="4098" w:author="Thomas Dietz" w:date="2012-08-13T14:50:00Z">
                    <w:rPr>
                      <w:b/>
                    </w:rPr>
                  </w:rPrChange>
                </w:rPr>
                <w:t xml:space="preserve">          &lt;xs:documentation&gt;</w:t>
              </w:r>
            </w:ins>
          </w:p>
          <w:p w14:paraId="3B149F31" w14:textId="77777777" w:rsidR="00860C7A" w:rsidRPr="00A00ED4" w:rsidRDefault="00860C7A" w:rsidP="00860C7A">
            <w:pPr>
              <w:pStyle w:val="XML1"/>
              <w:rPr>
                <w:ins w:id="4099" w:author="Thomas Dietz" w:date="2012-08-13T13:42:00Z"/>
                <w:rPrChange w:id="4100" w:author="Thomas Dietz" w:date="2012-08-13T14:50:00Z">
                  <w:rPr>
                    <w:ins w:id="4101" w:author="Thomas Dietz" w:date="2012-08-13T13:42:00Z"/>
                    <w:b/>
                  </w:rPr>
                </w:rPrChange>
              </w:rPr>
            </w:pPr>
            <w:ins w:id="4102" w:author="Thomas Dietz" w:date="2012-08-13T13:42:00Z">
              <w:r w:rsidRPr="00A00ED4">
                <w:rPr>
                  <w:rPrChange w:id="4103" w:author="Thomas Dietz" w:date="2012-08-13T14:50:00Z">
                    <w:rPr>
                      <w:b/>
                    </w:rPr>
                  </w:rPrChange>
                </w:rPr>
                <w:t xml:space="preserve">            Specifies if the logical switch supports group</w:t>
              </w:r>
            </w:ins>
          </w:p>
          <w:p w14:paraId="212BFC0F" w14:textId="77777777" w:rsidR="00860C7A" w:rsidRPr="00A00ED4" w:rsidRDefault="00860C7A" w:rsidP="00860C7A">
            <w:pPr>
              <w:pStyle w:val="XML1"/>
              <w:rPr>
                <w:ins w:id="4104" w:author="Thomas Dietz" w:date="2012-08-13T13:42:00Z"/>
                <w:rPrChange w:id="4105" w:author="Thomas Dietz" w:date="2012-08-13T14:50:00Z">
                  <w:rPr>
                    <w:ins w:id="4106" w:author="Thomas Dietz" w:date="2012-08-13T13:42:00Z"/>
                    <w:b/>
                  </w:rPr>
                </w:rPrChange>
              </w:rPr>
            </w:pPr>
            <w:ins w:id="4107" w:author="Thomas Dietz" w:date="2012-08-13T13:42:00Z">
              <w:r w:rsidRPr="00A00ED4">
                <w:rPr>
                  <w:rPrChange w:id="4108" w:author="Thomas Dietz" w:date="2012-08-13T14:50:00Z">
                    <w:rPr>
                      <w:b/>
                    </w:rPr>
                  </w:rPrChange>
                </w:rPr>
                <w:t xml:space="preserve">            statistics.</w:t>
              </w:r>
            </w:ins>
          </w:p>
          <w:p w14:paraId="2F719C73" w14:textId="77777777" w:rsidR="00860C7A" w:rsidRPr="00A00ED4" w:rsidRDefault="00860C7A" w:rsidP="00860C7A">
            <w:pPr>
              <w:pStyle w:val="XML1"/>
              <w:rPr>
                <w:ins w:id="4109" w:author="Thomas Dietz" w:date="2012-08-13T13:42:00Z"/>
                <w:rPrChange w:id="4110" w:author="Thomas Dietz" w:date="2012-08-13T14:50:00Z">
                  <w:rPr>
                    <w:ins w:id="4111" w:author="Thomas Dietz" w:date="2012-08-13T13:42:00Z"/>
                    <w:b/>
                  </w:rPr>
                </w:rPrChange>
              </w:rPr>
            </w:pPr>
            <w:ins w:id="4112" w:author="Thomas Dietz" w:date="2012-08-13T13:42:00Z">
              <w:r w:rsidRPr="00A00ED4">
                <w:rPr>
                  <w:rPrChange w:id="4113" w:author="Thomas Dietz" w:date="2012-08-13T14:50:00Z">
                    <w:rPr>
                      <w:b/>
                    </w:rPr>
                  </w:rPrChange>
                </w:rPr>
                <w:t xml:space="preserve">          &lt;/xs:documentation&gt;</w:t>
              </w:r>
            </w:ins>
          </w:p>
          <w:p w14:paraId="348BA8D1" w14:textId="77777777" w:rsidR="00860C7A" w:rsidRPr="00A00ED4" w:rsidRDefault="00860C7A" w:rsidP="00860C7A">
            <w:pPr>
              <w:pStyle w:val="XML1"/>
              <w:rPr>
                <w:ins w:id="4114" w:author="Thomas Dietz" w:date="2012-08-13T13:42:00Z"/>
                <w:rPrChange w:id="4115" w:author="Thomas Dietz" w:date="2012-08-13T14:50:00Z">
                  <w:rPr>
                    <w:ins w:id="4116" w:author="Thomas Dietz" w:date="2012-08-13T13:42:00Z"/>
                    <w:b/>
                  </w:rPr>
                </w:rPrChange>
              </w:rPr>
            </w:pPr>
            <w:ins w:id="4117" w:author="Thomas Dietz" w:date="2012-08-13T13:42:00Z">
              <w:r w:rsidRPr="00A00ED4">
                <w:rPr>
                  <w:rPrChange w:id="4118" w:author="Thomas Dietz" w:date="2012-08-13T14:50:00Z">
                    <w:rPr>
                      <w:b/>
                    </w:rPr>
                  </w:rPrChange>
                </w:rPr>
                <w:t xml:space="preserve">        &lt;/xs:annotation&gt;</w:t>
              </w:r>
            </w:ins>
          </w:p>
          <w:p w14:paraId="6CD826E0" w14:textId="77777777" w:rsidR="00860C7A" w:rsidRPr="00A00ED4" w:rsidRDefault="00860C7A" w:rsidP="00860C7A">
            <w:pPr>
              <w:pStyle w:val="XML1"/>
              <w:rPr>
                <w:ins w:id="4119" w:author="Thomas Dietz" w:date="2012-08-13T13:42:00Z"/>
                <w:rPrChange w:id="4120" w:author="Thomas Dietz" w:date="2012-08-13T14:50:00Z">
                  <w:rPr>
                    <w:ins w:id="4121" w:author="Thomas Dietz" w:date="2012-08-13T13:42:00Z"/>
                    <w:b/>
                  </w:rPr>
                </w:rPrChange>
              </w:rPr>
            </w:pPr>
            <w:ins w:id="4122" w:author="Thomas Dietz" w:date="2012-08-13T13:42:00Z">
              <w:r w:rsidRPr="00A00ED4">
                <w:rPr>
                  <w:rPrChange w:id="4123" w:author="Thomas Dietz" w:date="2012-08-13T14:50:00Z">
                    <w:rPr>
                      <w:b/>
                    </w:rPr>
                  </w:rPrChange>
                </w:rPr>
                <w:t xml:space="preserve">      &lt;/xs:element&gt;</w:t>
              </w:r>
            </w:ins>
          </w:p>
          <w:p w14:paraId="3B584E1F" w14:textId="77777777" w:rsidR="00860C7A" w:rsidRPr="00A00ED4" w:rsidRDefault="00860C7A" w:rsidP="00860C7A">
            <w:pPr>
              <w:pStyle w:val="XML1"/>
              <w:rPr>
                <w:ins w:id="4124" w:author="Thomas Dietz" w:date="2012-08-13T13:42:00Z"/>
                <w:rPrChange w:id="4125" w:author="Thomas Dietz" w:date="2012-08-13T14:50:00Z">
                  <w:rPr>
                    <w:ins w:id="4126" w:author="Thomas Dietz" w:date="2012-08-13T13:42:00Z"/>
                    <w:b/>
                  </w:rPr>
                </w:rPrChange>
              </w:rPr>
            </w:pPr>
            <w:ins w:id="4127" w:author="Thomas Dietz" w:date="2012-08-13T13:42:00Z">
              <w:r w:rsidRPr="00A00ED4">
                <w:rPr>
                  <w:rPrChange w:id="4128" w:author="Thomas Dietz" w:date="2012-08-13T14:50:00Z">
                    <w:rPr>
                      <w:b/>
                    </w:rPr>
                  </w:rPrChange>
                </w:rPr>
                <w:t xml:space="preserve">      &lt;xs:element name="queue-statistics"  type="xs:boolean"&gt;</w:t>
              </w:r>
            </w:ins>
          </w:p>
          <w:p w14:paraId="45B9C092" w14:textId="77777777" w:rsidR="00860C7A" w:rsidRPr="00A00ED4" w:rsidRDefault="00860C7A" w:rsidP="00860C7A">
            <w:pPr>
              <w:pStyle w:val="XML1"/>
              <w:rPr>
                <w:ins w:id="4129" w:author="Thomas Dietz" w:date="2012-08-13T13:42:00Z"/>
                <w:rPrChange w:id="4130" w:author="Thomas Dietz" w:date="2012-08-13T14:50:00Z">
                  <w:rPr>
                    <w:ins w:id="4131" w:author="Thomas Dietz" w:date="2012-08-13T13:42:00Z"/>
                    <w:b/>
                  </w:rPr>
                </w:rPrChange>
              </w:rPr>
            </w:pPr>
            <w:ins w:id="4132" w:author="Thomas Dietz" w:date="2012-08-13T13:42:00Z">
              <w:r w:rsidRPr="00A00ED4">
                <w:rPr>
                  <w:rPrChange w:id="4133" w:author="Thomas Dietz" w:date="2012-08-13T14:50:00Z">
                    <w:rPr>
                      <w:b/>
                    </w:rPr>
                  </w:rPrChange>
                </w:rPr>
                <w:t xml:space="preserve">        &lt;xs:annotation&gt;</w:t>
              </w:r>
            </w:ins>
          </w:p>
          <w:p w14:paraId="021D7B8E" w14:textId="77777777" w:rsidR="00860C7A" w:rsidRPr="00A00ED4" w:rsidRDefault="00860C7A" w:rsidP="00860C7A">
            <w:pPr>
              <w:pStyle w:val="XML1"/>
              <w:rPr>
                <w:ins w:id="4134" w:author="Thomas Dietz" w:date="2012-08-13T13:42:00Z"/>
                <w:rPrChange w:id="4135" w:author="Thomas Dietz" w:date="2012-08-13T14:50:00Z">
                  <w:rPr>
                    <w:ins w:id="4136" w:author="Thomas Dietz" w:date="2012-08-13T13:42:00Z"/>
                    <w:b/>
                  </w:rPr>
                </w:rPrChange>
              </w:rPr>
            </w:pPr>
            <w:ins w:id="4137" w:author="Thomas Dietz" w:date="2012-08-13T13:42:00Z">
              <w:r w:rsidRPr="00A00ED4">
                <w:rPr>
                  <w:rPrChange w:id="4138" w:author="Thomas Dietz" w:date="2012-08-13T14:50:00Z">
                    <w:rPr>
                      <w:b/>
                    </w:rPr>
                  </w:rPrChange>
                </w:rPr>
                <w:t xml:space="preserve">          &lt;xs:documentation&gt;</w:t>
              </w:r>
            </w:ins>
          </w:p>
          <w:p w14:paraId="4019BA3F" w14:textId="77777777" w:rsidR="00860C7A" w:rsidRPr="00A00ED4" w:rsidRDefault="00860C7A" w:rsidP="00860C7A">
            <w:pPr>
              <w:pStyle w:val="XML1"/>
              <w:rPr>
                <w:ins w:id="4139" w:author="Thomas Dietz" w:date="2012-08-13T13:42:00Z"/>
                <w:rPrChange w:id="4140" w:author="Thomas Dietz" w:date="2012-08-13T14:50:00Z">
                  <w:rPr>
                    <w:ins w:id="4141" w:author="Thomas Dietz" w:date="2012-08-13T13:42:00Z"/>
                    <w:b/>
                  </w:rPr>
                </w:rPrChange>
              </w:rPr>
            </w:pPr>
            <w:ins w:id="4142" w:author="Thomas Dietz" w:date="2012-08-13T13:42:00Z">
              <w:r w:rsidRPr="00A00ED4">
                <w:rPr>
                  <w:rPrChange w:id="4143" w:author="Thomas Dietz" w:date="2012-08-13T14:50:00Z">
                    <w:rPr>
                      <w:b/>
                    </w:rPr>
                  </w:rPrChange>
                </w:rPr>
                <w:t xml:space="preserve">            Specifies if the logical switch supports queue</w:t>
              </w:r>
            </w:ins>
          </w:p>
          <w:p w14:paraId="360ADD8E" w14:textId="77777777" w:rsidR="00860C7A" w:rsidRPr="00A00ED4" w:rsidRDefault="00860C7A" w:rsidP="00860C7A">
            <w:pPr>
              <w:pStyle w:val="XML1"/>
              <w:rPr>
                <w:ins w:id="4144" w:author="Thomas Dietz" w:date="2012-08-13T13:42:00Z"/>
                <w:rPrChange w:id="4145" w:author="Thomas Dietz" w:date="2012-08-13T14:50:00Z">
                  <w:rPr>
                    <w:ins w:id="4146" w:author="Thomas Dietz" w:date="2012-08-13T13:42:00Z"/>
                    <w:b/>
                  </w:rPr>
                </w:rPrChange>
              </w:rPr>
            </w:pPr>
            <w:ins w:id="4147" w:author="Thomas Dietz" w:date="2012-08-13T13:42:00Z">
              <w:r w:rsidRPr="00A00ED4">
                <w:rPr>
                  <w:rPrChange w:id="4148" w:author="Thomas Dietz" w:date="2012-08-13T14:50:00Z">
                    <w:rPr>
                      <w:b/>
                    </w:rPr>
                  </w:rPrChange>
                </w:rPr>
                <w:t xml:space="preserve">            statistics.</w:t>
              </w:r>
            </w:ins>
          </w:p>
          <w:p w14:paraId="59E252D2" w14:textId="77777777" w:rsidR="00860C7A" w:rsidRPr="00A00ED4" w:rsidRDefault="00860C7A" w:rsidP="00860C7A">
            <w:pPr>
              <w:pStyle w:val="XML1"/>
              <w:rPr>
                <w:ins w:id="4149" w:author="Thomas Dietz" w:date="2012-08-13T13:42:00Z"/>
                <w:rPrChange w:id="4150" w:author="Thomas Dietz" w:date="2012-08-13T14:50:00Z">
                  <w:rPr>
                    <w:ins w:id="4151" w:author="Thomas Dietz" w:date="2012-08-13T13:42:00Z"/>
                    <w:b/>
                  </w:rPr>
                </w:rPrChange>
              </w:rPr>
            </w:pPr>
            <w:ins w:id="4152" w:author="Thomas Dietz" w:date="2012-08-13T13:42:00Z">
              <w:r w:rsidRPr="00A00ED4">
                <w:rPr>
                  <w:rPrChange w:id="4153" w:author="Thomas Dietz" w:date="2012-08-13T14:50:00Z">
                    <w:rPr>
                      <w:b/>
                    </w:rPr>
                  </w:rPrChange>
                </w:rPr>
                <w:t xml:space="preserve">          &lt;/xs:documentation&gt;</w:t>
              </w:r>
            </w:ins>
          </w:p>
          <w:p w14:paraId="5A903201" w14:textId="77777777" w:rsidR="00860C7A" w:rsidRPr="00A00ED4" w:rsidRDefault="00860C7A" w:rsidP="00860C7A">
            <w:pPr>
              <w:pStyle w:val="XML1"/>
              <w:rPr>
                <w:ins w:id="4154" w:author="Thomas Dietz" w:date="2012-08-13T13:42:00Z"/>
                <w:rPrChange w:id="4155" w:author="Thomas Dietz" w:date="2012-08-13T14:50:00Z">
                  <w:rPr>
                    <w:ins w:id="4156" w:author="Thomas Dietz" w:date="2012-08-13T13:42:00Z"/>
                    <w:b/>
                  </w:rPr>
                </w:rPrChange>
              </w:rPr>
            </w:pPr>
            <w:ins w:id="4157" w:author="Thomas Dietz" w:date="2012-08-13T13:42:00Z">
              <w:r w:rsidRPr="00A00ED4">
                <w:rPr>
                  <w:rPrChange w:id="4158" w:author="Thomas Dietz" w:date="2012-08-13T14:50:00Z">
                    <w:rPr>
                      <w:b/>
                    </w:rPr>
                  </w:rPrChange>
                </w:rPr>
                <w:t xml:space="preserve">        &lt;/xs:annotation&gt;</w:t>
              </w:r>
            </w:ins>
          </w:p>
          <w:p w14:paraId="68DB49E5" w14:textId="77777777" w:rsidR="00860C7A" w:rsidRPr="00A00ED4" w:rsidRDefault="00860C7A" w:rsidP="00860C7A">
            <w:pPr>
              <w:pStyle w:val="XML1"/>
              <w:rPr>
                <w:ins w:id="4159" w:author="Thomas Dietz" w:date="2012-08-13T13:42:00Z"/>
                <w:rPrChange w:id="4160" w:author="Thomas Dietz" w:date="2012-08-13T14:50:00Z">
                  <w:rPr>
                    <w:ins w:id="4161" w:author="Thomas Dietz" w:date="2012-08-13T13:42:00Z"/>
                    <w:b/>
                  </w:rPr>
                </w:rPrChange>
              </w:rPr>
            </w:pPr>
            <w:ins w:id="4162" w:author="Thomas Dietz" w:date="2012-08-13T13:42:00Z">
              <w:r w:rsidRPr="00A00ED4">
                <w:rPr>
                  <w:rPrChange w:id="4163" w:author="Thomas Dietz" w:date="2012-08-13T14:50:00Z">
                    <w:rPr>
                      <w:b/>
                    </w:rPr>
                  </w:rPrChange>
                </w:rPr>
                <w:t xml:space="preserve">      &lt;/xs:element&gt;</w:t>
              </w:r>
            </w:ins>
          </w:p>
          <w:p w14:paraId="3FAEC7DC" w14:textId="77777777" w:rsidR="00860C7A" w:rsidRPr="00A00ED4" w:rsidRDefault="00860C7A" w:rsidP="00860C7A">
            <w:pPr>
              <w:pStyle w:val="XML1"/>
              <w:rPr>
                <w:ins w:id="4164" w:author="Thomas Dietz" w:date="2012-08-13T13:42:00Z"/>
                <w:rPrChange w:id="4165" w:author="Thomas Dietz" w:date="2012-08-13T14:50:00Z">
                  <w:rPr>
                    <w:ins w:id="4166" w:author="Thomas Dietz" w:date="2012-08-13T13:42:00Z"/>
                    <w:b/>
                  </w:rPr>
                </w:rPrChange>
              </w:rPr>
            </w:pPr>
            <w:ins w:id="4167" w:author="Thomas Dietz" w:date="2012-08-13T13:42:00Z">
              <w:r w:rsidRPr="00A00ED4">
                <w:rPr>
                  <w:rPrChange w:id="4168" w:author="Thomas Dietz" w:date="2012-08-13T14:50:00Z">
                    <w:rPr>
                      <w:b/>
                    </w:rPr>
                  </w:rPrChange>
                </w:rPr>
                <w:t xml:space="preserve">      &lt;xs:element name="reassemble-ip-fragments"  type="xs:boolean"&gt;</w:t>
              </w:r>
            </w:ins>
          </w:p>
          <w:p w14:paraId="2F360B74" w14:textId="77777777" w:rsidR="00860C7A" w:rsidRPr="00A00ED4" w:rsidRDefault="00860C7A" w:rsidP="00860C7A">
            <w:pPr>
              <w:pStyle w:val="XML1"/>
              <w:rPr>
                <w:ins w:id="4169" w:author="Thomas Dietz" w:date="2012-08-13T13:42:00Z"/>
                <w:rPrChange w:id="4170" w:author="Thomas Dietz" w:date="2012-08-13T14:50:00Z">
                  <w:rPr>
                    <w:ins w:id="4171" w:author="Thomas Dietz" w:date="2012-08-13T13:42:00Z"/>
                    <w:b/>
                  </w:rPr>
                </w:rPrChange>
              </w:rPr>
            </w:pPr>
            <w:ins w:id="4172" w:author="Thomas Dietz" w:date="2012-08-13T13:42:00Z">
              <w:r w:rsidRPr="00A00ED4">
                <w:rPr>
                  <w:rPrChange w:id="4173" w:author="Thomas Dietz" w:date="2012-08-13T14:50:00Z">
                    <w:rPr>
                      <w:b/>
                    </w:rPr>
                  </w:rPrChange>
                </w:rPr>
                <w:t xml:space="preserve">        &lt;xs:annotation&gt;</w:t>
              </w:r>
            </w:ins>
          </w:p>
          <w:p w14:paraId="47623463" w14:textId="77777777" w:rsidR="00860C7A" w:rsidRPr="00A00ED4" w:rsidRDefault="00860C7A" w:rsidP="00860C7A">
            <w:pPr>
              <w:pStyle w:val="XML1"/>
              <w:rPr>
                <w:ins w:id="4174" w:author="Thomas Dietz" w:date="2012-08-13T13:42:00Z"/>
                <w:rPrChange w:id="4175" w:author="Thomas Dietz" w:date="2012-08-13T14:50:00Z">
                  <w:rPr>
                    <w:ins w:id="4176" w:author="Thomas Dietz" w:date="2012-08-13T13:42:00Z"/>
                    <w:b/>
                  </w:rPr>
                </w:rPrChange>
              </w:rPr>
            </w:pPr>
            <w:ins w:id="4177" w:author="Thomas Dietz" w:date="2012-08-13T13:42:00Z">
              <w:r w:rsidRPr="00A00ED4">
                <w:rPr>
                  <w:rPrChange w:id="4178" w:author="Thomas Dietz" w:date="2012-08-13T14:50:00Z">
                    <w:rPr>
                      <w:b/>
                    </w:rPr>
                  </w:rPrChange>
                </w:rPr>
                <w:t xml:space="preserve">          &lt;xs:documentation&gt;</w:t>
              </w:r>
            </w:ins>
          </w:p>
          <w:p w14:paraId="1D808C3D" w14:textId="77777777" w:rsidR="00860C7A" w:rsidRPr="00A00ED4" w:rsidRDefault="00860C7A" w:rsidP="00860C7A">
            <w:pPr>
              <w:pStyle w:val="XML1"/>
              <w:rPr>
                <w:ins w:id="4179" w:author="Thomas Dietz" w:date="2012-08-13T13:42:00Z"/>
                <w:rPrChange w:id="4180" w:author="Thomas Dietz" w:date="2012-08-13T14:50:00Z">
                  <w:rPr>
                    <w:ins w:id="4181" w:author="Thomas Dietz" w:date="2012-08-13T13:42:00Z"/>
                    <w:b/>
                  </w:rPr>
                </w:rPrChange>
              </w:rPr>
            </w:pPr>
            <w:ins w:id="4182" w:author="Thomas Dietz" w:date="2012-08-13T13:42:00Z">
              <w:r w:rsidRPr="00A00ED4">
                <w:rPr>
                  <w:rPrChange w:id="4183" w:author="Thomas Dietz" w:date="2012-08-13T14:50:00Z">
                    <w:rPr>
                      <w:b/>
                    </w:rPr>
                  </w:rPrChange>
                </w:rPr>
                <w:t xml:space="preserve">            Specifies if the logical switch supports</w:t>
              </w:r>
            </w:ins>
          </w:p>
          <w:p w14:paraId="6790C491" w14:textId="77777777" w:rsidR="00860C7A" w:rsidRPr="00A00ED4" w:rsidRDefault="00860C7A" w:rsidP="00860C7A">
            <w:pPr>
              <w:pStyle w:val="XML1"/>
              <w:rPr>
                <w:ins w:id="4184" w:author="Thomas Dietz" w:date="2012-08-13T13:42:00Z"/>
                <w:rPrChange w:id="4185" w:author="Thomas Dietz" w:date="2012-08-13T14:50:00Z">
                  <w:rPr>
                    <w:ins w:id="4186" w:author="Thomas Dietz" w:date="2012-08-13T13:42:00Z"/>
                    <w:b/>
                  </w:rPr>
                </w:rPrChange>
              </w:rPr>
            </w:pPr>
            <w:ins w:id="4187" w:author="Thomas Dietz" w:date="2012-08-13T13:42:00Z">
              <w:r w:rsidRPr="00A00ED4">
                <w:rPr>
                  <w:rPrChange w:id="4188" w:author="Thomas Dietz" w:date="2012-08-13T14:50:00Z">
                    <w:rPr>
                      <w:b/>
                    </w:rPr>
                  </w:rPrChange>
                </w:rPr>
                <w:t xml:space="preserve">            reassemble IP fragments.</w:t>
              </w:r>
            </w:ins>
          </w:p>
          <w:p w14:paraId="37D1E8A9" w14:textId="77777777" w:rsidR="00860C7A" w:rsidRPr="00A00ED4" w:rsidRDefault="00860C7A" w:rsidP="00860C7A">
            <w:pPr>
              <w:pStyle w:val="XML1"/>
              <w:rPr>
                <w:ins w:id="4189" w:author="Thomas Dietz" w:date="2012-08-13T13:42:00Z"/>
                <w:rPrChange w:id="4190" w:author="Thomas Dietz" w:date="2012-08-13T14:50:00Z">
                  <w:rPr>
                    <w:ins w:id="4191" w:author="Thomas Dietz" w:date="2012-08-13T13:42:00Z"/>
                    <w:b/>
                  </w:rPr>
                </w:rPrChange>
              </w:rPr>
            </w:pPr>
            <w:ins w:id="4192" w:author="Thomas Dietz" w:date="2012-08-13T13:42:00Z">
              <w:r w:rsidRPr="00A00ED4">
                <w:rPr>
                  <w:rPrChange w:id="4193" w:author="Thomas Dietz" w:date="2012-08-13T14:50:00Z">
                    <w:rPr>
                      <w:b/>
                    </w:rPr>
                  </w:rPrChange>
                </w:rPr>
                <w:t xml:space="preserve">          &lt;/xs:documentation&gt;</w:t>
              </w:r>
            </w:ins>
          </w:p>
          <w:p w14:paraId="0AD76A26" w14:textId="77777777" w:rsidR="00860C7A" w:rsidRPr="00A00ED4" w:rsidRDefault="00860C7A" w:rsidP="00860C7A">
            <w:pPr>
              <w:pStyle w:val="XML1"/>
              <w:rPr>
                <w:ins w:id="4194" w:author="Thomas Dietz" w:date="2012-08-13T13:42:00Z"/>
                <w:rPrChange w:id="4195" w:author="Thomas Dietz" w:date="2012-08-13T14:50:00Z">
                  <w:rPr>
                    <w:ins w:id="4196" w:author="Thomas Dietz" w:date="2012-08-13T13:42:00Z"/>
                    <w:b/>
                  </w:rPr>
                </w:rPrChange>
              </w:rPr>
            </w:pPr>
            <w:ins w:id="4197" w:author="Thomas Dietz" w:date="2012-08-13T13:42:00Z">
              <w:r w:rsidRPr="00A00ED4">
                <w:rPr>
                  <w:rPrChange w:id="4198" w:author="Thomas Dietz" w:date="2012-08-13T14:50:00Z">
                    <w:rPr>
                      <w:b/>
                    </w:rPr>
                  </w:rPrChange>
                </w:rPr>
                <w:t xml:space="preserve">        &lt;/xs:annotation&gt;</w:t>
              </w:r>
            </w:ins>
          </w:p>
          <w:p w14:paraId="050FE39D" w14:textId="77777777" w:rsidR="00860C7A" w:rsidRPr="00A00ED4" w:rsidRDefault="00860C7A" w:rsidP="00860C7A">
            <w:pPr>
              <w:pStyle w:val="XML1"/>
              <w:rPr>
                <w:ins w:id="4199" w:author="Thomas Dietz" w:date="2012-08-13T13:42:00Z"/>
                <w:rPrChange w:id="4200" w:author="Thomas Dietz" w:date="2012-08-13T14:50:00Z">
                  <w:rPr>
                    <w:ins w:id="4201" w:author="Thomas Dietz" w:date="2012-08-13T13:42:00Z"/>
                    <w:b/>
                  </w:rPr>
                </w:rPrChange>
              </w:rPr>
            </w:pPr>
            <w:ins w:id="4202" w:author="Thomas Dietz" w:date="2012-08-13T13:42:00Z">
              <w:r w:rsidRPr="00A00ED4">
                <w:rPr>
                  <w:rPrChange w:id="4203" w:author="Thomas Dietz" w:date="2012-08-13T14:50:00Z">
                    <w:rPr>
                      <w:b/>
                    </w:rPr>
                  </w:rPrChange>
                </w:rPr>
                <w:t xml:space="preserve">      &lt;/xs:element&gt;</w:t>
              </w:r>
            </w:ins>
          </w:p>
          <w:p w14:paraId="4D9BAD2A" w14:textId="77777777" w:rsidR="00860C7A" w:rsidRPr="00A00ED4" w:rsidRDefault="00860C7A" w:rsidP="00860C7A">
            <w:pPr>
              <w:pStyle w:val="XML1"/>
              <w:rPr>
                <w:ins w:id="4204" w:author="Thomas Dietz" w:date="2012-08-13T13:42:00Z"/>
                <w:rPrChange w:id="4205" w:author="Thomas Dietz" w:date="2012-08-13T14:50:00Z">
                  <w:rPr>
                    <w:ins w:id="4206" w:author="Thomas Dietz" w:date="2012-08-13T13:42:00Z"/>
                    <w:b/>
                  </w:rPr>
                </w:rPrChange>
              </w:rPr>
            </w:pPr>
            <w:ins w:id="4207" w:author="Thomas Dietz" w:date="2012-08-13T13:42:00Z">
              <w:r w:rsidRPr="00A00ED4">
                <w:rPr>
                  <w:rPrChange w:id="4208" w:author="Thomas Dietz" w:date="2012-08-13T14:50:00Z">
                    <w:rPr>
                      <w:b/>
                    </w:rPr>
                  </w:rPrChange>
                </w:rPr>
                <w:t xml:space="preserve">      &lt;xs:element name="block-looping-ports"  type="xs:boolean"&gt;</w:t>
              </w:r>
            </w:ins>
          </w:p>
          <w:p w14:paraId="684F07C3" w14:textId="77777777" w:rsidR="00860C7A" w:rsidRPr="00A00ED4" w:rsidRDefault="00860C7A" w:rsidP="00860C7A">
            <w:pPr>
              <w:pStyle w:val="XML1"/>
              <w:rPr>
                <w:ins w:id="4209" w:author="Thomas Dietz" w:date="2012-08-13T13:42:00Z"/>
                <w:rPrChange w:id="4210" w:author="Thomas Dietz" w:date="2012-08-13T14:50:00Z">
                  <w:rPr>
                    <w:ins w:id="4211" w:author="Thomas Dietz" w:date="2012-08-13T13:42:00Z"/>
                    <w:b/>
                  </w:rPr>
                </w:rPrChange>
              </w:rPr>
            </w:pPr>
            <w:ins w:id="4212" w:author="Thomas Dietz" w:date="2012-08-13T13:42:00Z">
              <w:r w:rsidRPr="00A00ED4">
                <w:rPr>
                  <w:rPrChange w:id="4213" w:author="Thomas Dietz" w:date="2012-08-13T14:50:00Z">
                    <w:rPr>
                      <w:b/>
                    </w:rPr>
                  </w:rPrChange>
                </w:rPr>
                <w:lastRenderedPageBreak/>
                <w:t xml:space="preserve">        &lt;xs:annotation&gt;</w:t>
              </w:r>
            </w:ins>
          </w:p>
          <w:p w14:paraId="3AE9A612" w14:textId="77777777" w:rsidR="00860C7A" w:rsidRPr="00A00ED4" w:rsidRDefault="00860C7A" w:rsidP="00860C7A">
            <w:pPr>
              <w:pStyle w:val="XML1"/>
              <w:rPr>
                <w:ins w:id="4214" w:author="Thomas Dietz" w:date="2012-08-13T13:42:00Z"/>
                <w:rPrChange w:id="4215" w:author="Thomas Dietz" w:date="2012-08-13T14:50:00Z">
                  <w:rPr>
                    <w:ins w:id="4216" w:author="Thomas Dietz" w:date="2012-08-13T13:42:00Z"/>
                    <w:b/>
                  </w:rPr>
                </w:rPrChange>
              </w:rPr>
            </w:pPr>
            <w:ins w:id="4217" w:author="Thomas Dietz" w:date="2012-08-13T13:42:00Z">
              <w:r w:rsidRPr="00A00ED4">
                <w:rPr>
                  <w:rPrChange w:id="4218" w:author="Thomas Dietz" w:date="2012-08-13T14:50:00Z">
                    <w:rPr>
                      <w:b/>
                    </w:rPr>
                  </w:rPrChange>
                </w:rPr>
                <w:t xml:space="preserve">          &lt;xs:documentation&gt;</w:t>
              </w:r>
            </w:ins>
          </w:p>
          <w:p w14:paraId="3094DF66" w14:textId="77777777" w:rsidR="00860C7A" w:rsidRPr="00A00ED4" w:rsidRDefault="00860C7A" w:rsidP="00860C7A">
            <w:pPr>
              <w:pStyle w:val="XML1"/>
              <w:rPr>
                <w:ins w:id="4219" w:author="Thomas Dietz" w:date="2012-08-13T13:42:00Z"/>
                <w:rPrChange w:id="4220" w:author="Thomas Dietz" w:date="2012-08-13T14:50:00Z">
                  <w:rPr>
                    <w:ins w:id="4221" w:author="Thomas Dietz" w:date="2012-08-13T13:42:00Z"/>
                    <w:b/>
                  </w:rPr>
                </w:rPrChange>
              </w:rPr>
            </w:pPr>
            <w:ins w:id="4222" w:author="Thomas Dietz" w:date="2012-08-13T13:42:00Z">
              <w:r w:rsidRPr="00A00ED4">
                <w:rPr>
                  <w:rPrChange w:id="4223" w:author="Thomas Dietz" w:date="2012-08-13T14:50:00Z">
                    <w:rPr>
                      <w:b/>
                    </w:rPr>
                  </w:rPrChange>
                </w:rPr>
                <w:t xml:space="preserve">            'true' indicates that a switch protocol outside</w:t>
              </w:r>
            </w:ins>
          </w:p>
          <w:p w14:paraId="5A4B243E" w14:textId="77777777" w:rsidR="00860C7A" w:rsidRPr="00A00ED4" w:rsidRDefault="00860C7A" w:rsidP="00860C7A">
            <w:pPr>
              <w:pStyle w:val="XML1"/>
              <w:rPr>
                <w:ins w:id="4224" w:author="Thomas Dietz" w:date="2012-08-13T13:42:00Z"/>
                <w:rPrChange w:id="4225" w:author="Thomas Dietz" w:date="2012-08-13T14:50:00Z">
                  <w:rPr>
                    <w:ins w:id="4226" w:author="Thomas Dietz" w:date="2012-08-13T13:42:00Z"/>
                    <w:b/>
                  </w:rPr>
                </w:rPrChange>
              </w:rPr>
            </w:pPr>
            <w:ins w:id="4227" w:author="Thomas Dietz" w:date="2012-08-13T13:42:00Z">
              <w:r w:rsidRPr="00A00ED4">
                <w:rPr>
                  <w:rPrChange w:id="4228" w:author="Thomas Dietz" w:date="2012-08-13T14:50:00Z">
                    <w:rPr>
                      <w:b/>
                    </w:rPr>
                  </w:rPrChange>
                </w:rPr>
                <w:t xml:space="preserve">            of OpenFlow, such as 802.1D Spanning Tree, will detect</w:t>
              </w:r>
            </w:ins>
          </w:p>
          <w:p w14:paraId="0FBA56B6" w14:textId="77777777" w:rsidR="00860C7A" w:rsidRPr="00A00ED4" w:rsidRDefault="00860C7A" w:rsidP="00860C7A">
            <w:pPr>
              <w:pStyle w:val="XML1"/>
              <w:rPr>
                <w:ins w:id="4229" w:author="Thomas Dietz" w:date="2012-08-13T13:42:00Z"/>
                <w:rPrChange w:id="4230" w:author="Thomas Dietz" w:date="2012-08-13T14:50:00Z">
                  <w:rPr>
                    <w:ins w:id="4231" w:author="Thomas Dietz" w:date="2012-08-13T13:42:00Z"/>
                    <w:b/>
                  </w:rPr>
                </w:rPrChange>
              </w:rPr>
            </w:pPr>
            <w:ins w:id="4232" w:author="Thomas Dietz" w:date="2012-08-13T13:42:00Z">
              <w:r w:rsidRPr="00A00ED4">
                <w:rPr>
                  <w:rPrChange w:id="4233" w:author="Thomas Dietz" w:date="2012-08-13T14:50:00Z">
                    <w:rPr>
                      <w:b/>
                    </w:rPr>
                  </w:rPrChange>
                </w:rPr>
                <w:t xml:space="preserve">            topology loops and block ports to prevent packet loops.</w:t>
              </w:r>
            </w:ins>
          </w:p>
          <w:p w14:paraId="7A9D4514" w14:textId="77777777" w:rsidR="00860C7A" w:rsidRPr="00A00ED4" w:rsidRDefault="00860C7A" w:rsidP="00860C7A">
            <w:pPr>
              <w:pStyle w:val="XML1"/>
              <w:rPr>
                <w:ins w:id="4234" w:author="Thomas Dietz" w:date="2012-08-13T13:42:00Z"/>
                <w:rPrChange w:id="4235" w:author="Thomas Dietz" w:date="2012-08-13T14:50:00Z">
                  <w:rPr>
                    <w:ins w:id="4236" w:author="Thomas Dietz" w:date="2012-08-13T13:42:00Z"/>
                    <w:b/>
                  </w:rPr>
                </w:rPrChange>
              </w:rPr>
            </w:pPr>
            <w:ins w:id="4237" w:author="Thomas Dietz" w:date="2012-08-13T13:42:00Z">
              <w:r w:rsidRPr="00A00ED4">
                <w:rPr>
                  <w:rPrChange w:id="4238" w:author="Thomas Dietz" w:date="2012-08-13T14:50:00Z">
                    <w:rPr>
                      <w:b/>
                    </w:rPr>
                  </w:rPrChange>
                </w:rPr>
                <w:t xml:space="preserve">          &lt;/xs:documentation&gt;</w:t>
              </w:r>
            </w:ins>
          </w:p>
          <w:p w14:paraId="7E6FFC9C" w14:textId="77777777" w:rsidR="00860C7A" w:rsidRPr="00A00ED4" w:rsidRDefault="00860C7A" w:rsidP="00860C7A">
            <w:pPr>
              <w:pStyle w:val="XML1"/>
              <w:rPr>
                <w:ins w:id="4239" w:author="Thomas Dietz" w:date="2012-08-13T13:42:00Z"/>
                <w:rPrChange w:id="4240" w:author="Thomas Dietz" w:date="2012-08-13T14:50:00Z">
                  <w:rPr>
                    <w:ins w:id="4241" w:author="Thomas Dietz" w:date="2012-08-13T13:42:00Z"/>
                    <w:b/>
                  </w:rPr>
                </w:rPrChange>
              </w:rPr>
            </w:pPr>
            <w:ins w:id="4242" w:author="Thomas Dietz" w:date="2012-08-13T13:42:00Z">
              <w:r w:rsidRPr="00A00ED4">
                <w:rPr>
                  <w:rPrChange w:id="4243" w:author="Thomas Dietz" w:date="2012-08-13T14:50:00Z">
                    <w:rPr>
                      <w:b/>
                    </w:rPr>
                  </w:rPrChange>
                </w:rPr>
                <w:t xml:space="preserve">        &lt;/xs:annotation&gt;</w:t>
              </w:r>
            </w:ins>
          </w:p>
          <w:p w14:paraId="293ADF8A" w14:textId="77777777" w:rsidR="00860C7A" w:rsidRPr="00A00ED4" w:rsidRDefault="00860C7A" w:rsidP="00860C7A">
            <w:pPr>
              <w:pStyle w:val="XML1"/>
              <w:rPr>
                <w:ins w:id="4244" w:author="Thomas Dietz" w:date="2012-08-13T13:42:00Z"/>
                <w:rPrChange w:id="4245" w:author="Thomas Dietz" w:date="2012-08-13T14:50:00Z">
                  <w:rPr>
                    <w:ins w:id="4246" w:author="Thomas Dietz" w:date="2012-08-13T13:42:00Z"/>
                    <w:b/>
                  </w:rPr>
                </w:rPrChange>
              </w:rPr>
            </w:pPr>
            <w:ins w:id="4247" w:author="Thomas Dietz" w:date="2012-08-13T13:42:00Z">
              <w:r w:rsidRPr="00A00ED4">
                <w:rPr>
                  <w:rPrChange w:id="4248" w:author="Thomas Dietz" w:date="2012-08-13T14:50:00Z">
                    <w:rPr>
                      <w:b/>
                    </w:rPr>
                  </w:rPrChange>
                </w:rPr>
                <w:t xml:space="preserve">      &lt;/xs:element&gt;</w:t>
              </w:r>
            </w:ins>
          </w:p>
          <w:p w14:paraId="529E7624" w14:textId="77777777" w:rsidR="00860C7A" w:rsidRPr="00A00ED4" w:rsidRDefault="00860C7A" w:rsidP="00860C7A">
            <w:pPr>
              <w:pStyle w:val="XML1"/>
              <w:rPr>
                <w:ins w:id="4249" w:author="Thomas Dietz" w:date="2012-08-13T13:42:00Z"/>
                <w:rPrChange w:id="4250" w:author="Thomas Dietz" w:date="2012-08-13T14:50:00Z">
                  <w:rPr>
                    <w:ins w:id="4251" w:author="Thomas Dietz" w:date="2012-08-13T13:42:00Z"/>
                    <w:b/>
                  </w:rPr>
                </w:rPrChange>
              </w:rPr>
            </w:pPr>
            <w:ins w:id="4252" w:author="Thomas Dietz" w:date="2012-08-13T13:42:00Z">
              <w:r w:rsidRPr="00A00ED4">
                <w:rPr>
                  <w:rPrChange w:id="4253" w:author="Thomas Dietz" w:date="2012-08-13T14:50:00Z">
                    <w:rPr>
                      <w:b/>
                    </w:rPr>
                  </w:rPrChange>
                </w:rPr>
                <w:t xml:space="preserve">      &lt;xs:element name="reserved-port-types"&gt;</w:t>
              </w:r>
            </w:ins>
          </w:p>
          <w:p w14:paraId="24272815" w14:textId="77777777" w:rsidR="00860C7A" w:rsidRPr="00A00ED4" w:rsidRDefault="00860C7A" w:rsidP="00860C7A">
            <w:pPr>
              <w:pStyle w:val="XML1"/>
              <w:rPr>
                <w:ins w:id="4254" w:author="Thomas Dietz" w:date="2012-08-13T13:42:00Z"/>
                <w:rPrChange w:id="4255" w:author="Thomas Dietz" w:date="2012-08-13T14:50:00Z">
                  <w:rPr>
                    <w:ins w:id="4256" w:author="Thomas Dietz" w:date="2012-08-13T13:42:00Z"/>
                    <w:b/>
                  </w:rPr>
                </w:rPrChange>
              </w:rPr>
            </w:pPr>
            <w:ins w:id="4257" w:author="Thomas Dietz" w:date="2012-08-13T13:42:00Z">
              <w:r w:rsidRPr="00A00ED4">
                <w:rPr>
                  <w:rPrChange w:id="4258" w:author="Thomas Dietz" w:date="2012-08-13T14:50:00Z">
                    <w:rPr>
                      <w:b/>
                    </w:rPr>
                  </w:rPrChange>
                </w:rPr>
                <w:t xml:space="preserve">        &lt;xs:annotation&gt;</w:t>
              </w:r>
            </w:ins>
          </w:p>
          <w:p w14:paraId="0D3981C7" w14:textId="77777777" w:rsidR="00860C7A" w:rsidRPr="00A00ED4" w:rsidRDefault="00860C7A" w:rsidP="00860C7A">
            <w:pPr>
              <w:pStyle w:val="XML1"/>
              <w:rPr>
                <w:ins w:id="4259" w:author="Thomas Dietz" w:date="2012-08-13T13:42:00Z"/>
                <w:rPrChange w:id="4260" w:author="Thomas Dietz" w:date="2012-08-13T14:50:00Z">
                  <w:rPr>
                    <w:ins w:id="4261" w:author="Thomas Dietz" w:date="2012-08-13T13:42:00Z"/>
                    <w:b/>
                  </w:rPr>
                </w:rPrChange>
              </w:rPr>
            </w:pPr>
            <w:ins w:id="4262" w:author="Thomas Dietz" w:date="2012-08-13T13:42:00Z">
              <w:r w:rsidRPr="00A00ED4">
                <w:rPr>
                  <w:rPrChange w:id="4263" w:author="Thomas Dietz" w:date="2012-08-13T14:50:00Z">
                    <w:rPr>
                      <w:b/>
                    </w:rPr>
                  </w:rPrChange>
                </w:rPr>
                <w:t xml:space="preserve">          &lt;xs:documentation&gt;</w:t>
              </w:r>
            </w:ins>
          </w:p>
          <w:p w14:paraId="72346217" w14:textId="77777777" w:rsidR="00860C7A" w:rsidRPr="00A00ED4" w:rsidRDefault="00860C7A" w:rsidP="00860C7A">
            <w:pPr>
              <w:pStyle w:val="XML1"/>
              <w:rPr>
                <w:ins w:id="4264" w:author="Thomas Dietz" w:date="2012-08-13T13:42:00Z"/>
                <w:rPrChange w:id="4265" w:author="Thomas Dietz" w:date="2012-08-13T14:50:00Z">
                  <w:rPr>
                    <w:ins w:id="4266" w:author="Thomas Dietz" w:date="2012-08-13T13:42:00Z"/>
                    <w:b/>
                  </w:rPr>
                </w:rPrChange>
              </w:rPr>
            </w:pPr>
            <w:ins w:id="4267" w:author="Thomas Dietz" w:date="2012-08-13T13:42:00Z">
              <w:r w:rsidRPr="00A00ED4">
                <w:rPr>
                  <w:rPrChange w:id="4268" w:author="Thomas Dietz" w:date="2012-08-13T14:50:00Z">
                    <w:rPr>
                      <w:b/>
                    </w:rPr>
                  </w:rPrChange>
                </w:rPr>
                <w:t xml:space="preserve">            Specify generic forwarding actions such as</w:t>
              </w:r>
            </w:ins>
          </w:p>
          <w:p w14:paraId="5EA41267" w14:textId="77777777" w:rsidR="00860C7A" w:rsidRPr="00A00ED4" w:rsidRDefault="00860C7A" w:rsidP="00860C7A">
            <w:pPr>
              <w:pStyle w:val="XML1"/>
              <w:rPr>
                <w:ins w:id="4269" w:author="Thomas Dietz" w:date="2012-08-13T13:42:00Z"/>
                <w:rPrChange w:id="4270" w:author="Thomas Dietz" w:date="2012-08-13T14:50:00Z">
                  <w:rPr>
                    <w:ins w:id="4271" w:author="Thomas Dietz" w:date="2012-08-13T13:42:00Z"/>
                    <w:b/>
                  </w:rPr>
                </w:rPrChange>
              </w:rPr>
            </w:pPr>
            <w:ins w:id="4272" w:author="Thomas Dietz" w:date="2012-08-13T13:42:00Z">
              <w:r w:rsidRPr="00A00ED4">
                <w:rPr>
                  <w:rPrChange w:id="4273" w:author="Thomas Dietz" w:date="2012-08-13T14:50:00Z">
                    <w:rPr>
                      <w:b/>
                    </w:rPr>
                  </w:rPrChange>
                </w:rPr>
                <w:t xml:space="preserve">            sending to the controller, flooding, or forwarding using</w:t>
              </w:r>
            </w:ins>
          </w:p>
          <w:p w14:paraId="5762D19C" w14:textId="77777777" w:rsidR="00860C7A" w:rsidRPr="00A00ED4" w:rsidRDefault="00860C7A" w:rsidP="00860C7A">
            <w:pPr>
              <w:pStyle w:val="XML1"/>
              <w:rPr>
                <w:ins w:id="4274" w:author="Thomas Dietz" w:date="2012-08-13T13:42:00Z"/>
                <w:rPrChange w:id="4275" w:author="Thomas Dietz" w:date="2012-08-13T14:50:00Z">
                  <w:rPr>
                    <w:ins w:id="4276" w:author="Thomas Dietz" w:date="2012-08-13T13:42:00Z"/>
                    <w:b/>
                  </w:rPr>
                </w:rPrChange>
              </w:rPr>
            </w:pPr>
            <w:ins w:id="4277" w:author="Thomas Dietz" w:date="2012-08-13T13:42:00Z">
              <w:r w:rsidRPr="00A00ED4">
                <w:rPr>
                  <w:rPrChange w:id="4278" w:author="Thomas Dietz" w:date="2012-08-13T14:50:00Z">
                    <w:rPr>
                      <w:b/>
                    </w:rPr>
                  </w:rPrChange>
                </w:rPr>
                <w:t xml:space="preserve">            non-OpenFlow methods, such as 'normal' switch processing.</w:t>
              </w:r>
            </w:ins>
          </w:p>
          <w:p w14:paraId="05101F7F" w14:textId="77777777" w:rsidR="00860C7A" w:rsidRPr="00A00ED4" w:rsidRDefault="00860C7A" w:rsidP="00860C7A">
            <w:pPr>
              <w:pStyle w:val="XML1"/>
              <w:rPr>
                <w:ins w:id="4279" w:author="Thomas Dietz" w:date="2012-08-13T13:42:00Z"/>
                <w:rPrChange w:id="4280" w:author="Thomas Dietz" w:date="2012-08-13T14:50:00Z">
                  <w:rPr>
                    <w:ins w:id="4281" w:author="Thomas Dietz" w:date="2012-08-13T13:42:00Z"/>
                    <w:b/>
                  </w:rPr>
                </w:rPrChange>
              </w:rPr>
            </w:pPr>
            <w:ins w:id="4282" w:author="Thomas Dietz" w:date="2012-08-13T13:42:00Z">
              <w:r w:rsidRPr="00A00ED4">
                <w:rPr>
                  <w:rPrChange w:id="4283" w:author="Thomas Dietz" w:date="2012-08-13T14:50:00Z">
                    <w:rPr>
                      <w:b/>
                    </w:rPr>
                  </w:rPrChange>
                </w:rPr>
                <w:t xml:space="preserve">          &lt;/xs:documentation&gt;</w:t>
              </w:r>
            </w:ins>
          </w:p>
          <w:p w14:paraId="56950C19" w14:textId="77777777" w:rsidR="00860C7A" w:rsidRPr="00A00ED4" w:rsidRDefault="00860C7A" w:rsidP="00860C7A">
            <w:pPr>
              <w:pStyle w:val="XML1"/>
              <w:rPr>
                <w:ins w:id="4284" w:author="Thomas Dietz" w:date="2012-08-13T13:42:00Z"/>
                <w:rPrChange w:id="4285" w:author="Thomas Dietz" w:date="2012-08-13T14:50:00Z">
                  <w:rPr>
                    <w:ins w:id="4286" w:author="Thomas Dietz" w:date="2012-08-13T13:42:00Z"/>
                    <w:b/>
                  </w:rPr>
                </w:rPrChange>
              </w:rPr>
            </w:pPr>
            <w:ins w:id="4287" w:author="Thomas Dietz" w:date="2012-08-13T13:42:00Z">
              <w:r w:rsidRPr="00A00ED4">
                <w:rPr>
                  <w:rPrChange w:id="4288" w:author="Thomas Dietz" w:date="2012-08-13T14:50:00Z">
                    <w:rPr>
                      <w:b/>
                    </w:rPr>
                  </w:rPrChange>
                </w:rPr>
                <w:t xml:space="preserve">        &lt;/xs:annotation&gt;</w:t>
              </w:r>
            </w:ins>
          </w:p>
          <w:p w14:paraId="2EFE076E" w14:textId="77777777" w:rsidR="00860C7A" w:rsidRPr="00A00ED4" w:rsidRDefault="00860C7A" w:rsidP="00860C7A">
            <w:pPr>
              <w:pStyle w:val="XML1"/>
              <w:rPr>
                <w:ins w:id="4289" w:author="Thomas Dietz" w:date="2012-08-13T13:42:00Z"/>
                <w:rPrChange w:id="4290" w:author="Thomas Dietz" w:date="2012-08-13T14:50:00Z">
                  <w:rPr>
                    <w:ins w:id="4291" w:author="Thomas Dietz" w:date="2012-08-13T13:42:00Z"/>
                    <w:b/>
                  </w:rPr>
                </w:rPrChange>
              </w:rPr>
            </w:pPr>
            <w:ins w:id="4292" w:author="Thomas Dietz" w:date="2012-08-13T13:42:00Z">
              <w:r w:rsidRPr="00A00ED4">
                <w:rPr>
                  <w:rPrChange w:id="4293" w:author="Thomas Dietz" w:date="2012-08-13T14:50:00Z">
                    <w:rPr>
                      <w:b/>
                    </w:rPr>
                  </w:rPrChange>
                </w:rPr>
                <w:t xml:space="preserve">        &lt;xs:complexType&gt;</w:t>
              </w:r>
            </w:ins>
          </w:p>
          <w:p w14:paraId="626FD376" w14:textId="77777777" w:rsidR="00860C7A" w:rsidRPr="00A00ED4" w:rsidRDefault="00860C7A" w:rsidP="00860C7A">
            <w:pPr>
              <w:pStyle w:val="XML1"/>
              <w:rPr>
                <w:ins w:id="4294" w:author="Thomas Dietz" w:date="2012-08-13T13:42:00Z"/>
                <w:rPrChange w:id="4295" w:author="Thomas Dietz" w:date="2012-08-13T14:50:00Z">
                  <w:rPr>
                    <w:ins w:id="4296" w:author="Thomas Dietz" w:date="2012-08-13T13:42:00Z"/>
                    <w:b/>
                  </w:rPr>
                </w:rPrChange>
              </w:rPr>
            </w:pPr>
            <w:ins w:id="4297" w:author="Thomas Dietz" w:date="2012-08-13T13:42:00Z">
              <w:r w:rsidRPr="00A00ED4">
                <w:rPr>
                  <w:rPrChange w:id="4298" w:author="Thomas Dietz" w:date="2012-08-13T14:50:00Z">
                    <w:rPr>
                      <w:b/>
                    </w:rPr>
                  </w:rPrChange>
                </w:rPr>
                <w:t xml:space="preserve">          &lt;xs:sequence&gt;</w:t>
              </w:r>
            </w:ins>
          </w:p>
          <w:p w14:paraId="77104129" w14:textId="77777777" w:rsidR="00860C7A" w:rsidRPr="00A00ED4" w:rsidRDefault="00860C7A" w:rsidP="00860C7A">
            <w:pPr>
              <w:pStyle w:val="XML1"/>
              <w:rPr>
                <w:ins w:id="4299" w:author="Thomas Dietz" w:date="2012-08-13T13:42:00Z"/>
                <w:rPrChange w:id="4300" w:author="Thomas Dietz" w:date="2012-08-13T14:50:00Z">
                  <w:rPr>
                    <w:ins w:id="4301" w:author="Thomas Dietz" w:date="2012-08-13T13:42:00Z"/>
                    <w:b/>
                  </w:rPr>
                </w:rPrChange>
              </w:rPr>
            </w:pPr>
            <w:ins w:id="4302" w:author="Thomas Dietz" w:date="2012-08-13T13:42:00Z">
              <w:r w:rsidRPr="00A00ED4">
                <w:rPr>
                  <w:rPrChange w:id="4303" w:author="Thomas Dietz" w:date="2012-08-13T14:50:00Z">
                    <w:rPr>
                      <w:b/>
                    </w:rPr>
                  </w:rPrChange>
                </w:rPr>
                <w:t xml:space="preserve">            &lt;xs:element name="type" minOccurs="0" maxOccurs="unbounded"&gt;</w:t>
              </w:r>
            </w:ins>
          </w:p>
          <w:p w14:paraId="45A0C64B" w14:textId="77777777" w:rsidR="00860C7A" w:rsidRPr="00A00ED4" w:rsidRDefault="00860C7A" w:rsidP="00860C7A">
            <w:pPr>
              <w:pStyle w:val="XML1"/>
              <w:rPr>
                <w:ins w:id="4304" w:author="Thomas Dietz" w:date="2012-08-13T13:42:00Z"/>
                <w:rPrChange w:id="4305" w:author="Thomas Dietz" w:date="2012-08-13T14:50:00Z">
                  <w:rPr>
                    <w:ins w:id="4306" w:author="Thomas Dietz" w:date="2012-08-13T13:42:00Z"/>
                    <w:b/>
                  </w:rPr>
                </w:rPrChange>
              </w:rPr>
            </w:pPr>
            <w:ins w:id="4307" w:author="Thomas Dietz" w:date="2012-08-13T13:42:00Z">
              <w:r w:rsidRPr="00A00ED4">
                <w:rPr>
                  <w:rPrChange w:id="4308" w:author="Thomas Dietz" w:date="2012-08-13T14:50:00Z">
                    <w:rPr>
                      <w:b/>
                    </w:rPr>
                  </w:rPrChange>
                </w:rPr>
                <w:t xml:space="preserve">              &lt;xs:simpleType&gt;</w:t>
              </w:r>
            </w:ins>
          </w:p>
          <w:p w14:paraId="43E40396" w14:textId="77777777" w:rsidR="00860C7A" w:rsidRPr="00A00ED4" w:rsidRDefault="00860C7A" w:rsidP="00860C7A">
            <w:pPr>
              <w:pStyle w:val="XML1"/>
              <w:rPr>
                <w:ins w:id="4309" w:author="Thomas Dietz" w:date="2012-08-13T13:42:00Z"/>
                <w:rPrChange w:id="4310" w:author="Thomas Dietz" w:date="2012-08-13T14:50:00Z">
                  <w:rPr>
                    <w:ins w:id="4311" w:author="Thomas Dietz" w:date="2012-08-13T13:42:00Z"/>
                    <w:b/>
                  </w:rPr>
                </w:rPrChange>
              </w:rPr>
            </w:pPr>
            <w:ins w:id="4312" w:author="Thomas Dietz" w:date="2012-08-13T13:42:00Z">
              <w:r w:rsidRPr="00A00ED4">
                <w:rPr>
                  <w:rPrChange w:id="4313" w:author="Thomas Dietz" w:date="2012-08-13T14:50:00Z">
                    <w:rPr>
                      <w:b/>
                    </w:rPr>
                  </w:rPrChange>
                </w:rPr>
                <w:t xml:space="preserve">                &lt;xs:restriction base="xs:string"&gt;</w:t>
              </w:r>
            </w:ins>
          </w:p>
          <w:p w14:paraId="1D6A7141" w14:textId="77777777" w:rsidR="00860C7A" w:rsidRPr="00A00ED4" w:rsidRDefault="00860C7A" w:rsidP="00860C7A">
            <w:pPr>
              <w:pStyle w:val="XML1"/>
              <w:rPr>
                <w:ins w:id="4314" w:author="Thomas Dietz" w:date="2012-08-13T13:42:00Z"/>
                <w:rPrChange w:id="4315" w:author="Thomas Dietz" w:date="2012-08-13T14:50:00Z">
                  <w:rPr>
                    <w:ins w:id="4316" w:author="Thomas Dietz" w:date="2012-08-13T13:42:00Z"/>
                    <w:b/>
                  </w:rPr>
                </w:rPrChange>
              </w:rPr>
            </w:pPr>
            <w:ins w:id="4317" w:author="Thomas Dietz" w:date="2012-08-13T13:42:00Z">
              <w:r w:rsidRPr="00A00ED4">
                <w:rPr>
                  <w:rPrChange w:id="4318" w:author="Thomas Dietz" w:date="2012-08-13T14:50:00Z">
                    <w:rPr>
                      <w:b/>
                    </w:rPr>
                  </w:rPrChange>
                </w:rPr>
                <w:t xml:space="preserve">                  &lt;xs:enumeration value="all"/&gt;</w:t>
              </w:r>
            </w:ins>
          </w:p>
          <w:p w14:paraId="17878356" w14:textId="77777777" w:rsidR="00860C7A" w:rsidRPr="00A00ED4" w:rsidRDefault="00860C7A" w:rsidP="00860C7A">
            <w:pPr>
              <w:pStyle w:val="XML1"/>
              <w:rPr>
                <w:ins w:id="4319" w:author="Thomas Dietz" w:date="2012-08-13T13:42:00Z"/>
                <w:rPrChange w:id="4320" w:author="Thomas Dietz" w:date="2012-08-13T14:50:00Z">
                  <w:rPr>
                    <w:ins w:id="4321" w:author="Thomas Dietz" w:date="2012-08-13T13:42:00Z"/>
                    <w:b/>
                  </w:rPr>
                </w:rPrChange>
              </w:rPr>
            </w:pPr>
            <w:ins w:id="4322" w:author="Thomas Dietz" w:date="2012-08-13T13:42:00Z">
              <w:r w:rsidRPr="00A00ED4">
                <w:rPr>
                  <w:rPrChange w:id="4323" w:author="Thomas Dietz" w:date="2012-08-13T14:50:00Z">
                    <w:rPr>
                      <w:b/>
                    </w:rPr>
                  </w:rPrChange>
                </w:rPr>
                <w:t xml:space="preserve">                  &lt;xs:enumeration value="controller"/&gt;</w:t>
              </w:r>
            </w:ins>
          </w:p>
          <w:p w14:paraId="44C640F9" w14:textId="77777777" w:rsidR="00860C7A" w:rsidRPr="00A00ED4" w:rsidRDefault="00860C7A" w:rsidP="00860C7A">
            <w:pPr>
              <w:pStyle w:val="XML1"/>
              <w:rPr>
                <w:ins w:id="4324" w:author="Thomas Dietz" w:date="2012-08-13T13:42:00Z"/>
                <w:rPrChange w:id="4325" w:author="Thomas Dietz" w:date="2012-08-13T14:50:00Z">
                  <w:rPr>
                    <w:ins w:id="4326" w:author="Thomas Dietz" w:date="2012-08-13T13:42:00Z"/>
                    <w:b/>
                  </w:rPr>
                </w:rPrChange>
              </w:rPr>
            </w:pPr>
            <w:ins w:id="4327" w:author="Thomas Dietz" w:date="2012-08-13T13:42:00Z">
              <w:r w:rsidRPr="00A00ED4">
                <w:rPr>
                  <w:rPrChange w:id="4328" w:author="Thomas Dietz" w:date="2012-08-13T14:50:00Z">
                    <w:rPr>
                      <w:b/>
                    </w:rPr>
                  </w:rPrChange>
                </w:rPr>
                <w:t xml:space="preserve">                  &lt;xs:enumeration value="table"/&gt;</w:t>
              </w:r>
            </w:ins>
          </w:p>
          <w:p w14:paraId="04B77C48" w14:textId="77777777" w:rsidR="00860C7A" w:rsidRPr="00A00ED4" w:rsidRDefault="00860C7A" w:rsidP="00860C7A">
            <w:pPr>
              <w:pStyle w:val="XML1"/>
              <w:rPr>
                <w:ins w:id="4329" w:author="Thomas Dietz" w:date="2012-08-13T13:42:00Z"/>
                <w:rPrChange w:id="4330" w:author="Thomas Dietz" w:date="2012-08-13T14:50:00Z">
                  <w:rPr>
                    <w:ins w:id="4331" w:author="Thomas Dietz" w:date="2012-08-13T13:42:00Z"/>
                    <w:b/>
                  </w:rPr>
                </w:rPrChange>
              </w:rPr>
            </w:pPr>
            <w:ins w:id="4332" w:author="Thomas Dietz" w:date="2012-08-13T13:42:00Z">
              <w:r w:rsidRPr="00A00ED4">
                <w:rPr>
                  <w:rPrChange w:id="4333" w:author="Thomas Dietz" w:date="2012-08-13T14:50:00Z">
                    <w:rPr>
                      <w:b/>
                    </w:rPr>
                  </w:rPrChange>
                </w:rPr>
                <w:t xml:space="preserve">                  &lt;xs:enumeration value="inport"/&gt;</w:t>
              </w:r>
            </w:ins>
          </w:p>
          <w:p w14:paraId="0E27983F" w14:textId="77777777" w:rsidR="00860C7A" w:rsidRPr="00A00ED4" w:rsidRDefault="00860C7A" w:rsidP="00860C7A">
            <w:pPr>
              <w:pStyle w:val="XML1"/>
              <w:rPr>
                <w:ins w:id="4334" w:author="Thomas Dietz" w:date="2012-08-13T13:42:00Z"/>
                <w:rPrChange w:id="4335" w:author="Thomas Dietz" w:date="2012-08-13T14:50:00Z">
                  <w:rPr>
                    <w:ins w:id="4336" w:author="Thomas Dietz" w:date="2012-08-13T13:42:00Z"/>
                    <w:b/>
                  </w:rPr>
                </w:rPrChange>
              </w:rPr>
            </w:pPr>
            <w:ins w:id="4337" w:author="Thomas Dietz" w:date="2012-08-13T13:42:00Z">
              <w:r w:rsidRPr="00A00ED4">
                <w:rPr>
                  <w:rPrChange w:id="4338" w:author="Thomas Dietz" w:date="2012-08-13T14:50:00Z">
                    <w:rPr>
                      <w:b/>
                    </w:rPr>
                  </w:rPrChange>
                </w:rPr>
                <w:t xml:space="preserve">                  &lt;xs:enumeration value="any"/&gt;</w:t>
              </w:r>
            </w:ins>
          </w:p>
          <w:p w14:paraId="2008644F" w14:textId="77777777" w:rsidR="00860C7A" w:rsidRPr="00A00ED4" w:rsidRDefault="00860C7A" w:rsidP="00860C7A">
            <w:pPr>
              <w:pStyle w:val="XML1"/>
              <w:rPr>
                <w:ins w:id="4339" w:author="Thomas Dietz" w:date="2012-08-13T13:42:00Z"/>
                <w:rPrChange w:id="4340" w:author="Thomas Dietz" w:date="2012-08-13T14:50:00Z">
                  <w:rPr>
                    <w:ins w:id="4341" w:author="Thomas Dietz" w:date="2012-08-13T13:42:00Z"/>
                    <w:b/>
                  </w:rPr>
                </w:rPrChange>
              </w:rPr>
            </w:pPr>
            <w:ins w:id="4342" w:author="Thomas Dietz" w:date="2012-08-13T13:42:00Z">
              <w:r w:rsidRPr="00A00ED4">
                <w:rPr>
                  <w:rPrChange w:id="4343" w:author="Thomas Dietz" w:date="2012-08-13T14:50:00Z">
                    <w:rPr>
                      <w:b/>
                    </w:rPr>
                  </w:rPrChange>
                </w:rPr>
                <w:t xml:space="preserve">                  &lt;xs:enumeration value="normal"/&gt;</w:t>
              </w:r>
            </w:ins>
          </w:p>
          <w:p w14:paraId="7CFCDFBF" w14:textId="77777777" w:rsidR="00860C7A" w:rsidRPr="00A00ED4" w:rsidRDefault="00860C7A" w:rsidP="00860C7A">
            <w:pPr>
              <w:pStyle w:val="XML1"/>
              <w:rPr>
                <w:ins w:id="4344" w:author="Thomas Dietz" w:date="2012-08-13T13:42:00Z"/>
                <w:rPrChange w:id="4345" w:author="Thomas Dietz" w:date="2012-08-13T14:50:00Z">
                  <w:rPr>
                    <w:ins w:id="4346" w:author="Thomas Dietz" w:date="2012-08-13T13:42:00Z"/>
                    <w:b/>
                  </w:rPr>
                </w:rPrChange>
              </w:rPr>
            </w:pPr>
            <w:ins w:id="4347" w:author="Thomas Dietz" w:date="2012-08-13T13:42:00Z">
              <w:r w:rsidRPr="00A00ED4">
                <w:rPr>
                  <w:rPrChange w:id="4348" w:author="Thomas Dietz" w:date="2012-08-13T14:50:00Z">
                    <w:rPr>
                      <w:b/>
                    </w:rPr>
                  </w:rPrChange>
                </w:rPr>
                <w:t xml:space="preserve">                  &lt;xs:enumeration value="flood"/&gt;</w:t>
              </w:r>
            </w:ins>
          </w:p>
          <w:p w14:paraId="0C20934F" w14:textId="77777777" w:rsidR="00860C7A" w:rsidRPr="00A00ED4" w:rsidRDefault="00860C7A" w:rsidP="00860C7A">
            <w:pPr>
              <w:pStyle w:val="XML1"/>
              <w:rPr>
                <w:ins w:id="4349" w:author="Thomas Dietz" w:date="2012-08-13T13:42:00Z"/>
                <w:rPrChange w:id="4350" w:author="Thomas Dietz" w:date="2012-08-13T14:50:00Z">
                  <w:rPr>
                    <w:ins w:id="4351" w:author="Thomas Dietz" w:date="2012-08-13T13:42:00Z"/>
                    <w:b/>
                  </w:rPr>
                </w:rPrChange>
              </w:rPr>
            </w:pPr>
            <w:ins w:id="4352" w:author="Thomas Dietz" w:date="2012-08-13T13:42:00Z">
              <w:r w:rsidRPr="00A00ED4">
                <w:rPr>
                  <w:rPrChange w:id="4353" w:author="Thomas Dietz" w:date="2012-08-13T14:50:00Z">
                    <w:rPr>
                      <w:b/>
                    </w:rPr>
                  </w:rPrChange>
                </w:rPr>
                <w:t xml:space="preserve">                &lt;/xs:restriction&gt;</w:t>
              </w:r>
            </w:ins>
          </w:p>
          <w:p w14:paraId="58BFE6FC" w14:textId="77777777" w:rsidR="00860C7A" w:rsidRPr="00A00ED4" w:rsidRDefault="00860C7A" w:rsidP="00860C7A">
            <w:pPr>
              <w:pStyle w:val="XML1"/>
              <w:rPr>
                <w:ins w:id="4354" w:author="Thomas Dietz" w:date="2012-08-13T13:42:00Z"/>
                <w:rPrChange w:id="4355" w:author="Thomas Dietz" w:date="2012-08-13T14:50:00Z">
                  <w:rPr>
                    <w:ins w:id="4356" w:author="Thomas Dietz" w:date="2012-08-13T13:42:00Z"/>
                    <w:b/>
                  </w:rPr>
                </w:rPrChange>
              </w:rPr>
            </w:pPr>
            <w:ins w:id="4357" w:author="Thomas Dietz" w:date="2012-08-13T13:42:00Z">
              <w:r w:rsidRPr="00A00ED4">
                <w:rPr>
                  <w:rPrChange w:id="4358" w:author="Thomas Dietz" w:date="2012-08-13T14:50:00Z">
                    <w:rPr>
                      <w:b/>
                    </w:rPr>
                  </w:rPrChange>
                </w:rPr>
                <w:t xml:space="preserve">              &lt;/xs:simpleType&gt;</w:t>
              </w:r>
            </w:ins>
          </w:p>
          <w:p w14:paraId="550D2E9B" w14:textId="77777777" w:rsidR="00860C7A" w:rsidRPr="00A00ED4" w:rsidRDefault="00860C7A" w:rsidP="00860C7A">
            <w:pPr>
              <w:pStyle w:val="XML1"/>
              <w:rPr>
                <w:ins w:id="4359" w:author="Thomas Dietz" w:date="2012-08-13T13:42:00Z"/>
                <w:rPrChange w:id="4360" w:author="Thomas Dietz" w:date="2012-08-13T14:50:00Z">
                  <w:rPr>
                    <w:ins w:id="4361" w:author="Thomas Dietz" w:date="2012-08-13T13:42:00Z"/>
                    <w:b/>
                  </w:rPr>
                </w:rPrChange>
              </w:rPr>
            </w:pPr>
            <w:ins w:id="4362" w:author="Thomas Dietz" w:date="2012-08-13T13:42:00Z">
              <w:r w:rsidRPr="00A00ED4">
                <w:rPr>
                  <w:rPrChange w:id="4363" w:author="Thomas Dietz" w:date="2012-08-13T14:50:00Z">
                    <w:rPr>
                      <w:b/>
                    </w:rPr>
                  </w:rPrChange>
                </w:rPr>
                <w:t xml:space="preserve">            &lt;/xs:element&gt;</w:t>
              </w:r>
            </w:ins>
          </w:p>
          <w:p w14:paraId="75C1E113" w14:textId="77777777" w:rsidR="00860C7A" w:rsidRPr="00A00ED4" w:rsidRDefault="00860C7A" w:rsidP="00860C7A">
            <w:pPr>
              <w:pStyle w:val="XML1"/>
              <w:rPr>
                <w:ins w:id="4364" w:author="Thomas Dietz" w:date="2012-08-13T13:42:00Z"/>
                <w:rPrChange w:id="4365" w:author="Thomas Dietz" w:date="2012-08-13T14:50:00Z">
                  <w:rPr>
                    <w:ins w:id="4366" w:author="Thomas Dietz" w:date="2012-08-13T13:42:00Z"/>
                    <w:b/>
                  </w:rPr>
                </w:rPrChange>
              </w:rPr>
            </w:pPr>
            <w:ins w:id="4367" w:author="Thomas Dietz" w:date="2012-08-13T13:42:00Z">
              <w:r w:rsidRPr="00A00ED4">
                <w:rPr>
                  <w:rPrChange w:id="4368" w:author="Thomas Dietz" w:date="2012-08-13T14:50:00Z">
                    <w:rPr>
                      <w:b/>
                    </w:rPr>
                  </w:rPrChange>
                </w:rPr>
                <w:t xml:space="preserve">          &lt;/xs:sequence&gt;</w:t>
              </w:r>
            </w:ins>
          </w:p>
          <w:p w14:paraId="29E47DE8" w14:textId="77777777" w:rsidR="00860C7A" w:rsidRPr="00A00ED4" w:rsidRDefault="00860C7A" w:rsidP="00860C7A">
            <w:pPr>
              <w:pStyle w:val="XML1"/>
              <w:rPr>
                <w:ins w:id="4369" w:author="Thomas Dietz" w:date="2012-08-13T13:42:00Z"/>
                <w:rPrChange w:id="4370" w:author="Thomas Dietz" w:date="2012-08-13T14:50:00Z">
                  <w:rPr>
                    <w:ins w:id="4371" w:author="Thomas Dietz" w:date="2012-08-13T13:42:00Z"/>
                    <w:b/>
                  </w:rPr>
                </w:rPrChange>
              </w:rPr>
            </w:pPr>
            <w:ins w:id="4372" w:author="Thomas Dietz" w:date="2012-08-13T13:42:00Z">
              <w:r w:rsidRPr="00A00ED4">
                <w:rPr>
                  <w:rPrChange w:id="4373" w:author="Thomas Dietz" w:date="2012-08-13T14:50:00Z">
                    <w:rPr>
                      <w:b/>
                    </w:rPr>
                  </w:rPrChange>
                </w:rPr>
                <w:t xml:space="preserve">        &lt;/xs:complexType&gt;</w:t>
              </w:r>
            </w:ins>
          </w:p>
          <w:p w14:paraId="3DBEE541" w14:textId="77777777" w:rsidR="00860C7A" w:rsidRPr="00A00ED4" w:rsidRDefault="00860C7A" w:rsidP="00860C7A">
            <w:pPr>
              <w:pStyle w:val="XML1"/>
              <w:rPr>
                <w:ins w:id="4374" w:author="Thomas Dietz" w:date="2012-08-13T13:42:00Z"/>
                <w:rPrChange w:id="4375" w:author="Thomas Dietz" w:date="2012-08-13T14:50:00Z">
                  <w:rPr>
                    <w:ins w:id="4376" w:author="Thomas Dietz" w:date="2012-08-13T13:42:00Z"/>
                    <w:b/>
                  </w:rPr>
                </w:rPrChange>
              </w:rPr>
            </w:pPr>
            <w:ins w:id="4377" w:author="Thomas Dietz" w:date="2012-08-13T13:42:00Z">
              <w:r w:rsidRPr="00A00ED4">
                <w:rPr>
                  <w:rPrChange w:id="4378" w:author="Thomas Dietz" w:date="2012-08-13T14:50:00Z">
                    <w:rPr>
                      <w:b/>
                    </w:rPr>
                  </w:rPrChange>
                </w:rPr>
                <w:t xml:space="preserve">      &lt;/xs:element&gt;</w:t>
              </w:r>
            </w:ins>
          </w:p>
          <w:p w14:paraId="5F6DBC63" w14:textId="77777777" w:rsidR="00860C7A" w:rsidRPr="00A00ED4" w:rsidRDefault="00860C7A" w:rsidP="00860C7A">
            <w:pPr>
              <w:pStyle w:val="XML1"/>
              <w:rPr>
                <w:ins w:id="4379" w:author="Thomas Dietz" w:date="2012-08-13T13:42:00Z"/>
                <w:rPrChange w:id="4380" w:author="Thomas Dietz" w:date="2012-08-13T14:50:00Z">
                  <w:rPr>
                    <w:ins w:id="4381" w:author="Thomas Dietz" w:date="2012-08-13T13:42:00Z"/>
                    <w:b/>
                  </w:rPr>
                </w:rPrChange>
              </w:rPr>
            </w:pPr>
            <w:ins w:id="4382" w:author="Thomas Dietz" w:date="2012-08-13T13:42:00Z">
              <w:r w:rsidRPr="00A00ED4">
                <w:rPr>
                  <w:rPrChange w:id="4383" w:author="Thomas Dietz" w:date="2012-08-13T14:50:00Z">
                    <w:rPr>
                      <w:b/>
                    </w:rPr>
                  </w:rPrChange>
                </w:rPr>
                <w:t xml:space="preserve">      &lt;xs:element name="group-types"&gt;</w:t>
              </w:r>
            </w:ins>
          </w:p>
          <w:p w14:paraId="0FE110A3" w14:textId="77777777" w:rsidR="00860C7A" w:rsidRPr="00A00ED4" w:rsidRDefault="00860C7A" w:rsidP="00860C7A">
            <w:pPr>
              <w:pStyle w:val="XML1"/>
              <w:rPr>
                <w:ins w:id="4384" w:author="Thomas Dietz" w:date="2012-08-13T13:42:00Z"/>
                <w:rPrChange w:id="4385" w:author="Thomas Dietz" w:date="2012-08-13T14:50:00Z">
                  <w:rPr>
                    <w:ins w:id="4386" w:author="Thomas Dietz" w:date="2012-08-13T13:42:00Z"/>
                    <w:b/>
                  </w:rPr>
                </w:rPrChange>
              </w:rPr>
            </w:pPr>
            <w:ins w:id="4387" w:author="Thomas Dietz" w:date="2012-08-13T13:42:00Z">
              <w:r w:rsidRPr="00A00ED4">
                <w:rPr>
                  <w:rPrChange w:id="4388" w:author="Thomas Dietz" w:date="2012-08-13T14:50:00Z">
                    <w:rPr>
                      <w:b/>
                    </w:rPr>
                  </w:rPrChange>
                </w:rPr>
                <w:t xml:space="preserve">        &lt;xs:annotation&gt;</w:t>
              </w:r>
            </w:ins>
          </w:p>
          <w:p w14:paraId="4847FB8E" w14:textId="77777777" w:rsidR="00860C7A" w:rsidRPr="00A00ED4" w:rsidRDefault="00860C7A" w:rsidP="00860C7A">
            <w:pPr>
              <w:pStyle w:val="XML1"/>
              <w:rPr>
                <w:ins w:id="4389" w:author="Thomas Dietz" w:date="2012-08-13T13:42:00Z"/>
                <w:rPrChange w:id="4390" w:author="Thomas Dietz" w:date="2012-08-13T14:50:00Z">
                  <w:rPr>
                    <w:ins w:id="4391" w:author="Thomas Dietz" w:date="2012-08-13T13:42:00Z"/>
                    <w:b/>
                  </w:rPr>
                </w:rPrChange>
              </w:rPr>
            </w:pPr>
            <w:ins w:id="4392" w:author="Thomas Dietz" w:date="2012-08-13T13:42:00Z">
              <w:r w:rsidRPr="00A00ED4">
                <w:rPr>
                  <w:rPrChange w:id="4393" w:author="Thomas Dietz" w:date="2012-08-13T14:50:00Z">
                    <w:rPr>
                      <w:b/>
                    </w:rPr>
                  </w:rPrChange>
                </w:rPr>
                <w:t xml:space="preserve">          &lt;xs:documentation&gt;</w:t>
              </w:r>
            </w:ins>
          </w:p>
          <w:p w14:paraId="0C8A5539" w14:textId="77777777" w:rsidR="00860C7A" w:rsidRPr="00A00ED4" w:rsidRDefault="00860C7A" w:rsidP="00860C7A">
            <w:pPr>
              <w:pStyle w:val="XML1"/>
              <w:rPr>
                <w:ins w:id="4394" w:author="Thomas Dietz" w:date="2012-08-13T13:42:00Z"/>
                <w:rPrChange w:id="4395" w:author="Thomas Dietz" w:date="2012-08-13T14:50:00Z">
                  <w:rPr>
                    <w:ins w:id="4396" w:author="Thomas Dietz" w:date="2012-08-13T13:42:00Z"/>
                    <w:b/>
                  </w:rPr>
                </w:rPrChange>
              </w:rPr>
            </w:pPr>
            <w:ins w:id="4397" w:author="Thomas Dietz" w:date="2012-08-13T13:42:00Z">
              <w:r w:rsidRPr="00A00ED4">
                <w:rPr>
                  <w:rPrChange w:id="4398" w:author="Thomas Dietz" w:date="2012-08-13T14:50:00Z">
                    <w:rPr>
                      <w:b/>
                    </w:rPr>
                  </w:rPrChange>
                </w:rPr>
                <w:t xml:space="preserve">            Specify the group types supported by the logical</w:t>
              </w:r>
            </w:ins>
          </w:p>
          <w:p w14:paraId="31F42EFE" w14:textId="77777777" w:rsidR="00860C7A" w:rsidRPr="00A00ED4" w:rsidRDefault="00860C7A" w:rsidP="00860C7A">
            <w:pPr>
              <w:pStyle w:val="XML1"/>
              <w:rPr>
                <w:ins w:id="4399" w:author="Thomas Dietz" w:date="2012-08-13T13:42:00Z"/>
                <w:rPrChange w:id="4400" w:author="Thomas Dietz" w:date="2012-08-13T14:50:00Z">
                  <w:rPr>
                    <w:ins w:id="4401" w:author="Thomas Dietz" w:date="2012-08-13T13:42:00Z"/>
                    <w:b/>
                  </w:rPr>
                </w:rPrChange>
              </w:rPr>
            </w:pPr>
            <w:ins w:id="4402" w:author="Thomas Dietz" w:date="2012-08-13T13:42:00Z">
              <w:r w:rsidRPr="00A00ED4">
                <w:rPr>
                  <w:rPrChange w:id="4403" w:author="Thomas Dietz" w:date="2012-08-13T14:50:00Z">
                    <w:rPr>
                      <w:b/>
                    </w:rPr>
                  </w:rPrChange>
                </w:rPr>
                <w:t xml:space="preserve">            switch.</w:t>
              </w:r>
            </w:ins>
          </w:p>
          <w:p w14:paraId="7FBBA474" w14:textId="77777777" w:rsidR="00860C7A" w:rsidRPr="00A00ED4" w:rsidRDefault="00860C7A" w:rsidP="00860C7A">
            <w:pPr>
              <w:pStyle w:val="XML1"/>
              <w:rPr>
                <w:ins w:id="4404" w:author="Thomas Dietz" w:date="2012-08-13T13:42:00Z"/>
                <w:rPrChange w:id="4405" w:author="Thomas Dietz" w:date="2012-08-13T14:50:00Z">
                  <w:rPr>
                    <w:ins w:id="4406" w:author="Thomas Dietz" w:date="2012-08-13T13:42:00Z"/>
                    <w:b/>
                  </w:rPr>
                </w:rPrChange>
              </w:rPr>
            </w:pPr>
            <w:ins w:id="4407" w:author="Thomas Dietz" w:date="2012-08-13T13:42:00Z">
              <w:r w:rsidRPr="00A00ED4">
                <w:rPr>
                  <w:rPrChange w:id="4408" w:author="Thomas Dietz" w:date="2012-08-13T14:50:00Z">
                    <w:rPr>
                      <w:b/>
                    </w:rPr>
                  </w:rPrChange>
                </w:rPr>
                <w:t xml:space="preserve">          &lt;/xs:documentation&gt;</w:t>
              </w:r>
            </w:ins>
          </w:p>
          <w:p w14:paraId="5CA102B4" w14:textId="77777777" w:rsidR="00860C7A" w:rsidRPr="00A00ED4" w:rsidRDefault="00860C7A" w:rsidP="00860C7A">
            <w:pPr>
              <w:pStyle w:val="XML1"/>
              <w:rPr>
                <w:ins w:id="4409" w:author="Thomas Dietz" w:date="2012-08-13T13:42:00Z"/>
                <w:rPrChange w:id="4410" w:author="Thomas Dietz" w:date="2012-08-13T14:50:00Z">
                  <w:rPr>
                    <w:ins w:id="4411" w:author="Thomas Dietz" w:date="2012-08-13T13:42:00Z"/>
                    <w:b/>
                  </w:rPr>
                </w:rPrChange>
              </w:rPr>
            </w:pPr>
            <w:ins w:id="4412" w:author="Thomas Dietz" w:date="2012-08-13T13:42:00Z">
              <w:r w:rsidRPr="00A00ED4">
                <w:rPr>
                  <w:rPrChange w:id="4413" w:author="Thomas Dietz" w:date="2012-08-13T14:50:00Z">
                    <w:rPr>
                      <w:b/>
                    </w:rPr>
                  </w:rPrChange>
                </w:rPr>
                <w:t xml:space="preserve">        &lt;/xs:annotation&gt;</w:t>
              </w:r>
            </w:ins>
          </w:p>
          <w:p w14:paraId="27F1AA4E" w14:textId="77777777" w:rsidR="00860C7A" w:rsidRPr="00A00ED4" w:rsidRDefault="00860C7A" w:rsidP="00860C7A">
            <w:pPr>
              <w:pStyle w:val="XML1"/>
              <w:rPr>
                <w:ins w:id="4414" w:author="Thomas Dietz" w:date="2012-08-13T13:42:00Z"/>
                <w:rPrChange w:id="4415" w:author="Thomas Dietz" w:date="2012-08-13T14:50:00Z">
                  <w:rPr>
                    <w:ins w:id="4416" w:author="Thomas Dietz" w:date="2012-08-13T13:42:00Z"/>
                    <w:b/>
                  </w:rPr>
                </w:rPrChange>
              </w:rPr>
            </w:pPr>
            <w:ins w:id="4417" w:author="Thomas Dietz" w:date="2012-08-13T13:42:00Z">
              <w:r w:rsidRPr="00A00ED4">
                <w:rPr>
                  <w:rPrChange w:id="4418" w:author="Thomas Dietz" w:date="2012-08-13T14:50:00Z">
                    <w:rPr>
                      <w:b/>
                    </w:rPr>
                  </w:rPrChange>
                </w:rPr>
                <w:t xml:space="preserve">        &lt;xs:complexType&gt;</w:t>
              </w:r>
            </w:ins>
          </w:p>
          <w:p w14:paraId="7D1F2FEC" w14:textId="77777777" w:rsidR="00860C7A" w:rsidRPr="00A00ED4" w:rsidRDefault="00860C7A" w:rsidP="00860C7A">
            <w:pPr>
              <w:pStyle w:val="XML1"/>
              <w:rPr>
                <w:ins w:id="4419" w:author="Thomas Dietz" w:date="2012-08-13T13:42:00Z"/>
                <w:rPrChange w:id="4420" w:author="Thomas Dietz" w:date="2012-08-13T14:50:00Z">
                  <w:rPr>
                    <w:ins w:id="4421" w:author="Thomas Dietz" w:date="2012-08-13T13:42:00Z"/>
                    <w:b/>
                  </w:rPr>
                </w:rPrChange>
              </w:rPr>
            </w:pPr>
            <w:ins w:id="4422" w:author="Thomas Dietz" w:date="2012-08-13T13:42:00Z">
              <w:r w:rsidRPr="00A00ED4">
                <w:rPr>
                  <w:rPrChange w:id="4423" w:author="Thomas Dietz" w:date="2012-08-13T14:50:00Z">
                    <w:rPr>
                      <w:b/>
                    </w:rPr>
                  </w:rPrChange>
                </w:rPr>
                <w:t xml:space="preserve">          &lt;xs:sequence&gt;</w:t>
              </w:r>
            </w:ins>
          </w:p>
          <w:p w14:paraId="307E7CC7" w14:textId="77777777" w:rsidR="00860C7A" w:rsidRPr="00A00ED4" w:rsidRDefault="00860C7A" w:rsidP="00860C7A">
            <w:pPr>
              <w:pStyle w:val="XML1"/>
              <w:rPr>
                <w:ins w:id="4424" w:author="Thomas Dietz" w:date="2012-08-13T13:42:00Z"/>
                <w:rPrChange w:id="4425" w:author="Thomas Dietz" w:date="2012-08-13T14:50:00Z">
                  <w:rPr>
                    <w:ins w:id="4426" w:author="Thomas Dietz" w:date="2012-08-13T13:42:00Z"/>
                    <w:b/>
                  </w:rPr>
                </w:rPrChange>
              </w:rPr>
            </w:pPr>
            <w:ins w:id="4427" w:author="Thomas Dietz" w:date="2012-08-13T13:42:00Z">
              <w:r w:rsidRPr="00A00ED4">
                <w:rPr>
                  <w:rPrChange w:id="4428" w:author="Thomas Dietz" w:date="2012-08-13T14:50:00Z">
                    <w:rPr>
                      <w:b/>
                    </w:rPr>
                  </w:rPrChange>
                </w:rPr>
                <w:t xml:space="preserve">            &lt;xs:element name="type" minOccurs="0" maxOccurs="unbounded"&gt;</w:t>
              </w:r>
            </w:ins>
          </w:p>
          <w:p w14:paraId="7F85A47F" w14:textId="77777777" w:rsidR="00860C7A" w:rsidRPr="00A00ED4" w:rsidRDefault="00860C7A" w:rsidP="00860C7A">
            <w:pPr>
              <w:pStyle w:val="XML1"/>
              <w:rPr>
                <w:ins w:id="4429" w:author="Thomas Dietz" w:date="2012-08-13T13:42:00Z"/>
                <w:rPrChange w:id="4430" w:author="Thomas Dietz" w:date="2012-08-13T14:50:00Z">
                  <w:rPr>
                    <w:ins w:id="4431" w:author="Thomas Dietz" w:date="2012-08-13T13:42:00Z"/>
                    <w:b/>
                  </w:rPr>
                </w:rPrChange>
              </w:rPr>
            </w:pPr>
            <w:ins w:id="4432" w:author="Thomas Dietz" w:date="2012-08-13T13:42:00Z">
              <w:r w:rsidRPr="00A00ED4">
                <w:rPr>
                  <w:rPrChange w:id="4433" w:author="Thomas Dietz" w:date="2012-08-13T14:50:00Z">
                    <w:rPr>
                      <w:b/>
                    </w:rPr>
                  </w:rPrChange>
                </w:rPr>
                <w:t xml:space="preserve">              &lt;xs:simpleType&gt;</w:t>
              </w:r>
            </w:ins>
          </w:p>
          <w:p w14:paraId="4504A3E8" w14:textId="77777777" w:rsidR="00860C7A" w:rsidRPr="00A00ED4" w:rsidRDefault="00860C7A" w:rsidP="00860C7A">
            <w:pPr>
              <w:pStyle w:val="XML1"/>
              <w:rPr>
                <w:ins w:id="4434" w:author="Thomas Dietz" w:date="2012-08-13T13:42:00Z"/>
                <w:rPrChange w:id="4435" w:author="Thomas Dietz" w:date="2012-08-13T14:50:00Z">
                  <w:rPr>
                    <w:ins w:id="4436" w:author="Thomas Dietz" w:date="2012-08-13T13:42:00Z"/>
                    <w:b/>
                  </w:rPr>
                </w:rPrChange>
              </w:rPr>
            </w:pPr>
            <w:ins w:id="4437" w:author="Thomas Dietz" w:date="2012-08-13T13:42:00Z">
              <w:r w:rsidRPr="00A00ED4">
                <w:rPr>
                  <w:rPrChange w:id="4438" w:author="Thomas Dietz" w:date="2012-08-13T14:50:00Z">
                    <w:rPr>
                      <w:b/>
                    </w:rPr>
                  </w:rPrChange>
                </w:rPr>
                <w:t xml:space="preserve">                &lt;xs:restriction base="xs:string"&gt;</w:t>
              </w:r>
            </w:ins>
          </w:p>
          <w:p w14:paraId="5E10DA37" w14:textId="77777777" w:rsidR="00860C7A" w:rsidRPr="00A00ED4" w:rsidRDefault="00860C7A" w:rsidP="00860C7A">
            <w:pPr>
              <w:pStyle w:val="XML1"/>
              <w:rPr>
                <w:ins w:id="4439" w:author="Thomas Dietz" w:date="2012-08-13T13:42:00Z"/>
                <w:rPrChange w:id="4440" w:author="Thomas Dietz" w:date="2012-08-13T14:50:00Z">
                  <w:rPr>
                    <w:ins w:id="4441" w:author="Thomas Dietz" w:date="2012-08-13T13:42:00Z"/>
                    <w:b/>
                  </w:rPr>
                </w:rPrChange>
              </w:rPr>
            </w:pPr>
            <w:ins w:id="4442" w:author="Thomas Dietz" w:date="2012-08-13T13:42:00Z">
              <w:r w:rsidRPr="00A00ED4">
                <w:rPr>
                  <w:rPrChange w:id="4443" w:author="Thomas Dietz" w:date="2012-08-13T14:50:00Z">
                    <w:rPr>
                      <w:b/>
                    </w:rPr>
                  </w:rPrChange>
                </w:rPr>
                <w:t xml:space="preserve">                  &lt;xs:enumeration value="all"/&gt;</w:t>
              </w:r>
            </w:ins>
          </w:p>
          <w:p w14:paraId="47904F24" w14:textId="77777777" w:rsidR="00860C7A" w:rsidRPr="00A00ED4" w:rsidRDefault="00860C7A" w:rsidP="00860C7A">
            <w:pPr>
              <w:pStyle w:val="XML1"/>
              <w:rPr>
                <w:ins w:id="4444" w:author="Thomas Dietz" w:date="2012-08-13T13:42:00Z"/>
                <w:rPrChange w:id="4445" w:author="Thomas Dietz" w:date="2012-08-13T14:50:00Z">
                  <w:rPr>
                    <w:ins w:id="4446" w:author="Thomas Dietz" w:date="2012-08-13T13:42:00Z"/>
                    <w:b/>
                  </w:rPr>
                </w:rPrChange>
              </w:rPr>
            </w:pPr>
            <w:ins w:id="4447" w:author="Thomas Dietz" w:date="2012-08-13T13:42:00Z">
              <w:r w:rsidRPr="00A00ED4">
                <w:rPr>
                  <w:rPrChange w:id="4448" w:author="Thomas Dietz" w:date="2012-08-13T14:50:00Z">
                    <w:rPr>
                      <w:b/>
                    </w:rPr>
                  </w:rPrChange>
                </w:rPr>
                <w:t xml:space="preserve">                  &lt;xs:enumeration value="select"/&gt;</w:t>
              </w:r>
            </w:ins>
          </w:p>
          <w:p w14:paraId="0638E5C8" w14:textId="77777777" w:rsidR="00860C7A" w:rsidRPr="00A00ED4" w:rsidRDefault="00860C7A" w:rsidP="00860C7A">
            <w:pPr>
              <w:pStyle w:val="XML1"/>
              <w:rPr>
                <w:ins w:id="4449" w:author="Thomas Dietz" w:date="2012-08-13T13:42:00Z"/>
                <w:rPrChange w:id="4450" w:author="Thomas Dietz" w:date="2012-08-13T14:50:00Z">
                  <w:rPr>
                    <w:ins w:id="4451" w:author="Thomas Dietz" w:date="2012-08-13T13:42:00Z"/>
                    <w:b/>
                  </w:rPr>
                </w:rPrChange>
              </w:rPr>
            </w:pPr>
            <w:ins w:id="4452" w:author="Thomas Dietz" w:date="2012-08-13T13:42:00Z">
              <w:r w:rsidRPr="00A00ED4">
                <w:rPr>
                  <w:rPrChange w:id="4453" w:author="Thomas Dietz" w:date="2012-08-13T14:50:00Z">
                    <w:rPr>
                      <w:b/>
                    </w:rPr>
                  </w:rPrChange>
                </w:rPr>
                <w:t xml:space="preserve">                  &lt;xs:enumeration value="indirect"/&gt;</w:t>
              </w:r>
            </w:ins>
          </w:p>
          <w:p w14:paraId="4FD3EAFE" w14:textId="77777777" w:rsidR="00860C7A" w:rsidRPr="00A00ED4" w:rsidRDefault="00860C7A" w:rsidP="00860C7A">
            <w:pPr>
              <w:pStyle w:val="XML1"/>
              <w:rPr>
                <w:ins w:id="4454" w:author="Thomas Dietz" w:date="2012-08-13T13:42:00Z"/>
                <w:rPrChange w:id="4455" w:author="Thomas Dietz" w:date="2012-08-13T14:50:00Z">
                  <w:rPr>
                    <w:ins w:id="4456" w:author="Thomas Dietz" w:date="2012-08-13T13:42:00Z"/>
                    <w:b/>
                  </w:rPr>
                </w:rPrChange>
              </w:rPr>
            </w:pPr>
            <w:ins w:id="4457" w:author="Thomas Dietz" w:date="2012-08-13T13:42:00Z">
              <w:r w:rsidRPr="00A00ED4">
                <w:rPr>
                  <w:rPrChange w:id="4458" w:author="Thomas Dietz" w:date="2012-08-13T14:50:00Z">
                    <w:rPr>
                      <w:b/>
                    </w:rPr>
                  </w:rPrChange>
                </w:rPr>
                <w:t xml:space="preserve">                  &lt;xs:enumeration value="fast-failover"/&gt;</w:t>
              </w:r>
            </w:ins>
          </w:p>
          <w:p w14:paraId="0FEAFB1A" w14:textId="77777777" w:rsidR="00860C7A" w:rsidRPr="00A00ED4" w:rsidRDefault="00860C7A" w:rsidP="00860C7A">
            <w:pPr>
              <w:pStyle w:val="XML1"/>
              <w:rPr>
                <w:ins w:id="4459" w:author="Thomas Dietz" w:date="2012-08-13T13:42:00Z"/>
                <w:rPrChange w:id="4460" w:author="Thomas Dietz" w:date="2012-08-13T14:50:00Z">
                  <w:rPr>
                    <w:ins w:id="4461" w:author="Thomas Dietz" w:date="2012-08-13T13:42:00Z"/>
                    <w:b/>
                  </w:rPr>
                </w:rPrChange>
              </w:rPr>
            </w:pPr>
            <w:ins w:id="4462" w:author="Thomas Dietz" w:date="2012-08-13T13:42:00Z">
              <w:r w:rsidRPr="00A00ED4">
                <w:rPr>
                  <w:rPrChange w:id="4463" w:author="Thomas Dietz" w:date="2012-08-13T14:50:00Z">
                    <w:rPr>
                      <w:b/>
                    </w:rPr>
                  </w:rPrChange>
                </w:rPr>
                <w:t xml:space="preserve">                &lt;/xs:restriction&gt;</w:t>
              </w:r>
            </w:ins>
          </w:p>
          <w:p w14:paraId="44AFCC58" w14:textId="77777777" w:rsidR="00860C7A" w:rsidRPr="00A00ED4" w:rsidRDefault="00860C7A" w:rsidP="00860C7A">
            <w:pPr>
              <w:pStyle w:val="XML1"/>
              <w:rPr>
                <w:ins w:id="4464" w:author="Thomas Dietz" w:date="2012-08-13T13:42:00Z"/>
                <w:rPrChange w:id="4465" w:author="Thomas Dietz" w:date="2012-08-13T14:50:00Z">
                  <w:rPr>
                    <w:ins w:id="4466" w:author="Thomas Dietz" w:date="2012-08-13T13:42:00Z"/>
                    <w:b/>
                  </w:rPr>
                </w:rPrChange>
              </w:rPr>
            </w:pPr>
            <w:ins w:id="4467" w:author="Thomas Dietz" w:date="2012-08-13T13:42:00Z">
              <w:r w:rsidRPr="00A00ED4">
                <w:rPr>
                  <w:rPrChange w:id="4468" w:author="Thomas Dietz" w:date="2012-08-13T14:50:00Z">
                    <w:rPr>
                      <w:b/>
                    </w:rPr>
                  </w:rPrChange>
                </w:rPr>
                <w:t xml:space="preserve">              &lt;/xs:simpleType&gt;</w:t>
              </w:r>
            </w:ins>
          </w:p>
          <w:p w14:paraId="273F12C7" w14:textId="77777777" w:rsidR="00860C7A" w:rsidRPr="00A00ED4" w:rsidRDefault="00860C7A" w:rsidP="00860C7A">
            <w:pPr>
              <w:pStyle w:val="XML1"/>
              <w:rPr>
                <w:ins w:id="4469" w:author="Thomas Dietz" w:date="2012-08-13T13:42:00Z"/>
                <w:rPrChange w:id="4470" w:author="Thomas Dietz" w:date="2012-08-13T14:50:00Z">
                  <w:rPr>
                    <w:ins w:id="4471" w:author="Thomas Dietz" w:date="2012-08-13T13:42:00Z"/>
                    <w:b/>
                  </w:rPr>
                </w:rPrChange>
              </w:rPr>
            </w:pPr>
            <w:ins w:id="4472" w:author="Thomas Dietz" w:date="2012-08-13T13:42:00Z">
              <w:r w:rsidRPr="00A00ED4">
                <w:rPr>
                  <w:rPrChange w:id="4473" w:author="Thomas Dietz" w:date="2012-08-13T14:50:00Z">
                    <w:rPr>
                      <w:b/>
                    </w:rPr>
                  </w:rPrChange>
                </w:rPr>
                <w:t xml:space="preserve">            &lt;/xs:element&gt;</w:t>
              </w:r>
            </w:ins>
          </w:p>
          <w:p w14:paraId="39C028B8" w14:textId="77777777" w:rsidR="00860C7A" w:rsidRPr="00A00ED4" w:rsidRDefault="00860C7A" w:rsidP="00860C7A">
            <w:pPr>
              <w:pStyle w:val="XML1"/>
              <w:rPr>
                <w:ins w:id="4474" w:author="Thomas Dietz" w:date="2012-08-13T13:42:00Z"/>
                <w:rPrChange w:id="4475" w:author="Thomas Dietz" w:date="2012-08-13T14:50:00Z">
                  <w:rPr>
                    <w:ins w:id="4476" w:author="Thomas Dietz" w:date="2012-08-13T13:42:00Z"/>
                    <w:b/>
                  </w:rPr>
                </w:rPrChange>
              </w:rPr>
            </w:pPr>
            <w:ins w:id="4477" w:author="Thomas Dietz" w:date="2012-08-13T13:42:00Z">
              <w:r w:rsidRPr="00A00ED4">
                <w:rPr>
                  <w:rPrChange w:id="4478" w:author="Thomas Dietz" w:date="2012-08-13T14:50:00Z">
                    <w:rPr>
                      <w:b/>
                    </w:rPr>
                  </w:rPrChange>
                </w:rPr>
                <w:t xml:space="preserve">          &lt;/xs:sequence&gt;</w:t>
              </w:r>
            </w:ins>
          </w:p>
          <w:p w14:paraId="1BE6FF2D" w14:textId="77777777" w:rsidR="00860C7A" w:rsidRPr="00A00ED4" w:rsidRDefault="00860C7A" w:rsidP="00860C7A">
            <w:pPr>
              <w:pStyle w:val="XML1"/>
              <w:rPr>
                <w:ins w:id="4479" w:author="Thomas Dietz" w:date="2012-08-13T13:42:00Z"/>
                <w:rPrChange w:id="4480" w:author="Thomas Dietz" w:date="2012-08-13T14:50:00Z">
                  <w:rPr>
                    <w:ins w:id="4481" w:author="Thomas Dietz" w:date="2012-08-13T13:42:00Z"/>
                    <w:b/>
                  </w:rPr>
                </w:rPrChange>
              </w:rPr>
            </w:pPr>
            <w:ins w:id="4482" w:author="Thomas Dietz" w:date="2012-08-13T13:42:00Z">
              <w:r w:rsidRPr="00A00ED4">
                <w:rPr>
                  <w:rPrChange w:id="4483" w:author="Thomas Dietz" w:date="2012-08-13T14:50:00Z">
                    <w:rPr>
                      <w:b/>
                    </w:rPr>
                  </w:rPrChange>
                </w:rPr>
                <w:t xml:space="preserve">        &lt;/xs:complexType&gt;</w:t>
              </w:r>
            </w:ins>
          </w:p>
          <w:p w14:paraId="07D81D25" w14:textId="77777777" w:rsidR="00860C7A" w:rsidRPr="00A00ED4" w:rsidRDefault="00860C7A" w:rsidP="00860C7A">
            <w:pPr>
              <w:pStyle w:val="XML1"/>
              <w:rPr>
                <w:ins w:id="4484" w:author="Thomas Dietz" w:date="2012-08-13T13:42:00Z"/>
                <w:rPrChange w:id="4485" w:author="Thomas Dietz" w:date="2012-08-13T14:50:00Z">
                  <w:rPr>
                    <w:ins w:id="4486" w:author="Thomas Dietz" w:date="2012-08-13T13:42:00Z"/>
                    <w:b/>
                  </w:rPr>
                </w:rPrChange>
              </w:rPr>
            </w:pPr>
            <w:ins w:id="4487" w:author="Thomas Dietz" w:date="2012-08-13T13:42:00Z">
              <w:r w:rsidRPr="00A00ED4">
                <w:rPr>
                  <w:rPrChange w:id="4488" w:author="Thomas Dietz" w:date="2012-08-13T14:50:00Z">
                    <w:rPr>
                      <w:b/>
                    </w:rPr>
                  </w:rPrChange>
                </w:rPr>
                <w:t xml:space="preserve">      &lt;/xs:element&gt;</w:t>
              </w:r>
            </w:ins>
          </w:p>
          <w:p w14:paraId="08E2C5F9" w14:textId="77777777" w:rsidR="00860C7A" w:rsidRPr="00A00ED4" w:rsidRDefault="00860C7A" w:rsidP="00860C7A">
            <w:pPr>
              <w:pStyle w:val="XML1"/>
              <w:rPr>
                <w:ins w:id="4489" w:author="Thomas Dietz" w:date="2012-08-13T13:42:00Z"/>
                <w:rPrChange w:id="4490" w:author="Thomas Dietz" w:date="2012-08-13T14:50:00Z">
                  <w:rPr>
                    <w:ins w:id="4491" w:author="Thomas Dietz" w:date="2012-08-13T13:42:00Z"/>
                    <w:b/>
                  </w:rPr>
                </w:rPrChange>
              </w:rPr>
            </w:pPr>
            <w:ins w:id="4492" w:author="Thomas Dietz" w:date="2012-08-13T13:42:00Z">
              <w:r w:rsidRPr="00A00ED4">
                <w:rPr>
                  <w:rPrChange w:id="4493" w:author="Thomas Dietz" w:date="2012-08-13T14:50:00Z">
                    <w:rPr>
                      <w:b/>
                    </w:rPr>
                  </w:rPrChange>
                </w:rPr>
                <w:lastRenderedPageBreak/>
                <w:t xml:space="preserve">      &lt;xs:element name="group-capabilities"&gt;</w:t>
              </w:r>
            </w:ins>
          </w:p>
          <w:p w14:paraId="7ED19767" w14:textId="77777777" w:rsidR="00860C7A" w:rsidRPr="00A00ED4" w:rsidRDefault="00860C7A" w:rsidP="00860C7A">
            <w:pPr>
              <w:pStyle w:val="XML1"/>
              <w:rPr>
                <w:ins w:id="4494" w:author="Thomas Dietz" w:date="2012-08-13T13:42:00Z"/>
                <w:rPrChange w:id="4495" w:author="Thomas Dietz" w:date="2012-08-13T14:50:00Z">
                  <w:rPr>
                    <w:ins w:id="4496" w:author="Thomas Dietz" w:date="2012-08-13T13:42:00Z"/>
                    <w:b/>
                  </w:rPr>
                </w:rPrChange>
              </w:rPr>
            </w:pPr>
            <w:ins w:id="4497" w:author="Thomas Dietz" w:date="2012-08-13T13:42:00Z">
              <w:r w:rsidRPr="00A00ED4">
                <w:rPr>
                  <w:rPrChange w:id="4498" w:author="Thomas Dietz" w:date="2012-08-13T14:50:00Z">
                    <w:rPr>
                      <w:b/>
                    </w:rPr>
                  </w:rPrChange>
                </w:rPr>
                <w:t xml:space="preserve">        &lt;xs:annotation&gt;</w:t>
              </w:r>
            </w:ins>
          </w:p>
          <w:p w14:paraId="49AA423A" w14:textId="77777777" w:rsidR="00860C7A" w:rsidRPr="00A00ED4" w:rsidRDefault="00860C7A" w:rsidP="00860C7A">
            <w:pPr>
              <w:pStyle w:val="XML1"/>
              <w:rPr>
                <w:ins w:id="4499" w:author="Thomas Dietz" w:date="2012-08-13T13:42:00Z"/>
                <w:rPrChange w:id="4500" w:author="Thomas Dietz" w:date="2012-08-13T14:50:00Z">
                  <w:rPr>
                    <w:ins w:id="4501" w:author="Thomas Dietz" w:date="2012-08-13T13:42:00Z"/>
                    <w:b/>
                  </w:rPr>
                </w:rPrChange>
              </w:rPr>
            </w:pPr>
            <w:ins w:id="4502" w:author="Thomas Dietz" w:date="2012-08-13T13:42:00Z">
              <w:r w:rsidRPr="00A00ED4">
                <w:rPr>
                  <w:rPrChange w:id="4503" w:author="Thomas Dietz" w:date="2012-08-13T14:50:00Z">
                    <w:rPr>
                      <w:b/>
                    </w:rPr>
                  </w:rPrChange>
                </w:rPr>
                <w:t xml:space="preserve">          &lt;xs:documentation&gt;</w:t>
              </w:r>
            </w:ins>
          </w:p>
          <w:p w14:paraId="23BB95FF" w14:textId="77777777" w:rsidR="00860C7A" w:rsidRPr="00A00ED4" w:rsidRDefault="00860C7A" w:rsidP="00860C7A">
            <w:pPr>
              <w:pStyle w:val="XML1"/>
              <w:rPr>
                <w:ins w:id="4504" w:author="Thomas Dietz" w:date="2012-08-13T13:42:00Z"/>
                <w:rPrChange w:id="4505" w:author="Thomas Dietz" w:date="2012-08-13T14:50:00Z">
                  <w:rPr>
                    <w:ins w:id="4506" w:author="Thomas Dietz" w:date="2012-08-13T13:42:00Z"/>
                    <w:b/>
                  </w:rPr>
                </w:rPrChange>
              </w:rPr>
            </w:pPr>
            <w:ins w:id="4507" w:author="Thomas Dietz" w:date="2012-08-13T13:42:00Z">
              <w:r w:rsidRPr="00A00ED4">
                <w:rPr>
                  <w:rPrChange w:id="4508" w:author="Thomas Dietz" w:date="2012-08-13T14:50:00Z">
                    <w:rPr>
                      <w:b/>
                    </w:rPr>
                  </w:rPrChange>
                </w:rPr>
                <w:t xml:space="preserve">            Specify the group capabilities supported by the</w:t>
              </w:r>
            </w:ins>
          </w:p>
          <w:p w14:paraId="6E7612D4" w14:textId="77777777" w:rsidR="00860C7A" w:rsidRPr="00A00ED4" w:rsidRDefault="00860C7A" w:rsidP="00860C7A">
            <w:pPr>
              <w:pStyle w:val="XML1"/>
              <w:rPr>
                <w:ins w:id="4509" w:author="Thomas Dietz" w:date="2012-08-13T13:42:00Z"/>
                <w:rPrChange w:id="4510" w:author="Thomas Dietz" w:date="2012-08-13T14:50:00Z">
                  <w:rPr>
                    <w:ins w:id="4511" w:author="Thomas Dietz" w:date="2012-08-13T13:42:00Z"/>
                    <w:b/>
                  </w:rPr>
                </w:rPrChange>
              </w:rPr>
            </w:pPr>
            <w:ins w:id="4512" w:author="Thomas Dietz" w:date="2012-08-13T13:42:00Z">
              <w:r w:rsidRPr="00A00ED4">
                <w:rPr>
                  <w:rPrChange w:id="4513" w:author="Thomas Dietz" w:date="2012-08-13T14:50:00Z">
                    <w:rPr>
                      <w:b/>
                    </w:rPr>
                  </w:rPrChange>
                </w:rPr>
                <w:t xml:space="preserve">            logical switch.</w:t>
              </w:r>
            </w:ins>
          </w:p>
          <w:p w14:paraId="42BD3BE3" w14:textId="77777777" w:rsidR="00860C7A" w:rsidRPr="00A00ED4" w:rsidRDefault="00860C7A" w:rsidP="00860C7A">
            <w:pPr>
              <w:pStyle w:val="XML1"/>
              <w:rPr>
                <w:ins w:id="4514" w:author="Thomas Dietz" w:date="2012-08-13T13:42:00Z"/>
                <w:rPrChange w:id="4515" w:author="Thomas Dietz" w:date="2012-08-13T14:50:00Z">
                  <w:rPr>
                    <w:ins w:id="4516" w:author="Thomas Dietz" w:date="2012-08-13T13:42:00Z"/>
                    <w:b/>
                  </w:rPr>
                </w:rPrChange>
              </w:rPr>
            </w:pPr>
            <w:ins w:id="4517" w:author="Thomas Dietz" w:date="2012-08-13T13:42:00Z">
              <w:r w:rsidRPr="00A00ED4">
                <w:rPr>
                  <w:rPrChange w:id="4518" w:author="Thomas Dietz" w:date="2012-08-13T14:50:00Z">
                    <w:rPr>
                      <w:b/>
                    </w:rPr>
                  </w:rPrChange>
                </w:rPr>
                <w:t xml:space="preserve">          &lt;/xs:documentation&gt;</w:t>
              </w:r>
            </w:ins>
          </w:p>
          <w:p w14:paraId="70AF4A74" w14:textId="77777777" w:rsidR="00860C7A" w:rsidRPr="00A00ED4" w:rsidRDefault="00860C7A" w:rsidP="00860C7A">
            <w:pPr>
              <w:pStyle w:val="XML1"/>
              <w:rPr>
                <w:ins w:id="4519" w:author="Thomas Dietz" w:date="2012-08-13T13:42:00Z"/>
                <w:rPrChange w:id="4520" w:author="Thomas Dietz" w:date="2012-08-13T14:50:00Z">
                  <w:rPr>
                    <w:ins w:id="4521" w:author="Thomas Dietz" w:date="2012-08-13T13:42:00Z"/>
                    <w:b/>
                  </w:rPr>
                </w:rPrChange>
              </w:rPr>
            </w:pPr>
            <w:ins w:id="4522" w:author="Thomas Dietz" w:date="2012-08-13T13:42:00Z">
              <w:r w:rsidRPr="00A00ED4">
                <w:rPr>
                  <w:rPrChange w:id="4523" w:author="Thomas Dietz" w:date="2012-08-13T14:50:00Z">
                    <w:rPr>
                      <w:b/>
                    </w:rPr>
                  </w:rPrChange>
                </w:rPr>
                <w:t xml:space="preserve">        &lt;/xs:annotation&gt;</w:t>
              </w:r>
            </w:ins>
          </w:p>
          <w:p w14:paraId="0FC83FED" w14:textId="77777777" w:rsidR="00860C7A" w:rsidRPr="00A00ED4" w:rsidRDefault="00860C7A" w:rsidP="00860C7A">
            <w:pPr>
              <w:pStyle w:val="XML1"/>
              <w:rPr>
                <w:ins w:id="4524" w:author="Thomas Dietz" w:date="2012-08-13T13:42:00Z"/>
                <w:rPrChange w:id="4525" w:author="Thomas Dietz" w:date="2012-08-13T14:50:00Z">
                  <w:rPr>
                    <w:ins w:id="4526" w:author="Thomas Dietz" w:date="2012-08-13T13:42:00Z"/>
                    <w:b/>
                  </w:rPr>
                </w:rPrChange>
              </w:rPr>
            </w:pPr>
            <w:ins w:id="4527" w:author="Thomas Dietz" w:date="2012-08-13T13:42:00Z">
              <w:r w:rsidRPr="00A00ED4">
                <w:rPr>
                  <w:rPrChange w:id="4528" w:author="Thomas Dietz" w:date="2012-08-13T14:50:00Z">
                    <w:rPr>
                      <w:b/>
                    </w:rPr>
                  </w:rPrChange>
                </w:rPr>
                <w:t xml:space="preserve">        &lt;xs:complexType&gt;</w:t>
              </w:r>
            </w:ins>
          </w:p>
          <w:p w14:paraId="10491D46" w14:textId="77777777" w:rsidR="00860C7A" w:rsidRPr="00A00ED4" w:rsidRDefault="00860C7A" w:rsidP="00860C7A">
            <w:pPr>
              <w:pStyle w:val="XML1"/>
              <w:rPr>
                <w:ins w:id="4529" w:author="Thomas Dietz" w:date="2012-08-13T13:42:00Z"/>
                <w:rPrChange w:id="4530" w:author="Thomas Dietz" w:date="2012-08-13T14:50:00Z">
                  <w:rPr>
                    <w:ins w:id="4531" w:author="Thomas Dietz" w:date="2012-08-13T13:42:00Z"/>
                    <w:b/>
                  </w:rPr>
                </w:rPrChange>
              </w:rPr>
            </w:pPr>
            <w:ins w:id="4532" w:author="Thomas Dietz" w:date="2012-08-13T13:42:00Z">
              <w:r w:rsidRPr="00A00ED4">
                <w:rPr>
                  <w:rPrChange w:id="4533" w:author="Thomas Dietz" w:date="2012-08-13T14:50:00Z">
                    <w:rPr>
                      <w:b/>
                    </w:rPr>
                  </w:rPrChange>
                </w:rPr>
                <w:t xml:space="preserve">          &lt;xs:sequence&gt;</w:t>
              </w:r>
            </w:ins>
          </w:p>
          <w:p w14:paraId="5FF4C66B" w14:textId="77777777" w:rsidR="00860C7A" w:rsidRPr="00A00ED4" w:rsidRDefault="00860C7A" w:rsidP="00860C7A">
            <w:pPr>
              <w:pStyle w:val="XML1"/>
              <w:rPr>
                <w:ins w:id="4534" w:author="Thomas Dietz" w:date="2012-08-13T13:42:00Z"/>
                <w:rPrChange w:id="4535" w:author="Thomas Dietz" w:date="2012-08-13T14:50:00Z">
                  <w:rPr>
                    <w:ins w:id="4536" w:author="Thomas Dietz" w:date="2012-08-13T13:42:00Z"/>
                    <w:b/>
                  </w:rPr>
                </w:rPrChange>
              </w:rPr>
            </w:pPr>
            <w:ins w:id="4537" w:author="Thomas Dietz" w:date="2012-08-13T13:42:00Z">
              <w:r w:rsidRPr="00A00ED4">
                <w:rPr>
                  <w:rPrChange w:id="4538" w:author="Thomas Dietz" w:date="2012-08-13T14:50:00Z">
                    <w:rPr>
                      <w:b/>
                    </w:rPr>
                  </w:rPrChange>
                </w:rPr>
                <w:t xml:space="preserve">            &lt;xs:element name="capability" minOccurs="0" maxOccurs="unbounded"&gt;</w:t>
              </w:r>
            </w:ins>
          </w:p>
          <w:p w14:paraId="4C6CD55B" w14:textId="77777777" w:rsidR="00860C7A" w:rsidRPr="00A00ED4" w:rsidRDefault="00860C7A" w:rsidP="00860C7A">
            <w:pPr>
              <w:pStyle w:val="XML1"/>
              <w:rPr>
                <w:ins w:id="4539" w:author="Thomas Dietz" w:date="2012-08-13T13:42:00Z"/>
                <w:rPrChange w:id="4540" w:author="Thomas Dietz" w:date="2012-08-13T14:50:00Z">
                  <w:rPr>
                    <w:ins w:id="4541" w:author="Thomas Dietz" w:date="2012-08-13T13:42:00Z"/>
                    <w:b/>
                  </w:rPr>
                </w:rPrChange>
              </w:rPr>
            </w:pPr>
            <w:ins w:id="4542" w:author="Thomas Dietz" w:date="2012-08-13T13:42:00Z">
              <w:r w:rsidRPr="00A00ED4">
                <w:rPr>
                  <w:rPrChange w:id="4543" w:author="Thomas Dietz" w:date="2012-08-13T14:50:00Z">
                    <w:rPr>
                      <w:b/>
                    </w:rPr>
                  </w:rPrChange>
                </w:rPr>
                <w:t xml:space="preserve">              &lt;xs:simpleType&gt;</w:t>
              </w:r>
            </w:ins>
          </w:p>
          <w:p w14:paraId="0641DFC6" w14:textId="77777777" w:rsidR="00860C7A" w:rsidRPr="00A00ED4" w:rsidRDefault="00860C7A" w:rsidP="00860C7A">
            <w:pPr>
              <w:pStyle w:val="XML1"/>
              <w:rPr>
                <w:ins w:id="4544" w:author="Thomas Dietz" w:date="2012-08-13T13:42:00Z"/>
                <w:rPrChange w:id="4545" w:author="Thomas Dietz" w:date="2012-08-13T14:50:00Z">
                  <w:rPr>
                    <w:ins w:id="4546" w:author="Thomas Dietz" w:date="2012-08-13T13:42:00Z"/>
                    <w:b/>
                  </w:rPr>
                </w:rPrChange>
              </w:rPr>
            </w:pPr>
            <w:ins w:id="4547" w:author="Thomas Dietz" w:date="2012-08-13T13:42:00Z">
              <w:r w:rsidRPr="00A00ED4">
                <w:rPr>
                  <w:rPrChange w:id="4548" w:author="Thomas Dietz" w:date="2012-08-13T14:50:00Z">
                    <w:rPr>
                      <w:b/>
                    </w:rPr>
                  </w:rPrChange>
                </w:rPr>
                <w:t xml:space="preserve">                &lt;xs:restriction base="xs:string"&gt;</w:t>
              </w:r>
            </w:ins>
          </w:p>
          <w:p w14:paraId="28326EFF" w14:textId="77777777" w:rsidR="00860C7A" w:rsidRPr="00A00ED4" w:rsidRDefault="00860C7A" w:rsidP="00860C7A">
            <w:pPr>
              <w:pStyle w:val="XML1"/>
              <w:rPr>
                <w:ins w:id="4549" w:author="Thomas Dietz" w:date="2012-08-13T13:42:00Z"/>
                <w:rPrChange w:id="4550" w:author="Thomas Dietz" w:date="2012-08-13T14:50:00Z">
                  <w:rPr>
                    <w:ins w:id="4551" w:author="Thomas Dietz" w:date="2012-08-13T13:42:00Z"/>
                    <w:b/>
                  </w:rPr>
                </w:rPrChange>
              </w:rPr>
            </w:pPr>
            <w:ins w:id="4552" w:author="Thomas Dietz" w:date="2012-08-13T13:42:00Z">
              <w:r w:rsidRPr="00A00ED4">
                <w:rPr>
                  <w:rPrChange w:id="4553" w:author="Thomas Dietz" w:date="2012-08-13T14:50:00Z">
                    <w:rPr>
                      <w:b/>
                    </w:rPr>
                  </w:rPrChange>
                </w:rPr>
                <w:t xml:space="preserve">                  &lt;xs:enumeration value="select-weight"/&gt;</w:t>
              </w:r>
            </w:ins>
          </w:p>
          <w:p w14:paraId="31D8EBBA" w14:textId="77777777" w:rsidR="00860C7A" w:rsidRPr="00A00ED4" w:rsidRDefault="00860C7A" w:rsidP="00860C7A">
            <w:pPr>
              <w:pStyle w:val="XML1"/>
              <w:rPr>
                <w:ins w:id="4554" w:author="Thomas Dietz" w:date="2012-08-13T13:42:00Z"/>
                <w:rPrChange w:id="4555" w:author="Thomas Dietz" w:date="2012-08-13T14:50:00Z">
                  <w:rPr>
                    <w:ins w:id="4556" w:author="Thomas Dietz" w:date="2012-08-13T13:42:00Z"/>
                    <w:b/>
                  </w:rPr>
                </w:rPrChange>
              </w:rPr>
            </w:pPr>
            <w:ins w:id="4557" w:author="Thomas Dietz" w:date="2012-08-13T13:42:00Z">
              <w:r w:rsidRPr="00A00ED4">
                <w:rPr>
                  <w:rPrChange w:id="4558" w:author="Thomas Dietz" w:date="2012-08-13T14:50:00Z">
                    <w:rPr>
                      <w:b/>
                    </w:rPr>
                  </w:rPrChange>
                </w:rPr>
                <w:t xml:space="preserve">                  &lt;xs:enumeration value="select-liveness"/&gt;</w:t>
              </w:r>
            </w:ins>
          </w:p>
          <w:p w14:paraId="69D81629" w14:textId="77777777" w:rsidR="00860C7A" w:rsidRPr="00A00ED4" w:rsidRDefault="00860C7A" w:rsidP="00860C7A">
            <w:pPr>
              <w:pStyle w:val="XML1"/>
              <w:rPr>
                <w:ins w:id="4559" w:author="Thomas Dietz" w:date="2012-08-13T13:42:00Z"/>
                <w:rPrChange w:id="4560" w:author="Thomas Dietz" w:date="2012-08-13T14:50:00Z">
                  <w:rPr>
                    <w:ins w:id="4561" w:author="Thomas Dietz" w:date="2012-08-13T13:42:00Z"/>
                    <w:b/>
                  </w:rPr>
                </w:rPrChange>
              </w:rPr>
            </w:pPr>
            <w:ins w:id="4562" w:author="Thomas Dietz" w:date="2012-08-13T13:42:00Z">
              <w:r w:rsidRPr="00A00ED4">
                <w:rPr>
                  <w:rPrChange w:id="4563" w:author="Thomas Dietz" w:date="2012-08-13T14:50:00Z">
                    <w:rPr>
                      <w:b/>
                    </w:rPr>
                  </w:rPrChange>
                </w:rPr>
                <w:t xml:space="preserve">                  &lt;xs:enumeration value="chaining"/&gt;</w:t>
              </w:r>
            </w:ins>
          </w:p>
          <w:p w14:paraId="21D709B3" w14:textId="77777777" w:rsidR="00860C7A" w:rsidRPr="00A00ED4" w:rsidRDefault="00860C7A" w:rsidP="00860C7A">
            <w:pPr>
              <w:pStyle w:val="XML1"/>
              <w:rPr>
                <w:ins w:id="4564" w:author="Thomas Dietz" w:date="2012-08-13T13:42:00Z"/>
                <w:rPrChange w:id="4565" w:author="Thomas Dietz" w:date="2012-08-13T14:50:00Z">
                  <w:rPr>
                    <w:ins w:id="4566" w:author="Thomas Dietz" w:date="2012-08-13T13:42:00Z"/>
                    <w:b/>
                  </w:rPr>
                </w:rPrChange>
              </w:rPr>
            </w:pPr>
            <w:ins w:id="4567" w:author="Thomas Dietz" w:date="2012-08-13T13:42:00Z">
              <w:r w:rsidRPr="00A00ED4">
                <w:rPr>
                  <w:rPrChange w:id="4568" w:author="Thomas Dietz" w:date="2012-08-13T14:50:00Z">
                    <w:rPr>
                      <w:b/>
                    </w:rPr>
                  </w:rPrChange>
                </w:rPr>
                <w:t xml:space="preserve">                  &lt;xs:enumeration value="chaining-check"/&gt;</w:t>
              </w:r>
            </w:ins>
          </w:p>
          <w:p w14:paraId="519BD398" w14:textId="77777777" w:rsidR="00860C7A" w:rsidRPr="00A00ED4" w:rsidRDefault="00860C7A" w:rsidP="00860C7A">
            <w:pPr>
              <w:pStyle w:val="XML1"/>
              <w:rPr>
                <w:ins w:id="4569" w:author="Thomas Dietz" w:date="2012-08-13T13:42:00Z"/>
                <w:rPrChange w:id="4570" w:author="Thomas Dietz" w:date="2012-08-13T14:50:00Z">
                  <w:rPr>
                    <w:ins w:id="4571" w:author="Thomas Dietz" w:date="2012-08-13T13:42:00Z"/>
                    <w:b/>
                  </w:rPr>
                </w:rPrChange>
              </w:rPr>
            </w:pPr>
            <w:ins w:id="4572" w:author="Thomas Dietz" w:date="2012-08-13T13:42:00Z">
              <w:r w:rsidRPr="00A00ED4">
                <w:rPr>
                  <w:rPrChange w:id="4573" w:author="Thomas Dietz" w:date="2012-08-13T14:50:00Z">
                    <w:rPr>
                      <w:b/>
                    </w:rPr>
                  </w:rPrChange>
                </w:rPr>
                <w:t xml:space="preserve">                &lt;/xs:restriction&gt;</w:t>
              </w:r>
            </w:ins>
          </w:p>
          <w:p w14:paraId="62115791" w14:textId="77777777" w:rsidR="00860C7A" w:rsidRPr="00A00ED4" w:rsidRDefault="00860C7A" w:rsidP="00860C7A">
            <w:pPr>
              <w:pStyle w:val="XML1"/>
              <w:rPr>
                <w:ins w:id="4574" w:author="Thomas Dietz" w:date="2012-08-13T13:42:00Z"/>
                <w:rPrChange w:id="4575" w:author="Thomas Dietz" w:date="2012-08-13T14:50:00Z">
                  <w:rPr>
                    <w:ins w:id="4576" w:author="Thomas Dietz" w:date="2012-08-13T13:42:00Z"/>
                    <w:b/>
                  </w:rPr>
                </w:rPrChange>
              </w:rPr>
            </w:pPr>
            <w:ins w:id="4577" w:author="Thomas Dietz" w:date="2012-08-13T13:42:00Z">
              <w:r w:rsidRPr="00A00ED4">
                <w:rPr>
                  <w:rPrChange w:id="4578" w:author="Thomas Dietz" w:date="2012-08-13T14:50:00Z">
                    <w:rPr>
                      <w:b/>
                    </w:rPr>
                  </w:rPrChange>
                </w:rPr>
                <w:t xml:space="preserve">              &lt;/xs:simpleType&gt;</w:t>
              </w:r>
            </w:ins>
          </w:p>
          <w:p w14:paraId="4E593E5A" w14:textId="77777777" w:rsidR="00860C7A" w:rsidRPr="00A00ED4" w:rsidRDefault="00860C7A" w:rsidP="00860C7A">
            <w:pPr>
              <w:pStyle w:val="XML1"/>
              <w:rPr>
                <w:ins w:id="4579" w:author="Thomas Dietz" w:date="2012-08-13T13:42:00Z"/>
                <w:rPrChange w:id="4580" w:author="Thomas Dietz" w:date="2012-08-13T14:50:00Z">
                  <w:rPr>
                    <w:ins w:id="4581" w:author="Thomas Dietz" w:date="2012-08-13T13:42:00Z"/>
                    <w:b/>
                  </w:rPr>
                </w:rPrChange>
              </w:rPr>
            </w:pPr>
            <w:ins w:id="4582" w:author="Thomas Dietz" w:date="2012-08-13T13:42:00Z">
              <w:r w:rsidRPr="00A00ED4">
                <w:rPr>
                  <w:rPrChange w:id="4583" w:author="Thomas Dietz" w:date="2012-08-13T14:50:00Z">
                    <w:rPr>
                      <w:b/>
                    </w:rPr>
                  </w:rPrChange>
                </w:rPr>
                <w:t xml:space="preserve">            &lt;/xs:element&gt;</w:t>
              </w:r>
            </w:ins>
          </w:p>
          <w:p w14:paraId="50B9D305" w14:textId="77777777" w:rsidR="00860C7A" w:rsidRPr="00A00ED4" w:rsidRDefault="00860C7A" w:rsidP="00860C7A">
            <w:pPr>
              <w:pStyle w:val="XML1"/>
              <w:rPr>
                <w:ins w:id="4584" w:author="Thomas Dietz" w:date="2012-08-13T13:42:00Z"/>
                <w:rPrChange w:id="4585" w:author="Thomas Dietz" w:date="2012-08-13T14:50:00Z">
                  <w:rPr>
                    <w:ins w:id="4586" w:author="Thomas Dietz" w:date="2012-08-13T13:42:00Z"/>
                    <w:b/>
                  </w:rPr>
                </w:rPrChange>
              </w:rPr>
            </w:pPr>
            <w:ins w:id="4587" w:author="Thomas Dietz" w:date="2012-08-13T13:42:00Z">
              <w:r w:rsidRPr="00A00ED4">
                <w:rPr>
                  <w:rPrChange w:id="4588" w:author="Thomas Dietz" w:date="2012-08-13T14:50:00Z">
                    <w:rPr>
                      <w:b/>
                    </w:rPr>
                  </w:rPrChange>
                </w:rPr>
                <w:t xml:space="preserve">          &lt;/xs:sequence&gt;</w:t>
              </w:r>
            </w:ins>
          </w:p>
          <w:p w14:paraId="03E135DF" w14:textId="77777777" w:rsidR="00860C7A" w:rsidRPr="00A00ED4" w:rsidRDefault="00860C7A" w:rsidP="00860C7A">
            <w:pPr>
              <w:pStyle w:val="XML1"/>
              <w:rPr>
                <w:ins w:id="4589" w:author="Thomas Dietz" w:date="2012-08-13T13:42:00Z"/>
                <w:rPrChange w:id="4590" w:author="Thomas Dietz" w:date="2012-08-13T14:50:00Z">
                  <w:rPr>
                    <w:ins w:id="4591" w:author="Thomas Dietz" w:date="2012-08-13T13:42:00Z"/>
                    <w:b/>
                  </w:rPr>
                </w:rPrChange>
              </w:rPr>
            </w:pPr>
            <w:ins w:id="4592" w:author="Thomas Dietz" w:date="2012-08-13T13:42:00Z">
              <w:r w:rsidRPr="00A00ED4">
                <w:rPr>
                  <w:rPrChange w:id="4593" w:author="Thomas Dietz" w:date="2012-08-13T14:50:00Z">
                    <w:rPr>
                      <w:b/>
                    </w:rPr>
                  </w:rPrChange>
                </w:rPr>
                <w:t xml:space="preserve">        &lt;/xs:complexType&gt;</w:t>
              </w:r>
            </w:ins>
          </w:p>
          <w:p w14:paraId="71DC5153" w14:textId="77777777" w:rsidR="00860C7A" w:rsidRPr="00A00ED4" w:rsidRDefault="00860C7A" w:rsidP="00860C7A">
            <w:pPr>
              <w:pStyle w:val="XML1"/>
              <w:rPr>
                <w:ins w:id="4594" w:author="Thomas Dietz" w:date="2012-08-13T13:42:00Z"/>
                <w:rPrChange w:id="4595" w:author="Thomas Dietz" w:date="2012-08-13T14:50:00Z">
                  <w:rPr>
                    <w:ins w:id="4596" w:author="Thomas Dietz" w:date="2012-08-13T13:42:00Z"/>
                    <w:b/>
                  </w:rPr>
                </w:rPrChange>
              </w:rPr>
            </w:pPr>
            <w:ins w:id="4597" w:author="Thomas Dietz" w:date="2012-08-13T13:42:00Z">
              <w:r w:rsidRPr="00A00ED4">
                <w:rPr>
                  <w:rPrChange w:id="4598" w:author="Thomas Dietz" w:date="2012-08-13T14:50:00Z">
                    <w:rPr>
                      <w:b/>
                    </w:rPr>
                  </w:rPrChange>
                </w:rPr>
                <w:t xml:space="preserve">      &lt;/xs:element&gt;</w:t>
              </w:r>
            </w:ins>
          </w:p>
          <w:p w14:paraId="2C28C887" w14:textId="77777777" w:rsidR="00860C7A" w:rsidRPr="00A00ED4" w:rsidRDefault="00860C7A" w:rsidP="00860C7A">
            <w:pPr>
              <w:pStyle w:val="XML1"/>
              <w:rPr>
                <w:ins w:id="4599" w:author="Thomas Dietz" w:date="2012-08-13T13:42:00Z"/>
                <w:rPrChange w:id="4600" w:author="Thomas Dietz" w:date="2012-08-13T14:50:00Z">
                  <w:rPr>
                    <w:ins w:id="4601" w:author="Thomas Dietz" w:date="2012-08-13T13:42:00Z"/>
                    <w:b/>
                  </w:rPr>
                </w:rPrChange>
              </w:rPr>
            </w:pPr>
            <w:ins w:id="4602" w:author="Thomas Dietz" w:date="2012-08-13T13:42:00Z">
              <w:r w:rsidRPr="00A00ED4">
                <w:rPr>
                  <w:rPrChange w:id="4603" w:author="Thomas Dietz" w:date="2012-08-13T14:50:00Z">
                    <w:rPr>
                      <w:b/>
                    </w:rPr>
                  </w:rPrChange>
                </w:rPr>
                <w:t xml:space="preserve">      &lt;xs:element name="action-types"&gt;</w:t>
              </w:r>
            </w:ins>
          </w:p>
          <w:p w14:paraId="33A1A1C2" w14:textId="77777777" w:rsidR="00860C7A" w:rsidRPr="00A00ED4" w:rsidRDefault="00860C7A" w:rsidP="00860C7A">
            <w:pPr>
              <w:pStyle w:val="XML1"/>
              <w:rPr>
                <w:ins w:id="4604" w:author="Thomas Dietz" w:date="2012-08-13T13:42:00Z"/>
                <w:rPrChange w:id="4605" w:author="Thomas Dietz" w:date="2012-08-13T14:50:00Z">
                  <w:rPr>
                    <w:ins w:id="4606" w:author="Thomas Dietz" w:date="2012-08-13T13:42:00Z"/>
                    <w:b/>
                  </w:rPr>
                </w:rPrChange>
              </w:rPr>
            </w:pPr>
            <w:ins w:id="4607" w:author="Thomas Dietz" w:date="2012-08-13T13:42:00Z">
              <w:r w:rsidRPr="00A00ED4">
                <w:rPr>
                  <w:rPrChange w:id="4608" w:author="Thomas Dietz" w:date="2012-08-13T14:50:00Z">
                    <w:rPr>
                      <w:b/>
                    </w:rPr>
                  </w:rPrChange>
                </w:rPr>
                <w:t xml:space="preserve">        &lt;xs:annotation&gt;</w:t>
              </w:r>
            </w:ins>
          </w:p>
          <w:p w14:paraId="5AC76A97" w14:textId="77777777" w:rsidR="00860C7A" w:rsidRPr="00A00ED4" w:rsidRDefault="00860C7A" w:rsidP="00860C7A">
            <w:pPr>
              <w:pStyle w:val="XML1"/>
              <w:rPr>
                <w:ins w:id="4609" w:author="Thomas Dietz" w:date="2012-08-13T13:42:00Z"/>
                <w:rPrChange w:id="4610" w:author="Thomas Dietz" w:date="2012-08-13T14:50:00Z">
                  <w:rPr>
                    <w:ins w:id="4611" w:author="Thomas Dietz" w:date="2012-08-13T13:42:00Z"/>
                    <w:b/>
                  </w:rPr>
                </w:rPrChange>
              </w:rPr>
            </w:pPr>
            <w:ins w:id="4612" w:author="Thomas Dietz" w:date="2012-08-13T13:42:00Z">
              <w:r w:rsidRPr="00A00ED4">
                <w:rPr>
                  <w:rPrChange w:id="4613" w:author="Thomas Dietz" w:date="2012-08-13T14:50:00Z">
                    <w:rPr>
                      <w:b/>
                    </w:rPr>
                  </w:rPrChange>
                </w:rPr>
                <w:t xml:space="preserve">          &lt;xs:documentation&gt;</w:t>
              </w:r>
            </w:ins>
          </w:p>
          <w:p w14:paraId="2F50F7E7" w14:textId="77777777" w:rsidR="00860C7A" w:rsidRPr="00A00ED4" w:rsidRDefault="00860C7A" w:rsidP="00860C7A">
            <w:pPr>
              <w:pStyle w:val="XML1"/>
              <w:rPr>
                <w:ins w:id="4614" w:author="Thomas Dietz" w:date="2012-08-13T13:42:00Z"/>
                <w:rPrChange w:id="4615" w:author="Thomas Dietz" w:date="2012-08-13T14:50:00Z">
                  <w:rPr>
                    <w:ins w:id="4616" w:author="Thomas Dietz" w:date="2012-08-13T13:42:00Z"/>
                    <w:b/>
                  </w:rPr>
                </w:rPrChange>
              </w:rPr>
            </w:pPr>
            <w:ins w:id="4617" w:author="Thomas Dietz" w:date="2012-08-13T13:42:00Z">
              <w:r w:rsidRPr="00A00ED4">
                <w:rPr>
                  <w:rPrChange w:id="4618" w:author="Thomas Dietz" w:date="2012-08-13T14:50:00Z">
                    <w:rPr>
                      <w:b/>
                    </w:rPr>
                  </w:rPrChange>
                </w:rPr>
                <w:t xml:space="preserve">            Specify the action types supported by the</w:t>
              </w:r>
            </w:ins>
          </w:p>
          <w:p w14:paraId="5043129D" w14:textId="77777777" w:rsidR="00860C7A" w:rsidRPr="00A00ED4" w:rsidRDefault="00860C7A" w:rsidP="00860C7A">
            <w:pPr>
              <w:pStyle w:val="XML1"/>
              <w:rPr>
                <w:ins w:id="4619" w:author="Thomas Dietz" w:date="2012-08-13T13:42:00Z"/>
                <w:rPrChange w:id="4620" w:author="Thomas Dietz" w:date="2012-08-13T14:50:00Z">
                  <w:rPr>
                    <w:ins w:id="4621" w:author="Thomas Dietz" w:date="2012-08-13T13:42:00Z"/>
                    <w:b/>
                  </w:rPr>
                </w:rPrChange>
              </w:rPr>
            </w:pPr>
            <w:ins w:id="4622" w:author="Thomas Dietz" w:date="2012-08-13T13:42:00Z">
              <w:r w:rsidRPr="00A00ED4">
                <w:rPr>
                  <w:rPrChange w:id="4623" w:author="Thomas Dietz" w:date="2012-08-13T14:50:00Z">
                    <w:rPr>
                      <w:b/>
                    </w:rPr>
                  </w:rPrChange>
                </w:rPr>
                <w:t xml:space="preserve">            logical switch.</w:t>
              </w:r>
            </w:ins>
          </w:p>
          <w:p w14:paraId="382DE5A1" w14:textId="77777777" w:rsidR="00860C7A" w:rsidRPr="00A00ED4" w:rsidRDefault="00860C7A" w:rsidP="00860C7A">
            <w:pPr>
              <w:pStyle w:val="XML1"/>
              <w:rPr>
                <w:ins w:id="4624" w:author="Thomas Dietz" w:date="2012-08-13T13:42:00Z"/>
                <w:rPrChange w:id="4625" w:author="Thomas Dietz" w:date="2012-08-13T14:50:00Z">
                  <w:rPr>
                    <w:ins w:id="4626" w:author="Thomas Dietz" w:date="2012-08-13T13:42:00Z"/>
                    <w:b/>
                  </w:rPr>
                </w:rPrChange>
              </w:rPr>
            </w:pPr>
            <w:ins w:id="4627" w:author="Thomas Dietz" w:date="2012-08-13T13:42:00Z">
              <w:r w:rsidRPr="00A00ED4">
                <w:rPr>
                  <w:rPrChange w:id="4628" w:author="Thomas Dietz" w:date="2012-08-13T14:50:00Z">
                    <w:rPr>
                      <w:b/>
                    </w:rPr>
                  </w:rPrChange>
                </w:rPr>
                <w:t xml:space="preserve">          &lt;/xs:documentation&gt;</w:t>
              </w:r>
            </w:ins>
          </w:p>
          <w:p w14:paraId="53CF2E19" w14:textId="77777777" w:rsidR="00860C7A" w:rsidRPr="00A00ED4" w:rsidRDefault="00860C7A" w:rsidP="00860C7A">
            <w:pPr>
              <w:pStyle w:val="XML1"/>
              <w:rPr>
                <w:ins w:id="4629" w:author="Thomas Dietz" w:date="2012-08-13T13:42:00Z"/>
                <w:rPrChange w:id="4630" w:author="Thomas Dietz" w:date="2012-08-13T14:50:00Z">
                  <w:rPr>
                    <w:ins w:id="4631" w:author="Thomas Dietz" w:date="2012-08-13T13:42:00Z"/>
                    <w:b/>
                  </w:rPr>
                </w:rPrChange>
              </w:rPr>
            </w:pPr>
            <w:ins w:id="4632" w:author="Thomas Dietz" w:date="2012-08-13T13:42:00Z">
              <w:r w:rsidRPr="00A00ED4">
                <w:rPr>
                  <w:rPrChange w:id="4633" w:author="Thomas Dietz" w:date="2012-08-13T14:50:00Z">
                    <w:rPr>
                      <w:b/>
                    </w:rPr>
                  </w:rPrChange>
                </w:rPr>
                <w:t xml:space="preserve">        &lt;/xs:annotation&gt;</w:t>
              </w:r>
            </w:ins>
          </w:p>
          <w:p w14:paraId="4E286267" w14:textId="77777777" w:rsidR="00860C7A" w:rsidRPr="00A00ED4" w:rsidRDefault="00860C7A" w:rsidP="00860C7A">
            <w:pPr>
              <w:pStyle w:val="XML1"/>
              <w:rPr>
                <w:ins w:id="4634" w:author="Thomas Dietz" w:date="2012-08-13T13:42:00Z"/>
                <w:rPrChange w:id="4635" w:author="Thomas Dietz" w:date="2012-08-13T14:50:00Z">
                  <w:rPr>
                    <w:ins w:id="4636" w:author="Thomas Dietz" w:date="2012-08-13T13:42:00Z"/>
                    <w:b/>
                  </w:rPr>
                </w:rPrChange>
              </w:rPr>
            </w:pPr>
            <w:ins w:id="4637" w:author="Thomas Dietz" w:date="2012-08-13T13:42:00Z">
              <w:r w:rsidRPr="00A00ED4">
                <w:rPr>
                  <w:rPrChange w:id="4638" w:author="Thomas Dietz" w:date="2012-08-13T14:50:00Z">
                    <w:rPr>
                      <w:b/>
                    </w:rPr>
                  </w:rPrChange>
                </w:rPr>
                <w:t xml:space="preserve">        &lt;xs:complexType&gt;</w:t>
              </w:r>
            </w:ins>
          </w:p>
          <w:p w14:paraId="7E53E3C7" w14:textId="77777777" w:rsidR="00860C7A" w:rsidRPr="00A00ED4" w:rsidRDefault="00860C7A" w:rsidP="00860C7A">
            <w:pPr>
              <w:pStyle w:val="XML1"/>
              <w:rPr>
                <w:ins w:id="4639" w:author="Thomas Dietz" w:date="2012-08-13T13:42:00Z"/>
                <w:rPrChange w:id="4640" w:author="Thomas Dietz" w:date="2012-08-13T14:50:00Z">
                  <w:rPr>
                    <w:ins w:id="4641" w:author="Thomas Dietz" w:date="2012-08-13T13:42:00Z"/>
                    <w:b/>
                  </w:rPr>
                </w:rPrChange>
              </w:rPr>
            </w:pPr>
            <w:ins w:id="4642" w:author="Thomas Dietz" w:date="2012-08-13T13:42:00Z">
              <w:r w:rsidRPr="00A00ED4">
                <w:rPr>
                  <w:rPrChange w:id="4643" w:author="Thomas Dietz" w:date="2012-08-13T14:50:00Z">
                    <w:rPr>
                      <w:b/>
                    </w:rPr>
                  </w:rPrChange>
                </w:rPr>
                <w:t xml:space="preserve">          &lt;xs:sequence&gt;</w:t>
              </w:r>
            </w:ins>
          </w:p>
          <w:p w14:paraId="73564BBE" w14:textId="77777777" w:rsidR="00860C7A" w:rsidRPr="00A00ED4" w:rsidRDefault="00860C7A" w:rsidP="00860C7A">
            <w:pPr>
              <w:pStyle w:val="XML1"/>
              <w:rPr>
                <w:ins w:id="4644" w:author="Thomas Dietz" w:date="2012-08-13T13:42:00Z"/>
                <w:rPrChange w:id="4645" w:author="Thomas Dietz" w:date="2012-08-13T14:50:00Z">
                  <w:rPr>
                    <w:ins w:id="4646" w:author="Thomas Dietz" w:date="2012-08-13T13:42:00Z"/>
                    <w:b/>
                  </w:rPr>
                </w:rPrChange>
              </w:rPr>
            </w:pPr>
            <w:ins w:id="4647" w:author="Thomas Dietz" w:date="2012-08-13T13:42:00Z">
              <w:r w:rsidRPr="00A00ED4">
                <w:rPr>
                  <w:rPrChange w:id="4648" w:author="Thomas Dietz" w:date="2012-08-13T14:50:00Z">
                    <w:rPr>
                      <w:b/>
                    </w:rPr>
                  </w:rPrChange>
                </w:rPr>
                <w:t xml:space="preserve">            &lt;xs:element name="type" minOccurs="0" maxOccurs="unbounded"  type="OFActionType"/&gt;</w:t>
              </w:r>
            </w:ins>
          </w:p>
          <w:p w14:paraId="50A49B01" w14:textId="77777777" w:rsidR="00860C7A" w:rsidRPr="00A00ED4" w:rsidRDefault="00860C7A" w:rsidP="00860C7A">
            <w:pPr>
              <w:pStyle w:val="XML1"/>
              <w:rPr>
                <w:ins w:id="4649" w:author="Thomas Dietz" w:date="2012-08-13T13:42:00Z"/>
                <w:rPrChange w:id="4650" w:author="Thomas Dietz" w:date="2012-08-13T14:50:00Z">
                  <w:rPr>
                    <w:ins w:id="4651" w:author="Thomas Dietz" w:date="2012-08-13T13:42:00Z"/>
                    <w:b/>
                  </w:rPr>
                </w:rPrChange>
              </w:rPr>
            </w:pPr>
            <w:ins w:id="4652" w:author="Thomas Dietz" w:date="2012-08-13T13:42:00Z">
              <w:r w:rsidRPr="00A00ED4">
                <w:rPr>
                  <w:rPrChange w:id="4653" w:author="Thomas Dietz" w:date="2012-08-13T14:50:00Z">
                    <w:rPr>
                      <w:b/>
                    </w:rPr>
                  </w:rPrChange>
                </w:rPr>
                <w:t xml:space="preserve">          &lt;/xs:sequence&gt;</w:t>
              </w:r>
            </w:ins>
          </w:p>
          <w:p w14:paraId="55DB4D41" w14:textId="77777777" w:rsidR="00860C7A" w:rsidRPr="00A00ED4" w:rsidRDefault="00860C7A" w:rsidP="00860C7A">
            <w:pPr>
              <w:pStyle w:val="XML1"/>
              <w:rPr>
                <w:ins w:id="4654" w:author="Thomas Dietz" w:date="2012-08-13T13:42:00Z"/>
                <w:rPrChange w:id="4655" w:author="Thomas Dietz" w:date="2012-08-13T14:50:00Z">
                  <w:rPr>
                    <w:ins w:id="4656" w:author="Thomas Dietz" w:date="2012-08-13T13:42:00Z"/>
                    <w:b/>
                  </w:rPr>
                </w:rPrChange>
              </w:rPr>
            </w:pPr>
            <w:ins w:id="4657" w:author="Thomas Dietz" w:date="2012-08-13T13:42:00Z">
              <w:r w:rsidRPr="00A00ED4">
                <w:rPr>
                  <w:rPrChange w:id="4658" w:author="Thomas Dietz" w:date="2012-08-13T14:50:00Z">
                    <w:rPr>
                      <w:b/>
                    </w:rPr>
                  </w:rPrChange>
                </w:rPr>
                <w:t xml:space="preserve">        &lt;/xs:complexType&gt;</w:t>
              </w:r>
            </w:ins>
          </w:p>
          <w:p w14:paraId="592F92EC" w14:textId="77777777" w:rsidR="00860C7A" w:rsidRPr="00A00ED4" w:rsidRDefault="00860C7A" w:rsidP="00860C7A">
            <w:pPr>
              <w:pStyle w:val="XML1"/>
              <w:rPr>
                <w:ins w:id="4659" w:author="Thomas Dietz" w:date="2012-08-13T13:42:00Z"/>
                <w:rPrChange w:id="4660" w:author="Thomas Dietz" w:date="2012-08-13T14:50:00Z">
                  <w:rPr>
                    <w:ins w:id="4661" w:author="Thomas Dietz" w:date="2012-08-13T13:42:00Z"/>
                    <w:b/>
                  </w:rPr>
                </w:rPrChange>
              </w:rPr>
            </w:pPr>
            <w:ins w:id="4662" w:author="Thomas Dietz" w:date="2012-08-13T13:42:00Z">
              <w:r w:rsidRPr="00A00ED4">
                <w:rPr>
                  <w:rPrChange w:id="4663" w:author="Thomas Dietz" w:date="2012-08-13T14:50:00Z">
                    <w:rPr>
                      <w:b/>
                    </w:rPr>
                  </w:rPrChange>
                </w:rPr>
                <w:t xml:space="preserve">      &lt;/xs:element&gt;</w:t>
              </w:r>
            </w:ins>
          </w:p>
          <w:p w14:paraId="11245F8C" w14:textId="77777777" w:rsidR="00860C7A" w:rsidRPr="00A00ED4" w:rsidRDefault="00860C7A" w:rsidP="00860C7A">
            <w:pPr>
              <w:pStyle w:val="XML1"/>
              <w:rPr>
                <w:ins w:id="4664" w:author="Thomas Dietz" w:date="2012-08-13T13:42:00Z"/>
                <w:rPrChange w:id="4665" w:author="Thomas Dietz" w:date="2012-08-13T14:50:00Z">
                  <w:rPr>
                    <w:ins w:id="4666" w:author="Thomas Dietz" w:date="2012-08-13T13:42:00Z"/>
                    <w:b/>
                  </w:rPr>
                </w:rPrChange>
              </w:rPr>
            </w:pPr>
            <w:ins w:id="4667" w:author="Thomas Dietz" w:date="2012-08-13T13:42:00Z">
              <w:r w:rsidRPr="00A00ED4">
                <w:rPr>
                  <w:rPrChange w:id="4668" w:author="Thomas Dietz" w:date="2012-08-13T14:50:00Z">
                    <w:rPr>
                      <w:b/>
                    </w:rPr>
                  </w:rPrChange>
                </w:rPr>
                <w:t xml:space="preserve">      &lt;xs:element name="instruction-types"&gt;</w:t>
              </w:r>
            </w:ins>
          </w:p>
          <w:p w14:paraId="3B724258" w14:textId="77777777" w:rsidR="00860C7A" w:rsidRPr="00A00ED4" w:rsidRDefault="00860C7A" w:rsidP="00860C7A">
            <w:pPr>
              <w:pStyle w:val="XML1"/>
              <w:rPr>
                <w:ins w:id="4669" w:author="Thomas Dietz" w:date="2012-08-13T13:42:00Z"/>
                <w:rPrChange w:id="4670" w:author="Thomas Dietz" w:date="2012-08-13T14:50:00Z">
                  <w:rPr>
                    <w:ins w:id="4671" w:author="Thomas Dietz" w:date="2012-08-13T13:42:00Z"/>
                    <w:b/>
                  </w:rPr>
                </w:rPrChange>
              </w:rPr>
            </w:pPr>
            <w:ins w:id="4672" w:author="Thomas Dietz" w:date="2012-08-13T13:42:00Z">
              <w:r w:rsidRPr="00A00ED4">
                <w:rPr>
                  <w:rPrChange w:id="4673" w:author="Thomas Dietz" w:date="2012-08-13T14:50:00Z">
                    <w:rPr>
                      <w:b/>
                    </w:rPr>
                  </w:rPrChange>
                </w:rPr>
                <w:t xml:space="preserve">        &lt;xs:annotation&gt;</w:t>
              </w:r>
            </w:ins>
          </w:p>
          <w:p w14:paraId="2968048F" w14:textId="77777777" w:rsidR="00860C7A" w:rsidRPr="00A00ED4" w:rsidRDefault="00860C7A" w:rsidP="00860C7A">
            <w:pPr>
              <w:pStyle w:val="XML1"/>
              <w:rPr>
                <w:ins w:id="4674" w:author="Thomas Dietz" w:date="2012-08-13T13:42:00Z"/>
                <w:rPrChange w:id="4675" w:author="Thomas Dietz" w:date="2012-08-13T14:50:00Z">
                  <w:rPr>
                    <w:ins w:id="4676" w:author="Thomas Dietz" w:date="2012-08-13T13:42:00Z"/>
                    <w:b/>
                  </w:rPr>
                </w:rPrChange>
              </w:rPr>
            </w:pPr>
            <w:ins w:id="4677" w:author="Thomas Dietz" w:date="2012-08-13T13:42:00Z">
              <w:r w:rsidRPr="00A00ED4">
                <w:rPr>
                  <w:rPrChange w:id="4678" w:author="Thomas Dietz" w:date="2012-08-13T14:50:00Z">
                    <w:rPr>
                      <w:b/>
                    </w:rPr>
                  </w:rPrChange>
                </w:rPr>
                <w:t xml:space="preserve">          &lt;xs:documentation&gt;</w:t>
              </w:r>
            </w:ins>
          </w:p>
          <w:p w14:paraId="1683AC95" w14:textId="77777777" w:rsidR="00860C7A" w:rsidRPr="00A00ED4" w:rsidRDefault="00860C7A" w:rsidP="00860C7A">
            <w:pPr>
              <w:pStyle w:val="XML1"/>
              <w:rPr>
                <w:ins w:id="4679" w:author="Thomas Dietz" w:date="2012-08-13T13:42:00Z"/>
                <w:rPrChange w:id="4680" w:author="Thomas Dietz" w:date="2012-08-13T14:50:00Z">
                  <w:rPr>
                    <w:ins w:id="4681" w:author="Thomas Dietz" w:date="2012-08-13T13:42:00Z"/>
                    <w:b/>
                  </w:rPr>
                </w:rPrChange>
              </w:rPr>
            </w:pPr>
            <w:ins w:id="4682" w:author="Thomas Dietz" w:date="2012-08-13T13:42:00Z">
              <w:r w:rsidRPr="00A00ED4">
                <w:rPr>
                  <w:rPrChange w:id="4683" w:author="Thomas Dietz" w:date="2012-08-13T14:50:00Z">
                    <w:rPr>
                      <w:b/>
                    </w:rPr>
                  </w:rPrChange>
                </w:rPr>
                <w:t xml:space="preserve">            Specify the instruction types supported by the</w:t>
              </w:r>
            </w:ins>
          </w:p>
          <w:p w14:paraId="5480804F" w14:textId="77777777" w:rsidR="00860C7A" w:rsidRPr="00A00ED4" w:rsidRDefault="00860C7A" w:rsidP="00860C7A">
            <w:pPr>
              <w:pStyle w:val="XML1"/>
              <w:rPr>
                <w:ins w:id="4684" w:author="Thomas Dietz" w:date="2012-08-13T13:42:00Z"/>
                <w:rPrChange w:id="4685" w:author="Thomas Dietz" w:date="2012-08-13T14:50:00Z">
                  <w:rPr>
                    <w:ins w:id="4686" w:author="Thomas Dietz" w:date="2012-08-13T13:42:00Z"/>
                    <w:b/>
                  </w:rPr>
                </w:rPrChange>
              </w:rPr>
            </w:pPr>
            <w:ins w:id="4687" w:author="Thomas Dietz" w:date="2012-08-13T13:42:00Z">
              <w:r w:rsidRPr="00A00ED4">
                <w:rPr>
                  <w:rPrChange w:id="4688" w:author="Thomas Dietz" w:date="2012-08-13T14:50:00Z">
                    <w:rPr>
                      <w:b/>
                    </w:rPr>
                  </w:rPrChange>
                </w:rPr>
                <w:t xml:space="preserve">            logical switch.</w:t>
              </w:r>
            </w:ins>
          </w:p>
          <w:p w14:paraId="60C728AB" w14:textId="77777777" w:rsidR="00860C7A" w:rsidRPr="00A00ED4" w:rsidRDefault="00860C7A" w:rsidP="00860C7A">
            <w:pPr>
              <w:pStyle w:val="XML1"/>
              <w:rPr>
                <w:ins w:id="4689" w:author="Thomas Dietz" w:date="2012-08-13T13:42:00Z"/>
                <w:rPrChange w:id="4690" w:author="Thomas Dietz" w:date="2012-08-13T14:50:00Z">
                  <w:rPr>
                    <w:ins w:id="4691" w:author="Thomas Dietz" w:date="2012-08-13T13:42:00Z"/>
                    <w:b/>
                  </w:rPr>
                </w:rPrChange>
              </w:rPr>
            </w:pPr>
            <w:ins w:id="4692" w:author="Thomas Dietz" w:date="2012-08-13T13:42:00Z">
              <w:r w:rsidRPr="00A00ED4">
                <w:rPr>
                  <w:rPrChange w:id="4693" w:author="Thomas Dietz" w:date="2012-08-13T14:50:00Z">
                    <w:rPr>
                      <w:b/>
                    </w:rPr>
                  </w:rPrChange>
                </w:rPr>
                <w:t xml:space="preserve">          &lt;/xs:documentation&gt;</w:t>
              </w:r>
            </w:ins>
          </w:p>
          <w:p w14:paraId="53701D62" w14:textId="77777777" w:rsidR="00860C7A" w:rsidRPr="00A00ED4" w:rsidRDefault="00860C7A" w:rsidP="00860C7A">
            <w:pPr>
              <w:pStyle w:val="XML1"/>
              <w:rPr>
                <w:ins w:id="4694" w:author="Thomas Dietz" w:date="2012-08-13T13:42:00Z"/>
                <w:rPrChange w:id="4695" w:author="Thomas Dietz" w:date="2012-08-13T14:50:00Z">
                  <w:rPr>
                    <w:ins w:id="4696" w:author="Thomas Dietz" w:date="2012-08-13T13:42:00Z"/>
                    <w:b/>
                  </w:rPr>
                </w:rPrChange>
              </w:rPr>
            </w:pPr>
            <w:ins w:id="4697" w:author="Thomas Dietz" w:date="2012-08-13T13:42:00Z">
              <w:r w:rsidRPr="00A00ED4">
                <w:rPr>
                  <w:rPrChange w:id="4698" w:author="Thomas Dietz" w:date="2012-08-13T14:50:00Z">
                    <w:rPr>
                      <w:b/>
                    </w:rPr>
                  </w:rPrChange>
                </w:rPr>
                <w:t xml:space="preserve">        &lt;/xs:annotation&gt;</w:t>
              </w:r>
            </w:ins>
          </w:p>
          <w:p w14:paraId="0F241CB6" w14:textId="77777777" w:rsidR="00860C7A" w:rsidRPr="00A00ED4" w:rsidRDefault="00860C7A" w:rsidP="00860C7A">
            <w:pPr>
              <w:pStyle w:val="XML1"/>
              <w:rPr>
                <w:ins w:id="4699" w:author="Thomas Dietz" w:date="2012-08-13T13:42:00Z"/>
                <w:rPrChange w:id="4700" w:author="Thomas Dietz" w:date="2012-08-13T14:50:00Z">
                  <w:rPr>
                    <w:ins w:id="4701" w:author="Thomas Dietz" w:date="2012-08-13T13:42:00Z"/>
                    <w:b/>
                  </w:rPr>
                </w:rPrChange>
              </w:rPr>
            </w:pPr>
            <w:ins w:id="4702" w:author="Thomas Dietz" w:date="2012-08-13T13:42:00Z">
              <w:r w:rsidRPr="00A00ED4">
                <w:rPr>
                  <w:rPrChange w:id="4703" w:author="Thomas Dietz" w:date="2012-08-13T14:50:00Z">
                    <w:rPr>
                      <w:b/>
                    </w:rPr>
                  </w:rPrChange>
                </w:rPr>
                <w:t xml:space="preserve">        &lt;xs:complexType&gt;</w:t>
              </w:r>
            </w:ins>
          </w:p>
          <w:p w14:paraId="776E1900" w14:textId="77777777" w:rsidR="00860C7A" w:rsidRPr="00A00ED4" w:rsidRDefault="00860C7A" w:rsidP="00860C7A">
            <w:pPr>
              <w:pStyle w:val="XML1"/>
              <w:rPr>
                <w:ins w:id="4704" w:author="Thomas Dietz" w:date="2012-08-13T13:42:00Z"/>
                <w:rPrChange w:id="4705" w:author="Thomas Dietz" w:date="2012-08-13T14:50:00Z">
                  <w:rPr>
                    <w:ins w:id="4706" w:author="Thomas Dietz" w:date="2012-08-13T13:42:00Z"/>
                    <w:b/>
                  </w:rPr>
                </w:rPrChange>
              </w:rPr>
            </w:pPr>
            <w:ins w:id="4707" w:author="Thomas Dietz" w:date="2012-08-13T13:42:00Z">
              <w:r w:rsidRPr="00A00ED4">
                <w:rPr>
                  <w:rPrChange w:id="4708" w:author="Thomas Dietz" w:date="2012-08-13T14:50:00Z">
                    <w:rPr>
                      <w:b/>
                    </w:rPr>
                  </w:rPrChange>
                </w:rPr>
                <w:t xml:space="preserve">          &lt;xs:sequence&gt;</w:t>
              </w:r>
            </w:ins>
          </w:p>
          <w:p w14:paraId="55C21F9E" w14:textId="77777777" w:rsidR="00860C7A" w:rsidRPr="00A00ED4" w:rsidRDefault="00860C7A" w:rsidP="00860C7A">
            <w:pPr>
              <w:pStyle w:val="XML1"/>
              <w:rPr>
                <w:ins w:id="4709" w:author="Thomas Dietz" w:date="2012-08-13T13:42:00Z"/>
                <w:rPrChange w:id="4710" w:author="Thomas Dietz" w:date="2012-08-13T14:50:00Z">
                  <w:rPr>
                    <w:ins w:id="4711" w:author="Thomas Dietz" w:date="2012-08-13T13:42:00Z"/>
                    <w:b/>
                  </w:rPr>
                </w:rPrChange>
              </w:rPr>
            </w:pPr>
            <w:ins w:id="4712" w:author="Thomas Dietz" w:date="2012-08-13T13:42:00Z">
              <w:r w:rsidRPr="00A00ED4">
                <w:rPr>
                  <w:rPrChange w:id="4713" w:author="Thomas Dietz" w:date="2012-08-13T14:50:00Z">
                    <w:rPr>
                      <w:b/>
                    </w:rPr>
                  </w:rPrChange>
                </w:rPr>
                <w:t xml:space="preserve">            &lt;xs:element name="type" minOccurs="0" maxOccurs="unbounded"  type="OFInstructionType"/&gt;</w:t>
              </w:r>
            </w:ins>
          </w:p>
          <w:p w14:paraId="1343CB97" w14:textId="77777777" w:rsidR="00860C7A" w:rsidRPr="00A00ED4" w:rsidRDefault="00860C7A" w:rsidP="00860C7A">
            <w:pPr>
              <w:pStyle w:val="XML1"/>
              <w:rPr>
                <w:ins w:id="4714" w:author="Thomas Dietz" w:date="2012-08-13T13:42:00Z"/>
                <w:rPrChange w:id="4715" w:author="Thomas Dietz" w:date="2012-08-13T14:50:00Z">
                  <w:rPr>
                    <w:ins w:id="4716" w:author="Thomas Dietz" w:date="2012-08-13T13:42:00Z"/>
                    <w:b/>
                  </w:rPr>
                </w:rPrChange>
              </w:rPr>
            </w:pPr>
            <w:ins w:id="4717" w:author="Thomas Dietz" w:date="2012-08-13T13:42:00Z">
              <w:r w:rsidRPr="00A00ED4">
                <w:rPr>
                  <w:rPrChange w:id="4718" w:author="Thomas Dietz" w:date="2012-08-13T14:50:00Z">
                    <w:rPr>
                      <w:b/>
                    </w:rPr>
                  </w:rPrChange>
                </w:rPr>
                <w:t xml:space="preserve">          &lt;/xs:sequence&gt;</w:t>
              </w:r>
            </w:ins>
          </w:p>
          <w:p w14:paraId="2AE61581" w14:textId="77777777" w:rsidR="00860C7A" w:rsidRPr="00A00ED4" w:rsidRDefault="00860C7A" w:rsidP="00860C7A">
            <w:pPr>
              <w:pStyle w:val="XML1"/>
              <w:rPr>
                <w:ins w:id="4719" w:author="Thomas Dietz" w:date="2012-08-13T13:42:00Z"/>
                <w:rPrChange w:id="4720" w:author="Thomas Dietz" w:date="2012-08-13T14:50:00Z">
                  <w:rPr>
                    <w:ins w:id="4721" w:author="Thomas Dietz" w:date="2012-08-13T13:42:00Z"/>
                    <w:b/>
                  </w:rPr>
                </w:rPrChange>
              </w:rPr>
            </w:pPr>
            <w:ins w:id="4722" w:author="Thomas Dietz" w:date="2012-08-13T13:42:00Z">
              <w:r w:rsidRPr="00A00ED4">
                <w:rPr>
                  <w:rPrChange w:id="4723" w:author="Thomas Dietz" w:date="2012-08-13T14:50:00Z">
                    <w:rPr>
                      <w:b/>
                    </w:rPr>
                  </w:rPrChange>
                </w:rPr>
                <w:t xml:space="preserve">        &lt;/xs:complexType&gt;</w:t>
              </w:r>
            </w:ins>
          </w:p>
          <w:p w14:paraId="57D3D1CD" w14:textId="77777777" w:rsidR="00860C7A" w:rsidRPr="00A00ED4" w:rsidRDefault="00860C7A" w:rsidP="00860C7A">
            <w:pPr>
              <w:pStyle w:val="XML1"/>
              <w:rPr>
                <w:ins w:id="4724" w:author="Thomas Dietz" w:date="2012-08-13T13:42:00Z"/>
                <w:rPrChange w:id="4725" w:author="Thomas Dietz" w:date="2012-08-13T14:50:00Z">
                  <w:rPr>
                    <w:ins w:id="4726" w:author="Thomas Dietz" w:date="2012-08-13T13:42:00Z"/>
                    <w:b/>
                  </w:rPr>
                </w:rPrChange>
              </w:rPr>
            </w:pPr>
            <w:ins w:id="4727" w:author="Thomas Dietz" w:date="2012-08-13T13:42:00Z">
              <w:r w:rsidRPr="00A00ED4">
                <w:rPr>
                  <w:rPrChange w:id="4728" w:author="Thomas Dietz" w:date="2012-08-13T14:50:00Z">
                    <w:rPr>
                      <w:b/>
                    </w:rPr>
                  </w:rPrChange>
                </w:rPr>
                <w:t xml:space="preserve">      &lt;/xs:element&gt;</w:t>
              </w:r>
            </w:ins>
          </w:p>
          <w:p w14:paraId="74247A70" w14:textId="77777777" w:rsidR="00860C7A" w:rsidRPr="00A00ED4" w:rsidRDefault="00860C7A" w:rsidP="00860C7A">
            <w:pPr>
              <w:pStyle w:val="XML1"/>
              <w:rPr>
                <w:ins w:id="4729" w:author="Thomas Dietz" w:date="2012-08-13T13:42:00Z"/>
                <w:rPrChange w:id="4730" w:author="Thomas Dietz" w:date="2012-08-13T14:50:00Z">
                  <w:rPr>
                    <w:ins w:id="4731" w:author="Thomas Dietz" w:date="2012-08-13T13:42:00Z"/>
                    <w:b/>
                  </w:rPr>
                </w:rPrChange>
              </w:rPr>
            </w:pPr>
            <w:ins w:id="4732" w:author="Thomas Dietz" w:date="2012-08-13T13:42:00Z">
              <w:r w:rsidRPr="00A00ED4">
                <w:rPr>
                  <w:rPrChange w:id="4733" w:author="Thomas Dietz" w:date="2012-08-13T14:50:00Z">
                    <w:rPr>
                      <w:b/>
                    </w:rPr>
                  </w:rPrChange>
                </w:rPr>
                <w:t xml:space="preserve">    &lt;/xs:sequence&gt;</w:t>
              </w:r>
            </w:ins>
          </w:p>
          <w:p w14:paraId="0549AFDF" w14:textId="77777777" w:rsidR="00D8113B" w:rsidRPr="00A00ED4" w:rsidRDefault="00860C7A" w:rsidP="00860C7A">
            <w:pPr>
              <w:pStyle w:val="XML1"/>
              <w:rPr>
                <w:ins w:id="4734" w:author="Thomas Dietz" w:date="2012-08-13T13:45:00Z"/>
                <w:rPrChange w:id="4735" w:author="Thomas Dietz" w:date="2012-08-13T14:50:00Z">
                  <w:rPr>
                    <w:ins w:id="4736" w:author="Thomas Dietz" w:date="2012-08-13T13:45:00Z"/>
                    <w:b/>
                  </w:rPr>
                </w:rPrChange>
              </w:rPr>
            </w:pPr>
            <w:ins w:id="4737" w:author="Thomas Dietz" w:date="2012-08-13T13:42:00Z">
              <w:r w:rsidRPr="00A00ED4">
                <w:rPr>
                  <w:rPrChange w:id="4738" w:author="Thomas Dietz" w:date="2012-08-13T14:50:00Z">
                    <w:rPr>
                      <w:b/>
                    </w:rPr>
                  </w:rPrChange>
                </w:rPr>
                <w:t xml:space="preserve">  &lt;/xs:group&gt;</w:t>
              </w:r>
            </w:ins>
          </w:p>
          <w:p w14:paraId="76ECBADA" w14:textId="77777777" w:rsidR="00860C7A" w:rsidRPr="00A00ED4" w:rsidRDefault="00860C7A" w:rsidP="00860C7A">
            <w:pPr>
              <w:pStyle w:val="XML1"/>
              <w:rPr>
                <w:ins w:id="4739" w:author="Thomas Dietz" w:date="2012-08-13T13:45:00Z"/>
                <w:rPrChange w:id="4740" w:author="Thomas Dietz" w:date="2012-08-13T14:50:00Z">
                  <w:rPr>
                    <w:ins w:id="4741" w:author="Thomas Dietz" w:date="2012-08-13T13:45:00Z"/>
                    <w:b/>
                  </w:rPr>
                </w:rPrChange>
              </w:rPr>
            </w:pPr>
          </w:p>
          <w:p w14:paraId="4D027454" w14:textId="77777777" w:rsidR="00860C7A" w:rsidRPr="00A00ED4" w:rsidRDefault="00860C7A" w:rsidP="00860C7A">
            <w:pPr>
              <w:pStyle w:val="XML1"/>
              <w:rPr>
                <w:ins w:id="4742" w:author="Thomas Dietz" w:date="2012-08-13T13:45:00Z"/>
                <w:rPrChange w:id="4743" w:author="Thomas Dietz" w:date="2012-08-13T14:50:00Z">
                  <w:rPr>
                    <w:ins w:id="4744" w:author="Thomas Dietz" w:date="2012-08-13T13:45:00Z"/>
                    <w:b/>
                  </w:rPr>
                </w:rPrChange>
              </w:rPr>
            </w:pPr>
            <w:ins w:id="4745" w:author="Thomas Dietz" w:date="2012-08-13T13:45:00Z">
              <w:r w:rsidRPr="00A00ED4">
                <w:rPr>
                  <w:rPrChange w:id="4746" w:author="Thomas Dietz" w:date="2012-08-13T14:50:00Z">
                    <w:rPr>
                      <w:b/>
                    </w:rPr>
                  </w:rPrChange>
                </w:rPr>
                <w:t>&lt;xs:simpleType name="OFActionType"&gt;</w:t>
              </w:r>
            </w:ins>
          </w:p>
          <w:p w14:paraId="7235897D" w14:textId="77777777" w:rsidR="00860C7A" w:rsidRPr="00A00ED4" w:rsidRDefault="00860C7A" w:rsidP="00860C7A">
            <w:pPr>
              <w:pStyle w:val="XML1"/>
              <w:rPr>
                <w:ins w:id="4747" w:author="Thomas Dietz" w:date="2012-08-13T13:45:00Z"/>
                <w:rPrChange w:id="4748" w:author="Thomas Dietz" w:date="2012-08-13T14:50:00Z">
                  <w:rPr>
                    <w:ins w:id="4749" w:author="Thomas Dietz" w:date="2012-08-13T13:45:00Z"/>
                    <w:b/>
                  </w:rPr>
                </w:rPrChange>
              </w:rPr>
            </w:pPr>
            <w:ins w:id="4750" w:author="Thomas Dietz" w:date="2012-08-13T13:45:00Z">
              <w:r w:rsidRPr="00A00ED4">
                <w:rPr>
                  <w:rPrChange w:id="4751" w:author="Thomas Dietz" w:date="2012-08-13T14:50:00Z">
                    <w:rPr>
                      <w:b/>
                    </w:rPr>
                  </w:rPrChange>
                </w:rPr>
                <w:t xml:space="preserve">    &lt;xs:annotation&gt;</w:t>
              </w:r>
            </w:ins>
          </w:p>
          <w:p w14:paraId="0AE86B7C" w14:textId="77777777" w:rsidR="00860C7A" w:rsidRPr="00A00ED4" w:rsidRDefault="00860C7A" w:rsidP="00860C7A">
            <w:pPr>
              <w:pStyle w:val="XML1"/>
              <w:rPr>
                <w:ins w:id="4752" w:author="Thomas Dietz" w:date="2012-08-13T13:45:00Z"/>
                <w:rPrChange w:id="4753" w:author="Thomas Dietz" w:date="2012-08-13T14:50:00Z">
                  <w:rPr>
                    <w:ins w:id="4754" w:author="Thomas Dietz" w:date="2012-08-13T13:45:00Z"/>
                    <w:b/>
                  </w:rPr>
                </w:rPrChange>
              </w:rPr>
            </w:pPr>
            <w:ins w:id="4755" w:author="Thomas Dietz" w:date="2012-08-13T13:45:00Z">
              <w:r w:rsidRPr="00A00ED4">
                <w:rPr>
                  <w:rPrChange w:id="4756" w:author="Thomas Dietz" w:date="2012-08-13T14:50:00Z">
                    <w:rPr>
                      <w:b/>
                    </w:rPr>
                  </w:rPrChange>
                </w:rPr>
                <w:lastRenderedPageBreak/>
                <w:t xml:space="preserve">      &lt;xs:documentation&gt;</w:t>
              </w:r>
            </w:ins>
          </w:p>
          <w:p w14:paraId="11703D41" w14:textId="77777777" w:rsidR="00860C7A" w:rsidRPr="00A00ED4" w:rsidRDefault="00860C7A" w:rsidP="00860C7A">
            <w:pPr>
              <w:pStyle w:val="XML1"/>
              <w:rPr>
                <w:ins w:id="4757" w:author="Thomas Dietz" w:date="2012-08-13T13:45:00Z"/>
                <w:rPrChange w:id="4758" w:author="Thomas Dietz" w:date="2012-08-13T14:50:00Z">
                  <w:rPr>
                    <w:ins w:id="4759" w:author="Thomas Dietz" w:date="2012-08-13T13:45:00Z"/>
                    <w:b/>
                  </w:rPr>
                </w:rPrChange>
              </w:rPr>
            </w:pPr>
            <w:ins w:id="4760" w:author="Thomas Dietz" w:date="2012-08-13T13:45:00Z">
              <w:r w:rsidRPr="00A00ED4">
                <w:rPr>
                  <w:rPrChange w:id="4761" w:author="Thomas Dietz" w:date="2012-08-13T14:50:00Z">
                    <w:rPr>
                      <w:b/>
                    </w:rPr>
                  </w:rPrChange>
                </w:rPr>
                <w:t xml:space="preserve">        The types of actions defined in OpenFlow Switch</w:t>
              </w:r>
            </w:ins>
          </w:p>
          <w:p w14:paraId="19EAABDA" w14:textId="77777777" w:rsidR="00860C7A" w:rsidRPr="00A00ED4" w:rsidRDefault="00860C7A" w:rsidP="00860C7A">
            <w:pPr>
              <w:pStyle w:val="XML1"/>
              <w:rPr>
                <w:ins w:id="4762" w:author="Thomas Dietz" w:date="2012-08-13T13:45:00Z"/>
                <w:rPrChange w:id="4763" w:author="Thomas Dietz" w:date="2012-08-13T14:50:00Z">
                  <w:rPr>
                    <w:ins w:id="4764" w:author="Thomas Dietz" w:date="2012-08-13T13:45:00Z"/>
                    <w:b/>
                  </w:rPr>
                </w:rPrChange>
              </w:rPr>
            </w:pPr>
            <w:ins w:id="4765" w:author="Thomas Dietz" w:date="2012-08-13T13:45:00Z">
              <w:r w:rsidRPr="00A00ED4">
                <w:rPr>
                  <w:rPrChange w:id="4766" w:author="Thomas Dietz" w:date="2012-08-13T14:50:00Z">
                    <w:rPr>
                      <w:b/>
                    </w:rPr>
                  </w:rPrChange>
                </w:rPr>
                <w:t xml:space="preserve">        Specification versions 1.2, 1.3, and 1.3.1</w:t>
              </w:r>
            </w:ins>
          </w:p>
          <w:p w14:paraId="5ACF7760" w14:textId="77777777" w:rsidR="00860C7A" w:rsidRPr="00A00ED4" w:rsidRDefault="00860C7A" w:rsidP="00860C7A">
            <w:pPr>
              <w:pStyle w:val="XML1"/>
              <w:rPr>
                <w:ins w:id="4767" w:author="Thomas Dietz" w:date="2012-08-13T13:45:00Z"/>
                <w:rPrChange w:id="4768" w:author="Thomas Dietz" w:date="2012-08-13T14:50:00Z">
                  <w:rPr>
                    <w:ins w:id="4769" w:author="Thomas Dietz" w:date="2012-08-13T13:45:00Z"/>
                    <w:b/>
                  </w:rPr>
                </w:rPrChange>
              </w:rPr>
            </w:pPr>
            <w:ins w:id="4770" w:author="Thomas Dietz" w:date="2012-08-13T13:45:00Z">
              <w:r w:rsidRPr="00A00ED4">
                <w:rPr>
                  <w:rPrChange w:id="4771" w:author="Thomas Dietz" w:date="2012-08-13T14:50:00Z">
                    <w:rPr>
                      <w:b/>
                    </w:rPr>
                  </w:rPrChange>
                </w:rPr>
                <w:t xml:space="preserve">      &lt;/xs:documentation&gt;</w:t>
              </w:r>
            </w:ins>
          </w:p>
          <w:p w14:paraId="64238C05" w14:textId="77777777" w:rsidR="00860C7A" w:rsidRPr="00A00ED4" w:rsidRDefault="00860C7A" w:rsidP="00860C7A">
            <w:pPr>
              <w:pStyle w:val="XML1"/>
              <w:rPr>
                <w:ins w:id="4772" w:author="Thomas Dietz" w:date="2012-08-13T13:45:00Z"/>
                <w:rPrChange w:id="4773" w:author="Thomas Dietz" w:date="2012-08-13T14:50:00Z">
                  <w:rPr>
                    <w:ins w:id="4774" w:author="Thomas Dietz" w:date="2012-08-13T13:45:00Z"/>
                    <w:b/>
                  </w:rPr>
                </w:rPrChange>
              </w:rPr>
            </w:pPr>
            <w:ins w:id="4775" w:author="Thomas Dietz" w:date="2012-08-13T13:45:00Z">
              <w:r w:rsidRPr="00A00ED4">
                <w:rPr>
                  <w:rPrChange w:id="4776" w:author="Thomas Dietz" w:date="2012-08-13T14:50:00Z">
                    <w:rPr>
                      <w:b/>
                    </w:rPr>
                  </w:rPrChange>
                </w:rPr>
                <w:t xml:space="preserve">    &lt;/xs:annotation&gt;</w:t>
              </w:r>
            </w:ins>
          </w:p>
          <w:p w14:paraId="42BF761B" w14:textId="77777777" w:rsidR="00860C7A" w:rsidRPr="00A00ED4" w:rsidRDefault="00860C7A" w:rsidP="00860C7A">
            <w:pPr>
              <w:pStyle w:val="XML1"/>
              <w:rPr>
                <w:ins w:id="4777" w:author="Thomas Dietz" w:date="2012-08-13T13:45:00Z"/>
                <w:rPrChange w:id="4778" w:author="Thomas Dietz" w:date="2012-08-13T14:50:00Z">
                  <w:rPr>
                    <w:ins w:id="4779" w:author="Thomas Dietz" w:date="2012-08-13T13:45:00Z"/>
                    <w:b/>
                  </w:rPr>
                </w:rPrChange>
              </w:rPr>
            </w:pPr>
          </w:p>
          <w:p w14:paraId="4622BEED" w14:textId="77777777" w:rsidR="00860C7A" w:rsidRPr="00A00ED4" w:rsidRDefault="00860C7A" w:rsidP="00860C7A">
            <w:pPr>
              <w:pStyle w:val="XML1"/>
              <w:rPr>
                <w:ins w:id="4780" w:author="Thomas Dietz" w:date="2012-08-13T13:45:00Z"/>
                <w:rPrChange w:id="4781" w:author="Thomas Dietz" w:date="2012-08-13T14:50:00Z">
                  <w:rPr>
                    <w:ins w:id="4782" w:author="Thomas Dietz" w:date="2012-08-13T13:45:00Z"/>
                    <w:b/>
                  </w:rPr>
                </w:rPrChange>
              </w:rPr>
            </w:pPr>
            <w:ins w:id="4783" w:author="Thomas Dietz" w:date="2012-08-13T13:45:00Z">
              <w:r w:rsidRPr="00A00ED4">
                <w:rPr>
                  <w:rPrChange w:id="4784" w:author="Thomas Dietz" w:date="2012-08-13T14:50:00Z">
                    <w:rPr>
                      <w:b/>
                    </w:rPr>
                  </w:rPrChange>
                </w:rPr>
                <w:t xml:space="preserve">    &lt;xs:restriction base="xs:string"&gt;</w:t>
              </w:r>
            </w:ins>
          </w:p>
          <w:p w14:paraId="3E037120" w14:textId="77777777" w:rsidR="00860C7A" w:rsidRPr="00A00ED4" w:rsidRDefault="00860C7A" w:rsidP="00860C7A">
            <w:pPr>
              <w:pStyle w:val="XML1"/>
              <w:rPr>
                <w:ins w:id="4785" w:author="Thomas Dietz" w:date="2012-08-13T13:45:00Z"/>
                <w:rPrChange w:id="4786" w:author="Thomas Dietz" w:date="2012-08-13T14:50:00Z">
                  <w:rPr>
                    <w:ins w:id="4787" w:author="Thomas Dietz" w:date="2012-08-13T13:45:00Z"/>
                    <w:b/>
                  </w:rPr>
                </w:rPrChange>
              </w:rPr>
            </w:pPr>
            <w:ins w:id="4788" w:author="Thomas Dietz" w:date="2012-08-13T13:45:00Z">
              <w:r w:rsidRPr="00A00ED4">
                <w:rPr>
                  <w:rPrChange w:id="4789" w:author="Thomas Dietz" w:date="2012-08-13T14:50:00Z">
                    <w:rPr>
                      <w:b/>
                    </w:rPr>
                  </w:rPrChange>
                </w:rPr>
                <w:t xml:space="preserve">      &lt;xs:enumeration value="output"/&gt;</w:t>
              </w:r>
            </w:ins>
          </w:p>
          <w:p w14:paraId="2517A91A" w14:textId="77777777" w:rsidR="00860C7A" w:rsidRPr="00A00ED4" w:rsidRDefault="00860C7A" w:rsidP="00860C7A">
            <w:pPr>
              <w:pStyle w:val="XML1"/>
              <w:rPr>
                <w:ins w:id="4790" w:author="Thomas Dietz" w:date="2012-08-13T13:45:00Z"/>
                <w:rPrChange w:id="4791" w:author="Thomas Dietz" w:date="2012-08-13T14:50:00Z">
                  <w:rPr>
                    <w:ins w:id="4792" w:author="Thomas Dietz" w:date="2012-08-13T13:45:00Z"/>
                    <w:b/>
                  </w:rPr>
                </w:rPrChange>
              </w:rPr>
            </w:pPr>
            <w:ins w:id="4793" w:author="Thomas Dietz" w:date="2012-08-13T13:45:00Z">
              <w:r w:rsidRPr="00A00ED4">
                <w:rPr>
                  <w:rPrChange w:id="4794" w:author="Thomas Dietz" w:date="2012-08-13T14:50:00Z">
                    <w:rPr>
                      <w:b/>
                    </w:rPr>
                  </w:rPrChange>
                </w:rPr>
                <w:t xml:space="preserve">      &lt;xs:enumeration value="copy-ttl-out"/&gt;</w:t>
              </w:r>
            </w:ins>
          </w:p>
          <w:p w14:paraId="17BF0112" w14:textId="77777777" w:rsidR="00860C7A" w:rsidRPr="00A00ED4" w:rsidRDefault="00860C7A" w:rsidP="00860C7A">
            <w:pPr>
              <w:pStyle w:val="XML1"/>
              <w:rPr>
                <w:ins w:id="4795" w:author="Thomas Dietz" w:date="2012-08-13T13:45:00Z"/>
                <w:rPrChange w:id="4796" w:author="Thomas Dietz" w:date="2012-08-13T14:50:00Z">
                  <w:rPr>
                    <w:ins w:id="4797" w:author="Thomas Dietz" w:date="2012-08-13T13:45:00Z"/>
                    <w:b/>
                  </w:rPr>
                </w:rPrChange>
              </w:rPr>
            </w:pPr>
            <w:ins w:id="4798" w:author="Thomas Dietz" w:date="2012-08-13T13:45:00Z">
              <w:r w:rsidRPr="00A00ED4">
                <w:rPr>
                  <w:rPrChange w:id="4799" w:author="Thomas Dietz" w:date="2012-08-13T14:50:00Z">
                    <w:rPr>
                      <w:b/>
                    </w:rPr>
                  </w:rPrChange>
                </w:rPr>
                <w:t xml:space="preserve">      &lt;xs:enumeration value="copy-ttl-in"/&gt;</w:t>
              </w:r>
            </w:ins>
          </w:p>
          <w:p w14:paraId="1598D2FA" w14:textId="77777777" w:rsidR="00860C7A" w:rsidRPr="00A00ED4" w:rsidRDefault="00860C7A" w:rsidP="00860C7A">
            <w:pPr>
              <w:pStyle w:val="XML1"/>
              <w:rPr>
                <w:ins w:id="4800" w:author="Thomas Dietz" w:date="2012-08-13T13:45:00Z"/>
                <w:rPrChange w:id="4801" w:author="Thomas Dietz" w:date="2012-08-13T14:50:00Z">
                  <w:rPr>
                    <w:ins w:id="4802" w:author="Thomas Dietz" w:date="2012-08-13T13:45:00Z"/>
                    <w:b/>
                  </w:rPr>
                </w:rPrChange>
              </w:rPr>
            </w:pPr>
            <w:ins w:id="4803" w:author="Thomas Dietz" w:date="2012-08-13T13:45:00Z">
              <w:r w:rsidRPr="00A00ED4">
                <w:rPr>
                  <w:rPrChange w:id="4804" w:author="Thomas Dietz" w:date="2012-08-13T14:50:00Z">
                    <w:rPr>
                      <w:b/>
                    </w:rPr>
                  </w:rPrChange>
                </w:rPr>
                <w:t xml:space="preserve">      &lt;xs:enumeration value="set-mpls-ttl"/&gt;</w:t>
              </w:r>
            </w:ins>
          </w:p>
          <w:p w14:paraId="22E28695" w14:textId="77777777" w:rsidR="00860C7A" w:rsidRPr="00A00ED4" w:rsidRDefault="00860C7A" w:rsidP="00860C7A">
            <w:pPr>
              <w:pStyle w:val="XML1"/>
              <w:rPr>
                <w:ins w:id="4805" w:author="Thomas Dietz" w:date="2012-08-13T13:45:00Z"/>
                <w:rPrChange w:id="4806" w:author="Thomas Dietz" w:date="2012-08-13T14:50:00Z">
                  <w:rPr>
                    <w:ins w:id="4807" w:author="Thomas Dietz" w:date="2012-08-13T13:45:00Z"/>
                    <w:b/>
                  </w:rPr>
                </w:rPrChange>
              </w:rPr>
            </w:pPr>
            <w:ins w:id="4808" w:author="Thomas Dietz" w:date="2012-08-13T13:45:00Z">
              <w:r w:rsidRPr="00A00ED4">
                <w:rPr>
                  <w:rPrChange w:id="4809" w:author="Thomas Dietz" w:date="2012-08-13T14:50:00Z">
                    <w:rPr>
                      <w:b/>
                    </w:rPr>
                  </w:rPrChange>
                </w:rPr>
                <w:t xml:space="preserve">      &lt;xs:enumeration value="dec-mpls-ttl"/&gt;</w:t>
              </w:r>
            </w:ins>
          </w:p>
          <w:p w14:paraId="6751B9B9" w14:textId="77777777" w:rsidR="00860C7A" w:rsidRPr="00A00ED4" w:rsidRDefault="00860C7A" w:rsidP="00860C7A">
            <w:pPr>
              <w:pStyle w:val="XML1"/>
              <w:rPr>
                <w:ins w:id="4810" w:author="Thomas Dietz" w:date="2012-08-13T13:45:00Z"/>
                <w:rPrChange w:id="4811" w:author="Thomas Dietz" w:date="2012-08-13T14:50:00Z">
                  <w:rPr>
                    <w:ins w:id="4812" w:author="Thomas Dietz" w:date="2012-08-13T13:45:00Z"/>
                    <w:b/>
                  </w:rPr>
                </w:rPrChange>
              </w:rPr>
            </w:pPr>
            <w:ins w:id="4813" w:author="Thomas Dietz" w:date="2012-08-13T13:45:00Z">
              <w:r w:rsidRPr="00A00ED4">
                <w:rPr>
                  <w:rPrChange w:id="4814" w:author="Thomas Dietz" w:date="2012-08-13T14:50:00Z">
                    <w:rPr>
                      <w:b/>
                    </w:rPr>
                  </w:rPrChange>
                </w:rPr>
                <w:t xml:space="preserve">      &lt;xs:enumeration value="push-vlan"/&gt;</w:t>
              </w:r>
            </w:ins>
          </w:p>
          <w:p w14:paraId="454EE5DE" w14:textId="77777777" w:rsidR="00860C7A" w:rsidRPr="00A00ED4" w:rsidRDefault="00860C7A" w:rsidP="00860C7A">
            <w:pPr>
              <w:pStyle w:val="XML1"/>
              <w:rPr>
                <w:ins w:id="4815" w:author="Thomas Dietz" w:date="2012-08-13T13:45:00Z"/>
                <w:rPrChange w:id="4816" w:author="Thomas Dietz" w:date="2012-08-13T14:50:00Z">
                  <w:rPr>
                    <w:ins w:id="4817" w:author="Thomas Dietz" w:date="2012-08-13T13:45:00Z"/>
                    <w:b/>
                  </w:rPr>
                </w:rPrChange>
              </w:rPr>
            </w:pPr>
            <w:ins w:id="4818" w:author="Thomas Dietz" w:date="2012-08-13T13:45:00Z">
              <w:r w:rsidRPr="00A00ED4">
                <w:rPr>
                  <w:rPrChange w:id="4819" w:author="Thomas Dietz" w:date="2012-08-13T14:50:00Z">
                    <w:rPr>
                      <w:b/>
                    </w:rPr>
                  </w:rPrChange>
                </w:rPr>
                <w:t xml:space="preserve">      &lt;xs:enumeration value="pop-vlan"/&gt;</w:t>
              </w:r>
            </w:ins>
          </w:p>
          <w:p w14:paraId="7ED5528E" w14:textId="77777777" w:rsidR="00860C7A" w:rsidRPr="00A00ED4" w:rsidRDefault="00860C7A" w:rsidP="00860C7A">
            <w:pPr>
              <w:pStyle w:val="XML1"/>
              <w:rPr>
                <w:ins w:id="4820" w:author="Thomas Dietz" w:date="2012-08-13T13:45:00Z"/>
                <w:rPrChange w:id="4821" w:author="Thomas Dietz" w:date="2012-08-13T14:50:00Z">
                  <w:rPr>
                    <w:ins w:id="4822" w:author="Thomas Dietz" w:date="2012-08-13T13:45:00Z"/>
                    <w:b/>
                  </w:rPr>
                </w:rPrChange>
              </w:rPr>
            </w:pPr>
            <w:ins w:id="4823" w:author="Thomas Dietz" w:date="2012-08-13T13:45:00Z">
              <w:r w:rsidRPr="00A00ED4">
                <w:rPr>
                  <w:rPrChange w:id="4824" w:author="Thomas Dietz" w:date="2012-08-13T14:50:00Z">
                    <w:rPr>
                      <w:b/>
                    </w:rPr>
                  </w:rPrChange>
                </w:rPr>
                <w:t xml:space="preserve">      &lt;xs:enumeration value="push-mpls"/&gt;</w:t>
              </w:r>
            </w:ins>
          </w:p>
          <w:p w14:paraId="58CD1AC7" w14:textId="77777777" w:rsidR="00860C7A" w:rsidRPr="00A00ED4" w:rsidRDefault="00860C7A" w:rsidP="00860C7A">
            <w:pPr>
              <w:pStyle w:val="XML1"/>
              <w:rPr>
                <w:ins w:id="4825" w:author="Thomas Dietz" w:date="2012-08-13T13:45:00Z"/>
                <w:rPrChange w:id="4826" w:author="Thomas Dietz" w:date="2012-08-13T14:50:00Z">
                  <w:rPr>
                    <w:ins w:id="4827" w:author="Thomas Dietz" w:date="2012-08-13T13:45:00Z"/>
                    <w:b/>
                  </w:rPr>
                </w:rPrChange>
              </w:rPr>
            </w:pPr>
            <w:ins w:id="4828" w:author="Thomas Dietz" w:date="2012-08-13T13:45:00Z">
              <w:r w:rsidRPr="00A00ED4">
                <w:rPr>
                  <w:rPrChange w:id="4829" w:author="Thomas Dietz" w:date="2012-08-13T14:50:00Z">
                    <w:rPr>
                      <w:b/>
                    </w:rPr>
                  </w:rPrChange>
                </w:rPr>
                <w:t xml:space="preserve">      &lt;xs:enumeration value="pop-mpls"/&gt;</w:t>
              </w:r>
            </w:ins>
          </w:p>
          <w:p w14:paraId="4F89349C" w14:textId="77777777" w:rsidR="00860C7A" w:rsidRPr="00A00ED4" w:rsidRDefault="00860C7A" w:rsidP="00860C7A">
            <w:pPr>
              <w:pStyle w:val="XML1"/>
              <w:rPr>
                <w:ins w:id="4830" w:author="Thomas Dietz" w:date="2012-08-13T13:45:00Z"/>
                <w:rPrChange w:id="4831" w:author="Thomas Dietz" w:date="2012-08-13T14:50:00Z">
                  <w:rPr>
                    <w:ins w:id="4832" w:author="Thomas Dietz" w:date="2012-08-13T13:45:00Z"/>
                    <w:b/>
                  </w:rPr>
                </w:rPrChange>
              </w:rPr>
            </w:pPr>
            <w:ins w:id="4833" w:author="Thomas Dietz" w:date="2012-08-13T13:45:00Z">
              <w:r w:rsidRPr="00A00ED4">
                <w:rPr>
                  <w:rPrChange w:id="4834" w:author="Thomas Dietz" w:date="2012-08-13T14:50:00Z">
                    <w:rPr>
                      <w:b/>
                    </w:rPr>
                  </w:rPrChange>
                </w:rPr>
                <w:t xml:space="preserve">      &lt;xs:enumeration value="set-queue"/&gt;</w:t>
              </w:r>
            </w:ins>
          </w:p>
          <w:p w14:paraId="5DB42939" w14:textId="77777777" w:rsidR="00860C7A" w:rsidRPr="00A00ED4" w:rsidRDefault="00860C7A" w:rsidP="00860C7A">
            <w:pPr>
              <w:pStyle w:val="XML1"/>
              <w:rPr>
                <w:ins w:id="4835" w:author="Thomas Dietz" w:date="2012-08-13T13:45:00Z"/>
                <w:rPrChange w:id="4836" w:author="Thomas Dietz" w:date="2012-08-13T14:50:00Z">
                  <w:rPr>
                    <w:ins w:id="4837" w:author="Thomas Dietz" w:date="2012-08-13T13:45:00Z"/>
                    <w:b/>
                  </w:rPr>
                </w:rPrChange>
              </w:rPr>
            </w:pPr>
            <w:ins w:id="4838" w:author="Thomas Dietz" w:date="2012-08-13T13:45:00Z">
              <w:r w:rsidRPr="00A00ED4">
                <w:rPr>
                  <w:rPrChange w:id="4839" w:author="Thomas Dietz" w:date="2012-08-13T14:50:00Z">
                    <w:rPr>
                      <w:b/>
                    </w:rPr>
                  </w:rPrChange>
                </w:rPr>
                <w:t xml:space="preserve">      &lt;xs:enumeration value="group"/&gt;</w:t>
              </w:r>
            </w:ins>
          </w:p>
          <w:p w14:paraId="639E66C4" w14:textId="77777777" w:rsidR="00860C7A" w:rsidRPr="00A00ED4" w:rsidRDefault="00860C7A" w:rsidP="00860C7A">
            <w:pPr>
              <w:pStyle w:val="XML1"/>
              <w:rPr>
                <w:ins w:id="4840" w:author="Thomas Dietz" w:date="2012-08-13T13:45:00Z"/>
                <w:rPrChange w:id="4841" w:author="Thomas Dietz" w:date="2012-08-13T14:50:00Z">
                  <w:rPr>
                    <w:ins w:id="4842" w:author="Thomas Dietz" w:date="2012-08-13T13:45:00Z"/>
                    <w:b/>
                  </w:rPr>
                </w:rPrChange>
              </w:rPr>
            </w:pPr>
            <w:ins w:id="4843" w:author="Thomas Dietz" w:date="2012-08-13T13:45:00Z">
              <w:r w:rsidRPr="00A00ED4">
                <w:rPr>
                  <w:rPrChange w:id="4844" w:author="Thomas Dietz" w:date="2012-08-13T14:50:00Z">
                    <w:rPr>
                      <w:b/>
                    </w:rPr>
                  </w:rPrChange>
                </w:rPr>
                <w:t xml:space="preserve">      &lt;xs:enumeration value="set-nw-ttl"/&gt;</w:t>
              </w:r>
            </w:ins>
          </w:p>
          <w:p w14:paraId="4ED95F18" w14:textId="77777777" w:rsidR="00860C7A" w:rsidRPr="00A00ED4" w:rsidRDefault="00860C7A" w:rsidP="00860C7A">
            <w:pPr>
              <w:pStyle w:val="XML1"/>
              <w:rPr>
                <w:ins w:id="4845" w:author="Thomas Dietz" w:date="2012-08-13T13:45:00Z"/>
                <w:rPrChange w:id="4846" w:author="Thomas Dietz" w:date="2012-08-13T14:50:00Z">
                  <w:rPr>
                    <w:ins w:id="4847" w:author="Thomas Dietz" w:date="2012-08-13T13:45:00Z"/>
                    <w:b/>
                  </w:rPr>
                </w:rPrChange>
              </w:rPr>
            </w:pPr>
            <w:ins w:id="4848" w:author="Thomas Dietz" w:date="2012-08-13T13:45:00Z">
              <w:r w:rsidRPr="00A00ED4">
                <w:rPr>
                  <w:rPrChange w:id="4849" w:author="Thomas Dietz" w:date="2012-08-13T14:50:00Z">
                    <w:rPr>
                      <w:b/>
                    </w:rPr>
                  </w:rPrChange>
                </w:rPr>
                <w:t xml:space="preserve">      &lt;xs:enumeration value="dec-nw-ttl"/&gt;</w:t>
              </w:r>
            </w:ins>
          </w:p>
          <w:p w14:paraId="0421F929" w14:textId="77777777" w:rsidR="00860C7A" w:rsidRPr="00A00ED4" w:rsidRDefault="00860C7A" w:rsidP="00860C7A">
            <w:pPr>
              <w:pStyle w:val="XML1"/>
              <w:rPr>
                <w:ins w:id="4850" w:author="Thomas Dietz" w:date="2012-08-13T13:45:00Z"/>
                <w:rPrChange w:id="4851" w:author="Thomas Dietz" w:date="2012-08-13T14:50:00Z">
                  <w:rPr>
                    <w:ins w:id="4852" w:author="Thomas Dietz" w:date="2012-08-13T13:45:00Z"/>
                    <w:b/>
                  </w:rPr>
                </w:rPrChange>
              </w:rPr>
            </w:pPr>
            <w:ins w:id="4853" w:author="Thomas Dietz" w:date="2012-08-13T13:45:00Z">
              <w:r w:rsidRPr="00A00ED4">
                <w:rPr>
                  <w:rPrChange w:id="4854" w:author="Thomas Dietz" w:date="2012-08-13T14:50:00Z">
                    <w:rPr>
                      <w:b/>
                    </w:rPr>
                  </w:rPrChange>
                </w:rPr>
                <w:t xml:space="preserve">      &lt;xs:enumeration value="set-field"/&gt;</w:t>
              </w:r>
            </w:ins>
          </w:p>
          <w:p w14:paraId="26603A6A" w14:textId="77777777" w:rsidR="00860C7A" w:rsidRPr="00A00ED4" w:rsidRDefault="00860C7A" w:rsidP="00860C7A">
            <w:pPr>
              <w:pStyle w:val="XML1"/>
              <w:rPr>
                <w:ins w:id="4855" w:author="Thomas Dietz" w:date="2012-08-13T13:45:00Z"/>
                <w:rPrChange w:id="4856" w:author="Thomas Dietz" w:date="2012-08-13T14:50:00Z">
                  <w:rPr>
                    <w:ins w:id="4857" w:author="Thomas Dietz" w:date="2012-08-13T13:45:00Z"/>
                    <w:b/>
                  </w:rPr>
                </w:rPrChange>
              </w:rPr>
            </w:pPr>
            <w:ins w:id="4858" w:author="Thomas Dietz" w:date="2012-08-13T13:45:00Z">
              <w:r w:rsidRPr="00A00ED4">
                <w:rPr>
                  <w:rPrChange w:id="4859" w:author="Thomas Dietz" w:date="2012-08-13T14:50:00Z">
                    <w:rPr>
                      <w:b/>
                    </w:rPr>
                  </w:rPrChange>
                </w:rPr>
                <w:t xml:space="preserve">    &lt;/xs:restriction&gt;</w:t>
              </w:r>
            </w:ins>
          </w:p>
          <w:p w14:paraId="54ADC7E7" w14:textId="77777777" w:rsidR="00860C7A" w:rsidRPr="00A00ED4" w:rsidRDefault="00860C7A" w:rsidP="00860C7A">
            <w:pPr>
              <w:pStyle w:val="XML1"/>
              <w:rPr>
                <w:ins w:id="4860" w:author="Thomas Dietz" w:date="2012-08-13T13:45:00Z"/>
                <w:rPrChange w:id="4861" w:author="Thomas Dietz" w:date="2012-08-13T14:50:00Z">
                  <w:rPr>
                    <w:ins w:id="4862" w:author="Thomas Dietz" w:date="2012-08-13T13:45:00Z"/>
                    <w:b/>
                  </w:rPr>
                </w:rPrChange>
              </w:rPr>
            </w:pPr>
            <w:ins w:id="4863" w:author="Thomas Dietz" w:date="2012-08-13T13:45:00Z">
              <w:r w:rsidRPr="00A00ED4">
                <w:rPr>
                  <w:rPrChange w:id="4864" w:author="Thomas Dietz" w:date="2012-08-13T14:50:00Z">
                    <w:rPr>
                      <w:b/>
                    </w:rPr>
                  </w:rPrChange>
                </w:rPr>
                <w:t xml:space="preserve">  &lt;/xs:simpleType&gt;</w:t>
              </w:r>
            </w:ins>
          </w:p>
          <w:p w14:paraId="29DAC921" w14:textId="77777777" w:rsidR="00860C7A" w:rsidRPr="00A00ED4" w:rsidRDefault="00860C7A" w:rsidP="00860C7A">
            <w:pPr>
              <w:pStyle w:val="XML1"/>
              <w:rPr>
                <w:ins w:id="4865" w:author="Thomas Dietz" w:date="2012-08-13T13:45:00Z"/>
                <w:rPrChange w:id="4866" w:author="Thomas Dietz" w:date="2012-08-13T14:50:00Z">
                  <w:rPr>
                    <w:ins w:id="4867" w:author="Thomas Dietz" w:date="2012-08-13T13:45:00Z"/>
                    <w:b/>
                  </w:rPr>
                </w:rPrChange>
              </w:rPr>
            </w:pPr>
            <w:ins w:id="4868" w:author="Thomas Dietz" w:date="2012-08-13T13:45:00Z">
              <w:r w:rsidRPr="00A00ED4">
                <w:rPr>
                  <w:rPrChange w:id="4869" w:author="Thomas Dietz" w:date="2012-08-13T14:50:00Z">
                    <w:rPr>
                      <w:b/>
                    </w:rPr>
                  </w:rPrChange>
                </w:rPr>
                <w:t xml:space="preserve">  &lt;xs:simpleType name="OFInstructionType"&gt;</w:t>
              </w:r>
            </w:ins>
          </w:p>
          <w:p w14:paraId="4962B328" w14:textId="77777777" w:rsidR="00860C7A" w:rsidRPr="00A00ED4" w:rsidRDefault="00860C7A" w:rsidP="00860C7A">
            <w:pPr>
              <w:pStyle w:val="XML1"/>
              <w:rPr>
                <w:ins w:id="4870" w:author="Thomas Dietz" w:date="2012-08-13T13:45:00Z"/>
                <w:rPrChange w:id="4871" w:author="Thomas Dietz" w:date="2012-08-13T14:50:00Z">
                  <w:rPr>
                    <w:ins w:id="4872" w:author="Thomas Dietz" w:date="2012-08-13T13:45:00Z"/>
                    <w:b/>
                  </w:rPr>
                </w:rPrChange>
              </w:rPr>
            </w:pPr>
            <w:ins w:id="4873" w:author="Thomas Dietz" w:date="2012-08-13T13:45:00Z">
              <w:r w:rsidRPr="00A00ED4">
                <w:rPr>
                  <w:rPrChange w:id="4874" w:author="Thomas Dietz" w:date="2012-08-13T14:50:00Z">
                    <w:rPr>
                      <w:b/>
                    </w:rPr>
                  </w:rPrChange>
                </w:rPr>
                <w:t xml:space="preserve">    &lt;xs:annotation&gt;</w:t>
              </w:r>
            </w:ins>
          </w:p>
          <w:p w14:paraId="6A7FD9E6" w14:textId="77777777" w:rsidR="00860C7A" w:rsidRPr="00A00ED4" w:rsidRDefault="00860C7A" w:rsidP="00860C7A">
            <w:pPr>
              <w:pStyle w:val="XML1"/>
              <w:rPr>
                <w:ins w:id="4875" w:author="Thomas Dietz" w:date="2012-08-13T13:45:00Z"/>
                <w:rPrChange w:id="4876" w:author="Thomas Dietz" w:date="2012-08-13T14:50:00Z">
                  <w:rPr>
                    <w:ins w:id="4877" w:author="Thomas Dietz" w:date="2012-08-13T13:45:00Z"/>
                    <w:b/>
                  </w:rPr>
                </w:rPrChange>
              </w:rPr>
            </w:pPr>
            <w:ins w:id="4878" w:author="Thomas Dietz" w:date="2012-08-13T13:45:00Z">
              <w:r w:rsidRPr="00A00ED4">
                <w:rPr>
                  <w:rPrChange w:id="4879" w:author="Thomas Dietz" w:date="2012-08-13T14:50:00Z">
                    <w:rPr>
                      <w:b/>
                    </w:rPr>
                  </w:rPrChange>
                </w:rPr>
                <w:t xml:space="preserve">      &lt;xs:documentation&gt;</w:t>
              </w:r>
            </w:ins>
          </w:p>
          <w:p w14:paraId="45D73AA0" w14:textId="77777777" w:rsidR="00860C7A" w:rsidRPr="00A00ED4" w:rsidRDefault="00860C7A" w:rsidP="00860C7A">
            <w:pPr>
              <w:pStyle w:val="XML1"/>
              <w:rPr>
                <w:ins w:id="4880" w:author="Thomas Dietz" w:date="2012-08-13T13:45:00Z"/>
                <w:rPrChange w:id="4881" w:author="Thomas Dietz" w:date="2012-08-13T14:50:00Z">
                  <w:rPr>
                    <w:ins w:id="4882" w:author="Thomas Dietz" w:date="2012-08-13T13:45:00Z"/>
                    <w:b/>
                  </w:rPr>
                </w:rPrChange>
              </w:rPr>
            </w:pPr>
            <w:ins w:id="4883" w:author="Thomas Dietz" w:date="2012-08-13T13:45:00Z">
              <w:r w:rsidRPr="00A00ED4">
                <w:rPr>
                  <w:rPrChange w:id="4884" w:author="Thomas Dietz" w:date="2012-08-13T14:50:00Z">
                    <w:rPr>
                      <w:b/>
                    </w:rPr>
                  </w:rPrChange>
                </w:rPr>
                <w:t xml:space="preserve">        The types of instructions defined in OpenFlow</w:t>
              </w:r>
            </w:ins>
          </w:p>
          <w:p w14:paraId="6CF0DF71" w14:textId="77777777" w:rsidR="00860C7A" w:rsidRPr="00A00ED4" w:rsidRDefault="00860C7A" w:rsidP="00860C7A">
            <w:pPr>
              <w:pStyle w:val="XML1"/>
              <w:rPr>
                <w:ins w:id="4885" w:author="Thomas Dietz" w:date="2012-08-13T13:45:00Z"/>
                <w:rPrChange w:id="4886" w:author="Thomas Dietz" w:date="2012-08-13T14:50:00Z">
                  <w:rPr>
                    <w:ins w:id="4887" w:author="Thomas Dietz" w:date="2012-08-13T13:45:00Z"/>
                    <w:b/>
                  </w:rPr>
                </w:rPrChange>
              </w:rPr>
            </w:pPr>
            <w:ins w:id="4888" w:author="Thomas Dietz" w:date="2012-08-13T13:45:00Z">
              <w:r w:rsidRPr="00A00ED4">
                <w:rPr>
                  <w:rPrChange w:id="4889" w:author="Thomas Dietz" w:date="2012-08-13T14:50:00Z">
                    <w:rPr>
                      <w:b/>
                    </w:rPr>
                  </w:rPrChange>
                </w:rPr>
                <w:t xml:space="preserve">        Switch Specification versions 1.2, 1.3, and 1.3.1.</w:t>
              </w:r>
            </w:ins>
          </w:p>
          <w:p w14:paraId="6FB8F1A7" w14:textId="77777777" w:rsidR="00860C7A" w:rsidRPr="00A00ED4" w:rsidRDefault="00860C7A" w:rsidP="00860C7A">
            <w:pPr>
              <w:pStyle w:val="XML1"/>
              <w:rPr>
                <w:ins w:id="4890" w:author="Thomas Dietz" w:date="2012-08-13T13:45:00Z"/>
                <w:rPrChange w:id="4891" w:author="Thomas Dietz" w:date="2012-08-13T14:50:00Z">
                  <w:rPr>
                    <w:ins w:id="4892" w:author="Thomas Dietz" w:date="2012-08-13T13:45:00Z"/>
                    <w:b/>
                  </w:rPr>
                </w:rPrChange>
              </w:rPr>
            </w:pPr>
            <w:ins w:id="4893" w:author="Thomas Dietz" w:date="2012-08-13T13:45:00Z">
              <w:r w:rsidRPr="00A00ED4">
                <w:rPr>
                  <w:rPrChange w:id="4894" w:author="Thomas Dietz" w:date="2012-08-13T14:50:00Z">
                    <w:rPr>
                      <w:b/>
                    </w:rPr>
                  </w:rPrChange>
                </w:rPr>
                <w:t xml:space="preserve">      &lt;/xs:documentation&gt;</w:t>
              </w:r>
            </w:ins>
          </w:p>
          <w:p w14:paraId="251B7A66" w14:textId="77777777" w:rsidR="00860C7A" w:rsidRPr="00A00ED4" w:rsidRDefault="00860C7A" w:rsidP="00860C7A">
            <w:pPr>
              <w:pStyle w:val="XML1"/>
              <w:rPr>
                <w:ins w:id="4895" w:author="Thomas Dietz" w:date="2012-08-13T13:45:00Z"/>
                <w:rPrChange w:id="4896" w:author="Thomas Dietz" w:date="2012-08-13T14:50:00Z">
                  <w:rPr>
                    <w:ins w:id="4897" w:author="Thomas Dietz" w:date="2012-08-13T13:45:00Z"/>
                    <w:b/>
                  </w:rPr>
                </w:rPrChange>
              </w:rPr>
            </w:pPr>
            <w:ins w:id="4898" w:author="Thomas Dietz" w:date="2012-08-13T13:45:00Z">
              <w:r w:rsidRPr="00A00ED4">
                <w:rPr>
                  <w:rPrChange w:id="4899" w:author="Thomas Dietz" w:date="2012-08-13T14:50:00Z">
                    <w:rPr>
                      <w:b/>
                    </w:rPr>
                  </w:rPrChange>
                </w:rPr>
                <w:t xml:space="preserve">    &lt;/xs:annotation&gt;</w:t>
              </w:r>
            </w:ins>
          </w:p>
          <w:p w14:paraId="2A334FBB" w14:textId="77777777" w:rsidR="00860C7A" w:rsidRPr="00A00ED4" w:rsidRDefault="00860C7A" w:rsidP="00860C7A">
            <w:pPr>
              <w:pStyle w:val="XML1"/>
              <w:rPr>
                <w:ins w:id="4900" w:author="Thomas Dietz" w:date="2012-08-13T13:45:00Z"/>
                <w:rPrChange w:id="4901" w:author="Thomas Dietz" w:date="2012-08-13T14:50:00Z">
                  <w:rPr>
                    <w:ins w:id="4902" w:author="Thomas Dietz" w:date="2012-08-13T13:45:00Z"/>
                    <w:b/>
                  </w:rPr>
                </w:rPrChange>
              </w:rPr>
            </w:pPr>
          </w:p>
          <w:p w14:paraId="0D868703" w14:textId="77777777" w:rsidR="00860C7A" w:rsidRPr="00A00ED4" w:rsidRDefault="00860C7A" w:rsidP="00860C7A">
            <w:pPr>
              <w:pStyle w:val="XML1"/>
              <w:rPr>
                <w:ins w:id="4903" w:author="Thomas Dietz" w:date="2012-08-13T13:45:00Z"/>
                <w:rPrChange w:id="4904" w:author="Thomas Dietz" w:date="2012-08-13T14:50:00Z">
                  <w:rPr>
                    <w:ins w:id="4905" w:author="Thomas Dietz" w:date="2012-08-13T13:45:00Z"/>
                    <w:b/>
                  </w:rPr>
                </w:rPrChange>
              </w:rPr>
            </w:pPr>
            <w:ins w:id="4906" w:author="Thomas Dietz" w:date="2012-08-13T13:45:00Z">
              <w:r w:rsidRPr="00A00ED4">
                <w:rPr>
                  <w:rPrChange w:id="4907" w:author="Thomas Dietz" w:date="2012-08-13T14:50:00Z">
                    <w:rPr>
                      <w:b/>
                    </w:rPr>
                  </w:rPrChange>
                </w:rPr>
                <w:t xml:space="preserve">    &lt;xs:restriction base="xs:string"&gt;</w:t>
              </w:r>
            </w:ins>
          </w:p>
          <w:p w14:paraId="7CF63BE7" w14:textId="77777777" w:rsidR="00860C7A" w:rsidRPr="00A00ED4" w:rsidRDefault="00860C7A" w:rsidP="00860C7A">
            <w:pPr>
              <w:pStyle w:val="XML1"/>
              <w:rPr>
                <w:ins w:id="4908" w:author="Thomas Dietz" w:date="2012-08-13T13:45:00Z"/>
                <w:rPrChange w:id="4909" w:author="Thomas Dietz" w:date="2012-08-13T14:50:00Z">
                  <w:rPr>
                    <w:ins w:id="4910" w:author="Thomas Dietz" w:date="2012-08-13T13:45:00Z"/>
                    <w:b/>
                  </w:rPr>
                </w:rPrChange>
              </w:rPr>
            </w:pPr>
            <w:ins w:id="4911" w:author="Thomas Dietz" w:date="2012-08-13T13:45:00Z">
              <w:r w:rsidRPr="00A00ED4">
                <w:rPr>
                  <w:rPrChange w:id="4912" w:author="Thomas Dietz" w:date="2012-08-13T14:50:00Z">
                    <w:rPr>
                      <w:b/>
                    </w:rPr>
                  </w:rPrChange>
                </w:rPr>
                <w:t xml:space="preserve">      &lt;xs:enumeration value="apply-actions"/&gt;</w:t>
              </w:r>
            </w:ins>
          </w:p>
          <w:p w14:paraId="0D650781" w14:textId="77777777" w:rsidR="00860C7A" w:rsidRPr="00A00ED4" w:rsidRDefault="00860C7A" w:rsidP="00860C7A">
            <w:pPr>
              <w:pStyle w:val="XML1"/>
              <w:rPr>
                <w:ins w:id="4913" w:author="Thomas Dietz" w:date="2012-08-13T13:45:00Z"/>
                <w:rPrChange w:id="4914" w:author="Thomas Dietz" w:date="2012-08-13T14:50:00Z">
                  <w:rPr>
                    <w:ins w:id="4915" w:author="Thomas Dietz" w:date="2012-08-13T13:45:00Z"/>
                    <w:b/>
                  </w:rPr>
                </w:rPrChange>
              </w:rPr>
            </w:pPr>
            <w:ins w:id="4916" w:author="Thomas Dietz" w:date="2012-08-13T13:45:00Z">
              <w:r w:rsidRPr="00A00ED4">
                <w:rPr>
                  <w:rPrChange w:id="4917" w:author="Thomas Dietz" w:date="2012-08-13T14:50:00Z">
                    <w:rPr>
                      <w:b/>
                    </w:rPr>
                  </w:rPrChange>
                </w:rPr>
                <w:t xml:space="preserve">      &lt;xs:enumeration value="clear-actions"/&gt;</w:t>
              </w:r>
            </w:ins>
          </w:p>
          <w:p w14:paraId="77DD99A1" w14:textId="77777777" w:rsidR="00860C7A" w:rsidRPr="00A00ED4" w:rsidRDefault="00860C7A" w:rsidP="00860C7A">
            <w:pPr>
              <w:pStyle w:val="XML1"/>
              <w:rPr>
                <w:ins w:id="4918" w:author="Thomas Dietz" w:date="2012-08-13T13:45:00Z"/>
                <w:rPrChange w:id="4919" w:author="Thomas Dietz" w:date="2012-08-13T14:50:00Z">
                  <w:rPr>
                    <w:ins w:id="4920" w:author="Thomas Dietz" w:date="2012-08-13T13:45:00Z"/>
                    <w:b/>
                  </w:rPr>
                </w:rPrChange>
              </w:rPr>
            </w:pPr>
            <w:ins w:id="4921" w:author="Thomas Dietz" w:date="2012-08-13T13:45:00Z">
              <w:r w:rsidRPr="00A00ED4">
                <w:rPr>
                  <w:rPrChange w:id="4922" w:author="Thomas Dietz" w:date="2012-08-13T14:50:00Z">
                    <w:rPr>
                      <w:b/>
                    </w:rPr>
                  </w:rPrChange>
                </w:rPr>
                <w:t xml:space="preserve">      &lt;xs:enumeration value="write-actions"/&gt;</w:t>
              </w:r>
            </w:ins>
          </w:p>
          <w:p w14:paraId="0B5BB76B" w14:textId="77777777" w:rsidR="00860C7A" w:rsidRPr="00A00ED4" w:rsidRDefault="00860C7A" w:rsidP="00860C7A">
            <w:pPr>
              <w:pStyle w:val="XML1"/>
              <w:rPr>
                <w:ins w:id="4923" w:author="Thomas Dietz" w:date="2012-08-13T13:45:00Z"/>
                <w:rPrChange w:id="4924" w:author="Thomas Dietz" w:date="2012-08-13T14:50:00Z">
                  <w:rPr>
                    <w:ins w:id="4925" w:author="Thomas Dietz" w:date="2012-08-13T13:45:00Z"/>
                    <w:b/>
                  </w:rPr>
                </w:rPrChange>
              </w:rPr>
            </w:pPr>
            <w:ins w:id="4926" w:author="Thomas Dietz" w:date="2012-08-13T13:45:00Z">
              <w:r w:rsidRPr="00A00ED4">
                <w:rPr>
                  <w:rPrChange w:id="4927" w:author="Thomas Dietz" w:date="2012-08-13T14:50:00Z">
                    <w:rPr>
                      <w:b/>
                    </w:rPr>
                  </w:rPrChange>
                </w:rPr>
                <w:t xml:space="preserve">      &lt;xs:enumeration value="write-metadata"/&gt;</w:t>
              </w:r>
            </w:ins>
          </w:p>
          <w:p w14:paraId="589835FF" w14:textId="77777777" w:rsidR="00860C7A" w:rsidRPr="00A00ED4" w:rsidRDefault="00860C7A" w:rsidP="00860C7A">
            <w:pPr>
              <w:pStyle w:val="XML1"/>
              <w:rPr>
                <w:ins w:id="4928" w:author="Thomas Dietz" w:date="2012-08-13T13:45:00Z"/>
                <w:rPrChange w:id="4929" w:author="Thomas Dietz" w:date="2012-08-13T14:50:00Z">
                  <w:rPr>
                    <w:ins w:id="4930" w:author="Thomas Dietz" w:date="2012-08-13T13:45:00Z"/>
                    <w:b/>
                  </w:rPr>
                </w:rPrChange>
              </w:rPr>
            </w:pPr>
            <w:ins w:id="4931" w:author="Thomas Dietz" w:date="2012-08-13T13:45:00Z">
              <w:r w:rsidRPr="00A00ED4">
                <w:rPr>
                  <w:rPrChange w:id="4932" w:author="Thomas Dietz" w:date="2012-08-13T14:50:00Z">
                    <w:rPr>
                      <w:b/>
                    </w:rPr>
                  </w:rPrChange>
                </w:rPr>
                <w:t xml:space="preserve">      &lt;xs:enumeration value="goto-table"/&gt;</w:t>
              </w:r>
            </w:ins>
          </w:p>
          <w:p w14:paraId="625C6554" w14:textId="77777777" w:rsidR="00860C7A" w:rsidRPr="00A00ED4" w:rsidRDefault="00860C7A" w:rsidP="00860C7A">
            <w:pPr>
              <w:pStyle w:val="XML1"/>
              <w:rPr>
                <w:ins w:id="4933" w:author="Thomas Dietz" w:date="2012-08-13T13:45:00Z"/>
                <w:rPrChange w:id="4934" w:author="Thomas Dietz" w:date="2012-08-13T14:50:00Z">
                  <w:rPr>
                    <w:ins w:id="4935" w:author="Thomas Dietz" w:date="2012-08-13T13:45:00Z"/>
                    <w:b/>
                  </w:rPr>
                </w:rPrChange>
              </w:rPr>
            </w:pPr>
            <w:ins w:id="4936" w:author="Thomas Dietz" w:date="2012-08-13T13:45:00Z">
              <w:r w:rsidRPr="00A00ED4">
                <w:rPr>
                  <w:rPrChange w:id="4937" w:author="Thomas Dietz" w:date="2012-08-13T14:50:00Z">
                    <w:rPr>
                      <w:b/>
                    </w:rPr>
                  </w:rPrChange>
                </w:rPr>
                <w:t xml:space="preserve">    &lt;/xs:restriction&gt;</w:t>
              </w:r>
            </w:ins>
          </w:p>
          <w:p w14:paraId="4F01701E" w14:textId="0DA844B9" w:rsidR="00860C7A" w:rsidRPr="009F1B7D" w:rsidRDefault="00860C7A" w:rsidP="00860C7A">
            <w:pPr>
              <w:pStyle w:val="XML1"/>
              <w:rPr>
                <w:b/>
              </w:rPr>
            </w:pPr>
            <w:ins w:id="4938" w:author="Thomas Dietz" w:date="2012-08-13T13:45:00Z">
              <w:r w:rsidRPr="00A00ED4">
                <w:rPr>
                  <w:rPrChange w:id="4939" w:author="Thomas Dietz" w:date="2012-08-13T14:50:00Z">
                    <w:rPr>
                      <w:b/>
                    </w:rPr>
                  </w:rPrChange>
                </w:rPr>
                <w:t xml:space="preserve">  &lt;/xs:simpleType&gt;</w:t>
              </w:r>
            </w:ins>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4940" w:name="_Toc320556699"/>
      <w:r>
        <w:t>XML Example</w:t>
      </w:r>
      <w:bookmarkEnd w:id="4940"/>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lastRenderedPageBreak/>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1EAD7078" w:rsidR="00D8113B" w:rsidDel="00390570" w:rsidRDefault="00D8113B" w:rsidP="00D8113B">
      <w:pPr>
        <w:pStyle w:val="Heading3"/>
        <w:rPr>
          <w:del w:id="4941" w:author="Thomas Dietz" w:date="2012-08-13T13:46:00Z"/>
        </w:rPr>
      </w:pPr>
      <w:bookmarkStart w:id="4942" w:name="_Toc320556700"/>
      <w:del w:id="4943" w:author="Thomas Dietz" w:date="2012-08-13T13:46:00Z">
        <w:r w:rsidDel="00390570">
          <w:lastRenderedPageBreak/>
          <w:delText xml:space="preserve">Normative </w:delText>
        </w:r>
        <w:r w:rsidR="00F16C2E" w:rsidDel="00390570">
          <w:delText>Constraints</w:delText>
        </w:r>
        <w:bookmarkEnd w:id="4942"/>
      </w:del>
    </w:p>
    <w:p w14:paraId="1D8CC4DB" w14:textId="2CBCE30F" w:rsidR="00C87004" w:rsidDel="00390570" w:rsidRDefault="007746E3">
      <w:pPr>
        <w:spacing w:before="0" w:line="276" w:lineRule="auto"/>
        <w:rPr>
          <w:del w:id="4944" w:author="Thomas Dietz" w:date="2012-08-13T13:46:00Z"/>
        </w:rPr>
      </w:pPr>
      <w:del w:id="4945" w:author="Thomas Dietz" w:date="2012-08-13T13:46:00Z">
        <w:r w:rsidDel="00390570">
          <w:delText xml:space="preserve">Element </w:delText>
        </w:r>
        <w:r w:rsidRPr="003E2AD0" w:rsidDel="00390570">
          <w:rPr>
            <w:rStyle w:val="codeChar"/>
          </w:rPr>
          <w:delText>&lt;capabilities&gt;</w:delText>
        </w:r>
        <w:r w:rsidDel="00390570">
          <w:delTex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delText>
        </w:r>
        <w:r w:rsidR="00C87004" w:rsidDel="00390570">
          <w:delText>can</w:delText>
        </w:r>
        <w:r w:rsidDel="00390570">
          <w:delText xml:space="preserve"> be discovered by the configuration point using a NETCONF get-config request. </w:delText>
        </w:r>
      </w:del>
    </w:p>
    <w:p w14:paraId="417AAFE5" w14:textId="23BBAAB9" w:rsidR="00C87004" w:rsidDel="00390570" w:rsidRDefault="00C87004">
      <w:pPr>
        <w:spacing w:before="0" w:line="276" w:lineRule="auto"/>
        <w:rPr>
          <w:del w:id="4946" w:author="Thomas Dietz" w:date="2012-08-13T13:46:00Z"/>
        </w:rPr>
      </w:pPr>
      <w:del w:id="4947" w:author="Thomas Dietz" w:date="2012-08-13T13:46:00Z">
        <w:r w:rsidDel="00390570">
          <w:delText xml:space="preserve">Element </w:delText>
        </w:r>
        <w:r w:rsidRPr="003E2AD0" w:rsidDel="00390570">
          <w:rPr>
            <w:rStyle w:val="codeChar"/>
          </w:rPr>
          <w:delText>&lt;max-buffered-packets&gt;</w:delText>
        </w:r>
        <w:r w:rsidDel="00390570">
          <w:delText xml:space="preserve"> denotes the maximum number of packets the logical switch can buffer when sending packets to the controller using packet-in messages.</w:delText>
        </w:r>
      </w:del>
    </w:p>
    <w:p w14:paraId="3F82E80D" w14:textId="72ED80C3" w:rsidR="00C87004" w:rsidDel="00390570" w:rsidRDefault="00C87004">
      <w:pPr>
        <w:spacing w:before="0" w:line="276" w:lineRule="auto"/>
        <w:rPr>
          <w:del w:id="4948" w:author="Thomas Dietz" w:date="2012-08-13T13:46:00Z"/>
        </w:rPr>
      </w:pPr>
      <w:del w:id="4949" w:author="Thomas Dietz" w:date="2012-08-13T13:46:00Z">
        <w:r w:rsidDel="00390570">
          <w:delText xml:space="preserve">Element </w:delText>
        </w:r>
        <w:r w:rsidRPr="003E2AD0" w:rsidDel="00390570">
          <w:rPr>
            <w:rStyle w:val="codeChar"/>
          </w:rPr>
          <w:delText>&lt;max-tables&gt;</w:delText>
        </w:r>
        <w:r w:rsidDel="00390570">
          <w:delText xml:space="preserve"> denotes the maximum number of flow tables supported by the logical switch.</w:delText>
        </w:r>
      </w:del>
    </w:p>
    <w:p w14:paraId="752482E4" w14:textId="5FD4B98D" w:rsidR="00C87004" w:rsidDel="00390570" w:rsidRDefault="00C87004">
      <w:pPr>
        <w:spacing w:before="0" w:line="276" w:lineRule="auto"/>
        <w:rPr>
          <w:del w:id="4950" w:author="Thomas Dietz" w:date="2012-08-13T13:46:00Z"/>
        </w:rPr>
      </w:pPr>
      <w:del w:id="4951" w:author="Thomas Dietz" w:date="2012-08-13T13:46:00Z">
        <w:r w:rsidDel="00390570">
          <w:delText xml:space="preserve">Element </w:delText>
        </w:r>
        <w:r w:rsidRPr="003E2AD0" w:rsidDel="00390570">
          <w:rPr>
            <w:rStyle w:val="codeChar"/>
          </w:rPr>
          <w:delText>&lt;max-ports&gt;</w:delText>
        </w:r>
        <w:r w:rsidDel="00390570">
          <w:delText xml:space="preserve"> denotes the maximum number of ports supported by the logical switch.</w:delText>
        </w:r>
      </w:del>
    </w:p>
    <w:p w14:paraId="10996F6B" w14:textId="4BA50ED3" w:rsidR="00C87004" w:rsidDel="00390570" w:rsidRDefault="00C87004">
      <w:pPr>
        <w:spacing w:before="0" w:line="276" w:lineRule="auto"/>
        <w:rPr>
          <w:del w:id="4952" w:author="Thomas Dietz" w:date="2012-08-13T13:46:00Z"/>
        </w:rPr>
      </w:pPr>
      <w:del w:id="4953" w:author="Thomas Dietz" w:date="2012-08-13T13:46:00Z">
        <w:r w:rsidDel="00390570">
          <w:delText xml:space="preserve">Element </w:delText>
        </w:r>
        <w:r w:rsidRPr="003E2AD0" w:rsidDel="00390570">
          <w:rPr>
            <w:rStyle w:val="codeChar"/>
          </w:rPr>
          <w:delText>&lt;flow-statistics&gt;</w:delText>
        </w:r>
        <w:r w:rsidDel="00390570">
          <w:delText xml:space="preserve"> indicates whether the logical switch supports flow statistics functionality.</w:delText>
        </w:r>
      </w:del>
    </w:p>
    <w:p w14:paraId="5DD1DFBF" w14:textId="47BB6CC7" w:rsidR="00C87004" w:rsidDel="00390570" w:rsidRDefault="00C87004" w:rsidP="00C87004">
      <w:pPr>
        <w:spacing w:before="0" w:line="276" w:lineRule="auto"/>
        <w:rPr>
          <w:del w:id="4954" w:author="Thomas Dietz" w:date="2012-08-13T13:46:00Z"/>
        </w:rPr>
      </w:pPr>
      <w:del w:id="4955" w:author="Thomas Dietz" w:date="2012-08-13T13:46:00Z">
        <w:r w:rsidDel="00390570">
          <w:delText xml:space="preserve">Element </w:delText>
        </w:r>
        <w:r w:rsidRPr="003E2AD0" w:rsidDel="00390570">
          <w:rPr>
            <w:rStyle w:val="codeChar"/>
          </w:rPr>
          <w:delText>&lt;table-statistics&gt;</w:delText>
        </w:r>
        <w:r w:rsidDel="00390570">
          <w:delText xml:space="preserve"> indicates whether the logical switch supports table statistics functionality.</w:delText>
        </w:r>
      </w:del>
    </w:p>
    <w:p w14:paraId="214D634A" w14:textId="4280CD4C" w:rsidR="00C87004" w:rsidDel="00390570" w:rsidRDefault="00C87004" w:rsidP="00C87004">
      <w:pPr>
        <w:spacing w:before="0" w:line="276" w:lineRule="auto"/>
        <w:rPr>
          <w:del w:id="4956" w:author="Thomas Dietz" w:date="2012-08-13T13:46:00Z"/>
        </w:rPr>
      </w:pPr>
      <w:del w:id="4957" w:author="Thomas Dietz" w:date="2012-08-13T13:46:00Z">
        <w:r w:rsidDel="00390570">
          <w:delText xml:space="preserve">Element </w:delText>
        </w:r>
        <w:r w:rsidRPr="003E2AD0" w:rsidDel="00390570">
          <w:rPr>
            <w:rStyle w:val="codeChar"/>
          </w:rPr>
          <w:delText>&lt;port-statistics&gt;</w:delText>
        </w:r>
        <w:r w:rsidDel="00390570">
          <w:delText xml:space="preserve"> indicates whether the logical switch supports port statistics functionality.</w:delText>
        </w:r>
      </w:del>
    </w:p>
    <w:p w14:paraId="30E6E3AD" w14:textId="5D4C8A4A" w:rsidR="00C87004" w:rsidDel="00390570" w:rsidRDefault="00C87004" w:rsidP="00C87004">
      <w:pPr>
        <w:spacing w:before="0" w:line="276" w:lineRule="auto"/>
        <w:rPr>
          <w:del w:id="4958" w:author="Thomas Dietz" w:date="2012-08-13T13:46:00Z"/>
        </w:rPr>
      </w:pPr>
      <w:del w:id="4959" w:author="Thomas Dietz" w:date="2012-08-13T13:46:00Z">
        <w:r w:rsidDel="00390570">
          <w:delText xml:space="preserve">Element </w:delText>
        </w:r>
        <w:r w:rsidRPr="003E2AD0" w:rsidDel="00390570">
          <w:rPr>
            <w:rStyle w:val="codeChar"/>
          </w:rPr>
          <w:delText>&lt;group-statistics&gt;</w:delText>
        </w:r>
        <w:r w:rsidDel="00390570">
          <w:delText xml:space="preserve"> indicates whether the logical switch supports group statistics functionality.</w:delText>
        </w:r>
      </w:del>
    </w:p>
    <w:p w14:paraId="24B93CDD" w14:textId="06DCAEB6" w:rsidR="00C87004" w:rsidDel="00390570" w:rsidRDefault="00C87004" w:rsidP="00C87004">
      <w:pPr>
        <w:spacing w:before="0" w:line="276" w:lineRule="auto"/>
        <w:rPr>
          <w:del w:id="4960" w:author="Thomas Dietz" w:date="2012-08-13T13:46:00Z"/>
        </w:rPr>
      </w:pPr>
      <w:del w:id="4961" w:author="Thomas Dietz" w:date="2012-08-13T13:46:00Z">
        <w:r w:rsidDel="00390570">
          <w:delText xml:space="preserve">Element </w:delText>
        </w:r>
        <w:r w:rsidRPr="003E2AD0" w:rsidDel="00390570">
          <w:rPr>
            <w:rStyle w:val="codeChar"/>
          </w:rPr>
          <w:delText>&lt;queue-statistics&gt;</w:delText>
        </w:r>
        <w:r w:rsidDel="00390570">
          <w:delText xml:space="preserve"> indicates whether the logical switch supports queue statistics functionality.</w:delText>
        </w:r>
      </w:del>
    </w:p>
    <w:p w14:paraId="749C5DCA" w14:textId="42F9D0A9" w:rsidR="003C6498" w:rsidDel="00390570" w:rsidRDefault="00CB1873">
      <w:pPr>
        <w:spacing w:before="0" w:line="276" w:lineRule="auto"/>
        <w:rPr>
          <w:del w:id="4962" w:author="Thomas Dietz" w:date="2012-08-13T13:46:00Z"/>
        </w:rPr>
      </w:pPr>
      <w:del w:id="4963" w:author="Thomas Dietz" w:date="2012-08-13T13:46:00Z">
        <w:r w:rsidDel="00390570">
          <w:delText xml:space="preserve">Element </w:delText>
        </w:r>
        <w:r w:rsidRPr="003E2AD0" w:rsidDel="00390570">
          <w:rPr>
            <w:rStyle w:val="codeChar"/>
          </w:rPr>
          <w:delText>&lt;reassemble-ip-fragments&gt;</w:delText>
        </w:r>
        <w:r w:rsidDel="00390570">
          <w:delText xml:space="preserve"> indicates whether the logical switch support reassemble IP fragments functionality.</w:delText>
        </w:r>
      </w:del>
    </w:p>
    <w:p w14:paraId="4F65000C" w14:textId="29266885" w:rsidR="003C6498" w:rsidDel="00390570" w:rsidRDefault="003C6498">
      <w:pPr>
        <w:spacing w:before="0" w:line="276" w:lineRule="auto"/>
        <w:rPr>
          <w:del w:id="4964" w:author="Thomas Dietz" w:date="2012-08-13T13:46:00Z"/>
        </w:rPr>
      </w:pPr>
      <w:del w:id="4965" w:author="Thomas Dietz" w:date="2012-08-13T13:46:00Z">
        <w:r w:rsidDel="00390570">
          <w:delText xml:space="preserve">Element </w:delText>
        </w:r>
        <w:r w:rsidRPr="003E2AD0" w:rsidDel="00390570">
          <w:rPr>
            <w:rStyle w:val="codeChar"/>
          </w:rPr>
          <w:delText>&lt;block-looping-ports&gt;</w:delText>
        </w:r>
        <w:r w:rsidDel="00390570">
          <w:delText xml:space="preserve"> indicates whether a switch protocol outside of OpenFlow, such as 802.1D Spanning Tree, will detect topology loops and block ports to prevent packet loops.</w:delText>
        </w:r>
      </w:del>
    </w:p>
    <w:p w14:paraId="5C242A8F" w14:textId="3E6AD1D0" w:rsidR="003C6498" w:rsidDel="00390570" w:rsidRDefault="003C6498">
      <w:pPr>
        <w:spacing w:before="0" w:line="276" w:lineRule="auto"/>
        <w:rPr>
          <w:del w:id="4966" w:author="Thomas Dietz" w:date="2012-08-13T13:46:00Z"/>
        </w:rPr>
      </w:pPr>
      <w:del w:id="4967" w:author="Thomas Dietz" w:date="2012-08-13T13:46:00Z">
        <w:r w:rsidDel="00390570">
          <w:lastRenderedPageBreak/>
          <w:delText xml:space="preserve">Element </w:delText>
        </w:r>
        <w:r w:rsidRPr="003E2AD0" w:rsidDel="00390570">
          <w:rPr>
            <w:rStyle w:val="codeChar"/>
          </w:rPr>
          <w:delText>&lt;reserved-port-types&gt;</w:delText>
        </w:r>
        <w:r w:rsidDel="00390570">
          <w:delText xml:space="preserve"> denotes generic forwarding actions such as sending to the controller, </w:delText>
        </w:r>
        <w:r w:rsidR="00C4220E" w:rsidDel="00390570">
          <w:delText>fl</w:delText>
        </w:r>
        <w:r w:rsidDel="00390570">
          <w:delText xml:space="preserve">ooding, or forwarding using non-OpenFlow methods, such as "normal" switch processing. </w:delText>
        </w:r>
      </w:del>
    </w:p>
    <w:p w14:paraId="3895BDAE" w14:textId="0512A3C4" w:rsidR="003C6498" w:rsidDel="00390570" w:rsidRDefault="003C6498">
      <w:pPr>
        <w:spacing w:before="0" w:line="276" w:lineRule="auto"/>
        <w:rPr>
          <w:del w:id="4968" w:author="Thomas Dietz" w:date="2012-08-13T13:46:00Z"/>
        </w:rPr>
      </w:pPr>
      <w:del w:id="4969" w:author="Thomas Dietz" w:date="2012-08-13T13:46:00Z">
        <w:r w:rsidDel="00390570">
          <w:delText xml:space="preserve">Element </w:delText>
        </w:r>
        <w:r w:rsidRPr="003E2AD0" w:rsidDel="00390570">
          <w:rPr>
            <w:rStyle w:val="codeChar"/>
          </w:rPr>
          <w:delText>&lt;group-types&gt;</w:delText>
        </w:r>
        <w:r w:rsidDel="00390570">
          <w:delText xml:space="preserve"> denotes the group types supported by the OpenFlow logical switch.</w:delText>
        </w:r>
      </w:del>
    </w:p>
    <w:p w14:paraId="7DEB1928" w14:textId="2EED5C85" w:rsidR="003C6498" w:rsidDel="00390570" w:rsidRDefault="003C6498" w:rsidP="003C6498">
      <w:pPr>
        <w:spacing w:before="0" w:line="276" w:lineRule="auto"/>
        <w:rPr>
          <w:del w:id="4970" w:author="Thomas Dietz" w:date="2012-08-13T13:46:00Z"/>
        </w:rPr>
      </w:pPr>
      <w:del w:id="4971" w:author="Thomas Dietz" w:date="2012-08-13T13:46:00Z">
        <w:r w:rsidDel="00390570">
          <w:delText xml:space="preserve">Element </w:delText>
        </w:r>
        <w:r w:rsidRPr="003E2AD0" w:rsidDel="00390570">
          <w:rPr>
            <w:rStyle w:val="codeChar"/>
          </w:rPr>
          <w:delText>&lt;group-capabilities&gt;</w:delText>
        </w:r>
        <w:r w:rsidDel="00390570">
          <w:delText xml:space="preserve"> denotes the group capabilities supported by the OpenFlow logical switch.</w:delText>
        </w:r>
      </w:del>
    </w:p>
    <w:p w14:paraId="636F27C6" w14:textId="266C0940" w:rsidR="003C6498" w:rsidDel="00390570" w:rsidRDefault="003C6498" w:rsidP="003C6498">
      <w:pPr>
        <w:spacing w:before="0" w:line="276" w:lineRule="auto"/>
        <w:rPr>
          <w:del w:id="4972" w:author="Thomas Dietz" w:date="2012-08-13T13:46:00Z"/>
        </w:rPr>
      </w:pPr>
      <w:del w:id="4973" w:author="Thomas Dietz" w:date="2012-08-13T13:46:00Z">
        <w:r w:rsidDel="00390570">
          <w:delText xml:space="preserve">Element </w:delText>
        </w:r>
        <w:r w:rsidRPr="003E2AD0" w:rsidDel="00390570">
          <w:rPr>
            <w:rStyle w:val="codeChar"/>
          </w:rPr>
          <w:delText>&lt;action-types&gt;</w:delText>
        </w:r>
        <w:r w:rsidDel="00390570">
          <w:delText xml:space="preserve"> denotes the action types supported by the OpenFlow logical switch.</w:delText>
        </w:r>
      </w:del>
    </w:p>
    <w:p w14:paraId="1A011702" w14:textId="19AB9D37" w:rsidR="0082315F" w:rsidDel="00390570" w:rsidRDefault="0082315F" w:rsidP="003C6498">
      <w:pPr>
        <w:spacing w:before="0" w:line="276" w:lineRule="auto"/>
        <w:rPr>
          <w:del w:id="4974" w:author="Thomas Dietz" w:date="2012-08-13T13:46:00Z"/>
        </w:rPr>
      </w:pPr>
      <w:del w:id="4975" w:author="Thomas Dietz" w:date="2012-08-13T13:46:00Z">
        <w:r w:rsidDel="00390570">
          <w:delText>Element &lt;instruction-types&gt; denotes the instruction types supported by the OpenFlow logical switch.</w:delText>
        </w:r>
      </w:del>
    </w:p>
    <w:p w14:paraId="34F0FADA" w14:textId="67BB0CF6" w:rsidR="00570B23" w:rsidDel="00390570" w:rsidRDefault="00570B23" w:rsidP="003C6498">
      <w:pPr>
        <w:spacing w:before="0" w:line="276" w:lineRule="auto"/>
        <w:rPr>
          <w:del w:id="4976" w:author="Thomas Dietz" w:date="2012-08-13T13:46:00Z"/>
        </w:rPr>
      </w:pPr>
      <w:del w:id="4977" w:author="Thomas Dietz" w:date="2012-08-13T13:46:00Z">
        <w:r w:rsidDel="00390570">
          <w:delText>Detailed definitions of these capability items can be found in OpenFlow Switch Specification 1.2[1].</w:delText>
        </w:r>
      </w:del>
    </w:p>
    <w:p w14:paraId="26CBBFBE" w14:textId="624F5F1F" w:rsidR="00D8113B" w:rsidRPr="001215D8" w:rsidRDefault="00D8113B" w:rsidP="00D8113B">
      <w:pPr>
        <w:pStyle w:val="Heading3"/>
      </w:pPr>
      <w:bookmarkStart w:id="4978" w:name="_Toc320556701"/>
      <w:r>
        <w:t>Yang Specification</w:t>
      </w:r>
      <w:bookmarkEnd w:id="4978"/>
    </w:p>
    <w:tbl>
      <w:tblPr>
        <w:tblStyle w:val="TableGrid"/>
        <w:tblW w:w="5000" w:type="pct"/>
        <w:shd w:val="clear" w:color="auto" w:fill="C8FCCD"/>
        <w:tblCellMar>
          <w:left w:w="57" w:type="dxa"/>
          <w:right w:w="57" w:type="dxa"/>
        </w:tblCellMar>
        <w:tblLook w:val="04A0" w:firstRow="1" w:lastRow="0" w:firstColumn="1" w:lastColumn="0" w:noHBand="0" w:noVBand="1"/>
        <w:tblPrChange w:id="4979" w:author="Thomas Dietz" w:date="2012-08-13T13:48:00Z">
          <w:tblPr>
            <w:tblStyle w:val="TableGrid"/>
            <w:tblW w:w="0" w:type="auto"/>
            <w:tblInd w:w="378" w:type="dxa"/>
            <w:shd w:val="clear" w:color="auto" w:fill="C8FCCD"/>
            <w:tblLook w:val="04A0" w:firstRow="1" w:lastRow="0" w:firstColumn="1" w:lastColumn="0" w:noHBand="0" w:noVBand="1"/>
          </w:tblPr>
        </w:tblPrChange>
      </w:tblPr>
      <w:tblGrid>
        <w:gridCol w:w="9474"/>
        <w:tblGridChange w:id="4980">
          <w:tblGrid>
            <w:gridCol w:w="8820"/>
          </w:tblGrid>
        </w:tblGridChange>
      </w:tblGrid>
      <w:tr w:rsidR="00364B45" w:rsidRPr="009F1B7D" w14:paraId="47C36A4B" w14:textId="77777777" w:rsidTr="007A2F9A">
        <w:tc>
          <w:tcPr>
            <w:tcW w:w="5000" w:type="pct"/>
            <w:shd w:val="clear" w:color="auto" w:fill="C8FCCD"/>
            <w:tcPrChange w:id="4981" w:author="Thomas Dietz" w:date="2012-08-13T13:48:00Z">
              <w:tcPr>
                <w:tcW w:w="8820" w:type="dxa"/>
                <w:shd w:val="clear" w:color="auto" w:fill="C8FCCD"/>
              </w:tcPr>
            </w:tcPrChange>
          </w:tcPr>
          <w:p w14:paraId="040B34C6" w14:textId="0DED2C3C" w:rsidR="00EA5C38" w:rsidDel="00390570" w:rsidRDefault="00EA5C38" w:rsidP="00EA5C38">
            <w:pPr>
              <w:pStyle w:val="XML1"/>
              <w:rPr>
                <w:del w:id="4982" w:author="Thomas Dietz" w:date="2012-08-13T13:46:00Z"/>
              </w:rPr>
            </w:pPr>
            <w:del w:id="4983" w:author="Thomas Dietz" w:date="2012-08-13T13:46:00Z">
              <w:r w:rsidDel="00390570">
                <w:delText>typedef action-type {</w:delText>
              </w:r>
            </w:del>
          </w:p>
          <w:p w14:paraId="03856A8A" w14:textId="098FE9F9" w:rsidR="00EA5C38" w:rsidDel="00390570" w:rsidRDefault="00EA5C38" w:rsidP="00D646D5">
            <w:pPr>
              <w:pStyle w:val="XML2"/>
              <w:rPr>
                <w:del w:id="4984" w:author="Thomas Dietz" w:date="2012-08-13T13:46:00Z"/>
              </w:rPr>
            </w:pPr>
            <w:del w:id="4985" w:author="Thomas Dietz" w:date="2012-08-13T13:46:00Z">
              <w:r w:rsidDel="00390570">
                <w:delText>description "The types of actions defined in OpenFlow Switch Specification version 1.2.";</w:delText>
              </w:r>
            </w:del>
          </w:p>
          <w:p w14:paraId="3054F4B2" w14:textId="710FA75B" w:rsidR="00EA5C38" w:rsidDel="00390570" w:rsidRDefault="00EA5C38" w:rsidP="00D646D5">
            <w:pPr>
              <w:pStyle w:val="XML2"/>
              <w:rPr>
                <w:del w:id="4986" w:author="Thomas Dietz" w:date="2012-08-13T13:46:00Z"/>
              </w:rPr>
            </w:pPr>
            <w:del w:id="4987" w:author="Thomas Dietz" w:date="2012-08-13T13:46:00Z">
              <w:r w:rsidDel="00390570">
                <w:delText>type enumeration {</w:delText>
              </w:r>
            </w:del>
          </w:p>
          <w:p w14:paraId="463C0BDB" w14:textId="00944D37" w:rsidR="00EA5C38" w:rsidDel="00390570" w:rsidRDefault="00EA5C38" w:rsidP="00D646D5">
            <w:pPr>
              <w:pStyle w:val="XML3"/>
              <w:rPr>
                <w:del w:id="4988" w:author="Thomas Dietz" w:date="2012-08-13T13:46:00Z"/>
              </w:rPr>
            </w:pPr>
            <w:del w:id="4989" w:author="Thomas Dietz" w:date="2012-08-13T13:46:00Z">
              <w:r w:rsidDel="00390570">
                <w:delText>enum output;</w:delText>
              </w:r>
            </w:del>
          </w:p>
          <w:p w14:paraId="089FBD6F" w14:textId="5462F3E5" w:rsidR="00EA5C38" w:rsidDel="00390570" w:rsidRDefault="00EA5C38" w:rsidP="00D646D5">
            <w:pPr>
              <w:pStyle w:val="XML3"/>
              <w:rPr>
                <w:del w:id="4990" w:author="Thomas Dietz" w:date="2012-08-13T13:46:00Z"/>
              </w:rPr>
            </w:pPr>
            <w:del w:id="4991" w:author="Thomas Dietz" w:date="2012-08-13T13:46:00Z">
              <w:r w:rsidDel="00390570">
                <w:delText>enum acopy-ttl-out;</w:delText>
              </w:r>
            </w:del>
          </w:p>
          <w:p w14:paraId="7332FBE0" w14:textId="73338BE1" w:rsidR="00EA5C38" w:rsidDel="00390570" w:rsidRDefault="00EA5C38" w:rsidP="00D646D5">
            <w:pPr>
              <w:pStyle w:val="XML3"/>
              <w:rPr>
                <w:del w:id="4992" w:author="Thomas Dietz" w:date="2012-08-13T13:46:00Z"/>
              </w:rPr>
            </w:pPr>
            <w:del w:id="4993" w:author="Thomas Dietz" w:date="2012-08-13T13:46:00Z">
              <w:r w:rsidDel="00390570">
                <w:delText>enum copy-ttl-in;</w:delText>
              </w:r>
            </w:del>
          </w:p>
          <w:p w14:paraId="05F5B531" w14:textId="1B8A2D6D" w:rsidR="00EA5C38" w:rsidDel="00390570" w:rsidRDefault="00EA5C38" w:rsidP="00D646D5">
            <w:pPr>
              <w:pStyle w:val="XML3"/>
              <w:rPr>
                <w:del w:id="4994" w:author="Thomas Dietz" w:date="2012-08-13T13:46:00Z"/>
              </w:rPr>
            </w:pPr>
            <w:del w:id="4995" w:author="Thomas Dietz" w:date="2012-08-13T13:46:00Z">
              <w:r w:rsidDel="00390570">
                <w:delText>enum set-mpls-ttl;</w:delText>
              </w:r>
            </w:del>
          </w:p>
          <w:p w14:paraId="3E34D32C" w14:textId="1EFD7DA6" w:rsidR="00EA5C38" w:rsidDel="00390570" w:rsidRDefault="00EA5C38" w:rsidP="00D646D5">
            <w:pPr>
              <w:pStyle w:val="XML3"/>
              <w:rPr>
                <w:del w:id="4996" w:author="Thomas Dietz" w:date="2012-08-13T13:46:00Z"/>
              </w:rPr>
            </w:pPr>
            <w:del w:id="4997" w:author="Thomas Dietz" w:date="2012-08-13T13:46:00Z">
              <w:r w:rsidDel="00390570">
                <w:delText>enum dec-mpls-ttl;</w:delText>
              </w:r>
            </w:del>
          </w:p>
          <w:p w14:paraId="0B960592" w14:textId="7DCA14FB" w:rsidR="00EA5C38" w:rsidDel="00390570" w:rsidRDefault="00EA5C38" w:rsidP="00D646D5">
            <w:pPr>
              <w:pStyle w:val="XML3"/>
              <w:rPr>
                <w:del w:id="4998" w:author="Thomas Dietz" w:date="2012-08-13T13:46:00Z"/>
              </w:rPr>
            </w:pPr>
            <w:del w:id="4999" w:author="Thomas Dietz" w:date="2012-08-13T13:46:00Z">
              <w:r w:rsidDel="00390570">
                <w:delText>enum push-vlan;</w:delText>
              </w:r>
            </w:del>
          </w:p>
          <w:p w14:paraId="15606990" w14:textId="4C93CC8E" w:rsidR="00EA5C38" w:rsidDel="00390570" w:rsidRDefault="00EA5C38" w:rsidP="00D646D5">
            <w:pPr>
              <w:pStyle w:val="XML3"/>
              <w:rPr>
                <w:del w:id="5000" w:author="Thomas Dietz" w:date="2012-08-13T13:46:00Z"/>
              </w:rPr>
            </w:pPr>
            <w:del w:id="5001" w:author="Thomas Dietz" w:date="2012-08-13T13:46:00Z">
              <w:r w:rsidDel="00390570">
                <w:delText>enum pop-vlan;</w:delText>
              </w:r>
            </w:del>
          </w:p>
          <w:p w14:paraId="2EBE83A5" w14:textId="5D1B48AA" w:rsidR="00EA5C38" w:rsidDel="00390570" w:rsidRDefault="00EA5C38" w:rsidP="00D646D5">
            <w:pPr>
              <w:pStyle w:val="XML3"/>
              <w:rPr>
                <w:del w:id="5002" w:author="Thomas Dietz" w:date="2012-08-13T13:46:00Z"/>
              </w:rPr>
            </w:pPr>
            <w:del w:id="5003" w:author="Thomas Dietz" w:date="2012-08-13T13:46:00Z">
              <w:r w:rsidDel="00390570">
                <w:delText>enum push-mpls;</w:delText>
              </w:r>
            </w:del>
          </w:p>
          <w:p w14:paraId="5DCD0B9C" w14:textId="7ABF7CDE" w:rsidR="00EA5C38" w:rsidDel="00390570" w:rsidRDefault="00EA5C38" w:rsidP="00D646D5">
            <w:pPr>
              <w:pStyle w:val="XML3"/>
              <w:rPr>
                <w:del w:id="5004" w:author="Thomas Dietz" w:date="2012-08-13T13:46:00Z"/>
              </w:rPr>
            </w:pPr>
            <w:del w:id="5005" w:author="Thomas Dietz" w:date="2012-08-13T13:46:00Z">
              <w:r w:rsidDel="00390570">
                <w:delText>enum pop-mpls;</w:delText>
              </w:r>
            </w:del>
          </w:p>
          <w:p w14:paraId="1E434221" w14:textId="1B409539" w:rsidR="00EA5C38" w:rsidDel="00390570" w:rsidRDefault="00EA5C38" w:rsidP="00D646D5">
            <w:pPr>
              <w:pStyle w:val="XML3"/>
              <w:rPr>
                <w:del w:id="5006" w:author="Thomas Dietz" w:date="2012-08-13T13:46:00Z"/>
              </w:rPr>
            </w:pPr>
            <w:del w:id="5007" w:author="Thomas Dietz" w:date="2012-08-13T13:46:00Z">
              <w:r w:rsidDel="00390570">
                <w:delText>enum set-queue;</w:delText>
              </w:r>
            </w:del>
          </w:p>
          <w:p w14:paraId="154CB964" w14:textId="17A960E9" w:rsidR="00EA5C38" w:rsidDel="00390570" w:rsidRDefault="00EA5C38" w:rsidP="00D646D5">
            <w:pPr>
              <w:pStyle w:val="XML3"/>
              <w:rPr>
                <w:del w:id="5008" w:author="Thomas Dietz" w:date="2012-08-13T13:46:00Z"/>
              </w:rPr>
            </w:pPr>
            <w:del w:id="5009" w:author="Thomas Dietz" w:date="2012-08-13T13:46:00Z">
              <w:r w:rsidDel="00390570">
                <w:delText>enum group;</w:delText>
              </w:r>
            </w:del>
          </w:p>
          <w:p w14:paraId="3B70FD28" w14:textId="57F77CC5" w:rsidR="00EA5C38" w:rsidDel="00390570" w:rsidRDefault="00EA5C38" w:rsidP="00D646D5">
            <w:pPr>
              <w:pStyle w:val="XML3"/>
              <w:rPr>
                <w:del w:id="5010" w:author="Thomas Dietz" w:date="2012-08-13T13:46:00Z"/>
              </w:rPr>
            </w:pPr>
            <w:del w:id="5011" w:author="Thomas Dietz" w:date="2012-08-13T13:46:00Z">
              <w:r w:rsidDel="00390570">
                <w:delText>enum set-nw-ttl;</w:delText>
              </w:r>
            </w:del>
          </w:p>
          <w:p w14:paraId="78ACBA79" w14:textId="4C7A7F43" w:rsidR="00EA5C38" w:rsidDel="00390570" w:rsidRDefault="00EA5C38" w:rsidP="00D646D5">
            <w:pPr>
              <w:pStyle w:val="XML3"/>
              <w:rPr>
                <w:del w:id="5012" w:author="Thomas Dietz" w:date="2012-08-13T13:46:00Z"/>
              </w:rPr>
            </w:pPr>
            <w:del w:id="5013" w:author="Thomas Dietz" w:date="2012-08-13T13:46:00Z">
              <w:r w:rsidDel="00390570">
                <w:delText>enum dec-nw-ttl;</w:delText>
              </w:r>
            </w:del>
          </w:p>
          <w:p w14:paraId="157AB716" w14:textId="1271042F" w:rsidR="00EA5C38" w:rsidDel="00390570" w:rsidRDefault="00EA5C38" w:rsidP="00D646D5">
            <w:pPr>
              <w:pStyle w:val="XML3"/>
              <w:rPr>
                <w:del w:id="5014" w:author="Thomas Dietz" w:date="2012-08-13T13:46:00Z"/>
              </w:rPr>
            </w:pPr>
            <w:del w:id="5015" w:author="Thomas Dietz" w:date="2012-08-13T13:46:00Z">
              <w:r w:rsidDel="00390570">
                <w:delText>enum set-field;</w:delText>
              </w:r>
            </w:del>
          </w:p>
          <w:p w14:paraId="4E7F67CD" w14:textId="49319A5D" w:rsidR="00EA5C38" w:rsidDel="00390570" w:rsidRDefault="00B26D1C" w:rsidP="00C3649A">
            <w:pPr>
              <w:pStyle w:val="XML2"/>
              <w:rPr>
                <w:del w:id="5016" w:author="Thomas Dietz" w:date="2012-08-13T13:46:00Z"/>
              </w:rPr>
            </w:pPr>
            <w:del w:id="5017" w:author="Thomas Dietz" w:date="2012-08-13T13:46:00Z">
              <w:r w:rsidDel="00390570">
                <w:delText>}</w:delText>
              </w:r>
            </w:del>
          </w:p>
          <w:p w14:paraId="08BE0050" w14:textId="0EFBC764" w:rsidR="00EA5C38" w:rsidDel="00390570" w:rsidRDefault="00EA5C38" w:rsidP="00EA5C38">
            <w:pPr>
              <w:pStyle w:val="XML1"/>
              <w:rPr>
                <w:del w:id="5018" w:author="Thomas Dietz" w:date="2012-08-13T13:46:00Z"/>
              </w:rPr>
            </w:pPr>
            <w:del w:id="5019" w:author="Thomas Dietz" w:date="2012-08-13T13:46:00Z">
              <w:r w:rsidDel="00390570">
                <w:delText>}</w:delText>
              </w:r>
            </w:del>
          </w:p>
          <w:p w14:paraId="7C1EB28F" w14:textId="6C1D067E" w:rsidR="00EA5C38" w:rsidDel="00390570" w:rsidRDefault="00EA5C38" w:rsidP="00EA5C38">
            <w:pPr>
              <w:pStyle w:val="XML1"/>
              <w:rPr>
                <w:del w:id="5020" w:author="Thomas Dietz" w:date="2012-08-13T13:46:00Z"/>
              </w:rPr>
            </w:pPr>
          </w:p>
          <w:p w14:paraId="40B50C50" w14:textId="308EEE56" w:rsidR="00EA5C38" w:rsidDel="00390570" w:rsidRDefault="00EA5C38" w:rsidP="00EA5C38">
            <w:pPr>
              <w:pStyle w:val="XML1"/>
              <w:rPr>
                <w:del w:id="5021" w:author="Thomas Dietz" w:date="2012-08-13T13:46:00Z"/>
              </w:rPr>
            </w:pPr>
            <w:del w:id="5022" w:author="Thomas Dietz" w:date="2012-08-13T13:46:00Z">
              <w:r w:rsidDel="00390570">
                <w:delText>typedef instruction-type {</w:delText>
              </w:r>
            </w:del>
          </w:p>
          <w:p w14:paraId="0F7FD3A5" w14:textId="765A158E" w:rsidR="00EA5C38" w:rsidDel="00390570" w:rsidRDefault="00EA5C38" w:rsidP="00C3649A">
            <w:pPr>
              <w:pStyle w:val="XML2"/>
              <w:rPr>
                <w:del w:id="5023" w:author="Thomas Dietz" w:date="2012-08-13T13:46:00Z"/>
              </w:rPr>
            </w:pPr>
            <w:del w:id="5024" w:author="Thomas Dietz" w:date="2012-08-13T13:46:00Z">
              <w:r w:rsidDel="00390570">
                <w:delText>description "The types of instructions defined in OpenFlow Switch Specification version 1.2.";</w:delText>
              </w:r>
            </w:del>
          </w:p>
          <w:p w14:paraId="35E71637" w14:textId="78F9F141" w:rsidR="00EA5C38" w:rsidDel="00390570" w:rsidRDefault="00EA5C38" w:rsidP="00D646D5">
            <w:pPr>
              <w:pStyle w:val="XML2"/>
              <w:rPr>
                <w:del w:id="5025" w:author="Thomas Dietz" w:date="2012-08-13T13:46:00Z"/>
              </w:rPr>
            </w:pPr>
            <w:del w:id="5026" w:author="Thomas Dietz" w:date="2012-08-13T13:46:00Z">
              <w:r w:rsidDel="00390570">
                <w:delText>type enumeration {</w:delText>
              </w:r>
            </w:del>
          </w:p>
          <w:p w14:paraId="7D4C1B70" w14:textId="27A93071" w:rsidR="00EA5C38" w:rsidDel="00390570" w:rsidRDefault="00EA5C38" w:rsidP="00D646D5">
            <w:pPr>
              <w:pStyle w:val="XML3"/>
              <w:rPr>
                <w:del w:id="5027" w:author="Thomas Dietz" w:date="2012-08-13T13:46:00Z"/>
              </w:rPr>
            </w:pPr>
            <w:del w:id="5028" w:author="Thomas Dietz" w:date="2012-08-13T13:46:00Z">
              <w:r w:rsidDel="00390570">
                <w:delText>enum apply-actions;</w:delText>
              </w:r>
            </w:del>
          </w:p>
          <w:p w14:paraId="6BC58142" w14:textId="3C1CDE54" w:rsidR="00EA5C38" w:rsidDel="00390570" w:rsidRDefault="00EA5C38" w:rsidP="00D646D5">
            <w:pPr>
              <w:pStyle w:val="XML3"/>
              <w:rPr>
                <w:del w:id="5029" w:author="Thomas Dietz" w:date="2012-08-13T13:46:00Z"/>
              </w:rPr>
            </w:pPr>
            <w:del w:id="5030" w:author="Thomas Dietz" w:date="2012-08-13T13:46:00Z">
              <w:r w:rsidDel="00390570">
                <w:delText>enum clear-actions;</w:delText>
              </w:r>
            </w:del>
          </w:p>
          <w:p w14:paraId="12FCBEA2" w14:textId="3A8A1C33" w:rsidR="00EA5C38" w:rsidDel="00390570" w:rsidRDefault="00EA5C38" w:rsidP="00D646D5">
            <w:pPr>
              <w:pStyle w:val="XML3"/>
              <w:rPr>
                <w:del w:id="5031" w:author="Thomas Dietz" w:date="2012-08-13T13:46:00Z"/>
              </w:rPr>
            </w:pPr>
            <w:del w:id="5032" w:author="Thomas Dietz" w:date="2012-08-13T13:46:00Z">
              <w:r w:rsidDel="00390570">
                <w:delText>enum write-actions;</w:delText>
              </w:r>
            </w:del>
          </w:p>
          <w:p w14:paraId="052A17DC" w14:textId="5F68A8A4" w:rsidR="00EA5C38" w:rsidDel="00390570" w:rsidRDefault="00EA5C38" w:rsidP="00D646D5">
            <w:pPr>
              <w:pStyle w:val="XML3"/>
              <w:rPr>
                <w:del w:id="5033" w:author="Thomas Dietz" w:date="2012-08-13T13:46:00Z"/>
              </w:rPr>
            </w:pPr>
            <w:del w:id="5034" w:author="Thomas Dietz" w:date="2012-08-13T13:46:00Z">
              <w:r w:rsidDel="00390570">
                <w:delText>enum write-metadata;</w:delText>
              </w:r>
            </w:del>
          </w:p>
          <w:p w14:paraId="3AE1FF94" w14:textId="4D1A8CCB" w:rsidR="00EA5C38" w:rsidDel="00390570" w:rsidRDefault="00EA5C38" w:rsidP="00D646D5">
            <w:pPr>
              <w:pStyle w:val="XML3"/>
              <w:rPr>
                <w:del w:id="5035" w:author="Thomas Dietz" w:date="2012-08-13T13:46:00Z"/>
              </w:rPr>
            </w:pPr>
            <w:del w:id="5036" w:author="Thomas Dietz" w:date="2012-08-13T13:46:00Z">
              <w:r w:rsidDel="00390570">
                <w:delText>enum goto-table;</w:delText>
              </w:r>
            </w:del>
          </w:p>
          <w:p w14:paraId="0B16B480" w14:textId="0E983332" w:rsidR="00EA5C38" w:rsidDel="00390570" w:rsidRDefault="00EA5C38" w:rsidP="00C3649A">
            <w:pPr>
              <w:pStyle w:val="XML2"/>
              <w:rPr>
                <w:del w:id="5037" w:author="Thomas Dietz" w:date="2012-08-13T13:46:00Z"/>
              </w:rPr>
            </w:pPr>
            <w:del w:id="5038" w:author="Thomas Dietz" w:date="2012-08-13T13:46:00Z">
              <w:r w:rsidDel="00390570">
                <w:delText>}</w:delText>
              </w:r>
            </w:del>
          </w:p>
          <w:p w14:paraId="264DA04F" w14:textId="7FF0CAC5" w:rsidR="00EA5C38" w:rsidDel="00390570" w:rsidRDefault="00EA5C38" w:rsidP="00EA5C38">
            <w:pPr>
              <w:pStyle w:val="XML1"/>
              <w:rPr>
                <w:del w:id="5039" w:author="Thomas Dietz" w:date="2012-08-13T13:46:00Z"/>
              </w:rPr>
            </w:pPr>
            <w:del w:id="5040" w:author="Thomas Dietz" w:date="2012-08-13T13:46:00Z">
              <w:r w:rsidDel="00390570">
                <w:delText>}</w:delText>
              </w:r>
            </w:del>
          </w:p>
          <w:p w14:paraId="0B0BC5D4" w14:textId="539FDDF4" w:rsidR="00EA5C38" w:rsidDel="00390570" w:rsidRDefault="00EA5C38" w:rsidP="00364B45">
            <w:pPr>
              <w:pStyle w:val="XML1"/>
              <w:rPr>
                <w:del w:id="5041" w:author="Thomas Dietz" w:date="2012-08-13T13:46:00Z"/>
              </w:rPr>
            </w:pPr>
          </w:p>
          <w:p w14:paraId="2EC69116" w14:textId="3712B32E" w:rsidR="00364B45" w:rsidDel="00390570" w:rsidRDefault="00364B45" w:rsidP="00364B45">
            <w:pPr>
              <w:pStyle w:val="XML1"/>
              <w:rPr>
                <w:del w:id="5042" w:author="Thomas Dietz" w:date="2012-08-13T13:46:00Z"/>
              </w:rPr>
            </w:pPr>
            <w:del w:id="5043" w:author="Thomas Dietz" w:date="2012-08-13T13:46:00Z">
              <w:r w:rsidDel="00390570">
                <w:delText>grouping openflow-logical-switch-capabilities-grouping {</w:delText>
              </w:r>
            </w:del>
          </w:p>
          <w:p w14:paraId="12B8BD68" w14:textId="6370C7DF" w:rsidR="00364B45" w:rsidDel="00390570" w:rsidRDefault="00364B45" w:rsidP="00C3649A">
            <w:pPr>
              <w:pStyle w:val="XML2"/>
              <w:rPr>
                <w:del w:id="5044" w:author="Thomas Dietz" w:date="2012-08-13T13:46:00Z"/>
              </w:rPr>
            </w:pPr>
            <w:del w:id="5045" w:author="Thomas Dietz" w:date="2012-08-13T13:46:00Z">
              <w:r w:rsidDel="00390570">
                <w:delText>description "This grouping specifies all properties of an OpenFlow logical switch's capabilities.";</w:delText>
              </w:r>
            </w:del>
          </w:p>
          <w:p w14:paraId="5446EC09" w14:textId="78B09FE2" w:rsidR="00364B45" w:rsidDel="00390570" w:rsidRDefault="00364B45" w:rsidP="00364B45">
            <w:pPr>
              <w:pStyle w:val="XML1"/>
              <w:rPr>
                <w:del w:id="5046" w:author="Thomas Dietz" w:date="2012-08-13T13:46:00Z"/>
              </w:rPr>
            </w:pPr>
          </w:p>
          <w:p w14:paraId="3FDA0A62" w14:textId="372BF5A4" w:rsidR="00364B45" w:rsidDel="00390570" w:rsidRDefault="0059134D" w:rsidP="00C3649A">
            <w:pPr>
              <w:pStyle w:val="XML2"/>
              <w:rPr>
                <w:del w:id="5047" w:author="Thomas Dietz" w:date="2012-08-13T13:46:00Z"/>
              </w:rPr>
            </w:pPr>
            <w:del w:id="5048" w:author="Thomas Dietz" w:date="2012-08-13T13:46:00Z">
              <w:r w:rsidDel="00390570">
                <w:delText>leaf max-buffered-packets</w:delText>
              </w:r>
              <w:r w:rsidR="00364B45" w:rsidDel="00390570">
                <w:delText xml:space="preserve"> {</w:delText>
              </w:r>
            </w:del>
          </w:p>
          <w:p w14:paraId="2ACD27C5" w14:textId="150E7EA4" w:rsidR="00364B45" w:rsidDel="00390570" w:rsidRDefault="00364B45" w:rsidP="00C3649A">
            <w:pPr>
              <w:pStyle w:val="XML3"/>
              <w:rPr>
                <w:del w:id="5049" w:author="Thomas Dietz" w:date="2012-08-13T13:46:00Z"/>
              </w:rPr>
            </w:pPr>
            <w:del w:id="5050" w:author="Thomas Dietz" w:date="2012-08-13T13:46:00Z">
              <w:r w:rsidDel="00390570">
                <w:lastRenderedPageBreak/>
                <w:delText>type uint32;</w:delText>
              </w:r>
            </w:del>
          </w:p>
          <w:p w14:paraId="1B7B8610" w14:textId="681D27CD" w:rsidR="00364B45" w:rsidDel="00390570" w:rsidRDefault="00364B45" w:rsidP="00C3649A">
            <w:pPr>
              <w:pStyle w:val="XML3"/>
              <w:rPr>
                <w:del w:id="5051" w:author="Thomas Dietz" w:date="2012-08-13T13:46:00Z"/>
              </w:rPr>
            </w:pPr>
            <w:del w:id="5052" w:author="Thomas Dietz" w:date="2012-08-13T13:46:00Z">
              <w:r w:rsidDel="00390570">
                <w:delText>description "The maximum number of packets the logical switch can buffer when sending packets to the controller using packet-in messages.";</w:delText>
              </w:r>
            </w:del>
          </w:p>
          <w:p w14:paraId="6CD2D0F4" w14:textId="52EACDD5" w:rsidR="00364B45" w:rsidDel="00390570" w:rsidRDefault="00C3649A" w:rsidP="00C3649A">
            <w:pPr>
              <w:pStyle w:val="XML2"/>
              <w:rPr>
                <w:del w:id="5053" w:author="Thomas Dietz" w:date="2012-08-13T13:46:00Z"/>
              </w:rPr>
            </w:pPr>
            <w:del w:id="5054" w:author="Thomas Dietz" w:date="2012-08-13T13:46:00Z">
              <w:r w:rsidDel="00390570">
                <w:delText>}</w:delText>
              </w:r>
            </w:del>
          </w:p>
          <w:p w14:paraId="6EA702DE" w14:textId="14E74544" w:rsidR="00364B45" w:rsidDel="00390570" w:rsidRDefault="00364B45" w:rsidP="00364B45">
            <w:pPr>
              <w:pStyle w:val="XML1"/>
              <w:rPr>
                <w:del w:id="5055" w:author="Thomas Dietz" w:date="2012-08-13T13:46:00Z"/>
              </w:rPr>
            </w:pPr>
          </w:p>
          <w:p w14:paraId="182603F3" w14:textId="79F6A090" w:rsidR="00364B45" w:rsidDel="00390570" w:rsidRDefault="00B57175" w:rsidP="00C3649A">
            <w:pPr>
              <w:pStyle w:val="XML2"/>
              <w:rPr>
                <w:del w:id="5056" w:author="Thomas Dietz" w:date="2012-08-13T13:46:00Z"/>
              </w:rPr>
            </w:pPr>
            <w:del w:id="5057" w:author="Thomas Dietz" w:date="2012-08-13T13:46:00Z">
              <w:r w:rsidDel="00390570">
                <w:delText>leaf max-tables</w:delText>
              </w:r>
              <w:r w:rsidR="00364B45" w:rsidDel="00390570">
                <w:delText xml:space="preserve"> {</w:delText>
              </w:r>
            </w:del>
          </w:p>
          <w:p w14:paraId="05723A27" w14:textId="057AA5C2" w:rsidR="00364B45" w:rsidDel="00390570" w:rsidRDefault="00364B45" w:rsidP="00C3649A">
            <w:pPr>
              <w:pStyle w:val="XML3"/>
              <w:rPr>
                <w:del w:id="5058" w:author="Thomas Dietz" w:date="2012-08-13T13:46:00Z"/>
              </w:rPr>
            </w:pPr>
            <w:del w:id="5059" w:author="Thomas Dietz" w:date="2012-08-13T13:46:00Z">
              <w:r w:rsidDel="00390570">
                <w:delText>type uint8;</w:delText>
              </w:r>
            </w:del>
          </w:p>
          <w:p w14:paraId="0A2D987A" w14:textId="4D35B71A" w:rsidR="00364B45" w:rsidDel="00390570" w:rsidRDefault="00364B45" w:rsidP="00C3649A">
            <w:pPr>
              <w:pStyle w:val="XML3"/>
              <w:rPr>
                <w:del w:id="5060" w:author="Thomas Dietz" w:date="2012-08-13T13:46:00Z"/>
              </w:rPr>
            </w:pPr>
            <w:del w:id="5061" w:author="Thomas Dietz" w:date="2012-08-13T13:46:00Z">
              <w:r w:rsidDel="00390570">
                <w:delText>description "The number of flow tables supported by the logical switch.";</w:delText>
              </w:r>
            </w:del>
          </w:p>
          <w:p w14:paraId="123F3D8A" w14:textId="20BE400E" w:rsidR="00364B45" w:rsidDel="00390570" w:rsidRDefault="00364B45" w:rsidP="00C3649A">
            <w:pPr>
              <w:pStyle w:val="XML2"/>
              <w:rPr>
                <w:del w:id="5062" w:author="Thomas Dietz" w:date="2012-08-13T13:46:00Z"/>
              </w:rPr>
            </w:pPr>
            <w:del w:id="5063" w:author="Thomas Dietz" w:date="2012-08-13T13:46:00Z">
              <w:r w:rsidDel="00390570">
                <w:delText>}</w:delText>
              </w:r>
            </w:del>
          </w:p>
          <w:p w14:paraId="1F2899F9" w14:textId="3DAC2A3C" w:rsidR="00364B45" w:rsidDel="00390570" w:rsidRDefault="00364B45" w:rsidP="00364B45">
            <w:pPr>
              <w:pStyle w:val="XML1"/>
              <w:rPr>
                <w:del w:id="5064" w:author="Thomas Dietz" w:date="2012-08-13T13:46:00Z"/>
              </w:rPr>
            </w:pPr>
          </w:p>
          <w:p w14:paraId="73A799D4" w14:textId="0B8C86A4" w:rsidR="00364B45" w:rsidDel="00390570" w:rsidRDefault="00B57175" w:rsidP="00C3649A">
            <w:pPr>
              <w:pStyle w:val="XML2"/>
              <w:rPr>
                <w:del w:id="5065" w:author="Thomas Dietz" w:date="2012-08-13T13:46:00Z"/>
              </w:rPr>
            </w:pPr>
            <w:del w:id="5066" w:author="Thomas Dietz" w:date="2012-08-13T13:46:00Z">
              <w:r w:rsidDel="00390570">
                <w:delText>leaf max-ports</w:delText>
              </w:r>
              <w:r w:rsidR="00364B45" w:rsidDel="00390570">
                <w:delText xml:space="preserve"> {</w:delText>
              </w:r>
            </w:del>
          </w:p>
          <w:p w14:paraId="7FC558F1" w14:textId="29160AB6" w:rsidR="00364B45" w:rsidDel="00390570" w:rsidRDefault="00364B45" w:rsidP="00C3649A">
            <w:pPr>
              <w:pStyle w:val="XML3"/>
              <w:rPr>
                <w:del w:id="5067" w:author="Thomas Dietz" w:date="2012-08-13T13:46:00Z"/>
              </w:rPr>
            </w:pPr>
            <w:del w:id="5068" w:author="Thomas Dietz" w:date="2012-08-13T13:46:00Z">
              <w:r w:rsidDel="00390570">
                <w:delText>type uint32;</w:delText>
              </w:r>
            </w:del>
          </w:p>
          <w:p w14:paraId="50F20A37" w14:textId="4DA5A662" w:rsidR="00364B45" w:rsidDel="00390570" w:rsidRDefault="00364B45" w:rsidP="00C3649A">
            <w:pPr>
              <w:pStyle w:val="XML3"/>
              <w:rPr>
                <w:del w:id="5069" w:author="Thomas Dietz" w:date="2012-08-13T13:46:00Z"/>
              </w:rPr>
            </w:pPr>
            <w:del w:id="5070" w:author="Thomas Dietz" w:date="2012-08-13T13:46:00Z">
              <w:r w:rsidDel="00390570">
                <w:delText>description "The number of flow tables supported by the logical switch.";</w:delText>
              </w:r>
            </w:del>
          </w:p>
          <w:p w14:paraId="707EB2C6" w14:textId="26BE7F7A" w:rsidR="00364B45" w:rsidDel="00390570" w:rsidRDefault="00C3649A" w:rsidP="00C3649A">
            <w:pPr>
              <w:pStyle w:val="XML2"/>
              <w:rPr>
                <w:del w:id="5071" w:author="Thomas Dietz" w:date="2012-08-13T13:46:00Z"/>
              </w:rPr>
            </w:pPr>
            <w:del w:id="5072" w:author="Thomas Dietz" w:date="2012-08-13T13:46:00Z">
              <w:r w:rsidDel="00390570">
                <w:delText>}</w:delText>
              </w:r>
            </w:del>
          </w:p>
          <w:p w14:paraId="479D4B1E" w14:textId="752D22C4" w:rsidR="00364B45" w:rsidDel="00390570" w:rsidRDefault="00364B45" w:rsidP="00364B45">
            <w:pPr>
              <w:pStyle w:val="XML1"/>
              <w:rPr>
                <w:del w:id="5073" w:author="Thomas Dietz" w:date="2012-08-13T13:46:00Z"/>
              </w:rPr>
            </w:pPr>
          </w:p>
          <w:p w14:paraId="78579B08" w14:textId="5F9BA2ED" w:rsidR="00364B45" w:rsidDel="00390570" w:rsidRDefault="00364B45" w:rsidP="00C3649A">
            <w:pPr>
              <w:pStyle w:val="XML2"/>
              <w:rPr>
                <w:del w:id="5074" w:author="Thomas Dietz" w:date="2012-08-13T13:46:00Z"/>
              </w:rPr>
            </w:pPr>
            <w:del w:id="5075" w:author="Thomas Dietz" w:date="2012-08-13T13:46:00Z">
              <w:r w:rsidDel="00390570">
                <w:delText>leaf flow-statistics {</w:delText>
              </w:r>
            </w:del>
          </w:p>
          <w:p w14:paraId="53E379A4" w14:textId="70C64353" w:rsidR="00364B45" w:rsidDel="00390570" w:rsidRDefault="00364B45" w:rsidP="00C3649A">
            <w:pPr>
              <w:pStyle w:val="XML3"/>
              <w:rPr>
                <w:del w:id="5076" w:author="Thomas Dietz" w:date="2012-08-13T13:46:00Z"/>
              </w:rPr>
            </w:pPr>
            <w:del w:id="5077" w:author="Thomas Dietz" w:date="2012-08-13T13:46:00Z">
              <w:r w:rsidDel="00390570">
                <w:delText>type boolean;</w:delText>
              </w:r>
            </w:del>
          </w:p>
          <w:p w14:paraId="58BE6C75" w14:textId="0111B035" w:rsidR="00364B45" w:rsidDel="00390570" w:rsidRDefault="00364B45" w:rsidP="00C3649A">
            <w:pPr>
              <w:pStyle w:val="XML3"/>
              <w:rPr>
                <w:del w:id="5078" w:author="Thomas Dietz" w:date="2012-08-13T13:46:00Z"/>
              </w:rPr>
            </w:pPr>
            <w:del w:id="5079" w:author="Thomas Dietz" w:date="2012-08-13T13:46:00Z">
              <w:r w:rsidDel="00390570">
                <w:delText>default false;</w:delText>
              </w:r>
            </w:del>
          </w:p>
          <w:p w14:paraId="1C53A337" w14:textId="1EA187B2" w:rsidR="00364B45" w:rsidDel="00390570" w:rsidRDefault="00364B45" w:rsidP="00C3649A">
            <w:pPr>
              <w:pStyle w:val="XML3"/>
              <w:rPr>
                <w:del w:id="5080" w:author="Thomas Dietz" w:date="2012-08-13T13:46:00Z"/>
              </w:rPr>
            </w:pPr>
            <w:del w:id="5081" w:author="Thomas Dietz" w:date="2012-08-13T13:46:00Z">
              <w:r w:rsidDel="00390570">
                <w:delText>description "Specifies if the logical switch supports flow statistics.";</w:delText>
              </w:r>
            </w:del>
          </w:p>
          <w:p w14:paraId="4FA93F3C" w14:textId="35DF721C" w:rsidR="00364B45" w:rsidDel="00390570" w:rsidRDefault="00364B45" w:rsidP="00C3649A">
            <w:pPr>
              <w:pStyle w:val="XML2"/>
              <w:rPr>
                <w:del w:id="5082" w:author="Thomas Dietz" w:date="2012-08-13T13:46:00Z"/>
              </w:rPr>
            </w:pPr>
            <w:del w:id="5083" w:author="Thomas Dietz" w:date="2012-08-13T13:46:00Z">
              <w:r w:rsidDel="00390570">
                <w:delText>}</w:delText>
              </w:r>
            </w:del>
          </w:p>
          <w:p w14:paraId="2AEBBADD" w14:textId="58297539" w:rsidR="00364B45" w:rsidDel="00390570" w:rsidRDefault="00364B45" w:rsidP="00364B45">
            <w:pPr>
              <w:pStyle w:val="XML1"/>
              <w:rPr>
                <w:del w:id="5084" w:author="Thomas Dietz" w:date="2012-08-13T13:46:00Z"/>
              </w:rPr>
            </w:pPr>
          </w:p>
          <w:p w14:paraId="306C7080" w14:textId="3FDD8450" w:rsidR="00364B45" w:rsidDel="00390570" w:rsidRDefault="00364B45" w:rsidP="00C3649A">
            <w:pPr>
              <w:pStyle w:val="XML2"/>
              <w:rPr>
                <w:del w:id="5085" w:author="Thomas Dietz" w:date="2012-08-13T13:46:00Z"/>
              </w:rPr>
            </w:pPr>
            <w:del w:id="5086" w:author="Thomas Dietz" w:date="2012-08-13T13:46:00Z">
              <w:r w:rsidDel="00390570">
                <w:delText>leaf table-statistics {</w:delText>
              </w:r>
            </w:del>
          </w:p>
          <w:p w14:paraId="4B24AB87" w14:textId="3029CC7A" w:rsidR="00364B45" w:rsidDel="00390570" w:rsidRDefault="00364B45" w:rsidP="00C3649A">
            <w:pPr>
              <w:pStyle w:val="XML3"/>
              <w:rPr>
                <w:del w:id="5087" w:author="Thomas Dietz" w:date="2012-08-13T13:46:00Z"/>
              </w:rPr>
            </w:pPr>
            <w:del w:id="5088" w:author="Thomas Dietz" w:date="2012-08-13T13:46:00Z">
              <w:r w:rsidDel="00390570">
                <w:delText>type boolean;</w:delText>
              </w:r>
            </w:del>
          </w:p>
          <w:p w14:paraId="58D52964" w14:textId="4E962EE0" w:rsidR="00364B45" w:rsidDel="00390570" w:rsidRDefault="00364B45" w:rsidP="00C3649A">
            <w:pPr>
              <w:pStyle w:val="XML3"/>
              <w:rPr>
                <w:del w:id="5089" w:author="Thomas Dietz" w:date="2012-08-13T13:46:00Z"/>
              </w:rPr>
            </w:pPr>
            <w:del w:id="5090" w:author="Thomas Dietz" w:date="2012-08-13T13:46:00Z">
              <w:r w:rsidDel="00390570">
                <w:delText>default false;</w:delText>
              </w:r>
            </w:del>
          </w:p>
          <w:p w14:paraId="04A1C8E2" w14:textId="729116F2" w:rsidR="00364B45" w:rsidDel="00390570" w:rsidRDefault="00364B45" w:rsidP="00C3649A">
            <w:pPr>
              <w:pStyle w:val="XML3"/>
              <w:rPr>
                <w:del w:id="5091" w:author="Thomas Dietz" w:date="2012-08-13T13:46:00Z"/>
              </w:rPr>
            </w:pPr>
            <w:del w:id="5092" w:author="Thomas Dietz" w:date="2012-08-13T13:46:00Z">
              <w:r w:rsidDel="00390570">
                <w:delText>description "Specifies if the logical switch supports table statistics.";</w:delText>
              </w:r>
            </w:del>
          </w:p>
          <w:p w14:paraId="4DA43AA0" w14:textId="432A3E5F" w:rsidR="00364B45" w:rsidDel="00390570" w:rsidRDefault="00364B45" w:rsidP="00C3649A">
            <w:pPr>
              <w:pStyle w:val="XML2"/>
              <w:rPr>
                <w:del w:id="5093" w:author="Thomas Dietz" w:date="2012-08-13T13:46:00Z"/>
              </w:rPr>
            </w:pPr>
            <w:del w:id="5094" w:author="Thomas Dietz" w:date="2012-08-13T13:46:00Z">
              <w:r w:rsidDel="00390570">
                <w:delText>}</w:delText>
              </w:r>
            </w:del>
          </w:p>
          <w:p w14:paraId="3069F2A1" w14:textId="46A7911D" w:rsidR="00364B45" w:rsidDel="00390570" w:rsidRDefault="00364B45" w:rsidP="00364B45">
            <w:pPr>
              <w:pStyle w:val="XML1"/>
              <w:rPr>
                <w:del w:id="5095" w:author="Thomas Dietz" w:date="2012-08-13T13:46:00Z"/>
              </w:rPr>
            </w:pPr>
          </w:p>
          <w:p w14:paraId="6B8DD08B" w14:textId="2576CDC5" w:rsidR="00364B45" w:rsidDel="00390570" w:rsidRDefault="00364B45" w:rsidP="00C3649A">
            <w:pPr>
              <w:pStyle w:val="XML2"/>
              <w:rPr>
                <w:del w:id="5096" w:author="Thomas Dietz" w:date="2012-08-13T13:46:00Z"/>
              </w:rPr>
            </w:pPr>
            <w:del w:id="5097" w:author="Thomas Dietz" w:date="2012-08-13T13:46:00Z">
              <w:r w:rsidDel="00390570">
                <w:delText>leaf port-statistics {</w:delText>
              </w:r>
            </w:del>
          </w:p>
          <w:p w14:paraId="3A865E55" w14:textId="59C0B5F0" w:rsidR="00364B45" w:rsidDel="00390570" w:rsidRDefault="00364B45" w:rsidP="00C3649A">
            <w:pPr>
              <w:pStyle w:val="XML3"/>
              <w:rPr>
                <w:del w:id="5098" w:author="Thomas Dietz" w:date="2012-08-13T13:46:00Z"/>
              </w:rPr>
            </w:pPr>
            <w:del w:id="5099" w:author="Thomas Dietz" w:date="2012-08-13T13:46:00Z">
              <w:r w:rsidDel="00390570">
                <w:delText>type boolean;</w:delText>
              </w:r>
            </w:del>
          </w:p>
          <w:p w14:paraId="4FDDA3B1" w14:textId="51109AF1" w:rsidR="00364B45" w:rsidDel="00390570" w:rsidRDefault="00364B45" w:rsidP="00C3649A">
            <w:pPr>
              <w:pStyle w:val="XML3"/>
              <w:rPr>
                <w:del w:id="5100" w:author="Thomas Dietz" w:date="2012-08-13T13:46:00Z"/>
              </w:rPr>
            </w:pPr>
            <w:del w:id="5101" w:author="Thomas Dietz" w:date="2012-08-13T13:46:00Z">
              <w:r w:rsidDel="00390570">
                <w:delText>default false;</w:delText>
              </w:r>
            </w:del>
          </w:p>
          <w:p w14:paraId="04DD9BB7" w14:textId="0514F8D4" w:rsidR="00364B45" w:rsidDel="00390570" w:rsidRDefault="00364B45" w:rsidP="00C3649A">
            <w:pPr>
              <w:pStyle w:val="XML3"/>
              <w:rPr>
                <w:del w:id="5102" w:author="Thomas Dietz" w:date="2012-08-13T13:46:00Z"/>
              </w:rPr>
            </w:pPr>
            <w:del w:id="5103" w:author="Thomas Dietz" w:date="2012-08-13T13:46:00Z">
              <w:r w:rsidDel="00390570">
                <w:delText>description "Specifies if the logical switch supports port statistics.";</w:delText>
              </w:r>
            </w:del>
          </w:p>
          <w:p w14:paraId="44AB69DC" w14:textId="15D3D5DE" w:rsidR="00364B45" w:rsidDel="00390570" w:rsidRDefault="00C3649A" w:rsidP="00C3649A">
            <w:pPr>
              <w:pStyle w:val="XML2"/>
              <w:rPr>
                <w:del w:id="5104" w:author="Thomas Dietz" w:date="2012-08-13T13:46:00Z"/>
              </w:rPr>
            </w:pPr>
            <w:del w:id="5105" w:author="Thomas Dietz" w:date="2012-08-13T13:46:00Z">
              <w:r w:rsidDel="00390570">
                <w:delText>}</w:delText>
              </w:r>
            </w:del>
          </w:p>
          <w:p w14:paraId="7F090777" w14:textId="7AC07452" w:rsidR="00364B45" w:rsidDel="00390570" w:rsidRDefault="00364B45" w:rsidP="00364B45">
            <w:pPr>
              <w:pStyle w:val="XML1"/>
              <w:rPr>
                <w:del w:id="5106" w:author="Thomas Dietz" w:date="2012-08-13T13:46:00Z"/>
              </w:rPr>
            </w:pPr>
          </w:p>
          <w:p w14:paraId="18706BAD" w14:textId="355F4D63" w:rsidR="00364B45" w:rsidDel="00390570" w:rsidRDefault="00364B45" w:rsidP="00C3649A">
            <w:pPr>
              <w:pStyle w:val="XML2"/>
              <w:rPr>
                <w:del w:id="5107" w:author="Thomas Dietz" w:date="2012-08-13T13:46:00Z"/>
              </w:rPr>
            </w:pPr>
            <w:del w:id="5108" w:author="Thomas Dietz" w:date="2012-08-13T13:46:00Z">
              <w:r w:rsidDel="00390570">
                <w:delText>leaf group-statistics {</w:delText>
              </w:r>
            </w:del>
          </w:p>
          <w:p w14:paraId="2BDF80AC" w14:textId="242892B4" w:rsidR="00364B45" w:rsidDel="00390570" w:rsidRDefault="00364B45" w:rsidP="00C3649A">
            <w:pPr>
              <w:pStyle w:val="XML3"/>
              <w:rPr>
                <w:del w:id="5109" w:author="Thomas Dietz" w:date="2012-08-13T13:46:00Z"/>
              </w:rPr>
            </w:pPr>
            <w:del w:id="5110" w:author="Thomas Dietz" w:date="2012-08-13T13:46:00Z">
              <w:r w:rsidDel="00390570">
                <w:delText>type boolean;</w:delText>
              </w:r>
            </w:del>
          </w:p>
          <w:p w14:paraId="3858227F" w14:textId="4390BEA9" w:rsidR="00364B45" w:rsidDel="00390570" w:rsidRDefault="00364B45" w:rsidP="00C3649A">
            <w:pPr>
              <w:pStyle w:val="XML3"/>
              <w:rPr>
                <w:del w:id="5111" w:author="Thomas Dietz" w:date="2012-08-13T13:46:00Z"/>
              </w:rPr>
            </w:pPr>
            <w:del w:id="5112" w:author="Thomas Dietz" w:date="2012-08-13T13:46:00Z">
              <w:r w:rsidDel="00390570">
                <w:delText>default false;</w:delText>
              </w:r>
            </w:del>
          </w:p>
          <w:p w14:paraId="28303E13" w14:textId="22EF26DF" w:rsidR="00364B45" w:rsidDel="00390570" w:rsidRDefault="00364B45" w:rsidP="00C3649A">
            <w:pPr>
              <w:pStyle w:val="XML3"/>
              <w:rPr>
                <w:del w:id="5113" w:author="Thomas Dietz" w:date="2012-08-13T13:46:00Z"/>
              </w:rPr>
            </w:pPr>
            <w:del w:id="5114" w:author="Thomas Dietz" w:date="2012-08-13T13:46:00Z">
              <w:r w:rsidDel="00390570">
                <w:delText>description "Specifies if the logical switch supports group statistics.";</w:delText>
              </w:r>
            </w:del>
          </w:p>
          <w:p w14:paraId="5DCA33DF" w14:textId="4BB30BCF" w:rsidR="00364B45" w:rsidDel="00390570" w:rsidRDefault="00364B45" w:rsidP="00C3649A">
            <w:pPr>
              <w:pStyle w:val="XML2"/>
              <w:rPr>
                <w:del w:id="5115" w:author="Thomas Dietz" w:date="2012-08-13T13:46:00Z"/>
              </w:rPr>
            </w:pPr>
            <w:del w:id="5116" w:author="Thomas Dietz" w:date="2012-08-13T13:46:00Z">
              <w:r w:rsidDel="00390570">
                <w:delText>}</w:delText>
              </w:r>
            </w:del>
          </w:p>
          <w:p w14:paraId="3134CB1A" w14:textId="2ED8D306" w:rsidR="00364B45" w:rsidDel="00390570" w:rsidRDefault="00364B45" w:rsidP="00364B45">
            <w:pPr>
              <w:pStyle w:val="XML1"/>
              <w:rPr>
                <w:del w:id="5117" w:author="Thomas Dietz" w:date="2012-08-13T13:46:00Z"/>
              </w:rPr>
            </w:pPr>
          </w:p>
          <w:p w14:paraId="51607D29" w14:textId="4F246A51" w:rsidR="00364B45" w:rsidDel="00390570" w:rsidRDefault="00364B45" w:rsidP="00C3649A">
            <w:pPr>
              <w:pStyle w:val="XML2"/>
              <w:rPr>
                <w:del w:id="5118" w:author="Thomas Dietz" w:date="2012-08-13T13:46:00Z"/>
              </w:rPr>
            </w:pPr>
            <w:del w:id="5119" w:author="Thomas Dietz" w:date="2012-08-13T13:46:00Z">
              <w:r w:rsidDel="00390570">
                <w:delText>leaf queue-statistics {</w:delText>
              </w:r>
            </w:del>
          </w:p>
          <w:p w14:paraId="7DAE6A21" w14:textId="430F76CC" w:rsidR="00364B45" w:rsidDel="00390570" w:rsidRDefault="00364B45" w:rsidP="00C3649A">
            <w:pPr>
              <w:pStyle w:val="XML3"/>
              <w:rPr>
                <w:del w:id="5120" w:author="Thomas Dietz" w:date="2012-08-13T13:46:00Z"/>
              </w:rPr>
            </w:pPr>
            <w:del w:id="5121" w:author="Thomas Dietz" w:date="2012-08-13T13:46:00Z">
              <w:r w:rsidDel="00390570">
                <w:delText>type boolean;</w:delText>
              </w:r>
            </w:del>
          </w:p>
          <w:p w14:paraId="272A64D5" w14:textId="434D53FD" w:rsidR="00364B45" w:rsidDel="00390570" w:rsidRDefault="00364B45" w:rsidP="00C3649A">
            <w:pPr>
              <w:pStyle w:val="XML3"/>
              <w:rPr>
                <w:del w:id="5122" w:author="Thomas Dietz" w:date="2012-08-13T13:46:00Z"/>
              </w:rPr>
            </w:pPr>
            <w:del w:id="5123" w:author="Thomas Dietz" w:date="2012-08-13T13:46:00Z">
              <w:r w:rsidDel="00390570">
                <w:delText>default false;</w:delText>
              </w:r>
            </w:del>
          </w:p>
          <w:p w14:paraId="206B07FD" w14:textId="089BEFA0" w:rsidR="00364B45" w:rsidDel="00390570" w:rsidRDefault="00364B45" w:rsidP="00D646D5">
            <w:pPr>
              <w:pStyle w:val="XML3"/>
              <w:rPr>
                <w:del w:id="5124" w:author="Thomas Dietz" w:date="2012-08-13T13:46:00Z"/>
              </w:rPr>
            </w:pPr>
            <w:del w:id="5125" w:author="Thomas Dietz" w:date="2012-08-13T13:46:00Z">
              <w:r w:rsidDel="00390570">
                <w:delText>description "Specifies if the logical switch supports queue statistics.";</w:delText>
              </w:r>
            </w:del>
          </w:p>
          <w:p w14:paraId="451E28C3" w14:textId="61447104" w:rsidR="00364B45" w:rsidDel="00390570" w:rsidRDefault="00364B45" w:rsidP="00C3649A">
            <w:pPr>
              <w:pStyle w:val="XML2"/>
              <w:rPr>
                <w:del w:id="5126" w:author="Thomas Dietz" w:date="2012-08-13T13:46:00Z"/>
              </w:rPr>
            </w:pPr>
            <w:del w:id="5127" w:author="Thomas Dietz" w:date="2012-08-13T13:46:00Z">
              <w:r w:rsidDel="00390570">
                <w:delText>}</w:delText>
              </w:r>
            </w:del>
          </w:p>
          <w:p w14:paraId="310E8EFE" w14:textId="19B08085" w:rsidR="00364B45" w:rsidDel="00390570" w:rsidRDefault="00364B45" w:rsidP="00A77F5F">
            <w:pPr>
              <w:pStyle w:val="XML1"/>
              <w:rPr>
                <w:del w:id="5128" w:author="Thomas Dietz" w:date="2012-08-13T13:46:00Z"/>
              </w:rPr>
            </w:pPr>
          </w:p>
          <w:p w14:paraId="16906B0F" w14:textId="49E8E46F" w:rsidR="00364B45" w:rsidDel="00390570" w:rsidRDefault="00364B45" w:rsidP="00C3649A">
            <w:pPr>
              <w:pStyle w:val="XML2"/>
              <w:rPr>
                <w:del w:id="5129" w:author="Thomas Dietz" w:date="2012-08-13T13:46:00Z"/>
              </w:rPr>
            </w:pPr>
            <w:del w:id="5130" w:author="Thomas Dietz" w:date="2012-08-13T13:46:00Z">
              <w:r w:rsidDel="00390570">
                <w:delText>leaf reassemble-ip-fragments {</w:delText>
              </w:r>
            </w:del>
          </w:p>
          <w:p w14:paraId="3D67EE8C" w14:textId="069045AD" w:rsidR="00364B45" w:rsidDel="00390570" w:rsidRDefault="00364B45" w:rsidP="00C3649A">
            <w:pPr>
              <w:pStyle w:val="XML3"/>
              <w:rPr>
                <w:del w:id="5131" w:author="Thomas Dietz" w:date="2012-08-13T13:46:00Z"/>
              </w:rPr>
            </w:pPr>
            <w:del w:id="5132" w:author="Thomas Dietz" w:date="2012-08-13T13:46:00Z">
              <w:r w:rsidDel="00390570">
                <w:delText>type boolean;</w:delText>
              </w:r>
            </w:del>
          </w:p>
          <w:p w14:paraId="5737515E" w14:textId="67CDBF08" w:rsidR="00364B45" w:rsidDel="00390570" w:rsidRDefault="00364B45" w:rsidP="00C3649A">
            <w:pPr>
              <w:pStyle w:val="XML3"/>
              <w:rPr>
                <w:del w:id="5133" w:author="Thomas Dietz" w:date="2012-08-13T13:46:00Z"/>
              </w:rPr>
            </w:pPr>
            <w:del w:id="5134" w:author="Thomas Dietz" w:date="2012-08-13T13:46:00Z">
              <w:r w:rsidDel="00390570">
                <w:delText>default false;</w:delText>
              </w:r>
            </w:del>
          </w:p>
          <w:p w14:paraId="00395B32" w14:textId="5B269728" w:rsidR="00364B45" w:rsidDel="00390570" w:rsidRDefault="00364B45" w:rsidP="00C3649A">
            <w:pPr>
              <w:pStyle w:val="XML3"/>
              <w:rPr>
                <w:del w:id="5135" w:author="Thomas Dietz" w:date="2012-08-13T13:46:00Z"/>
              </w:rPr>
            </w:pPr>
            <w:del w:id="5136" w:author="Thomas Dietz" w:date="2012-08-13T13:46:00Z">
              <w:r w:rsidDel="00390570">
                <w:lastRenderedPageBreak/>
                <w:delText>description "Specifies if the logical switch supports reassemble IP fragments.";</w:delText>
              </w:r>
            </w:del>
          </w:p>
          <w:p w14:paraId="336C2AB0" w14:textId="7281C008" w:rsidR="00364B45" w:rsidDel="00390570" w:rsidRDefault="00364B45" w:rsidP="00C3649A">
            <w:pPr>
              <w:pStyle w:val="XML2"/>
              <w:rPr>
                <w:del w:id="5137" w:author="Thomas Dietz" w:date="2012-08-13T13:46:00Z"/>
              </w:rPr>
            </w:pPr>
            <w:del w:id="5138" w:author="Thomas Dietz" w:date="2012-08-13T13:46:00Z">
              <w:r w:rsidDel="00390570">
                <w:delText>}</w:delText>
              </w:r>
            </w:del>
          </w:p>
          <w:p w14:paraId="57AE6B25" w14:textId="76B0DF53" w:rsidR="00364B45" w:rsidDel="00390570" w:rsidRDefault="00364B45" w:rsidP="00364B45">
            <w:pPr>
              <w:pStyle w:val="XML1"/>
              <w:rPr>
                <w:del w:id="5139" w:author="Thomas Dietz" w:date="2012-08-13T13:46:00Z"/>
              </w:rPr>
            </w:pPr>
          </w:p>
          <w:p w14:paraId="59513E0F" w14:textId="7A746D0F" w:rsidR="00364B45" w:rsidDel="00390570" w:rsidRDefault="00364B45" w:rsidP="00C3649A">
            <w:pPr>
              <w:pStyle w:val="XML2"/>
              <w:rPr>
                <w:del w:id="5140" w:author="Thomas Dietz" w:date="2012-08-13T13:46:00Z"/>
              </w:rPr>
            </w:pPr>
            <w:del w:id="5141" w:author="Thomas Dietz" w:date="2012-08-13T13:46:00Z">
              <w:r w:rsidDel="00390570">
                <w:delText>leaf block-looping-ports {</w:delText>
              </w:r>
            </w:del>
          </w:p>
          <w:p w14:paraId="1CC6BA91" w14:textId="5F88C6AB" w:rsidR="00364B45" w:rsidDel="00390570" w:rsidRDefault="00364B45" w:rsidP="00C3649A">
            <w:pPr>
              <w:pStyle w:val="XML3"/>
              <w:rPr>
                <w:del w:id="5142" w:author="Thomas Dietz" w:date="2012-08-13T13:46:00Z"/>
              </w:rPr>
            </w:pPr>
            <w:del w:id="5143" w:author="Thomas Dietz" w:date="2012-08-13T13:46:00Z">
              <w:r w:rsidDel="00390570">
                <w:delText>type boolean;</w:delText>
              </w:r>
            </w:del>
          </w:p>
          <w:p w14:paraId="0EEFFC7C" w14:textId="1D3A6F75" w:rsidR="00364B45" w:rsidDel="00390570" w:rsidRDefault="00364B45" w:rsidP="00C3649A">
            <w:pPr>
              <w:pStyle w:val="XML3"/>
              <w:rPr>
                <w:del w:id="5144" w:author="Thomas Dietz" w:date="2012-08-13T13:46:00Z"/>
              </w:rPr>
            </w:pPr>
            <w:del w:id="5145" w:author="Thomas Dietz" w:date="2012-08-13T13:46:00Z">
              <w:r w:rsidDel="00390570">
                <w:delText>default false;</w:delText>
              </w:r>
            </w:del>
          </w:p>
          <w:p w14:paraId="27B5D02E" w14:textId="597C2816" w:rsidR="00364B45" w:rsidDel="00390570" w:rsidRDefault="00364B45" w:rsidP="00C3649A">
            <w:pPr>
              <w:pStyle w:val="XML3"/>
              <w:rPr>
                <w:del w:id="5146" w:author="Thomas Dietz" w:date="2012-08-13T13:46:00Z"/>
              </w:rPr>
            </w:pPr>
            <w:del w:id="5147" w:author="Thomas Dietz" w:date="2012-08-13T13:46:00Z">
              <w:r w:rsidDel="00390570">
                <w:delText>description "'true' indicates that a switch protocol outside of OpenFlow, such as 802.1D Spanning Tree, will detect topology loops and block ports to prevent packet loops."</w:delText>
              </w:r>
            </w:del>
          </w:p>
          <w:p w14:paraId="050031DB" w14:textId="0B1AC7AF" w:rsidR="00364B45" w:rsidDel="00390570" w:rsidRDefault="00364B45" w:rsidP="00C3649A">
            <w:pPr>
              <w:pStyle w:val="XML2"/>
              <w:rPr>
                <w:del w:id="5148" w:author="Thomas Dietz" w:date="2012-08-13T13:46:00Z"/>
              </w:rPr>
            </w:pPr>
            <w:del w:id="5149" w:author="Thomas Dietz" w:date="2012-08-13T13:46:00Z">
              <w:r w:rsidDel="00390570">
                <w:delText>}</w:delText>
              </w:r>
            </w:del>
          </w:p>
          <w:p w14:paraId="73855A6C" w14:textId="1D6B4970" w:rsidR="00364B45" w:rsidDel="00390570" w:rsidRDefault="00364B45" w:rsidP="00A77F5F">
            <w:pPr>
              <w:pStyle w:val="XML1"/>
              <w:rPr>
                <w:del w:id="5150" w:author="Thomas Dietz" w:date="2012-08-13T13:46:00Z"/>
              </w:rPr>
            </w:pPr>
          </w:p>
          <w:p w14:paraId="5DEAE675" w14:textId="37ECFE64" w:rsidR="00364B45" w:rsidDel="00390570" w:rsidRDefault="00364B45" w:rsidP="00D646D5">
            <w:pPr>
              <w:pStyle w:val="XML1"/>
              <w:rPr>
                <w:del w:id="5151" w:author="Thomas Dietz" w:date="2012-08-13T13:46:00Z"/>
              </w:rPr>
            </w:pPr>
            <w:del w:id="5152" w:author="Thomas Dietz" w:date="2012-08-13T13:46:00Z">
              <w:r w:rsidDel="00390570">
                <w:delText>container reserved-port-types {</w:delText>
              </w:r>
            </w:del>
          </w:p>
          <w:p w14:paraId="1797EEB3" w14:textId="78EF2AE5" w:rsidR="00364B45" w:rsidDel="00390570" w:rsidRDefault="00364B45" w:rsidP="00D646D5">
            <w:pPr>
              <w:pStyle w:val="XML2"/>
              <w:rPr>
                <w:del w:id="5153" w:author="Thomas Dietz" w:date="2012-08-13T13:46:00Z"/>
              </w:rPr>
            </w:pPr>
            <w:del w:id="5154" w:author="Thomas Dietz" w:date="2012-08-13T13:46:00Z">
              <w:r w:rsidDel="00390570">
                <w:delText>description "Specify generic forwarding actions such as sending to the controller, flooding, or forwarding using non-OpenFlow methods, such as 'normal' switch processing.";</w:delText>
              </w:r>
            </w:del>
          </w:p>
          <w:p w14:paraId="3AACF47D" w14:textId="0A4D79EC" w:rsidR="00364B45" w:rsidDel="00390570" w:rsidRDefault="00364B45" w:rsidP="00D646D5">
            <w:pPr>
              <w:pStyle w:val="XML2"/>
              <w:rPr>
                <w:del w:id="5155" w:author="Thomas Dietz" w:date="2012-08-13T13:46:00Z"/>
              </w:rPr>
            </w:pPr>
            <w:del w:id="5156" w:author="Thomas Dietz" w:date="2012-08-13T13:46:00Z">
              <w:r w:rsidDel="00390570">
                <w:delText>reference "The types of reserved ports are defined in OpenFlow Switch Specification version 1.2.";</w:delText>
              </w:r>
            </w:del>
          </w:p>
          <w:p w14:paraId="182C2060" w14:textId="594B0768" w:rsidR="00364B45" w:rsidDel="00390570" w:rsidRDefault="00364B45" w:rsidP="00A77F5F">
            <w:pPr>
              <w:pStyle w:val="XML2"/>
              <w:rPr>
                <w:del w:id="5157" w:author="Thomas Dietz" w:date="2012-08-13T13:46:00Z"/>
              </w:rPr>
            </w:pPr>
            <w:del w:id="5158" w:author="Thomas Dietz" w:date="2012-08-13T13:46:00Z">
              <w:r w:rsidDel="00390570">
                <w:delText>leaf-list type {</w:delText>
              </w:r>
            </w:del>
          </w:p>
          <w:p w14:paraId="6FE2C8DB" w14:textId="2E681539" w:rsidR="00364B45" w:rsidDel="00390570" w:rsidRDefault="00364B45" w:rsidP="00A77F5F">
            <w:pPr>
              <w:pStyle w:val="XML3"/>
              <w:rPr>
                <w:del w:id="5159" w:author="Thomas Dietz" w:date="2012-08-13T13:46:00Z"/>
              </w:rPr>
            </w:pPr>
            <w:del w:id="5160" w:author="Thomas Dietz" w:date="2012-08-13T13:46:00Z">
              <w:r w:rsidDel="00390570">
                <w:delText>type enumeration {</w:delText>
              </w:r>
            </w:del>
          </w:p>
          <w:p w14:paraId="6A406C6C" w14:textId="6A02E985" w:rsidR="00364B45" w:rsidDel="00390570" w:rsidRDefault="00364B45" w:rsidP="00A77F5F">
            <w:pPr>
              <w:pStyle w:val="XML4"/>
              <w:rPr>
                <w:del w:id="5161" w:author="Thomas Dietz" w:date="2012-08-13T13:46:00Z"/>
              </w:rPr>
            </w:pPr>
            <w:del w:id="5162" w:author="Thomas Dietz" w:date="2012-08-13T13:46:00Z">
              <w:r w:rsidDel="00390570">
                <w:delText>enum all;</w:delText>
              </w:r>
            </w:del>
          </w:p>
          <w:p w14:paraId="448C569B" w14:textId="0CC58DE7" w:rsidR="00364B45" w:rsidDel="00390570" w:rsidRDefault="00364B45" w:rsidP="00A77F5F">
            <w:pPr>
              <w:pStyle w:val="XML4"/>
              <w:rPr>
                <w:del w:id="5163" w:author="Thomas Dietz" w:date="2012-08-13T13:46:00Z"/>
              </w:rPr>
            </w:pPr>
            <w:del w:id="5164" w:author="Thomas Dietz" w:date="2012-08-13T13:46:00Z">
              <w:r w:rsidDel="00390570">
                <w:delText>enum controller;</w:delText>
              </w:r>
            </w:del>
          </w:p>
          <w:p w14:paraId="56E35D50" w14:textId="11E190B1" w:rsidR="00364B45" w:rsidDel="00390570" w:rsidRDefault="00364B45" w:rsidP="00A77F5F">
            <w:pPr>
              <w:pStyle w:val="XML4"/>
              <w:rPr>
                <w:del w:id="5165" w:author="Thomas Dietz" w:date="2012-08-13T13:46:00Z"/>
              </w:rPr>
            </w:pPr>
            <w:del w:id="5166" w:author="Thomas Dietz" w:date="2012-08-13T13:46:00Z">
              <w:r w:rsidDel="00390570">
                <w:delText>enum table;</w:delText>
              </w:r>
            </w:del>
          </w:p>
          <w:p w14:paraId="6B7F9A34" w14:textId="15788B81" w:rsidR="00364B45" w:rsidDel="00390570" w:rsidRDefault="00364B45" w:rsidP="00A77F5F">
            <w:pPr>
              <w:pStyle w:val="XML4"/>
              <w:rPr>
                <w:del w:id="5167" w:author="Thomas Dietz" w:date="2012-08-13T13:46:00Z"/>
              </w:rPr>
            </w:pPr>
            <w:del w:id="5168" w:author="Thomas Dietz" w:date="2012-08-13T13:46:00Z">
              <w:r w:rsidDel="00390570">
                <w:delText>enum inport;</w:delText>
              </w:r>
            </w:del>
          </w:p>
          <w:p w14:paraId="194BBC6C" w14:textId="4C8C85FD" w:rsidR="00364B45" w:rsidDel="00390570" w:rsidRDefault="00364B45" w:rsidP="00A77F5F">
            <w:pPr>
              <w:pStyle w:val="XML4"/>
              <w:rPr>
                <w:del w:id="5169" w:author="Thomas Dietz" w:date="2012-08-13T13:46:00Z"/>
              </w:rPr>
            </w:pPr>
            <w:del w:id="5170" w:author="Thomas Dietz" w:date="2012-08-13T13:46:00Z">
              <w:r w:rsidDel="00390570">
                <w:delText>enum any;</w:delText>
              </w:r>
            </w:del>
          </w:p>
          <w:p w14:paraId="0988348F" w14:textId="1C0B9927" w:rsidR="00364B45" w:rsidDel="00390570" w:rsidRDefault="00364B45" w:rsidP="00A77F5F">
            <w:pPr>
              <w:pStyle w:val="XML4"/>
              <w:rPr>
                <w:del w:id="5171" w:author="Thomas Dietz" w:date="2012-08-13T13:46:00Z"/>
              </w:rPr>
            </w:pPr>
            <w:del w:id="5172" w:author="Thomas Dietz" w:date="2012-08-13T13:46:00Z">
              <w:r w:rsidDel="00390570">
                <w:delText>enum normal;</w:delText>
              </w:r>
            </w:del>
          </w:p>
          <w:p w14:paraId="495503B4" w14:textId="03FF34A7" w:rsidR="00364B45" w:rsidDel="00390570" w:rsidRDefault="00364B45" w:rsidP="00A77F5F">
            <w:pPr>
              <w:pStyle w:val="XML4"/>
              <w:rPr>
                <w:del w:id="5173" w:author="Thomas Dietz" w:date="2012-08-13T13:46:00Z"/>
              </w:rPr>
            </w:pPr>
            <w:del w:id="5174" w:author="Thomas Dietz" w:date="2012-08-13T13:46:00Z">
              <w:r w:rsidDel="00390570">
                <w:delText>enum flood;</w:delText>
              </w:r>
            </w:del>
          </w:p>
          <w:p w14:paraId="5D7BDB3E" w14:textId="7093A915" w:rsidR="00364B45" w:rsidDel="00390570" w:rsidRDefault="00364B45" w:rsidP="00C3649A">
            <w:pPr>
              <w:pStyle w:val="XML4"/>
              <w:rPr>
                <w:del w:id="5175" w:author="Thomas Dietz" w:date="2012-08-13T13:46:00Z"/>
              </w:rPr>
            </w:pPr>
            <w:del w:id="5176" w:author="Thomas Dietz" w:date="2012-08-13T13:46:00Z">
              <w:r w:rsidDel="00390570">
                <w:delText>}</w:delText>
              </w:r>
            </w:del>
          </w:p>
          <w:p w14:paraId="7396C4F8" w14:textId="6BCA703B" w:rsidR="00364B45" w:rsidDel="00390570" w:rsidRDefault="00364B45" w:rsidP="00C3649A">
            <w:pPr>
              <w:pStyle w:val="XML3"/>
              <w:rPr>
                <w:del w:id="5177" w:author="Thomas Dietz" w:date="2012-08-13T13:46:00Z"/>
              </w:rPr>
            </w:pPr>
            <w:del w:id="5178" w:author="Thomas Dietz" w:date="2012-08-13T13:46:00Z">
              <w:r w:rsidDel="00390570">
                <w:delText>}</w:delText>
              </w:r>
            </w:del>
          </w:p>
          <w:p w14:paraId="7A0F4A10" w14:textId="50406CF6" w:rsidR="00364B45" w:rsidDel="00390570" w:rsidRDefault="00364B45" w:rsidP="00C3649A">
            <w:pPr>
              <w:pStyle w:val="XML2"/>
              <w:rPr>
                <w:del w:id="5179" w:author="Thomas Dietz" w:date="2012-08-13T13:46:00Z"/>
              </w:rPr>
            </w:pPr>
            <w:del w:id="5180" w:author="Thomas Dietz" w:date="2012-08-13T13:46:00Z">
              <w:r w:rsidDel="00390570">
                <w:delText>}</w:delText>
              </w:r>
            </w:del>
          </w:p>
          <w:p w14:paraId="37993E46" w14:textId="52A0F800" w:rsidR="00364B45" w:rsidDel="00390570" w:rsidRDefault="00364B45" w:rsidP="00364B45">
            <w:pPr>
              <w:pStyle w:val="XML1"/>
              <w:rPr>
                <w:del w:id="5181" w:author="Thomas Dietz" w:date="2012-08-13T13:46:00Z"/>
              </w:rPr>
            </w:pPr>
          </w:p>
          <w:p w14:paraId="0CF6E404" w14:textId="045701A7" w:rsidR="00364B45" w:rsidDel="00390570" w:rsidRDefault="00364B45" w:rsidP="002B1BBD">
            <w:pPr>
              <w:pStyle w:val="XML2"/>
              <w:rPr>
                <w:del w:id="5182" w:author="Thomas Dietz" w:date="2012-08-13T13:46:00Z"/>
              </w:rPr>
            </w:pPr>
            <w:del w:id="5183" w:author="Thomas Dietz" w:date="2012-08-13T13:46:00Z">
              <w:r w:rsidDel="00390570">
                <w:delText>container group-types {</w:delText>
              </w:r>
            </w:del>
          </w:p>
          <w:p w14:paraId="76962619" w14:textId="18E71B7E" w:rsidR="00364B45" w:rsidDel="00390570" w:rsidRDefault="00364B45" w:rsidP="002B1BBD">
            <w:pPr>
              <w:pStyle w:val="XML3"/>
              <w:rPr>
                <w:del w:id="5184" w:author="Thomas Dietz" w:date="2012-08-13T13:46:00Z"/>
              </w:rPr>
            </w:pPr>
            <w:del w:id="5185" w:author="Thomas Dietz" w:date="2012-08-13T13:46:00Z">
              <w:r w:rsidDel="00390570">
                <w:delText>description "Specify the group types supported by the logical switch.";</w:delText>
              </w:r>
            </w:del>
          </w:p>
          <w:p w14:paraId="79407335" w14:textId="7516709C" w:rsidR="00364B45" w:rsidDel="00390570" w:rsidRDefault="00364B45" w:rsidP="002B1BBD">
            <w:pPr>
              <w:pStyle w:val="XML3"/>
              <w:rPr>
                <w:del w:id="5186" w:author="Thomas Dietz" w:date="2012-08-13T13:46:00Z"/>
              </w:rPr>
            </w:pPr>
            <w:del w:id="5187" w:author="Thomas Dietz" w:date="2012-08-13T13:46:00Z">
              <w:r w:rsidDel="00390570">
                <w:delText>reference "The types of groups are defined in OpenFlow Switch Specification version 1.2.";</w:delText>
              </w:r>
            </w:del>
          </w:p>
          <w:p w14:paraId="3890A846" w14:textId="78EB0794" w:rsidR="00364B45" w:rsidDel="00390570" w:rsidRDefault="00364B45" w:rsidP="002B1BBD">
            <w:pPr>
              <w:pStyle w:val="XML3"/>
              <w:rPr>
                <w:del w:id="5188" w:author="Thomas Dietz" w:date="2012-08-13T13:46:00Z"/>
              </w:rPr>
            </w:pPr>
            <w:del w:id="5189" w:author="Thomas Dietz" w:date="2012-08-13T13:46:00Z">
              <w:r w:rsidDel="00390570">
                <w:delText>leaf-list type {</w:delText>
              </w:r>
            </w:del>
          </w:p>
          <w:p w14:paraId="20944E30" w14:textId="6B8EC328" w:rsidR="00364B45" w:rsidDel="00390570" w:rsidRDefault="00364B45" w:rsidP="002B1BBD">
            <w:pPr>
              <w:pStyle w:val="XML4"/>
              <w:rPr>
                <w:del w:id="5190" w:author="Thomas Dietz" w:date="2012-08-13T13:46:00Z"/>
              </w:rPr>
            </w:pPr>
            <w:del w:id="5191" w:author="Thomas Dietz" w:date="2012-08-13T13:46:00Z">
              <w:r w:rsidDel="00390570">
                <w:delText>type enumeration {</w:delText>
              </w:r>
            </w:del>
          </w:p>
          <w:p w14:paraId="74884939" w14:textId="15E600AC" w:rsidR="00364B45" w:rsidDel="00390570" w:rsidRDefault="00364B45" w:rsidP="002B1BBD">
            <w:pPr>
              <w:pStyle w:val="XML5"/>
              <w:rPr>
                <w:del w:id="5192" w:author="Thomas Dietz" w:date="2012-08-13T13:46:00Z"/>
              </w:rPr>
            </w:pPr>
            <w:del w:id="5193" w:author="Thomas Dietz" w:date="2012-08-13T13:46:00Z">
              <w:r w:rsidDel="00390570">
                <w:delText>enum all;</w:delText>
              </w:r>
            </w:del>
          </w:p>
          <w:p w14:paraId="2B6DFBFB" w14:textId="33B47DC8" w:rsidR="00364B45" w:rsidDel="00390570" w:rsidRDefault="00364B45" w:rsidP="002B1BBD">
            <w:pPr>
              <w:pStyle w:val="XML5"/>
              <w:rPr>
                <w:del w:id="5194" w:author="Thomas Dietz" w:date="2012-08-13T13:46:00Z"/>
              </w:rPr>
            </w:pPr>
            <w:del w:id="5195" w:author="Thomas Dietz" w:date="2012-08-13T13:46:00Z">
              <w:r w:rsidDel="00390570">
                <w:delText>enum select;</w:delText>
              </w:r>
            </w:del>
          </w:p>
          <w:p w14:paraId="356891CB" w14:textId="2E4A3D72" w:rsidR="00364B45" w:rsidDel="00390570" w:rsidRDefault="00364B45" w:rsidP="002B1BBD">
            <w:pPr>
              <w:pStyle w:val="XML5"/>
              <w:rPr>
                <w:del w:id="5196" w:author="Thomas Dietz" w:date="2012-08-13T13:46:00Z"/>
              </w:rPr>
            </w:pPr>
            <w:del w:id="5197" w:author="Thomas Dietz" w:date="2012-08-13T13:46:00Z">
              <w:r w:rsidDel="00390570">
                <w:delText>enum indirect;</w:delText>
              </w:r>
            </w:del>
          </w:p>
          <w:p w14:paraId="07ADE8C6" w14:textId="71240572" w:rsidR="00364B45" w:rsidDel="00390570" w:rsidRDefault="00364B45" w:rsidP="002B1BBD">
            <w:pPr>
              <w:pStyle w:val="XML5"/>
              <w:rPr>
                <w:del w:id="5198" w:author="Thomas Dietz" w:date="2012-08-13T13:46:00Z"/>
              </w:rPr>
            </w:pPr>
            <w:del w:id="5199" w:author="Thomas Dietz" w:date="2012-08-13T13:46:00Z">
              <w:r w:rsidDel="00390570">
                <w:delText>enum fast-failover;</w:delText>
              </w:r>
            </w:del>
          </w:p>
          <w:p w14:paraId="35C7A71B" w14:textId="0DF1C7C0" w:rsidR="00364B45" w:rsidDel="00390570" w:rsidRDefault="00364B45" w:rsidP="002B1BBD">
            <w:pPr>
              <w:pStyle w:val="XML4"/>
              <w:rPr>
                <w:del w:id="5200" w:author="Thomas Dietz" w:date="2012-08-13T13:46:00Z"/>
              </w:rPr>
            </w:pPr>
            <w:del w:id="5201" w:author="Thomas Dietz" w:date="2012-08-13T13:46:00Z">
              <w:r w:rsidDel="00390570">
                <w:delText>}</w:delText>
              </w:r>
            </w:del>
          </w:p>
          <w:p w14:paraId="476292F8" w14:textId="0F88C26E" w:rsidR="00364B45" w:rsidDel="00390570" w:rsidRDefault="00364B45" w:rsidP="002B1BBD">
            <w:pPr>
              <w:pStyle w:val="XML3"/>
              <w:rPr>
                <w:del w:id="5202" w:author="Thomas Dietz" w:date="2012-08-13T13:46:00Z"/>
              </w:rPr>
            </w:pPr>
            <w:del w:id="5203" w:author="Thomas Dietz" w:date="2012-08-13T13:46:00Z">
              <w:r w:rsidDel="00390570">
                <w:delText>}</w:delText>
              </w:r>
            </w:del>
          </w:p>
          <w:p w14:paraId="2BAD1DF8" w14:textId="0C97B9D9" w:rsidR="00364B45" w:rsidDel="00390570" w:rsidRDefault="00364B45" w:rsidP="002B1BBD">
            <w:pPr>
              <w:pStyle w:val="XML2"/>
              <w:rPr>
                <w:del w:id="5204" w:author="Thomas Dietz" w:date="2012-08-13T13:46:00Z"/>
              </w:rPr>
            </w:pPr>
            <w:del w:id="5205" w:author="Thomas Dietz" w:date="2012-08-13T13:46:00Z">
              <w:r w:rsidDel="00390570">
                <w:delText>}</w:delText>
              </w:r>
            </w:del>
          </w:p>
          <w:p w14:paraId="2B637FD2" w14:textId="33C1830A" w:rsidR="00364B45" w:rsidDel="00390570" w:rsidRDefault="00364B45" w:rsidP="002B1BBD">
            <w:pPr>
              <w:pStyle w:val="XML1"/>
              <w:rPr>
                <w:del w:id="5206" w:author="Thomas Dietz" w:date="2012-08-13T13:46:00Z"/>
              </w:rPr>
            </w:pPr>
          </w:p>
          <w:p w14:paraId="232B7521" w14:textId="21CCDBDE" w:rsidR="00364B45" w:rsidDel="00390570" w:rsidRDefault="00364B45" w:rsidP="002B1BBD">
            <w:pPr>
              <w:pStyle w:val="XML2"/>
              <w:rPr>
                <w:del w:id="5207" w:author="Thomas Dietz" w:date="2012-08-13T13:46:00Z"/>
              </w:rPr>
            </w:pPr>
            <w:del w:id="5208" w:author="Thomas Dietz" w:date="2012-08-13T13:46:00Z">
              <w:r w:rsidDel="00390570">
                <w:delText>container group-capabilities {</w:delText>
              </w:r>
            </w:del>
          </w:p>
          <w:p w14:paraId="553944A9" w14:textId="4B1BA731" w:rsidR="00364B45" w:rsidDel="00390570" w:rsidRDefault="00364B45" w:rsidP="002B1BBD">
            <w:pPr>
              <w:pStyle w:val="XML3"/>
              <w:rPr>
                <w:del w:id="5209" w:author="Thomas Dietz" w:date="2012-08-13T13:46:00Z"/>
              </w:rPr>
            </w:pPr>
            <w:del w:id="5210" w:author="Thomas Dietz" w:date="2012-08-13T13:46:00Z">
              <w:r w:rsidDel="00390570">
                <w:delText>description "Specify the group capabilities supported by the logical switch.";</w:delText>
              </w:r>
            </w:del>
          </w:p>
          <w:p w14:paraId="110BE0CA" w14:textId="6FCD4E33" w:rsidR="00364B45" w:rsidDel="00390570" w:rsidRDefault="00364B45" w:rsidP="002B1BBD">
            <w:pPr>
              <w:pStyle w:val="XML3"/>
              <w:rPr>
                <w:del w:id="5211" w:author="Thomas Dietz" w:date="2012-08-13T13:46:00Z"/>
              </w:rPr>
            </w:pPr>
            <w:del w:id="5212" w:author="Thomas Dietz" w:date="2012-08-13T13:46:00Z">
              <w:r w:rsidDel="00390570">
                <w:delText>reference "The types of group capability are defined in OpenFlow Switch Specification version 1.2.";</w:delText>
              </w:r>
            </w:del>
          </w:p>
          <w:p w14:paraId="0FBB4D3F" w14:textId="323DF616" w:rsidR="00364B45" w:rsidDel="00390570" w:rsidRDefault="00364B45" w:rsidP="002B1BBD">
            <w:pPr>
              <w:pStyle w:val="XML3"/>
              <w:rPr>
                <w:del w:id="5213" w:author="Thomas Dietz" w:date="2012-08-13T13:46:00Z"/>
              </w:rPr>
            </w:pPr>
            <w:del w:id="5214" w:author="Thomas Dietz" w:date="2012-08-13T13:46:00Z">
              <w:r w:rsidDel="00390570">
                <w:delText>leaf-list capability {</w:delText>
              </w:r>
            </w:del>
          </w:p>
          <w:p w14:paraId="1F8F35A4" w14:textId="0E1671B4" w:rsidR="00364B45" w:rsidDel="00390570" w:rsidRDefault="00364B45" w:rsidP="002B1BBD">
            <w:pPr>
              <w:pStyle w:val="XML4"/>
              <w:rPr>
                <w:del w:id="5215" w:author="Thomas Dietz" w:date="2012-08-13T13:46:00Z"/>
              </w:rPr>
            </w:pPr>
            <w:del w:id="5216" w:author="Thomas Dietz" w:date="2012-08-13T13:46:00Z">
              <w:r w:rsidDel="00390570">
                <w:delText>type enumeration {</w:delText>
              </w:r>
            </w:del>
          </w:p>
          <w:p w14:paraId="5409A08E" w14:textId="0E14B35A" w:rsidR="00364B45" w:rsidDel="00390570" w:rsidRDefault="00364B45" w:rsidP="002B1BBD">
            <w:pPr>
              <w:pStyle w:val="XML5"/>
              <w:rPr>
                <w:del w:id="5217" w:author="Thomas Dietz" w:date="2012-08-13T13:46:00Z"/>
              </w:rPr>
            </w:pPr>
            <w:del w:id="5218" w:author="Thomas Dietz" w:date="2012-08-13T13:46:00Z">
              <w:r w:rsidDel="00390570">
                <w:delText>enum select-weight;</w:delText>
              </w:r>
            </w:del>
          </w:p>
          <w:p w14:paraId="10614879" w14:textId="4B313692" w:rsidR="00364B45" w:rsidDel="00390570" w:rsidRDefault="00364B45" w:rsidP="002B1BBD">
            <w:pPr>
              <w:pStyle w:val="XML5"/>
              <w:rPr>
                <w:del w:id="5219" w:author="Thomas Dietz" w:date="2012-08-13T13:46:00Z"/>
              </w:rPr>
            </w:pPr>
            <w:del w:id="5220" w:author="Thomas Dietz" w:date="2012-08-13T13:46:00Z">
              <w:r w:rsidDel="00390570">
                <w:delText>enum select-liveness;</w:delText>
              </w:r>
            </w:del>
          </w:p>
          <w:p w14:paraId="7F25F81C" w14:textId="3A0765B1" w:rsidR="00364B45" w:rsidDel="00390570" w:rsidRDefault="00364B45" w:rsidP="002B1BBD">
            <w:pPr>
              <w:pStyle w:val="XML5"/>
              <w:rPr>
                <w:del w:id="5221" w:author="Thomas Dietz" w:date="2012-08-13T13:46:00Z"/>
              </w:rPr>
            </w:pPr>
            <w:del w:id="5222" w:author="Thomas Dietz" w:date="2012-08-13T13:46:00Z">
              <w:r w:rsidDel="00390570">
                <w:delText>enum chaining;</w:delText>
              </w:r>
            </w:del>
          </w:p>
          <w:p w14:paraId="6EAC462D" w14:textId="48D50B4C" w:rsidR="00364B45" w:rsidDel="00390570" w:rsidRDefault="00364B45" w:rsidP="002B1BBD">
            <w:pPr>
              <w:pStyle w:val="XML5"/>
              <w:rPr>
                <w:del w:id="5223" w:author="Thomas Dietz" w:date="2012-08-13T13:46:00Z"/>
              </w:rPr>
            </w:pPr>
            <w:del w:id="5224" w:author="Thomas Dietz" w:date="2012-08-13T13:46:00Z">
              <w:r w:rsidDel="00390570">
                <w:delText>enum chaining-check;</w:delText>
              </w:r>
            </w:del>
          </w:p>
          <w:p w14:paraId="620D1DDD" w14:textId="301F2DD7" w:rsidR="00364B45" w:rsidDel="00390570" w:rsidRDefault="00364B45" w:rsidP="002B1BBD">
            <w:pPr>
              <w:pStyle w:val="XML4"/>
              <w:rPr>
                <w:del w:id="5225" w:author="Thomas Dietz" w:date="2012-08-13T13:46:00Z"/>
              </w:rPr>
            </w:pPr>
            <w:del w:id="5226" w:author="Thomas Dietz" w:date="2012-08-13T13:46:00Z">
              <w:r w:rsidDel="00390570">
                <w:lastRenderedPageBreak/>
                <w:delText>}</w:delText>
              </w:r>
            </w:del>
          </w:p>
          <w:p w14:paraId="2C3F8852" w14:textId="372E52AB" w:rsidR="00364B45" w:rsidDel="00390570" w:rsidRDefault="00364B45" w:rsidP="002B1BBD">
            <w:pPr>
              <w:pStyle w:val="XML3"/>
              <w:rPr>
                <w:del w:id="5227" w:author="Thomas Dietz" w:date="2012-08-13T13:46:00Z"/>
              </w:rPr>
            </w:pPr>
            <w:del w:id="5228" w:author="Thomas Dietz" w:date="2012-08-13T13:46:00Z">
              <w:r w:rsidDel="00390570">
                <w:delText>}</w:delText>
              </w:r>
            </w:del>
          </w:p>
          <w:p w14:paraId="1C5D6DE2" w14:textId="0726417E" w:rsidR="00364B45" w:rsidDel="00390570" w:rsidRDefault="00364B45" w:rsidP="002B1BBD">
            <w:pPr>
              <w:pStyle w:val="XML2"/>
              <w:rPr>
                <w:del w:id="5229" w:author="Thomas Dietz" w:date="2012-08-13T13:46:00Z"/>
              </w:rPr>
            </w:pPr>
            <w:del w:id="5230" w:author="Thomas Dietz" w:date="2012-08-13T13:46:00Z">
              <w:r w:rsidDel="00390570">
                <w:delText>}</w:delText>
              </w:r>
            </w:del>
          </w:p>
          <w:p w14:paraId="474D4481" w14:textId="61AB2A4E" w:rsidR="00364B45" w:rsidDel="00390570" w:rsidRDefault="00364B45" w:rsidP="00364B45">
            <w:pPr>
              <w:pStyle w:val="XML1"/>
              <w:rPr>
                <w:del w:id="5231" w:author="Thomas Dietz" w:date="2012-08-13T13:46:00Z"/>
              </w:rPr>
            </w:pPr>
          </w:p>
          <w:p w14:paraId="7A49D4B0" w14:textId="7E82E0A0" w:rsidR="00364B45" w:rsidDel="00390570" w:rsidRDefault="00364B45" w:rsidP="002B1BBD">
            <w:pPr>
              <w:pStyle w:val="XML2"/>
              <w:rPr>
                <w:del w:id="5232" w:author="Thomas Dietz" w:date="2012-08-13T13:46:00Z"/>
              </w:rPr>
            </w:pPr>
            <w:del w:id="5233" w:author="Thomas Dietz" w:date="2012-08-13T13:46:00Z">
              <w:r w:rsidDel="00390570">
                <w:delText>container action-types {</w:delText>
              </w:r>
            </w:del>
          </w:p>
          <w:p w14:paraId="7D715D3E" w14:textId="7DF068B6" w:rsidR="00364B45" w:rsidDel="00390570" w:rsidRDefault="00364B45" w:rsidP="00B96BFC">
            <w:pPr>
              <w:pStyle w:val="XML2"/>
              <w:rPr>
                <w:del w:id="5234" w:author="Thomas Dietz" w:date="2012-08-13T13:46:00Z"/>
              </w:rPr>
            </w:pPr>
            <w:del w:id="5235" w:author="Thomas Dietz" w:date="2012-08-13T13:46:00Z">
              <w:r w:rsidDel="00390570">
                <w:delText>description "Specify the action types supported by the logical switch.";</w:delText>
              </w:r>
            </w:del>
          </w:p>
          <w:p w14:paraId="011316BA" w14:textId="67B9C7C7" w:rsidR="00364B45" w:rsidDel="00390570" w:rsidRDefault="00364B45" w:rsidP="00B96BFC">
            <w:pPr>
              <w:pStyle w:val="XML3"/>
              <w:rPr>
                <w:del w:id="5236" w:author="Thomas Dietz" w:date="2012-08-13T13:46:00Z"/>
              </w:rPr>
            </w:pPr>
            <w:del w:id="5237" w:author="Thomas Dietz" w:date="2012-08-13T13:46:00Z">
              <w:r w:rsidDel="00390570">
                <w:delText>leaf-list type {</w:delText>
              </w:r>
            </w:del>
          </w:p>
          <w:p w14:paraId="545B9325" w14:textId="5D320FEF" w:rsidR="00364B45" w:rsidDel="00390570" w:rsidRDefault="00364B45" w:rsidP="00B96BFC">
            <w:pPr>
              <w:pStyle w:val="XML4"/>
              <w:rPr>
                <w:del w:id="5238" w:author="Thomas Dietz" w:date="2012-08-13T13:46:00Z"/>
              </w:rPr>
            </w:pPr>
            <w:del w:id="5239" w:author="Thomas Dietz" w:date="2012-08-13T13:46:00Z">
              <w:r w:rsidDel="00390570">
                <w:delText>type action-type;</w:delText>
              </w:r>
            </w:del>
          </w:p>
          <w:p w14:paraId="5828C769" w14:textId="649A1A37" w:rsidR="00364B45" w:rsidDel="00390570" w:rsidRDefault="00364B45" w:rsidP="00B96BFC">
            <w:pPr>
              <w:pStyle w:val="XML3"/>
              <w:rPr>
                <w:del w:id="5240" w:author="Thomas Dietz" w:date="2012-08-13T13:46:00Z"/>
              </w:rPr>
            </w:pPr>
            <w:del w:id="5241" w:author="Thomas Dietz" w:date="2012-08-13T13:46:00Z">
              <w:r w:rsidDel="00390570">
                <w:delText>}</w:delText>
              </w:r>
            </w:del>
          </w:p>
          <w:p w14:paraId="008611B1" w14:textId="06EC9A62" w:rsidR="00364B45" w:rsidDel="00390570" w:rsidRDefault="00364B45" w:rsidP="00B96BFC">
            <w:pPr>
              <w:pStyle w:val="XML2"/>
              <w:rPr>
                <w:del w:id="5242" w:author="Thomas Dietz" w:date="2012-08-13T13:46:00Z"/>
              </w:rPr>
            </w:pPr>
            <w:del w:id="5243" w:author="Thomas Dietz" w:date="2012-08-13T13:46:00Z">
              <w:r w:rsidDel="00390570">
                <w:delText>}</w:delText>
              </w:r>
            </w:del>
          </w:p>
          <w:p w14:paraId="32615DF0" w14:textId="3DEB5261" w:rsidR="00DA7677" w:rsidDel="00390570" w:rsidRDefault="00DA7677" w:rsidP="00364B45">
            <w:pPr>
              <w:pStyle w:val="XML1"/>
              <w:rPr>
                <w:del w:id="5244" w:author="Thomas Dietz" w:date="2012-08-13T13:46:00Z"/>
              </w:rPr>
            </w:pPr>
          </w:p>
          <w:p w14:paraId="59D20CCC" w14:textId="07C43699" w:rsidR="00DA7677" w:rsidDel="00390570" w:rsidRDefault="00DA7677" w:rsidP="00B96BFC">
            <w:pPr>
              <w:pStyle w:val="XML2"/>
              <w:rPr>
                <w:del w:id="5245" w:author="Thomas Dietz" w:date="2012-08-13T13:46:00Z"/>
              </w:rPr>
            </w:pPr>
            <w:del w:id="5246" w:author="Thomas Dietz" w:date="2012-08-13T13:46:00Z">
              <w:r w:rsidDel="00390570">
                <w:delText>container instruction-types {</w:delText>
              </w:r>
            </w:del>
          </w:p>
          <w:p w14:paraId="6A41D2E3" w14:textId="0D6F3984" w:rsidR="00DA7677" w:rsidDel="00390570" w:rsidRDefault="00DA7677" w:rsidP="00B96BFC">
            <w:pPr>
              <w:pStyle w:val="XML2"/>
              <w:rPr>
                <w:del w:id="5247" w:author="Thomas Dietz" w:date="2012-08-13T13:46:00Z"/>
              </w:rPr>
            </w:pPr>
            <w:del w:id="5248" w:author="Thomas Dietz" w:date="2012-08-13T13:46:00Z">
              <w:r w:rsidDel="00390570">
                <w:delText>description "Specify the instruction types supported by the logical switch.";</w:delText>
              </w:r>
            </w:del>
          </w:p>
          <w:p w14:paraId="7A443410" w14:textId="7EFE3DB0" w:rsidR="00DA7677" w:rsidDel="00390570" w:rsidRDefault="00DA7677" w:rsidP="00B96BFC">
            <w:pPr>
              <w:pStyle w:val="XML3"/>
              <w:rPr>
                <w:del w:id="5249" w:author="Thomas Dietz" w:date="2012-08-13T13:46:00Z"/>
              </w:rPr>
            </w:pPr>
            <w:del w:id="5250" w:author="Thomas Dietz" w:date="2012-08-13T13:46:00Z">
              <w:r w:rsidDel="00390570">
                <w:delText>leaf-list type {</w:delText>
              </w:r>
            </w:del>
          </w:p>
          <w:p w14:paraId="258E55B5" w14:textId="7A9186BD" w:rsidR="00DA7677" w:rsidDel="00390570" w:rsidRDefault="00DA7677" w:rsidP="00B96BFC">
            <w:pPr>
              <w:pStyle w:val="XML4"/>
              <w:rPr>
                <w:del w:id="5251" w:author="Thomas Dietz" w:date="2012-08-13T13:46:00Z"/>
              </w:rPr>
            </w:pPr>
            <w:del w:id="5252" w:author="Thomas Dietz" w:date="2012-08-13T13:46:00Z">
              <w:r w:rsidDel="00390570">
                <w:delText>type instruction-type;</w:delText>
              </w:r>
            </w:del>
          </w:p>
          <w:p w14:paraId="607AB906" w14:textId="3BEAFFF7" w:rsidR="00DA7677" w:rsidDel="00390570" w:rsidRDefault="00DA7677" w:rsidP="00B96BFC">
            <w:pPr>
              <w:pStyle w:val="XML3"/>
              <w:rPr>
                <w:del w:id="5253" w:author="Thomas Dietz" w:date="2012-08-13T13:46:00Z"/>
              </w:rPr>
            </w:pPr>
            <w:del w:id="5254" w:author="Thomas Dietz" w:date="2012-08-13T13:46:00Z">
              <w:r w:rsidDel="00390570">
                <w:delText>}</w:delText>
              </w:r>
            </w:del>
          </w:p>
          <w:p w14:paraId="073C46B7" w14:textId="416A7196" w:rsidR="00DA7677" w:rsidDel="00390570" w:rsidRDefault="00DA7677" w:rsidP="00B96BFC">
            <w:pPr>
              <w:pStyle w:val="XML2"/>
              <w:rPr>
                <w:del w:id="5255" w:author="Thomas Dietz" w:date="2012-08-13T13:46:00Z"/>
              </w:rPr>
            </w:pPr>
            <w:del w:id="5256" w:author="Thomas Dietz" w:date="2012-08-13T13:46:00Z">
              <w:r w:rsidDel="00390570">
                <w:delText>}</w:delText>
              </w:r>
            </w:del>
          </w:p>
          <w:p w14:paraId="1E54A93A" w14:textId="77777777" w:rsidR="00390570" w:rsidRDefault="00B0651B" w:rsidP="00390570">
            <w:pPr>
              <w:pStyle w:val="XML1"/>
              <w:rPr>
                <w:ins w:id="5257" w:author="Thomas Dietz" w:date="2012-08-13T13:47:00Z"/>
              </w:rPr>
            </w:pPr>
            <w:del w:id="5258" w:author="Thomas Dietz" w:date="2012-08-13T13:46:00Z">
              <w:r w:rsidDel="00390570">
                <w:delText>}</w:delText>
              </w:r>
            </w:del>
            <w:ins w:id="5259" w:author="Thomas Dietz" w:date="2012-08-13T13:47:00Z">
              <w:r w:rsidR="00390570">
                <w:t xml:space="preserve">  grouping OFLogicalSwitchCapabilitiesType {</w:t>
              </w:r>
            </w:ins>
          </w:p>
          <w:p w14:paraId="30ECD90F" w14:textId="77777777" w:rsidR="00390570" w:rsidRDefault="00390570" w:rsidP="00390570">
            <w:pPr>
              <w:pStyle w:val="XML1"/>
              <w:rPr>
                <w:ins w:id="5260" w:author="Thomas Dietz" w:date="2012-08-13T13:47:00Z"/>
              </w:rPr>
            </w:pPr>
            <w:ins w:id="5261" w:author="Thomas Dietz" w:date="2012-08-13T13:47:00Z">
              <w:r>
                <w:t xml:space="preserve">    description "This grouping specifies all properties of an</w:t>
              </w:r>
            </w:ins>
          </w:p>
          <w:p w14:paraId="094FD6C4" w14:textId="77777777" w:rsidR="00390570" w:rsidRDefault="00390570" w:rsidP="00390570">
            <w:pPr>
              <w:pStyle w:val="XML1"/>
              <w:rPr>
                <w:ins w:id="5262" w:author="Thomas Dietz" w:date="2012-08-13T13:47:00Z"/>
              </w:rPr>
            </w:pPr>
            <w:ins w:id="5263" w:author="Thomas Dietz" w:date="2012-08-13T13:47:00Z">
              <w:r>
                <w:t xml:space="preserve">      OpenFlow logical switch's capabilities.</w:t>
              </w:r>
            </w:ins>
          </w:p>
          <w:p w14:paraId="56EEC729" w14:textId="77777777" w:rsidR="00390570" w:rsidRDefault="00390570" w:rsidP="00390570">
            <w:pPr>
              <w:pStyle w:val="XML1"/>
              <w:rPr>
                <w:ins w:id="5264" w:author="Thomas Dietz" w:date="2012-08-13T13:47:00Z"/>
              </w:rPr>
            </w:pPr>
          </w:p>
          <w:p w14:paraId="215B654F" w14:textId="77777777" w:rsidR="00390570" w:rsidRDefault="00390570" w:rsidP="00390570">
            <w:pPr>
              <w:pStyle w:val="XML1"/>
              <w:rPr>
                <w:ins w:id="5265" w:author="Thomas Dietz" w:date="2012-08-13T13:47:00Z"/>
              </w:rPr>
            </w:pPr>
            <w:ins w:id="5266" w:author="Thomas Dietz" w:date="2012-08-13T13:47:00Z">
              <w:r>
                <w:t xml:space="preserve">      Elements in the type OFLogicalSwitchCapabilitiesType are not</w:t>
              </w:r>
            </w:ins>
          </w:p>
          <w:p w14:paraId="4A4A5360" w14:textId="77777777" w:rsidR="00390570" w:rsidRDefault="00390570" w:rsidP="00390570">
            <w:pPr>
              <w:pStyle w:val="XML1"/>
              <w:rPr>
                <w:ins w:id="5267" w:author="Thomas Dietz" w:date="2012-08-13T13:47:00Z"/>
              </w:rPr>
            </w:pPr>
            <w:ins w:id="5268" w:author="Thomas Dietz" w:date="2012-08-13T13:47:00Z">
              <w:r>
                <w:t xml:space="preserve">      configurable and can only be retrieved by NETCONF &lt;get&gt;</w:t>
              </w:r>
            </w:ins>
          </w:p>
          <w:p w14:paraId="206D7540" w14:textId="77777777" w:rsidR="00390570" w:rsidRDefault="00390570" w:rsidP="00390570">
            <w:pPr>
              <w:pStyle w:val="XML1"/>
              <w:rPr>
                <w:ins w:id="5269" w:author="Thomas Dietz" w:date="2012-08-13T13:47:00Z"/>
              </w:rPr>
            </w:pPr>
            <w:ins w:id="5270" w:author="Thomas Dietz" w:date="2012-08-13T13:47:00Z">
              <w:r>
                <w:t xml:space="preserve">      operations. Attemps to modify this element and its children</w:t>
              </w:r>
            </w:ins>
          </w:p>
          <w:p w14:paraId="2237D6E4" w14:textId="77777777" w:rsidR="00390570" w:rsidRDefault="00390570" w:rsidP="00390570">
            <w:pPr>
              <w:pStyle w:val="XML1"/>
              <w:rPr>
                <w:ins w:id="5271" w:author="Thomas Dietz" w:date="2012-08-13T13:47:00Z"/>
              </w:rPr>
            </w:pPr>
            <w:ins w:id="5272" w:author="Thomas Dietz" w:date="2012-08-13T13:47:00Z">
              <w:r>
                <w:t xml:space="preserve">      with a NETCONF &lt;edit-config&gt; operation MUST result in an </w:t>
              </w:r>
            </w:ins>
          </w:p>
          <w:p w14:paraId="533BBCF9" w14:textId="77777777" w:rsidR="00390570" w:rsidRDefault="00390570" w:rsidP="00390570">
            <w:pPr>
              <w:pStyle w:val="XML1"/>
              <w:rPr>
                <w:ins w:id="5273" w:author="Thomas Dietz" w:date="2012-08-13T13:47:00Z"/>
              </w:rPr>
            </w:pPr>
            <w:ins w:id="5274" w:author="Thomas Dietz" w:date="2012-08-13T13:47:00Z">
              <w:r>
                <w:t xml:space="preserve">      'operation-not-supported' error with type 'application'.";</w:t>
              </w:r>
            </w:ins>
          </w:p>
          <w:p w14:paraId="35CD759F" w14:textId="77777777" w:rsidR="00390570" w:rsidRDefault="00390570" w:rsidP="00390570">
            <w:pPr>
              <w:pStyle w:val="XML1"/>
              <w:rPr>
                <w:ins w:id="5275" w:author="Thomas Dietz" w:date="2012-08-13T13:47:00Z"/>
              </w:rPr>
            </w:pPr>
            <w:ins w:id="5276" w:author="Thomas Dietz" w:date="2012-08-13T13:47:00Z">
              <w:r>
                <w:t xml:space="preserve">    leaf max-buffered-packets {</w:t>
              </w:r>
            </w:ins>
          </w:p>
          <w:p w14:paraId="26263472" w14:textId="77777777" w:rsidR="00390570" w:rsidRDefault="00390570" w:rsidP="00390570">
            <w:pPr>
              <w:pStyle w:val="XML1"/>
              <w:rPr>
                <w:ins w:id="5277" w:author="Thomas Dietz" w:date="2012-08-13T13:47:00Z"/>
              </w:rPr>
            </w:pPr>
            <w:ins w:id="5278" w:author="Thomas Dietz" w:date="2012-08-13T13:47:00Z">
              <w:r>
                <w:t xml:space="preserve">      type uint32;</w:t>
              </w:r>
            </w:ins>
          </w:p>
          <w:p w14:paraId="22B6D188" w14:textId="77777777" w:rsidR="00390570" w:rsidRDefault="00390570" w:rsidP="00390570">
            <w:pPr>
              <w:pStyle w:val="XML1"/>
              <w:rPr>
                <w:ins w:id="5279" w:author="Thomas Dietz" w:date="2012-08-13T13:47:00Z"/>
              </w:rPr>
            </w:pPr>
            <w:ins w:id="5280" w:author="Thomas Dietz" w:date="2012-08-13T13:47:00Z">
              <w:r>
                <w:t xml:space="preserve">      description "The maximum number of packets the logical switch</w:t>
              </w:r>
            </w:ins>
          </w:p>
          <w:p w14:paraId="5A911942" w14:textId="77777777" w:rsidR="00390570" w:rsidRDefault="00390570" w:rsidP="00390570">
            <w:pPr>
              <w:pStyle w:val="XML1"/>
              <w:rPr>
                <w:ins w:id="5281" w:author="Thomas Dietz" w:date="2012-08-13T13:47:00Z"/>
              </w:rPr>
            </w:pPr>
            <w:ins w:id="5282" w:author="Thomas Dietz" w:date="2012-08-13T13:47:00Z">
              <w:r>
                <w:t xml:space="preserve">        can buffer when sending packets to the controller using</w:t>
              </w:r>
            </w:ins>
          </w:p>
          <w:p w14:paraId="0B82E46D" w14:textId="77777777" w:rsidR="00390570" w:rsidRDefault="00390570" w:rsidP="00390570">
            <w:pPr>
              <w:pStyle w:val="XML1"/>
              <w:rPr>
                <w:ins w:id="5283" w:author="Thomas Dietz" w:date="2012-08-13T13:47:00Z"/>
              </w:rPr>
            </w:pPr>
            <w:ins w:id="5284" w:author="Thomas Dietz" w:date="2012-08-13T13:47:00Z">
              <w:r>
                <w:t xml:space="preserve">        packet-in messages.";</w:t>
              </w:r>
            </w:ins>
          </w:p>
          <w:p w14:paraId="3781EF35" w14:textId="77777777" w:rsidR="00390570" w:rsidRDefault="00390570" w:rsidP="00390570">
            <w:pPr>
              <w:pStyle w:val="XML1"/>
              <w:rPr>
                <w:ins w:id="5285" w:author="Thomas Dietz" w:date="2012-08-13T13:47:00Z"/>
              </w:rPr>
            </w:pPr>
            <w:ins w:id="5286" w:author="Thomas Dietz" w:date="2012-08-13T13:47:00Z">
              <w:r>
                <w:t xml:space="preserve">    }</w:t>
              </w:r>
            </w:ins>
          </w:p>
          <w:p w14:paraId="0EC29448" w14:textId="77777777" w:rsidR="00390570" w:rsidRDefault="00390570" w:rsidP="00390570">
            <w:pPr>
              <w:pStyle w:val="XML1"/>
              <w:rPr>
                <w:ins w:id="5287" w:author="Thomas Dietz" w:date="2012-08-13T13:47:00Z"/>
              </w:rPr>
            </w:pPr>
            <w:ins w:id="5288" w:author="Thomas Dietz" w:date="2012-08-13T13:47:00Z">
              <w:r>
                <w:t xml:space="preserve">    leaf max-tables {</w:t>
              </w:r>
            </w:ins>
          </w:p>
          <w:p w14:paraId="59BF4155" w14:textId="77777777" w:rsidR="00390570" w:rsidRDefault="00390570" w:rsidP="00390570">
            <w:pPr>
              <w:pStyle w:val="XML1"/>
              <w:rPr>
                <w:ins w:id="5289" w:author="Thomas Dietz" w:date="2012-08-13T13:47:00Z"/>
              </w:rPr>
            </w:pPr>
            <w:ins w:id="5290" w:author="Thomas Dietz" w:date="2012-08-13T13:47:00Z">
              <w:r>
                <w:t xml:space="preserve">      type uint8;</w:t>
              </w:r>
            </w:ins>
          </w:p>
          <w:p w14:paraId="193A360B" w14:textId="77777777" w:rsidR="00390570" w:rsidRDefault="00390570" w:rsidP="00390570">
            <w:pPr>
              <w:pStyle w:val="XML1"/>
              <w:rPr>
                <w:ins w:id="5291" w:author="Thomas Dietz" w:date="2012-08-13T13:47:00Z"/>
              </w:rPr>
            </w:pPr>
            <w:ins w:id="5292" w:author="Thomas Dietz" w:date="2012-08-13T13:47:00Z">
              <w:r>
                <w:t xml:space="preserve">      description "The number of flow tables supported by the</w:t>
              </w:r>
            </w:ins>
          </w:p>
          <w:p w14:paraId="69380781" w14:textId="77777777" w:rsidR="00390570" w:rsidRDefault="00390570" w:rsidP="00390570">
            <w:pPr>
              <w:pStyle w:val="XML1"/>
              <w:rPr>
                <w:ins w:id="5293" w:author="Thomas Dietz" w:date="2012-08-13T13:47:00Z"/>
              </w:rPr>
            </w:pPr>
            <w:ins w:id="5294" w:author="Thomas Dietz" w:date="2012-08-13T13:47:00Z">
              <w:r>
                <w:t xml:space="preserve">        logical switch.";</w:t>
              </w:r>
            </w:ins>
          </w:p>
          <w:p w14:paraId="2584D2F4" w14:textId="77777777" w:rsidR="00390570" w:rsidRDefault="00390570" w:rsidP="00390570">
            <w:pPr>
              <w:pStyle w:val="XML1"/>
              <w:rPr>
                <w:ins w:id="5295" w:author="Thomas Dietz" w:date="2012-08-13T13:47:00Z"/>
              </w:rPr>
            </w:pPr>
            <w:ins w:id="5296" w:author="Thomas Dietz" w:date="2012-08-13T13:47:00Z">
              <w:r>
                <w:t xml:space="preserve">    }</w:t>
              </w:r>
            </w:ins>
          </w:p>
          <w:p w14:paraId="739DB47A" w14:textId="77777777" w:rsidR="00390570" w:rsidRDefault="00390570" w:rsidP="00390570">
            <w:pPr>
              <w:pStyle w:val="XML1"/>
              <w:rPr>
                <w:ins w:id="5297" w:author="Thomas Dietz" w:date="2012-08-13T13:47:00Z"/>
              </w:rPr>
            </w:pPr>
            <w:ins w:id="5298" w:author="Thomas Dietz" w:date="2012-08-13T13:47:00Z">
              <w:r>
                <w:t xml:space="preserve">    leaf max-ports {</w:t>
              </w:r>
            </w:ins>
          </w:p>
          <w:p w14:paraId="0421A45C" w14:textId="77777777" w:rsidR="00390570" w:rsidRDefault="00390570" w:rsidP="00390570">
            <w:pPr>
              <w:pStyle w:val="XML1"/>
              <w:rPr>
                <w:ins w:id="5299" w:author="Thomas Dietz" w:date="2012-08-13T13:47:00Z"/>
              </w:rPr>
            </w:pPr>
            <w:ins w:id="5300" w:author="Thomas Dietz" w:date="2012-08-13T13:47:00Z">
              <w:r>
                <w:t xml:space="preserve">      type uint32;</w:t>
              </w:r>
            </w:ins>
          </w:p>
          <w:p w14:paraId="19AB1073" w14:textId="77777777" w:rsidR="00390570" w:rsidRDefault="00390570" w:rsidP="00390570">
            <w:pPr>
              <w:pStyle w:val="XML1"/>
              <w:rPr>
                <w:ins w:id="5301" w:author="Thomas Dietz" w:date="2012-08-13T13:47:00Z"/>
              </w:rPr>
            </w:pPr>
            <w:ins w:id="5302" w:author="Thomas Dietz" w:date="2012-08-13T13:47:00Z">
              <w:r>
                <w:t xml:space="preserve">      description "The number of flow tables supported by the</w:t>
              </w:r>
            </w:ins>
          </w:p>
          <w:p w14:paraId="52A2DA00" w14:textId="77777777" w:rsidR="00390570" w:rsidRDefault="00390570" w:rsidP="00390570">
            <w:pPr>
              <w:pStyle w:val="XML1"/>
              <w:rPr>
                <w:ins w:id="5303" w:author="Thomas Dietz" w:date="2012-08-13T13:47:00Z"/>
              </w:rPr>
            </w:pPr>
            <w:ins w:id="5304" w:author="Thomas Dietz" w:date="2012-08-13T13:47:00Z">
              <w:r>
                <w:t xml:space="preserve">        logical switch.";</w:t>
              </w:r>
            </w:ins>
          </w:p>
          <w:p w14:paraId="4C92241E" w14:textId="77777777" w:rsidR="00390570" w:rsidRDefault="00390570" w:rsidP="00390570">
            <w:pPr>
              <w:pStyle w:val="XML1"/>
              <w:rPr>
                <w:ins w:id="5305" w:author="Thomas Dietz" w:date="2012-08-13T13:47:00Z"/>
              </w:rPr>
            </w:pPr>
            <w:ins w:id="5306" w:author="Thomas Dietz" w:date="2012-08-13T13:47:00Z">
              <w:r>
                <w:t xml:space="preserve">    }</w:t>
              </w:r>
            </w:ins>
          </w:p>
          <w:p w14:paraId="1D805EE1" w14:textId="77777777" w:rsidR="00390570" w:rsidRDefault="00390570" w:rsidP="00390570">
            <w:pPr>
              <w:pStyle w:val="XML1"/>
              <w:rPr>
                <w:ins w:id="5307" w:author="Thomas Dietz" w:date="2012-08-13T13:47:00Z"/>
              </w:rPr>
            </w:pPr>
            <w:ins w:id="5308" w:author="Thomas Dietz" w:date="2012-08-13T13:47:00Z">
              <w:r>
                <w:t xml:space="preserve">    leaf flow-statistics {</w:t>
              </w:r>
            </w:ins>
          </w:p>
          <w:p w14:paraId="60C49841" w14:textId="77777777" w:rsidR="00390570" w:rsidRDefault="00390570" w:rsidP="00390570">
            <w:pPr>
              <w:pStyle w:val="XML1"/>
              <w:rPr>
                <w:ins w:id="5309" w:author="Thomas Dietz" w:date="2012-08-13T13:47:00Z"/>
              </w:rPr>
            </w:pPr>
            <w:ins w:id="5310" w:author="Thomas Dietz" w:date="2012-08-13T13:47:00Z">
              <w:r>
                <w:t xml:space="preserve">      type boolean;</w:t>
              </w:r>
            </w:ins>
          </w:p>
          <w:p w14:paraId="7111F07E" w14:textId="77777777" w:rsidR="00390570" w:rsidRDefault="00390570" w:rsidP="00390570">
            <w:pPr>
              <w:pStyle w:val="XML1"/>
              <w:rPr>
                <w:ins w:id="5311" w:author="Thomas Dietz" w:date="2012-08-13T13:47:00Z"/>
              </w:rPr>
            </w:pPr>
            <w:ins w:id="5312" w:author="Thomas Dietz" w:date="2012-08-13T13:47:00Z">
              <w:r>
                <w:t xml:space="preserve">      default false;</w:t>
              </w:r>
            </w:ins>
          </w:p>
          <w:p w14:paraId="58440DC7" w14:textId="77777777" w:rsidR="00390570" w:rsidRDefault="00390570" w:rsidP="00390570">
            <w:pPr>
              <w:pStyle w:val="XML1"/>
              <w:rPr>
                <w:ins w:id="5313" w:author="Thomas Dietz" w:date="2012-08-13T13:47:00Z"/>
              </w:rPr>
            </w:pPr>
            <w:ins w:id="5314" w:author="Thomas Dietz" w:date="2012-08-13T13:47:00Z">
              <w:r>
                <w:t xml:space="preserve">      description "Specifies if the logical switch supports flow</w:t>
              </w:r>
            </w:ins>
          </w:p>
          <w:p w14:paraId="45D17CCF" w14:textId="77777777" w:rsidR="00390570" w:rsidRDefault="00390570" w:rsidP="00390570">
            <w:pPr>
              <w:pStyle w:val="XML1"/>
              <w:rPr>
                <w:ins w:id="5315" w:author="Thomas Dietz" w:date="2012-08-13T13:47:00Z"/>
              </w:rPr>
            </w:pPr>
            <w:ins w:id="5316" w:author="Thomas Dietz" w:date="2012-08-13T13:47:00Z">
              <w:r>
                <w:t xml:space="preserve">        statistics.";</w:t>
              </w:r>
            </w:ins>
          </w:p>
          <w:p w14:paraId="10ADF229" w14:textId="77777777" w:rsidR="00390570" w:rsidRDefault="00390570" w:rsidP="00390570">
            <w:pPr>
              <w:pStyle w:val="XML1"/>
              <w:rPr>
                <w:ins w:id="5317" w:author="Thomas Dietz" w:date="2012-08-13T13:47:00Z"/>
              </w:rPr>
            </w:pPr>
            <w:ins w:id="5318" w:author="Thomas Dietz" w:date="2012-08-13T13:47:00Z">
              <w:r>
                <w:t xml:space="preserve">    }</w:t>
              </w:r>
            </w:ins>
          </w:p>
          <w:p w14:paraId="7C2FC404" w14:textId="77777777" w:rsidR="00390570" w:rsidRDefault="00390570" w:rsidP="00390570">
            <w:pPr>
              <w:pStyle w:val="XML1"/>
              <w:rPr>
                <w:ins w:id="5319" w:author="Thomas Dietz" w:date="2012-08-13T13:47:00Z"/>
              </w:rPr>
            </w:pPr>
            <w:ins w:id="5320" w:author="Thomas Dietz" w:date="2012-08-13T13:47:00Z">
              <w:r>
                <w:t xml:space="preserve">    leaf table-statistics {</w:t>
              </w:r>
            </w:ins>
          </w:p>
          <w:p w14:paraId="4F7FC556" w14:textId="77777777" w:rsidR="00390570" w:rsidRDefault="00390570" w:rsidP="00390570">
            <w:pPr>
              <w:pStyle w:val="XML1"/>
              <w:rPr>
                <w:ins w:id="5321" w:author="Thomas Dietz" w:date="2012-08-13T13:47:00Z"/>
              </w:rPr>
            </w:pPr>
            <w:ins w:id="5322" w:author="Thomas Dietz" w:date="2012-08-13T13:47:00Z">
              <w:r>
                <w:t xml:space="preserve">      type boolean;</w:t>
              </w:r>
            </w:ins>
          </w:p>
          <w:p w14:paraId="73C2660E" w14:textId="77777777" w:rsidR="00390570" w:rsidRDefault="00390570" w:rsidP="00390570">
            <w:pPr>
              <w:pStyle w:val="XML1"/>
              <w:rPr>
                <w:ins w:id="5323" w:author="Thomas Dietz" w:date="2012-08-13T13:47:00Z"/>
              </w:rPr>
            </w:pPr>
            <w:ins w:id="5324" w:author="Thomas Dietz" w:date="2012-08-13T13:47:00Z">
              <w:r>
                <w:t xml:space="preserve">      default false;</w:t>
              </w:r>
            </w:ins>
          </w:p>
          <w:p w14:paraId="03D223EC" w14:textId="77777777" w:rsidR="00390570" w:rsidRDefault="00390570" w:rsidP="00390570">
            <w:pPr>
              <w:pStyle w:val="XML1"/>
              <w:rPr>
                <w:ins w:id="5325" w:author="Thomas Dietz" w:date="2012-08-13T13:47:00Z"/>
              </w:rPr>
            </w:pPr>
            <w:ins w:id="5326" w:author="Thomas Dietz" w:date="2012-08-13T13:47:00Z">
              <w:r>
                <w:t xml:space="preserve">      description "Specifies if the logical switch supports table</w:t>
              </w:r>
            </w:ins>
          </w:p>
          <w:p w14:paraId="2FB8B960" w14:textId="77777777" w:rsidR="00390570" w:rsidRDefault="00390570" w:rsidP="00390570">
            <w:pPr>
              <w:pStyle w:val="XML1"/>
              <w:rPr>
                <w:ins w:id="5327" w:author="Thomas Dietz" w:date="2012-08-13T13:47:00Z"/>
              </w:rPr>
            </w:pPr>
            <w:ins w:id="5328" w:author="Thomas Dietz" w:date="2012-08-13T13:47:00Z">
              <w:r>
                <w:t xml:space="preserve">        statistics.";</w:t>
              </w:r>
            </w:ins>
          </w:p>
          <w:p w14:paraId="5CAC6AE5" w14:textId="77777777" w:rsidR="00390570" w:rsidRDefault="00390570" w:rsidP="00390570">
            <w:pPr>
              <w:pStyle w:val="XML1"/>
              <w:rPr>
                <w:ins w:id="5329" w:author="Thomas Dietz" w:date="2012-08-13T13:47:00Z"/>
              </w:rPr>
            </w:pPr>
            <w:ins w:id="5330" w:author="Thomas Dietz" w:date="2012-08-13T13:47:00Z">
              <w:r>
                <w:t xml:space="preserve">    }</w:t>
              </w:r>
            </w:ins>
          </w:p>
          <w:p w14:paraId="5D8DB6EB" w14:textId="77777777" w:rsidR="00390570" w:rsidRDefault="00390570" w:rsidP="00390570">
            <w:pPr>
              <w:pStyle w:val="XML1"/>
              <w:rPr>
                <w:ins w:id="5331" w:author="Thomas Dietz" w:date="2012-08-13T13:47:00Z"/>
              </w:rPr>
            </w:pPr>
            <w:ins w:id="5332" w:author="Thomas Dietz" w:date="2012-08-13T13:47:00Z">
              <w:r>
                <w:t xml:space="preserve">    leaf port-statistics {</w:t>
              </w:r>
            </w:ins>
          </w:p>
          <w:p w14:paraId="20AF4C82" w14:textId="77777777" w:rsidR="00390570" w:rsidRDefault="00390570" w:rsidP="00390570">
            <w:pPr>
              <w:pStyle w:val="XML1"/>
              <w:rPr>
                <w:ins w:id="5333" w:author="Thomas Dietz" w:date="2012-08-13T13:47:00Z"/>
              </w:rPr>
            </w:pPr>
            <w:ins w:id="5334" w:author="Thomas Dietz" w:date="2012-08-13T13:47:00Z">
              <w:r>
                <w:lastRenderedPageBreak/>
                <w:t xml:space="preserve">      type boolean;</w:t>
              </w:r>
            </w:ins>
          </w:p>
          <w:p w14:paraId="0016E9BA" w14:textId="77777777" w:rsidR="00390570" w:rsidRDefault="00390570" w:rsidP="00390570">
            <w:pPr>
              <w:pStyle w:val="XML1"/>
              <w:rPr>
                <w:ins w:id="5335" w:author="Thomas Dietz" w:date="2012-08-13T13:47:00Z"/>
              </w:rPr>
            </w:pPr>
            <w:ins w:id="5336" w:author="Thomas Dietz" w:date="2012-08-13T13:47:00Z">
              <w:r>
                <w:t xml:space="preserve">      default false;</w:t>
              </w:r>
            </w:ins>
          </w:p>
          <w:p w14:paraId="0A113786" w14:textId="77777777" w:rsidR="00390570" w:rsidRDefault="00390570" w:rsidP="00390570">
            <w:pPr>
              <w:pStyle w:val="XML1"/>
              <w:rPr>
                <w:ins w:id="5337" w:author="Thomas Dietz" w:date="2012-08-13T13:47:00Z"/>
              </w:rPr>
            </w:pPr>
            <w:ins w:id="5338" w:author="Thomas Dietz" w:date="2012-08-13T13:47:00Z">
              <w:r>
                <w:t xml:space="preserve">      description "Specifies if the logical switch supports port</w:t>
              </w:r>
            </w:ins>
          </w:p>
          <w:p w14:paraId="518BD6F0" w14:textId="77777777" w:rsidR="00390570" w:rsidRDefault="00390570" w:rsidP="00390570">
            <w:pPr>
              <w:pStyle w:val="XML1"/>
              <w:rPr>
                <w:ins w:id="5339" w:author="Thomas Dietz" w:date="2012-08-13T13:47:00Z"/>
              </w:rPr>
            </w:pPr>
            <w:ins w:id="5340" w:author="Thomas Dietz" w:date="2012-08-13T13:47:00Z">
              <w:r>
                <w:t xml:space="preserve">        statistics.";</w:t>
              </w:r>
            </w:ins>
          </w:p>
          <w:p w14:paraId="7CC192B7" w14:textId="77777777" w:rsidR="00390570" w:rsidRDefault="00390570" w:rsidP="00390570">
            <w:pPr>
              <w:pStyle w:val="XML1"/>
              <w:rPr>
                <w:ins w:id="5341" w:author="Thomas Dietz" w:date="2012-08-13T13:47:00Z"/>
              </w:rPr>
            </w:pPr>
            <w:ins w:id="5342" w:author="Thomas Dietz" w:date="2012-08-13T13:47:00Z">
              <w:r>
                <w:t xml:space="preserve">    }</w:t>
              </w:r>
            </w:ins>
          </w:p>
          <w:p w14:paraId="292662D4" w14:textId="77777777" w:rsidR="00390570" w:rsidRDefault="00390570" w:rsidP="00390570">
            <w:pPr>
              <w:pStyle w:val="XML1"/>
              <w:rPr>
                <w:ins w:id="5343" w:author="Thomas Dietz" w:date="2012-08-13T13:47:00Z"/>
              </w:rPr>
            </w:pPr>
            <w:ins w:id="5344" w:author="Thomas Dietz" w:date="2012-08-13T13:47:00Z">
              <w:r>
                <w:t xml:space="preserve">    leaf group-statistics {</w:t>
              </w:r>
            </w:ins>
          </w:p>
          <w:p w14:paraId="40AA2B85" w14:textId="77777777" w:rsidR="00390570" w:rsidRDefault="00390570" w:rsidP="00390570">
            <w:pPr>
              <w:pStyle w:val="XML1"/>
              <w:rPr>
                <w:ins w:id="5345" w:author="Thomas Dietz" w:date="2012-08-13T13:47:00Z"/>
              </w:rPr>
            </w:pPr>
            <w:ins w:id="5346" w:author="Thomas Dietz" w:date="2012-08-13T13:47:00Z">
              <w:r>
                <w:t xml:space="preserve">      type boolean;</w:t>
              </w:r>
            </w:ins>
          </w:p>
          <w:p w14:paraId="5B545240" w14:textId="77777777" w:rsidR="00390570" w:rsidRDefault="00390570" w:rsidP="00390570">
            <w:pPr>
              <w:pStyle w:val="XML1"/>
              <w:rPr>
                <w:ins w:id="5347" w:author="Thomas Dietz" w:date="2012-08-13T13:47:00Z"/>
              </w:rPr>
            </w:pPr>
            <w:ins w:id="5348" w:author="Thomas Dietz" w:date="2012-08-13T13:47:00Z">
              <w:r>
                <w:t xml:space="preserve">      default false;</w:t>
              </w:r>
            </w:ins>
          </w:p>
          <w:p w14:paraId="4CE43F49" w14:textId="77777777" w:rsidR="00390570" w:rsidRDefault="00390570" w:rsidP="00390570">
            <w:pPr>
              <w:pStyle w:val="XML1"/>
              <w:rPr>
                <w:ins w:id="5349" w:author="Thomas Dietz" w:date="2012-08-13T13:47:00Z"/>
              </w:rPr>
            </w:pPr>
            <w:ins w:id="5350" w:author="Thomas Dietz" w:date="2012-08-13T13:47:00Z">
              <w:r>
                <w:t xml:space="preserve">      description "Specifies if the logical switch supports group</w:t>
              </w:r>
            </w:ins>
          </w:p>
          <w:p w14:paraId="6B5CABC8" w14:textId="77777777" w:rsidR="00390570" w:rsidRDefault="00390570" w:rsidP="00390570">
            <w:pPr>
              <w:pStyle w:val="XML1"/>
              <w:rPr>
                <w:ins w:id="5351" w:author="Thomas Dietz" w:date="2012-08-13T13:47:00Z"/>
              </w:rPr>
            </w:pPr>
            <w:ins w:id="5352" w:author="Thomas Dietz" w:date="2012-08-13T13:47:00Z">
              <w:r>
                <w:t xml:space="preserve">        statistics.";</w:t>
              </w:r>
            </w:ins>
          </w:p>
          <w:p w14:paraId="5D3716CF" w14:textId="77777777" w:rsidR="00390570" w:rsidRDefault="00390570" w:rsidP="00390570">
            <w:pPr>
              <w:pStyle w:val="XML1"/>
              <w:rPr>
                <w:ins w:id="5353" w:author="Thomas Dietz" w:date="2012-08-13T13:47:00Z"/>
              </w:rPr>
            </w:pPr>
            <w:ins w:id="5354" w:author="Thomas Dietz" w:date="2012-08-13T13:47:00Z">
              <w:r>
                <w:t xml:space="preserve">    }</w:t>
              </w:r>
            </w:ins>
          </w:p>
          <w:p w14:paraId="2572E67B" w14:textId="77777777" w:rsidR="00390570" w:rsidRDefault="00390570" w:rsidP="00390570">
            <w:pPr>
              <w:pStyle w:val="XML1"/>
              <w:rPr>
                <w:ins w:id="5355" w:author="Thomas Dietz" w:date="2012-08-13T13:47:00Z"/>
              </w:rPr>
            </w:pPr>
            <w:ins w:id="5356" w:author="Thomas Dietz" w:date="2012-08-13T13:47:00Z">
              <w:r>
                <w:t xml:space="preserve">    leaf queue-statistics {</w:t>
              </w:r>
            </w:ins>
          </w:p>
          <w:p w14:paraId="4400CA02" w14:textId="77777777" w:rsidR="00390570" w:rsidRDefault="00390570" w:rsidP="00390570">
            <w:pPr>
              <w:pStyle w:val="XML1"/>
              <w:rPr>
                <w:ins w:id="5357" w:author="Thomas Dietz" w:date="2012-08-13T13:47:00Z"/>
              </w:rPr>
            </w:pPr>
            <w:ins w:id="5358" w:author="Thomas Dietz" w:date="2012-08-13T13:47:00Z">
              <w:r>
                <w:t xml:space="preserve">      type boolean;</w:t>
              </w:r>
            </w:ins>
          </w:p>
          <w:p w14:paraId="6D5299F2" w14:textId="77777777" w:rsidR="00390570" w:rsidRDefault="00390570" w:rsidP="00390570">
            <w:pPr>
              <w:pStyle w:val="XML1"/>
              <w:rPr>
                <w:ins w:id="5359" w:author="Thomas Dietz" w:date="2012-08-13T13:47:00Z"/>
              </w:rPr>
            </w:pPr>
            <w:ins w:id="5360" w:author="Thomas Dietz" w:date="2012-08-13T13:47:00Z">
              <w:r>
                <w:t xml:space="preserve">      default false;</w:t>
              </w:r>
            </w:ins>
          </w:p>
          <w:p w14:paraId="14E8D659" w14:textId="77777777" w:rsidR="00390570" w:rsidRDefault="00390570" w:rsidP="00390570">
            <w:pPr>
              <w:pStyle w:val="XML1"/>
              <w:rPr>
                <w:ins w:id="5361" w:author="Thomas Dietz" w:date="2012-08-13T13:47:00Z"/>
              </w:rPr>
            </w:pPr>
            <w:ins w:id="5362" w:author="Thomas Dietz" w:date="2012-08-13T13:47:00Z">
              <w:r>
                <w:t xml:space="preserve">      description "Specifies if the logical switch supports queue</w:t>
              </w:r>
            </w:ins>
          </w:p>
          <w:p w14:paraId="4373CA5B" w14:textId="77777777" w:rsidR="00390570" w:rsidRDefault="00390570" w:rsidP="00390570">
            <w:pPr>
              <w:pStyle w:val="XML1"/>
              <w:rPr>
                <w:ins w:id="5363" w:author="Thomas Dietz" w:date="2012-08-13T13:47:00Z"/>
              </w:rPr>
            </w:pPr>
            <w:ins w:id="5364" w:author="Thomas Dietz" w:date="2012-08-13T13:47:00Z">
              <w:r>
                <w:t xml:space="preserve">        statistics.";</w:t>
              </w:r>
            </w:ins>
          </w:p>
          <w:p w14:paraId="4C26DD79" w14:textId="77777777" w:rsidR="00390570" w:rsidRDefault="00390570" w:rsidP="00390570">
            <w:pPr>
              <w:pStyle w:val="XML1"/>
              <w:rPr>
                <w:ins w:id="5365" w:author="Thomas Dietz" w:date="2012-08-13T13:47:00Z"/>
              </w:rPr>
            </w:pPr>
            <w:ins w:id="5366" w:author="Thomas Dietz" w:date="2012-08-13T13:47:00Z">
              <w:r>
                <w:t xml:space="preserve">    }</w:t>
              </w:r>
            </w:ins>
          </w:p>
          <w:p w14:paraId="0A0B51B0" w14:textId="77777777" w:rsidR="00390570" w:rsidRDefault="00390570" w:rsidP="00390570">
            <w:pPr>
              <w:pStyle w:val="XML1"/>
              <w:rPr>
                <w:ins w:id="5367" w:author="Thomas Dietz" w:date="2012-08-13T13:47:00Z"/>
              </w:rPr>
            </w:pPr>
            <w:ins w:id="5368" w:author="Thomas Dietz" w:date="2012-08-13T13:47:00Z">
              <w:r>
                <w:t xml:space="preserve">    leaf reassemble-ip-fragments {</w:t>
              </w:r>
            </w:ins>
          </w:p>
          <w:p w14:paraId="6F498189" w14:textId="77777777" w:rsidR="00390570" w:rsidRDefault="00390570" w:rsidP="00390570">
            <w:pPr>
              <w:pStyle w:val="XML1"/>
              <w:rPr>
                <w:ins w:id="5369" w:author="Thomas Dietz" w:date="2012-08-13T13:47:00Z"/>
              </w:rPr>
            </w:pPr>
            <w:ins w:id="5370" w:author="Thomas Dietz" w:date="2012-08-13T13:47:00Z">
              <w:r>
                <w:t xml:space="preserve">      type boolean;</w:t>
              </w:r>
            </w:ins>
          </w:p>
          <w:p w14:paraId="71FB523D" w14:textId="77777777" w:rsidR="00390570" w:rsidRDefault="00390570" w:rsidP="00390570">
            <w:pPr>
              <w:pStyle w:val="XML1"/>
              <w:rPr>
                <w:ins w:id="5371" w:author="Thomas Dietz" w:date="2012-08-13T13:47:00Z"/>
              </w:rPr>
            </w:pPr>
            <w:ins w:id="5372" w:author="Thomas Dietz" w:date="2012-08-13T13:47:00Z">
              <w:r>
                <w:t xml:space="preserve">      default false;</w:t>
              </w:r>
            </w:ins>
          </w:p>
          <w:p w14:paraId="518ED689" w14:textId="77777777" w:rsidR="00390570" w:rsidRDefault="00390570" w:rsidP="00390570">
            <w:pPr>
              <w:pStyle w:val="XML1"/>
              <w:rPr>
                <w:ins w:id="5373" w:author="Thomas Dietz" w:date="2012-08-13T13:47:00Z"/>
              </w:rPr>
            </w:pPr>
            <w:ins w:id="5374" w:author="Thomas Dietz" w:date="2012-08-13T13:47:00Z">
              <w:r>
                <w:t xml:space="preserve">      description "Specifies if the logical switch supports</w:t>
              </w:r>
            </w:ins>
          </w:p>
          <w:p w14:paraId="6FC920A8" w14:textId="77777777" w:rsidR="00390570" w:rsidRDefault="00390570" w:rsidP="00390570">
            <w:pPr>
              <w:pStyle w:val="XML1"/>
              <w:rPr>
                <w:ins w:id="5375" w:author="Thomas Dietz" w:date="2012-08-13T13:47:00Z"/>
              </w:rPr>
            </w:pPr>
            <w:ins w:id="5376" w:author="Thomas Dietz" w:date="2012-08-13T13:47:00Z">
              <w:r>
                <w:t xml:space="preserve">        reassemble IP fragments.";</w:t>
              </w:r>
            </w:ins>
          </w:p>
          <w:p w14:paraId="11F6B389" w14:textId="77777777" w:rsidR="00390570" w:rsidRDefault="00390570" w:rsidP="00390570">
            <w:pPr>
              <w:pStyle w:val="XML1"/>
              <w:rPr>
                <w:ins w:id="5377" w:author="Thomas Dietz" w:date="2012-08-13T13:47:00Z"/>
              </w:rPr>
            </w:pPr>
            <w:ins w:id="5378" w:author="Thomas Dietz" w:date="2012-08-13T13:47:00Z">
              <w:r>
                <w:t xml:space="preserve">    }</w:t>
              </w:r>
            </w:ins>
          </w:p>
          <w:p w14:paraId="405254D4" w14:textId="77777777" w:rsidR="00390570" w:rsidRDefault="00390570" w:rsidP="00390570">
            <w:pPr>
              <w:pStyle w:val="XML1"/>
              <w:rPr>
                <w:ins w:id="5379" w:author="Thomas Dietz" w:date="2012-08-13T13:47:00Z"/>
              </w:rPr>
            </w:pPr>
            <w:ins w:id="5380" w:author="Thomas Dietz" w:date="2012-08-13T13:47:00Z">
              <w:r>
                <w:t xml:space="preserve">    leaf block-looping-ports {</w:t>
              </w:r>
            </w:ins>
          </w:p>
          <w:p w14:paraId="318D1C7D" w14:textId="77777777" w:rsidR="00390570" w:rsidRDefault="00390570" w:rsidP="00390570">
            <w:pPr>
              <w:pStyle w:val="XML1"/>
              <w:rPr>
                <w:ins w:id="5381" w:author="Thomas Dietz" w:date="2012-08-13T13:47:00Z"/>
              </w:rPr>
            </w:pPr>
            <w:ins w:id="5382" w:author="Thomas Dietz" w:date="2012-08-13T13:47:00Z">
              <w:r>
                <w:t xml:space="preserve">      type boolean;</w:t>
              </w:r>
            </w:ins>
          </w:p>
          <w:p w14:paraId="0D8AA83A" w14:textId="77777777" w:rsidR="00390570" w:rsidRDefault="00390570" w:rsidP="00390570">
            <w:pPr>
              <w:pStyle w:val="XML1"/>
              <w:rPr>
                <w:ins w:id="5383" w:author="Thomas Dietz" w:date="2012-08-13T13:47:00Z"/>
              </w:rPr>
            </w:pPr>
            <w:ins w:id="5384" w:author="Thomas Dietz" w:date="2012-08-13T13:47:00Z">
              <w:r>
                <w:t xml:space="preserve">      default false;</w:t>
              </w:r>
            </w:ins>
          </w:p>
          <w:p w14:paraId="1B64711F" w14:textId="77777777" w:rsidR="00390570" w:rsidRDefault="00390570" w:rsidP="00390570">
            <w:pPr>
              <w:pStyle w:val="XML1"/>
              <w:rPr>
                <w:ins w:id="5385" w:author="Thomas Dietz" w:date="2012-08-13T13:47:00Z"/>
              </w:rPr>
            </w:pPr>
            <w:ins w:id="5386" w:author="Thomas Dietz" w:date="2012-08-13T13:47:00Z">
              <w:r>
                <w:t xml:space="preserve">      description "'true' indicates that a switch protocol outside</w:t>
              </w:r>
            </w:ins>
          </w:p>
          <w:p w14:paraId="775460A4" w14:textId="77777777" w:rsidR="00390570" w:rsidRDefault="00390570" w:rsidP="00390570">
            <w:pPr>
              <w:pStyle w:val="XML1"/>
              <w:rPr>
                <w:ins w:id="5387" w:author="Thomas Dietz" w:date="2012-08-13T13:47:00Z"/>
              </w:rPr>
            </w:pPr>
            <w:ins w:id="5388" w:author="Thomas Dietz" w:date="2012-08-13T13:47:00Z">
              <w:r>
                <w:t xml:space="preserve">        of OpenFlow, such as 802.1D Spanning Tree, will detect</w:t>
              </w:r>
            </w:ins>
          </w:p>
          <w:p w14:paraId="7B0C5E1F" w14:textId="77777777" w:rsidR="00390570" w:rsidRDefault="00390570" w:rsidP="00390570">
            <w:pPr>
              <w:pStyle w:val="XML1"/>
              <w:rPr>
                <w:ins w:id="5389" w:author="Thomas Dietz" w:date="2012-08-13T13:47:00Z"/>
              </w:rPr>
            </w:pPr>
            <w:ins w:id="5390" w:author="Thomas Dietz" w:date="2012-08-13T13:47:00Z">
              <w:r>
                <w:t xml:space="preserve">        topology loops and block ports to prevent packet loops.";</w:t>
              </w:r>
            </w:ins>
          </w:p>
          <w:p w14:paraId="2483D6B5" w14:textId="77777777" w:rsidR="00390570" w:rsidRDefault="00390570" w:rsidP="00390570">
            <w:pPr>
              <w:pStyle w:val="XML1"/>
              <w:rPr>
                <w:ins w:id="5391" w:author="Thomas Dietz" w:date="2012-08-13T13:47:00Z"/>
              </w:rPr>
            </w:pPr>
            <w:ins w:id="5392" w:author="Thomas Dietz" w:date="2012-08-13T13:47:00Z">
              <w:r>
                <w:t xml:space="preserve">    }</w:t>
              </w:r>
            </w:ins>
          </w:p>
          <w:p w14:paraId="70D09293" w14:textId="77777777" w:rsidR="00390570" w:rsidRDefault="00390570" w:rsidP="00390570">
            <w:pPr>
              <w:pStyle w:val="XML1"/>
              <w:rPr>
                <w:ins w:id="5393" w:author="Thomas Dietz" w:date="2012-08-13T13:47:00Z"/>
              </w:rPr>
            </w:pPr>
            <w:ins w:id="5394" w:author="Thomas Dietz" w:date="2012-08-13T13:47:00Z">
              <w:r>
                <w:t xml:space="preserve">    container reserved-port-types {</w:t>
              </w:r>
            </w:ins>
          </w:p>
          <w:p w14:paraId="0C9413C8" w14:textId="77777777" w:rsidR="00390570" w:rsidRDefault="00390570" w:rsidP="00390570">
            <w:pPr>
              <w:pStyle w:val="XML1"/>
              <w:rPr>
                <w:ins w:id="5395" w:author="Thomas Dietz" w:date="2012-08-13T13:47:00Z"/>
              </w:rPr>
            </w:pPr>
            <w:ins w:id="5396" w:author="Thomas Dietz" w:date="2012-08-13T13:47:00Z">
              <w:r>
                <w:t xml:space="preserve">      description "Specify generic forwarding actions such as</w:t>
              </w:r>
            </w:ins>
          </w:p>
          <w:p w14:paraId="27C7953B" w14:textId="77777777" w:rsidR="00390570" w:rsidRDefault="00390570" w:rsidP="00390570">
            <w:pPr>
              <w:pStyle w:val="XML1"/>
              <w:rPr>
                <w:ins w:id="5397" w:author="Thomas Dietz" w:date="2012-08-13T13:47:00Z"/>
              </w:rPr>
            </w:pPr>
            <w:ins w:id="5398" w:author="Thomas Dietz" w:date="2012-08-13T13:47:00Z">
              <w:r>
                <w:t xml:space="preserve">        sending to the controller, flooding, or forwarding using</w:t>
              </w:r>
            </w:ins>
          </w:p>
          <w:p w14:paraId="2EB4CD67" w14:textId="77777777" w:rsidR="00390570" w:rsidRDefault="00390570" w:rsidP="00390570">
            <w:pPr>
              <w:pStyle w:val="XML1"/>
              <w:rPr>
                <w:ins w:id="5399" w:author="Thomas Dietz" w:date="2012-08-13T13:47:00Z"/>
              </w:rPr>
            </w:pPr>
            <w:ins w:id="5400" w:author="Thomas Dietz" w:date="2012-08-13T13:47:00Z">
              <w:r>
                <w:t xml:space="preserve">        non-OpenFlow methods, such as 'normal' switch processing.";</w:t>
              </w:r>
            </w:ins>
          </w:p>
          <w:p w14:paraId="6938C181" w14:textId="77777777" w:rsidR="00390570" w:rsidRDefault="00390570" w:rsidP="00390570">
            <w:pPr>
              <w:pStyle w:val="XML1"/>
              <w:rPr>
                <w:ins w:id="5401" w:author="Thomas Dietz" w:date="2012-08-13T13:47:00Z"/>
              </w:rPr>
            </w:pPr>
            <w:ins w:id="5402" w:author="Thomas Dietz" w:date="2012-08-13T13:47:00Z">
              <w:r>
                <w:t xml:space="preserve">      reference "The types of reserved ports are defined in</w:t>
              </w:r>
            </w:ins>
          </w:p>
          <w:p w14:paraId="416470F1" w14:textId="77777777" w:rsidR="00390570" w:rsidRDefault="00390570" w:rsidP="00390570">
            <w:pPr>
              <w:pStyle w:val="XML1"/>
              <w:rPr>
                <w:ins w:id="5403" w:author="Thomas Dietz" w:date="2012-08-13T13:47:00Z"/>
              </w:rPr>
            </w:pPr>
            <w:ins w:id="5404" w:author="Thomas Dietz" w:date="2012-08-13T13:47:00Z">
              <w:r>
                <w:t xml:space="preserve">         OpenFlow Switch Specification versions 1.2, 1.3, and</w:t>
              </w:r>
            </w:ins>
          </w:p>
          <w:p w14:paraId="454DA9CA" w14:textId="77777777" w:rsidR="00390570" w:rsidRDefault="00390570" w:rsidP="00390570">
            <w:pPr>
              <w:pStyle w:val="XML1"/>
              <w:rPr>
                <w:ins w:id="5405" w:author="Thomas Dietz" w:date="2012-08-13T13:47:00Z"/>
              </w:rPr>
            </w:pPr>
            <w:ins w:id="5406" w:author="Thomas Dietz" w:date="2012-08-13T13:47:00Z">
              <w:r>
                <w:t xml:space="preserve">         1.3.1.";</w:t>
              </w:r>
            </w:ins>
          </w:p>
          <w:p w14:paraId="4F7774DC" w14:textId="77777777" w:rsidR="00390570" w:rsidRDefault="00390570" w:rsidP="00390570">
            <w:pPr>
              <w:pStyle w:val="XML1"/>
              <w:rPr>
                <w:ins w:id="5407" w:author="Thomas Dietz" w:date="2012-08-13T13:47:00Z"/>
              </w:rPr>
            </w:pPr>
            <w:ins w:id="5408" w:author="Thomas Dietz" w:date="2012-08-13T13:47:00Z">
              <w:r>
                <w:t xml:space="preserve">      leaf-list type {</w:t>
              </w:r>
            </w:ins>
          </w:p>
          <w:p w14:paraId="34CB0AE4" w14:textId="77777777" w:rsidR="00390570" w:rsidRDefault="00390570" w:rsidP="00390570">
            <w:pPr>
              <w:pStyle w:val="XML1"/>
              <w:rPr>
                <w:ins w:id="5409" w:author="Thomas Dietz" w:date="2012-08-13T13:47:00Z"/>
              </w:rPr>
            </w:pPr>
            <w:ins w:id="5410" w:author="Thomas Dietz" w:date="2012-08-13T13:47:00Z">
              <w:r>
                <w:t xml:space="preserve">        type enumeration {</w:t>
              </w:r>
            </w:ins>
          </w:p>
          <w:p w14:paraId="6C6DA70A" w14:textId="77777777" w:rsidR="00390570" w:rsidRDefault="00390570" w:rsidP="00390570">
            <w:pPr>
              <w:pStyle w:val="XML1"/>
              <w:rPr>
                <w:ins w:id="5411" w:author="Thomas Dietz" w:date="2012-08-13T13:47:00Z"/>
              </w:rPr>
            </w:pPr>
            <w:ins w:id="5412" w:author="Thomas Dietz" w:date="2012-08-13T13:47:00Z">
              <w:r>
                <w:t xml:space="preserve">          enum all;</w:t>
              </w:r>
            </w:ins>
          </w:p>
          <w:p w14:paraId="45AE1F25" w14:textId="77777777" w:rsidR="00390570" w:rsidRDefault="00390570" w:rsidP="00390570">
            <w:pPr>
              <w:pStyle w:val="XML1"/>
              <w:rPr>
                <w:ins w:id="5413" w:author="Thomas Dietz" w:date="2012-08-13T13:47:00Z"/>
              </w:rPr>
            </w:pPr>
            <w:ins w:id="5414" w:author="Thomas Dietz" w:date="2012-08-13T13:47:00Z">
              <w:r>
                <w:t xml:space="preserve">          enum controller;</w:t>
              </w:r>
            </w:ins>
          </w:p>
          <w:p w14:paraId="43EDB9AA" w14:textId="77777777" w:rsidR="00390570" w:rsidRDefault="00390570" w:rsidP="00390570">
            <w:pPr>
              <w:pStyle w:val="XML1"/>
              <w:rPr>
                <w:ins w:id="5415" w:author="Thomas Dietz" w:date="2012-08-13T13:47:00Z"/>
              </w:rPr>
            </w:pPr>
            <w:ins w:id="5416" w:author="Thomas Dietz" w:date="2012-08-13T13:47:00Z">
              <w:r>
                <w:t xml:space="preserve">          enum table;</w:t>
              </w:r>
            </w:ins>
          </w:p>
          <w:p w14:paraId="11F885D4" w14:textId="77777777" w:rsidR="00390570" w:rsidRDefault="00390570" w:rsidP="00390570">
            <w:pPr>
              <w:pStyle w:val="XML1"/>
              <w:rPr>
                <w:ins w:id="5417" w:author="Thomas Dietz" w:date="2012-08-13T13:47:00Z"/>
              </w:rPr>
            </w:pPr>
            <w:ins w:id="5418" w:author="Thomas Dietz" w:date="2012-08-13T13:47:00Z">
              <w:r>
                <w:t xml:space="preserve">          enum inport;</w:t>
              </w:r>
            </w:ins>
          </w:p>
          <w:p w14:paraId="0632CC0B" w14:textId="77777777" w:rsidR="00390570" w:rsidRDefault="00390570" w:rsidP="00390570">
            <w:pPr>
              <w:pStyle w:val="XML1"/>
              <w:rPr>
                <w:ins w:id="5419" w:author="Thomas Dietz" w:date="2012-08-13T13:47:00Z"/>
              </w:rPr>
            </w:pPr>
            <w:ins w:id="5420" w:author="Thomas Dietz" w:date="2012-08-13T13:47:00Z">
              <w:r>
                <w:t xml:space="preserve">          enum any;</w:t>
              </w:r>
            </w:ins>
          </w:p>
          <w:p w14:paraId="65CA740C" w14:textId="77777777" w:rsidR="00390570" w:rsidRDefault="00390570" w:rsidP="00390570">
            <w:pPr>
              <w:pStyle w:val="XML1"/>
              <w:rPr>
                <w:ins w:id="5421" w:author="Thomas Dietz" w:date="2012-08-13T13:47:00Z"/>
              </w:rPr>
            </w:pPr>
            <w:ins w:id="5422" w:author="Thomas Dietz" w:date="2012-08-13T13:47:00Z">
              <w:r>
                <w:t xml:space="preserve">          enum normal;</w:t>
              </w:r>
            </w:ins>
          </w:p>
          <w:p w14:paraId="22D2D717" w14:textId="77777777" w:rsidR="00390570" w:rsidRDefault="00390570" w:rsidP="00390570">
            <w:pPr>
              <w:pStyle w:val="XML1"/>
              <w:rPr>
                <w:ins w:id="5423" w:author="Thomas Dietz" w:date="2012-08-13T13:47:00Z"/>
              </w:rPr>
            </w:pPr>
            <w:ins w:id="5424" w:author="Thomas Dietz" w:date="2012-08-13T13:47:00Z">
              <w:r>
                <w:t xml:space="preserve">          enum flood;</w:t>
              </w:r>
            </w:ins>
          </w:p>
          <w:p w14:paraId="0D9241F5" w14:textId="77777777" w:rsidR="00390570" w:rsidRDefault="00390570" w:rsidP="00390570">
            <w:pPr>
              <w:pStyle w:val="XML1"/>
              <w:rPr>
                <w:ins w:id="5425" w:author="Thomas Dietz" w:date="2012-08-13T13:47:00Z"/>
              </w:rPr>
            </w:pPr>
            <w:ins w:id="5426" w:author="Thomas Dietz" w:date="2012-08-13T13:47:00Z">
              <w:r>
                <w:t xml:space="preserve">        }</w:t>
              </w:r>
            </w:ins>
          </w:p>
          <w:p w14:paraId="3EF91B1C" w14:textId="77777777" w:rsidR="00390570" w:rsidRDefault="00390570" w:rsidP="00390570">
            <w:pPr>
              <w:pStyle w:val="XML1"/>
              <w:rPr>
                <w:ins w:id="5427" w:author="Thomas Dietz" w:date="2012-08-13T13:47:00Z"/>
              </w:rPr>
            </w:pPr>
            <w:ins w:id="5428" w:author="Thomas Dietz" w:date="2012-08-13T13:47:00Z">
              <w:r>
                <w:t xml:space="preserve">      }</w:t>
              </w:r>
            </w:ins>
          </w:p>
          <w:p w14:paraId="7591E978" w14:textId="77777777" w:rsidR="00390570" w:rsidRDefault="00390570" w:rsidP="00390570">
            <w:pPr>
              <w:pStyle w:val="XML1"/>
              <w:rPr>
                <w:ins w:id="5429" w:author="Thomas Dietz" w:date="2012-08-13T13:47:00Z"/>
              </w:rPr>
            </w:pPr>
            <w:ins w:id="5430" w:author="Thomas Dietz" w:date="2012-08-13T13:47:00Z">
              <w:r>
                <w:t xml:space="preserve">    }</w:t>
              </w:r>
            </w:ins>
          </w:p>
          <w:p w14:paraId="79B69ACC" w14:textId="77777777" w:rsidR="00390570" w:rsidRDefault="00390570" w:rsidP="00390570">
            <w:pPr>
              <w:pStyle w:val="XML1"/>
              <w:rPr>
                <w:ins w:id="5431" w:author="Thomas Dietz" w:date="2012-08-13T13:47:00Z"/>
              </w:rPr>
            </w:pPr>
            <w:ins w:id="5432" w:author="Thomas Dietz" w:date="2012-08-13T13:47:00Z">
              <w:r>
                <w:t xml:space="preserve">    container group-types {</w:t>
              </w:r>
            </w:ins>
          </w:p>
          <w:p w14:paraId="6D5D8E33" w14:textId="77777777" w:rsidR="00390570" w:rsidRDefault="00390570" w:rsidP="00390570">
            <w:pPr>
              <w:pStyle w:val="XML1"/>
              <w:rPr>
                <w:ins w:id="5433" w:author="Thomas Dietz" w:date="2012-08-13T13:47:00Z"/>
              </w:rPr>
            </w:pPr>
            <w:ins w:id="5434" w:author="Thomas Dietz" w:date="2012-08-13T13:47:00Z">
              <w:r>
                <w:t xml:space="preserve">      description "Specify the group types supported by the logical</w:t>
              </w:r>
            </w:ins>
          </w:p>
          <w:p w14:paraId="392531BD" w14:textId="77777777" w:rsidR="00390570" w:rsidRDefault="00390570" w:rsidP="00390570">
            <w:pPr>
              <w:pStyle w:val="XML1"/>
              <w:rPr>
                <w:ins w:id="5435" w:author="Thomas Dietz" w:date="2012-08-13T13:47:00Z"/>
              </w:rPr>
            </w:pPr>
            <w:ins w:id="5436" w:author="Thomas Dietz" w:date="2012-08-13T13:47:00Z">
              <w:r>
                <w:t xml:space="preserve">        switch.";</w:t>
              </w:r>
            </w:ins>
          </w:p>
          <w:p w14:paraId="62F1F933" w14:textId="77777777" w:rsidR="00390570" w:rsidRDefault="00390570" w:rsidP="00390570">
            <w:pPr>
              <w:pStyle w:val="XML1"/>
              <w:rPr>
                <w:ins w:id="5437" w:author="Thomas Dietz" w:date="2012-08-13T13:47:00Z"/>
              </w:rPr>
            </w:pPr>
            <w:ins w:id="5438" w:author="Thomas Dietz" w:date="2012-08-13T13:47:00Z">
              <w:r>
                <w:t xml:space="preserve">      reference "The types of groups are defined in OpenFlow Switch</w:t>
              </w:r>
            </w:ins>
          </w:p>
          <w:p w14:paraId="77F1F5B0" w14:textId="77777777" w:rsidR="00390570" w:rsidRDefault="00390570" w:rsidP="00390570">
            <w:pPr>
              <w:pStyle w:val="XML1"/>
              <w:rPr>
                <w:ins w:id="5439" w:author="Thomas Dietz" w:date="2012-08-13T13:47:00Z"/>
              </w:rPr>
            </w:pPr>
            <w:ins w:id="5440" w:author="Thomas Dietz" w:date="2012-08-13T13:47:00Z">
              <w:r>
                <w:t xml:space="preserve">        Specification versions 1.2, 1.3, and 1.3.1.";</w:t>
              </w:r>
            </w:ins>
          </w:p>
          <w:p w14:paraId="186B4AD0" w14:textId="77777777" w:rsidR="00390570" w:rsidRDefault="00390570" w:rsidP="00390570">
            <w:pPr>
              <w:pStyle w:val="XML1"/>
              <w:rPr>
                <w:ins w:id="5441" w:author="Thomas Dietz" w:date="2012-08-13T13:47:00Z"/>
              </w:rPr>
            </w:pPr>
            <w:ins w:id="5442" w:author="Thomas Dietz" w:date="2012-08-13T13:47:00Z">
              <w:r>
                <w:t xml:space="preserve">      leaf-list type {</w:t>
              </w:r>
            </w:ins>
          </w:p>
          <w:p w14:paraId="6721DA5D" w14:textId="77777777" w:rsidR="00390570" w:rsidRDefault="00390570" w:rsidP="00390570">
            <w:pPr>
              <w:pStyle w:val="XML1"/>
              <w:rPr>
                <w:ins w:id="5443" w:author="Thomas Dietz" w:date="2012-08-13T13:47:00Z"/>
              </w:rPr>
            </w:pPr>
            <w:ins w:id="5444" w:author="Thomas Dietz" w:date="2012-08-13T13:47:00Z">
              <w:r>
                <w:t xml:space="preserve">        type enumeration {</w:t>
              </w:r>
            </w:ins>
          </w:p>
          <w:p w14:paraId="18C30298" w14:textId="77777777" w:rsidR="00390570" w:rsidRDefault="00390570" w:rsidP="00390570">
            <w:pPr>
              <w:pStyle w:val="XML1"/>
              <w:rPr>
                <w:ins w:id="5445" w:author="Thomas Dietz" w:date="2012-08-13T13:47:00Z"/>
              </w:rPr>
            </w:pPr>
            <w:ins w:id="5446" w:author="Thomas Dietz" w:date="2012-08-13T13:47:00Z">
              <w:r>
                <w:lastRenderedPageBreak/>
                <w:t xml:space="preserve">          enum all;</w:t>
              </w:r>
            </w:ins>
          </w:p>
          <w:p w14:paraId="0C474EC6" w14:textId="77777777" w:rsidR="00390570" w:rsidRDefault="00390570" w:rsidP="00390570">
            <w:pPr>
              <w:pStyle w:val="XML1"/>
              <w:rPr>
                <w:ins w:id="5447" w:author="Thomas Dietz" w:date="2012-08-13T13:47:00Z"/>
              </w:rPr>
            </w:pPr>
            <w:ins w:id="5448" w:author="Thomas Dietz" w:date="2012-08-13T13:47:00Z">
              <w:r>
                <w:t xml:space="preserve">          enum select;</w:t>
              </w:r>
            </w:ins>
          </w:p>
          <w:p w14:paraId="26A5B555" w14:textId="77777777" w:rsidR="00390570" w:rsidRDefault="00390570" w:rsidP="00390570">
            <w:pPr>
              <w:pStyle w:val="XML1"/>
              <w:rPr>
                <w:ins w:id="5449" w:author="Thomas Dietz" w:date="2012-08-13T13:47:00Z"/>
              </w:rPr>
            </w:pPr>
            <w:ins w:id="5450" w:author="Thomas Dietz" w:date="2012-08-13T13:47:00Z">
              <w:r>
                <w:t xml:space="preserve">          enum indirect;</w:t>
              </w:r>
            </w:ins>
          </w:p>
          <w:p w14:paraId="3E2A4895" w14:textId="77777777" w:rsidR="00390570" w:rsidRDefault="00390570" w:rsidP="00390570">
            <w:pPr>
              <w:pStyle w:val="XML1"/>
              <w:rPr>
                <w:ins w:id="5451" w:author="Thomas Dietz" w:date="2012-08-13T13:47:00Z"/>
              </w:rPr>
            </w:pPr>
            <w:ins w:id="5452" w:author="Thomas Dietz" w:date="2012-08-13T13:47:00Z">
              <w:r>
                <w:t xml:space="preserve">          enum fast-failover;</w:t>
              </w:r>
            </w:ins>
          </w:p>
          <w:p w14:paraId="772F59A3" w14:textId="77777777" w:rsidR="00390570" w:rsidRDefault="00390570" w:rsidP="00390570">
            <w:pPr>
              <w:pStyle w:val="XML1"/>
              <w:rPr>
                <w:ins w:id="5453" w:author="Thomas Dietz" w:date="2012-08-13T13:47:00Z"/>
              </w:rPr>
            </w:pPr>
            <w:ins w:id="5454" w:author="Thomas Dietz" w:date="2012-08-13T13:47:00Z">
              <w:r>
                <w:t xml:space="preserve">        }</w:t>
              </w:r>
            </w:ins>
          </w:p>
          <w:p w14:paraId="6E8EB66D" w14:textId="77777777" w:rsidR="00390570" w:rsidRDefault="00390570" w:rsidP="00390570">
            <w:pPr>
              <w:pStyle w:val="XML1"/>
              <w:rPr>
                <w:ins w:id="5455" w:author="Thomas Dietz" w:date="2012-08-13T13:47:00Z"/>
              </w:rPr>
            </w:pPr>
            <w:ins w:id="5456" w:author="Thomas Dietz" w:date="2012-08-13T13:47:00Z">
              <w:r>
                <w:t xml:space="preserve">      }</w:t>
              </w:r>
            </w:ins>
          </w:p>
          <w:p w14:paraId="73F9694F" w14:textId="77777777" w:rsidR="00390570" w:rsidRDefault="00390570" w:rsidP="00390570">
            <w:pPr>
              <w:pStyle w:val="XML1"/>
              <w:rPr>
                <w:ins w:id="5457" w:author="Thomas Dietz" w:date="2012-08-13T13:47:00Z"/>
              </w:rPr>
            </w:pPr>
            <w:ins w:id="5458" w:author="Thomas Dietz" w:date="2012-08-13T13:47:00Z">
              <w:r>
                <w:t xml:space="preserve">    }</w:t>
              </w:r>
            </w:ins>
          </w:p>
          <w:p w14:paraId="4249E353" w14:textId="77777777" w:rsidR="00390570" w:rsidRDefault="00390570" w:rsidP="00390570">
            <w:pPr>
              <w:pStyle w:val="XML1"/>
              <w:rPr>
                <w:ins w:id="5459" w:author="Thomas Dietz" w:date="2012-08-13T13:47:00Z"/>
              </w:rPr>
            </w:pPr>
            <w:ins w:id="5460" w:author="Thomas Dietz" w:date="2012-08-13T13:47:00Z">
              <w:r>
                <w:t xml:space="preserve">    container group-capabilities {</w:t>
              </w:r>
            </w:ins>
          </w:p>
          <w:p w14:paraId="27A2C916" w14:textId="77777777" w:rsidR="00390570" w:rsidRDefault="00390570" w:rsidP="00390570">
            <w:pPr>
              <w:pStyle w:val="XML1"/>
              <w:rPr>
                <w:ins w:id="5461" w:author="Thomas Dietz" w:date="2012-08-13T13:47:00Z"/>
              </w:rPr>
            </w:pPr>
            <w:ins w:id="5462" w:author="Thomas Dietz" w:date="2012-08-13T13:47:00Z">
              <w:r>
                <w:t xml:space="preserve">      description "Specify the group capabilities supported by the</w:t>
              </w:r>
            </w:ins>
          </w:p>
          <w:p w14:paraId="2B0913FB" w14:textId="77777777" w:rsidR="00390570" w:rsidRDefault="00390570" w:rsidP="00390570">
            <w:pPr>
              <w:pStyle w:val="XML1"/>
              <w:rPr>
                <w:ins w:id="5463" w:author="Thomas Dietz" w:date="2012-08-13T13:47:00Z"/>
              </w:rPr>
            </w:pPr>
            <w:ins w:id="5464" w:author="Thomas Dietz" w:date="2012-08-13T13:47:00Z">
              <w:r>
                <w:t xml:space="preserve">        logical switch.";</w:t>
              </w:r>
            </w:ins>
          </w:p>
          <w:p w14:paraId="1650467F" w14:textId="77777777" w:rsidR="00390570" w:rsidRDefault="00390570" w:rsidP="00390570">
            <w:pPr>
              <w:pStyle w:val="XML1"/>
              <w:rPr>
                <w:ins w:id="5465" w:author="Thomas Dietz" w:date="2012-08-13T13:47:00Z"/>
              </w:rPr>
            </w:pPr>
            <w:ins w:id="5466" w:author="Thomas Dietz" w:date="2012-08-13T13:47:00Z">
              <w:r>
                <w:t xml:space="preserve">      reference "The types of group capability are defined in</w:t>
              </w:r>
            </w:ins>
          </w:p>
          <w:p w14:paraId="20AD4676" w14:textId="77777777" w:rsidR="00390570" w:rsidRDefault="00390570" w:rsidP="00390570">
            <w:pPr>
              <w:pStyle w:val="XML1"/>
              <w:rPr>
                <w:ins w:id="5467" w:author="Thomas Dietz" w:date="2012-08-13T13:47:00Z"/>
              </w:rPr>
            </w:pPr>
            <w:ins w:id="5468" w:author="Thomas Dietz" w:date="2012-08-13T13:47:00Z">
              <w:r>
                <w:t xml:space="preserve">        OpenFlow Switch Specification versions 1.2, 1.3, and</w:t>
              </w:r>
            </w:ins>
          </w:p>
          <w:p w14:paraId="3274EBEB" w14:textId="77777777" w:rsidR="00390570" w:rsidRDefault="00390570" w:rsidP="00390570">
            <w:pPr>
              <w:pStyle w:val="XML1"/>
              <w:rPr>
                <w:ins w:id="5469" w:author="Thomas Dietz" w:date="2012-08-13T13:47:00Z"/>
              </w:rPr>
            </w:pPr>
            <w:ins w:id="5470" w:author="Thomas Dietz" w:date="2012-08-13T13:47:00Z">
              <w:r>
                <w:t xml:space="preserve">        1.3.1.";</w:t>
              </w:r>
            </w:ins>
          </w:p>
          <w:p w14:paraId="4A8B620C" w14:textId="77777777" w:rsidR="00390570" w:rsidRDefault="00390570" w:rsidP="00390570">
            <w:pPr>
              <w:pStyle w:val="XML1"/>
              <w:rPr>
                <w:ins w:id="5471" w:author="Thomas Dietz" w:date="2012-08-13T13:47:00Z"/>
              </w:rPr>
            </w:pPr>
            <w:ins w:id="5472" w:author="Thomas Dietz" w:date="2012-08-13T13:47:00Z">
              <w:r>
                <w:t xml:space="preserve">      leaf-list capability {</w:t>
              </w:r>
            </w:ins>
          </w:p>
          <w:p w14:paraId="603D51BB" w14:textId="77777777" w:rsidR="00390570" w:rsidRDefault="00390570" w:rsidP="00390570">
            <w:pPr>
              <w:pStyle w:val="XML1"/>
              <w:rPr>
                <w:ins w:id="5473" w:author="Thomas Dietz" w:date="2012-08-13T13:47:00Z"/>
              </w:rPr>
            </w:pPr>
            <w:ins w:id="5474" w:author="Thomas Dietz" w:date="2012-08-13T13:47:00Z">
              <w:r>
                <w:t xml:space="preserve">        type enumeration {</w:t>
              </w:r>
            </w:ins>
          </w:p>
          <w:p w14:paraId="2B7557F0" w14:textId="77777777" w:rsidR="00390570" w:rsidRDefault="00390570" w:rsidP="00390570">
            <w:pPr>
              <w:pStyle w:val="XML1"/>
              <w:rPr>
                <w:ins w:id="5475" w:author="Thomas Dietz" w:date="2012-08-13T13:47:00Z"/>
              </w:rPr>
            </w:pPr>
            <w:ins w:id="5476" w:author="Thomas Dietz" w:date="2012-08-13T13:47:00Z">
              <w:r>
                <w:t xml:space="preserve">          enum select-weight;</w:t>
              </w:r>
            </w:ins>
          </w:p>
          <w:p w14:paraId="4FBB6655" w14:textId="77777777" w:rsidR="00390570" w:rsidRDefault="00390570" w:rsidP="00390570">
            <w:pPr>
              <w:pStyle w:val="XML1"/>
              <w:rPr>
                <w:ins w:id="5477" w:author="Thomas Dietz" w:date="2012-08-13T13:47:00Z"/>
              </w:rPr>
            </w:pPr>
            <w:ins w:id="5478" w:author="Thomas Dietz" w:date="2012-08-13T13:47:00Z">
              <w:r>
                <w:t xml:space="preserve">          enum select-liveness;</w:t>
              </w:r>
            </w:ins>
          </w:p>
          <w:p w14:paraId="6351A40B" w14:textId="77777777" w:rsidR="00390570" w:rsidRDefault="00390570" w:rsidP="00390570">
            <w:pPr>
              <w:pStyle w:val="XML1"/>
              <w:rPr>
                <w:ins w:id="5479" w:author="Thomas Dietz" w:date="2012-08-13T13:47:00Z"/>
              </w:rPr>
            </w:pPr>
            <w:ins w:id="5480" w:author="Thomas Dietz" w:date="2012-08-13T13:47:00Z">
              <w:r>
                <w:t xml:space="preserve">          enum chaining;</w:t>
              </w:r>
            </w:ins>
          </w:p>
          <w:p w14:paraId="4E0F19AE" w14:textId="77777777" w:rsidR="00390570" w:rsidRDefault="00390570" w:rsidP="00390570">
            <w:pPr>
              <w:pStyle w:val="XML1"/>
              <w:rPr>
                <w:ins w:id="5481" w:author="Thomas Dietz" w:date="2012-08-13T13:47:00Z"/>
              </w:rPr>
            </w:pPr>
            <w:ins w:id="5482" w:author="Thomas Dietz" w:date="2012-08-13T13:47:00Z">
              <w:r>
                <w:t xml:space="preserve">          enum chaining-check;</w:t>
              </w:r>
            </w:ins>
          </w:p>
          <w:p w14:paraId="34590054" w14:textId="77777777" w:rsidR="00390570" w:rsidRDefault="00390570" w:rsidP="00390570">
            <w:pPr>
              <w:pStyle w:val="XML1"/>
              <w:rPr>
                <w:ins w:id="5483" w:author="Thomas Dietz" w:date="2012-08-13T13:47:00Z"/>
              </w:rPr>
            </w:pPr>
            <w:ins w:id="5484" w:author="Thomas Dietz" w:date="2012-08-13T13:47:00Z">
              <w:r>
                <w:t xml:space="preserve">        }</w:t>
              </w:r>
            </w:ins>
          </w:p>
          <w:p w14:paraId="556E615E" w14:textId="77777777" w:rsidR="00390570" w:rsidRDefault="00390570" w:rsidP="00390570">
            <w:pPr>
              <w:pStyle w:val="XML1"/>
              <w:rPr>
                <w:ins w:id="5485" w:author="Thomas Dietz" w:date="2012-08-13T13:47:00Z"/>
              </w:rPr>
            </w:pPr>
            <w:ins w:id="5486" w:author="Thomas Dietz" w:date="2012-08-13T13:47:00Z">
              <w:r>
                <w:t xml:space="preserve">      }</w:t>
              </w:r>
            </w:ins>
          </w:p>
          <w:p w14:paraId="069A3E99" w14:textId="77777777" w:rsidR="00390570" w:rsidRDefault="00390570" w:rsidP="00390570">
            <w:pPr>
              <w:pStyle w:val="XML1"/>
              <w:rPr>
                <w:ins w:id="5487" w:author="Thomas Dietz" w:date="2012-08-13T13:47:00Z"/>
              </w:rPr>
            </w:pPr>
            <w:ins w:id="5488" w:author="Thomas Dietz" w:date="2012-08-13T13:47:00Z">
              <w:r>
                <w:t xml:space="preserve">    }</w:t>
              </w:r>
            </w:ins>
          </w:p>
          <w:p w14:paraId="66603930" w14:textId="77777777" w:rsidR="00390570" w:rsidRDefault="00390570" w:rsidP="00390570">
            <w:pPr>
              <w:pStyle w:val="XML1"/>
              <w:rPr>
                <w:ins w:id="5489" w:author="Thomas Dietz" w:date="2012-08-13T13:47:00Z"/>
              </w:rPr>
            </w:pPr>
            <w:ins w:id="5490" w:author="Thomas Dietz" w:date="2012-08-13T13:47:00Z">
              <w:r>
                <w:t xml:space="preserve">    container action-types {</w:t>
              </w:r>
            </w:ins>
          </w:p>
          <w:p w14:paraId="147EDCD4" w14:textId="77777777" w:rsidR="00390570" w:rsidRDefault="00390570" w:rsidP="00390570">
            <w:pPr>
              <w:pStyle w:val="XML1"/>
              <w:rPr>
                <w:ins w:id="5491" w:author="Thomas Dietz" w:date="2012-08-13T13:47:00Z"/>
              </w:rPr>
            </w:pPr>
            <w:ins w:id="5492" w:author="Thomas Dietz" w:date="2012-08-13T13:47:00Z">
              <w:r>
                <w:t xml:space="preserve">      description "Specify the action types supported by the</w:t>
              </w:r>
            </w:ins>
          </w:p>
          <w:p w14:paraId="61EA6431" w14:textId="77777777" w:rsidR="00390570" w:rsidRDefault="00390570" w:rsidP="00390570">
            <w:pPr>
              <w:pStyle w:val="XML1"/>
              <w:rPr>
                <w:ins w:id="5493" w:author="Thomas Dietz" w:date="2012-08-13T13:47:00Z"/>
              </w:rPr>
            </w:pPr>
            <w:ins w:id="5494" w:author="Thomas Dietz" w:date="2012-08-13T13:47:00Z">
              <w:r>
                <w:t xml:space="preserve">        logical switch.";</w:t>
              </w:r>
            </w:ins>
          </w:p>
          <w:p w14:paraId="781287F6" w14:textId="77777777" w:rsidR="00390570" w:rsidRDefault="00390570" w:rsidP="00390570">
            <w:pPr>
              <w:pStyle w:val="XML1"/>
              <w:rPr>
                <w:ins w:id="5495" w:author="Thomas Dietz" w:date="2012-08-13T13:47:00Z"/>
              </w:rPr>
            </w:pPr>
            <w:ins w:id="5496" w:author="Thomas Dietz" w:date="2012-08-13T13:47:00Z">
              <w:r>
                <w:t xml:space="preserve">      leaf-list type {</w:t>
              </w:r>
            </w:ins>
          </w:p>
          <w:p w14:paraId="79F6D23D" w14:textId="77777777" w:rsidR="00390570" w:rsidRDefault="00390570" w:rsidP="00390570">
            <w:pPr>
              <w:pStyle w:val="XML1"/>
              <w:rPr>
                <w:ins w:id="5497" w:author="Thomas Dietz" w:date="2012-08-13T13:47:00Z"/>
              </w:rPr>
            </w:pPr>
            <w:ins w:id="5498" w:author="Thomas Dietz" w:date="2012-08-13T13:47:00Z">
              <w:r>
                <w:t xml:space="preserve">        type OFActionType;</w:t>
              </w:r>
            </w:ins>
          </w:p>
          <w:p w14:paraId="0CEC6154" w14:textId="77777777" w:rsidR="00390570" w:rsidRDefault="00390570" w:rsidP="00390570">
            <w:pPr>
              <w:pStyle w:val="XML1"/>
              <w:rPr>
                <w:ins w:id="5499" w:author="Thomas Dietz" w:date="2012-08-13T13:47:00Z"/>
              </w:rPr>
            </w:pPr>
            <w:ins w:id="5500" w:author="Thomas Dietz" w:date="2012-08-13T13:47:00Z">
              <w:r>
                <w:t xml:space="preserve">      }</w:t>
              </w:r>
            </w:ins>
          </w:p>
          <w:p w14:paraId="635E8E08" w14:textId="77777777" w:rsidR="00390570" w:rsidRDefault="00390570" w:rsidP="00390570">
            <w:pPr>
              <w:pStyle w:val="XML1"/>
              <w:rPr>
                <w:ins w:id="5501" w:author="Thomas Dietz" w:date="2012-08-13T13:47:00Z"/>
              </w:rPr>
            </w:pPr>
            <w:ins w:id="5502" w:author="Thomas Dietz" w:date="2012-08-13T13:47:00Z">
              <w:r>
                <w:t xml:space="preserve">    }</w:t>
              </w:r>
            </w:ins>
          </w:p>
          <w:p w14:paraId="3D7BC3CA" w14:textId="77777777" w:rsidR="00390570" w:rsidRDefault="00390570" w:rsidP="00390570">
            <w:pPr>
              <w:pStyle w:val="XML1"/>
              <w:rPr>
                <w:ins w:id="5503" w:author="Thomas Dietz" w:date="2012-08-13T13:47:00Z"/>
              </w:rPr>
            </w:pPr>
            <w:ins w:id="5504" w:author="Thomas Dietz" w:date="2012-08-13T13:47:00Z">
              <w:r>
                <w:t xml:space="preserve">    container instruction-types {</w:t>
              </w:r>
            </w:ins>
          </w:p>
          <w:p w14:paraId="5012F206" w14:textId="77777777" w:rsidR="00390570" w:rsidRDefault="00390570" w:rsidP="00390570">
            <w:pPr>
              <w:pStyle w:val="XML1"/>
              <w:rPr>
                <w:ins w:id="5505" w:author="Thomas Dietz" w:date="2012-08-13T13:47:00Z"/>
              </w:rPr>
            </w:pPr>
            <w:ins w:id="5506" w:author="Thomas Dietz" w:date="2012-08-13T13:47:00Z">
              <w:r>
                <w:t xml:space="preserve">      description "Specify the instruction types supported by the</w:t>
              </w:r>
            </w:ins>
          </w:p>
          <w:p w14:paraId="01DBC1A0" w14:textId="77777777" w:rsidR="00390570" w:rsidRDefault="00390570" w:rsidP="00390570">
            <w:pPr>
              <w:pStyle w:val="XML1"/>
              <w:rPr>
                <w:ins w:id="5507" w:author="Thomas Dietz" w:date="2012-08-13T13:47:00Z"/>
              </w:rPr>
            </w:pPr>
            <w:ins w:id="5508" w:author="Thomas Dietz" w:date="2012-08-13T13:47:00Z">
              <w:r>
                <w:t xml:space="preserve">        logical switch.";</w:t>
              </w:r>
            </w:ins>
          </w:p>
          <w:p w14:paraId="669FCAC0" w14:textId="77777777" w:rsidR="00390570" w:rsidRDefault="00390570" w:rsidP="00390570">
            <w:pPr>
              <w:pStyle w:val="XML1"/>
              <w:rPr>
                <w:ins w:id="5509" w:author="Thomas Dietz" w:date="2012-08-13T13:47:00Z"/>
              </w:rPr>
            </w:pPr>
            <w:ins w:id="5510" w:author="Thomas Dietz" w:date="2012-08-13T13:47:00Z">
              <w:r>
                <w:t xml:space="preserve">      leaf-list type {</w:t>
              </w:r>
            </w:ins>
          </w:p>
          <w:p w14:paraId="1B32075D" w14:textId="77777777" w:rsidR="00390570" w:rsidRDefault="00390570" w:rsidP="00390570">
            <w:pPr>
              <w:pStyle w:val="XML1"/>
              <w:rPr>
                <w:ins w:id="5511" w:author="Thomas Dietz" w:date="2012-08-13T13:47:00Z"/>
              </w:rPr>
            </w:pPr>
            <w:ins w:id="5512" w:author="Thomas Dietz" w:date="2012-08-13T13:47:00Z">
              <w:r>
                <w:t xml:space="preserve">        type OFInstructionType;</w:t>
              </w:r>
            </w:ins>
          </w:p>
          <w:p w14:paraId="69513C92" w14:textId="77777777" w:rsidR="00390570" w:rsidRDefault="00390570" w:rsidP="00390570">
            <w:pPr>
              <w:pStyle w:val="XML1"/>
              <w:rPr>
                <w:ins w:id="5513" w:author="Thomas Dietz" w:date="2012-08-13T13:47:00Z"/>
              </w:rPr>
            </w:pPr>
            <w:ins w:id="5514" w:author="Thomas Dietz" w:date="2012-08-13T13:47:00Z">
              <w:r>
                <w:t xml:space="preserve">      }</w:t>
              </w:r>
            </w:ins>
          </w:p>
          <w:p w14:paraId="6C8D994F" w14:textId="77777777" w:rsidR="00390570" w:rsidRDefault="00390570" w:rsidP="00390570">
            <w:pPr>
              <w:pStyle w:val="XML1"/>
              <w:rPr>
                <w:ins w:id="5515" w:author="Thomas Dietz" w:date="2012-08-13T13:47:00Z"/>
              </w:rPr>
            </w:pPr>
            <w:ins w:id="5516" w:author="Thomas Dietz" w:date="2012-08-13T13:47:00Z">
              <w:r>
                <w:t xml:space="preserve">    }</w:t>
              </w:r>
            </w:ins>
          </w:p>
          <w:p w14:paraId="0C1051A4" w14:textId="77777777" w:rsidR="00B0651B" w:rsidRDefault="00390570" w:rsidP="00390570">
            <w:pPr>
              <w:pStyle w:val="XML1"/>
              <w:rPr>
                <w:ins w:id="5517" w:author="Thomas Dietz" w:date="2012-08-13T13:47:00Z"/>
              </w:rPr>
            </w:pPr>
            <w:ins w:id="5518" w:author="Thomas Dietz" w:date="2012-08-13T13:47:00Z">
              <w:r>
                <w:t xml:space="preserve">  }</w:t>
              </w:r>
            </w:ins>
          </w:p>
          <w:p w14:paraId="6918B7DF" w14:textId="77777777" w:rsidR="00390570" w:rsidRDefault="00390570" w:rsidP="00390570">
            <w:pPr>
              <w:pStyle w:val="XML1"/>
              <w:rPr>
                <w:ins w:id="5519" w:author="Thomas Dietz" w:date="2012-08-13T13:47:00Z"/>
              </w:rPr>
            </w:pPr>
          </w:p>
          <w:p w14:paraId="45E633A4" w14:textId="77777777" w:rsidR="00390570" w:rsidRDefault="00390570" w:rsidP="00390570">
            <w:pPr>
              <w:pStyle w:val="XML1"/>
              <w:rPr>
                <w:ins w:id="5520" w:author="Thomas Dietz" w:date="2012-08-13T13:48:00Z"/>
              </w:rPr>
            </w:pPr>
            <w:ins w:id="5521" w:author="Thomas Dietz" w:date="2012-08-13T13:48:00Z">
              <w:r>
                <w:t xml:space="preserve">  typedef OFActionType {</w:t>
              </w:r>
            </w:ins>
          </w:p>
          <w:p w14:paraId="2B57E535" w14:textId="77777777" w:rsidR="00390570" w:rsidRDefault="00390570" w:rsidP="00390570">
            <w:pPr>
              <w:pStyle w:val="XML1"/>
              <w:rPr>
                <w:ins w:id="5522" w:author="Thomas Dietz" w:date="2012-08-13T13:48:00Z"/>
              </w:rPr>
            </w:pPr>
            <w:ins w:id="5523" w:author="Thomas Dietz" w:date="2012-08-13T13:48:00Z">
              <w:r>
                <w:t xml:space="preserve">    type enumeration {</w:t>
              </w:r>
            </w:ins>
          </w:p>
          <w:p w14:paraId="6600F8CB" w14:textId="77777777" w:rsidR="00390570" w:rsidRDefault="00390570" w:rsidP="00390570">
            <w:pPr>
              <w:pStyle w:val="XML1"/>
              <w:rPr>
                <w:ins w:id="5524" w:author="Thomas Dietz" w:date="2012-08-13T13:48:00Z"/>
              </w:rPr>
            </w:pPr>
            <w:ins w:id="5525" w:author="Thomas Dietz" w:date="2012-08-13T13:48:00Z">
              <w:r>
                <w:t xml:space="preserve">      enum output;</w:t>
              </w:r>
            </w:ins>
          </w:p>
          <w:p w14:paraId="4E557C15" w14:textId="77777777" w:rsidR="00390570" w:rsidRDefault="00390570" w:rsidP="00390570">
            <w:pPr>
              <w:pStyle w:val="XML1"/>
              <w:rPr>
                <w:ins w:id="5526" w:author="Thomas Dietz" w:date="2012-08-13T13:48:00Z"/>
              </w:rPr>
            </w:pPr>
            <w:ins w:id="5527" w:author="Thomas Dietz" w:date="2012-08-13T13:48:00Z">
              <w:r>
                <w:t xml:space="preserve">      enum copy-ttl-out;</w:t>
              </w:r>
            </w:ins>
          </w:p>
          <w:p w14:paraId="40860087" w14:textId="77777777" w:rsidR="00390570" w:rsidRDefault="00390570" w:rsidP="00390570">
            <w:pPr>
              <w:pStyle w:val="XML1"/>
              <w:rPr>
                <w:ins w:id="5528" w:author="Thomas Dietz" w:date="2012-08-13T13:48:00Z"/>
              </w:rPr>
            </w:pPr>
            <w:ins w:id="5529" w:author="Thomas Dietz" w:date="2012-08-13T13:48:00Z">
              <w:r>
                <w:t xml:space="preserve">      enum copy-ttl-in;</w:t>
              </w:r>
            </w:ins>
          </w:p>
          <w:p w14:paraId="6FCF1F25" w14:textId="77777777" w:rsidR="00390570" w:rsidRDefault="00390570" w:rsidP="00390570">
            <w:pPr>
              <w:pStyle w:val="XML1"/>
              <w:rPr>
                <w:ins w:id="5530" w:author="Thomas Dietz" w:date="2012-08-13T13:48:00Z"/>
              </w:rPr>
            </w:pPr>
            <w:ins w:id="5531" w:author="Thomas Dietz" w:date="2012-08-13T13:48:00Z">
              <w:r>
                <w:t xml:space="preserve">      enum set-mpls-ttl;</w:t>
              </w:r>
            </w:ins>
          </w:p>
          <w:p w14:paraId="77EAC20D" w14:textId="77777777" w:rsidR="00390570" w:rsidRDefault="00390570" w:rsidP="00390570">
            <w:pPr>
              <w:pStyle w:val="XML1"/>
              <w:rPr>
                <w:ins w:id="5532" w:author="Thomas Dietz" w:date="2012-08-13T13:48:00Z"/>
              </w:rPr>
            </w:pPr>
            <w:ins w:id="5533" w:author="Thomas Dietz" w:date="2012-08-13T13:48:00Z">
              <w:r>
                <w:t xml:space="preserve">      enum dec-mpls-ttl;</w:t>
              </w:r>
            </w:ins>
          </w:p>
          <w:p w14:paraId="0423776B" w14:textId="77777777" w:rsidR="00390570" w:rsidRDefault="00390570" w:rsidP="00390570">
            <w:pPr>
              <w:pStyle w:val="XML1"/>
              <w:rPr>
                <w:ins w:id="5534" w:author="Thomas Dietz" w:date="2012-08-13T13:48:00Z"/>
              </w:rPr>
            </w:pPr>
            <w:ins w:id="5535" w:author="Thomas Dietz" w:date="2012-08-13T13:48:00Z">
              <w:r>
                <w:t xml:space="preserve">      enum push-vlan;</w:t>
              </w:r>
            </w:ins>
          </w:p>
          <w:p w14:paraId="5FA8FFBD" w14:textId="77777777" w:rsidR="00390570" w:rsidRDefault="00390570" w:rsidP="00390570">
            <w:pPr>
              <w:pStyle w:val="XML1"/>
              <w:rPr>
                <w:ins w:id="5536" w:author="Thomas Dietz" w:date="2012-08-13T13:48:00Z"/>
              </w:rPr>
            </w:pPr>
            <w:ins w:id="5537" w:author="Thomas Dietz" w:date="2012-08-13T13:48:00Z">
              <w:r>
                <w:t xml:space="preserve">      enum pop-vlan;</w:t>
              </w:r>
            </w:ins>
          </w:p>
          <w:p w14:paraId="7167D484" w14:textId="77777777" w:rsidR="00390570" w:rsidRDefault="00390570" w:rsidP="00390570">
            <w:pPr>
              <w:pStyle w:val="XML1"/>
              <w:rPr>
                <w:ins w:id="5538" w:author="Thomas Dietz" w:date="2012-08-13T13:48:00Z"/>
              </w:rPr>
            </w:pPr>
            <w:ins w:id="5539" w:author="Thomas Dietz" w:date="2012-08-13T13:48:00Z">
              <w:r>
                <w:t xml:space="preserve">      enum push-mpls;</w:t>
              </w:r>
            </w:ins>
          </w:p>
          <w:p w14:paraId="3750CA82" w14:textId="77777777" w:rsidR="00390570" w:rsidRDefault="00390570" w:rsidP="00390570">
            <w:pPr>
              <w:pStyle w:val="XML1"/>
              <w:rPr>
                <w:ins w:id="5540" w:author="Thomas Dietz" w:date="2012-08-13T13:48:00Z"/>
              </w:rPr>
            </w:pPr>
            <w:ins w:id="5541" w:author="Thomas Dietz" w:date="2012-08-13T13:48:00Z">
              <w:r>
                <w:t xml:space="preserve">      enum pop-mpls;</w:t>
              </w:r>
            </w:ins>
          </w:p>
          <w:p w14:paraId="3175AF20" w14:textId="77777777" w:rsidR="00390570" w:rsidRDefault="00390570" w:rsidP="00390570">
            <w:pPr>
              <w:pStyle w:val="XML1"/>
              <w:rPr>
                <w:ins w:id="5542" w:author="Thomas Dietz" w:date="2012-08-13T13:48:00Z"/>
              </w:rPr>
            </w:pPr>
            <w:ins w:id="5543" w:author="Thomas Dietz" w:date="2012-08-13T13:48:00Z">
              <w:r>
                <w:t xml:space="preserve">      enum set-queue;</w:t>
              </w:r>
            </w:ins>
          </w:p>
          <w:p w14:paraId="0ACC268F" w14:textId="77777777" w:rsidR="00390570" w:rsidRDefault="00390570" w:rsidP="00390570">
            <w:pPr>
              <w:pStyle w:val="XML1"/>
              <w:rPr>
                <w:ins w:id="5544" w:author="Thomas Dietz" w:date="2012-08-13T13:48:00Z"/>
              </w:rPr>
            </w:pPr>
            <w:ins w:id="5545" w:author="Thomas Dietz" w:date="2012-08-13T13:48:00Z">
              <w:r>
                <w:t xml:space="preserve">      enum group;</w:t>
              </w:r>
            </w:ins>
          </w:p>
          <w:p w14:paraId="54EFFDCF" w14:textId="77777777" w:rsidR="00390570" w:rsidRDefault="00390570" w:rsidP="00390570">
            <w:pPr>
              <w:pStyle w:val="XML1"/>
              <w:rPr>
                <w:ins w:id="5546" w:author="Thomas Dietz" w:date="2012-08-13T13:48:00Z"/>
              </w:rPr>
            </w:pPr>
            <w:ins w:id="5547" w:author="Thomas Dietz" w:date="2012-08-13T13:48:00Z">
              <w:r>
                <w:t xml:space="preserve">      enum set-nw-ttl;</w:t>
              </w:r>
            </w:ins>
          </w:p>
          <w:p w14:paraId="15E8E171" w14:textId="77777777" w:rsidR="00390570" w:rsidRDefault="00390570" w:rsidP="00390570">
            <w:pPr>
              <w:pStyle w:val="XML1"/>
              <w:rPr>
                <w:ins w:id="5548" w:author="Thomas Dietz" w:date="2012-08-13T13:48:00Z"/>
              </w:rPr>
            </w:pPr>
            <w:ins w:id="5549" w:author="Thomas Dietz" w:date="2012-08-13T13:48:00Z">
              <w:r>
                <w:t xml:space="preserve">      enum dec-nw-ttl;</w:t>
              </w:r>
            </w:ins>
          </w:p>
          <w:p w14:paraId="221D6D77" w14:textId="77777777" w:rsidR="00390570" w:rsidRDefault="00390570" w:rsidP="00390570">
            <w:pPr>
              <w:pStyle w:val="XML1"/>
              <w:rPr>
                <w:ins w:id="5550" w:author="Thomas Dietz" w:date="2012-08-13T13:48:00Z"/>
              </w:rPr>
            </w:pPr>
            <w:ins w:id="5551" w:author="Thomas Dietz" w:date="2012-08-13T13:48:00Z">
              <w:r>
                <w:t xml:space="preserve">      enum set-field;</w:t>
              </w:r>
            </w:ins>
          </w:p>
          <w:p w14:paraId="5DFD37A9" w14:textId="77777777" w:rsidR="00390570" w:rsidRDefault="00390570" w:rsidP="00390570">
            <w:pPr>
              <w:pStyle w:val="XML1"/>
              <w:rPr>
                <w:ins w:id="5552" w:author="Thomas Dietz" w:date="2012-08-13T13:48:00Z"/>
              </w:rPr>
            </w:pPr>
            <w:ins w:id="5553" w:author="Thomas Dietz" w:date="2012-08-13T13:48:00Z">
              <w:r>
                <w:t xml:space="preserve">    }</w:t>
              </w:r>
            </w:ins>
          </w:p>
          <w:p w14:paraId="564D2888" w14:textId="77777777" w:rsidR="00390570" w:rsidRDefault="00390570" w:rsidP="00390570">
            <w:pPr>
              <w:pStyle w:val="XML1"/>
              <w:rPr>
                <w:ins w:id="5554" w:author="Thomas Dietz" w:date="2012-08-13T13:48:00Z"/>
              </w:rPr>
            </w:pPr>
            <w:ins w:id="5555" w:author="Thomas Dietz" w:date="2012-08-13T13:48:00Z">
              <w:r>
                <w:t xml:space="preserve">    description "The types of actions defined in OpenFlow Switch</w:t>
              </w:r>
            </w:ins>
          </w:p>
          <w:p w14:paraId="6918D6F3" w14:textId="77777777" w:rsidR="00390570" w:rsidRDefault="00390570" w:rsidP="00390570">
            <w:pPr>
              <w:pStyle w:val="XML1"/>
              <w:rPr>
                <w:ins w:id="5556" w:author="Thomas Dietz" w:date="2012-08-13T13:48:00Z"/>
              </w:rPr>
            </w:pPr>
            <w:ins w:id="5557" w:author="Thomas Dietz" w:date="2012-08-13T13:48:00Z">
              <w:r>
                <w:lastRenderedPageBreak/>
                <w:t xml:space="preserve">      Specification versions 1.2, 1.3, and 1.3.1";</w:t>
              </w:r>
            </w:ins>
          </w:p>
          <w:p w14:paraId="78FB178B" w14:textId="77777777" w:rsidR="00390570" w:rsidRDefault="00390570" w:rsidP="00390570">
            <w:pPr>
              <w:pStyle w:val="XML1"/>
              <w:rPr>
                <w:ins w:id="5558" w:author="Thomas Dietz" w:date="2012-08-13T13:48:00Z"/>
              </w:rPr>
            </w:pPr>
            <w:ins w:id="5559" w:author="Thomas Dietz" w:date="2012-08-13T13:48:00Z">
              <w:r>
                <w:t xml:space="preserve">  }</w:t>
              </w:r>
            </w:ins>
          </w:p>
          <w:p w14:paraId="53C32595" w14:textId="77777777" w:rsidR="00390570" w:rsidRDefault="00390570" w:rsidP="00390570">
            <w:pPr>
              <w:pStyle w:val="XML1"/>
              <w:rPr>
                <w:ins w:id="5560" w:author="Thomas Dietz" w:date="2012-08-13T13:48:00Z"/>
              </w:rPr>
            </w:pPr>
          </w:p>
          <w:p w14:paraId="0085A92A" w14:textId="77777777" w:rsidR="00390570" w:rsidRDefault="00390570" w:rsidP="00390570">
            <w:pPr>
              <w:pStyle w:val="XML1"/>
              <w:rPr>
                <w:ins w:id="5561" w:author="Thomas Dietz" w:date="2012-08-13T13:48:00Z"/>
              </w:rPr>
            </w:pPr>
            <w:ins w:id="5562" w:author="Thomas Dietz" w:date="2012-08-13T13:48:00Z">
              <w:r>
                <w:t xml:space="preserve">  typedef OFInstructionType {</w:t>
              </w:r>
            </w:ins>
          </w:p>
          <w:p w14:paraId="22B7502E" w14:textId="77777777" w:rsidR="00390570" w:rsidRDefault="00390570" w:rsidP="00390570">
            <w:pPr>
              <w:pStyle w:val="XML1"/>
              <w:rPr>
                <w:ins w:id="5563" w:author="Thomas Dietz" w:date="2012-08-13T13:48:00Z"/>
              </w:rPr>
            </w:pPr>
            <w:ins w:id="5564" w:author="Thomas Dietz" w:date="2012-08-13T13:48:00Z">
              <w:r>
                <w:t xml:space="preserve">    type enumeration {</w:t>
              </w:r>
            </w:ins>
          </w:p>
          <w:p w14:paraId="6D8BB6B9" w14:textId="77777777" w:rsidR="00390570" w:rsidRDefault="00390570" w:rsidP="00390570">
            <w:pPr>
              <w:pStyle w:val="XML1"/>
              <w:rPr>
                <w:ins w:id="5565" w:author="Thomas Dietz" w:date="2012-08-13T13:48:00Z"/>
              </w:rPr>
            </w:pPr>
            <w:ins w:id="5566" w:author="Thomas Dietz" w:date="2012-08-13T13:48:00Z">
              <w:r>
                <w:t xml:space="preserve">      enum apply-actions;</w:t>
              </w:r>
            </w:ins>
          </w:p>
          <w:p w14:paraId="23EDBD86" w14:textId="77777777" w:rsidR="00390570" w:rsidRDefault="00390570" w:rsidP="00390570">
            <w:pPr>
              <w:pStyle w:val="XML1"/>
              <w:rPr>
                <w:ins w:id="5567" w:author="Thomas Dietz" w:date="2012-08-13T13:48:00Z"/>
              </w:rPr>
            </w:pPr>
            <w:ins w:id="5568" w:author="Thomas Dietz" w:date="2012-08-13T13:48:00Z">
              <w:r>
                <w:t xml:space="preserve">      enum clear-actions;</w:t>
              </w:r>
            </w:ins>
          </w:p>
          <w:p w14:paraId="728C8588" w14:textId="77777777" w:rsidR="00390570" w:rsidRDefault="00390570" w:rsidP="00390570">
            <w:pPr>
              <w:pStyle w:val="XML1"/>
              <w:rPr>
                <w:ins w:id="5569" w:author="Thomas Dietz" w:date="2012-08-13T13:48:00Z"/>
              </w:rPr>
            </w:pPr>
            <w:ins w:id="5570" w:author="Thomas Dietz" w:date="2012-08-13T13:48:00Z">
              <w:r>
                <w:t xml:space="preserve">      enum write-actions;</w:t>
              </w:r>
            </w:ins>
          </w:p>
          <w:p w14:paraId="13EBBA08" w14:textId="77777777" w:rsidR="00390570" w:rsidRDefault="00390570" w:rsidP="00390570">
            <w:pPr>
              <w:pStyle w:val="XML1"/>
              <w:rPr>
                <w:ins w:id="5571" w:author="Thomas Dietz" w:date="2012-08-13T13:48:00Z"/>
              </w:rPr>
            </w:pPr>
            <w:ins w:id="5572" w:author="Thomas Dietz" w:date="2012-08-13T13:48:00Z">
              <w:r>
                <w:t xml:space="preserve">      enum write-metadata;</w:t>
              </w:r>
            </w:ins>
          </w:p>
          <w:p w14:paraId="554C6F8A" w14:textId="77777777" w:rsidR="00390570" w:rsidRDefault="00390570" w:rsidP="00390570">
            <w:pPr>
              <w:pStyle w:val="XML1"/>
              <w:rPr>
                <w:ins w:id="5573" w:author="Thomas Dietz" w:date="2012-08-13T13:48:00Z"/>
              </w:rPr>
            </w:pPr>
            <w:ins w:id="5574" w:author="Thomas Dietz" w:date="2012-08-13T13:48:00Z">
              <w:r>
                <w:t xml:space="preserve">      enum goto-table;</w:t>
              </w:r>
            </w:ins>
          </w:p>
          <w:p w14:paraId="705FE888" w14:textId="77777777" w:rsidR="00390570" w:rsidRDefault="00390570" w:rsidP="00390570">
            <w:pPr>
              <w:pStyle w:val="XML1"/>
              <w:rPr>
                <w:ins w:id="5575" w:author="Thomas Dietz" w:date="2012-08-13T13:48:00Z"/>
              </w:rPr>
            </w:pPr>
            <w:ins w:id="5576" w:author="Thomas Dietz" w:date="2012-08-13T13:48:00Z">
              <w:r>
                <w:t xml:space="preserve">    }</w:t>
              </w:r>
            </w:ins>
          </w:p>
          <w:p w14:paraId="2A689CB9" w14:textId="77777777" w:rsidR="00390570" w:rsidRDefault="00390570" w:rsidP="00390570">
            <w:pPr>
              <w:pStyle w:val="XML1"/>
              <w:rPr>
                <w:ins w:id="5577" w:author="Thomas Dietz" w:date="2012-08-13T13:48:00Z"/>
              </w:rPr>
            </w:pPr>
            <w:ins w:id="5578" w:author="Thomas Dietz" w:date="2012-08-13T13:48:00Z">
              <w:r>
                <w:t xml:space="preserve">    description "The types of instructions defined in OpenFlow</w:t>
              </w:r>
            </w:ins>
          </w:p>
          <w:p w14:paraId="0A512DAB" w14:textId="77777777" w:rsidR="00390570" w:rsidRDefault="00390570" w:rsidP="00390570">
            <w:pPr>
              <w:pStyle w:val="XML1"/>
              <w:rPr>
                <w:ins w:id="5579" w:author="Thomas Dietz" w:date="2012-08-13T13:48:00Z"/>
              </w:rPr>
            </w:pPr>
            <w:ins w:id="5580" w:author="Thomas Dietz" w:date="2012-08-13T13:48:00Z">
              <w:r>
                <w:t xml:space="preserve">      Switch Specification versions 1.2, 1.3, and 1.3.1.";</w:t>
              </w:r>
            </w:ins>
          </w:p>
          <w:p w14:paraId="67519F08" w14:textId="77777777" w:rsidR="00390570" w:rsidRDefault="00390570" w:rsidP="00390570">
            <w:pPr>
              <w:pStyle w:val="XML1"/>
              <w:rPr>
                <w:ins w:id="5581" w:author="Thomas Dietz" w:date="2012-08-13T13:48:00Z"/>
              </w:rPr>
            </w:pPr>
            <w:ins w:id="5582" w:author="Thomas Dietz" w:date="2012-08-13T13:48:00Z">
              <w:r>
                <w:t xml:space="preserve">  }</w:t>
              </w:r>
            </w:ins>
          </w:p>
          <w:p w14:paraId="414EF2A9" w14:textId="77777777" w:rsidR="00390570" w:rsidRDefault="00390570" w:rsidP="00390570">
            <w:pPr>
              <w:pStyle w:val="XML1"/>
              <w:rPr>
                <w:ins w:id="5583" w:author="Thomas Dietz" w:date="2012-08-13T13:48:00Z"/>
              </w:rPr>
            </w:pPr>
          </w:p>
          <w:p w14:paraId="0CC027CC" w14:textId="77777777" w:rsidR="00390570" w:rsidRDefault="00390570" w:rsidP="00390570">
            <w:pPr>
              <w:pStyle w:val="XML1"/>
              <w:rPr>
                <w:ins w:id="5584" w:author="Thomas Dietz" w:date="2012-08-13T13:48:00Z"/>
              </w:rPr>
            </w:pPr>
            <w:ins w:id="5585" w:author="Thomas Dietz" w:date="2012-08-13T13:48:00Z">
              <w:r>
                <w:t xml:space="preserve">  typedef OFMatchFieldType {</w:t>
              </w:r>
            </w:ins>
          </w:p>
          <w:p w14:paraId="42C36DE3" w14:textId="77777777" w:rsidR="00390570" w:rsidRDefault="00390570" w:rsidP="00390570">
            <w:pPr>
              <w:pStyle w:val="XML1"/>
              <w:rPr>
                <w:ins w:id="5586" w:author="Thomas Dietz" w:date="2012-08-13T13:48:00Z"/>
              </w:rPr>
            </w:pPr>
            <w:ins w:id="5587" w:author="Thomas Dietz" w:date="2012-08-13T13:48:00Z">
              <w:r>
                <w:t xml:space="preserve">    type enumeration {</w:t>
              </w:r>
            </w:ins>
          </w:p>
          <w:p w14:paraId="5E5B80D1" w14:textId="77777777" w:rsidR="00390570" w:rsidRDefault="00390570" w:rsidP="00390570">
            <w:pPr>
              <w:pStyle w:val="XML1"/>
              <w:rPr>
                <w:ins w:id="5588" w:author="Thomas Dietz" w:date="2012-08-13T13:48:00Z"/>
              </w:rPr>
            </w:pPr>
            <w:ins w:id="5589" w:author="Thomas Dietz" w:date="2012-08-13T13:48:00Z">
              <w:r>
                <w:t xml:space="preserve">      enum input-port;</w:t>
              </w:r>
            </w:ins>
          </w:p>
          <w:p w14:paraId="7769CC95" w14:textId="77777777" w:rsidR="00390570" w:rsidRDefault="00390570" w:rsidP="00390570">
            <w:pPr>
              <w:pStyle w:val="XML1"/>
              <w:rPr>
                <w:ins w:id="5590" w:author="Thomas Dietz" w:date="2012-08-13T13:48:00Z"/>
              </w:rPr>
            </w:pPr>
            <w:ins w:id="5591" w:author="Thomas Dietz" w:date="2012-08-13T13:48:00Z">
              <w:r>
                <w:t xml:space="preserve">      enum physical-input-port;</w:t>
              </w:r>
            </w:ins>
          </w:p>
          <w:p w14:paraId="30DA573B" w14:textId="77777777" w:rsidR="00390570" w:rsidRDefault="00390570" w:rsidP="00390570">
            <w:pPr>
              <w:pStyle w:val="XML1"/>
              <w:rPr>
                <w:ins w:id="5592" w:author="Thomas Dietz" w:date="2012-08-13T13:48:00Z"/>
              </w:rPr>
            </w:pPr>
            <w:ins w:id="5593" w:author="Thomas Dietz" w:date="2012-08-13T13:48:00Z">
              <w:r>
                <w:t xml:space="preserve">      enum metadata;</w:t>
              </w:r>
            </w:ins>
          </w:p>
          <w:p w14:paraId="435149E0" w14:textId="77777777" w:rsidR="00390570" w:rsidRDefault="00390570" w:rsidP="00390570">
            <w:pPr>
              <w:pStyle w:val="XML1"/>
              <w:rPr>
                <w:ins w:id="5594" w:author="Thomas Dietz" w:date="2012-08-13T13:48:00Z"/>
              </w:rPr>
            </w:pPr>
            <w:ins w:id="5595" w:author="Thomas Dietz" w:date="2012-08-13T13:48:00Z">
              <w:r>
                <w:t xml:space="preserve">      enum ethernet-dest;</w:t>
              </w:r>
            </w:ins>
          </w:p>
          <w:p w14:paraId="208BEF3E" w14:textId="77777777" w:rsidR="00390570" w:rsidRDefault="00390570" w:rsidP="00390570">
            <w:pPr>
              <w:pStyle w:val="XML1"/>
              <w:rPr>
                <w:ins w:id="5596" w:author="Thomas Dietz" w:date="2012-08-13T13:48:00Z"/>
              </w:rPr>
            </w:pPr>
            <w:ins w:id="5597" w:author="Thomas Dietz" w:date="2012-08-13T13:48:00Z">
              <w:r>
                <w:t xml:space="preserve">      enum ethernet-src;</w:t>
              </w:r>
            </w:ins>
          </w:p>
          <w:p w14:paraId="3365E156" w14:textId="77777777" w:rsidR="00390570" w:rsidRDefault="00390570" w:rsidP="00390570">
            <w:pPr>
              <w:pStyle w:val="XML1"/>
              <w:rPr>
                <w:ins w:id="5598" w:author="Thomas Dietz" w:date="2012-08-13T13:48:00Z"/>
              </w:rPr>
            </w:pPr>
            <w:ins w:id="5599" w:author="Thomas Dietz" w:date="2012-08-13T13:48:00Z">
              <w:r>
                <w:t xml:space="preserve">      enum ethernet-frame-type;</w:t>
              </w:r>
            </w:ins>
          </w:p>
          <w:p w14:paraId="6682627A" w14:textId="77777777" w:rsidR="00390570" w:rsidRDefault="00390570" w:rsidP="00390570">
            <w:pPr>
              <w:pStyle w:val="XML1"/>
              <w:rPr>
                <w:ins w:id="5600" w:author="Thomas Dietz" w:date="2012-08-13T13:48:00Z"/>
              </w:rPr>
            </w:pPr>
            <w:ins w:id="5601" w:author="Thomas Dietz" w:date="2012-08-13T13:48:00Z">
              <w:r>
                <w:t xml:space="preserve">      enum vlan-id;</w:t>
              </w:r>
            </w:ins>
          </w:p>
          <w:p w14:paraId="3308D20A" w14:textId="77777777" w:rsidR="00390570" w:rsidRDefault="00390570" w:rsidP="00390570">
            <w:pPr>
              <w:pStyle w:val="XML1"/>
              <w:rPr>
                <w:ins w:id="5602" w:author="Thomas Dietz" w:date="2012-08-13T13:48:00Z"/>
              </w:rPr>
            </w:pPr>
            <w:ins w:id="5603" w:author="Thomas Dietz" w:date="2012-08-13T13:48:00Z">
              <w:r>
                <w:t xml:space="preserve">      enum vlan-priority;</w:t>
              </w:r>
            </w:ins>
          </w:p>
          <w:p w14:paraId="746E9CCD" w14:textId="77777777" w:rsidR="00390570" w:rsidRDefault="00390570" w:rsidP="00390570">
            <w:pPr>
              <w:pStyle w:val="XML1"/>
              <w:rPr>
                <w:ins w:id="5604" w:author="Thomas Dietz" w:date="2012-08-13T13:48:00Z"/>
              </w:rPr>
            </w:pPr>
            <w:ins w:id="5605" w:author="Thomas Dietz" w:date="2012-08-13T13:48:00Z">
              <w:r>
                <w:t xml:space="preserve">      enum ip-dscp;</w:t>
              </w:r>
            </w:ins>
          </w:p>
          <w:p w14:paraId="52825623" w14:textId="77777777" w:rsidR="00390570" w:rsidRDefault="00390570" w:rsidP="00390570">
            <w:pPr>
              <w:pStyle w:val="XML1"/>
              <w:rPr>
                <w:ins w:id="5606" w:author="Thomas Dietz" w:date="2012-08-13T13:48:00Z"/>
              </w:rPr>
            </w:pPr>
            <w:ins w:id="5607" w:author="Thomas Dietz" w:date="2012-08-13T13:48:00Z">
              <w:r>
                <w:t xml:space="preserve">      enum ip-ecn;</w:t>
              </w:r>
            </w:ins>
          </w:p>
          <w:p w14:paraId="6D2F6BAE" w14:textId="77777777" w:rsidR="00390570" w:rsidRDefault="00390570" w:rsidP="00390570">
            <w:pPr>
              <w:pStyle w:val="XML1"/>
              <w:rPr>
                <w:ins w:id="5608" w:author="Thomas Dietz" w:date="2012-08-13T13:48:00Z"/>
              </w:rPr>
            </w:pPr>
            <w:ins w:id="5609" w:author="Thomas Dietz" w:date="2012-08-13T13:48:00Z">
              <w:r>
                <w:t xml:space="preserve">      enum ip-protocol;</w:t>
              </w:r>
            </w:ins>
          </w:p>
          <w:p w14:paraId="4F42F2CA" w14:textId="77777777" w:rsidR="00390570" w:rsidRDefault="00390570" w:rsidP="00390570">
            <w:pPr>
              <w:pStyle w:val="XML1"/>
              <w:rPr>
                <w:ins w:id="5610" w:author="Thomas Dietz" w:date="2012-08-13T13:48:00Z"/>
              </w:rPr>
            </w:pPr>
            <w:ins w:id="5611" w:author="Thomas Dietz" w:date="2012-08-13T13:48:00Z">
              <w:r>
                <w:t xml:space="preserve">      enum ipv4-src;</w:t>
              </w:r>
            </w:ins>
          </w:p>
          <w:p w14:paraId="5668FD88" w14:textId="77777777" w:rsidR="00390570" w:rsidRDefault="00390570" w:rsidP="00390570">
            <w:pPr>
              <w:pStyle w:val="XML1"/>
              <w:rPr>
                <w:ins w:id="5612" w:author="Thomas Dietz" w:date="2012-08-13T13:48:00Z"/>
              </w:rPr>
            </w:pPr>
            <w:ins w:id="5613" w:author="Thomas Dietz" w:date="2012-08-13T13:48:00Z">
              <w:r>
                <w:t xml:space="preserve">      enum ipv4-dest;</w:t>
              </w:r>
            </w:ins>
          </w:p>
          <w:p w14:paraId="14D3358F" w14:textId="77777777" w:rsidR="00390570" w:rsidRDefault="00390570" w:rsidP="00390570">
            <w:pPr>
              <w:pStyle w:val="XML1"/>
              <w:rPr>
                <w:ins w:id="5614" w:author="Thomas Dietz" w:date="2012-08-13T13:48:00Z"/>
              </w:rPr>
            </w:pPr>
            <w:ins w:id="5615" w:author="Thomas Dietz" w:date="2012-08-13T13:48:00Z">
              <w:r>
                <w:t xml:space="preserve">      enum tcp-src;</w:t>
              </w:r>
            </w:ins>
          </w:p>
          <w:p w14:paraId="05BA58B0" w14:textId="77777777" w:rsidR="00390570" w:rsidRDefault="00390570" w:rsidP="00390570">
            <w:pPr>
              <w:pStyle w:val="XML1"/>
              <w:rPr>
                <w:ins w:id="5616" w:author="Thomas Dietz" w:date="2012-08-13T13:48:00Z"/>
              </w:rPr>
            </w:pPr>
            <w:ins w:id="5617" w:author="Thomas Dietz" w:date="2012-08-13T13:48:00Z">
              <w:r>
                <w:t xml:space="preserve">      enum tcp-dest;</w:t>
              </w:r>
            </w:ins>
          </w:p>
          <w:p w14:paraId="58E91215" w14:textId="77777777" w:rsidR="00390570" w:rsidRDefault="00390570" w:rsidP="00390570">
            <w:pPr>
              <w:pStyle w:val="XML1"/>
              <w:rPr>
                <w:ins w:id="5618" w:author="Thomas Dietz" w:date="2012-08-13T13:48:00Z"/>
              </w:rPr>
            </w:pPr>
            <w:ins w:id="5619" w:author="Thomas Dietz" w:date="2012-08-13T13:48:00Z">
              <w:r>
                <w:t xml:space="preserve">      enum udp-src;</w:t>
              </w:r>
            </w:ins>
          </w:p>
          <w:p w14:paraId="006787AD" w14:textId="77777777" w:rsidR="00390570" w:rsidRDefault="00390570" w:rsidP="00390570">
            <w:pPr>
              <w:pStyle w:val="XML1"/>
              <w:rPr>
                <w:ins w:id="5620" w:author="Thomas Dietz" w:date="2012-08-13T13:48:00Z"/>
              </w:rPr>
            </w:pPr>
            <w:ins w:id="5621" w:author="Thomas Dietz" w:date="2012-08-13T13:48:00Z">
              <w:r>
                <w:t xml:space="preserve">      enum udp-dest;</w:t>
              </w:r>
            </w:ins>
          </w:p>
          <w:p w14:paraId="1ECC955F" w14:textId="77777777" w:rsidR="00390570" w:rsidRPr="00390570" w:rsidRDefault="00390570" w:rsidP="00390570">
            <w:pPr>
              <w:pStyle w:val="XML1"/>
              <w:rPr>
                <w:ins w:id="5622" w:author="Thomas Dietz" w:date="2012-08-13T13:48:00Z"/>
                <w:lang w:val="de-DE"/>
                <w:rPrChange w:id="5623" w:author="Thomas Dietz" w:date="2012-08-13T13:48:00Z">
                  <w:rPr>
                    <w:ins w:id="5624" w:author="Thomas Dietz" w:date="2012-08-13T13:48:00Z"/>
                  </w:rPr>
                </w:rPrChange>
              </w:rPr>
            </w:pPr>
            <w:ins w:id="5625" w:author="Thomas Dietz" w:date="2012-08-13T13:48:00Z">
              <w:r>
                <w:t xml:space="preserve">      </w:t>
              </w:r>
              <w:r w:rsidRPr="00390570">
                <w:rPr>
                  <w:lang w:val="de-DE"/>
                  <w:rPrChange w:id="5626" w:author="Thomas Dietz" w:date="2012-08-13T13:48:00Z">
                    <w:rPr/>
                  </w:rPrChange>
                </w:rPr>
                <w:t>enum sctp-src;</w:t>
              </w:r>
            </w:ins>
          </w:p>
          <w:p w14:paraId="298B26B8" w14:textId="77777777" w:rsidR="00390570" w:rsidRPr="00390570" w:rsidRDefault="00390570" w:rsidP="00390570">
            <w:pPr>
              <w:pStyle w:val="XML1"/>
              <w:rPr>
                <w:ins w:id="5627" w:author="Thomas Dietz" w:date="2012-08-13T13:48:00Z"/>
                <w:lang w:val="de-DE"/>
                <w:rPrChange w:id="5628" w:author="Thomas Dietz" w:date="2012-08-13T13:48:00Z">
                  <w:rPr>
                    <w:ins w:id="5629" w:author="Thomas Dietz" w:date="2012-08-13T13:48:00Z"/>
                  </w:rPr>
                </w:rPrChange>
              </w:rPr>
            </w:pPr>
            <w:ins w:id="5630" w:author="Thomas Dietz" w:date="2012-08-13T13:48:00Z">
              <w:r w:rsidRPr="00390570">
                <w:rPr>
                  <w:lang w:val="de-DE"/>
                  <w:rPrChange w:id="5631" w:author="Thomas Dietz" w:date="2012-08-13T13:48:00Z">
                    <w:rPr/>
                  </w:rPrChange>
                </w:rPr>
                <w:t xml:space="preserve">      enum sctp-dest;</w:t>
              </w:r>
            </w:ins>
          </w:p>
          <w:p w14:paraId="5A593476" w14:textId="77777777" w:rsidR="00390570" w:rsidRPr="00390570" w:rsidRDefault="00390570" w:rsidP="00390570">
            <w:pPr>
              <w:pStyle w:val="XML1"/>
              <w:rPr>
                <w:ins w:id="5632" w:author="Thomas Dietz" w:date="2012-08-13T13:48:00Z"/>
                <w:lang w:val="de-DE"/>
                <w:rPrChange w:id="5633" w:author="Thomas Dietz" w:date="2012-08-13T13:48:00Z">
                  <w:rPr>
                    <w:ins w:id="5634" w:author="Thomas Dietz" w:date="2012-08-13T13:48:00Z"/>
                  </w:rPr>
                </w:rPrChange>
              </w:rPr>
            </w:pPr>
            <w:ins w:id="5635" w:author="Thomas Dietz" w:date="2012-08-13T13:48:00Z">
              <w:r w:rsidRPr="00390570">
                <w:rPr>
                  <w:lang w:val="de-DE"/>
                  <w:rPrChange w:id="5636" w:author="Thomas Dietz" w:date="2012-08-13T13:48:00Z">
                    <w:rPr/>
                  </w:rPrChange>
                </w:rPr>
                <w:t xml:space="preserve">      enum icmpv4-type;</w:t>
              </w:r>
            </w:ins>
          </w:p>
          <w:p w14:paraId="2B3E87FB" w14:textId="77777777" w:rsidR="00390570" w:rsidRPr="00390570" w:rsidRDefault="00390570" w:rsidP="00390570">
            <w:pPr>
              <w:pStyle w:val="XML1"/>
              <w:rPr>
                <w:ins w:id="5637" w:author="Thomas Dietz" w:date="2012-08-13T13:48:00Z"/>
                <w:lang w:val="de-DE"/>
                <w:rPrChange w:id="5638" w:author="Thomas Dietz" w:date="2012-08-13T13:48:00Z">
                  <w:rPr>
                    <w:ins w:id="5639" w:author="Thomas Dietz" w:date="2012-08-13T13:48:00Z"/>
                  </w:rPr>
                </w:rPrChange>
              </w:rPr>
            </w:pPr>
            <w:ins w:id="5640" w:author="Thomas Dietz" w:date="2012-08-13T13:48:00Z">
              <w:r w:rsidRPr="00390570">
                <w:rPr>
                  <w:lang w:val="de-DE"/>
                  <w:rPrChange w:id="5641" w:author="Thomas Dietz" w:date="2012-08-13T13:48:00Z">
                    <w:rPr/>
                  </w:rPrChange>
                </w:rPr>
                <w:t xml:space="preserve">      enum icmpv4-code;</w:t>
              </w:r>
            </w:ins>
          </w:p>
          <w:p w14:paraId="18F37E5B" w14:textId="77777777" w:rsidR="00390570" w:rsidRPr="00390570" w:rsidRDefault="00390570" w:rsidP="00390570">
            <w:pPr>
              <w:pStyle w:val="XML1"/>
              <w:rPr>
                <w:ins w:id="5642" w:author="Thomas Dietz" w:date="2012-08-13T13:48:00Z"/>
                <w:lang w:val="de-DE"/>
                <w:rPrChange w:id="5643" w:author="Thomas Dietz" w:date="2012-08-13T13:48:00Z">
                  <w:rPr>
                    <w:ins w:id="5644" w:author="Thomas Dietz" w:date="2012-08-13T13:48:00Z"/>
                  </w:rPr>
                </w:rPrChange>
              </w:rPr>
            </w:pPr>
            <w:ins w:id="5645" w:author="Thomas Dietz" w:date="2012-08-13T13:48:00Z">
              <w:r w:rsidRPr="00390570">
                <w:rPr>
                  <w:lang w:val="de-DE"/>
                  <w:rPrChange w:id="5646" w:author="Thomas Dietz" w:date="2012-08-13T13:48:00Z">
                    <w:rPr/>
                  </w:rPrChange>
                </w:rPr>
                <w:t xml:space="preserve">      enum arp-op;</w:t>
              </w:r>
            </w:ins>
          </w:p>
          <w:p w14:paraId="50431830" w14:textId="77777777" w:rsidR="00390570" w:rsidRDefault="00390570" w:rsidP="00390570">
            <w:pPr>
              <w:pStyle w:val="XML1"/>
              <w:rPr>
                <w:ins w:id="5647" w:author="Thomas Dietz" w:date="2012-08-13T13:48:00Z"/>
              </w:rPr>
            </w:pPr>
            <w:ins w:id="5648" w:author="Thomas Dietz" w:date="2012-08-13T13:48:00Z">
              <w:r w:rsidRPr="00390570">
                <w:rPr>
                  <w:lang w:val="de-DE"/>
                  <w:rPrChange w:id="5649" w:author="Thomas Dietz" w:date="2012-08-13T13:48:00Z">
                    <w:rPr/>
                  </w:rPrChange>
                </w:rPr>
                <w:t xml:space="preserve">      </w:t>
              </w:r>
              <w:r>
                <w:t>enum arp-src-ip-address;</w:t>
              </w:r>
            </w:ins>
          </w:p>
          <w:p w14:paraId="3903CCF1" w14:textId="77777777" w:rsidR="00390570" w:rsidRDefault="00390570" w:rsidP="00390570">
            <w:pPr>
              <w:pStyle w:val="XML1"/>
              <w:rPr>
                <w:ins w:id="5650" w:author="Thomas Dietz" w:date="2012-08-13T13:48:00Z"/>
              </w:rPr>
            </w:pPr>
            <w:ins w:id="5651" w:author="Thomas Dietz" w:date="2012-08-13T13:48:00Z">
              <w:r>
                <w:t xml:space="preserve">      enum arp-target-ip-address;</w:t>
              </w:r>
            </w:ins>
          </w:p>
          <w:p w14:paraId="61DA1BC8" w14:textId="77777777" w:rsidR="00390570" w:rsidRDefault="00390570" w:rsidP="00390570">
            <w:pPr>
              <w:pStyle w:val="XML1"/>
              <w:rPr>
                <w:ins w:id="5652" w:author="Thomas Dietz" w:date="2012-08-13T13:48:00Z"/>
              </w:rPr>
            </w:pPr>
            <w:ins w:id="5653" w:author="Thomas Dietz" w:date="2012-08-13T13:48:00Z">
              <w:r>
                <w:t xml:space="preserve">      enum arp-src-hardware-address;</w:t>
              </w:r>
            </w:ins>
          </w:p>
          <w:p w14:paraId="0768A685" w14:textId="77777777" w:rsidR="00390570" w:rsidRDefault="00390570" w:rsidP="00390570">
            <w:pPr>
              <w:pStyle w:val="XML1"/>
              <w:rPr>
                <w:ins w:id="5654" w:author="Thomas Dietz" w:date="2012-08-13T13:48:00Z"/>
              </w:rPr>
            </w:pPr>
            <w:ins w:id="5655" w:author="Thomas Dietz" w:date="2012-08-13T13:48:00Z">
              <w:r>
                <w:t xml:space="preserve">      enum arp-target-hardware-address;</w:t>
              </w:r>
            </w:ins>
          </w:p>
          <w:p w14:paraId="54C8EE25" w14:textId="77777777" w:rsidR="00390570" w:rsidRPr="00390570" w:rsidRDefault="00390570" w:rsidP="00390570">
            <w:pPr>
              <w:pStyle w:val="XML1"/>
              <w:rPr>
                <w:ins w:id="5656" w:author="Thomas Dietz" w:date="2012-08-13T13:48:00Z"/>
                <w:lang w:val="de-DE"/>
                <w:rPrChange w:id="5657" w:author="Thomas Dietz" w:date="2012-08-13T13:48:00Z">
                  <w:rPr>
                    <w:ins w:id="5658" w:author="Thomas Dietz" w:date="2012-08-13T13:48:00Z"/>
                  </w:rPr>
                </w:rPrChange>
              </w:rPr>
            </w:pPr>
            <w:ins w:id="5659" w:author="Thomas Dietz" w:date="2012-08-13T13:48:00Z">
              <w:r>
                <w:t xml:space="preserve">      </w:t>
              </w:r>
              <w:r w:rsidRPr="00390570">
                <w:rPr>
                  <w:lang w:val="de-DE"/>
                  <w:rPrChange w:id="5660" w:author="Thomas Dietz" w:date="2012-08-13T13:48:00Z">
                    <w:rPr/>
                  </w:rPrChange>
                </w:rPr>
                <w:t>enum ipv6-src;</w:t>
              </w:r>
            </w:ins>
          </w:p>
          <w:p w14:paraId="3B64D344" w14:textId="77777777" w:rsidR="00390570" w:rsidRPr="00390570" w:rsidRDefault="00390570" w:rsidP="00390570">
            <w:pPr>
              <w:pStyle w:val="XML1"/>
              <w:rPr>
                <w:ins w:id="5661" w:author="Thomas Dietz" w:date="2012-08-13T13:48:00Z"/>
                <w:lang w:val="de-DE"/>
                <w:rPrChange w:id="5662" w:author="Thomas Dietz" w:date="2012-08-13T13:48:00Z">
                  <w:rPr>
                    <w:ins w:id="5663" w:author="Thomas Dietz" w:date="2012-08-13T13:48:00Z"/>
                  </w:rPr>
                </w:rPrChange>
              </w:rPr>
            </w:pPr>
            <w:ins w:id="5664" w:author="Thomas Dietz" w:date="2012-08-13T13:48:00Z">
              <w:r w:rsidRPr="00390570">
                <w:rPr>
                  <w:lang w:val="de-DE"/>
                  <w:rPrChange w:id="5665" w:author="Thomas Dietz" w:date="2012-08-13T13:48:00Z">
                    <w:rPr/>
                  </w:rPrChange>
                </w:rPr>
                <w:t xml:space="preserve">      enum ipv6-dest;</w:t>
              </w:r>
            </w:ins>
          </w:p>
          <w:p w14:paraId="260998AB" w14:textId="77777777" w:rsidR="00390570" w:rsidRDefault="00390570" w:rsidP="00390570">
            <w:pPr>
              <w:pStyle w:val="XML1"/>
              <w:rPr>
                <w:ins w:id="5666" w:author="Thomas Dietz" w:date="2012-08-13T13:48:00Z"/>
              </w:rPr>
            </w:pPr>
            <w:ins w:id="5667" w:author="Thomas Dietz" w:date="2012-08-13T13:48:00Z">
              <w:r w:rsidRPr="00390570">
                <w:rPr>
                  <w:lang w:val="de-DE"/>
                  <w:rPrChange w:id="5668" w:author="Thomas Dietz" w:date="2012-08-13T13:48:00Z">
                    <w:rPr/>
                  </w:rPrChange>
                </w:rPr>
                <w:t xml:space="preserve">      </w:t>
              </w:r>
              <w:r>
                <w:t>enum ipv6-flow-label;</w:t>
              </w:r>
            </w:ins>
          </w:p>
          <w:p w14:paraId="59329E1A" w14:textId="77777777" w:rsidR="00390570" w:rsidRDefault="00390570" w:rsidP="00390570">
            <w:pPr>
              <w:pStyle w:val="XML1"/>
              <w:rPr>
                <w:ins w:id="5669" w:author="Thomas Dietz" w:date="2012-08-13T13:48:00Z"/>
              </w:rPr>
            </w:pPr>
            <w:ins w:id="5670" w:author="Thomas Dietz" w:date="2012-08-13T13:48:00Z">
              <w:r>
                <w:t xml:space="preserve">      enum icmpv6-type;</w:t>
              </w:r>
            </w:ins>
          </w:p>
          <w:p w14:paraId="05E83E50" w14:textId="77777777" w:rsidR="00390570" w:rsidRPr="00390570" w:rsidRDefault="00390570" w:rsidP="00390570">
            <w:pPr>
              <w:pStyle w:val="XML1"/>
              <w:rPr>
                <w:ins w:id="5671" w:author="Thomas Dietz" w:date="2012-08-13T13:48:00Z"/>
                <w:lang w:val="de-DE"/>
                <w:rPrChange w:id="5672" w:author="Thomas Dietz" w:date="2012-08-13T13:48:00Z">
                  <w:rPr>
                    <w:ins w:id="5673" w:author="Thomas Dietz" w:date="2012-08-13T13:48:00Z"/>
                  </w:rPr>
                </w:rPrChange>
              </w:rPr>
            </w:pPr>
            <w:ins w:id="5674" w:author="Thomas Dietz" w:date="2012-08-13T13:48:00Z">
              <w:r>
                <w:t xml:space="preserve">      </w:t>
              </w:r>
              <w:r w:rsidRPr="00390570">
                <w:rPr>
                  <w:lang w:val="de-DE"/>
                  <w:rPrChange w:id="5675" w:author="Thomas Dietz" w:date="2012-08-13T13:48:00Z">
                    <w:rPr/>
                  </w:rPrChange>
                </w:rPr>
                <w:t>enum icmpv6-code;</w:t>
              </w:r>
            </w:ins>
          </w:p>
          <w:p w14:paraId="39AB47FF" w14:textId="77777777" w:rsidR="00390570" w:rsidRPr="00390570" w:rsidRDefault="00390570" w:rsidP="00390570">
            <w:pPr>
              <w:pStyle w:val="XML1"/>
              <w:rPr>
                <w:ins w:id="5676" w:author="Thomas Dietz" w:date="2012-08-13T13:48:00Z"/>
                <w:lang w:val="de-DE"/>
                <w:rPrChange w:id="5677" w:author="Thomas Dietz" w:date="2012-08-13T13:48:00Z">
                  <w:rPr>
                    <w:ins w:id="5678" w:author="Thomas Dietz" w:date="2012-08-13T13:48:00Z"/>
                  </w:rPr>
                </w:rPrChange>
              </w:rPr>
            </w:pPr>
            <w:ins w:id="5679" w:author="Thomas Dietz" w:date="2012-08-13T13:48:00Z">
              <w:r w:rsidRPr="00390570">
                <w:rPr>
                  <w:lang w:val="de-DE"/>
                  <w:rPrChange w:id="5680" w:author="Thomas Dietz" w:date="2012-08-13T13:48:00Z">
                    <w:rPr/>
                  </w:rPrChange>
                </w:rPr>
                <w:t xml:space="preserve">      enum ipv6-nd-target;</w:t>
              </w:r>
            </w:ins>
          </w:p>
          <w:p w14:paraId="7AF5DFAB" w14:textId="77777777" w:rsidR="00390570" w:rsidRDefault="00390570" w:rsidP="00390570">
            <w:pPr>
              <w:pStyle w:val="XML1"/>
              <w:rPr>
                <w:ins w:id="5681" w:author="Thomas Dietz" w:date="2012-08-13T13:48:00Z"/>
              </w:rPr>
            </w:pPr>
            <w:ins w:id="5682" w:author="Thomas Dietz" w:date="2012-08-13T13:48:00Z">
              <w:r w:rsidRPr="00390570">
                <w:rPr>
                  <w:lang w:val="de-DE"/>
                  <w:rPrChange w:id="5683" w:author="Thomas Dietz" w:date="2012-08-13T13:48:00Z">
                    <w:rPr/>
                  </w:rPrChange>
                </w:rPr>
                <w:t xml:space="preserve">      </w:t>
              </w:r>
              <w:r>
                <w:t>enum ipv6-nd-source-link-layer;</w:t>
              </w:r>
            </w:ins>
          </w:p>
          <w:p w14:paraId="4592A1C0" w14:textId="77777777" w:rsidR="00390570" w:rsidRDefault="00390570" w:rsidP="00390570">
            <w:pPr>
              <w:pStyle w:val="XML1"/>
              <w:rPr>
                <w:ins w:id="5684" w:author="Thomas Dietz" w:date="2012-08-13T13:48:00Z"/>
              </w:rPr>
            </w:pPr>
            <w:ins w:id="5685" w:author="Thomas Dietz" w:date="2012-08-13T13:48:00Z">
              <w:r>
                <w:t xml:space="preserve">      enum ipv6-nd-target-link-layer;</w:t>
              </w:r>
            </w:ins>
          </w:p>
          <w:p w14:paraId="25541B8B" w14:textId="77777777" w:rsidR="00390570" w:rsidRPr="00390570" w:rsidRDefault="00390570" w:rsidP="00390570">
            <w:pPr>
              <w:pStyle w:val="XML1"/>
              <w:rPr>
                <w:ins w:id="5686" w:author="Thomas Dietz" w:date="2012-08-13T13:48:00Z"/>
                <w:lang w:val="de-DE"/>
                <w:rPrChange w:id="5687" w:author="Thomas Dietz" w:date="2012-08-13T13:48:00Z">
                  <w:rPr>
                    <w:ins w:id="5688" w:author="Thomas Dietz" w:date="2012-08-13T13:48:00Z"/>
                  </w:rPr>
                </w:rPrChange>
              </w:rPr>
            </w:pPr>
            <w:ins w:id="5689" w:author="Thomas Dietz" w:date="2012-08-13T13:48:00Z">
              <w:r>
                <w:t xml:space="preserve">      </w:t>
              </w:r>
              <w:r w:rsidRPr="00390570">
                <w:rPr>
                  <w:lang w:val="de-DE"/>
                  <w:rPrChange w:id="5690" w:author="Thomas Dietz" w:date="2012-08-13T13:48:00Z">
                    <w:rPr/>
                  </w:rPrChange>
                </w:rPr>
                <w:t>enum mpls-label;</w:t>
              </w:r>
            </w:ins>
          </w:p>
          <w:p w14:paraId="26B16057" w14:textId="77777777" w:rsidR="00390570" w:rsidRPr="00390570" w:rsidRDefault="00390570" w:rsidP="00390570">
            <w:pPr>
              <w:pStyle w:val="XML1"/>
              <w:rPr>
                <w:ins w:id="5691" w:author="Thomas Dietz" w:date="2012-08-13T13:48:00Z"/>
                <w:lang w:val="de-DE"/>
                <w:rPrChange w:id="5692" w:author="Thomas Dietz" w:date="2012-08-13T13:48:00Z">
                  <w:rPr>
                    <w:ins w:id="5693" w:author="Thomas Dietz" w:date="2012-08-13T13:48:00Z"/>
                  </w:rPr>
                </w:rPrChange>
              </w:rPr>
            </w:pPr>
            <w:ins w:id="5694" w:author="Thomas Dietz" w:date="2012-08-13T13:48:00Z">
              <w:r w:rsidRPr="00390570">
                <w:rPr>
                  <w:lang w:val="de-DE"/>
                  <w:rPrChange w:id="5695" w:author="Thomas Dietz" w:date="2012-08-13T13:48:00Z">
                    <w:rPr/>
                  </w:rPrChange>
                </w:rPr>
                <w:t xml:space="preserve">      enum mpls-tc;</w:t>
              </w:r>
            </w:ins>
          </w:p>
          <w:p w14:paraId="7DC9AFF6" w14:textId="77777777" w:rsidR="00390570" w:rsidRDefault="00390570" w:rsidP="00390570">
            <w:pPr>
              <w:pStyle w:val="XML1"/>
              <w:rPr>
                <w:ins w:id="5696" w:author="Thomas Dietz" w:date="2012-08-13T13:48:00Z"/>
              </w:rPr>
            </w:pPr>
            <w:ins w:id="5697" w:author="Thomas Dietz" w:date="2012-08-13T13:48:00Z">
              <w:r w:rsidRPr="00390570">
                <w:rPr>
                  <w:lang w:val="de-DE"/>
                  <w:rPrChange w:id="5698" w:author="Thomas Dietz" w:date="2012-08-13T13:48:00Z">
                    <w:rPr/>
                  </w:rPrChange>
                </w:rPr>
                <w:t xml:space="preserve">    </w:t>
              </w:r>
              <w:r>
                <w:t>}</w:t>
              </w:r>
            </w:ins>
          </w:p>
          <w:p w14:paraId="3D705FB6" w14:textId="77777777" w:rsidR="00390570" w:rsidRDefault="00390570" w:rsidP="00390570">
            <w:pPr>
              <w:pStyle w:val="XML1"/>
              <w:rPr>
                <w:ins w:id="5699" w:author="Thomas Dietz" w:date="2012-08-13T13:48:00Z"/>
              </w:rPr>
            </w:pPr>
            <w:ins w:id="5700" w:author="Thomas Dietz" w:date="2012-08-13T13:48:00Z">
              <w:r>
                <w:t xml:space="preserve">    description "The types of match field defined in OpenFlow</w:t>
              </w:r>
            </w:ins>
          </w:p>
          <w:p w14:paraId="1B149FD0" w14:textId="77777777" w:rsidR="00390570" w:rsidRDefault="00390570" w:rsidP="00390570">
            <w:pPr>
              <w:pStyle w:val="XML1"/>
              <w:rPr>
                <w:ins w:id="5701" w:author="Thomas Dietz" w:date="2012-08-13T13:48:00Z"/>
              </w:rPr>
            </w:pPr>
            <w:ins w:id="5702" w:author="Thomas Dietz" w:date="2012-08-13T13:48:00Z">
              <w:r>
                <w:t xml:space="preserve">      Switch Specification versions 1.2, 1.3, and 1.3.1.";</w:t>
              </w:r>
            </w:ins>
          </w:p>
          <w:p w14:paraId="0DE29038" w14:textId="0143A81D" w:rsidR="00390570" w:rsidRPr="009F1B7D" w:rsidRDefault="00390570" w:rsidP="00390570">
            <w:pPr>
              <w:pStyle w:val="XML1"/>
            </w:pPr>
            <w:ins w:id="5703" w:author="Thomas Dietz" w:date="2012-08-13T13:48:00Z">
              <w:r>
                <w:lastRenderedPageBreak/>
                <w:t xml:space="preserve">  }</w:t>
              </w:r>
            </w:ins>
          </w:p>
        </w:tc>
      </w:tr>
    </w:tbl>
    <w:p w14:paraId="6ACBE270" w14:textId="77777777" w:rsidR="00F86237" w:rsidRDefault="00F86237" w:rsidP="00D14D27">
      <w:pPr>
        <w:pStyle w:val="Heading2"/>
      </w:pPr>
      <w:bookmarkStart w:id="5704" w:name="_Toc320556702"/>
      <w:r>
        <w:lastRenderedPageBreak/>
        <w:t>OpenFlow Controller</w:t>
      </w:r>
      <w:bookmarkEnd w:id="5704"/>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5705" w:name="_Toc315954001"/>
      <w:bookmarkStart w:id="5706" w:name="_Toc316542511"/>
      <w:bookmarkStart w:id="5707" w:name="_Toc320556703"/>
      <w:r w:rsidRPr="00DB42FD">
        <w:t>UML Diagram</w:t>
      </w:r>
      <w:bookmarkEnd w:id="5705"/>
      <w:bookmarkEnd w:id="5706"/>
      <w:bookmarkEnd w:id="5707"/>
    </w:p>
    <w:p w14:paraId="340981B9" w14:textId="61B954D8" w:rsidR="00F86237" w:rsidRPr="009F1B7D" w:rsidRDefault="005A093D" w:rsidP="00F86237">
      <w:pPr>
        <w:keepNext/>
        <w:jc w:val="center"/>
      </w:pPr>
      <w:r>
        <w:object w:dxaOrig="6939" w:dyaOrig="6962" w14:anchorId="3092B4DD">
          <v:shape id="_x0000_i1032" type="#_x0000_t75" style="width:347.4pt;height:348pt" o:ole="">
            <v:imagedata r:id="rId28" o:title=""/>
          </v:shape>
          <o:OLEObject Type="Embed" ProgID="Visio.Drawing.11" ShapeID="_x0000_i1032" DrawAspect="Content" ObjectID="_1406379232"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5708" w:name="_Toc315954002"/>
      <w:bookmarkStart w:id="5709" w:name="_Toc316542512"/>
      <w:bookmarkStart w:id="5710" w:name="_Toc320556704"/>
      <w:r w:rsidRPr="00DB42FD">
        <w:lastRenderedPageBreak/>
        <w:t>XML Schema</w:t>
      </w:r>
      <w:bookmarkEnd w:id="5708"/>
      <w:bookmarkEnd w:id="5709"/>
      <w:bookmarkEnd w:id="5710"/>
    </w:p>
    <w:tbl>
      <w:tblPr>
        <w:tblStyle w:val="TableGrid"/>
        <w:tblW w:w="5000" w:type="pct"/>
        <w:shd w:val="clear" w:color="auto" w:fill="C8FCCD"/>
        <w:tblCellMar>
          <w:left w:w="57" w:type="dxa"/>
          <w:right w:w="57" w:type="dxa"/>
        </w:tblCellMar>
        <w:tblLook w:val="04A0" w:firstRow="1" w:lastRow="0" w:firstColumn="1" w:lastColumn="0" w:noHBand="0" w:noVBand="1"/>
        <w:tblPrChange w:id="5711" w:author="Thomas Dietz" w:date="2012-08-13T13:51:00Z">
          <w:tblPr>
            <w:tblStyle w:val="TableGrid"/>
            <w:tblW w:w="0" w:type="auto"/>
            <w:tblInd w:w="378" w:type="dxa"/>
            <w:shd w:val="clear" w:color="auto" w:fill="C8FCCD"/>
            <w:tblLook w:val="04A0" w:firstRow="1" w:lastRow="0" w:firstColumn="1" w:lastColumn="0" w:noHBand="0" w:noVBand="1"/>
          </w:tblPr>
        </w:tblPrChange>
      </w:tblPr>
      <w:tblGrid>
        <w:gridCol w:w="9474"/>
        <w:tblGridChange w:id="5712">
          <w:tblGrid>
            <w:gridCol w:w="8820"/>
          </w:tblGrid>
        </w:tblGridChange>
      </w:tblGrid>
      <w:tr w:rsidR="00F86237" w:rsidRPr="009F1B7D" w14:paraId="38C4A1E8" w14:textId="77777777" w:rsidTr="0058493D">
        <w:tc>
          <w:tcPr>
            <w:tcW w:w="5000" w:type="pct"/>
            <w:shd w:val="clear" w:color="auto" w:fill="C8FCCD"/>
            <w:tcPrChange w:id="5713" w:author="Thomas Dietz" w:date="2012-08-13T13:51:00Z">
              <w:tcPr>
                <w:tcW w:w="8820" w:type="dxa"/>
                <w:shd w:val="clear" w:color="auto" w:fill="C8FCCD"/>
              </w:tcPr>
            </w:tcPrChange>
          </w:tcPr>
          <w:p w14:paraId="5776DC9B" w14:textId="6D8A903D" w:rsidR="00F86237" w:rsidRPr="009F1B7D" w:rsidDel="0058493D" w:rsidRDefault="00F86237" w:rsidP="00011096">
            <w:pPr>
              <w:pStyle w:val="XML1"/>
              <w:rPr>
                <w:del w:id="5714" w:author="Thomas Dietz" w:date="2012-08-13T13:50:00Z"/>
              </w:rPr>
            </w:pPr>
            <w:del w:id="5715" w:author="Thomas Dietz" w:date="2012-08-13T13:50:00Z">
              <w:r w:rsidRPr="009F1B7D" w:rsidDel="0058493D">
                <w:delText>&lt;xs:complexType name="OFControllerType"&gt;</w:delText>
              </w:r>
            </w:del>
          </w:p>
          <w:p w14:paraId="05FA1B47" w14:textId="77CC5C28" w:rsidR="00F86237" w:rsidRPr="009F1B7D" w:rsidDel="0058493D" w:rsidRDefault="00F86237" w:rsidP="00011096">
            <w:pPr>
              <w:pStyle w:val="XML2"/>
              <w:rPr>
                <w:del w:id="5716" w:author="Thomas Dietz" w:date="2012-08-13T13:50:00Z"/>
              </w:rPr>
            </w:pPr>
            <w:del w:id="5717" w:author="Thomas Dietz" w:date="2012-08-13T13:50:00Z">
              <w:r w:rsidRPr="009F1B7D" w:rsidDel="0058493D">
                <w:delText>&lt;xs:sequence&gt;</w:delText>
              </w:r>
            </w:del>
          </w:p>
          <w:p w14:paraId="66F52BA9" w14:textId="75F86F3A" w:rsidR="00F86237" w:rsidRPr="009F1B7D" w:rsidDel="0058493D" w:rsidRDefault="00F86237" w:rsidP="00011096">
            <w:pPr>
              <w:pStyle w:val="XML3"/>
              <w:rPr>
                <w:del w:id="5718" w:author="Thomas Dietz" w:date="2012-08-13T13:50:00Z"/>
              </w:rPr>
            </w:pPr>
            <w:del w:id="5719" w:author="Thomas Dietz" w:date="2012-08-13T13:50:00Z">
              <w:r w:rsidRPr="009F1B7D" w:rsidDel="0058493D">
                <w:delText xml:space="preserve">&lt;xs:element name="id" </w:delText>
              </w:r>
            </w:del>
          </w:p>
          <w:p w14:paraId="6698ED6D" w14:textId="56CFF848" w:rsidR="00F86237" w:rsidRPr="009F1B7D" w:rsidDel="0058493D" w:rsidRDefault="00F86237" w:rsidP="00011096">
            <w:pPr>
              <w:pStyle w:val="XML9"/>
              <w:rPr>
                <w:del w:id="5720" w:author="Thomas Dietz" w:date="2012-08-13T13:50:00Z"/>
              </w:rPr>
            </w:pPr>
            <w:del w:id="5721" w:author="Thomas Dietz" w:date="2012-08-13T13:50:00Z">
              <w:r w:rsidRPr="009F1B7D" w:rsidDel="0058493D">
                <w:delText>type="OFConfigID"/&gt;</w:delText>
              </w:r>
            </w:del>
          </w:p>
          <w:p w14:paraId="13D9522E" w14:textId="0374D7DF" w:rsidR="00F86237" w:rsidRPr="009F1B7D" w:rsidDel="0058493D" w:rsidRDefault="00F86237" w:rsidP="00011096">
            <w:pPr>
              <w:pStyle w:val="XML3"/>
              <w:rPr>
                <w:del w:id="5722" w:author="Thomas Dietz" w:date="2012-08-13T13:50:00Z"/>
              </w:rPr>
            </w:pPr>
            <w:del w:id="5723" w:author="Thomas Dietz" w:date="2012-08-13T13:50:00Z">
              <w:r w:rsidRPr="009F1B7D" w:rsidDel="0058493D">
                <w:delText xml:space="preserve">&lt;xs:element name="role" </w:delText>
              </w:r>
            </w:del>
          </w:p>
          <w:p w14:paraId="1332718D" w14:textId="348A4733" w:rsidR="00F86237" w:rsidRPr="009F1B7D" w:rsidDel="0058493D" w:rsidRDefault="00F86237" w:rsidP="00011096">
            <w:pPr>
              <w:pStyle w:val="XML9"/>
              <w:rPr>
                <w:del w:id="5724" w:author="Thomas Dietz" w:date="2012-08-13T13:50:00Z"/>
              </w:rPr>
            </w:pPr>
            <w:del w:id="5725" w:author="Thomas Dietz" w:date="2012-08-13T13:50:00Z">
              <w:r w:rsidRPr="009F1B7D" w:rsidDel="0058493D">
                <w:delText>type="OFControllerRoleType"/&gt;</w:delText>
              </w:r>
            </w:del>
          </w:p>
          <w:p w14:paraId="113AE29A" w14:textId="37DA4A6B" w:rsidR="00F86237" w:rsidRPr="009F1B7D" w:rsidDel="0058493D" w:rsidRDefault="00F86237" w:rsidP="00011096">
            <w:pPr>
              <w:pStyle w:val="XML3"/>
              <w:rPr>
                <w:del w:id="5726" w:author="Thomas Dietz" w:date="2012-08-13T13:50:00Z"/>
              </w:rPr>
            </w:pPr>
            <w:del w:id="5727" w:author="Thomas Dietz" w:date="2012-08-13T13:50:00Z">
              <w:r w:rsidRPr="009F1B7D" w:rsidDel="0058493D">
                <w:delText xml:space="preserve">&lt;xs:element name="ip-address" </w:delText>
              </w:r>
            </w:del>
          </w:p>
          <w:p w14:paraId="1B13E026" w14:textId="735E5825" w:rsidR="00F86237" w:rsidRPr="009F1B7D" w:rsidDel="0058493D" w:rsidRDefault="00F86237" w:rsidP="00011096">
            <w:pPr>
              <w:pStyle w:val="XML9"/>
              <w:rPr>
                <w:del w:id="5728" w:author="Thomas Dietz" w:date="2012-08-13T13:50:00Z"/>
              </w:rPr>
            </w:pPr>
            <w:del w:id="5729" w:author="Thomas Dietz" w:date="2012-08-13T13:50:00Z">
              <w:r w:rsidRPr="009F1B7D" w:rsidDel="0058493D">
                <w:delText>type="inet:ip-prefix"/&gt;</w:delText>
              </w:r>
            </w:del>
          </w:p>
          <w:p w14:paraId="648AE01A" w14:textId="05687D47" w:rsidR="00F86237" w:rsidRPr="009F1B7D" w:rsidDel="0058493D" w:rsidRDefault="00F86237" w:rsidP="00011096">
            <w:pPr>
              <w:pStyle w:val="XML3"/>
              <w:rPr>
                <w:del w:id="5730" w:author="Thomas Dietz" w:date="2012-08-13T13:50:00Z"/>
              </w:rPr>
            </w:pPr>
            <w:del w:id="5731" w:author="Thomas Dietz" w:date="2012-08-13T13:50:00Z">
              <w:r w:rsidRPr="009F1B7D" w:rsidDel="0058493D">
                <w:delText xml:space="preserve">&lt;xs:element name="port" </w:delText>
              </w:r>
            </w:del>
          </w:p>
          <w:p w14:paraId="3EC43E88" w14:textId="149ACD9C" w:rsidR="00F86237" w:rsidRPr="009F1B7D" w:rsidDel="0058493D" w:rsidRDefault="00F86237" w:rsidP="00011096">
            <w:pPr>
              <w:pStyle w:val="XML9"/>
              <w:rPr>
                <w:del w:id="5732" w:author="Thomas Dietz" w:date="2012-08-13T13:50:00Z"/>
              </w:rPr>
            </w:pPr>
            <w:del w:id="5733" w:author="Thomas Dietz" w:date="2012-08-13T13:50:00Z">
              <w:r w:rsidRPr="009F1B7D" w:rsidDel="0058493D">
                <w:delText>type="inet:port-number"/&gt;</w:delText>
              </w:r>
            </w:del>
          </w:p>
          <w:p w14:paraId="099FAF44" w14:textId="11CE91B9" w:rsidR="00F86237" w:rsidRPr="009F1B7D" w:rsidDel="0058493D" w:rsidRDefault="00F86237" w:rsidP="00011096">
            <w:pPr>
              <w:pStyle w:val="XML3"/>
              <w:rPr>
                <w:del w:id="5734" w:author="Thomas Dietz" w:date="2012-08-13T13:50:00Z"/>
              </w:rPr>
            </w:pPr>
            <w:del w:id="5735" w:author="Thomas Dietz" w:date="2012-08-13T13:50:00Z">
              <w:r w:rsidRPr="009F1B7D" w:rsidDel="0058493D">
                <w:delText xml:space="preserve">&lt;xs:element name="local-ip-address" </w:delText>
              </w:r>
            </w:del>
          </w:p>
          <w:p w14:paraId="4E137E99" w14:textId="3CB91497" w:rsidR="00F86237" w:rsidRPr="009F1B7D" w:rsidDel="0058493D" w:rsidRDefault="00F86237" w:rsidP="00011096">
            <w:pPr>
              <w:pStyle w:val="XML9"/>
              <w:rPr>
                <w:del w:id="5736" w:author="Thomas Dietz" w:date="2012-08-13T13:50:00Z"/>
              </w:rPr>
            </w:pPr>
            <w:del w:id="5737" w:author="Thomas Dietz" w:date="2012-08-13T13:50:00Z">
              <w:r w:rsidRPr="009F1B7D" w:rsidDel="0058493D">
                <w:delText>type="inet:ip-address"/&gt;</w:delText>
              </w:r>
            </w:del>
          </w:p>
          <w:p w14:paraId="5CEC8494" w14:textId="2357A90B" w:rsidR="00F86237" w:rsidRPr="009F1B7D" w:rsidDel="0058493D" w:rsidRDefault="00F86237" w:rsidP="00011096">
            <w:pPr>
              <w:pStyle w:val="XML3"/>
              <w:rPr>
                <w:del w:id="5738" w:author="Thomas Dietz" w:date="2012-08-13T13:50:00Z"/>
              </w:rPr>
            </w:pPr>
            <w:del w:id="5739" w:author="Thomas Dietz" w:date="2012-08-13T13:50:00Z">
              <w:r w:rsidRPr="009F1B7D" w:rsidDel="0058493D">
                <w:delText xml:space="preserve">&lt;xs:element name="local-port" </w:delText>
              </w:r>
            </w:del>
          </w:p>
          <w:p w14:paraId="78A7092A" w14:textId="74FCC9B5" w:rsidR="00F86237" w:rsidRPr="009F1B7D" w:rsidDel="0058493D" w:rsidRDefault="00F86237" w:rsidP="00011096">
            <w:pPr>
              <w:pStyle w:val="XML9"/>
              <w:rPr>
                <w:del w:id="5740" w:author="Thomas Dietz" w:date="2012-08-13T13:50:00Z"/>
              </w:rPr>
            </w:pPr>
            <w:del w:id="5741" w:author="Thomas Dietz" w:date="2012-08-13T13:50:00Z">
              <w:r w:rsidRPr="009F1B7D" w:rsidDel="0058493D">
                <w:delText>type="inet:port-number"/&gt;</w:delText>
              </w:r>
            </w:del>
          </w:p>
          <w:p w14:paraId="3B178393" w14:textId="20D3263B" w:rsidR="00F86237" w:rsidRPr="009F1B7D" w:rsidDel="0058493D" w:rsidRDefault="00F86237" w:rsidP="00011096">
            <w:pPr>
              <w:pStyle w:val="XML3"/>
              <w:rPr>
                <w:del w:id="5742" w:author="Thomas Dietz" w:date="2012-08-13T13:50:00Z"/>
              </w:rPr>
            </w:pPr>
            <w:del w:id="5743" w:author="Thomas Dietz" w:date="2012-08-13T13:50:00Z">
              <w:r w:rsidRPr="009F1B7D" w:rsidDel="0058493D">
                <w:delText xml:space="preserve">&lt;xs:element name="protocol" </w:delText>
              </w:r>
            </w:del>
          </w:p>
          <w:p w14:paraId="101F66DC" w14:textId="5F6E7A7A" w:rsidR="00F86237" w:rsidRPr="009F1B7D" w:rsidDel="0058493D" w:rsidRDefault="00F86237" w:rsidP="00011096">
            <w:pPr>
              <w:pStyle w:val="XML9"/>
              <w:rPr>
                <w:del w:id="5744" w:author="Thomas Dietz" w:date="2012-08-13T13:50:00Z"/>
              </w:rPr>
            </w:pPr>
            <w:del w:id="5745" w:author="Thomas Dietz" w:date="2012-08-13T13:50:00Z">
              <w:r w:rsidRPr="009F1B7D" w:rsidDel="0058493D">
                <w:delText>type="OFControllerProtocolType"/&gt;</w:delText>
              </w:r>
            </w:del>
          </w:p>
          <w:p w14:paraId="1FB9D234" w14:textId="192CAFD6" w:rsidR="00F86237" w:rsidRPr="009F1B7D" w:rsidDel="0058493D" w:rsidRDefault="00F86237" w:rsidP="00011096">
            <w:pPr>
              <w:pStyle w:val="XML3"/>
              <w:rPr>
                <w:del w:id="5746" w:author="Thomas Dietz" w:date="2012-08-13T13:50:00Z"/>
              </w:rPr>
            </w:pPr>
            <w:del w:id="5747" w:author="Thomas Dietz" w:date="2012-08-13T13:50:00Z">
              <w:r w:rsidRPr="009F1B7D" w:rsidDel="0058493D">
                <w:delText xml:space="preserve">&lt;xs:element name="state" </w:delText>
              </w:r>
            </w:del>
          </w:p>
          <w:p w14:paraId="36C1C4EC" w14:textId="62625AFD" w:rsidR="00F86237" w:rsidRPr="009F1B7D" w:rsidDel="0058493D" w:rsidRDefault="00F86237" w:rsidP="00011096">
            <w:pPr>
              <w:pStyle w:val="XML9"/>
              <w:rPr>
                <w:del w:id="5748" w:author="Thomas Dietz" w:date="2012-08-13T13:50:00Z"/>
              </w:rPr>
            </w:pPr>
            <w:del w:id="5749" w:author="Thomas Dietz" w:date="2012-08-13T13:50:00Z">
              <w:r w:rsidRPr="009F1B7D" w:rsidDel="0058493D">
                <w:delText>type="OFControllerOpenFlowStateType"/&gt;</w:delText>
              </w:r>
            </w:del>
          </w:p>
          <w:p w14:paraId="42AC55C5" w14:textId="7249893A" w:rsidR="00F86237" w:rsidRPr="009F1B7D" w:rsidDel="0058493D" w:rsidRDefault="00F86237" w:rsidP="00011096">
            <w:pPr>
              <w:pStyle w:val="XML2"/>
              <w:rPr>
                <w:del w:id="5750" w:author="Thomas Dietz" w:date="2012-08-13T13:50:00Z"/>
              </w:rPr>
            </w:pPr>
            <w:del w:id="5751" w:author="Thomas Dietz" w:date="2012-08-13T13:50:00Z">
              <w:r w:rsidRPr="009F1B7D" w:rsidDel="0058493D">
                <w:delText>&lt;/xs:sequence&gt;</w:delText>
              </w:r>
            </w:del>
          </w:p>
          <w:p w14:paraId="68633DB5" w14:textId="0A2276CD" w:rsidR="00F86237" w:rsidRPr="009F1B7D" w:rsidDel="0058493D" w:rsidRDefault="00F86237" w:rsidP="00011096">
            <w:pPr>
              <w:pStyle w:val="XML1"/>
              <w:rPr>
                <w:del w:id="5752" w:author="Thomas Dietz" w:date="2012-08-13T13:50:00Z"/>
              </w:rPr>
            </w:pPr>
            <w:del w:id="5753" w:author="Thomas Dietz" w:date="2012-08-13T13:50:00Z">
              <w:r w:rsidRPr="009F1B7D" w:rsidDel="0058493D">
                <w:delText>&lt;/xs:complexType&gt;</w:delText>
              </w:r>
            </w:del>
          </w:p>
          <w:p w14:paraId="42432C1C" w14:textId="67344C32" w:rsidR="00F86237" w:rsidRPr="009F1B7D" w:rsidDel="0058493D" w:rsidRDefault="00F86237" w:rsidP="00011096">
            <w:pPr>
              <w:pStyle w:val="XML1"/>
              <w:rPr>
                <w:del w:id="5754" w:author="Thomas Dietz" w:date="2012-08-13T13:50:00Z"/>
              </w:rPr>
            </w:pPr>
          </w:p>
          <w:p w14:paraId="26000278" w14:textId="5C5BFD11" w:rsidR="00F86237" w:rsidRPr="009F1B7D" w:rsidDel="0058493D" w:rsidRDefault="00F86237" w:rsidP="00011096">
            <w:pPr>
              <w:pStyle w:val="XML1"/>
              <w:rPr>
                <w:del w:id="5755" w:author="Thomas Dietz" w:date="2012-08-13T13:50:00Z"/>
              </w:rPr>
            </w:pPr>
            <w:del w:id="5756" w:author="Thomas Dietz" w:date="2012-08-13T13:50:00Z">
              <w:r w:rsidRPr="009F1B7D" w:rsidDel="0058493D">
                <w:delText>&lt;xs:simpleType name="OFControllerRoleType"&gt;</w:delText>
              </w:r>
            </w:del>
          </w:p>
          <w:p w14:paraId="696B7654" w14:textId="50086C63" w:rsidR="00F86237" w:rsidRPr="009F1B7D" w:rsidDel="0058493D" w:rsidRDefault="00F86237" w:rsidP="00011096">
            <w:pPr>
              <w:pStyle w:val="XML2"/>
              <w:rPr>
                <w:del w:id="5757" w:author="Thomas Dietz" w:date="2012-08-13T13:50:00Z"/>
              </w:rPr>
            </w:pPr>
            <w:del w:id="5758" w:author="Thomas Dietz" w:date="2012-08-13T13:50:00Z">
              <w:r w:rsidRPr="009F1B7D" w:rsidDel="0058493D">
                <w:delText>&lt;xs:restriction base="xs:string"&gt;</w:delText>
              </w:r>
            </w:del>
          </w:p>
          <w:p w14:paraId="5AA77252" w14:textId="6E32EB6D" w:rsidR="00F86237" w:rsidRPr="009F1B7D" w:rsidDel="0058493D" w:rsidRDefault="00F86237" w:rsidP="00011096">
            <w:pPr>
              <w:pStyle w:val="XML3"/>
              <w:rPr>
                <w:del w:id="5759" w:author="Thomas Dietz" w:date="2012-08-13T13:50:00Z"/>
              </w:rPr>
            </w:pPr>
            <w:del w:id="5760" w:author="Thomas Dietz" w:date="2012-08-13T13:50:00Z">
              <w:r w:rsidRPr="009F1B7D" w:rsidDel="0058493D">
                <w:delText>&lt;xs:enumeration value="master"/&gt;</w:delText>
              </w:r>
            </w:del>
          </w:p>
          <w:p w14:paraId="64D98CA7" w14:textId="327EB028" w:rsidR="00F86237" w:rsidRPr="009F1B7D" w:rsidDel="0058493D" w:rsidRDefault="00F86237" w:rsidP="00011096">
            <w:pPr>
              <w:pStyle w:val="XML3"/>
              <w:rPr>
                <w:del w:id="5761" w:author="Thomas Dietz" w:date="2012-08-13T13:50:00Z"/>
              </w:rPr>
            </w:pPr>
            <w:del w:id="5762" w:author="Thomas Dietz" w:date="2012-08-13T13:50:00Z">
              <w:r w:rsidRPr="009F1B7D" w:rsidDel="0058493D">
                <w:delText>&lt;xs:enumeration value="slave"/&gt;</w:delText>
              </w:r>
            </w:del>
          </w:p>
          <w:p w14:paraId="08F5CCD8" w14:textId="37B4157B" w:rsidR="00F86237" w:rsidRPr="009F1B7D" w:rsidDel="0058493D" w:rsidRDefault="00F86237" w:rsidP="00011096">
            <w:pPr>
              <w:pStyle w:val="XML3"/>
              <w:rPr>
                <w:del w:id="5763" w:author="Thomas Dietz" w:date="2012-08-13T13:50:00Z"/>
              </w:rPr>
            </w:pPr>
            <w:del w:id="5764" w:author="Thomas Dietz" w:date="2012-08-13T13:50:00Z">
              <w:r w:rsidRPr="009F1B7D" w:rsidDel="0058493D">
                <w:delText>&lt;xs:enumeration value="equal"/&gt;</w:delText>
              </w:r>
            </w:del>
          </w:p>
          <w:p w14:paraId="58C03CB4" w14:textId="12A8E8ED" w:rsidR="00F86237" w:rsidRPr="009F1B7D" w:rsidDel="0058493D" w:rsidRDefault="00F86237" w:rsidP="00011096">
            <w:pPr>
              <w:pStyle w:val="XML2"/>
              <w:rPr>
                <w:del w:id="5765" w:author="Thomas Dietz" w:date="2012-08-13T13:50:00Z"/>
              </w:rPr>
            </w:pPr>
            <w:del w:id="5766" w:author="Thomas Dietz" w:date="2012-08-13T13:50:00Z">
              <w:r w:rsidRPr="009F1B7D" w:rsidDel="0058493D">
                <w:delText>&lt;/xs:restriction&gt;</w:delText>
              </w:r>
            </w:del>
          </w:p>
          <w:p w14:paraId="61E5B51B" w14:textId="74FC8C62" w:rsidR="00F86237" w:rsidRPr="009F1B7D" w:rsidDel="0058493D" w:rsidRDefault="00F86237" w:rsidP="00011096">
            <w:pPr>
              <w:pStyle w:val="XML1"/>
              <w:rPr>
                <w:del w:id="5767" w:author="Thomas Dietz" w:date="2012-08-13T13:50:00Z"/>
              </w:rPr>
            </w:pPr>
            <w:del w:id="5768" w:author="Thomas Dietz" w:date="2012-08-13T13:50:00Z">
              <w:r w:rsidRPr="009F1B7D" w:rsidDel="0058493D">
                <w:delText>&lt;/xs:simpleType&gt;</w:delText>
              </w:r>
            </w:del>
          </w:p>
          <w:p w14:paraId="4461C658" w14:textId="17A285F6" w:rsidR="00F86237" w:rsidRPr="009F1B7D" w:rsidDel="0058493D" w:rsidRDefault="00F86237" w:rsidP="00011096">
            <w:pPr>
              <w:pStyle w:val="XML1"/>
              <w:rPr>
                <w:del w:id="5769" w:author="Thomas Dietz" w:date="2012-08-13T13:50:00Z"/>
              </w:rPr>
            </w:pPr>
          </w:p>
          <w:p w14:paraId="7602E945" w14:textId="50F9F9AB" w:rsidR="00F86237" w:rsidRPr="009F1B7D" w:rsidDel="0058493D" w:rsidRDefault="00F86237" w:rsidP="00011096">
            <w:pPr>
              <w:pStyle w:val="XML1"/>
              <w:rPr>
                <w:del w:id="5770" w:author="Thomas Dietz" w:date="2012-08-13T13:50:00Z"/>
              </w:rPr>
            </w:pPr>
            <w:del w:id="5771" w:author="Thomas Dietz" w:date="2012-08-13T13:50:00Z">
              <w:r w:rsidRPr="009F1B7D" w:rsidDel="0058493D">
                <w:delText>&lt;xs:simpleType name="OFControllerProtocolType"&gt;</w:delText>
              </w:r>
            </w:del>
          </w:p>
          <w:p w14:paraId="68BBEAF5" w14:textId="20EC0404" w:rsidR="00F86237" w:rsidRPr="009F1B7D" w:rsidDel="0058493D" w:rsidRDefault="00F86237" w:rsidP="00011096">
            <w:pPr>
              <w:pStyle w:val="XML2"/>
              <w:rPr>
                <w:del w:id="5772" w:author="Thomas Dietz" w:date="2012-08-13T13:50:00Z"/>
              </w:rPr>
            </w:pPr>
            <w:del w:id="5773" w:author="Thomas Dietz" w:date="2012-08-13T13:50:00Z">
              <w:r w:rsidRPr="009F1B7D" w:rsidDel="0058493D">
                <w:delText>&lt;xs:restriction base="xs:string"&gt;</w:delText>
              </w:r>
            </w:del>
          </w:p>
          <w:p w14:paraId="0C31B29E" w14:textId="1962E0B3" w:rsidR="00F86237" w:rsidRPr="009F1B7D" w:rsidDel="0058493D" w:rsidRDefault="00F86237" w:rsidP="00011096">
            <w:pPr>
              <w:pStyle w:val="XML3"/>
              <w:rPr>
                <w:del w:id="5774" w:author="Thomas Dietz" w:date="2012-08-13T13:50:00Z"/>
              </w:rPr>
            </w:pPr>
            <w:del w:id="5775" w:author="Thomas Dietz" w:date="2012-08-13T13:50:00Z">
              <w:r w:rsidRPr="009F1B7D" w:rsidDel="0058493D">
                <w:delText>&lt;xs:enumeration value="tcp"/&gt;</w:delText>
              </w:r>
            </w:del>
          </w:p>
          <w:p w14:paraId="699E034E" w14:textId="0153054E" w:rsidR="00F86237" w:rsidRPr="009F1B7D" w:rsidDel="0058493D" w:rsidRDefault="00F86237" w:rsidP="00011096">
            <w:pPr>
              <w:pStyle w:val="XML3"/>
              <w:rPr>
                <w:del w:id="5776" w:author="Thomas Dietz" w:date="2012-08-13T13:50:00Z"/>
              </w:rPr>
            </w:pPr>
            <w:del w:id="5777" w:author="Thomas Dietz" w:date="2012-08-13T13:50:00Z">
              <w:r w:rsidRPr="009F1B7D" w:rsidDel="0058493D">
                <w:delText>&lt;xs:enumeration value="tls"/&gt;</w:delText>
              </w:r>
            </w:del>
          </w:p>
          <w:p w14:paraId="6DF1B21B" w14:textId="68FF1F61" w:rsidR="00F86237" w:rsidRPr="009F1B7D" w:rsidDel="0058493D" w:rsidRDefault="00F86237" w:rsidP="00011096">
            <w:pPr>
              <w:pStyle w:val="XML2"/>
              <w:rPr>
                <w:del w:id="5778" w:author="Thomas Dietz" w:date="2012-08-13T13:50:00Z"/>
              </w:rPr>
            </w:pPr>
            <w:del w:id="5779" w:author="Thomas Dietz" w:date="2012-08-13T13:50:00Z">
              <w:r w:rsidRPr="009F1B7D" w:rsidDel="0058493D">
                <w:delText>&lt;/xs:restriction&gt;</w:delText>
              </w:r>
            </w:del>
          </w:p>
          <w:p w14:paraId="6C4AAFCA" w14:textId="1E63C63A" w:rsidR="00F86237" w:rsidRPr="009F1B7D" w:rsidDel="0058493D" w:rsidRDefault="00F86237" w:rsidP="00011096">
            <w:pPr>
              <w:pStyle w:val="XML1"/>
              <w:rPr>
                <w:del w:id="5780" w:author="Thomas Dietz" w:date="2012-08-13T13:50:00Z"/>
              </w:rPr>
            </w:pPr>
            <w:del w:id="5781" w:author="Thomas Dietz" w:date="2012-08-13T13:50:00Z">
              <w:r w:rsidRPr="009F1B7D" w:rsidDel="0058493D">
                <w:delText>&lt;/xs:simpleType&gt;</w:delText>
              </w:r>
            </w:del>
          </w:p>
          <w:p w14:paraId="0846CD80" w14:textId="74B852EB" w:rsidR="00F86237" w:rsidRPr="009F1B7D" w:rsidDel="0058493D" w:rsidRDefault="00F86237" w:rsidP="00011096">
            <w:pPr>
              <w:pStyle w:val="XML1"/>
              <w:rPr>
                <w:del w:id="5782" w:author="Thomas Dietz" w:date="2012-08-13T13:50:00Z"/>
              </w:rPr>
            </w:pPr>
          </w:p>
          <w:p w14:paraId="1F465762" w14:textId="0952CA54" w:rsidR="00F86237" w:rsidRPr="009F1B7D" w:rsidDel="0058493D" w:rsidRDefault="00F86237" w:rsidP="00011096">
            <w:pPr>
              <w:pStyle w:val="XML1"/>
              <w:rPr>
                <w:del w:id="5783" w:author="Thomas Dietz" w:date="2012-08-13T13:50:00Z"/>
              </w:rPr>
            </w:pPr>
            <w:del w:id="5784" w:author="Thomas Dietz" w:date="2012-08-13T13:50:00Z">
              <w:r w:rsidRPr="009F1B7D" w:rsidDel="0058493D">
                <w:delText>&lt;xs:complexType name="OFControllerOpenFlowStateType"&gt;</w:delText>
              </w:r>
            </w:del>
          </w:p>
          <w:p w14:paraId="689300B3" w14:textId="4828A938" w:rsidR="00F86237" w:rsidRPr="009F1B7D" w:rsidDel="0058493D" w:rsidRDefault="00F86237" w:rsidP="00011096">
            <w:pPr>
              <w:pStyle w:val="XML2"/>
              <w:rPr>
                <w:del w:id="5785" w:author="Thomas Dietz" w:date="2012-08-13T13:50:00Z"/>
              </w:rPr>
            </w:pPr>
            <w:del w:id="5786" w:author="Thomas Dietz" w:date="2012-08-13T13:50:00Z">
              <w:r w:rsidRPr="009F1B7D" w:rsidDel="0058493D">
                <w:delText>&lt;xs:sequence&gt;</w:delText>
              </w:r>
            </w:del>
          </w:p>
          <w:p w14:paraId="6A8EB269" w14:textId="5AF0A5BB" w:rsidR="00F86237" w:rsidRPr="009F1B7D" w:rsidDel="0058493D" w:rsidRDefault="00F86237" w:rsidP="00011096">
            <w:pPr>
              <w:pStyle w:val="XML3"/>
              <w:rPr>
                <w:del w:id="5787" w:author="Thomas Dietz" w:date="2012-08-13T13:50:00Z"/>
              </w:rPr>
            </w:pPr>
            <w:del w:id="5788" w:author="Thomas Dietz" w:date="2012-08-13T13:50:00Z">
              <w:r w:rsidRPr="009F1B7D" w:rsidDel="0058493D">
                <w:delText xml:space="preserve">&lt;xs:element name="connection-state" </w:delText>
              </w:r>
            </w:del>
          </w:p>
          <w:p w14:paraId="7F5F48BF" w14:textId="5D12CF59" w:rsidR="00F86237" w:rsidRPr="009F1B7D" w:rsidDel="0058493D" w:rsidRDefault="00F86237" w:rsidP="00011096">
            <w:pPr>
              <w:pStyle w:val="XML9"/>
              <w:rPr>
                <w:del w:id="5789" w:author="Thomas Dietz" w:date="2012-08-13T13:50:00Z"/>
              </w:rPr>
            </w:pPr>
            <w:del w:id="5790" w:author="Thomas Dietz" w:date="2012-08-13T13:50:00Z">
              <w:r w:rsidRPr="009F1B7D" w:rsidDel="0058493D">
                <w:delText>type="OFControllerConnectionStateType"/&gt;</w:delText>
              </w:r>
            </w:del>
          </w:p>
          <w:p w14:paraId="0576C917" w14:textId="35A9700F" w:rsidR="00F86237" w:rsidRPr="009F1B7D" w:rsidDel="0058493D" w:rsidRDefault="00F86237" w:rsidP="00011096">
            <w:pPr>
              <w:pStyle w:val="XML3"/>
              <w:rPr>
                <w:del w:id="5791" w:author="Thomas Dietz" w:date="2012-08-13T13:50:00Z"/>
              </w:rPr>
            </w:pPr>
            <w:del w:id="5792" w:author="Thomas Dietz" w:date="2012-08-13T13:50:00Z">
              <w:r w:rsidRPr="009F1B7D" w:rsidDel="0058493D">
                <w:delText xml:space="preserve">&lt;xs:element name="current-version" </w:delText>
              </w:r>
            </w:del>
          </w:p>
          <w:p w14:paraId="390D3B04" w14:textId="403CCA6A" w:rsidR="00F86237" w:rsidRPr="009F1B7D" w:rsidDel="0058493D" w:rsidRDefault="00F86237" w:rsidP="00011096">
            <w:pPr>
              <w:pStyle w:val="XML9"/>
              <w:rPr>
                <w:del w:id="5793" w:author="Thomas Dietz" w:date="2012-08-13T13:50:00Z"/>
              </w:rPr>
            </w:pPr>
            <w:del w:id="5794" w:author="Thomas Dietz" w:date="2012-08-13T13:50:00Z">
              <w:r w:rsidRPr="009F1B7D" w:rsidDel="0058493D">
                <w:delText>type="OFOpenFlowVersionType"/&gt;</w:delText>
              </w:r>
            </w:del>
          </w:p>
          <w:p w14:paraId="4B9DE31E" w14:textId="772E0B9D" w:rsidR="00F86237" w:rsidRPr="009F1B7D" w:rsidDel="0058493D" w:rsidRDefault="00F86237" w:rsidP="00011096">
            <w:pPr>
              <w:pStyle w:val="XML3"/>
              <w:rPr>
                <w:del w:id="5795" w:author="Thomas Dietz" w:date="2012-08-13T13:50:00Z"/>
              </w:rPr>
            </w:pPr>
            <w:del w:id="5796" w:author="Thomas Dietz" w:date="2012-08-13T13:50:00Z">
              <w:r w:rsidRPr="009F1B7D" w:rsidDel="0058493D">
                <w:delText xml:space="preserve">&lt;xs:element name="supported-versions" </w:delText>
              </w:r>
            </w:del>
          </w:p>
          <w:p w14:paraId="031EC780" w14:textId="2615AD17" w:rsidR="00F86237" w:rsidRPr="009F1B7D" w:rsidDel="0058493D" w:rsidRDefault="00F86237" w:rsidP="00011096">
            <w:pPr>
              <w:pStyle w:val="XML9"/>
              <w:rPr>
                <w:del w:id="5797" w:author="Thomas Dietz" w:date="2012-08-13T13:50:00Z"/>
              </w:rPr>
            </w:pPr>
            <w:del w:id="5798" w:author="Thomas Dietz" w:date="2012-08-13T13:50:00Z">
              <w:r w:rsidRPr="009F1B7D" w:rsidDel="0058493D">
                <w:delText>type="OFOpenFlowSupportedVersionsType"/&gt;</w:delText>
              </w:r>
            </w:del>
          </w:p>
          <w:p w14:paraId="4ED8258F" w14:textId="289E08A6" w:rsidR="00F86237" w:rsidRPr="009F1B7D" w:rsidDel="0058493D" w:rsidRDefault="00F86237" w:rsidP="00011096">
            <w:pPr>
              <w:pStyle w:val="XML2"/>
              <w:rPr>
                <w:del w:id="5799" w:author="Thomas Dietz" w:date="2012-08-13T13:50:00Z"/>
              </w:rPr>
            </w:pPr>
            <w:del w:id="5800" w:author="Thomas Dietz" w:date="2012-08-13T13:50:00Z">
              <w:r w:rsidRPr="009F1B7D" w:rsidDel="0058493D">
                <w:delText>&lt;/xs:sequence&gt;</w:delText>
              </w:r>
            </w:del>
          </w:p>
          <w:p w14:paraId="5525B14C" w14:textId="51BE921C" w:rsidR="00F86237" w:rsidRPr="009F1B7D" w:rsidDel="0058493D" w:rsidRDefault="00F86237" w:rsidP="00011096">
            <w:pPr>
              <w:pStyle w:val="XML1"/>
              <w:rPr>
                <w:del w:id="5801" w:author="Thomas Dietz" w:date="2012-08-13T13:50:00Z"/>
              </w:rPr>
            </w:pPr>
            <w:del w:id="5802" w:author="Thomas Dietz" w:date="2012-08-13T13:50:00Z">
              <w:r w:rsidRPr="009F1B7D" w:rsidDel="0058493D">
                <w:delText>&lt;/xs:complexType&gt;</w:delText>
              </w:r>
            </w:del>
          </w:p>
          <w:p w14:paraId="220F92FE" w14:textId="16F812CB" w:rsidR="00F86237" w:rsidRPr="009F1B7D" w:rsidDel="0058493D" w:rsidRDefault="00F86237" w:rsidP="00011096">
            <w:pPr>
              <w:pStyle w:val="XML1"/>
              <w:rPr>
                <w:del w:id="5803" w:author="Thomas Dietz" w:date="2012-08-13T13:50:00Z"/>
              </w:rPr>
            </w:pPr>
          </w:p>
          <w:p w14:paraId="4A86E0B5" w14:textId="45F5A853" w:rsidR="00F86237" w:rsidRPr="009F1B7D" w:rsidDel="0058493D" w:rsidRDefault="00F86237" w:rsidP="00011096">
            <w:pPr>
              <w:pStyle w:val="XML1"/>
              <w:rPr>
                <w:del w:id="5804" w:author="Thomas Dietz" w:date="2012-08-13T13:50:00Z"/>
              </w:rPr>
            </w:pPr>
            <w:del w:id="5805" w:author="Thomas Dietz" w:date="2012-08-13T13:50:00Z">
              <w:r w:rsidRPr="009F1B7D" w:rsidDel="0058493D">
                <w:delText>&lt;xs:simpleType name="OFControllerConnectionStateType"&gt;</w:delText>
              </w:r>
            </w:del>
          </w:p>
          <w:p w14:paraId="33674FB4" w14:textId="7C4742ED" w:rsidR="00F86237" w:rsidRPr="009F1B7D" w:rsidDel="0058493D" w:rsidRDefault="00F86237" w:rsidP="00011096">
            <w:pPr>
              <w:pStyle w:val="XML2"/>
              <w:rPr>
                <w:del w:id="5806" w:author="Thomas Dietz" w:date="2012-08-13T13:50:00Z"/>
              </w:rPr>
            </w:pPr>
            <w:del w:id="5807" w:author="Thomas Dietz" w:date="2012-08-13T13:50:00Z">
              <w:r w:rsidRPr="009F1B7D" w:rsidDel="0058493D">
                <w:delText>&lt;xs:restriction base="xs:string"&gt;</w:delText>
              </w:r>
            </w:del>
          </w:p>
          <w:p w14:paraId="1D697EF7" w14:textId="54DF88F0" w:rsidR="00F86237" w:rsidRPr="009F1B7D" w:rsidDel="0058493D" w:rsidRDefault="00F86237" w:rsidP="00011096">
            <w:pPr>
              <w:pStyle w:val="XML3"/>
              <w:rPr>
                <w:del w:id="5808" w:author="Thomas Dietz" w:date="2012-08-13T13:50:00Z"/>
              </w:rPr>
            </w:pPr>
            <w:del w:id="5809" w:author="Thomas Dietz" w:date="2012-08-13T13:50:00Z">
              <w:r w:rsidRPr="009F1B7D" w:rsidDel="0058493D">
                <w:delText>&lt;xs:enumeration value="up"/&gt;</w:delText>
              </w:r>
            </w:del>
          </w:p>
          <w:p w14:paraId="733883A6" w14:textId="1E954F5C" w:rsidR="00F86237" w:rsidRPr="009F1B7D" w:rsidDel="0058493D" w:rsidRDefault="00F86237" w:rsidP="00011096">
            <w:pPr>
              <w:pStyle w:val="XML3"/>
              <w:rPr>
                <w:del w:id="5810" w:author="Thomas Dietz" w:date="2012-08-13T13:50:00Z"/>
              </w:rPr>
            </w:pPr>
            <w:del w:id="5811" w:author="Thomas Dietz" w:date="2012-08-13T13:50:00Z">
              <w:r w:rsidRPr="009F1B7D" w:rsidDel="0058493D">
                <w:delText>&lt;xs:enumeration value="down"/&gt;</w:delText>
              </w:r>
            </w:del>
          </w:p>
          <w:p w14:paraId="5A1F60CD" w14:textId="61122CAD" w:rsidR="00F86237" w:rsidRPr="009F1B7D" w:rsidDel="0058493D" w:rsidRDefault="00F86237" w:rsidP="00011096">
            <w:pPr>
              <w:pStyle w:val="XML2"/>
              <w:rPr>
                <w:del w:id="5812" w:author="Thomas Dietz" w:date="2012-08-13T13:50:00Z"/>
              </w:rPr>
            </w:pPr>
            <w:del w:id="5813" w:author="Thomas Dietz" w:date="2012-08-13T13:50:00Z">
              <w:r w:rsidRPr="009F1B7D" w:rsidDel="0058493D">
                <w:delText>&lt;/xs:restriction&gt;</w:delText>
              </w:r>
            </w:del>
          </w:p>
          <w:p w14:paraId="00D18F17" w14:textId="1148C1CA" w:rsidR="00F86237" w:rsidRPr="009F1B7D" w:rsidDel="0058493D" w:rsidRDefault="00F86237" w:rsidP="00011096">
            <w:pPr>
              <w:pStyle w:val="XML1"/>
              <w:rPr>
                <w:del w:id="5814" w:author="Thomas Dietz" w:date="2012-08-13T13:50:00Z"/>
              </w:rPr>
            </w:pPr>
            <w:del w:id="5815" w:author="Thomas Dietz" w:date="2012-08-13T13:50:00Z">
              <w:r w:rsidRPr="009F1B7D" w:rsidDel="0058493D">
                <w:delText>&lt;/xs:simpleType&gt;</w:delText>
              </w:r>
            </w:del>
          </w:p>
          <w:p w14:paraId="026B0714" w14:textId="2F3F2D2A" w:rsidR="00F86237" w:rsidRPr="009F1B7D" w:rsidDel="0058493D" w:rsidRDefault="00F86237" w:rsidP="00011096">
            <w:pPr>
              <w:pStyle w:val="XML1"/>
              <w:rPr>
                <w:del w:id="5816" w:author="Thomas Dietz" w:date="2012-08-13T13:50:00Z"/>
              </w:rPr>
            </w:pPr>
          </w:p>
          <w:p w14:paraId="5EFB33B3" w14:textId="142EC69C" w:rsidR="00F86237" w:rsidRPr="009F1B7D" w:rsidDel="0058493D" w:rsidRDefault="00F86237" w:rsidP="00011096">
            <w:pPr>
              <w:pStyle w:val="XML1"/>
              <w:rPr>
                <w:del w:id="5817" w:author="Thomas Dietz" w:date="2012-08-13T13:50:00Z"/>
              </w:rPr>
            </w:pPr>
            <w:del w:id="5818" w:author="Thomas Dietz" w:date="2012-08-13T13:50:00Z">
              <w:r w:rsidRPr="009F1B7D" w:rsidDel="0058493D">
                <w:lastRenderedPageBreak/>
                <w:delText>&lt;xs:complexType name="OFOpenFlowSupportedVersionsType"&gt;</w:delText>
              </w:r>
            </w:del>
          </w:p>
          <w:p w14:paraId="65FB5086" w14:textId="6185F7F5" w:rsidR="00F86237" w:rsidRPr="009F1B7D" w:rsidDel="0058493D" w:rsidRDefault="00F86237" w:rsidP="00011096">
            <w:pPr>
              <w:pStyle w:val="XML2"/>
              <w:rPr>
                <w:del w:id="5819" w:author="Thomas Dietz" w:date="2012-08-13T13:50:00Z"/>
              </w:rPr>
            </w:pPr>
            <w:del w:id="5820" w:author="Thomas Dietz" w:date="2012-08-13T13:50:00Z">
              <w:r w:rsidRPr="009F1B7D" w:rsidDel="0058493D">
                <w:delText>&lt;xs:sequence&gt;</w:delText>
              </w:r>
            </w:del>
          </w:p>
          <w:p w14:paraId="754D04E2" w14:textId="6B864F10" w:rsidR="00F86237" w:rsidRPr="009F1B7D" w:rsidDel="0058493D" w:rsidRDefault="00F86237" w:rsidP="00011096">
            <w:pPr>
              <w:pStyle w:val="XML3"/>
              <w:rPr>
                <w:del w:id="5821" w:author="Thomas Dietz" w:date="2012-08-13T13:50:00Z"/>
              </w:rPr>
            </w:pPr>
            <w:del w:id="5822" w:author="Thomas Dietz" w:date="2012-08-13T13:50:00Z">
              <w:r w:rsidRPr="009F1B7D" w:rsidDel="0058493D">
                <w:delText>&lt;xs:element name="version" type="OFOpenFlowVersionType"/&gt;</w:delText>
              </w:r>
            </w:del>
          </w:p>
          <w:p w14:paraId="26C15AFF" w14:textId="1A940995" w:rsidR="00F86237" w:rsidRPr="009F1B7D" w:rsidDel="0058493D" w:rsidRDefault="00F86237" w:rsidP="00011096">
            <w:pPr>
              <w:pStyle w:val="XML2"/>
              <w:rPr>
                <w:del w:id="5823" w:author="Thomas Dietz" w:date="2012-08-13T13:50:00Z"/>
              </w:rPr>
            </w:pPr>
            <w:del w:id="5824" w:author="Thomas Dietz" w:date="2012-08-13T13:50:00Z">
              <w:r w:rsidRPr="009F1B7D" w:rsidDel="0058493D">
                <w:delText>&lt;/xs:sequence&gt;</w:delText>
              </w:r>
            </w:del>
          </w:p>
          <w:p w14:paraId="62CCBD14" w14:textId="3C405AD7" w:rsidR="00F86237" w:rsidRPr="009F1B7D" w:rsidDel="0058493D" w:rsidRDefault="00F86237" w:rsidP="00011096">
            <w:pPr>
              <w:pStyle w:val="XML1"/>
              <w:rPr>
                <w:del w:id="5825" w:author="Thomas Dietz" w:date="2012-08-13T13:50:00Z"/>
              </w:rPr>
            </w:pPr>
            <w:del w:id="5826" w:author="Thomas Dietz" w:date="2012-08-13T13:50:00Z">
              <w:r w:rsidRPr="009F1B7D" w:rsidDel="0058493D">
                <w:delText>&lt;/xs:complexType&gt;</w:delText>
              </w:r>
            </w:del>
          </w:p>
          <w:p w14:paraId="637E9D4D" w14:textId="0BE9CF69" w:rsidR="00F86237" w:rsidRPr="009F1B7D" w:rsidDel="0058493D" w:rsidRDefault="00F86237" w:rsidP="00011096">
            <w:pPr>
              <w:pStyle w:val="XML1"/>
              <w:rPr>
                <w:del w:id="5827" w:author="Thomas Dietz" w:date="2012-08-13T13:50:00Z"/>
              </w:rPr>
            </w:pPr>
          </w:p>
          <w:p w14:paraId="0B65888A" w14:textId="23C6B8CD" w:rsidR="00F86237" w:rsidRPr="009F1B7D" w:rsidDel="0058493D" w:rsidRDefault="00F86237" w:rsidP="00011096">
            <w:pPr>
              <w:pStyle w:val="XML1"/>
              <w:rPr>
                <w:del w:id="5828" w:author="Thomas Dietz" w:date="2012-08-13T13:50:00Z"/>
              </w:rPr>
            </w:pPr>
            <w:del w:id="5829" w:author="Thomas Dietz" w:date="2012-08-13T13:50:00Z">
              <w:r w:rsidRPr="009F1B7D" w:rsidDel="0058493D">
                <w:delText>&lt;xs:simpleType name="OFOpenFlowVersionType"&gt;</w:delText>
              </w:r>
            </w:del>
          </w:p>
          <w:p w14:paraId="5133C962" w14:textId="19AC5928" w:rsidR="00F86237" w:rsidRPr="009F1B7D" w:rsidDel="0058493D" w:rsidRDefault="00F86237" w:rsidP="00011096">
            <w:pPr>
              <w:pStyle w:val="XML2"/>
              <w:rPr>
                <w:del w:id="5830" w:author="Thomas Dietz" w:date="2012-08-13T13:50:00Z"/>
              </w:rPr>
            </w:pPr>
            <w:del w:id="5831" w:author="Thomas Dietz" w:date="2012-08-13T13:50:00Z">
              <w:r w:rsidRPr="009F1B7D" w:rsidDel="0058493D">
                <w:delText>&lt;xs:restriction base="xs:string"&gt;</w:delText>
              </w:r>
            </w:del>
          </w:p>
          <w:p w14:paraId="4AC197BB" w14:textId="03E50E5B" w:rsidR="00F86237" w:rsidRPr="009F1B7D" w:rsidDel="0058493D" w:rsidRDefault="00F86237" w:rsidP="00011096">
            <w:pPr>
              <w:pStyle w:val="XML3"/>
              <w:rPr>
                <w:del w:id="5832" w:author="Thomas Dietz" w:date="2012-08-13T13:50:00Z"/>
              </w:rPr>
            </w:pPr>
            <w:del w:id="5833" w:author="Thomas Dietz" w:date="2012-08-13T13:50:00Z">
              <w:r w:rsidRPr="009F1B7D" w:rsidDel="0058493D">
                <w:delText>&lt;xs:enumeration value="1.2"/&gt;</w:delText>
              </w:r>
            </w:del>
          </w:p>
          <w:p w14:paraId="7FE6C6AF" w14:textId="764610BA" w:rsidR="00F86237" w:rsidRPr="009F1B7D" w:rsidDel="0058493D" w:rsidRDefault="00F86237" w:rsidP="00011096">
            <w:pPr>
              <w:pStyle w:val="XML3"/>
              <w:rPr>
                <w:del w:id="5834" w:author="Thomas Dietz" w:date="2012-08-13T13:50:00Z"/>
              </w:rPr>
            </w:pPr>
            <w:del w:id="5835" w:author="Thomas Dietz" w:date="2012-08-13T13:50:00Z">
              <w:r w:rsidRPr="009F1B7D" w:rsidDel="0058493D">
                <w:delText>&lt;xs:enumeration value="1.1"/&gt;</w:delText>
              </w:r>
            </w:del>
          </w:p>
          <w:p w14:paraId="53611B0A" w14:textId="78FCA282" w:rsidR="00F86237" w:rsidRPr="009F1B7D" w:rsidDel="0058493D" w:rsidRDefault="00F86237" w:rsidP="00011096">
            <w:pPr>
              <w:pStyle w:val="XML3"/>
              <w:rPr>
                <w:del w:id="5836" w:author="Thomas Dietz" w:date="2012-08-13T13:50:00Z"/>
              </w:rPr>
            </w:pPr>
            <w:del w:id="5837" w:author="Thomas Dietz" w:date="2012-08-13T13:50:00Z">
              <w:r w:rsidRPr="009F1B7D" w:rsidDel="0058493D">
                <w:delText>&lt;xs:enumeration value="1.0"/&gt;</w:delText>
              </w:r>
            </w:del>
          </w:p>
          <w:p w14:paraId="4F572506" w14:textId="0EF3477F" w:rsidR="00F86237" w:rsidRPr="009F1B7D" w:rsidDel="0058493D" w:rsidRDefault="00F86237" w:rsidP="00011096">
            <w:pPr>
              <w:pStyle w:val="XML2"/>
              <w:rPr>
                <w:del w:id="5838" w:author="Thomas Dietz" w:date="2012-08-13T13:50:00Z"/>
              </w:rPr>
            </w:pPr>
            <w:del w:id="5839" w:author="Thomas Dietz" w:date="2012-08-13T13:50:00Z">
              <w:r w:rsidRPr="009F1B7D" w:rsidDel="0058493D">
                <w:delText>&lt;/xs:restriction&gt;</w:delText>
              </w:r>
            </w:del>
          </w:p>
          <w:p w14:paraId="49AAEE1E" w14:textId="77777777" w:rsidR="0058493D" w:rsidRDefault="00F86237" w:rsidP="0058493D">
            <w:pPr>
              <w:pStyle w:val="XML1"/>
              <w:rPr>
                <w:ins w:id="5840" w:author="Thomas Dietz" w:date="2012-08-13T13:50:00Z"/>
              </w:rPr>
            </w:pPr>
            <w:del w:id="5841" w:author="Thomas Dietz" w:date="2012-08-13T13:50:00Z">
              <w:r w:rsidRPr="009F1B7D" w:rsidDel="0058493D">
                <w:delText>&lt;/xs:simpleType&gt;</w:delText>
              </w:r>
              <w:r w:rsidRPr="009F1B7D" w:rsidDel="0058493D">
                <w:tab/>
              </w:r>
            </w:del>
            <w:ins w:id="5842" w:author="Thomas Dietz" w:date="2012-08-13T13:50:00Z">
              <w:r w:rsidR="0058493D">
                <w:t xml:space="preserve">  &lt;xs:group name="OFControllerType"&gt;</w:t>
              </w:r>
            </w:ins>
          </w:p>
          <w:p w14:paraId="3D7DE358" w14:textId="77777777" w:rsidR="0058493D" w:rsidRDefault="0058493D" w:rsidP="0058493D">
            <w:pPr>
              <w:pStyle w:val="XML1"/>
              <w:rPr>
                <w:ins w:id="5843" w:author="Thomas Dietz" w:date="2012-08-13T13:50:00Z"/>
              </w:rPr>
            </w:pPr>
            <w:ins w:id="5844" w:author="Thomas Dietz" w:date="2012-08-13T13:50:00Z">
              <w:r>
                <w:t xml:space="preserve">    &lt;xs:annotation&gt;</w:t>
              </w:r>
            </w:ins>
          </w:p>
          <w:p w14:paraId="218776C5" w14:textId="77777777" w:rsidR="0058493D" w:rsidRDefault="0058493D" w:rsidP="0058493D">
            <w:pPr>
              <w:pStyle w:val="XML1"/>
              <w:rPr>
                <w:ins w:id="5845" w:author="Thomas Dietz" w:date="2012-08-13T13:50:00Z"/>
              </w:rPr>
            </w:pPr>
            <w:ins w:id="5846" w:author="Thomas Dietz" w:date="2012-08-13T13:50:00Z">
              <w:r>
                <w:t xml:space="preserve">      &lt;xs:documentation&gt;</w:t>
              </w:r>
            </w:ins>
          </w:p>
          <w:p w14:paraId="64E42833" w14:textId="77777777" w:rsidR="0058493D" w:rsidRDefault="0058493D" w:rsidP="0058493D">
            <w:pPr>
              <w:pStyle w:val="XML1"/>
              <w:rPr>
                <w:ins w:id="5847" w:author="Thomas Dietz" w:date="2012-08-13T13:50:00Z"/>
              </w:rPr>
            </w:pPr>
            <w:ins w:id="5848" w:author="Thomas Dietz" w:date="2012-08-13T13:50:00Z">
              <w:r>
                <w:t xml:space="preserve">        This grouping specifies all properties of an</w:t>
              </w:r>
            </w:ins>
          </w:p>
          <w:p w14:paraId="1FE7150E" w14:textId="77777777" w:rsidR="0058493D" w:rsidRDefault="0058493D" w:rsidP="0058493D">
            <w:pPr>
              <w:pStyle w:val="XML1"/>
              <w:rPr>
                <w:ins w:id="5849" w:author="Thomas Dietz" w:date="2012-08-13T13:50:00Z"/>
              </w:rPr>
            </w:pPr>
            <w:ins w:id="5850" w:author="Thomas Dietz" w:date="2012-08-13T13:50:00Z">
              <w:r>
                <w:t xml:space="preserve">        OpenFlow Logical Switch Controller.</w:t>
              </w:r>
            </w:ins>
          </w:p>
          <w:p w14:paraId="7F1F7C78" w14:textId="77777777" w:rsidR="0058493D" w:rsidRDefault="0058493D" w:rsidP="0058493D">
            <w:pPr>
              <w:pStyle w:val="XML1"/>
              <w:rPr>
                <w:ins w:id="5851" w:author="Thomas Dietz" w:date="2012-08-13T13:50:00Z"/>
              </w:rPr>
            </w:pPr>
          </w:p>
          <w:p w14:paraId="75F7053F" w14:textId="77777777" w:rsidR="0058493D" w:rsidRDefault="0058493D" w:rsidP="0058493D">
            <w:pPr>
              <w:pStyle w:val="XML1"/>
              <w:rPr>
                <w:ins w:id="5852" w:author="Thomas Dietz" w:date="2012-08-13T13:50:00Z"/>
              </w:rPr>
            </w:pPr>
            <w:ins w:id="5853" w:author="Thomas Dietz" w:date="2012-08-13T13:50:00Z">
              <w:r>
                <w:t xml:space="preserve">        NETCONF &amp;lt;edit-config&amp;gt; operations MUST be implemented as </w:t>
              </w:r>
            </w:ins>
          </w:p>
          <w:p w14:paraId="20913341" w14:textId="77777777" w:rsidR="0058493D" w:rsidRDefault="0058493D" w:rsidP="0058493D">
            <w:pPr>
              <w:pStyle w:val="XML1"/>
              <w:rPr>
                <w:ins w:id="5854" w:author="Thomas Dietz" w:date="2012-08-13T13:50:00Z"/>
              </w:rPr>
            </w:pPr>
            <w:ins w:id="5855" w:author="Thomas Dietz" w:date="2012-08-13T13:50:00Z">
              <w:r>
                <w:t xml:space="preserve">        follows: </w:t>
              </w:r>
            </w:ins>
          </w:p>
          <w:p w14:paraId="7D6817B5" w14:textId="77777777" w:rsidR="0058493D" w:rsidRDefault="0058493D" w:rsidP="0058493D">
            <w:pPr>
              <w:pStyle w:val="XML1"/>
              <w:rPr>
                <w:ins w:id="5856" w:author="Thomas Dietz" w:date="2012-08-13T13:50:00Z"/>
              </w:rPr>
            </w:pPr>
          </w:p>
          <w:p w14:paraId="1D626574" w14:textId="77777777" w:rsidR="0058493D" w:rsidRDefault="0058493D" w:rsidP="0058493D">
            <w:pPr>
              <w:pStyle w:val="XML1"/>
              <w:rPr>
                <w:ins w:id="5857" w:author="Thomas Dietz" w:date="2012-08-13T13:50:00Z"/>
              </w:rPr>
            </w:pPr>
            <w:ins w:id="5858" w:author="Thomas Dietz" w:date="2012-08-13T13:50:00Z">
              <w:r>
                <w:t xml:space="preserve">        * The 'id' element MUST be present at all &amp;lt;edit-config&amp;gt;</w:t>
              </w:r>
            </w:ins>
          </w:p>
          <w:p w14:paraId="62DADFCA" w14:textId="77777777" w:rsidR="0058493D" w:rsidRDefault="0058493D" w:rsidP="0058493D">
            <w:pPr>
              <w:pStyle w:val="XML1"/>
              <w:rPr>
                <w:ins w:id="5859" w:author="Thomas Dietz" w:date="2012-08-13T13:50:00Z"/>
              </w:rPr>
            </w:pPr>
            <w:ins w:id="5860" w:author="Thomas Dietz" w:date="2012-08-13T13:50:00Z">
              <w:r>
                <w:t xml:space="preserve">        operations to identify the controller.</w:t>
              </w:r>
            </w:ins>
          </w:p>
          <w:p w14:paraId="01C8419F" w14:textId="77777777" w:rsidR="0058493D" w:rsidRDefault="0058493D" w:rsidP="0058493D">
            <w:pPr>
              <w:pStyle w:val="XML1"/>
              <w:rPr>
                <w:ins w:id="5861" w:author="Thomas Dietz" w:date="2012-08-13T13:50:00Z"/>
              </w:rPr>
            </w:pPr>
            <w:ins w:id="5862" w:author="Thomas Dietz" w:date="2012-08-13T13:50:00Z">
              <w:r>
                <w:t xml:space="preserve">        * If the operation is 'merge' or 'replace', the element is</w:t>
              </w:r>
            </w:ins>
          </w:p>
          <w:p w14:paraId="7A8A2030" w14:textId="77777777" w:rsidR="0058493D" w:rsidRDefault="0058493D" w:rsidP="0058493D">
            <w:pPr>
              <w:pStyle w:val="XML1"/>
              <w:rPr>
                <w:ins w:id="5863" w:author="Thomas Dietz" w:date="2012-08-13T13:50:00Z"/>
              </w:rPr>
            </w:pPr>
            <w:ins w:id="5864" w:author="Thomas Dietz" w:date="2012-08-13T13:50:00Z">
              <w:r>
                <w:t xml:space="preserve">        created if it does not exist, and its value is set to the</w:t>
              </w:r>
            </w:ins>
          </w:p>
          <w:p w14:paraId="2001D0D2" w14:textId="77777777" w:rsidR="0058493D" w:rsidRDefault="0058493D" w:rsidP="0058493D">
            <w:pPr>
              <w:pStyle w:val="XML1"/>
              <w:rPr>
                <w:ins w:id="5865" w:author="Thomas Dietz" w:date="2012-08-13T13:50:00Z"/>
              </w:rPr>
            </w:pPr>
            <w:ins w:id="5866" w:author="Thomas Dietz" w:date="2012-08-13T13:50:00Z">
              <w:r>
                <w:t xml:space="preserve">        value found in the XML RPC data.</w:t>
              </w:r>
            </w:ins>
          </w:p>
          <w:p w14:paraId="00B4CA9B" w14:textId="77777777" w:rsidR="0058493D" w:rsidRDefault="0058493D" w:rsidP="0058493D">
            <w:pPr>
              <w:pStyle w:val="XML1"/>
              <w:rPr>
                <w:ins w:id="5867" w:author="Thomas Dietz" w:date="2012-08-13T13:50:00Z"/>
              </w:rPr>
            </w:pPr>
            <w:ins w:id="5868" w:author="Thomas Dietz" w:date="2012-08-13T13:50:00Z">
              <w:r>
                <w:t xml:space="preserve">        * If the operation is 'create', the element is created if it</w:t>
              </w:r>
            </w:ins>
          </w:p>
          <w:p w14:paraId="32CD4645" w14:textId="77777777" w:rsidR="0058493D" w:rsidRDefault="0058493D" w:rsidP="0058493D">
            <w:pPr>
              <w:pStyle w:val="XML1"/>
              <w:rPr>
                <w:ins w:id="5869" w:author="Thomas Dietz" w:date="2012-08-13T13:50:00Z"/>
              </w:rPr>
            </w:pPr>
            <w:ins w:id="5870" w:author="Thomas Dietz" w:date="2012-08-13T13:50:00Z">
              <w:r>
                <w:t xml:space="preserve">        does not exist. If the element already exists, a</w:t>
              </w:r>
            </w:ins>
          </w:p>
          <w:p w14:paraId="080D941F" w14:textId="77777777" w:rsidR="0058493D" w:rsidRDefault="0058493D" w:rsidP="0058493D">
            <w:pPr>
              <w:pStyle w:val="XML1"/>
              <w:rPr>
                <w:ins w:id="5871" w:author="Thomas Dietz" w:date="2012-08-13T13:50:00Z"/>
              </w:rPr>
            </w:pPr>
            <w:ins w:id="5872" w:author="Thomas Dietz" w:date="2012-08-13T13:50:00Z">
              <w:r>
                <w:t xml:space="preserve">        'data</w:t>
              </w:r>
              <w:r>
                <w:rPr>
                  <w:rFonts w:ascii="MS Mincho" w:eastAsia="MS Mincho" w:hAnsi="MS Mincho" w:cs="MS Mincho" w:hint="eastAsia"/>
                </w:rPr>
                <w:t>‑</w:t>
              </w:r>
              <w:r>
                <w:t>exists' error is returned.</w:t>
              </w:r>
            </w:ins>
          </w:p>
          <w:p w14:paraId="0BF81A15" w14:textId="77777777" w:rsidR="0058493D" w:rsidRDefault="0058493D" w:rsidP="0058493D">
            <w:pPr>
              <w:pStyle w:val="XML1"/>
              <w:rPr>
                <w:ins w:id="5873" w:author="Thomas Dietz" w:date="2012-08-13T13:50:00Z"/>
              </w:rPr>
            </w:pPr>
            <w:ins w:id="5874" w:author="Thomas Dietz" w:date="2012-08-13T13:50:00Z">
              <w:r>
                <w:t xml:space="preserve">        * If the operation is 'delete', the element is deleted if it</w:t>
              </w:r>
            </w:ins>
          </w:p>
          <w:p w14:paraId="480D44EC" w14:textId="77777777" w:rsidR="0058493D" w:rsidRDefault="0058493D" w:rsidP="0058493D">
            <w:pPr>
              <w:pStyle w:val="XML1"/>
              <w:rPr>
                <w:ins w:id="5875" w:author="Thomas Dietz" w:date="2012-08-13T13:50:00Z"/>
              </w:rPr>
            </w:pPr>
            <w:ins w:id="5876" w:author="Thomas Dietz" w:date="2012-08-13T13:50:00Z">
              <w:r>
                <w:t xml:space="preserve">        exists. If the element does not exist, a 'data</w:t>
              </w:r>
              <w:r>
                <w:rPr>
                  <w:rFonts w:ascii="MS Mincho" w:eastAsia="MS Mincho" w:hAnsi="MS Mincho" w:cs="MS Mincho" w:hint="eastAsia"/>
                </w:rPr>
                <w:t>‑</w:t>
              </w:r>
              <w:r>
                <w:t>missing'</w:t>
              </w:r>
            </w:ins>
          </w:p>
          <w:p w14:paraId="4019F726" w14:textId="77777777" w:rsidR="0058493D" w:rsidRDefault="0058493D" w:rsidP="0058493D">
            <w:pPr>
              <w:pStyle w:val="XML1"/>
              <w:rPr>
                <w:ins w:id="5877" w:author="Thomas Dietz" w:date="2012-08-13T13:50:00Z"/>
              </w:rPr>
            </w:pPr>
            <w:ins w:id="5878" w:author="Thomas Dietz" w:date="2012-08-13T13:50:00Z">
              <w:r>
                <w:t xml:space="preserve">        error is returned.</w:t>
              </w:r>
            </w:ins>
          </w:p>
          <w:p w14:paraId="3F2B5422" w14:textId="77777777" w:rsidR="0058493D" w:rsidRDefault="0058493D" w:rsidP="0058493D">
            <w:pPr>
              <w:pStyle w:val="XML1"/>
              <w:rPr>
                <w:ins w:id="5879" w:author="Thomas Dietz" w:date="2012-08-13T13:50:00Z"/>
              </w:rPr>
            </w:pPr>
            <w:ins w:id="5880" w:author="Thomas Dietz" w:date="2012-08-13T13:50:00Z">
              <w:r>
                <w:t xml:space="preserve">      &lt;/xs:documentation&gt;</w:t>
              </w:r>
            </w:ins>
          </w:p>
          <w:p w14:paraId="7C476255" w14:textId="77777777" w:rsidR="0058493D" w:rsidRDefault="0058493D" w:rsidP="0058493D">
            <w:pPr>
              <w:pStyle w:val="XML1"/>
              <w:rPr>
                <w:ins w:id="5881" w:author="Thomas Dietz" w:date="2012-08-13T13:50:00Z"/>
              </w:rPr>
            </w:pPr>
            <w:ins w:id="5882" w:author="Thomas Dietz" w:date="2012-08-13T13:50:00Z">
              <w:r>
                <w:t xml:space="preserve">    &lt;/xs:annotation&gt;</w:t>
              </w:r>
            </w:ins>
          </w:p>
          <w:p w14:paraId="599449BE" w14:textId="77777777" w:rsidR="0058493D" w:rsidRDefault="0058493D" w:rsidP="0058493D">
            <w:pPr>
              <w:pStyle w:val="XML1"/>
              <w:rPr>
                <w:ins w:id="5883" w:author="Thomas Dietz" w:date="2012-08-13T13:50:00Z"/>
              </w:rPr>
            </w:pPr>
          </w:p>
          <w:p w14:paraId="28DDE966" w14:textId="77777777" w:rsidR="0058493D" w:rsidRDefault="0058493D" w:rsidP="0058493D">
            <w:pPr>
              <w:pStyle w:val="XML1"/>
              <w:rPr>
                <w:ins w:id="5884" w:author="Thomas Dietz" w:date="2012-08-13T13:50:00Z"/>
              </w:rPr>
            </w:pPr>
            <w:ins w:id="5885" w:author="Thomas Dietz" w:date="2012-08-13T13:50:00Z">
              <w:r>
                <w:t xml:space="preserve">    &lt;xs:sequence&gt;</w:t>
              </w:r>
            </w:ins>
          </w:p>
          <w:p w14:paraId="644FACB1" w14:textId="77777777" w:rsidR="0058493D" w:rsidRDefault="0058493D" w:rsidP="0058493D">
            <w:pPr>
              <w:pStyle w:val="XML1"/>
              <w:rPr>
                <w:ins w:id="5886" w:author="Thomas Dietz" w:date="2012-08-13T13:50:00Z"/>
              </w:rPr>
            </w:pPr>
            <w:ins w:id="5887" w:author="Thomas Dietz" w:date="2012-08-13T13:50:00Z">
              <w:r>
                <w:t xml:space="preserve">      &lt;xs:element name="id"  type="OFConfigId"&gt;</w:t>
              </w:r>
            </w:ins>
          </w:p>
          <w:p w14:paraId="5FA0FCCF" w14:textId="77777777" w:rsidR="0058493D" w:rsidRDefault="0058493D" w:rsidP="0058493D">
            <w:pPr>
              <w:pStyle w:val="XML1"/>
              <w:rPr>
                <w:ins w:id="5888" w:author="Thomas Dietz" w:date="2012-08-13T13:50:00Z"/>
              </w:rPr>
            </w:pPr>
            <w:ins w:id="5889" w:author="Thomas Dietz" w:date="2012-08-13T13:50:00Z">
              <w:r>
                <w:t xml:space="preserve">        &lt;xs:annotation&gt;</w:t>
              </w:r>
            </w:ins>
          </w:p>
          <w:p w14:paraId="3E0F6A5D" w14:textId="77777777" w:rsidR="0058493D" w:rsidRDefault="0058493D" w:rsidP="0058493D">
            <w:pPr>
              <w:pStyle w:val="XML1"/>
              <w:rPr>
                <w:ins w:id="5890" w:author="Thomas Dietz" w:date="2012-08-13T13:50:00Z"/>
              </w:rPr>
            </w:pPr>
            <w:ins w:id="5891" w:author="Thomas Dietz" w:date="2012-08-13T13:50:00Z">
              <w:r>
                <w:t xml:space="preserve">          &lt;xs:documentation&gt;</w:t>
              </w:r>
            </w:ins>
          </w:p>
          <w:p w14:paraId="70705177" w14:textId="77777777" w:rsidR="0058493D" w:rsidRDefault="0058493D" w:rsidP="0058493D">
            <w:pPr>
              <w:pStyle w:val="XML1"/>
              <w:rPr>
                <w:ins w:id="5892" w:author="Thomas Dietz" w:date="2012-08-13T13:50:00Z"/>
              </w:rPr>
            </w:pPr>
            <w:ins w:id="5893" w:author="Thomas Dietz" w:date="2012-08-13T13:50:00Z">
              <w:r>
                <w:t xml:space="preserve">            A unique but locally arbitrary identifier that</w:t>
              </w:r>
            </w:ins>
          </w:p>
          <w:p w14:paraId="1FF240B6" w14:textId="77777777" w:rsidR="0058493D" w:rsidRDefault="0058493D" w:rsidP="0058493D">
            <w:pPr>
              <w:pStyle w:val="XML1"/>
              <w:rPr>
                <w:ins w:id="5894" w:author="Thomas Dietz" w:date="2012-08-13T13:50:00Z"/>
              </w:rPr>
            </w:pPr>
            <w:ins w:id="5895" w:author="Thomas Dietz" w:date="2012-08-13T13:50:00Z">
              <w:r>
                <w:t xml:space="preserve">            uniquely identifies an OpenFlow Controller within the</w:t>
              </w:r>
            </w:ins>
          </w:p>
          <w:p w14:paraId="2BA950F9" w14:textId="77777777" w:rsidR="0058493D" w:rsidRDefault="0058493D" w:rsidP="0058493D">
            <w:pPr>
              <w:pStyle w:val="XML1"/>
              <w:rPr>
                <w:ins w:id="5896" w:author="Thomas Dietz" w:date="2012-08-13T13:50:00Z"/>
              </w:rPr>
            </w:pPr>
            <w:ins w:id="5897" w:author="Thomas Dietz" w:date="2012-08-13T13:50:00Z">
              <w:r>
                <w:t xml:space="preserve">            context of an OpenFlow Capable Switch.  It MUST be</w:t>
              </w:r>
            </w:ins>
          </w:p>
          <w:p w14:paraId="1994258B" w14:textId="77777777" w:rsidR="0058493D" w:rsidRDefault="0058493D" w:rsidP="0058493D">
            <w:pPr>
              <w:pStyle w:val="XML1"/>
              <w:rPr>
                <w:ins w:id="5898" w:author="Thomas Dietz" w:date="2012-08-13T13:50:00Z"/>
              </w:rPr>
            </w:pPr>
            <w:ins w:id="5899" w:author="Thomas Dietz" w:date="2012-08-13T13:50:00Z">
              <w:r>
                <w:t xml:space="preserve">            persistent across reboots of the OpenFlow Capable Switch.</w:t>
              </w:r>
            </w:ins>
          </w:p>
          <w:p w14:paraId="63710B1A" w14:textId="77777777" w:rsidR="0058493D" w:rsidRDefault="0058493D" w:rsidP="0058493D">
            <w:pPr>
              <w:pStyle w:val="XML1"/>
              <w:rPr>
                <w:ins w:id="5900" w:author="Thomas Dietz" w:date="2012-08-13T13:50:00Z"/>
              </w:rPr>
            </w:pPr>
          </w:p>
          <w:p w14:paraId="02C3DAD6" w14:textId="77777777" w:rsidR="0058493D" w:rsidRDefault="0058493D" w:rsidP="0058493D">
            <w:pPr>
              <w:pStyle w:val="XML1"/>
              <w:rPr>
                <w:ins w:id="5901" w:author="Thomas Dietz" w:date="2012-08-13T13:50:00Z"/>
              </w:rPr>
            </w:pPr>
            <w:ins w:id="5902" w:author="Thomas Dietz" w:date="2012-08-13T13:50:00Z">
              <w:r>
                <w:t xml:space="preserve">            This element MUST be present to identify the OpenFlow</w:t>
              </w:r>
            </w:ins>
          </w:p>
          <w:p w14:paraId="2EAEF6EB" w14:textId="77777777" w:rsidR="0058493D" w:rsidRDefault="0058493D" w:rsidP="0058493D">
            <w:pPr>
              <w:pStyle w:val="XML1"/>
              <w:rPr>
                <w:ins w:id="5903" w:author="Thomas Dietz" w:date="2012-08-13T13:50:00Z"/>
              </w:rPr>
            </w:pPr>
            <w:ins w:id="5904" w:author="Thomas Dietz" w:date="2012-08-13T13:50:00Z">
              <w:r>
                <w:t xml:space="preserve">            controller.</w:t>
              </w:r>
            </w:ins>
          </w:p>
          <w:p w14:paraId="0943718A" w14:textId="77777777" w:rsidR="0058493D" w:rsidRDefault="0058493D" w:rsidP="0058493D">
            <w:pPr>
              <w:pStyle w:val="XML1"/>
              <w:rPr>
                <w:ins w:id="5905" w:author="Thomas Dietz" w:date="2012-08-13T13:50:00Z"/>
              </w:rPr>
            </w:pPr>
            <w:ins w:id="5906" w:author="Thomas Dietz" w:date="2012-08-13T13:50:00Z">
              <w:r>
                <w:t xml:space="preserve">          &lt;/xs:documentation&gt;</w:t>
              </w:r>
            </w:ins>
          </w:p>
          <w:p w14:paraId="7B676F48" w14:textId="77777777" w:rsidR="0058493D" w:rsidRDefault="0058493D" w:rsidP="0058493D">
            <w:pPr>
              <w:pStyle w:val="XML1"/>
              <w:rPr>
                <w:ins w:id="5907" w:author="Thomas Dietz" w:date="2012-08-13T13:50:00Z"/>
              </w:rPr>
            </w:pPr>
            <w:ins w:id="5908" w:author="Thomas Dietz" w:date="2012-08-13T13:50:00Z">
              <w:r>
                <w:t xml:space="preserve">        &lt;/xs:annotation&gt;</w:t>
              </w:r>
            </w:ins>
          </w:p>
          <w:p w14:paraId="4A25072E" w14:textId="77777777" w:rsidR="0058493D" w:rsidRDefault="0058493D" w:rsidP="0058493D">
            <w:pPr>
              <w:pStyle w:val="XML1"/>
              <w:rPr>
                <w:ins w:id="5909" w:author="Thomas Dietz" w:date="2012-08-13T13:50:00Z"/>
              </w:rPr>
            </w:pPr>
            <w:ins w:id="5910" w:author="Thomas Dietz" w:date="2012-08-13T13:50:00Z">
              <w:r>
                <w:t xml:space="preserve">      &lt;/xs:element&gt;</w:t>
              </w:r>
            </w:ins>
          </w:p>
          <w:p w14:paraId="09914A74" w14:textId="77777777" w:rsidR="0058493D" w:rsidRDefault="0058493D" w:rsidP="0058493D">
            <w:pPr>
              <w:pStyle w:val="XML1"/>
              <w:rPr>
                <w:ins w:id="5911" w:author="Thomas Dietz" w:date="2012-08-13T13:50:00Z"/>
              </w:rPr>
            </w:pPr>
            <w:ins w:id="5912" w:author="Thomas Dietz" w:date="2012-08-13T13:50:00Z">
              <w:r>
                <w:t xml:space="preserve">      &lt;xs:element name="role"&gt;</w:t>
              </w:r>
            </w:ins>
          </w:p>
          <w:p w14:paraId="25E1F658" w14:textId="77777777" w:rsidR="0058493D" w:rsidRDefault="0058493D" w:rsidP="0058493D">
            <w:pPr>
              <w:pStyle w:val="XML1"/>
              <w:rPr>
                <w:ins w:id="5913" w:author="Thomas Dietz" w:date="2012-08-13T13:50:00Z"/>
              </w:rPr>
            </w:pPr>
            <w:ins w:id="5914" w:author="Thomas Dietz" w:date="2012-08-13T13:50:00Z">
              <w:r>
                <w:t xml:space="preserve">        &lt;xs:annotation&gt;</w:t>
              </w:r>
            </w:ins>
          </w:p>
          <w:p w14:paraId="68B45C44" w14:textId="77777777" w:rsidR="0058493D" w:rsidRDefault="0058493D" w:rsidP="0058493D">
            <w:pPr>
              <w:pStyle w:val="XML1"/>
              <w:rPr>
                <w:ins w:id="5915" w:author="Thomas Dietz" w:date="2012-08-13T13:50:00Z"/>
              </w:rPr>
            </w:pPr>
            <w:ins w:id="5916" w:author="Thomas Dietz" w:date="2012-08-13T13:50:00Z">
              <w:r>
                <w:t xml:space="preserve">          &lt;xs:documentation&gt;</w:t>
              </w:r>
            </w:ins>
          </w:p>
          <w:p w14:paraId="6A4495C9" w14:textId="77777777" w:rsidR="0058493D" w:rsidRDefault="0058493D" w:rsidP="0058493D">
            <w:pPr>
              <w:pStyle w:val="XML1"/>
              <w:rPr>
                <w:ins w:id="5917" w:author="Thomas Dietz" w:date="2012-08-13T13:50:00Z"/>
              </w:rPr>
            </w:pPr>
            <w:ins w:id="5918" w:author="Thomas Dietz" w:date="2012-08-13T13:50:00Z">
              <w:r>
                <w:t xml:space="preserve">            This element indicates the role of the OpenFlow </w:t>
              </w:r>
            </w:ins>
          </w:p>
          <w:p w14:paraId="64332E3D" w14:textId="77777777" w:rsidR="0058493D" w:rsidRDefault="0058493D" w:rsidP="0058493D">
            <w:pPr>
              <w:pStyle w:val="XML1"/>
              <w:rPr>
                <w:ins w:id="5919" w:author="Thomas Dietz" w:date="2012-08-13T13:50:00Z"/>
              </w:rPr>
            </w:pPr>
            <w:ins w:id="5920" w:author="Thomas Dietz" w:date="2012-08-13T13:50:00Z">
              <w:r>
                <w:t xml:space="preserve">            Controller.  Semantics of these roles are specified in the </w:t>
              </w:r>
            </w:ins>
          </w:p>
          <w:p w14:paraId="1A81BB6B" w14:textId="77777777" w:rsidR="0058493D" w:rsidRDefault="0058493D" w:rsidP="0058493D">
            <w:pPr>
              <w:pStyle w:val="XML1"/>
              <w:rPr>
                <w:ins w:id="5921" w:author="Thomas Dietz" w:date="2012-08-13T13:50:00Z"/>
              </w:rPr>
            </w:pPr>
            <w:ins w:id="5922" w:author="Thomas Dietz" w:date="2012-08-13T13:50:00Z">
              <w:r>
                <w:t xml:space="preserve">            OpenFlow specifications 1.0 - 1.3.1.  It is RECOMMENDED</w:t>
              </w:r>
            </w:ins>
          </w:p>
          <w:p w14:paraId="7DFFC8DD" w14:textId="77777777" w:rsidR="0058493D" w:rsidRDefault="0058493D" w:rsidP="0058493D">
            <w:pPr>
              <w:pStyle w:val="XML1"/>
              <w:rPr>
                <w:ins w:id="5923" w:author="Thomas Dietz" w:date="2012-08-13T13:50:00Z"/>
              </w:rPr>
            </w:pPr>
            <w:ins w:id="5924" w:author="Thomas Dietz" w:date="2012-08-13T13:50:00Z">
              <w:r>
                <w:t xml:space="preserve">            that the roles of controllers are not configured by</w:t>
              </w:r>
            </w:ins>
          </w:p>
          <w:p w14:paraId="58C9D40C" w14:textId="77777777" w:rsidR="0058493D" w:rsidRDefault="0058493D" w:rsidP="0058493D">
            <w:pPr>
              <w:pStyle w:val="XML1"/>
              <w:rPr>
                <w:ins w:id="5925" w:author="Thomas Dietz" w:date="2012-08-13T13:50:00Z"/>
              </w:rPr>
            </w:pPr>
            <w:ins w:id="5926" w:author="Thomas Dietz" w:date="2012-08-13T13:50:00Z">
              <w:r>
                <w:lastRenderedPageBreak/>
                <w:t xml:space="preserve">            OF-CONFIG 1.1.1 but determined using the OpenFlow protocol.</w:t>
              </w:r>
            </w:ins>
          </w:p>
          <w:p w14:paraId="51D8C3AC" w14:textId="77777777" w:rsidR="0058493D" w:rsidRDefault="0058493D" w:rsidP="0058493D">
            <w:pPr>
              <w:pStyle w:val="XML1"/>
              <w:rPr>
                <w:ins w:id="5927" w:author="Thomas Dietz" w:date="2012-08-13T13:50:00Z"/>
              </w:rPr>
            </w:pPr>
            <w:ins w:id="5928" w:author="Thomas Dietz" w:date="2012-08-13T13:50:00Z">
              <w:r>
                <w:t xml:space="preserve">            OpenFlow Controllers configured by OF-CONFIG 1.1.1 have the</w:t>
              </w:r>
            </w:ins>
          </w:p>
          <w:p w14:paraId="03D78C3B" w14:textId="77777777" w:rsidR="0058493D" w:rsidRDefault="0058493D" w:rsidP="0058493D">
            <w:pPr>
              <w:pStyle w:val="XML1"/>
              <w:rPr>
                <w:ins w:id="5929" w:author="Thomas Dietz" w:date="2012-08-13T13:50:00Z"/>
              </w:rPr>
            </w:pPr>
            <w:ins w:id="5930" w:author="Thomas Dietz" w:date="2012-08-13T13:50:00Z">
              <w:r>
                <w:t xml:space="preserve">            default role 'equal'.  A role other than 'equal' MAY be</w:t>
              </w:r>
            </w:ins>
          </w:p>
          <w:p w14:paraId="7F2B78BD" w14:textId="77777777" w:rsidR="0058493D" w:rsidRDefault="0058493D" w:rsidP="0058493D">
            <w:pPr>
              <w:pStyle w:val="XML1"/>
              <w:rPr>
                <w:ins w:id="5931" w:author="Thomas Dietz" w:date="2012-08-13T13:50:00Z"/>
              </w:rPr>
            </w:pPr>
            <w:ins w:id="5932" w:author="Thomas Dietz" w:date="2012-08-13T13:50:00Z">
              <w:r>
                <w:t xml:space="preserve">            assigned to a controller.  Roles 'slave' and 'equal' MAY be</w:t>
              </w:r>
            </w:ins>
          </w:p>
          <w:p w14:paraId="41C3EB89" w14:textId="77777777" w:rsidR="0058493D" w:rsidRDefault="0058493D" w:rsidP="0058493D">
            <w:pPr>
              <w:pStyle w:val="XML1"/>
              <w:rPr>
                <w:ins w:id="5933" w:author="Thomas Dietz" w:date="2012-08-13T13:50:00Z"/>
              </w:rPr>
            </w:pPr>
            <w:ins w:id="5934" w:author="Thomas Dietz" w:date="2012-08-13T13:50:00Z">
              <w:r>
                <w:t xml:space="preserve">            assigned to multiple controllers.  Role 'master' MUST NOT</w:t>
              </w:r>
            </w:ins>
          </w:p>
          <w:p w14:paraId="142FD0CC" w14:textId="77777777" w:rsidR="0058493D" w:rsidRDefault="0058493D" w:rsidP="0058493D">
            <w:pPr>
              <w:pStyle w:val="XML1"/>
              <w:rPr>
                <w:ins w:id="5935" w:author="Thomas Dietz" w:date="2012-08-13T13:50:00Z"/>
              </w:rPr>
            </w:pPr>
            <w:ins w:id="5936" w:author="Thomas Dietz" w:date="2012-08-13T13:50:00Z">
              <w:r>
                <w:t xml:space="preserve">            be assigned to more than one controller.</w:t>
              </w:r>
            </w:ins>
          </w:p>
          <w:p w14:paraId="0969D66A" w14:textId="77777777" w:rsidR="0058493D" w:rsidRDefault="0058493D" w:rsidP="0058493D">
            <w:pPr>
              <w:pStyle w:val="XML1"/>
              <w:rPr>
                <w:ins w:id="5937" w:author="Thomas Dietz" w:date="2012-08-13T13:50:00Z"/>
              </w:rPr>
            </w:pPr>
          </w:p>
          <w:p w14:paraId="3C534BBE" w14:textId="77777777" w:rsidR="0058493D" w:rsidRDefault="0058493D" w:rsidP="0058493D">
            <w:pPr>
              <w:pStyle w:val="XML1"/>
              <w:rPr>
                <w:ins w:id="5938" w:author="Thomas Dietz" w:date="2012-08-13T13:50:00Z"/>
              </w:rPr>
            </w:pPr>
            <w:ins w:id="5939" w:author="Thomas Dietz" w:date="2012-08-13T13:50:00Z">
              <w:r>
                <w:t xml:space="preserve">            This element is optional. If this element is not present it</w:t>
              </w:r>
            </w:ins>
          </w:p>
          <w:p w14:paraId="628D8A71" w14:textId="77777777" w:rsidR="0058493D" w:rsidRDefault="0058493D" w:rsidP="0058493D">
            <w:pPr>
              <w:pStyle w:val="XML1"/>
              <w:rPr>
                <w:ins w:id="5940" w:author="Thomas Dietz" w:date="2012-08-13T13:50:00Z"/>
              </w:rPr>
            </w:pPr>
            <w:ins w:id="5941" w:author="Thomas Dietz" w:date="2012-08-13T13:50:00Z">
              <w:r>
                <w:t xml:space="preserve">            defaults to 'equal'.</w:t>
              </w:r>
            </w:ins>
          </w:p>
          <w:p w14:paraId="6B0509C2" w14:textId="77777777" w:rsidR="0058493D" w:rsidRDefault="0058493D" w:rsidP="0058493D">
            <w:pPr>
              <w:pStyle w:val="XML1"/>
              <w:rPr>
                <w:ins w:id="5942" w:author="Thomas Dietz" w:date="2012-08-13T13:50:00Z"/>
              </w:rPr>
            </w:pPr>
            <w:ins w:id="5943" w:author="Thomas Dietz" w:date="2012-08-13T13:50:00Z">
              <w:r>
                <w:t xml:space="preserve">          &lt;/xs:documentation&gt;</w:t>
              </w:r>
            </w:ins>
          </w:p>
          <w:p w14:paraId="3B544938" w14:textId="77777777" w:rsidR="0058493D" w:rsidRDefault="0058493D" w:rsidP="0058493D">
            <w:pPr>
              <w:pStyle w:val="XML1"/>
              <w:rPr>
                <w:ins w:id="5944" w:author="Thomas Dietz" w:date="2012-08-13T13:50:00Z"/>
              </w:rPr>
            </w:pPr>
            <w:ins w:id="5945" w:author="Thomas Dietz" w:date="2012-08-13T13:50:00Z">
              <w:r>
                <w:t xml:space="preserve">        &lt;/xs:annotation&gt;</w:t>
              </w:r>
            </w:ins>
          </w:p>
          <w:p w14:paraId="2B89B8D8" w14:textId="77777777" w:rsidR="0058493D" w:rsidRDefault="0058493D" w:rsidP="0058493D">
            <w:pPr>
              <w:pStyle w:val="XML1"/>
              <w:rPr>
                <w:ins w:id="5946" w:author="Thomas Dietz" w:date="2012-08-13T13:50:00Z"/>
              </w:rPr>
            </w:pPr>
            <w:ins w:id="5947" w:author="Thomas Dietz" w:date="2012-08-13T13:50:00Z">
              <w:r>
                <w:t xml:space="preserve">        &lt;xs:simpleType&gt;</w:t>
              </w:r>
            </w:ins>
          </w:p>
          <w:p w14:paraId="5D850597" w14:textId="77777777" w:rsidR="0058493D" w:rsidRDefault="0058493D" w:rsidP="0058493D">
            <w:pPr>
              <w:pStyle w:val="XML1"/>
              <w:rPr>
                <w:ins w:id="5948" w:author="Thomas Dietz" w:date="2012-08-13T13:50:00Z"/>
              </w:rPr>
            </w:pPr>
            <w:ins w:id="5949" w:author="Thomas Dietz" w:date="2012-08-13T13:50:00Z">
              <w:r>
                <w:t xml:space="preserve">          &lt;xs:restriction base="xs:string"&gt;</w:t>
              </w:r>
            </w:ins>
          </w:p>
          <w:p w14:paraId="53346ADD" w14:textId="77777777" w:rsidR="0058493D" w:rsidRDefault="0058493D" w:rsidP="0058493D">
            <w:pPr>
              <w:pStyle w:val="XML1"/>
              <w:rPr>
                <w:ins w:id="5950" w:author="Thomas Dietz" w:date="2012-08-13T13:50:00Z"/>
              </w:rPr>
            </w:pPr>
            <w:ins w:id="5951" w:author="Thomas Dietz" w:date="2012-08-13T13:50:00Z">
              <w:r>
                <w:t xml:space="preserve">            &lt;xs:enumeration value="master"/&gt;</w:t>
              </w:r>
            </w:ins>
          </w:p>
          <w:p w14:paraId="1CF4878A" w14:textId="77777777" w:rsidR="0058493D" w:rsidRDefault="0058493D" w:rsidP="0058493D">
            <w:pPr>
              <w:pStyle w:val="XML1"/>
              <w:rPr>
                <w:ins w:id="5952" w:author="Thomas Dietz" w:date="2012-08-13T13:50:00Z"/>
              </w:rPr>
            </w:pPr>
            <w:ins w:id="5953" w:author="Thomas Dietz" w:date="2012-08-13T13:50:00Z">
              <w:r>
                <w:t xml:space="preserve">            &lt;xs:enumeration value="slave"/&gt;</w:t>
              </w:r>
            </w:ins>
          </w:p>
          <w:p w14:paraId="6C007825" w14:textId="77777777" w:rsidR="0058493D" w:rsidRDefault="0058493D" w:rsidP="0058493D">
            <w:pPr>
              <w:pStyle w:val="XML1"/>
              <w:rPr>
                <w:ins w:id="5954" w:author="Thomas Dietz" w:date="2012-08-13T13:50:00Z"/>
              </w:rPr>
            </w:pPr>
            <w:ins w:id="5955" w:author="Thomas Dietz" w:date="2012-08-13T13:50:00Z">
              <w:r>
                <w:t xml:space="preserve">            &lt;xs:enumeration value="equal"/&gt;</w:t>
              </w:r>
            </w:ins>
          </w:p>
          <w:p w14:paraId="690E1A6D" w14:textId="77777777" w:rsidR="0058493D" w:rsidRDefault="0058493D" w:rsidP="0058493D">
            <w:pPr>
              <w:pStyle w:val="XML1"/>
              <w:rPr>
                <w:ins w:id="5956" w:author="Thomas Dietz" w:date="2012-08-13T13:50:00Z"/>
              </w:rPr>
            </w:pPr>
            <w:ins w:id="5957" w:author="Thomas Dietz" w:date="2012-08-13T13:50:00Z">
              <w:r>
                <w:t xml:space="preserve">          &lt;/xs:restriction&gt;</w:t>
              </w:r>
            </w:ins>
          </w:p>
          <w:p w14:paraId="5D18B285" w14:textId="77777777" w:rsidR="0058493D" w:rsidRDefault="0058493D" w:rsidP="0058493D">
            <w:pPr>
              <w:pStyle w:val="XML1"/>
              <w:rPr>
                <w:ins w:id="5958" w:author="Thomas Dietz" w:date="2012-08-13T13:50:00Z"/>
              </w:rPr>
            </w:pPr>
            <w:ins w:id="5959" w:author="Thomas Dietz" w:date="2012-08-13T13:50:00Z">
              <w:r>
                <w:t xml:space="preserve">        &lt;/xs:simpleType&gt;</w:t>
              </w:r>
            </w:ins>
          </w:p>
          <w:p w14:paraId="178579E0" w14:textId="77777777" w:rsidR="0058493D" w:rsidRDefault="0058493D" w:rsidP="0058493D">
            <w:pPr>
              <w:pStyle w:val="XML1"/>
              <w:rPr>
                <w:ins w:id="5960" w:author="Thomas Dietz" w:date="2012-08-13T13:50:00Z"/>
              </w:rPr>
            </w:pPr>
            <w:ins w:id="5961" w:author="Thomas Dietz" w:date="2012-08-13T13:50:00Z">
              <w:r>
                <w:t xml:space="preserve">      &lt;/xs:element&gt;</w:t>
              </w:r>
            </w:ins>
          </w:p>
          <w:p w14:paraId="76A14CE1" w14:textId="77777777" w:rsidR="0058493D" w:rsidRDefault="0058493D" w:rsidP="0058493D">
            <w:pPr>
              <w:pStyle w:val="XML1"/>
              <w:rPr>
                <w:ins w:id="5962" w:author="Thomas Dietz" w:date="2012-08-13T13:50:00Z"/>
              </w:rPr>
            </w:pPr>
            <w:ins w:id="5963" w:author="Thomas Dietz" w:date="2012-08-13T13:50:00Z">
              <w:r>
                <w:t xml:space="preserve">      &lt;xs:element name="ip-address"  type="inet:ip-address"&gt;</w:t>
              </w:r>
            </w:ins>
          </w:p>
          <w:p w14:paraId="250F5105" w14:textId="77777777" w:rsidR="0058493D" w:rsidRDefault="0058493D" w:rsidP="0058493D">
            <w:pPr>
              <w:pStyle w:val="XML1"/>
              <w:rPr>
                <w:ins w:id="5964" w:author="Thomas Dietz" w:date="2012-08-13T13:50:00Z"/>
              </w:rPr>
            </w:pPr>
            <w:ins w:id="5965" w:author="Thomas Dietz" w:date="2012-08-13T13:50:00Z">
              <w:r>
                <w:t xml:space="preserve">        &lt;xs:annotation&gt;</w:t>
              </w:r>
            </w:ins>
          </w:p>
          <w:p w14:paraId="57A3FB44" w14:textId="77777777" w:rsidR="0058493D" w:rsidRDefault="0058493D" w:rsidP="0058493D">
            <w:pPr>
              <w:pStyle w:val="XML1"/>
              <w:rPr>
                <w:ins w:id="5966" w:author="Thomas Dietz" w:date="2012-08-13T13:50:00Z"/>
              </w:rPr>
            </w:pPr>
            <w:ins w:id="5967" w:author="Thomas Dietz" w:date="2012-08-13T13:50:00Z">
              <w:r>
                <w:t xml:space="preserve">          &lt;xs:documentation&gt;</w:t>
              </w:r>
            </w:ins>
          </w:p>
          <w:p w14:paraId="48EB405C" w14:textId="77777777" w:rsidR="0058493D" w:rsidRDefault="0058493D" w:rsidP="0058493D">
            <w:pPr>
              <w:pStyle w:val="XML1"/>
              <w:rPr>
                <w:ins w:id="5968" w:author="Thomas Dietz" w:date="2012-08-13T13:50:00Z"/>
              </w:rPr>
            </w:pPr>
            <w:ins w:id="5969" w:author="Thomas Dietz" w:date="2012-08-13T13:50:00Z">
              <w:r>
                <w:t xml:space="preserve">            The IP address of the OpenFlow Controller.  This</w:t>
              </w:r>
            </w:ins>
          </w:p>
          <w:p w14:paraId="0410EF67" w14:textId="77777777" w:rsidR="0058493D" w:rsidRDefault="0058493D" w:rsidP="0058493D">
            <w:pPr>
              <w:pStyle w:val="XML1"/>
              <w:rPr>
                <w:ins w:id="5970" w:author="Thomas Dietz" w:date="2012-08-13T13:50:00Z"/>
              </w:rPr>
            </w:pPr>
            <w:ins w:id="5971" w:author="Thomas Dietz" w:date="2012-08-13T13:50:00Z">
              <w:r>
                <w:t xml:space="preserve">            IP address is used by the OpenFlow Logical Switch when</w:t>
              </w:r>
            </w:ins>
          </w:p>
          <w:p w14:paraId="18BCFE10" w14:textId="77777777" w:rsidR="0058493D" w:rsidRDefault="0058493D" w:rsidP="0058493D">
            <w:pPr>
              <w:pStyle w:val="XML1"/>
              <w:rPr>
                <w:ins w:id="5972" w:author="Thomas Dietz" w:date="2012-08-13T13:50:00Z"/>
              </w:rPr>
            </w:pPr>
            <w:ins w:id="5973" w:author="Thomas Dietz" w:date="2012-08-13T13:50:00Z">
              <w:r>
                <w:t xml:space="preserve">            connecting to the OpenFlow Controller.</w:t>
              </w:r>
            </w:ins>
          </w:p>
          <w:p w14:paraId="256B75C5" w14:textId="77777777" w:rsidR="0058493D" w:rsidRDefault="0058493D" w:rsidP="0058493D">
            <w:pPr>
              <w:pStyle w:val="XML1"/>
              <w:rPr>
                <w:ins w:id="5974" w:author="Thomas Dietz" w:date="2012-08-13T13:50:00Z"/>
              </w:rPr>
            </w:pPr>
          </w:p>
          <w:p w14:paraId="2691C4C2" w14:textId="77777777" w:rsidR="0058493D" w:rsidRDefault="0058493D" w:rsidP="0058493D">
            <w:pPr>
              <w:pStyle w:val="XML1"/>
              <w:rPr>
                <w:ins w:id="5975" w:author="Thomas Dietz" w:date="2012-08-13T13:50:00Z"/>
              </w:rPr>
            </w:pPr>
            <w:ins w:id="5976" w:author="Thomas Dietz" w:date="2012-08-13T13:50:00Z">
              <w:r>
                <w:t xml:space="preserve">            This element MUST be present in the NETCONF data store.</w:t>
              </w:r>
            </w:ins>
          </w:p>
          <w:p w14:paraId="4136172D" w14:textId="77777777" w:rsidR="0058493D" w:rsidRDefault="0058493D" w:rsidP="0058493D">
            <w:pPr>
              <w:pStyle w:val="XML1"/>
              <w:rPr>
                <w:ins w:id="5977" w:author="Thomas Dietz" w:date="2012-08-13T13:50:00Z"/>
              </w:rPr>
            </w:pPr>
            <w:ins w:id="5978" w:author="Thomas Dietz" w:date="2012-08-13T13:50:00Z">
              <w:r>
                <w:t xml:space="preserve">            If this element is not present in a NETCONF &amp;lt;edit-config&amp;gt;</w:t>
              </w:r>
            </w:ins>
          </w:p>
          <w:p w14:paraId="5323E4E0" w14:textId="77777777" w:rsidR="0058493D" w:rsidRDefault="0058493D" w:rsidP="0058493D">
            <w:pPr>
              <w:pStyle w:val="XML1"/>
              <w:rPr>
                <w:ins w:id="5979" w:author="Thomas Dietz" w:date="2012-08-13T13:50:00Z"/>
              </w:rPr>
            </w:pPr>
            <w:ins w:id="5980" w:author="Thomas Dietz" w:date="2012-08-13T13:50:00Z">
              <w:r>
                <w:t xml:space="preserve">            operation 'create', 'merge' or 'replace' and the parent</w:t>
              </w:r>
            </w:ins>
          </w:p>
          <w:p w14:paraId="231042D0" w14:textId="77777777" w:rsidR="0058493D" w:rsidRDefault="0058493D" w:rsidP="0058493D">
            <w:pPr>
              <w:pStyle w:val="XML1"/>
              <w:rPr>
                <w:ins w:id="5981" w:author="Thomas Dietz" w:date="2012-08-13T13:50:00Z"/>
              </w:rPr>
            </w:pPr>
            <w:ins w:id="5982" w:author="Thomas Dietz" w:date="2012-08-13T13:50:00Z">
              <w:r>
                <w:t xml:space="preserve">            element does not exist, a 'data-missing' error is</w:t>
              </w:r>
            </w:ins>
          </w:p>
          <w:p w14:paraId="41DFEC72" w14:textId="77777777" w:rsidR="0058493D" w:rsidRDefault="0058493D" w:rsidP="0058493D">
            <w:pPr>
              <w:pStyle w:val="XML1"/>
              <w:rPr>
                <w:ins w:id="5983" w:author="Thomas Dietz" w:date="2012-08-13T13:50:00Z"/>
              </w:rPr>
            </w:pPr>
            <w:ins w:id="5984" w:author="Thomas Dietz" w:date="2012-08-13T13:50:00Z">
              <w:r>
                <w:t xml:space="preserve">            returned.</w:t>
              </w:r>
            </w:ins>
          </w:p>
          <w:p w14:paraId="467EA4CF" w14:textId="77777777" w:rsidR="0058493D" w:rsidRDefault="0058493D" w:rsidP="0058493D">
            <w:pPr>
              <w:pStyle w:val="XML1"/>
              <w:rPr>
                <w:ins w:id="5985" w:author="Thomas Dietz" w:date="2012-08-13T13:50:00Z"/>
              </w:rPr>
            </w:pPr>
            <w:ins w:id="5986" w:author="Thomas Dietz" w:date="2012-08-13T13:50:00Z">
              <w:r>
                <w:t xml:space="preserve">          &lt;/xs:documentation&gt;</w:t>
              </w:r>
            </w:ins>
          </w:p>
          <w:p w14:paraId="03857969" w14:textId="77777777" w:rsidR="0058493D" w:rsidRDefault="0058493D" w:rsidP="0058493D">
            <w:pPr>
              <w:pStyle w:val="XML1"/>
              <w:rPr>
                <w:ins w:id="5987" w:author="Thomas Dietz" w:date="2012-08-13T13:50:00Z"/>
              </w:rPr>
            </w:pPr>
            <w:ins w:id="5988" w:author="Thomas Dietz" w:date="2012-08-13T13:50:00Z">
              <w:r>
                <w:t xml:space="preserve">        &lt;/xs:annotation&gt;</w:t>
              </w:r>
            </w:ins>
          </w:p>
          <w:p w14:paraId="328F6D50" w14:textId="77777777" w:rsidR="0058493D" w:rsidRDefault="0058493D" w:rsidP="0058493D">
            <w:pPr>
              <w:pStyle w:val="XML1"/>
              <w:rPr>
                <w:ins w:id="5989" w:author="Thomas Dietz" w:date="2012-08-13T13:50:00Z"/>
              </w:rPr>
            </w:pPr>
            <w:ins w:id="5990" w:author="Thomas Dietz" w:date="2012-08-13T13:50:00Z">
              <w:r>
                <w:t xml:space="preserve">      &lt;/xs:element&gt;</w:t>
              </w:r>
            </w:ins>
          </w:p>
          <w:p w14:paraId="43616A6F" w14:textId="77777777" w:rsidR="0058493D" w:rsidRDefault="0058493D" w:rsidP="0058493D">
            <w:pPr>
              <w:pStyle w:val="XML1"/>
              <w:rPr>
                <w:ins w:id="5991" w:author="Thomas Dietz" w:date="2012-08-13T13:50:00Z"/>
              </w:rPr>
            </w:pPr>
            <w:ins w:id="5992" w:author="Thomas Dietz" w:date="2012-08-13T13:50:00Z">
              <w:r>
                <w:t xml:space="preserve">      &lt;xs:element name="port"  type="inet:port-number"&gt;</w:t>
              </w:r>
            </w:ins>
          </w:p>
          <w:p w14:paraId="0B3CEC09" w14:textId="77777777" w:rsidR="0058493D" w:rsidRDefault="0058493D" w:rsidP="0058493D">
            <w:pPr>
              <w:pStyle w:val="XML1"/>
              <w:rPr>
                <w:ins w:id="5993" w:author="Thomas Dietz" w:date="2012-08-13T13:50:00Z"/>
              </w:rPr>
            </w:pPr>
            <w:ins w:id="5994" w:author="Thomas Dietz" w:date="2012-08-13T13:50:00Z">
              <w:r>
                <w:t xml:space="preserve">        &lt;xs:annotation&gt;</w:t>
              </w:r>
            </w:ins>
          </w:p>
          <w:p w14:paraId="3B37C23A" w14:textId="77777777" w:rsidR="0058493D" w:rsidRDefault="0058493D" w:rsidP="0058493D">
            <w:pPr>
              <w:pStyle w:val="XML1"/>
              <w:rPr>
                <w:ins w:id="5995" w:author="Thomas Dietz" w:date="2012-08-13T13:50:00Z"/>
              </w:rPr>
            </w:pPr>
            <w:ins w:id="5996" w:author="Thomas Dietz" w:date="2012-08-13T13:50:00Z">
              <w:r>
                <w:t xml:space="preserve">          &lt;xs:documentation&gt;</w:t>
              </w:r>
            </w:ins>
          </w:p>
          <w:p w14:paraId="6523044F" w14:textId="77777777" w:rsidR="0058493D" w:rsidRDefault="0058493D" w:rsidP="0058493D">
            <w:pPr>
              <w:pStyle w:val="XML1"/>
              <w:rPr>
                <w:ins w:id="5997" w:author="Thomas Dietz" w:date="2012-08-13T13:50:00Z"/>
              </w:rPr>
            </w:pPr>
            <w:ins w:id="5998" w:author="Thomas Dietz" w:date="2012-08-13T13:50:00Z">
              <w:r>
                <w:t xml:space="preserve">            The TCP port number at the OpenFlow Controller.</w:t>
              </w:r>
            </w:ins>
          </w:p>
          <w:p w14:paraId="0B69315B" w14:textId="77777777" w:rsidR="0058493D" w:rsidRDefault="0058493D" w:rsidP="0058493D">
            <w:pPr>
              <w:pStyle w:val="XML1"/>
              <w:rPr>
                <w:ins w:id="5999" w:author="Thomas Dietz" w:date="2012-08-13T13:50:00Z"/>
              </w:rPr>
            </w:pPr>
            <w:ins w:id="6000" w:author="Thomas Dietz" w:date="2012-08-13T13:50:00Z">
              <w:r>
                <w:t xml:space="preserve">            This port number is used by the OpenFlow Logical Switch</w:t>
              </w:r>
            </w:ins>
          </w:p>
          <w:p w14:paraId="5D971DB0" w14:textId="77777777" w:rsidR="0058493D" w:rsidRDefault="0058493D" w:rsidP="0058493D">
            <w:pPr>
              <w:pStyle w:val="XML1"/>
              <w:rPr>
                <w:ins w:id="6001" w:author="Thomas Dietz" w:date="2012-08-13T13:50:00Z"/>
              </w:rPr>
            </w:pPr>
            <w:ins w:id="6002" w:author="Thomas Dietz" w:date="2012-08-13T13:50:00Z">
              <w:r>
                <w:t xml:space="preserve">            when connecting to the OpenFlow Controller using TCP or</w:t>
              </w:r>
            </w:ins>
          </w:p>
          <w:p w14:paraId="095ADA88" w14:textId="77777777" w:rsidR="0058493D" w:rsidRDefault="0058493D" w:rsidP="0058493D">
            <w:pPr>
              <w:pStyle w:val="XML1"/>
              <w:rPr>
                <w:ins w:id="6003" w:author="Thomas Dietz" w:date="2012-08-13T13:50:00Z"/>
              </w:rPr>
            </w:pPr>
            <w:ins w:id="6004" w:author="Thomas Dietz" w:date="2012-08-13T13:50:00Z">
              <w:r>
                <w:t xml:space="preserve">            TLS.  The default value is 6633.</w:t>
              </w:r>
            </w:ins>
          </w:p>
          <w:p w14:paraId="7D7E54F7" w14:textId="77777777" w:rsidR="0058493D" w:rsidRDefault="0058493D" w:rsidP="0058493D">
            <w:pPr>
              <w:pStyle w:val="XML1"/>
              <w:rPr>
                <w:ins w:id="6005" w:author="Thomas Dietz" w:date="2012-08-13T13:50:00Z"/>
              </w:rPr>
            </w:pPr>
          </w:p>
          <w:p w14:paraId="728E8575" w14:textId="77777777" w:rsidR="0058493D" w:rsidRDefault="0058493D" w:rsidP="0058493D">
            <w:pPr>
              <w:pStyle w:val="XML1"/>
              <w:rPr>
                <w:ins w:id="6006" w:author="Thomas Dietz" w:date="2012-08-13T13:50:00Z"/>
              </w:rPr>
            </w:pPr>
            <w:ins w:id="6007" w:author="Thomas Dietz" w:date="2012-08-13T13:50:00Z">
              <w:r>
                <w:t xml:space="preserve">            This element is optional. If this element is not present it</w:t>
              </w:r>
            </w:ins>
          </w:p>
          <w:p w14:paraId="60A2D1C3" w14:textId="77777777" w:rsidR="0058493D" w:rsidRDefault="0058493D" w:rsidP="0058493D">
            <w:pPr>
              <w:pStyle w:val="XML1"/>
              <w:rPr>
                <w:ins w:id="6008" w:author="Thomas Dietz" w:date="2012-08-13T13:50:00Z"/>
              </w:rPr>
            </w:pPr>
            <w:ins w:id="6009" w:author="Thomas Dietz" w:date="2012-08-13T13:50:00Z">
              <w:r>
                <w:t xml:space="preserve">            defaults to 6633.</w:t>
              </w:r>
            </w:ins>
          </w:p>
          <w:p w14:paraId="61561435" w14:textId="77777777" w:rsidR="0058493D" w:rsidRDefault="0058493D" w:rsidP="0058493D">
            <w:pPr>
              <w:pStyle w:val="XML1"/>
              <w:rPr>
                <w:ins w:id="6010" w:author="Thomas Dietz" w:date="2012-08-13T13:50:00Z"/>
              </w:rPr>
            </w:pPr>
            <w:ins w:id="6011" w:author="Thomas Dietz" w:date="2012-08-13T13:50:00Z">
              <w:r>
                <w:t xml:space="preserve">          &lt;/xs:documentation&gt;</w:t>
              </w:r>
            </w:ins>
          </w:p>
          <w:p w14:paraId="3E522473" w14:textId="77777777" w:rsidR="0058493D" w:rsidRDefault="0058493D" w:rsidP="0058493D">
            <w:pPr>
              <w:pStyle w:val="XML1"/>
              <w:rPr>
                <w:ins w:id="6012" w:author="Thomas Dietz" w:date="2012-08-13T13:50:00Z"/>
              </w:rPr>
            </w:pPr>
            <w:ins w:id="6013" w:author="Thomas Dietz" w:date="2012-08-13T13:50:00Z">
              <w:r>
                <w:t xml:space="preserve">        &lt;/xs:annotation&gt;</w:t>
              </w:r>
            </w:ins>
          </w:p>
          <w:p w14:paraId="704D1888" w14:textId="77777777" w:rsidR="0058493D" w:rsidRDefault="0058493D" w:rsidP="0058493D">
            <w:pPr>
              <w:pStyle w:val="XML1"/>
              <w:rPr>
                <w:ins w:id="6014" w:author="Thomas Dietz" w:date="2012-08-13T13:50:00Z"/>
              </w:rPr>
            </w:pPr>
            <w:ins w:id="6015" w:author="Thomas Dietz" w:date="2012-08-13T13:50:00Z">
              <w:r>
                <w:t xml:space="preserve">      &lt;/xs:element&gt;</w:t>
              </w:r>
            </w:ins>
          </w:p>
          <w:p w14:paraId="58B3018E" w14:textId="77777777" w:rsidR="0058493D" w:rsidRDefault="0058493D" w:rsidP="0058493D">
            <w:pPr>
              <w:pStyle w:val="XML1"/>
              <w:rPr>
                <w:ins w:id="6016" w:author="Thomas Dietz" w:date="2012-08-13T13:50:00Z"/>
              </w:rPr>
            </w:pPr>
            <w:ins w:id="6017" w:author="Thomas Dietz" w:date="2012-08-13T13:50:00Z">
              <w:r>
                <w:t xml:space="preserve">      &lt;xs:element name="local-ip-address"  type="inet:ip-address"&gt;</w:t>
              </w:r>
            </w:ins>
          </w:p>
          <w:p w14:paraId="664F90DB" w14:textId="77777777" w:rsidR="0058493D" w:rsidRDefault="0058493D" w:rsidP="0058493D">
            <w:pPr>
              <w:pStyle w:val="XML1"/>
              <w:rPr>
                <w:ins w:id="6018" w:author="Thomas Dietz" w:date="2012-08-13T13:50:00Z"/>
              </w:rPr>
            </w:pPr>
            <w:ins w:id="6019" w:author="Thomas Dietz" w:date="2012-08-13T13:50:00Z">
              <w:r>
                <w:t xml:space="preserve">        &lt;xs:annotation&gt;</w:t>
              </w:r>
            </w:ins>
          </w:p>
          <w:p w14:paraId="15750D75" w14:textId="77777777" w:rsidR="0058493D" w:rsidRDefault="0058493D" w:rsidP="0058493D">
            <w:pPr>
              <w:pStyle w:val="XML1"/>
              <w:rPr>
                <w:ins w:id="6020" w:author="Thomas Dietz" w:date="2012-08-13T13:50:00Z"/>
              </w:rPr>
            </w:pPr>
            <w:ins w:id="6021" w:author="Thomas Dietz" w:date="2012-08-13T13:50:00Z">
              <w:r>
                <w:t xml:space="preserve">          &lt;xs:documentation&gt;</w:t>
              </w:r>
            </w:ins>
          </w:p>
          <w:p w14:paraId="46920A8F" w14:textId="77777777" w:rsidR="0058493D" w:rsidRDefault="0058493D" w:rsidP="0058493D">
            <w:pPr>
              <w:pStyle w:val="XML1"/>
              <w:rPr>
                <w:ins w:id="6022" w:author="Thomas Dietz" w:date="2012-08-13T13:50:00Z"/>
              </w:rPr>
            </w:pPr>
            <w:ins w:id="6023" w:author="Thomas Dietz" w:date="2012-08-13T13:50:00Z">
              <w:r>
                <w:t xml:space="preserve">            The local IP address of the OpenFlow Logical</w:t>
              </w:r>
            </w:ins>
          </w:p>
          <w:p w14:paraId="6BABED9B" w14:textId="77777777" w:rsidR="0058493D" w:rsidRDefault="0058493D" w:rsidP="0058493D">
            <w:pPr>
              <w:pStyle w:val="XML1"/>
              <w:rPr>
                <w:ins w:id="6024" w:author="Thomas Dietz" w:date="2012-08-13T13:50:00Z"/>
              </w:rPr>
            </w:pPr>
            <w:ins w:id="6025" w:author="Thomas Dietz" w:date="2012-08-13T13:50:00Z">
              <w:r>
                <w:t xml:space="preserve">            Switch when connecting to this OpenFlow Controller.  It is</w:t>
              </w:r>
            </w:ins>
          </w:p>
          <w:p w14:paraId="3DC75576" w14:textId="77777777" w:rsidR="0058493D" w:rsidRDefault="0058493D" w:rsidP="0058493D">
            <w:pPr>
              <w:pStyle w:val="XML1"/>
              <w:rPr>
                <w:ins w:id="6026" w:author="Thomas Dietz" w:date="2012-08-13T13:50:00Z"/>
              </w:rPr>
            </w:pPr>
            <w:ins w:id="6027" w:author="Thomas Dietz" w:date="2012-08-13T13:50:00Z">
              <w:r>
                <w:t xml:space="preserve">            the source IP address of packets sent to this OpenFlow</w:t>
              </w:r>
            </w:ins>
          </w:p>
          <w:p w14:paraId="232656FA" w14:textId="77777777" w:rsidR="0058493D" w:rsidRDefault="0058493D" w:rsidP="0058493D">
            <w:pPr>
              <w:pStyle w:val="XML1"/>
              <w:rPr>
                <w:ins w:id="6028" w:author="Thomas Dietz" w:date="2012-08-13T13:50:00Z"/>
              </w:rPr>
            </w:pPr>
            <w:ins w:id="6029" w:author="Thomas Dietz" w:date="2012-08-13T13:50:00Z">
              <w:r>
                <w:t xml:space="preserve">            Controller.  If present, this element overrides any default</w:t>
              </w:r>
            </w:ins>
          </w:p>
          <w:p w14:paraId="10E376C3" w14:textId="77777777" w:rsidR="0058493D" w:rsidRDefault="0058493D" w:rsidP="0058493D">
            <w:pPr>
              <w:pStyle w:val="XML1"/>
              <w:rPr>
                <w:ins w:id="6030" w:author="Thomas Dietz" w:date="2012-08-13T13:50:00Z"/>
              </w:rPr>
            </w:pPr>
            <w:ins w:id="6031" w:author="Thomas Dietz" w:date="2012-08-13T13:50:00Z">
              <w:r>
                <w:t xml:space="preserve">            IP address.</w:t>
              </w:r>
            </w:ins>
          </w:p>
          <w:p w14:paraId="014FC453" w14:textId="77777777" w:rsidR="0058493D" w:rsidRDefault="0058493D" w:rsidP="0058493D">
            <w:pPr>
              <w:pStyle w:val="XML1"/>
              <w:rPr>
                <w:ins w:id="6032" w:author="Thomas Dietz" w:date="2012-08-13T13:50:00Z"/>
              </w:rPr>
            </w:pPr>
            <w:ins w:id="6033" w:author="Thomas Dietz" w:date="2012-08-13T13:50:00Z">
              <w:r>
                <w:t xml:space="preserve">                </w:t>
              </w:r>
            </w:ins>
          </w:p>
          <w:p w14:paraId="6C2B6171" w14:textId="77777777" w:rsidR="0058493D" w:rsidRDefault="0058493D" w:rsidP="0058493D">
            <w:pPr>
              <w:pStyle w:val="XML1"/>
              <w:rPr>
                <w:ins w:id="6034" w:author="Thomas Dietz" w:date="2012-08-13T13:50:00Z"/>
              </w:rPr>
            </w:pPr>
            <w:ins w:id="6035" w:author="Thomas Dietz" w:date="2012-08-13T13:50:00Z">
              <w:r>
                <w:lastRenderedPageBreak/>
                <w:t xml:space="preserve">                    </w:t>
              </w:r>
            </w:ins>
          </w:p>
          <w:p w14:paraId="57461C38" w14:textId="77777777" w:rsidR="0058493D" w:rsidRDefault="0058493D" w:rsidP="0058493D">
            <w:pPr>
              <w:pStyle w:val="XML1"/>
              <w:rPr>
                <w:ins w:id="6036" w:author="Thomas Dietz" w:date="2012-08-13T13:50:00Z"/>
              </w:rPr>
            </w:pPr>
            <w:ins w:id="6037" w:author="Thomas Dietz" w:date="2012-08-13T13:50:00Z">
              <w:r>
                <w:t xml:space="preserve">            This element is optional. Attempts to set this element to</w:t>
              </w:r>
            </w:ins>
          </w:p>
          <w:p w14:paraId="37B5726D" w14:textId="77777777" w:rsidR="0058493D" w:rsidRDefault="0058493D" w:rsidP="0058493D">
            <w:pPr>
              <w:pStyle w:val="XML1"/>
              <w:rPr>
                <w:ins w:id="6038" w:author="Thomas Dietz" w:date="2012-08-13T13:50:00Z"/>
              </w:rPr>
            </w:pPr>
            <w:ins w:id="6039" w:author="Thomas Dietz" w:date="2012-08-13T13:50:00Z">
              <w:r>
                <w:t xml:space="preserve">            an IP address that cannot be used by the OpenFlow Logical</w:t>
              </w:r>
            </w:ins>
          </w:p>
          <w:p w14:paraId="46F39085" w14:textId="77777777" w:rsidR="0058493D" w:rsidRDefault="0058493D" w:rsidP="0058493D">
            <w:pPr>
              <w:pStyle w:val="XML1"/>
              <w:rPr>
                <w:ins w:id="6040" w:author="Thomas Dietz" w:date="2012-08-13T13:50:00Z"/>
              </w:rPr>
            </w:pPr>
            <w:ins w:id="6041" w:author="Thomas Dietz" w:date="2012-08-13T13:50:00Z">
              <w:r>
                <w:t xml:space="preserve">            Switch MUST result in an 'bad-element' error with type</w:t>
              </w:r>
            </w:ins>
          </w:p>
          <w:p w14:paraId="08FC1EC1" w14:textId="77777777" w:rsidR="0058493D" w:rsidRDefault="0058493D" w:rsidP="0058493D">
            <w:pPr>
              <w:pStyle w:val="XML1"/>
              <w:rPr>
                <w:ins w:id="6042" w:author="Thomas Dietz" w:date="2012-08-13T13:50:00Z"/>
              </w:rPr>
            </w:pPr>
            <w:ins w:id="6043" w:author="Thomas Dietz" w:date="2012-08-13T13:50:00Z">
              <w:r>
                <w:t xml:space="preserve">            'application'. The &amp;lt;error-info&amp;gt; element MUST contain the</w:t>
              </w:r>
            </w:ins>
          </w:p>
          <w:p w14:paraId="4B347CD2" w14:textId="77777777" w:rsidR="0058493D" w:rsidRDefault="0058493D" w:rsidP="0058493D">
            <w:pPr>
              <w:pStyle w:val="XML1"/>
              <w:rPr>
                <w:ins w:id="6044" w:author="Thomas Dietz" w:date="2012-08-13T13:50:00Z"/>
              </w:rPr>
            </w:pPr>
            <w:ins w:id="6045" w:author="Thomas Dietz" w:date="2012-08-13T13:50:00Z">
              <w:r>
                <w:t xml:space="preserve">            name of this element in the &amp;lt;bad-element&amp;gt; element.</w:t>
              </w:r>
            </w:ins>
          </w:p>
          <w:p w14:paraId="37A572A9" w14:textId="77777777" w:rsidR="0058493D" w:rsidRDefault="0058493D" w:rsidP="0058493D">
            <w:pPr>
              <w:pStyle w:val="XML1"/>
              <w:rPr>
                <w:ins w:id="6046" w:author="Thomas Dietz" w:date="2012-08-13T13:50:00Z"/>
              </w:rPr>
            </w:pPr>
            <w:ins w:id="6047" w:author="Thomas Dietz" w:date="2012-08-13T13:50:00Z">
              <w:r>
                <w:t xml:space="preserve">          &lt;/xs:documentation&gt;</w:t>
              </w:r>
            </w:ins>
          </w:p>
          <w:p w14:paraId="612C8639" w14:textId="77777777" w:rsidR="0058493D" w:rsidRDefault="0058493D" w:rsidP="0058493D">
            <w:pPr>
              <w:pStyle w:val="XML1"/>
              <w:rPr>
                <w:ins w:id="6048" w:author="Thomas Dietz" w:date="2012-08-13T13:50:00Z"/>
              </w:rPr>
            </w:pPr>
            <w:ins w:id="6049" w:author="Thomas Dietz" w:date="2012-08-13T13:50:00Z">
              <w:r>
                <w:t xml:space="preserve">        &lt;/xs:annotation&gt;</w:t>
              </w:r>
            </w:ins>
          </w:p>
          <w:p w14:paraId="042627D4" w14:textId="77777777" w:rsidR="0058493D" w:rsidRDefault="0058493D" w:rsidP="0058493D">
            <w:pPr>
              <w:pStyle w:val="XML1"/>
              <w:rPr>
                <w:ins w:id="6050" w:author="Thomas Dietz" w:date="2012-08-13T13:50:00Z"/>
              </w:rPr>
            </w:pPr>
            <w:ins w:id="6051" w:author="Thomas Dietz" w:date="2012-08-13T13:50:00Z">
              <w:r>
                <w:t xml:space="preserve">      &lt;/xs:element&gt;</w:t>
              </w:r>
            </w:ins>
          </w:p>
          <w:p w14:paraId="46D2B1CD" w14:textId="77777777" w:rsidR="0058493D" w:rsidRDefault="0058493D" w:rsidP="0058493D">
            <w:pPr>
              <w:pStyle w:val="XML1"/>
              <w:rPr>
                <w:ins w:id="6052" w:author="Thomas Dietz" w:date="2012-08-13T13:50:00Z"/>
              </w:rPr>
            </w:pPr>
            <w:ins w:id="6053" w:author="Thomas Dietz" w:date="2012-08-13T13:50:00Z">
              <w:r>
                <w:t xml:space="preserve">      &lt;xs:element name="local-port"  type="inet:port-number"&gt;</w:t>
              </w:r>
            </w:ins>
          </w:p>
          <w:p w14:paraId="1BFBF1BF" w14:textId="77777777" w:rsidR="0058493D" w:rsidRDefault="0058493D" w:rsidP="0058493D">
            <w:pPr>
              <w:pStyle w:val="XML1"/>
              <w:rPr>
                <w:ins w:id="6054" w:author="Thomas Dietz" w:date="2012-08-13T13:50:00Z"/>
              </w:rPr>
            </w:pPr>
            <w:ins w:id="6055" w:author="Thomas Dietz" w:date="2012-08-13T13:50:00Z">
              <w:r>
                <w:t xml:space="preserve">        &lt;xs:annotation&gt;</w:t>
              </w:r>
            </w:ins>
          </w:p>
          <w:p w14:paraId="2B75F1EC" w14:textId="77777777" w:rsidR="0058493D" w:rsidRDefault="0058493D" w:rsidP="0058493D">
            <w:pPr>
              <w:pStyle w:val="XML1"/>
              <w:rPr>
                <w:ins w:id="6056" w:author="Thomas Dietz" w:date="2012-08-13T13:50:00Z"/>
              </w:rPr>
            </w:pPr>
            <w:ins w:id="6057" w:author="Thomas Dietz" w:date="2012-08-13T13:50:00Z">
              <w:r>
                <w:t xml:space="preserve">          &lt;xs:documentation&gt;</w:t>
              </w:r>
            </w:ins>
          </w:p>
          <w:p w14:paraId="66CEB3CA" w14:textId="77777777" w:rsidR="0058493D" w:rsidRDefault="0058493D" w:rsidP="0058493D">
            <w:pPr>
              <w:pStyle w:val="XML1"/>
              <w:rPr>
                <w:ins w:id="6058" w:author="Thomas Dietz" w:date="2012-08-13T13:50:00Z"/>
              </w:rPr>
            </w:pPr>
            <w:ins w:id="6059" w:author="Thomas Dietz" w:date="2012-08-13T13:50:00Z">
              <w:r>
                <w:t xml:space="preserve">            The local TCP port number of the OpenFlow</w:t>
              </w:r>
            </w:ins>
          </w:p>
          <w:p w14:paraId="22D42A0C" w14:textId="77777777" w:rsidR="0058493D" w:rsidRDefault="0058493D" w:rsidP="0058493D">
            <w:pPr>
              <w:pStyle w:val="XML1"/>
              <w:rPr>
                <w:ins w:id="6060" w:author="Thomas Dietz" w:date="2012-08-13T13:50:00Z"/>
              </w:rPr>
            </w:pPr>
            <w:ins w:id="6061" w:author="Thomas Dietz" w:date="2012-08-13T13:50:00Z">
              <w:r>
                <w:t xml:space="preserve">            Logical Switch when connecting to this OpenFlow Controller.</w:t>
              </w:r>
            </w:ins>
          </w:p>
          <w:p w14:paraId="405DC3C9" w14:textId="77777777" w:rsidR="0058493D" w:rsidRDefault="0058493D" w:rsidP="0058493D">
            <w:pPr>
              <w:pStyle w:val="XML1"/>
              <w:rPr>
                <w:ins w:id="6062" w:author="Thomas Dietz" w:date="2012-08-13T13:50:00Z"/>
              </w:rPr>
            </w:pPr>
            <w:ins w:id="6063" w:author="Thomas Dietz" w:date="2012-08-13T13:50:00Z">
              <w:r>
                <w:t xml:space="preserve">            It is the source TCP port number of packets sent to this</w:t>
              </w:r>
            </w:ins>
          </w:p>
          <w:p w14:paraId="682CBD0D" w14:textId="77777777" w:rsidR="0058493D" w:rsidRDefault="0058493D" w:rsidP="0058493D">
            <w:pPr>
              <w:pStyle w:val="XML1"/>
              <w:rPr>
                <w:ins w:id="6064" w:author="Thomas Dietz" w:date="2012-08-13T13:50:00Z"/>
              </w:rPr>
            </w:pPr>
            <w:ins w:id="6065" w:author="Thomas Dietz" w:date="2012-08-13T13:50:00Z">
              <w:r>
                <w:t xml:space="preserve">            OpenFlow Controller.  If this element is not present, then</w:t>
              </w:r>
            </w:ins>
          </w:p>
          <w:p w14:paraId="175D7D0F" w14:textId="77777777" w:rsidR="0058493D" w:rsidRDefault="0058493D" w:rsidP="0058493D">
            <w:pPr>
              <w:pStyle w:val="XML1"/>
              <w:rPr>
                <w:ins w:id="6066" w:author="Thomas Dietz" w:date="2012-08-13T13:50:00Z"/>
              </w:rPr>
            </w:pPr>
            <w:ins w:id="6067" w:author="Thomas Dietz" w:date="2012-08-13T13:50:00Z">
              <w:r>
                <w:t xml:space="preserve">            the port number is chosen arbitrarily by the OpenFlow</w:t>
              </w:r>
            </w:ins>
          </w:p>
          <w:p w14:paraId="78935A0C" w14:textId="77777777" w:rsidR="0058493D" w:rsidRDefault="0058493D" w:rsidP="0058493D">
            <w:pPr>
              <w:pStyle w:val="XML1"/>
              <w:rPr>
                <w:ins w:id="6068" w:author="Thomas Dietz" w:date="2012-08-13T13:50:00Z"/>
              </w:rPr>
            </w:pPr>
            <w:ins w:id="6069" w:author="Thomas Dietz" w:date="2012-08-13T13:50:00Z">
              <w:r>
                <w:t xml:space="preserve">            Logical Switch.</w:t>
              </w:r>
            </w:ins>
          </w:p>
          <w:p w14:paraId="47F28801" w14:textId="77777777" w:rsidR="0058493D" w:rsidRDefault="0058493D" w:rsidP="0058493D">
            <w:pPr>
              <w:pStyle w:val="XML1"/>
              <w:rPr>
                <w:ins w:id="6070" w:author="Thomas Dietz" w:date="2012-08-13T13:50:00Z"/>
              </w:rPr>
            </w:pPr>
            <w:ins w:id="6071" w:author="Thomas Dietz" w:date="2012-08-13T13:50:00Z">
              <w:r>
                <w:t xml:space="preserve">                  </w:t>
              </w:r>
            </w:ins>
          </w:p>
          <w:p w14:paraId="3E585BC4" w14:textId="77777777" w:rsidR="0058493D" w:rsidRDefault="0058493D" w:rsidP="0058493D">
            <w:pPr>
              <w:pStyle w:val="XML1"/>
              <w:rPr>
                <w:ins w:id="6072" w:author="Thomas Dietz" w:date="2012-08-13T13:50:00Z"/>
              </w:rPr>
            </w:pPr>
            <w:ins w:id="6073" w:author="Thomas Dietz" w:date="2012-08-13T13:50:00Z">
              <w:r>
                <w:t xml:space="preserve">            This element is optional. Attempts to set this element to a</w:t>
              </w:r>
            </w:ins>
          </w:p>
          <w:p w14:paraId="5EC53A07" w14:textId="77777777" w:rsidR="0058493D" w:rsidRDefault="0058493D" w:rsidP="0058493D">
            <w:pPr>
              <w:pStyle w:val="XML1"/>
              <w:rPr>
                <w:ins w:id="6074" w:author="Thomas Dietz" w:date="2012-08-13T13:50:00Z"/>
              </w:rPr>
            </w:pPr>
            <w:ins w:id="6075" w:author="Thomas Dietz" w:date="2012-08-13T13:50:00Z">
              <w:r>
                <w:t xml:space="preserve">            port number that cannot be used by the OpenFlow Logical</w:t>
              </w:r>
            </w:ins>
          </w:p>
          <w:p w14:paraId="4F5017DA" w14:textId="77777777" w:rsidR="0058493D" w:rsidRDefault="0058493D" w:rsidP="0058493D">
            <w:pPr>
              <w:pStyle w:val="XML1"/>
              <w:rPr>
                <w:ins w:id="6076" w:author="Thomas Dietz" w:date="2012-08-13T13:50:00Z"/>
              </w:rPr>
            </w:pPr>
            <w:ins w:id="6077" w:author="Thomas Dietz" w:date="2012-08-13T13:50:00Z">
              <w:r>
                <w:t xml:space="preserve">            Switch MUST result in an 'bad-element' error with type</w:t>
              </w:r>
            </w:ins>
          </w:p>
          <w:p w14:paraId="4EAFE2F5" w14:textId="77777777" w:rsidR="0058493D" w:rsidRDefault="0058493D" w:rsidP="0058493D">
            <w:pPr>
              <w:pStyle w:val="XML1"/>
              <w:rPr>
                <w:ins w:id="6078" w:author="Thomas Dietz" w:date="2012-08-13T13:50:00Z"/>
              </w:rPr>
            </w:pPr>
            <w:ins w:id="6079" w:author="Thomas Dietz" w:date="2012-08-13T13:50:00Z">
              <w:r>
                <w:t xml:space="preserve">            'application'. The &amp;lt;error-info&amp;gt; element MUST contain the</w:t>
              </w:r>
            </w:ins>
          </w:p>
          <w:p w14:paraId="4CA2A5E6" w14:textId="77777777" w:rsidR="0058493D" w:rsidRDefault="0058493D" w:rsidP="0058493D">
            <w:pPr>
              <w:pStyle w:val="XML1"/>
              <w:rPr>
                <w:ins w:id="6080" w:author="Thomas Dietz" w:date="2012-08-13T13:50:00Z"/>
              </w:rPr>
            </w:pPr>
            <w:ins w:id="6081" w:author="Thomas Dietz" w:date="2012-08-13T13:50:00Z">
              <w:r>
                <w:t xml:space="preserve">            name of this element in the &amp;lt;bad-element&amp;gt; element.</w:t>
              </w:r>
            </w:ins>
          </w:p>
          <w:p w14:paraId="16C33AAE" w14:textId="77777777" w:rsidR="0058493D" w:rsidRDefault="0058493D" w:rsidP="0058493D">
            <w:pPr>
              <w:pStyle w:val="XML1"/>
              <w:rPr>
                <w:ins w:id="6082" w:author="Thomas Dietz" w:date="2012-08-13T13:50:00Z"/>
              </w:rPr>
            </w:pPr>
            <w:ins w:id="6083" w:author="Thomas Dietz" w:date="2012-08-13T13:50:00Z">
              <w:r>
                <w:t xml:space="preserve">          &lt;/xs:documentation&gt;</w:t>
              </w:r>
            </w:ins>
          </w:p>
          <w:p w14:paraId="5AAEDBAF" w14:textId="77777777" w:rsidR="0058493D" w:rsidRDefault="0058493D" w:rsidP="0058493D">
            <w:pPr>
              <w:pStyle w:val="XML1"/>
              <w:rPr>
                <w:ins w:id="6084" w:author="Thomas Dietz" w:date="2012-08-13T13:50:00Z"/>
              </w:rPr>
            </w:pPr>
            <w:ins w:id="6085" w:author="Thomas Dietz" w:date="2012-08-13T13:50:00Z">
              <w:r>
                <w:t xml:space="preserve">        &lt;/xs:annotation&gt;</w:t>
              </w:r>
            </w:ins>
          </w:p>
          <w:p w14:paraId="012EA471" w14:textId="77777777" w:rsidR="0058493D" w:rsidRDefault="0058493D" w:rsidP="0058493D">
            <w:pPr>
              <w:pStyle w:val="XML1"/>
              <w:rPr>
                <w:ins w:id="6086" w:author="Thomas Dietz" w:date="2012-08-13T13:50:00Z"/>
              </w:rPr>
            </w:pPr>
            <w:ins w:id="6087" w:author="Thomas Dietz" w:date="2012-08-13T13:50:00Z">
              <w:r>
                <w:t xml:space="preserve">      &lt;/xs:element&gt;</w:t>
              </w:r>
            </w:ins>
          </w:p>
          <w:p w14:paraId="75672AAF" w14:textId="77777777" w:rsidR="0058493D" w:rsidRDefault="0058493D" w:rsidP="0058493D">
            <w:pPr>
              <w:pStyle w:val="XML1"/>
              <w:rPr>
                <w:ins w:id="6088" w:author="Thomas Dietz" w:date="2012-08-13T13:50:00Z"/>
              </w:rPr>
            </w:pPr>
            <w:ins w:id="6089" w:author="Thomas Dietz" w:date="2012-08-13T13:50:00Z">
              <w:r>
                <w:t xml:space="preserve">      &lt;xs:element name="protocol"&gt;</w:t>
              </w:r>
            </w:ins>
          </w:p>
          <w:p w14:paraId="11DD7F27" w14:textId="77777777" w:rsidR="0058493D" w:rsidRDefault="0058493D" w:rsidP="0058493D">
            <w:pPr>
              <w:pStyle w:val="XML1"/>
              <w:rPr>
                <w:ins w:id="6090" w:author="Thomas Dietz" w:date="2012-08-13T13:50:00Z"/>
              </w:rPr>
            </w:pPr>
            <w:ins w:id="6091" w:author="Thomas Dietz" w:date="2012-08-13T13:50:00Z">
              <w:r>
                <w:t xml:space="preserve">        &lt;xs:annotation&gt;</w:t>
              </w:r>
            </w:ins>
          </w:p>
          <w:p w14:paraId="7963B8AE" w14:textId="77777777" w:rsidR="0058493D" w:rsidRDefault="0058493D" w:rsidP="0058493D">
            <w:pPr>
              <w:pStyle w:val="XML1"/>
              <w:rPr>
                <w:ins w:id="6092" w:author="Thomas Dietz" w:date="2012-08-13T13:50:00Z"/>
              </w:rPr>
            </w:pPr>
            <w:ins w:id="6093" w:author="Thomas Dietz" w:date="2012-08-13T13:50:00Z">
              <w:r>
                <w:t xml:space="preserve">          &lt;xs:documentation&gt;</w:t>
              </w:r>
            </w:ins>
          </w:p>
          <w:p w14:paraId="01B0F04A" w14:textId="77777777" w:rsidR="0058493D" w:rsidRDefault="0058493D" w:rsidP="0058493D">
            <w:pPr>
              <w:pStyle w:val="XML1"/>
              <w:rPr>
                <w:ins w:id="6094" w:author="Thomas Dietz" w:date="2012-08-13T13:50:00Z"/>
              </w:rPr>
            </w:pPr>
            <w:ins w:id="6095" w:author="Thomas Dietz" w:date="2012-08-13T13:50:00Z">
              <w:r>
                <w:t xml:space="preserve">            The default protocol tha the OpenFlow Logical </w:t>
              </w:r>
            </w:ins>
          </w:p>
          <w:p w14:paraId="7BFEEAC5" w14:textId="77777777" w:rsidR="0058493D" w:rsidRDefault="0058493D" w:rsidP="0058493D">
            <w:pPr>
              <w:pStyle w:val="XML1"/>
              <w:rPr>
                <w:ins w:id="6096" w:author="Thomas Dietz" w:date="2012-08-13T13:50:00Z"/>
              </w:rPr>
            </w:pPr>
            <w:ins w:id="6097" w:author="Thomas Dietz" w:date="2012-08-13T13:50:00Z">
              <w:r>
                <w:t xml:space="preserve">            Switch uses to connect to this OpenFlow Controller.  'tls'</w:t>
              </w:r>
            </w:ins>
          </w:p>
          <w:p w14:paraId="7D8187FE" w14:textId="77777777" w:rsidR="0058493D" w:rsidRDefault="0058493D" w:rsidP="0058493D">
            <w:pPr>
              <w:pStyle w:val="XML1"/>
              <w:rPr>
                <w:ins w:id="6098" w:author="Thomas Dietz" w:date="2012-08-13T13:50:00Z"/>
              </w:rPr>
            </w:pPr>
            <w:ins w:id="6099" w:author="Thomas Dietz" w:date="2012-08-13T13:50:00Z">
              <w:r>
                <w:t xml:space="preserve">            is the default value.</w:t>
              </w:r>
            </w:ins>
          </w:p>
          <w:p w14:paraId="6D4B18C7" w14:textId="77777777" w:rsidR="0058493D" w:rsidRDefault="0058493D" w:rsidP="0058493D">
            <w:pPr>
              <w:pStyle w:val="XML1"/>
              <w:rPr>
                <w:ins w:id="6100" w:author="Thomas Dietz" w:date="2012-08-13T13:50:00Z"/>
              </w:rPr>
            </w:pPr>
          </w:p>
          <w:p w14:paraId="75026DB8" w14:textId="77777777" w:rsidR="0058493D" w:rsidRDefault="0058493D" w:rsidP="0058493D">
            <w:pPr>
              <w:pStyle w:val="XML1"/>
              <w:rPr>
                <w:ins w:id="6101" w:author="Thomas Dietz" w:date="2012-08-13T13:50:00Z"/>
              </w:rPr>
            </w:pPr>
            <w:ins w:id="6102" w:author="Thomas Dietz" w:date="2012-08-13T13:50:00Z">
              <w:r>
                <w:t xml:space="preserve">            This element is optional. If this element is not present it</w:t>
              </w:r>
            </w:ins>
          </w:p>
          <w:p w14:paraId="79382D8B" w14:textId="77777777" w:rsidR="0058493D" w:rsidRDefault="0058493D" w:rsidP="0058493D">
            <w:pPr>
              <w:pStyle w:val="XML1"/>
              <w:rPr>
                <w:ins w:id="6103" w:author="Thomas Dietz" w:date="2012-08-13T13:50:00Z"/>
              </w:rPr>
            </w:pPr>
            <w:ins w:id="6104" w:author="Thomas Dietz" w:date="2012-08-13T13:50:00Z">
              <w:r>
                <w:t xml:space="preserve">            defaults to 'tls'.</w:t>
              </w:r>
            </w:ins>
          </w:p>
          <w:p w14:paraId="7B381784" w14:textId="77777777" w:rsidR="0058493D" w:rsidRDefault="0058493D" w:rsidP="0058493D">
            <w:pPr>
              <w:pStyle w:val="XML1"/>
              <w:rPr>
                <w:ins w:id="6105" w:author="Thomas Dietz" w:date="2012-08-13T13:50:00Z"/>
              </w:rPr>
            </w:pPr>
            <w:ins w:id="6106" w:author="Thomas Dietz" w:date="2012-08-13T13:50:00Z">
              <w:r>
                <w:t xml:space="preserve">          &lt;/xs:documentation&gt;</w:t>
              </w:r>
            </w:ins>
          </w:p>
          <w:p w14:paraId="31EB240E" w14:textId="77777777" w:rsidR="0058493D" w:rsidRDefault="0058493D" w:rsidP="0058493D">
            <w:pPr>
              <w:pStyle w:val="XML1"/>
              <w:rPr>
                <w:ins w:id="6107" w:author="Thomas Dietz" w:date="2012-08-13T13:50:00Z"/>
              </w:rPr>
            </w:pPr>
            <w:ins w:id="6108" w:author="Thomas Dietz" w:date="2012-08-13T13:50:00Z">
              <w:r>
                <w:t xml:space="preserve">        &lt;/xs:annotation&gt;</w:t>
              </w:r>
            </w:ins>
          </w:p>
          <w:p w14:paraId="24D305BA" w14:textId="77777777" w:rsidR="0058493D" w:rsidRDefault="0058493D" w:rsidP="0058493D">
            <w:pPr>
              <w:pStyle w:val="XML1"/>
              <w:rPr>
                <w:ins w:id="6109" w:author="Thomas Dietz" w:date="2012-08-13T13:50:00Z"/>
              </w:rPr>
            </w:pPr>
            <w:ins w:id="6110" w:author="Thomas Dietz" w:date="2012-08-13T13:50:00Z">
              <w:r>
                <w:t xml:space="preserve">        &lt;xs:simpleType&gt;</w:t>
              </w:r>
            </w:ins>
          </w:p>
          <w:p w14:paraId="4E8F85D7" w14:textId="77777777" w:rsidR="0058493D" w:rsidRDefault="0058493D" w:rsidP="0058493D">
            <w:pPr>
              <w:pStyle w:val="XML1"/>
              <w:rPr>
                <w:ins w:id="6111" w:author="Thomas Dietz" w:date="2012-08-13T13:50:00Z"/>
              </w:rPr>
            </w:pPr>
            <w:ins w:id="6112" w:author="Thomas Dietz" w:date="2012-08-13T13:50:00Z">
              <w:r>
                <w:t xml:space="preserve">          &lt;xs:restriction base="xs:string"&gt;</w:t>
              </w:r>
            </w:ins>
          </w:p>
          <w:p w14:paraId="730E57B4" w14:textId="77777777" w:rsidR="0058493D" w:rsidRDefault="0058493D" w:rsidP="0058493D">
            <w:pPr>
              <w:pStyle w:val="XML1"/>
              <w:rPr>
                <w:ins w:id="6113" w:author="Thomas Dietz" w:date="2012-08-13T13:50:00Z"/>
              </w:rPr>
            </w:pPr>
            <w:ins w:id="6114" w:author="Thomas Dietz" w:date="2012-08-13T13:50:00Z">
              <w:r>
                <w:t xml:space="preserve">            &lt;xs:enumeration value="tcp"/&gt;</w:t>
              </w:r>
            </w:ins>
          </w:p>
          <w:p w14:paraId="084782FD" w14:textId="77777777" w:rsidR="0058493D" w:rsidRDefault="0058493D" w:rsidP="0058493D">
            <w:pPr>
              <w:pStyle w:val="XML1"/>
              <w:rPr>
                <w:ins w:id="6115" w:author="Thomas Dietz" w:date="2012-08-13T13:50:00Z"/>
              </w:rPr>
            </w:pPr>
            <w:ins w:id="6116" w:author="Thomas Dietz" w:date="2012-08-13T13:50:00Z">
              <w:r>
                <w:t xml:space="preserve">            &lt;xs:enumeration value="tls"/&gt;</w:t>
              </w:r>
            </w:ins>
          </w:p>
          <w:p w14:paraId="3A78DB48" w14:textId="77777777" w:rsidR="0058493D" w:rsidRDefault="0058493D" w:rsidP="0058493D">
            <w:pPr>
              <w:pStyle w:val="XML1"/>
              <w:rPr>
                <w:ins w:id="6117" w:author="Thomas Dietz" w:date="2012-08-13T13:50:00Z"/>
              </w:rPr>
            </w:pPr>
            <w:ins w:id="6118" w:author="Thomas Dietz" w:date="2012-08-13T13:50:00Z">
              <w:r>
                <w:t xml:space="preserve">          &lt;/xs:restriction&gt;</w:t>
              </w:r>
            </w:ins>
          </w:p>
          <w:p w14:paraId="49813BE9" w14:textId="77777777" w:rsidR="0058493D" w:rsidRDefault="0058493D" w:rsidP="0058493D">
            <w:pPr>
              <w:pStyle w:val="XML1"/>
              <w:rPr>
                <w:ins w:id="6119" w:author="Thomas Dietz" w:date="2012-08-13T13:50:00Z"/>
              </w:rPr>
            </w:pPr>
            <w:ins w:id="6120" w:author="Thomas Dietz" w:date="2012-08-13T13:50:00Z">
              <w:r>
                <w:t xml:space="preserve">        &lt;/xs:simpleType&gt;</w:t>
              </w:r>
            </w:ins>
          </w:p>
          <w:p w14:paraId="7DE442EA" w14:textId="77777777" w:rsidR="0058493D" w:rsidRDefault="0058493D" w:rsidP="0058493D">
            <w:pPr>
              <w:pStyle w:val="XML1"/>
              <w:rPr>
                <w:ins w:id="6121" w:author="Thomas Dietz" w:date="2012-08-13T13:50:00Z"/>
              </w:rPr>
            </w:pPr>
            <w:ins w:id="6122" w:author="Thomas Dietz" w:date="2012-08-13T13:50:00Z">
              <w:r>
                <w:t xml:space="preserve">      &lt;/xs:element&gt;</w:t>
              </w:r>
            </w:ins>
          </w:p>
          <w:p w14:paraId="38E81314" w14:textId="77777777" w:rsidR="0058493D" w:rsidRDefault="0058493D" w:rsidP="0058493D">
            <w:pPr>
              <w:pStyle w:val="XML1"/>
              <w:rPr>
                <w:ins w:id="6123" w:author="Thomas Dietz" w:date="2012-08-13T13:50:00Z"/>
              </w:rPr>
            </w:pPr>
            <w:ins w:id="6124" w:author="Thomas Dietz" w:date="2012-08-13T13:50:00Z">
              <w:r>
                <w:t xml:space="preserve">      &lt;xs:element name="state"&gt;</w:t>
              </w:r>
            </w:ins>
          </w:p>
          <w:p w14:paraId="3A30BAB6" w14:textId="77777777" w:rsidR="0058493D" w:rsidRDefault="0058493D" w:rsidP="0058493D">
            <w:pPr>
              <w:pStyle w:val="XML1"/>
              <w:rPr>
                <w:ins w:id="6125" w:author="Thomas Dietz" w:date="2012-08-13T13:50:00Z"/>
              </w:rPr>
            </w:pPr>
            <w:ins w:id="6126" w:author="Thomas Dietz" w:date="2012-08-13T13:50:00Z">
              <w:r>
                <w:t xml:space="preserve">        &lt;xs:annotation&gt;</w:t>
              </w:r>
            </w:ins>
          </w:p>
          <w:p w14:paraId="7A77A6CA" w14:textId="77777777" w:rsidR="0058493D" w:rsidRDefault="0058493D" w:rsidP="0058493D">
            <w:pPr>
              <w:pStyle w:val="XML1"/>
              <w:rPr>
                <w:ins w:id="6127" w:author="Thomas Dietz" w:date="2012-08-13T13:50:00Z"/>
              </w:rPr>
            </w:pPr>
            <w:ins w:id="6128" w:author="Thomas Dietz" w:date="2012-08-13T13:50:00Z">
              <w:r>
                <w:t xml:space="preserve">          &lt;xs:documentation&gt;</w:t>
              </w:r>
            </w:ins>
          </w:p>
          <w:p w14:paraId="5B4688F2" w14:textId="77777777" w:rsidR="0058493D" w:rsidRDefault="0058493D" w:rsidP="0058493D">
            <w:pPr>
              <w:pStyle w:val="XML1"/>
              <w:rPr>
                <w:ins w:id="6129" w:author="Thomas Dietz" w:date="2012-08-13T13:50:00Z"/>
              </w:rPr>
            </w:pPr>
            <w:ins w:id="6130" w:author="Thomas Dietz" w:date="2012-08-13T13:50:00Z">
              <w:r>
                <w:t xml:space="preserve">            This container holds connection state</w:t>
              </w:r>
            </w:ins>
          </w:p>
          <w:p w14:paraId="3C00859B" w14:textId="77777777" w:rsidR="0058493D" w:rsidRDefault="0058493D" w:rsidP="0058493D">
            <w:pPr>
              <w:pStyle w:val="XML1"/>
              <w:rPr>
                <w:ins w:id="6131" w:author="Thomas Dietz" w:date="2012-08-13T13:50:00Z"/>
              </w:rPr>
            </w:pPr>
            <w:ins w:id="6132" w:author="Thomas Dietz" w:date="2012-08-13T13:50:00Z">
              <w:r>
                <w:t xml:space="preserve">            information that indicate the connection state of the</w:t>
              </w:r>
            </w:ins>
          </w:p>
          <w:p w14:paraId="7B124F0A" w14:textId="77777777" w:rsidR="0058493D" w:rsidRDefault="0058493D" w:rsidP="0058493D">
            <w:pPr>
              <w:pStyle w:val="XML1"/>
              <w:rPr>
                <w:ins w:id="6133" w:author="Thomas Dietz" w:date="2012-08-13T13:50:00Z"/>
              </w:rPr>
            </w:pPr>
            <w:ins w:id="6134" w:author="Thomas Dietz" w:date="2012-08-13T13:50:00Z">
              <w:r>
                <w:t xml:space="preserve">            OpenFlow Logical Switch and the OpenFlow protocol version</w:t>
              </w:r>
            </w:ins>
          </w:p>
          <w:p w14:paraId="086F3AA2" w14:textId="77777777" w:rsidR="0058493D" w:rsidRDefault="0058493D" w:rsidP="0058493D">
            <w:pPr>
              <w:pStyle w:val="XML1"/>
              <w:rPr>
                <w:ins w:id="6135" w:author="Thomas Dietz" w:date="2012-08-13T13:50:00Z"/>
              </w:rPr>
            </w:pPr>
            <w:ins w:id="6136" w:author="Thomas Dietz" w:date="2012-08-13T13:50:00Z">
              <w:r>
                <w:t xml:space="preserve">            used for the connection.</w:t>
              </w:r>
            </w:ins>
          </w:p>
          <w:p w14:paraId="2E29000A" w14:textId="77777777" w:rsidR="0058493D" w:rsidRDefault="0058493D" w:rsidP="0058493D">
            <w:pPr>
              <w:pStyle w:val="XML1"/>
              <w:rPr>
                <w:ins w:id="6137" w:author="Thomas Dietz" w:date="2012-08-13T13:50:00Z"/>
              </w:rPr>
            </w:pPr>
          </w:p>
          <w:p w14:paraId="75F35965" w14:textId="77777777" w:rsidR="0058493D" w:rsidRDefault="0058493D" w:rsidP="0058493D">
            <w:pPr>
              <w:pStyle w:val="XML1"/>
              <w:rPr>
                <w:ins w:id="6138" w:author="Thomas Dietz" w:date="2012-08-13T13:50:00Z"/>
              </w:rPr>
            </w:pPr>
            <w:ins w:id="6139" w:author="Thomas Dietz" w:date="2012-08-13T13:50:00Z">
              <w:r>
                <w:t xml:space="preserve">            Children of this element are not configurable and can only</w:t>
              </w:r>
            </w:ins>
          </w:p>
          <w:p w14:paraId="13B968C3" w14:textId="77777777" w:rsidR="0058493D" w:rsidRDefault="0058493D" w:rsidP="0058493D">
            <w:pPr>
              <w:pStyle w:val="XML1"/>
              <w:rPr>
                <w:ins w:id="6140" w:author="Thomas Dietz" w:date="2012-08-13T13:50:00Z"/>
              </w:rPr>
            </w:pPr>
            <w:ins w:id="6141" w:author="Thomas Dietz" w:date="2012-08-13T13:50:00Z">
              <w:r>
                <w:t xml:space="preserve">            be retrieved by NETCONF &amp;lt;get&amp;gt; operations. Attemps to modify</w:t>
              </w:r>
            </w:ins>
          </w:p>
          <w:p w14:paraId="4AF4B810" w14:textId="77777777" w:rsidR="0058493D" w:rsidRDefault="0058493D" w:rsidP="0058493D">
            <w:pPr>
              <w:pStyle w:val="XML1"/>
              <w:rPr>
                <w:ins w:id="6142" w:author="Thomas Dietz" w:date="2012-08-13T13:50:00Z"/>
              </w:rPr>
            </w:pPr>
            <w:ins w:id="6143" w:author="Thomas Dietz" w:date="2012-08-13T13:50:00Z">
              <w:r>
                <w:t xml:space="preserve">            this element and its children with a NETCONF &amp;lt;edit-config&amp;gt;</w:t>
              </w:r>
            </w:ins>
          </w:p>
          <w:p w14:paraId="294612A2" w14:textId="77777777" w:rsidR="0058493D" w:rsidRDefault="0058493D" w:rsidP="0058493D">
            <w:pPr>
              <w:pStyle w:val="XML1"/>
              <w:rPr>
                <w:ins w:id="6144" w:author="Thomas Dietz" w:date="2012-08-13T13:50:00Z"/>
              </w:rPr>
            </w:pPr>
            <w:ins w:id="6145" w:author="Thomas Dietz" w:date="2012-08-13T13:50:00Z">
              <w:r>
                <w:lastRenderedPageBreak/>
                <w:t xml:space="preserve">            operation MUST result in an 'operation-not-supported' error</w:t>
              </w:r>
            </w:ins>
          </w:p>
          <w:p w14:paraId="00459C02" w14:textId="77777777" w:rsidR="0058493D" w:rsidRDefault="0058493D" w:rsidP="0058493D">
            <w:pPr>
              <w:pStyle w:val="XML1"/>
              <w:rPr>
                <w:ins w:id="6146" w:author="Thomas Dietz" w:date="2012-08-13T13:50:00Z"/>
              </w:rPr>
            </w:pPr>
            <w:ins w:id="6147" w:author="Thomas Dietz" w:date="2012-08-13T13:50:00Z">
              <w:r>
                <w:t xml:space="preserve">            with type 'application'.</w:t>
              </w:r>
            </w:ins>
          </w:p>
          <w:p w14:paraId="097EB353" w14:textId="77777777" w:rsidR="0058493D" w:rsidRDefault="0058493D" w:rsidP="0058493D">
            <w:pPr>
              <w:pStyle w:val="XML1"/>
              <w:rPr>
                <w:ins w:id="6148" w:author="Thomas Dietz" w:date="2012-08-13T13:50:00Z"/>
              </w:rPr>
            </w:pPr>
            <w:ins w:id="6149" w:author="Thomas Dietz" w:date="2012-08-13T13:50:00Z">
              <w:r>
                <w:t xml:space="preserve">          &lt;/xs:documentation&gt;</w:t>
              </w:r>
            </w:ins>
          </w:p>
          <w:p w14:paraId="5CB22C47" w14:textId="77777777" w:rsidR="0058493D" w:rsidRDefault="0058493D" w:rsidP="0058493D">
            <w:pPr>
              <w:pStyle w:val="XML1"/>
              <w:rPr>
                <w:ins w:id="6150" w:author="Thomas Dietz" w:date="2012-08-13T13:50:00Z"/>
              </w:rPr>
            </w:pPr>
            <w:ins w:id="6151" w:author="Thomas Dietz" w:date="2012-08-13T13:50:00Z">
              <w:r>
                <w:t xml:space="preserve">        &lt;/xs:annotation&gt;</w:t>
              </w:r>
            </w:ins>
          </w:p>
          <w:p w14:paraId="3A597FB1" w14:textId="77777777" w:rsidR="0058493D" w:rsidRDefault="0058493D" w:rsidP="0058493D">
            <w:pPr>
              <w:pStyle w:val="XML1"/>
              <w:rPr>
                <w:ins w:id="6152" w:author="Thomas Dietz" w:date="2012-08-13T13:50:00Z"/>
              </w:rPr>
            </w:pPr>
            <w:ins w:id="6153" w:author="Thomas Dietz" w:date="2012-08-13T13:50:00Z">
              <w:r>
                <w:t xml:space="preserve">        &lt;xs:complexType&gt;</w:t>
              </w:r>
            </w:ins>
          </w:p>
          <w:p w14:paraId="1684870A" w14:textId="77777777" w:rsidR="0058493D" w:rsidRDefault="0058493D" w:rsidP="0058493D">
            <w:pPr>
              <w:pStyle w:val="XML1"/>
              <w:rPr>
                <w:ins w:id="6154" w:author="Thomas Dietz" w:date="2012-08-13T13:50:00Z"/>
              </w:rPr>
            </w:pPr>
            <w:ins w:id="6155" w:author="Thomas Dietz" w:date="2012-08-13T13:50:00Z">
              <w:r>
                <w:t xml:space="preserve">          &lt;xs:sequence&gt;</w:t>
              </w:r>
            </w:ins>
          </w:p>
          <w:p w14:paraId="753D4706" w14:textId="77777777" w:rsidR="0058493D" w:rsidRDefault="0058493D" w:rsidP="0058493D">
            <w:pPr>
              <w:pStyle w:val="XML1"/>
              <w:rPr>
                <w:ins w:id="6156" w:author="Thomas Dietz" w:date="2012-08-13T13:50:00Z"/>
              </w:rPr>
            </w:pPr>
            <w:ins w:id="6157" w:author="Thomas Dietz" w:date="2012-08-13T13:50:00Z">
              <w:r>
                <w:t xml:space="preserve">            &lt;xs:element name="connection-state" minOccurs="0"  type="OFUpDownStateType"&gt;</w:t>
              </w:r>
            </w:ins>
          </w:p>
          <w:p w14:paraId="4ADA9A74" w14:textId="77777777" w:rsidR="0058493D" w:rsidRDefault="0058493D" w:rsidP="0058493D">
            <w:pPr>
              <w:pStyle w:val="XML1"/>
              <w:rPr>
                <w:ins w:id="6158" w:author="Thomas Dietz" w:date="2012-08-13T13:50:00Z"/>
              </w:rPr>
            </w:pPr>
            <w:ins w:id="6159" w:author="Thomas Dietz" w:date="2012-08-13T13:50:00Z">
              <w:r>
                <w:t xml:space="preserve">              &lt;xs:annotation&gt;</w:t>
              </w:r>
            </w:ins>
          </w:p>
          <w:p w14:paraId="3F6435EC" w14:textId="77777777" w:rsidR="0058493D" w:rsidRDefault="0058493D" w:rsidP="0058493D">
            <w:pPr>
              <w:pStyle w:val="XML1"/>
              <w:rPr>
                <w:ins w:id="6160" w:author="Thomas Dietz" w:date="2012-08-13T13:50:00Z"/>
              </w:rPr>
            </w:pPr>
            <w:ins w:id="6161" w:author="Thomas Dietz" w:date="2012-08-13T13:50:00Z">
              <w:r>
                <w:t xml:space="preserve">                &lt;xs:documentation&gt;</w:t>
              </w:r>
            </w:ins>
          </w:p>
          <w:p w14:paraId="02757A27" w14:textId="77777777" w:rsidR="0058493D" w:rsidRDefault="0058493D" w:rsidP="0058493D">
            <w:pPr>
              <w:pStyle w:val="XML1"/>
              <w:rPr>
                <w:ins w:id="6162" w:author="Thomas Dietz" w:date="2012-08-13T13:50:00Z"/>
              </w:rPr>
            </w:pPr>
            <w:ins w:id="6163" w:author="Thomas Dietz" w:date="2012-08-13T13:50:00Z">
              <w:r>
                <w:t xml:space="preserve">                  This object indicates the connections state of</w:t>
              </w:r>
            </w:ins>
          </w:p>
          <w:p w14:paraId="6FDBCE5B" w14:textId="77777777" w:rsidR="0058493D" w:rsidRDefault="0058493D" w:rsidP="0058493D">
            <w:pPr>
              <w:pStyle w:val="XML1"/>
              <w:rPr>
                <w:ins w:id="6164" w:author="Thomas Dietz" w:date="2012-08-13T13:50:00Z"/>
              </w:rPr>
            </w:pPr>
            <w:ins w:id="6165" w:author="Thomas Dietz" w:date="2012-08-13T13:50:00Z">
              <w:r>
                <w:t xml:space="preserve">                  the OpenFlow Logical Switch to this controller.</w:t>
              </w:r>
            </w:ins>
          </w:p>
          <w:p w14:paraId="5E886EFF" w14:textId="77777777" w:rsidR="0058493D" w:rsidRDefault="0058493D" w:rsidP="0058493D">
            <w:pPr>
              <w:pStyle w:val="XML1"/>
              <w:rPr>
                <w:ins w:id="6166" w:author="Thomas Dietz" w:date="2012-08-13T13:50:00Z"/>
              </w:rPr>
            </w:pPr>
            <w:ins w:id="6167" w:author="Thomas Dietz" w:date="2012-08-13T13:50:00Z">
              <w:r>
                <w:t xml:space="preserve">                &lt;/xs:documentation&gt;</w:t>
              </w:r>
            </w:ins>
          </w:p>
          <w:p w14:paraId="331719A9" w14:textId="77777777" w:rsidR="0058493D" w:rsidRDefault="0058493D" w:rsidP="0058493D">
            <w:pPr>
              <w:pStyle w:val="XML1"/>
              <w:rPr>
                <w:ins w:id="6168" w:author="Thomas Dietz" w:date="2012-08-13T13:50:00Z"/>
              </w:rPr>
            </w:pPr>
            <w:ins w:id="6169" w:author="Thomas Dietz" w:date="2012-08-13T13:50:00Z">
              <w:r>
                <w:t xml:space="preserve">              &lt;/xs:annotation&gt;</w:t>
              </w:r>
            </w:ins>
          </w:p>
          <w:p w14:paraId="184026E3" w14:textId="77777777" w:rsidR="0058493D" w:rsidRDefault="0058493D" w:rsidP="0058493D">
            <w:pPr>
              <w:pStyle w:val="XML1"/>
              <w:rPr>
                <w:ins w:id="6170" w:author="Thomas Dietz" w:date="2012-08-13T13:50:00Z"/>
              </w:rPr>
            </w:pPr>
            <w:ins w:id="6171" w:author="Thomas Dietz" w:date="2012-08-13T13:50:00Z">
              <w:r>
                <w:t xml:space="preserve">            &lt;/xs:element&gt;</w:t>
              </w:r>
            </w:ins>
          </w:p>
          <w:p w14:paraId="702098AC" w14:textId="77777777" w:rsidR="0058493D" w:rsidRDefault="0058493D" w:rsidP="0058493D">
            <w:pPr>
              <w:pStyle w:val="XML1"/>
              <w:rPr>
                <w:ins w:id="6172" w:author="Thomas Dietz" w:date="2012-08-13T13:50:00Z"/>
              </w:rPr>
            </w:pPr>
            <w:ins w:id="6173" w:author="Thomas Dietz" w:date="2012-08-13T13:50:00Z">
              <w:r>
                <w:t xml:space="preserve">            &lt;xs:element name="current-version" minOccurs="0"  type="OFOpenFlowVersionType"&gt;</w:t>
              </w:r>
            </w:ins>
          </w:p>
          <w:p w14:paraId="2D8DDFE5" w14:textId="77777777" w:rsidR="0058493D" w:rsidRDefault="0058493D" w:rsidP="0058493D">
            <w:pPr>
              <w:pStyle w:val="XML1"/>
              <w:rPr>
                <w:ins w:id="6174" w:author="Thomas Dietz" w:date="2012-08-13T13:50:00Z"/>
              </w:rPr>
            </w:pPr>
            <w:ins w:id="6175" w:author="Thomas Dietz" w:date="2012-08-13T13:50:00Z">
              <w:r>
                <w:t xml:space="preserve">              &lt;xs:annotation&gt;</w:t>
              </w:r>
            </w:ins>
          </w:p>
          <w:p w14:paraId="36D30CC3" w14:textId="77777777" w:rsidR="0058493D" w:rsidRDefault="0058493D" w:rsidP="0058493D">
            <w:pPr>
              <w:pStyle w:val="XML1"/>
              <w:rPr>
                <w:ins w:id="6176" w:author="Thomas Dietz" w:date="2012-08-13T13:50:00Z"/>
              </w:rPr>
            </w:pPr>
            <w:ins w:id="6177" w:author="Thomas Dietz" w:date="2012-08-13T13:50:00Z">
              <w:r>
                <w:t xml:space="preserve">                &lt;xs:documentation&gt;</w:t>
              </w:r>
            </w:ins>
          </w:p>
          <w:p w14:paraId="599D73FF" w14:textId="77777777" w:rsidR="0058493D" w:rsidRDefault="0058493D" w:rsidP="0058493D">
            <w:pPr>
              <w:pStyle w:val="XML1"/>
              <w:rPr>
                <w:ins w:id="6178" w:author="Thomas Dietz" w:date="2012-08-13T13:50:00Z"/>
              </w:rPr>
            </w:pPr>
            <w:ins w:id="6179" w:author="Thomas Dietz" w:date="2012-08-13T13:50:00Z">
              <w:r>
                <w:t xml:space="preserve">                  This object indicates the version of the</w:t>
              </w:r>
            </w:ins>
          </w:p>
          <w:p w14:paraId="0877F1B4" w14:textId="77777777" w:rsidR="0058493D" w:rsidRDefault="0058493D" w:rsidP="0058493D">
            <w:pPr>
              <w:pStyle w:val="XML1"/>
              <w:rPr>
                <w:ins w:id="6180" w:author="Thomas Dietz" w:date="2012-08-13T13:50:00Z"/>
              </w:rPr>
            </w:pPr>
            <w:ins w:id="6181" w:author="Thomas Dietz" w:date="2012-08-13T13:50:00Z">
              <w:r>
                <w:t xml:space="preserve">                  OpenFlow protocol used between the OpenFlow Logical</w:t>
              </w:r>
            </w:ins>
          </w:p>
          <w:p w14:paraId="7C8047BA" w14:textId="77777777" w:rsidR="0058493D" w:rsidRDefault="0058493D" w:rsidP="0058493D">
            <w:pPr>
              <w:pStyle w:val="XML1"/>
              <w:rPr>
                <w:ins w:id="6182" w:author="Thomas Dietz" w:date="2012-08-13T13:50:00Z"/>
              </w:rPr>
            </w:pPr>
            <w:ins w:id="6183" w:author="Thomas Dietz" w:date="2012-08-13T13:50:00Z">
              <w:r>
                <w:t xml:space="preserve">                  Switch and this Controller.  If element connection-state</w:t>
              </w:r>
            </w:ins>
          </w:p>
          <w:p w14:paraId="604C9365" w14:textId="77777777" w:rsidR="0058493D" w:rsidRDefault="0058493D" w:rsidP="0058493D">
            <w:pPr>
              <w:pStyle w:val="XML1"/>
              <w:rPr>
                <w:ins w:id="6184" w:author="Thomas Dietz" w:date="2012-08-13T13:50:00Z"/>
              </w:rPr>
            </w:pPr>
            <w:ins w:id="6185" w:author="Thomas Dietz" w:date="2012-08-13T13:50:00Z">
              <w:r>
                <w:t xml:space="preserve">                  has value 'up', then this element indicates the actual</w:t>
              </w:r>
            </w:ins>
          </w:p>
          <w:p w14:paraId="74BF6806" w14:textId="77777777" w:rsidR="0058493D" w:rsidRDefault="0058493D" w:rsidP="0058493D">
            <w:pPr>
              <w:pStyle w:val="XML1"/>
              <w:rPr>
                <w:ins w:id="6186" w:author="Thomas Dietz" w:date="2012-08-13T13:50:00Z"/>
              </w:rPr>
            </w:pPr>
            <w:ins w:id="6187" w:author="Thomas Dietz" w:date="2012-08-13T13:50:00Z">
              <w:r>
                <w:t xml:space="preserve">                  version in use.  If element connection-state has value</w:t>
              </w:r>
            </w:ins>
          </w:p>
          <w:p w14:paraId="6E06A251" w14:textId="77777777" w:rsidR="0058493D" w:rsidRDefault="0058493D" w:rsidP="0058493D">
            <w:pPr>
              <w:pStyle w:val="XML1"/>
              <w:rPr>
                <w:ins w:id="6188" w:author="Thomas Dietz" w:date="2012-08-13T13:50:00Z"/>
              </w:rPr>
            </w:pPr>
            <w:ins w:id="6189" w:author="Thomas Dietz" w:date="2012-08-13T13:50:00Z">
              <w:r>
                <w:t xml:space="preserve">                  'down', then this element indicates the version number of</w:t>
              </w:r>
            </w:ins>
          </w:p>
          <w:p w14:paraId="0F8DEC19" w14:textId="77777777" w:rsidR="0058493D" w:rsidRDefault="0058493D" w:rsidP="0058493D">
            <w:pPr>
              <w:pStyle w:val="XML1"/>
              <w:rPr>
                <w:ins w:id="6190" w:author="Thomas Dietz" w:date="2012-08-13T13:50:00Z"/>
              </w:rPr>
            </w:pPr>
            <w:ins w:id="6191" w:author="Thomas Dietz" w:date="2012-08-13T13:50:00Z">
              <w:r>
                <w:t xml:space="preserve">                  the last established connection with this OpenFlow</w:t>
              </w:r>
            </w:ins>
          </w:p>
          <w:p w14:paraId="52A7397F" w14:textId="77777777" w:rsidR="0058493D" w:rsidRDefault="0058493D" w:rsidP="0058493D">
            <w:pPr>
              <w:pStyle w:val="XML1"/>
              <w:rPr>
                <w:ins w:id="6192" w:author="Thomas Dietz" w:date="2012-08-13T13:50:00Z"/>
              </w:rPr>
            </w:pPr>
            <w:ins w:id="6193" w:author="Thomas Dietz" w:date="2012-08-13T13:50:00Z">
              <w:r>
                <w:t xml:space="preserve">                  Controller.  The value of this element MAY be persistent</w:t>
              </w:r>
            </w:ins>
          </w:p>
          <w:p w14:paraId="7455A2BD" w14:textId="77777777" w:rsidR="0058493D" w:rsidRDefault="0058493D" w:rsidP="0058493D">
            <w:pPr>
              <w:pStyle w:val="XML1"/>
              <w:rPr>
                <w:ins w:id="6194" w:author="Thomas Dietz" w:date="2012-08-13T13:50:00Z"/>
              </w:rPr>
            </w:pPr>
            <w:ins w:id="6195" w:author="Thomas Dietz" w:date="2012-08-13T13:50:00Z">
              <w:r>
                <w:t xml:space="preserve">                  across reboots of the OpenFlow Logical Switch in such a</w:t>
              </w:r>
            </w:ins>
          </w:p>
          <w:p w14:paraId="14511231" w14:textId="77777777" w:rsidR="0058493D" w:rsidRDefault="0058493D" w:rsidP="0058493D">
            <w:pPr>
              <w:pStyle w:val="XML1"/>
              <w:rPr>
                <w:ins w:id="6196" w:author="Thomas Dietz" w:date="2012-08-13T13:50:00Z"/>
              </w:rPr>
            </w:pPr>
            <w:ins w:id="6197" w:author="Thomas Dietz" w:date="2012-08-13T13:50:00Z">
              <w:r>
                <w:t xml:space="preserve">                  case.  If element connection-state has value 'down'and</w:t>
              </w:r>
            </w:ins>
          </w:p>
          <w:p w14:paraId="05339A13" w14:textId="77777777" w:rsidR="0058493D" w:rsidRDefault="0058493D" w:rsidP="0058493D">
            <w:pPr>
              <w:pStyle w:val="XML1"/>
              <w:rPr>
                <w:ins w:id="6198" w:author="Thomas Dietz" w:date="2012-08-13T13:50:00Z"/>
              </w:rPr>
            </w:pPr>
            <w:ins w:id="6199" w:author="Thomas Dietz" w:date="2012-08-13T13:50:00Z">
              <w:r>
                <w:t xml:space="preserve">                  there is no information about previous connections to</w:t>
              </w:r>
            </w:ins>
          </w:p>
          <w:p w14:paraId="27AA8E31" w14:textId="77777777" w:rsidR="0058493D" w:rsidRDefault="0058493D" w:rsidP="0058493D">
            <w:pPr>
              <w:pStyle w:val="XML1"/>
              <w:rPr>
                <w:ins w:id="6200" w:author="Thomas Dietz" w:date="2012-08-13T13:50:00Z"/>
              </w:rPr>
            </w:pPr>
            <w:ins w:id="6201" w:author="Thomas Dietz" w:date="2012-08-13T13:50:00Z">
              <w:r>
                <w:t xml:space="preserve">                  this OpenFlow controller, then this element is not</w:t>
              </w:r>
            </w:ins>
          </w:p>
          <w:p w14:paraId="551DA59F" w14:textId="77777777" w:rsidR="0058493D" w:rsidRDefault="0058493D" w:rsidP="0058493D">
            <w:pPr>
              <w:pStyle w:val="XML1"/>
              <w:rPr>
                <w:ins w:id="6202" w:author="Thomas Dietz" w:date="2012-08-13T13:50:00Z"/>
              </w:rPr>
            </w:pPr>
            <w:ins w:id="6203" w:author="Thomas Dietz" w:date="2012-08-13T13:50:00Z">
              <w:r>
                <w:t xml:space="preserve">                  present or has the value '0'.</w:t>
              </w:r>
            </w:ins>
          </w:p>
          <w:p w14:paraId="6D67AAF6" w14:textId="77777777" w:rsidR="0058493D" w:rsidRDefault="0058493D" w:rsidP="0058493D">
            <w:pPr>
              <w:pStyle w:val="XML1"/>
              <w:rPr>
                <w:ins w:id="6204" w:author="Thomas Dietz" w:date="2012-08-13T13:50:00Z"/>
              </w:rPr>
            </w:pPr>
            <w:ins w:id="6205" w:author="Thomas Dietz" w:date="2012-08-13T13:50:00Z">
              <w:r>
                <w:t xml:space="preserve">                &lt;/xs:documentation&gt;</w:t>
              </w:r>
            </w:ins>
          </w:p>
          <w:p w14:paraId="3D169647" w14:textId="77777777" w:rsidR="0058493D" w:rsidRDefault="0058493D" w:rsidP="0058493D">
            <w:pPr>
              <w:pStyle w:val="XML1"/>
              <w:rPr>
                <w:ins w:id="6206" w:author="Thomas Dietz" w:date="2012-08-13T13:50:00Z"/>
              </w:rPr>
            </w:pPr>
            <w:ins w:id="6207" w:author="Thomas Dietz" w:date="2012-08-13T13:50:00Z">
              <w:r>
                <w:t xml:space="preserve">              &lt;/xs:annotation&gt;</w:t>
              </w:r>
            </w:ins>
          </w:p>
          <w:p w14:paraId="269005D3" w14:textId="77777777" w:rsidR="0058493D" w:rsidRDefault="0058493D" w:rsidP="0058493D">
            <w:pPr>
              <w:pStyle w:val="XML1"/>
              <w:rPr>
                <w:ins w:id="6208" w:author="Thomas Dietz" w:date="2012-08-13T13:50:00Z"/>
              </w:rPr>
            </w:pPr>
            <w:ins w:id="6209" w:author="Thomas Dietz" w:date="2012-08-13T13:50:00Z">
              <w:r>
                <w:t xml:space="preserve">            &lt;/xs:element&gt;</w:t>
              </w:r>
            </w:ins>
          </w:p>
          <w:p w14:paraId="7E3C35EE" w14:textId="77777777" w:rsidR="0058493D" w:rsidRDefault="0058493D" w:rsidP="0058493D">
            <w:pPr>
              <w:pStyle w:val="XML1"/>
              <w:rPr>
                <w:ins w:id="6210" w:author="Thomas Dietz" w:date="2012-08-13T13:50:00Z"/>
              </w:rPr>
            </w:pPr>
            <w:ins w:id="6211" w:author="Thomas Dietz" w:date="2012-08-13T13:50:00Z">
              <w:r>
                <w:t xml:space="preserve">            &lt;xs:element name="supported-versions" minOccurs="0" maxOccurs="unbounded"  type="OFOpenFlowVersionType"&gt;</w:t>
              </w:r>
            </w:ins>
          </w:p>
          <w:p w14:paraId="66EDFA33" w14:textId="77777777" w:rsidR="0058493D" w:rsidRDefault="0058493D" w:rsidP="0058493D">
            <w:pPr>
              <w:pStyle w:val="XML1"/>
              <w:rPr>
                <w:ins w:id="6212" w:author="Thomas Dietz" w:date="2012-08-13T13:50:00Z"/>
              </w:rPr>
            </w:pPr>
            <w:ins w:id="6213" w:author="Thomas Dietz" w:date="2012-08-13T13:50:00Z">
              <w:r>
                <w:t xml:space="preserve">              &lt;xs:annotation&gt;</w:t>
              </w:r>
            </w:ins>
          </w:p>
          <w:p w14:paraId="52A4516A" w14:textId="77777777" w:rsidR="0058493D" w:rsidRDefault="0058493D" w:rsidP="0058493D">
            <w:pPr>
              <w:pStyle w:val="XML1"/>
              <w:rPr>
                <w:ins w:id="6214" w:author="Thomas Dietz" w:date="2012-08-13T13:50:00Z"/>
              </w:rPr>
            </w:pPr>
            <w:ins w:id="6215" w:author="Thomas Dietz" w:date="2012-08-13T13:50:00Z">
              <w:r>
                <w:t xml:space="preserve">                &lt;xs:documentation&gt;</w:t>
              </w:r>
            </w:ins>
          </w:p>
          <w:p w14:paraId="04D43603" w14:textId="77777777" w:rsidR="0058493D" w:rsidRDefault="0058493D" w:rsidP="0058493D">
            <w:pPr>
              <w:pStyle w:val="XML1"/>
              <w:rPr>
                <w:ins w:id="6216" w:author="Thomas Dietz" w:date="2012-08-13T13:50:00Z"/>
              </w:rPr>
            </w:pPr>
            <w:ins w:id="6217" w:author="Thomas Dietz" w:date="2012-08-13T13:50:00Z">
              <w:r>
                <w:t xml:space="preserve">                  This list of elements includes one entry for</w:t>
              </w:r>
            </w:ins>
          </w:p>
          <w:p w14:paraId="5C28D725" w14:textId="77777777" w:rsidR="0058493D" w:rsidRDefault="0058493D" w:rsidP="0058493D">
            <w:pPr>
              <w:pStyle w:val="XML1"/>
              <w:rPr>
                <w:ins w:id="6218" w:author="Thomas Dietz" w:date="2012-08-13T13:50:00Z"/>
              </w:rPr>
            </w:pPr>
            <w:ins w:id="6219" w:author="Thomas Dietz" w:date="2012-08-13T13:50:00Z">
              <w:r>
                <w:t xml:space="preserve">                  each OpenFlow protocol version that this OpenFlow</w:t>
              </w:r>
            </w:ins>
          </w:p>
          <w:p w14:paraId="25D2A047" w14:textId="77777777" w:rsidR="0058493D" w:rsidRDefault="0058493D" w:rsidP="0058493D">
            <w:pPr>
              <w:pStyle w:val="XML1"/>
              <w:rPr>
                <w:ins w:id="6220" w:author="Thomas Dietz" w:date="2012-08-13T13:50:00Z"/>
              </w:rPr>
            </w:pPr>
            <w:ins w:id="6221" w:author="Thomas Dietz" w:date="2012-08-13T13:50:00Z">
              <w:r>
                <w:t xml:space="preserve">                  controller supports.  It SHOULD contain all</w:t>
              </w:r>
            </w:ins>
          </w:p>
          <w:p w14:paraId="1C5B849C" w14:textId="77777777" w:rsidR="0058493D" w:rsidRDefault="0058493D" w:rsidP="0058493D">
            <w:pPr>
              <w:pStyle w:val="XML1"/>
              <w:rPr>
                <w:ins w:id="6222" w:author="Thomas Dietz" w:date="2012-08-13T13:50:00Z"/>
              </w:rPr>
            </w:pPr>
            <w:ins w:id="6223" w:author="Thomas Dietz" w:date="2012-08-13T13:50:00Z">
              <w:r>
                <w:t xml:space="preserve">                &lt;/xs:documentation&gt;</w:t>
              </w:r>
            </w:ins>
          </w:p>
          <w:p w14:paraId="7DFB0CB7" w14:textId="77777777" w:rsidR="0058493D" w:rsidRDefault="0058493D" w:rsidP="0058493D">
            <w:pPr>
              <w:pStyle w:val="XML1"/>
              <w:rPr>
                <w:ins w:id="6224" w:author="Thomas Dietz" w:date="2012-08-13T13:50:00Z"/>
              </w:rPr>
            </w:pPr>
            <w:ins w:id="6225" w:author="Thomas Dietz" w:date="2012-08-13T13:50:00Z">
              <w:r>
                <w:t xml:space="preserve">              &lt;/xs:annotation&gt;</w:t>
              </w:r>
            </w:ins>
          </w:p>
          <w:p w14:paraId="2323C397" w14:textId="77777777" w:rsidR="0058493D" w:rsidRDefault="0058493D" w:rsidP="0058493D">
            <w:pPr>
              <w:pStyle w:val="XML1"/>
              <w:rPr>
                <w:ins w:id="6226" w:author="Thomas Dietz" w:date="2012-08-13T13:50:00Z"/>
              </w:rPr>
            </w:pPr>
            <w:ins w:id="6227" w:author="Thomas Dietz" w:date="2012-08-13T13:50:00Z">
              <w:r>
                <w:t xml:space="preserve">            &lt;/xs:element&gt;</w:t>
              </w:r>
            </w:ins>
          </w:p>
          <w:p w14:paraId="2E133C1E" w14:textId="77777777" w:rsidR="0058493D" w:rsidRDefault="0058493D" w:rsidP="0058493D">
            <w:pPr>
              <w:pStyle w:val="XML1"/>
              <w:rPr>
                <w:ins w:id="6228" w:author="Thomas Dietz" w:date="2012-08-13T13:50:00Z"/>
              </w:rPr>
            </w:pPr>
            <w:ins w:id="6229" w:author="Thomas Dietz" w:date="2012-08-13T13:50:00Z">
              <w:r>
                <w:t xml:space="preserve">            &lt;xs:element name="local-ip-address-in-use" minOccurs="0"  type="inet:ip-address"&gt;</w:t>
              </w:r>
            </w:ins>
          </w:p>
          <w:p w14:paraId="32F61095" w14:textId="77777777" w:rsidR="0058493D" w:rsidRDefault="0058493D" w:rsidP="0058493D">
            <w:pPr>
              <w:pStyle w:val="XML1"/>
              <w:rPr>
                <w:ins w:id="6230" w:author="Thomas Dietz" w:date="2012-08-13T13:50:00Z"/>
              </w:rPr>
            </w:pPr>
            <w:ins w:id="6231" w:author="Thomas Dietz" w:date="2012-08-13T13:50:00Z">
              <w:r>
                <w:t xml:space="preserve">              &lt;xs:annotation&gt;</w:t>
              </w:r>
            </w:ins>
          </w:p>
          <w:p w14:paraId="24E6FB1F" w14:textId="77777777" w:rsidR="0058493D" w:rsidRDefault="0058493D" w:rsidP="0058493D">
            <w:pPr>
              <w:pStyle w:val="XML1"/>
              <w:rPr>
                <w:ins w:id="6232" w:author="Thomas Dietz" w:date="2012-08-13T13:50:00Z"/>
              </w:rPr>
            </w:pPr>
            <w:ins w:id="6233" w:author="Thomas Dietz" w:date="2012-08-13T13:50:00Z">
              <w:r>
                <w:t xml:space="preserve">                &lt;xs:documentation&gt;</w:t>
              </w:r>
            </w:ins>
          </w:p>
          <w:p w14:paraId="4C3CA9AE" w14:textId="77777777" w:rsidR="0058493D" w:rsidRDefault="0058493D" w:rsidP="0058493D">
            <w:pPr>
              <w:pStyle w:val="XML1"/>
              <w:rPr>
                <w:ins w:id="6234" w:author="Thomas Dietz" w:date="2012-08-13T13:50:00Z"/>
              </w:rPr>
            </w:pPr>
            <w:ins w:id="6235" w:author="Thomas Dietz" w:date="2012-08-13T13:50:00Z">
              <w:r>
                <w:t xml:space="preserve">                  The local IP address of the OpenFlow Logical</w:t>
              </w:r>
            </w:ins>
          </w:p>
          <w:p w14:paraId="4E4654BF" w14:textId="77777777" w:rsidR="0058493D" w:rsidRDefault="0058493D" w:rsidP="0058493D">
            <w:pPr>
              <w:pStyle w:val="XML1"/>
              <w:rPr>
                <w:ins w:id="6236" w:author="Thomas Dietz" w:date="2012-08-13T13:50:00Z"/>
              </w:rPr>
            </w:pPr>
            <w:ins w:id="6237" w:author="Thomas Dietz" w:date="2012-08-13T13:50:00Z">
              <w:r>
                <w:t xml:space="preserve">                  Switch when connecting to this OpenFlow Controller.  It</w:t>
              </w:r>
            </w:ins>
          </w:p>
          <w:p w14:paraId="7B2E09BC" w14:textId="77777777" w:rsidR="0058493D" w:rsidRDefault="0058493D" w:rsidP="0058493D">
            <w:pPr>
              <w:pStyle w:val="XML1"/>
              <w:rPr>
                <w:ins w:id="6238" w:author="Thomas Dietz" w:date="2012-08-13T13:50:00Z"/>
              </w:rPr>
            </w:pPr>
            <w:ins w:id="6239" w:author="Thomas Dietz" w:date="2012-08-13T13:50:00Z">
              <w:r>
                <w:t xml:space="preserve">                  is the source IP address of packets sent to this OpenFlow</w:t>
              </w:r>
            </w:ins>
          </w:p>
          <w:p w14:paraId="30387625" w14:textId="77777777" w:rsidR="0058493D" w:rsidRDefault="0058493D" w:rsidP="0058493D">
            <w:pPr>
              <w:pStyle w:val="XML1"/>
              <w:rPr>
                <w:ins w:id="6240" w:author="Thomas Dietz" w:date="2012-08-13T13:50:00Z"/>
              </w:rPr>
            </w:pPr>
            <w:ins w:id="6241" w:author="Thomas Dietz" w:date="2012-08-13T13:50:00Z">
              <w:r>
                <w:t xml:space="preserve">                  Controller.  If present, this element overrides any</w:t>
              </w:r>
            </w:ins>
          </w:p>
          <w:p w14:paraId="0119453C" w14:textId="77777777" w:rsidR="0058493D" w:rsidRDefault="0058493D" w:rsidP="0058493D">
            <w:pPr>
              <w:pStyle w:val="XML1"/>
              <w:rPr>
                <w:ins w:id="6242" w:author="Thomas Dietz" w:date="2012-08-13T13:50:00Z"/>
              </w:rPr>
            </w:pPr>
            <w:ins w:id="6243" w:author="Thomas Dietz" w:date="2012-08-13T13:50:00Z">
              <w:r>
                <w:t xml:space="preserve">                  default IP address.</w:t>
              </w:r>
            </w:ins>
          </w:p>
          <w:p w14:paraId="4181AF77" w14:textId="77777777" w:rsidR="0058493D" w:rsidRDefault="0058493D" w:rsidP="0058493D">
            <w:pPr>
              <w:pStyle w:val="XML1"/>
              <w:rPr>
                <w:ins w:id="6244" w:author="Thomas Dietz" w:date="2012-08-13T13:50:00Z"/>
              </w:rPr>
            </w:pPr>
            <w:ins w:id="6245" w:author="Thomas Dietz" w:date="2012-08-13T13:50:00Z">
              <w:r>
                <w:t xml:space="preserve">                &lt;/xs:documentation&gt;</w:t>
              </w:r>
            </w:ins>
          </w:p>
          <w:p w14:paraId="27354991" w14:textId="77777777" w:rsidR="0058493D" w:rsidRDefault="0058493D" w:rsidP="0058493D">
            <w:pPr>
              <w:pStyle w:val="XML1"/>
              <w:rPr>
                <w:ins w:id="6246" w:author="Thomas Dietz" w:date="2012-08-13T13:50:00Z"/>
              </w:rPr>
            </w:pPr>
            <w:ins w:id="6247" w:author="Thomas Dietz" w:date="2012-08-13T13:50:00Z">
              <w:r>
                <w:t xml:space="preserve">              &lt;/xs:annotation&gt;</w:t>
              </w:r>
            </w:ins>
          </w:p>
          <w:p w14:paraId="4253FCBE" w14:textId="77777777" w:rsidR="0058493D" w:rsidRDefault="0058493D" w:rsidP="0058493D">
            <w:pPr>
              <w:pStyle w:val="XML1"/>
              <w:rPr>
                <w:ins w:id="6248" w:author="Thomas Dietz" w:date="2012-08-13T13:50:00Z"/>
              </w:rPr>
            </w:pPr>
            <w:ins w:id="6249" w:author="Thomas Dietz" w:date="2012-08-13T13:50:00Z">
              <w:r>
                <w:lastRenderedPageBreak/>
                <w:t xml:space="preserve">            &lt;/xs:element&gt;</w:t>
              </w:r>
            </w:ins>
          </w:p>
          <w:p w14:paraId="2B13E04A" w14:textId="77777777" w:rsidR="0058493D" w:rsidRDefault="0058493D" w:rsidP="0058493D">
            <w:pPr>
              <w:pStyle w:val="XML1"/>
              <w:rPr>
                <w:ins w:id="6250" w:author="Thomas Dietz" w:date="2012-08-13T13:50:00Z"/>
              </w:rPr>
            </w:pPr>
            <w:ins w:id="6251" w:author="Thomas Dietz" w:date="2012-08-13T13:50:00Z">
              <w:r>
                <w:t xml:space="preserve">            &lt;xs:element name="local-port-in-use" minOccurs="0"  type="inet:port-number"&gt;</w:t>
              </w:r>
            </w:ins>
          </w:p>
          <w:p w14:paraId="34903380" w14:textId="77777777" w:rsidR="0058493D" w:rsidRDefault="0058493D" w:rsidP="0058493D">
            <w:pPr>
              <w:pStyle w:val="XML1"/>
              <w:rPr>
                <w:ins w:id="6252" w:author="Thomas Dietz" w:date="2012-08-13T13:50:00Z"/>
              </w:rPr>
            </w:pPr>
            <w:ins w:id="6253" w:author="Thomas Dietz" w:date="2012-08-13T13:50:00Z">
              <w:r>
                <w:t xml:space="preserve">              &lt;xs:annotation&gt;</w:t>
              </w:r>
            </w:ins>
          </w:p>
          <w:p w14:paraId="1B148D52" w14:textId="77777777" w:rsidR="0058493D" w:rsidRDefault="0058493D" w:rsidP="0058493D">
            <w:pPr>
              <w:pStyle w:val="XML1"/>
              <w:rPr>
                <w:ins w:id="6254" w:author="Thomas Dietz" w:date="2012-08-13T13:50:00Z"/>
              </w:rPr>
            </w:pPr>
            <w:ins w:id="6255" w:author="Thomas Dietz" w:date="2012-08-13T13:50:00Z">
              <w:r>
                <w:t xml:space="preserve">                &lt;xs:documentation&gt;</w:t>
              </w:r>
            </w:ins>
          </w:p>
          <w:p w14:paraId="7E7E31C4" w14:textId="77777777" w:rsidR="0058493D" w:rsidRDefault="0058493D" w:rsidP="0058493D">
            <w:pPr>
              <w:pStyle w:val="XML1"/>
              <w:rPr>
                <w:ins w:id="6256" w:author="Thomas Dietz" w:date="2012-08-13T13:50:00Z"/>
              </w:rPr>
            </w:pPr>
            <w:ins w:id="6257" w:author="Thomas Dietz" w:date="2012-08-13T13:50:00Z">
              <w:r>
                <w:t xml:space="preserve">                  The local TCP port number of the OpenFlow</w:t>
              </w:r>
            </w:ins>
          </w:p>
          <w:p w14:paraId="4A482822" w14:textId="77777777" w:rsidR="0058493D" w:rsidRDefault="0058493D" w:rsidP="0058493D">
            <w:pPr>
              <w:pStyle w:val="XML1"/>
              <w:rPr>
                <w:ins w:id="6258" w:author="Thomas Dietz" w:date="2012-08-13T13:50:00Z"/>
              </w:rPr>
            </w:pPr>
            <w:ins w:id="6259" w:author="Thomas Dietz" w:date="2012-08-13T13:50:00Z">
              <w:r>
                <w:t xml:space="preserve">                  Logical Switch.  If element connection-state has value</w:t>
              </w:r>
            </w:ins>
          </w:p>
          <w:p w14:paraId="4D388AD3" w14:textId="77777777" w:rsidR="0058493D" w:rsidRDefault="0058493D" w:rsidP="0058493D">
            <w:pPr>
              <w:pStyle w:val="XML1"/>
              <w:rPr>
                <w:ins w:id="6260" w:author="Thomas Dietz" w:date="2012-08-13T13:50:00Z"/>
              </w:rPr>
            </w:pPr>
            <w:ins w:id="6261" w:author="Thomas Dietz" w:date="2012-08-13T13:50:00Z">
              <w:r>
                <w:t xml:space="preserve">                  'up', then this element indicates the actual port number</w:t>
              </w:r>
            </w:ins>
          </w:p>
          <w:p w14:paraId="0D329EC4" w14:textId="77777777" w:rsidR="0058493D" w:rsidRDefault="0058493D" w:rsidP="0058493D">
            <w:pPr>
              <w:pStyle w:val="XML1"/>
              <w:rPr>
                <w:ins w:id="6262" w:author="Thomas Dietz" w:date="2012-08-13T13:50:00Z"/>
              </w:rPr>
            </w:pPr>
            <w:ins w:id="6263" w:author="Thomas Dietz" w:date="2012-08-13T13:50:00Z">
              <w:r>
                <w:t xml:space="preserve">                  in use.  If element connection-state has value 'down',</w:t>
              </w:r>
            </w:ins>
          </w:p>
          <w:p w14:paraId="6A017E12" w14:textId="77777777" w:rsidR="0058493D" w:rsidRDefault="0058493D" w:rsidP="0058493D">
            <w:pPr>
              <w:pStyle w:val="XML1"/>
              <w:rPr>
                <w:ins w:id="6264" w:author="Thomas Dietz" w:date="2012-08-13T13:50:00Z"/>
              </w:rPr>
            </w:pPr>
            <w:ins w:id="6265" w:author="Thomas Dietz" w:date="2012-08-13T13:50:00Z">
              <w:r>
                <w:t xml:space="preserve">                  then this element indicates the port number used for the</w:t>
              </w:r>
            </w:ins>
          </w:p>
          <w:p w14:paraId="564E7392" w14:textId="77777777" w:rsidR="0058493D" w:rsidRDefault="0058493D" w:rsidP="0058493D">
            <w:pPr>
              <w:pStyle w:val="XML1"/>
              <w:rPr>
                <w:ins w:id="6266" w:author="Thomas Dietz" w:date="2012-08-13T13:50:00Z"/>
              </w:rPr>
            </w:pPr>
            <w:ins w:id="6267" w:author="Thomas Dietz" w:date="2012-08-13T13:50:00Z">
              <w:r>
                <w:t xml:space="preserve">                  last attempt to establish a connection with this OpenFlow</w:t>
              </w:r>
            </w:ins>
          </w:p>
          <w:p w14:paraId="1AB48B9F" w14:textId="77777777" w:rsidR="0058493D" w:rsidRDefault="0058493D" w:rsidP="0058493D">
            <w:pPr>
              <w:pStyle w:val="XML1"/>
              <w:rPr>
                <w:ins w:id="6268" w:author="Thomas Dietz" w:date="2012-08-13T13:50:00Z"/>
              </w:rPr>
            </w:pPr>
            <w:ins w:id="6269" w:author="Thomas Dietz" w:date="2012-08-13T13:50:00Z">
              <w:r>
                <w:t xml:space="preserve">                  Controller.??? </w:t>
              </w:r>
            </w:ins>
          </w:p>
          <w:p w14:paraId="1B5D159A" w14:textId="77777777" w:rsidR="0058493D" w:rsidRDefault="0058493D" w:rsidP="0058493D">
            <w:pPr>
              <w:pStyle w:val="XML1"/>
              <w:rPr>
                <w:ins w:id="6270" w:author="Thomas Dietz" w:date="2012-08-13T13:50:00Z"/>
              </w:rPr>
            </w:pPr>
            <w:ins w:id="6271" w:author="Thomas Dietz" w:date="2012-08-13T13:50:00Z">
              <w:r>
                <w:t xml:space="preserve">                  When connecting to this OpenFlow Controller, it is the </w:t>
              </w:r>
            </w:ins>
          </w:p>
          <w:p w14:paraId="5D126952" w14:textId="77777777" w:rsidR="0058493D" w:rsidRDefault="0058493D" w:rsidP="0058493D">
            <w:pPr>
              <w:pStyle w:val="XML1"/>
              <w:rPr>
                <w:ins w:id="6272" w:author="Thomas Dietz" w:date="2012-08-13T13:50:00Z"/>
              </w:rPr>
            </w:pPr>
            <w:ins w:id="6273" w:author="Thomas Dietz" w:date="2012-08-13T13:50:00Z">
              <w:r>
                <w:t xml:space="preserve">                  source TCP port number of packets sent to this OpenFlow </w:t>
              </w:r>
            </w:ins>
          </w:p>
          <w:p w14:paraId="265F475B" w14:textId="77777777" w:rsidR="0058493D" w:rsidRDefault="0058493D" w:rsidP="0058493D">
            <w:pPr>
              <w:pStyle w:val="XML1"/>
              <w:rPr>
                <w:ins w:id="6274" w:author="Thomas Dietz" w:date="2012-08-13T13:50:00Z"/>
              </w:rPr>
            </w:pPr>
            <w:ins w:id="6275" w:author="Thomas Dietz" w:date="2012-08-13T13:50:00Z">
              <w:r>
                <w:t xml:space="preserve">                  Controller.  If this element has its defaqult value 0,</w:t>
              </w:r>
            </w:ins>
          </w:p>
          <w:p w14:paraId="30413C5C" w14:textId="77777777" w:rsidR="0058493D" w:rsidRDefault="0058493D" w:rsidP="0058493D">
            <w:pPr>
              <w:pStyle w:val="XML1"/>
              <w:rPr>
                <w:ins w:id="6276" w:author="Thomas Dietz" w:date="2012-08-13T13:50:00Z"/>
              </w:rPr>
            </w:pPr>
            <w:ins w:id="6277" w:author="Thomas Dietz" w:date="2012-08-13T13:50:00Z">
              <w:r>
                <w:t xml:space="preserve">                  then port number is chosen arbitrarily by the OpenFlow</w:t>
              </w:r>
            </w:ins>
          </w:p>
          <w:p w14:paraId="51B56824" w14:textId="77777777" w:rsidR="0058493D" w:rsidRDefault="0058493D" w:rsidP="0058493D">
            <w:pPr>
              <w:pStyle w:val="XML1"/>
              <w:rPr>
                <w:ins w:id="6278" w:author="Thomas Dietz" w:date="2012-08-13T13:50:00Z"/>
              </w:rPr>
            </w:pPr>
            <w:ins w:id="6279" w:author="Thomas Dietz" w:date="2012-08-13T13:50:00Z">
              <w:r>
                <w:t xml:space="preserve">                  Logical Switch.</w:t>
              </w:r>
            </w:ins>
          </w:p>
          <w:p w14:paraId="37691B4C" w14:textId="77777777" w:rsidR="0058493D" w:rsidRDefault="0058493D" w:rsidP="0058493D">
            <w:pPr>
              <w:pStyle w:val="XML1"/>
              <w:rPr>
                <w:ins w:id="6280" w:author="Thomas Dietz" w:date="2012-08-13T13:50:00Z"/>
              </w:rPr>
            </w:pPr>
            <w:ins w:id="6281" w:author="Thomas Dietz" w:date="2012-08-13T13:50:00Z">
              <w:r>
                <w:t xml:space="preserve">                &lt;/xs:documentation&gt;</w:t>
              </w:r>
            </w:ins>
          </w:p>
          <w:p w14:paraId="564913DE" w14:textId="77777777" w:rsidR="0058493D" w:rsidRDefault="0058493D" w:rsidP="0058493D">
            <w:pPr>
              <w:pStyle w:val="XML1"/>
              <w:rPr>
                <w:ins w:id="6282" w:author="Thomas Dietz" w:date="2012-08-13T13:50:00Z"/>
              </w:rPr>
            </w:pPr>
            <w:ins w:id="6283" w:author="Thomas Dietz" w:date="2012-08-13T13:50:00Z">
              <w:r>
                <w:t xml:space="preserve">              &lt;/xs:annotation&gt;</w:t>
              </w:r>
            </w:ins>
          </w:p>
          <w:p w14:paraId="4C8BFCA5" w14:textId="77777777" w:rsidR="0058493D" w:rsidRDefault="0058493D" w:rsidP="0058493D">
            <w:pPr>
              <w:pStyle w:val="XML1"/>
              <w:rPr>
                <w:ins w:id="6284" w:author="Thomas Dietz" w:date="2012-08-13T13:50:00Z"/>
              </w:rPr>
            </w:pPr>
            <w:ins w:id="6285" w:author="Thomas Dietz" w:date="2012-08-13T13:50:00Z">
              <w:r>
                <w:t xml:space="preserve">            &lt;/xs:element&gt;</w:t>
              </w:r>
            </w:ins>
          </w:p>
          <w:p w14:paraId="31682D58" w14:textId="77777777" w:rsidR="0058493D" w:rsidRDefault="0058493D" w:rsidP="0058493D">
            <w:pPr>
              <w:pStyle w:val="XML1"/>
              <w:rPr>
                <w:ins w:id="6286" w:author="Thomas Dietz" w:date="2012-08-13T13:50:00Z"/>
              </w:rPr>
            </w:pPr>
            <w:ins w:id="6287" w:author="Thomas Dietz" w:date="2012-08-13T13:50:00Z">
              <w:r>
                <w:t xml:space="preserve">          &lt;/xs:sequence&gt;</w:t>
              </w:r>
            </w:ins>
          </w:p>
          <w:p w14:paraId="04A055ED" w14:textId="77777777" w:rsidR="0058493D" w:rsidRDefault="0058493D" w:rsidP="0058493D">
            <w:pPr>
              <w:pStyle w:val="XML1"/>
              <w:rPr>
                <w:ins w:id="6288" w:author="Thomas Dietz" w:date="2012-08-13T13:50:00Z"/>
              </w:rPr>
            </w:pPr>
            <w:ins w:id="6289" w:author="Thomas Dietz" w:date="2012-08-13T13:50:00Z">
              <w:r>
                <w:t xml:space="preserve">        &lt;/xs:complexType&gt;</w:t>
              </w:r>
            </w:ins>
          </w:p>
          <w:p w14:paraId="160D071E" w14:textId="77777777" w:rsidR="0058493D" w:rsidRDefault="0058493D" w:rsidP="0058493D">
            <w:pPr>
              <w:pStyle w:val="XML1"/>
              <w:rPr>
                <w:ins w:id="6290" w:author="Thomas Dietz" w:date="2012-08-13T13:50:00Z"/>
              </w:rPr>
            </w:pPr>
            <w:ins w:id="6291" w:author="Thomas Dietz" w:date="2012-08-13T13:50:00Z">
              <w:r>
                <w:t xml:space="preserve">      &lt;/xs:element&gt;</w:t>
              </w:r>
            </w:ins>
          </w:p>
          <w:p w14:paraId="0CD6CF36" w14:textId="77777777" w:rsidR="0058493D" w:rsidRDefault="0058493D" w:rsidP="0058493D">
            <w:pPr>
              <w:pStyle w:val="XML1"/>
              <w:rPr>
                <w:ins w:id="6292" w:author="Thomas Dietz" w:date="2012-08-13T13:50:00Z"/>
              </w:rPr>
            </w:pPr>
            <w:ins w:id="6293" w:author="Thomas Dietz" w:date="2012-08-13T13:50:00Z">
              <w:r>
                <w:t xml:space="preserve">    &lt;/xs:sequence&gt;</w:t>
              </w:r>
            </w:ins>
          </w:p>
          <w:p w14:paraId="24558F3B" w14:textId="77777777" w:rsidR="00F86237" w:rsidRDefault="0058493D" w:rsidP="0058493D">
            <w:pPr>
              <w:pStyle w:val="XML1"/>
              <w:rPr>
                <w:ins w:id="6294" w:author="Thomas Dietz" w:date="2012-08-13T13:52:00Z"/>
              </w:rPr>
            </w:pPr>
            <w:ins w:id="6295" w:author="Thomas Dietz" w:date="2012-08-13T13:50:00Z">
              <w:r>
                <w:t xml:space="preserve">  &lt;/xs:group&gt;</w:t>
              </w:r>
            </w:ins>
          </w:p>
          <w:p w14:paraId="01647EBD" w14:textId="77777777" w:rsidR="0058493D" w:rsidRDefault="0058493D" w:rsidP="0058493D">
            <w:pPr>
              <w:pStyle w:val="XML1"/>
              <w:rPr>
                <w:ins w:id="6296" w:author="Thomas Dietz" w:date="2012-08-13T13:52:00Z"/>
              </w:rPr>
            </w:pPr>
          </w:p>
          <w:p w14:paraId="3B4B49D6" w14:textId="77777777" w:rsidR="0058493D" w:rsidRDefault="0058493D" w:rsidP="0058493D">
            <w:pPr>
              <w:pStyle w:val="XML1"/>
              <w:rPr>
                <w:ins w:id="6297" w:author="Thomas Dietz" w:date="2012-08-13T13:52:00Z"/>
              </w:rPr>
            </w:pPr>
            <w:ins w:id="6298" w:author="Thomas Dietz" w:date="2012-08-13T13:52:00Z">
              <w:r>
                <w:t xml:space="preserve">  &lt;xs:simpleType name="OFConfigId"&gt;</w:t>
              </w:r>
            </w:ins>
          </w:p>
          <w:p w14:paraId="525C7D3E" w14:textId="77777777" w:rsidR="0058493D" w:rsidRDefault="0058493D" w:rsidP="0058493D">
            <w:pPr>
              <w:pStyle w:val="XML1"/>
              <w:rPr>
                <w:ins w:id="6299" w:author="Thomas Dietz" w:date="2012-08-13T13:52:00Z"/>
              </w:rPr>
            </w:pPr>
            <w:ins w:id="6300" w:author="Thomas Dietz" w:date="2012-08-13T13:52:00Z">
              <w:r>
                <w:t xml:space="preserve">    &lt;xs:annotation&gt;</w:t>
              </w:r>
            </w:ins>
          </w:p>
          <w:p w14:paraId="413D9FF2" w14:textId="77777777" w:rsidR="0058493D" w:rsidRDefault="0058493D" w:rsidP="0058493D">
            <w:pPr>
              <w:pStyle w:val="XML1"/>
              <w:rPr>
                <w:ins w:id="6301" w:author="Thomas Dietz" w:date="2012-08-13T13:52:00Z"/>
              </w:rPr>
            </w:pPr>
            <w:ins w:id="6302" w:author="Thomas Dietz" w:date="2012-08-13T13:52:00Z">
              <w:r>
                <w:t xml:space="preserve">      &lt;xs:documentation&gt;</w:t>
              </w:r>
            </w:ins>
          </w:p>
          <w:p w14:paraId="742DDA62" w14:textId="77777777" w:rsidR="0058493D" w:rsidRDefault="0058493D" w:rsidP="0058493D">
            <w:pPr>
              <w:pStyle w:val="XML1"/>
              <w:rPr>
                <w:ins w:id="6303" w:author="Thomas Dietz" w:date="2012-08-13T13:52:00Z"/>
              </w:rPr>
            </w:pPr>
            <w:ins w:id="6304" w:author="Thomas Dietz" w:date="2012-08-13T13:52:00Z">
              <w:r>
                <w:t xml:space="preserve">        Generic type of an identifier in OF-CONFIG</w:t>
              </w:r>
            </w:ins>
          </w:p>
          <w:p w14:paraId="1E1FC8C8" w14:textId="77777777" w:rsidR="0058493D" w:rsidRDefault="0058493D" w:rsidP="0058493D">
            <w:pPr>
              <w:pStyle w:val="XML1"/>
              <w:rPr>
                <w:ins w:id="6305" w:author="Thomas Dietz" w:date="2012-08-13T13:52:00Z"/>
              </w:rPr>
            </w:pPr>
            <w:ins w:id="6306" w:author="Thomas Dietz" w:date="2012-08-13T13:52:00Z">
              <w:r>
                <w:t xml:space="preserve">      &lt;/xs:documentation&gt;</w:t>
              </w:r>
            </w:ins>
          </w:p>
          <w:p w14:paraId="446658C7" w14:textId="77777777" w:rsidR="0058493D" w:rsidRDefault="0058493D" w:rsidP="0058493D">
            <w:pPr>
              <w:pStyle w:val="XML1"/>
              <w:rPr>
                <w:ins w:id="6307" w:author="Thomas Dietz" w:date="2012-08-13T13:52:00Z"/>
              </w:rPr>
            </w:pPr>
            <w:ins w:id="6308" w:author="Thomas Dietz" w:date="2012-08-13T13:52:00Z">
              <w:r>
                <w:t xml:space="preserve">    &lt;/xs:annotation&gt;</w:t>
              </w:r>
            </w:ins>
          </w:p>
          <w:p w14:paraId="2FC104AF" w14:textId="77777777" w:rsidR="0058493D" w:rsidRDefault="0058493D" w:rsidP="0058493D">
            <w:pPr>
              <w:pStyle w:val="XML1"/>
              <w:rPr>
                <w:ins w:id="6309" w:author="Thomas Dietz" w:date="2012-08-13T13:53:00Z"/>
              </w:rPr>
            </w:pPr>
            <w:ins w:id="6310" w:author="Thomas Dietz" w:date="2012-08-13T13:53:00Z">
              <w:r>
                <w:t xml:space="preserve">    &lt;xs:restriction base="inet:uri"&gt;</w:t>
              </w:r>
            </w:ins>
          </w:p>
          <w:p w14:paraId="1ADD6925" w14:textId="77777777" w:rsidR="0058493D" w:rsidRDefault="0058493D" w:rsidP="0058493D">
            <w:pPr>
              <w:pStyle w:val="XML1"/>
              <w:rPr>
                <w:ins w:id="6311" w:author="Thomas Dietz" w:date="2012-08-13T13:53:00Z"/>
              </w:rPr>
            </w:pPr>
            <w:ins w:id="6312" w:author="Thomas Dietz" w:date="2012-08-13T13:53:00Z">
              <w:r>
                <w:t xml:space="preserve">    &lt;/xs:restriction&gt;</w:t>
              </w:r>
            </w:ins>
          </w:p>
          <w:p w14:paraId="0DB40547" w14:textId="77777777" w:rsidR="0058493D" w:rsidRDefault="0058493D" w:rsidP="0058493D">
            <w:pPr>
              <w:pStyle w:val="XML1"/>
              <w:rPr>
                <w:ins w:id="6313" w:author="Thomas Dietz" w:date="2012-08-13T13:53:00Z"/>
              </w:rPr>
            </w:pPr>
            <w:ins w:id="6314" w:author="Thomas Dietz" w:date="2012-08-13T13:53:00Z">
              <w:r>
                <w:t xml:space="preserve">  &lt;/xs:simpleType&gt;</w:t>
              </w:r>
            </w:ins>
          </w:p>
          <w:p w14:paraId="4E3B1EC1" w14:textId="77777777" w:rsidR="0058493D" w:rsidRDefault="0058493D" w:rsidP="0058493D">
            <w:pPr>
              <w:pStyle w:val="XML1"/>
              <w:rPr>
                <w:ins w:id="6315" w:author="Thomas Dietz" w:date="2012-08-13T13:54:00Z"/>
              </w:rPr>
            </w:pPr>
          </w:p>
          <w:p w14:paraId="55577D7A" w14:textId="77777777" w:rsidR="0058493D" w:rsidRDefault="0058493D" w:rsidP="0058493D">
            <w:pPr>
              <w:pStyle w:val="XML1"/>
              <w:rPr>
                <w:ins w:id="6316" w:author="Thomas Dietz" w:date="2012-08-13T13:54:00Z"/>
              </w:rPr>
            </w:pPr>
            <w:ins w:id="6317" w:author="Thomas Dietz" w:date="2012-08-13T13:54:00Z">
              <w:r>
                <w:t xml:space="preserve">  &lt;xs:simpleType name="OFOpenFlowVersionType"&gt;</w:t>
              </w:r>
            </w:ins>
          </w:p>
          <w:p w14:paraId="1875A4CA" w14:textId="77777777" w:rsidR="0058493D" w:rsidRDefault="0058493D" w:rsidP="0058493D">
            <w:pPr>
              <w:pStyle w:val="XML1"/>
              <w:rPr>
                <w:ins w:id="6318" w:author="Thomas Dietz" w:date="2012-08-13T13:54:00Z"/>
              </w:rPr>
            </w:pPr>
            <w:ins w:id="6319" w:author="Thomas Dietz" w:date="2012-08-13T13:54:00Z">
              <w:r>
                <w:t xml:space="preserve">    &lt;xs:annotation&gt;</w:t>
              </w:r>
            </w:ins>
          </w:p>
          <w:p w14:paraId="743F8956" w14:textId="77777777" w:rsidR="0058493D" w:rsidRDefault="0058493D" w:rsidP="0058493D">
            <w:pPr>
              <w:pStyle w:val="XML1"/>
              <w:rPr>
                <w:ins w:id="6320" w:author="Thomas Dietz" w:date="2012-08-13T13:54:00Z"/>
              </w:rPr>
            </w:pPr>
            <w:ins w:id="6321" w:author="Thomas Dietz" w:date="2012-08-13T13:54:00Z">
              <w:r>
                <w:t xml:space="preserve">      &lt;xs:documentation&gt;</w:t>
              </w:r>
            </w:ins>
          </w:p>
          <w:p w14:paraId="44848BAC" w14:textId="77777777" w:rsidR="0058493D" w:rsidRDefault="0058493D" w:rsidP="0058493D">
            <w:pPr>
              <w:pStyle w:val="XML1"/>
              <w:rPr>
                <w:ins w:id="6322" w:author="Thomas Dietz" w:date="2012-08-13T13:54:00Z"/>
              </w:rPr>
            </w:pPr>
            <w:ins w:id="6323" w:author="Thomas Dietz" w:date="2012-08-13T13:54:00Z">
              <w:r>
                <w:t xml:space="preserve">        This enumeration contains the all OpenFlow</w:t>
              </w:r>
            </w:ins>
          </w:p>
          <w:p w14:paraId="2BEF20D3" w14:textId="77777777" w:rsidR="0058493D" w:rsidRDefault="0058493D" w:rsidP="0058493D">
            <w:pPr>
              <w:pStyle w:val="XML1"/>
              <w:rPr>
                <w:ins w:id="6324" w:author="Thomas Dietz" w:date="2012-08-13T13:54:00Z"/>
              </w:rPr>
            </w:pPr>
            <w:ins w:id="6325" w:author="Thomas Dietz" w:date="2012-08-13T13:54:00Z">
              <w:r>
                <w:t xml:space="preserve">        versions released so far.</w:t>
              </w:r>
            </w:ins>
          </w:p>
          <w:p w14:paraId="0FCB023E" w14:textId="77777777" w:rsidR="0058493D" w:rsidRDefault="0058493D" w:rsidP="0058493D">
            <w:pPr>
              <w:pStyle w:val="XML1"/>
              <w:rPr>
                <w:ins w:id="6326" w:author="Thomas Dietz" w:date="2012-08-13T13:54:00Z"/>
              </w:rPr>
            </w:pPr>
            <w:ins w:id="6327" w:author="Thomas Dietz" w:date="2012-08-13T13:54:00Z">
              <w:r>
                <w:t xml:space="preserve">      &lt;/xs:documentation&gt;</w:t>
              </w:r>
            </w:ins>
          </w:p>
          <w:p w14:paraId="7A21B1DA" w14:textId="77777777" w:rsidR="0058493D" w:rsidRDefault="0058493D" w:rsidP="0058493D">
            <w:pPr>
              <w:pStyle w:val="XML1"/>
              <w:rPr>
                <w:ins w:id="6328" w:author="Thomas Dietz" w:date="2012-08-13T13:54:00Z"/>
              </w:rPr>
            </w:pPr>
            <w:ins w:id="6329" w:author="Thomas Dietz" w:date="2012-08-13T13:54:00Z">
              <w:r>
                <w:t xml:space="preserve">    &lt;/xs:annotation&gt;</w:t>
              </w:r>
            </w:ins>
          </w:p>
          <w:p w14:paraId="79B0F446" w14:textId="77777777" w:rsidR="0058493D" w:rsidRDefault="0058493D" w:rsidP="0058493D">
            <w:pPr>
              <w:pStyle w:val="XML1"/>
              <w:rPr>
                <w:ins w:id="6330" w:author="Thomas Dietz" w:date="2012-08-13T13:54:00Z"/>
              </w:rPr>
            </w:pPr>
          </w:p>
          <w:p w14:paraId="149819D8" w14:textId="77777777" w:rsidR="0058493D" w:rsidRDefault="0058493D" w:rsidP="0058493D">
            <w:pPr>
              <w:pStyle w:val="XML1"/>
              <w:rPr>
                <w:ins w:id="6331" w:author="Thomas Dietz" w:date="2012-08-13T13:54:00Z"/>
              </w:rPr>
            </w:pPr>
            <w:ins w:id="6332" w:author="Thomas Dietz" w:date="2012-08-13T13:54:00Z">
              <w:r>
                <w:t xml:space="preserve">    &lt;xs:restriction base="xs:string"&gt;</w:t>
              </w:r>
            </w:ins>
          </w:p>
          <w:p w14:paraId="2A24230D" w14:textId="77777777" w:rsidR="0058493D" w:rsidRDefault="0058493D" w:rsidP="0058493D">
            <w:pPr>
              <w:pStyle w:val="XML1"/>
              <w:rPr>
                <w:ins w:id="6333" w:author="Thomas Dietz" w:date="2012-08-13T13:54:00Z"/>
              </w:rPr>
            </w:pPr>
            <w:ins w:id="6334" w:author="Thomas Dietz" w:date="2012-08-13T13:54:00Z">
              <w:r>
                <w:t xml:space="preserve">      &lt;xs:enumeration value="not-applicable"/&gt;</w:t>
              </w:r>
            </w:ins>
          </w:p>
          <w:p w14:paraId="47616A50" w14:textId="77777777" w:rsidR="0058493D" w:rsidRDefault="0058493D" w:rsidP="0058493D">
            <w:pPr>
              <w:pStyle w:val="XML1"/>
              <w:rPr>
                <w:ins w:id="6335" w:author="Thomas Dietz" w:date="2012-08-13T13:54:00Z"/>
              </w:rPr>
            </w:pPr>
            <w:ins w:id="6336" w:author="Thomas Dietz" w:date="2012-08-13T13:54:00Z">
              <w:r>
                <w:t xml:space="preserve">      &lt;xs:enumeration value="1.0"/&gt;</w:t>
              </w:r>
            </w:ins>
          </w:p>
          <w:p w14:paraId="7F384890" w14:textId="77777777" w:rsidR="0058493D" w:rsidRDefault="0058493D" w:rsidP="0058493D">
            <w:pPr>
              <w:pStyle w:val="XML1"/>
              <w:rPr>
                <w:ins w:id="6337" w:author="Thomas Dietz" w:date="2012-08-13T13:54:00Z"/>
              </w:rPr>
            </w:pPr>
            <w:ins w:id="6338" w:author="Thomas Dietz" w:date="2012-08-13T13:54:00Z">
              <w:r>
                <w:t xml:space="preserve">      &lt;xs:enumeration value="1.0.1"/&gt;</w:t>
              </w:r>
            </w:ins>
          </w:p>
          <w:p w14:paraId="2D44C3C9" w14:textId="77777777" w:rsidR="0058493D" w:rsidRDefault="0058493D" w:rsidP="0058493D">
            <w:pPr>
              <w:pStyle w:val="XML1"/>
              <w:rPr>
                <w:ins w:id="6339" w:author="Thomas Dietz" w:date="2012-08-13T13:54:00Z"/>
              </w:rPr>
            </w:pPr>
            <w:ins w:id="6340" w:author="Thomas Dietz" w:date="2012-08-13T13:54:00Z">
              <w:r>
                <w:t xml:space="preserve">      &lt;xs:enumeration value="1.1"/&gt;</w:t>
              </w:r>
            </w:ins>
          </w:p>
          <w:p w14:paraId="4217B915" w14:textId="77777777" w:rsidR="0058493D" w:rsidRDefault="0058493D" w:rsidP="0058493D">
            <w:pPr>
              <w:pStyle w:val="XML1"/>
              <w:rPr>
                <w:ins w:id="6341" w:author="Thomas Dietz" w:date="2012-08-13T13:54:00Z"/>
              </w:rPr>
            </w:pPr>
            <w:ins w:id="6342" w:author="Thomas Dietz" w:date="2012-08-13T13:54:00Z">
              <w:r>
                <w:t xml:space="preserve">      &lt;xs:enumeration value="1.2"/&gt;</w:t>
              </w:r>
            </w:ins>
          </w:p>
          <w:p w14:paraId="232423E9" w14:textId="77777777" w:rsidR="0058493D" w:rsidRDefault="0058493D" w:rsidP="0058493D">
            <w:pPr>
              <w:pStyle w:val="XML1"/>
              <w:rPr>
                <w:ins w:id="6343" w:author="Thomas Dietz" w:date="2012-08-13T13:54:00Z"/>
              </w:rPr>
            </w:pPr>
            <w:ins w:id="6344" w:author="Thomas Dietz" w:date="2012-08-13T13:54:00Z">
              <w:r>
                <w:t xml:space="preserve">      &lt;xs:enumeration value="1.3"/&gt;</w:t>
              </w:r>
            </w:ins>
          </w:p>
          <w:p w14:paraId="3C826DD9" w14:textId="77777777" w:rsidR="0058493D" w:rsidRDefault="0058493D" w:rsidP="0058493D">
            <w:pPr>
              <w:pStyle w:val="XML1"/>
              <w:rPr>
                <w:ins w:id="6345" w:author="Thomas Dietz" w:date="2012-08-13T13:54:00Z"/>
              </w:rPr>
            </w:pPr>
            <w:ins w:id="6346" w:author="Thomas Dietz" w:date="2012-08-13T13:54:00Z">
              <w:r>
                <w:t xml:space="preserve">      &lt;xs:enumeration value="1.3.1"/&gt;</w:t>
              </w:r>
            </w:ins>
          </w:p>
          <w:p w14:paraId="72BCED41" w14:textId="77777777" w:rsidR="0058493D" w:rsidRDefault="0058493D" w:rsidP="0058493D">
            <w:pPr>
              <w:pStyle w:val="XML1"/>
              <w:rPr>
                <w:ins w:id="6347" w:author="Thomas Dietz" w:date="2012-08-13T13:54:00Z"/>
              </w:rPr>
            </w:pPr>
            <w:ins w:id="6348" w:author="Thomas Dietz" w:date="2012-08-13T13:54:00Z">
              <w:r>
                <w:t xml:space="preserve">    &lt;/xs:restriction&gt;</w:t>
              </w:r>
            </w:ins>
          </w:p>
          <w:p w14:paraId="34258032" w14:textId="77777777" w:rsidR="0058493D" w:rsidRDefault="0058493D" w:rsidP="0058493D">
            <w:pPr>
              <w:pStyle w:val="XML1"/>
              <w:rPr>
                <w:ins w:id="6349" w:author="Thomas Dietz" w:date="2012-08-13T13:54:00Z"/>
              </w:rPr>
            </w:pPr>
            <w:ins w:id="6350" w:author="Thomas Dietz" w:date="2012-08-13T13:54:00Z">
              <w:r>
                <w:t xml:space="preserve">  &lt;/xs:simpleType&gt;</w:t>
              </w:r>
            </w:ins>
          </w:p>
          <w:p w14:paraId="1DB3C5A6" w14:textId="77777777" w:rsidR="0058493D" w:rsidRDefault="0058493D" w:rsidP="0058493D">
            <w:pPr>
              <w:pStyle w:val="XML1"/>
              <w:rPr>
                <w:ins w:id="6351" w:author="Thomas Dietz" w:date="2012-08-13T13:54:00Z"/>
              </w:rPr>
            </w:pPr>
          </w:p>
          <w:p w14:paraId="6B9D4E3A" w14:textId="77777777" w:rsidR="0058493D" w:rsidRDefault="0058493D" w:rsidP="0058493D">
            <w:pPr>
              <w:pStyle w:val="XML1"/>
              <w:rPr>
                <w:ins w:id="6352" w:author="Thomas Dietz" w:date="2012-08-13T13:54:00Z"/>
              </w:rPr>
            </w:pPr>
            <w:ins w:id="6353" w:author="Thomas Dietz" w:date="2012-08-13T13:54:00Z">
              <w:r>
                <w:t xml:space="preserve">  &lt;xs:simpleType name="OFUpDownStateType"&gt;</w:t>
              </w:r>
            </w:ins>
          </w:p>
          <w:p w14:paraId="0CCEEFD3" w14:textId="77777777" w:rsidR="0058493D" w:rsidRDefault="0058493D" w:rsidP="0058493D">
            <w:pPr>
              <w:pStyle w:val="XML1"/>
              <w:rPr>
                <w:ins w:id="6354" w:author="Thomas Dietz" w:date="2012-08-13T13:54:00Z"/>
              </w:rPr>
            </w:pPr>
            <w:ins w:id="6355" w:author="Thomas Dietz" w:date="2012-08-13T13:54:00Z">
              <w:r>
                <w:lastRenderedPageBreak/>
                <w:t xml:space="preserve">    &lt;xs:annotation&gt;</w:t>
              </w:r>
            </w:ins>
          </w:p>
          <w:p w14:paraId="79D32E1E" w14:textId="77777777" w:rsidR="0058493D" w:rsidRDefault="0058493D" w:rsidP="0058493D">
            <w:pPr>
              <w:pStyle w:val="XML1"/>
              <w:rPr>
                <w:ins w:id="6356" w:author="Thomas Dietz" w:date="2012-08-13T13:54:00Z"/>
              </w:rPr>
            </w:pPr>
            <w:ins w:id="6357" w:author="Thomas Dietz" w:date="2012-08-13T13:54:00Z">
              <w:r>
                <w:t xml:space="preserve">      &lt;xs:documentation&gt;</w:t>
              </w:r>
            </w:ins>
          </w:p>
          <w:p w14:paraId="359D2524" w14:textId="77777777" w:rsidR="0058493D" w:rsidRDefault="0058493D" w:rsidP="0058493D">
            <w:pPr>
              <w:pStyle w:val="XML1"/>
              <w:rPr>
                <w:ins w:id="6358" w:author="Thomas Dietz" w:date="2012-08-13T13:54:00Z"/>
              </w:rPr>
            </w:pPr>
            <w:ins w:id="6359" w:author="Thomas Dietz" w:date="2012-08-13T13:54:00Z">
              <w:r>
                <w:t xml:space="preserve">        Type to specify state information for a port or a</w:t>
              </w:r>
            </w:ins>
          </w:p>
          <w:p w14:paraId="68A6B3A9" w14:textId="77777777" w:rsidR="0058493D" w:rsidRDefault="0058493D" w:rsidP="0058493D">
            <w:pPr>
              <w:pStyle w:val="XML1"/>
              <w:rPr>
                <w:ins w:id="6360" w:author="Thomas Dietz" w:date="2012-08-13T13:54:00Z"/>
              </w:rPr>
            </w:pPr>
            <w:ins w:id="6361" w:author="Thomas Dietz" w:date="2012-08-13T13:54:00Z">
              <w:r>
                <w:t xml:space="preserve">        connection.</w:t>
              </w:r>
            </w:ins>
          </w:p>
          <w:p w14:paraId="5E475593" w14:textId="77777777" w:rsidR="0058493D" w:rsidRDefault="0058493D" w:rsidP="0058493D">
            <w:pPr>
              <w:pStyle w:val="XML1"/>
              <w:rPr>
                <w:ins w:id="6362" w:author="Thomas Dietz" w:date="2012-08-13T13:54:00Z"/>
              </w:rPr>
            </w:pPr>
            <w:ins w:id="6363" w:author="Thomas Dietz" w:date="2012-08-13T13:54:00Z">
              <w:r>
                <w:t xml:space="preserve">      &lt;/xs:documentation&gt;</w:t>
              </w:r>
            </w:ins>
          </w:p>
          <w:p w14:paraId="71AAD9EA" w14:textId="77777777" w:rsidR="0058493D" w:rsidRDefault="0058493D" w:rsidP="0058493D">
            <w:pPr>
              <w:pStyle w:val="XML1"/>
              <w:rPr>
                <w:ins w:id="6364" w:author="Thomas Dietz" w:date="2012-08-13T13:54:00Z"/>
              </w:rPr>
            </w:pPr>
            <w:ins w:id="6365" w:author="Thomas Dietz" w:date="2012-08-13T13:54:00Z">
              <w:r>
                <w:t xml:space="preserve">    &lt;/xs:annotation&gt;</w:t>
              </w:r>
            </w:ins>
          </w:p>
          <w:p w14:paraId="4276ED54" w14:textId="77777777" w:rsidR="0058493D" w:rsidRDefault="0058493D" w:rsidP="0058493D">
            <w:pPr>
              <w:pStyle w:val="XML1"/>
              <w:rPr>
                <w:ins w:id="6366" w:author="Thomas Dietz" w:date="2012-08-13T13:54:00Z"/>
              </w:rPr>
            </w:pPr>
          </w:p>
          <w:p w14:paraId="677B8B00" w14:textId="77777777" w:rsidR="0058493D" w:rsidRDefault="0058493D" w:rsidP="0058493D">
            <w:pPr>
              <w:pStyle w:val="XML1"/>
              <w:rPr>
                <w:ins w:id="6367" w:author="Thomas Dietz" w:date="2012-08-13T13:54:00Z"/>
              </w:rPr>
            </w:pPr>
            <w:ins w:id="6368" w:author="Thomas Dietz" w:date="2012-08-13T13:54:00Z">
              <w:r>
                <w:t xml:space="preserve">    &lt;xs:restriction base="xs:string"&gt;</w:t>
              </w:r>
            </w:ins>
          </w:p>
          <w:p w14:paraId="099076E4" w14:textId="77777777" w:rsidR="0058493D" w:rsidRDefault="0058493D" w:rsidP="0058493D">
            <w:pPr>
              <w:pStyle w:val="XML1"/>
              <w:rPr>
                <w:ins w:id="6369" w:author="Thomas Dietz" w:date="2012-08-13T13:54:00Z"/>
              </w:rPr>
            </w:pPr>
            <w:ins w:id="6370" w:author="Thomas Dietz" w:date="2012-08-13T13:54:00Z">
              <w:r>
                <w:t xml:space="preserve">      &lt;xs:enumeration value="up"/&gt;</w:t>
              </w:r>
            </w:ins>
          </w:p>
          <w:p w14:paraId="062DADEC" w14:textId="77777777" w:rsidR="0058493D" w:rsidRDefault="0058493D" w:rsidP="0058493D">
            <w:pPr>
              <w:pStyle w:val="XML1"/>
              <w:rPr>
                <w:ins w:id="6371" w:author="Thomas Dietz" w:date="2012-08-13T13:54:00Z"/>
              </w:rPr>
            </w:pPr>
            <w:ins w:id="6372" w:author="Thomas Dietz" w:date="2012-08-13T13:54:00Z">
              <w:r>
                <w:t xml:space="preserve">      &lt;xs:enumeration value="down"/&gt;</w:t>
              </w:r>
            </w:ins>
          </w:p>
          <w:p w14:paraId="2175E6D7" w14:textId="77777777" w:rsidR="0058493D" w:rsidRDefault="0058493D" w:rsidP="0058493D">
            <w:pPr>
              <w:pStyle w:val="XML1"/>
              <w:rPr>
                <w:ins w:id="6373" w:author="Thomas Dietz" w:date="2012-08-13T13:54:00Z"/>
              </w:rPr>
            </w:pPr>
            <w:ins w:id="6374" w:author="Thomas Dietz" w:date="2012-08-13T13:54:00Z">
              <w:r>
                <w:t xml:space="preserve">    &lt;/xs:restriction&gt;</w:t>
              </w:r>
            </w:ins>
          </w:p>
          <w:p w14:paraId="5D344194" w14:textId="4325911C" w:rsidR="0058493D" w:rsidRPr="009F1B7D" w:rsidRDefault="0058493D" w:rsidP="0058493D">
            <w:pPr>
              <w:pStyle w:val="XML1"/>
            </w:pPr>
            <w:ins w:id="6375" w:author="Thomas Dietz" w:date="2012-08-13T13:54:00Z">
              <w:r>
                <w:t xml:space="preserve">  &lt;/xs:simpleType&gt;</w:t>
              </w:r>
            </w:ins>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6376" w:name="_Toc315954003"/>
      <w:bookmarkStart w:id="6377" w:name="_Toc316542513"/>
      <w:bookmarkStart w:id="6378" w:name="_Toc320556705"/>
      <w:r w:rsidRPr="00DB42FD">
        <w:t>XML Example</w:t>
      </w:r>
      <w:bookmarkEnd w:id="6376"/>
      <w:bookmarkEnd w:id="6377"/>
      <w:bookmarkEnd w:id="6378"/>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133CB232" w:rsidR="00F86237" w:rsidDel="0058493D" w:rsidRDefault="00F86237" w:rsidP="00D14D27">
      <w:pPr>
        <w:pStyle w:val="Heading3"/>
        <w:rPr>
          <w:del w:id="6379" w:author="Thomas Dietz" w:date="2012-08-13T13:55:00Z"/>
        </w:rPr>
      </w:pPr>
      <w:bookmarkStart w:id="6380" w:name="_Toc320556706"/>
      <w:del w:id="6381" w:author="Thomas Dietz" w:date="2012-08-13T13:55:00Z">
        <w:r w:rsidDel="0058493D">
          <w:delText>Normative Constraints</w:delText>
        </w:r>
        <w:bookmarkEnd w:id="6380"/>
      </w:del>
    </w:p>
    <w:p w14:paraId="42677607" w14:textId="1C3FAE36" w:rsidR="00F86237" w:rsidDel="0058493D" w:rsidRDefault="00F86237" w:rsidP="00F86237">
      <w:pPr>
        <w:rPr>
          <w:del w:id="6382" w:author="Thomas Dietz" w:date="2012-08-13T13:55:00Z"/>
        </w:rPr>
      </w:pPr>
      <w:del w:id="6383" w:author="Thomas Dietz" w:date="2012-08-13T13:55:00Z">
        <w:r w:rsidDel="0058493D">
          <w:delText xml:space="preserve">An OpenFlow Controller is identified by identifier </w:delText>
        </w:r>
        <w:r w:rsidRPr="00B96BFC" w:rsidDel="0058493D">
          <w:rPr>
            <w:rStyle w:val="codeChar"/>
          </w:rPr>
          <w:delText>&lt;id&gt;</w:delText>
        </w:r>
        <w:r w:rsidDel="0058493D">
          <w:delText>. The identifier MUST be unique within the context of the OpenFlow Capable Switch. It MUST be persistent across reboots of the OpenFlow Capable Switch.</w:delText>
        </w:r>
      </w:del>
    </w:p>
    <w:p w14:paraId="1627C8CE" w14:textId="495AF7B5" w:rsidR="00F86237" w:rsidDel="0058493D" w:rsidRDefault="00F86237" w:rsidP="00F86237">
      <w:pPr>
        <w:rPr>
          <w:del w:id="6384" w:author="Thomas Dietz" w:date="2012-08-13T13:55:00Z"/>
        </w:rPr>
      </w:pPr>
      <w:del w:id="6385" w:author="Thomas Dietz" w:date="2012-08-13T13:55:00Z">
        <w:r w:rsidDel="0058493D">
          <w:delText xml:space="preserve">Element </w:delText>
        </w:r>
        <w:r w:rsidRPr="00B96BFC" w:rsidDel="0058493D">
          <w:rPr>
            <w:rStyle w:val="codeChar"/>
          </w:rPr>
          <w:delText>&lt;role&gt;</w:delText>
        </w:r>
        <w:r w:rsidDel="0058493D">
          <w:delTex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be assigned to more than one controller.</w:delText>
        </w:r>
      </w:del>
    </w:p>
    <w:p w14:paraId="0F4F4DA5" w14:textId="1F4F8088" w:rsidR="00F86237" w:rsidDel="0058493D" w:rsidRDefault="00F86237" w:rsidP="00F86237">
      <w:pPr>
        <w:rPr>
          <w:del w:id="6386" w:author="Thomas Dietz" w:date="2012-08-13T13:55:00Z"/>
        </w:rPr>
      </w:pPr>
      <w:del w:id="6387" w:author="Thomas Dietz" w:date="2012-08-13T13:55:00Z">
        <w:r w:rsidDel="0058493D">
          <w:delText xml:space="preserve">Elements </w:delText>
        </w:r>
        <w:r w:rsidRPr="00B96BFC" w:rsidDel="0058493D">
          <w:rPr>
            <w:rStyle w:val="codeChar"/>
          </w:rPr>
          <w:delText>&lt;ip-address&gt;</w:delText>
        </w:r>
        <w:r w:rsidDel="0058493D">
          <w:delText xml:space="preserve"> and </w:delText>
        </w:r>
        <w:r w:rsidRPr="00B96BFC" w:rsidDel="0058493D">
          <w:rPr>
            <w:rStyle w:val="codeChar"/>
          </w:rPr>
          <w:delText>&lt;port&gt;</w:delText>
        </w:r>
        <w:r w:rsidDel="0058493D">
          <w:delText xml:space="preserve"> indicate the IP address and the port number of the OpenFlow Controller. The port number is optional. If not present, the default port number 6633 is assumed to be used. </w:delText>
        </w:r>
      </w:del>
    </w:p>
    <w:p w14:paraId="70627F5E" w14:textId="1357B316" w:rsidR="00F86237" w:rsidDel="0058493D" w:rsidRDefault="00F86237" w:rsidP="00F86237">
      <w:pPr>
        <w:rPr>
          <w:del w:id="6388" w:author="Thomas Dietz" w:date="2012-08-13T13:55:00Z"/>
        </w:rPr>
      </w:pPr>
      <w:del w:id="6389" w:author="Thomas Dietz" w:date="2012-08-13T13:55:00Z">
        <w:r w:rsidDel="0058493D">
          <w:lastRenderedPageBreak/>
          <w:delText xml:space="preserve">Elements </w:delText>
        </w:r>
        <w:r w:rsidRPr="00B96BFC" w:rsidDel="0058493D">
          <w:rPr>
            <w:rStyle w:val="codeChar"/>
          </w:rPr>
          <w:delText>&lt;local-ip-address&gt;</w:delText>
        </w:r>
        <w:r w:rsidDel="0058493D">
          <w:delText xml:space="preserve"> and </w:delText>
        </w:r>
        <w:r w:rsidRPr="00B96BFC" w:rsidDel="0058493D">
          <w:rPr>
            <w:rStyle w:val="codeChar"/>
          </w:rPr>
          <w:delText>&lt;local-port&gt;</w:delText>
        </w:r>
        <w:r w:rsidDel="0058493D">
          <w:delText xml:space="preserve"> indicate the IP address and the port number used by the OpenFlow Logical Switch. Both elements are optional.</w:delText>
        </w:r>
      </w:del>
    </w:p>
    <w:p w14:paraId="0DBD1D7B" w14:textId="530CF103" w:rsidR="00F86237" w:rsidDel="0058493D" w:rsidRDefault="00F86237" w:rsidP="00F86237">
      <w:pPr>
        <w:rPr>
          <w:del w:id="6390" w:author="Thomas Dietz" w:date="2012-08-13T13:55:00Z"/>
        </w:rPr>
      </w:pPr>
      <w:del w:id="6391" w:author="Thomas Dietz" w:date="2012-08-13T13:55:00Z">
        <w:r w:rsidDel="0058493D">
          <w:delText xml:space="preserve">Element </w:delText>
        </w:r>
        <w:r w:rsidRPr="00B96BFC" w:rsidDel="0058493D">
          <w:rPr>
            <w:rStyle w:val="codeChar"/>
          </w:rPr>
          <w:delText>&lt;protocol&gt;</w:delText>
        </w:r>
        <w:r w:rsidDel="0058493D">
          <w:delText xml:space="preserve"> indicates the transport protocol used for the OpenFlow connection. OpenFlow supports two transport protocols, TCP and TLS. If this optional element is not present, TLS is assumed to be used.</w:delText>
        </w:r>
      </w:del>
    </w:p>
    <w:p w14:paraId="2B20B38E" w14:textId="25A5B454" w:rsidR="00F86237" w:rsidDel="0058493D" w:rsidRDefault="00F86237" w:rsidP="00F86237">
      <w:pPr>
        <w:rPr>
          <w:del w:id="6392" w:author="Thomas Dietz" w:date="2012-08-13T13:55:00Z"/>
        </w:rPr>
      </w:pPr>
      <w:del w:id="6393" w:author="Thomas Dietz" w:date="2012-08-13T13:55:00Z">
        <w:r w:rsidDel="0058493D">
          <w:delText xml:space="preserve">Element </w:delText>
        </w:r>
        <w:r w:rsidRPr="00B96BFC" w:rsidDel="0058493D">
          <w:rPr>
            <w:rStyle w:val="codeChar"/>
          </w:rPr>
          <w:delText>&lt;state&gt;</w:delText>
        </w:r>
        <w:r w:rsidDel="0058493D">
          <w:delText xml:space="preserve"> represents various elements of known state of the OpenFlow Controller. Element </w:delText>
        </w:r>
        <w:r w:rsidRPr="00B96BFC" w:rsidDel="0058493D">
          <w:rPr>
            <w:rStyle w:val="codeChar"/>
          </w:rPr>
          <w:delText>&lt;connection-state&gt;</w:delText>
        </w:r>
        <w:r w:rsidR="00275180" w:rsidDel="0058493D">
          <w:delText xml:space="preserve"> </w:delText>
        </w:r>
        <w:r w:rsidDel="0058493D">
          <w:delText xml:space="preserve">represents the administrative state of the OpenFlow connection between the OpenFlow Logical Switch and the OpenFlow Controller. A value of </w:delText>
        </w:r>
        <w:r w:rsidR="00884102" w:rsidDel="0058493D">
          <w:delText>“</w:delText>
        </w:r>
        <w:r w:rsidDel="0058493D">
          <w:delText>down</w:delText>
        </w:r>
        <w:r w:rsidR="00884102" w:rsidDel="0058493D">
          <w:delText>”</w:delText>
        </w:r>
        <w:r w:rsidDel="0058493D">
          <w:delText xml:space="preserve"> means that the OpenFlow Logical Switch MUST NOT communicate with the OpenFlow Controller via theOpenFlow protocol. If the value of </w:delText>
        </w:r>
        <w:r w:rsidRPr="00B96BFC" w:rsidDel="0058493D">
          <w:rPr>
            <w:rStyle w:val="codeChar"/>
          </w:rPr>
          <w:delText>&lt;connection-state&gt;</w:delText>
        </w:r>
        <w:r w:rsidDel="0058493D">
          <w:delText xml:space="preserve"> is set to up, element </w:delText>
        </w:r>
        <w:r w:rsidRPr="00D646D5" w:rsidDel="0058493D">
          <w:rPr>
            <w:rStyle w:val="codeChar"/>
          </w:rPr>
          <w:delText>&lt;current-version&gt;</w:delText>
        </w:r>
        <w:r w:rsidR="00275180" w:rsidDel="0058493D">
          <w:delText xml:space="preserve"> </w:delText>
        </w:r>
        <w:r w:rsidDel="0058493D">
          <w:delText xml:space="preserve">MUST represent the version of the OpenFlow protocol in use between the OpenFlow Logical Switch and the OpenFlow Controller. The element </w:delText>
        </w:r>
        <w:r w:rsidRPr="00D646D5" w:rsidDel="0058493D">
          <w:rPr>
            <w:rStyle w:val="codeChar"/>
          </w:rPr>
          <w:delText>&lt;supported-versions&gt;</w:delText>
        </w:r>
        <w:r w:rsidR="00275180" w:rsidDel="0058493D">
          <w:delText xml:space="preserve"> </w:delText>
        </w:r>
        <w:r w:rsidDel="0058493D">
          <w:delText xml:space="preserve">represents the versions of the OpenFlow protocol that the OpenFlow Controller supports </w:delText>
        </w:r>
        <w:r w:rsidRPr="00B96BFC" w:rsidDel="0058493D">
          <w:rPr>
            <w:rStyle w:val="codeChar"/>
          </w:rPr>
          <w:delText>&lt;supported-versions&gt;</w:delText>
        </w:r>
        <w:r w:rsidDel="0058493D">
          <w:delText xml:space="preserve"> SHOULD be set to all versions of the OpenFlow protocol supported by the OpenFlow Controller.</w:delText>
        </w:r>
      </w:del>
    </w:p>
    <w:p w14:paraId="20950716" w14:textId="354B1745" w:rsidR="00F86237" w:rsidRPr="00E751F5" w:rsidDel="0058493D" w:rsidRDefault="00F86237" w:rsidP="00F86237">
      <w:pPr>
        <w:rPr>
          <w:del w:id="6394" w:author="Thomas Dietz" w:date="2012-08-13T13:55:00Z"/>
        </w:rPr>
      </w:pPr>
      <w:del w:id="6395" w:author="Thomas Dietz" w:date="2012-08-13T13:55:00Z">
        <w:r w:rsidDel="0058493D">
          <w:delText xml:space="preserve">The following elements of the OpenFlow Controller can be modified by a NETCONF edit-config request or retrieved by a NETCONF </w:delText>
        </w:r>
        <w:r w:rsidRPr="00D646D5" w:rsidDel="0058493D">
          <w:rPr>
            <w:rStyle w:val="codeChar"/>
          </w:rPr>
          <w:delText>get-config</w:delText>
        </w:r>
        <w:r w:rsidDel="0058493D">
          <w:delText xml:space="preserve"> request: </w:delText>
        </w:r>
        <w:r w:rsidRPr="00D646D5" w:rsidDel="0058493D">
          <w:rPr>
            <w:rStyle w:val="codeChar"/>
          </w:rPr>
          <w:delText>&lt;id&gt;</w:delText>
        </w:r>
        <w:r w:rsidRPr="00301053" w:rsidDel="0058493D">
          <w:delText xml:space="preserve">, </w:delText>
        </w:r>
        <w:r w:rsidRPr="00D646D5" w:rsidDel="0058493D">
          <w:rPr>
            <w:rStyle w:val="codeChar"/>
          </w:rPr>
          <w:delText>&lt;role&gt;</w:delText>
        </w:r>
        <w:r w:rsidRPr="00301053" w:rsidDel="0058493D">
          <w:delText xml:space="preserve">, </w:delText>
        </w:r>
        <w:r w:rsidRPr="00D646D5" w:rsidDel="0058493D">
          <w:rPr>
            <w:rStyle w:val="codeChar"/>
          </w:rPr>
          <w:delText>&lt;ip-address&gt;</w:delText>
        </w:r>
        <w:r w:rsidRPr="00301053" w:rsidDel="0058493D">
          <w:delText xml:space="preserve">, </w:delText>
        </w:r>
        <w:r w:rsidRPr="00D646D5" w:rsidDel="0058493D">
          <w:rPr>
            <w:rStyle w:val="codeChar"/>
          </w:rPr>
          <w:delText>&lt;port&gt;</w:delText>
        </w:r>
        <w:r w:rsidRPr="00301053" w:rsidDel="0058493D">
          <w:delText xml:space="preserve">, </w:delText>
        </w:r>
        <w:r w:rsidRPr="00D646D5" w:rsidDel="0058493D">
          <w:rPr>
            <w:rStyle w:val="codeChar"/>
          </w:rPr>
          <w:delText>&lt;local-ip-address&gt;</w:delText>
        </w:r>
        <w:r w:rsidRPr="00301053" w:rsidDel="0058493D">
          <w:delText xml:space="preserve">, </w:delText>
        </w:r>
        <w:r w:rsidRPr="00D646D5" w:rsidDel="0058493D">
          <w:rPr>
            <w:rStyle w:val="codeChar"/>
          </w:rPr>
          <w:delText>&lt;local-port&gt;</w:delText>
        </w:r>
        <w:r w:rsidRPr="00301053" w:rsidDel="0058493D">
          <w:delText xml:space="preserve">, </w:delText>
        </w:r>
        <w:r w:rsidRPr="00D646D5" w:rsidDel="0058493D">
          <w:rPr>
            <w:rStyle w:val="codeChar"/>
          </w:rPr>
          <w:delText>&lt;protocol&gt;</w:delText>
        </w:r>
        <w:r w:rsidRPr="00301053" w:rsidDel="0058493D">
          <w:delText xml:space="preserve">, </w:delText>
        </w:r>
        <w:r w:rsidRPr="00D646D5" w:rsidDel="0058493D">
          <w:rPr>
            <w:rStyle w:val="codeChar"/>
          </w:rPr>
          <w:delText>&lt;connection-state&gt;</w:delText>
        </w:r>
        <w:r w:rsidRPr="00301053" w:rsidDel="0058493D">
          <w:delText xml:space="preserve">, </w:delText>
        </w:r>
        <w:r w:rsidRPr="00D646D5" w:rsidDel="0058493D">
          <w:rPr>
            <w:rStyle w:val="codeChar"/>
          </w:rPr>
          <w:delText>&lt;current-version&gt;</w:delText>
        </w:r>
        <w:r w:rsidRPr="00301053" w:rsidDel="0058493D">
          <w:delText xml:space="preserve">, </w:delText>
        </w:r>
        <w:r w:rsidRPr="00D646D5" w:rsidDel="0058493D">
          <w:rPr>
            <w:rStyle w:val="codeChar"/>
          </w:rPr>
          <w:delText>&lt;supported-versions&gt;.</w:delText>
        </w:r>
      </w:del>
    </w:p>
    <w:p w14:paraId="103D88D3" w14:textId="77777777" w:rsidR="00F86237" w:rsidRPr="009F1B7D" w:rsidRDefault="00F86237" w:rsidP="00D14D27">
      <w:pPr>
        <w:pStyle w:val="Heading3"/>
      </w:pPr>
      <w:bookmarkStart w:id="6396" w:name="_Toc315954005"/>
      <w:bookmarkStart w:id="6397" w:name="_Toc316542515"/>
      <w:bookmarkStart w:id="6398" w:name="_Toc320556707"/>
      <w:r w:rsidRPr="00DB42FD">
        <w:t>YANG Specification</w:t>
      </w:r>
      <w:bookmarkEnd w:id="6396"/>
      <w:bookmarkEnd w:id="6397"/>
      <w:bookmarkEnd w:id="6398"/>
    </w:p>
    <w:tbl>
      <w:tblPr>
        <w:tblStyle w:val="TableGrid"/>
        <w:tblW w:w="5000" w:type="pct"/>
        <w:shd w:val="clear" w:color="auto" w:fill="C8FCCD"/>
        <w:tblCellMar>
          <w:left w:w="57" w:type="dxa"/>
          <w:right w:w="57" w:type="dxa"/>
        </w:tblCellMar>
        <w:tblLook w:val="04A0" w:firstRow="1" w:lastRow="0" w:firstColumn="1" w:lastColumn="0" w:noHBand="0" w:noVBand="1"/>
        <w:tblPrChange w:id="6399" w:author="Thomas Dietz" w:date="2012-08-13T13:55:00Z">
          <w:tblPr>
            <w:tblStyle w:val="TableGrid"/>
            <w:tblW w:w="0" w:type="auto"/>
            <w:tblInd w:w="378" w:type="dxa"/>
            <w:shd w:val="clear" w:color="auto" w:fill="C8FCCD"/>
            <w:tblLook w:val="04A0" w:firstRow="1" w:lastRow="0" w:firstColumn="1" w:lastColumn="0" w:noHBand="0" w:noVBand="1"/>
          </w:tblPr>
        </w:tblPrChange>
      </w:tblPr>
      <w:tblGrid>
        <w:gridCol w:w="9474"/>
        <w:tblGridChange w:id="6400">
          <w:tblGrid>
            <w:gridCol w:w="8820"/>
          </w:tblGrid>
        </w:tblGridChange>
      </w:tblGrid>
      <w:tr w:rsidR="00F86237" w:rsidRPr="009F1B7D" w14:paraId="1E338B4F" w14:textId="77777777" w:rsidTr="0058493D">
        <w:tc>
          <w:tcPr>
            <w:tcW w:w="5000" w:type="pct"/>
            <w:shd w:val="clear" w:color="auto" w:fill="C8FCCD"/>
            <w:tcPrChange w:id="6401" w:author="Thomas Dietz" w:date="2012-08-13T13:55:00Z">
              <w:tcPr>
                <w:tcW w:w="8820" w:type="dxa"/>
                <w:shd w:val="clear" w:color="auto" w:fill="C8FCCD"/>
              </w:tcPr>
            </w:tcPrChange>
          </w:tcPr>
          <w:p w14:paraId="23B6B21D" w14:textId="1CC882B1" w:rsidR="00F86237" w:rsidRPr="009F1B7D" w:rsidDel="0058493D" w:rsidRDefault="00F86237" w:rsidP="00011096">
            <w:pPr>
              <w:pStyle w:val="XML1"/>
              <w:rPr>
                <w:del w:id="6402" w:author="Thomas Dietz" w:date="2012-08-13T13:56:00Z"/>
              </w:rPr>
            </w:pPr>
            <w:del w:id="6403" w:author="Thomas Dietz" w:date="2012-08-13T13:56:00Z">
              <w:r w:rsidRPr="009F1B7D" w:rsidDel="0058493D">
                <w:delText>typedef openflow-version {</w:delText>
              </w:r>
            </w:del>
          </w:p>
          <w:p w14:paraId="32DBC380" w14:textId="534A84DC" w:rsidR="00F86237" w:rsidRPr="009F1B7D" w:rsidDel="0058493D" w:rsidRDefault="00F86237" w:rsidP="00011096">
            <w:pPr>
              <w:pStyle w:val="XML2"/>
              <w:rPr>
                <w:del w:id="6404" w:author="Thomas Dietz" w:date="2012-08-13T13:56:00Z"/>
              </w:rPr>
            </w:pPr>
            <w:del w:id="6405" w:author="Thomas Dietz" w:date="2012-08-13T13:56:00Z">
              <w:r w:rsidRPr="009F1B7D" w:rsidDel="0058493D">
                <w:delText>type enumeration {</w:delText>
              </w:r>
            </w:del>
          </w:p>
          <w:p w14:paraId="33E7CB7C" w14:textId="6CD7CD7A" w:rsidR="00F86237" w:rsidRPr="009F1B7D" w:rsidDel="0058493D" w:rsidRDefault="00F86237" w:rsidP="00011096">
            <w:pPr>
              <w:pStyle w:val="XML3"/>
              <w:rPr>
                <w:del w:id="6406" w:author="Thomas Dietz" w:date="2012-08-13T13:56:00Z"/>
              </w:rPr>
            </w:pPr>
            <w:del w:id="6407" w:author="Thomas Dietz" w:date="2012-08-13T13:56:00Z">
              <w:r w:rsidRPr="009F1B7D" w:rsidDel="0058493D">
                <w:delText>enum "1.0";</w:delText>
              </w:r>
            </w:del>
          </w:p>
          <w:p w14:paraId="5E76208C" w14:textId="2DF2AE31" w:rsidR="00F86237" w:rsidRPr="009F1B7D" w:rsidDel="0058493D" w:rsidRDefault="00F86237" w:rsidP="00011096">
            <w:pPr>
              <w:pStyle w:val="XML3"/>
              <w:rPr>
                <w:del w:id="6408" w:author="Thomas Dietz" w:date="2012-08-13T13:56:00Z"/>
              </w:rPr>
            </w:pPr>
            <w:del w:id="6409" w:author="Thomas Dietz" w:date="2012-08-13T13:56:00Z">
              <w:r w:rsidRPr="009F1B7D" w:rsidDel="0058493D">
                <w:delText>enum "1.1";</w:delText>
              </w:r>
            </w:del>
          </w:p>
          <w:p w14:paraId="74CB8627" w14:textId="521164CB" w:rsidR="00F86237" w:rsidRPr="009F1B7D" w:rsidDel="0058493D" w:rsidRDefault="00F86237" w:rsidP="00011096">
            <w:pPr>
              <w:pStyle w:val="XML3"/>
              <w:rPr>
                <w:del w:id="6410" w:author="Thomas Dietz" w:date="2012-08-13T13:56:00Z"/>
              </w:rPr>
            </w:pPr>
            <w:del w:id="6411" w:author="Thomas Dietz" w:date="2012-08-13T13:56:00Z">
              <w:r w:rsidRPr="009F1B7D" w:rsidDel="0058493D">
                <w:delText>enum "1.2";</w:delText>
              </w:r>
            </w:del>
          </w:p>
          <w:p w14:paraId="3EE68A91" w14:textId="0054952B" w:rsidR="00F86237" w:rsidRPr="009F1B7D" w:rsidDel="0058493D" w:rsidRDefault="00F86237" w:rsidP="00011096">
            <w:pPr>
              <w:pStyle w:val="XML2"/>
              <w:rPr>
                <w:del w:id="6412" w:author="Thomas Dietz" w:date="2012-08-13T13:56:00Z"/>
              </w:rPr>
            </w:pPr>
            <w:del w:id="6413" w:author="Thomas Dietz" w:date="2012-08-13T13:56:00Z">
              <w:r w:rsidRPr="009F1B7D" w:rsidDel="0058493D">
                <w:delText>}</w:delText>
              </w:r>
            </w:del>
          </w:p>
          <w:p w14:paraId="2D5EB505" w14:textId="28547A1A" w:rsidR="00F86237" w:rsidRPr="009F1B7D" w:rsidDel="0058493D" w:rsidRDefault="00F86237" w:rsidP="00011096">
            <w:pPr>
              <w:pStyle w:val="XML2"/>
              <w:rPr>
                <w:del w:id="6414" w:author="Thomas Dietz" w:date="2012-08-13T13:56:00Z"/>
              </w:rPr>
            </w:pPr>
            <w:del w:id="6415" w:author="Thomas Dietz" w:date="2012-08-13T13:56:00Z">
              <w:r w:rsidRPr="009F1B7D" w:rsidDel="0058493D">
                <w:delText>description "This enumeration contains the all OpenFlow versions released so far.";</w:delText>
              </w:r>
            </w:del>
          </w:p>
          <w:p w14:paraId="25533A37" w14:textId="4BDCFDF4" w:rsidR="00F86237" w:rsidRPr="009F1B7D" w:rsidDel="0058493D" w:rsidRDefault="00F86237" w:rsidP="00011096">
            <w:pPr>
              <w:pStyle w:val="XML1"/>
              <w:rPr>
                <w:del w:id="6416" w:author="Thomas Dietz" w:date="2012-08-13T13:56:00Z"/>
              </w:rPr>
            </w:pPr>
            <w:del w:id="6417" w:author="Thomas Dietz" w:date="2012-08-13T13:56:00Z">
              <w:r w:rsidRPr="009F1B7D" w:rsidDel="0058493D">
                <w:delText>}</w:delText>
              </w:r>
            </w:del>
          </w:p>
          <w:p w14:paraId="04ED08B5" w14:textId="7807508E" w:rsidR="00F86237" w:rsidRPr="009F1B7D" w:rsidDel="0058493D" w:rsidRDefault="00F86237" w:rsidP="00011096">
            <w:pPr>
              <w:pStyle w:val="XML1"/>
              <w:rPr>
                <w:del w:id="6418" w:author="Thomas Dietz" w:date="2012-08-13T13:56:00Z"/>
              </w:rPr>
            </w:pPr>
          </w:p>
          <w:p w14:paraId="1473A820" w14:textId="4BAA4C66" w:rsidR="00F86237" w:rsidRPr="009F1B7D" w:rsidDel="0058493D" w:rsidRDefault="00F86237" w:rsidP="00011096">
            <w:pPr>
              <w:pStyle w:val="XML1"/>
              <w:rPr>
                <w:del w:id="6419" w:author="Thomas Dietz" w:date="2012-08-13T13:56:00Z"/>
              </w:rPr>
            </w:pPr>
            <w:del w:id="6420" w:author="Thomas Dietz" w:date="2012-08-13T13:56:00Z">
              <w:r w:rsidRPr="009F1B7D" w:rsidDel="0058493D">
                <w:delText>grouping openflow-controller-grouping {</w:delText>
              </w:r>
            </w:del>
          </w:p>
          <w:p w14:paraId="34059916" w14:textId="5F41C5C9" w:rsidR="00F86237" w:rsidRPr="009F1B7D" w:rsidDel="0058493D" w:rsidRDefault="00F86237" w:rsidP="00011096">
            <w:pPr>
              <w:pStyle w:val="XML2"/>
              <w:rPr>
                <w:del w:id="6421" w:author="Thomas Dietz" w:date="2012-08-13T13:56:00Z"/>
              </w:rPr>
            </w:pPr>
            <w:del w:id="6422" w:author="Thomas Dietz" w:date="2012-08-13T13:56:00Z">
              <w:r w:rsidRPr="009F1B7D" w:rsidDel="0058493D">
                <w:delText>description "This grouping specifies all properties of an OpenFlow Logical Switch Controller.";</w:delText>
              </w:r>
            </w:del>
          </w:p>
          <w:p w14:paraId="55CEA314" w14:textId="794D9CF6" w:rsidR="00F86237" w:rsidRPr="009F1B7D" w:rsidDel="0058493D" w:rsidRDefault="00F86237" w:rsidP="00011096">
            <w:pPr>
              <w:pStyle w:val="XML2"/>
              <w:rPr>
                <w:del w:id="6423" w:author="Thomas Dietz" w:date="2012-08-13T13:56:00Z"/>
              </w:rPr>
            </w:pPr>
            <w:del w:id="6424" w:author="Thomas Dietz" w:date="2012-08-13T13:56:00Z">
              <w:r w:rsidRPr="009F1B7D" w:rsidDel="0058493D">
                <w:delText>leaf id {</w:delText>
              </w:r>
            </w:del>
          </w:p>
          <w:p w14:paraId="7353180B" w14:textId="318B8D9E" w:rsidR="00F86237" w:rsidRPr="009F1B7D" w:rsidDel="0058493D" w:rsidRDefault="00F86237" w:rsidP="00011096">
            <w:pPr>
              <w:pStyle w:val="XML3"/>
              <w:rPr>
                <w:del w:id="6425" w:author="Thomas Dietz" w:date="2012-08-13T13:56:00Z"/>
              </w:rPr>
            </w:pPr>
            <w:del w:id="6426" w:author="Thomas Dietz" w:date="2012-08-13T13:56:00Z">
              <w:r w:rsidRPr="009F1B7D" w:rsidDel="0058493D">
                <w:delText>type inet:uri;</w:delText>
              </w:r>
            </w:del>
          </w:p>
          <w:p w14:paraId="55CE5FC5" w14:textId="51C4B0CD" w:rsidR="00F86237" w:rsidRPr="009F1B7D" w:rsidDel="0058493D" w:rsidRDefault="00F86237" w:rsidP="00011096">
            <w:pPr>
              <w:pStyle w:val="XML3"/>
              <w:rPr>
                <w:del w:id="6427" w:author="Thomas Dietz" w:date="2012-08-13T13:56:00Z"/>
              </w:rPr>
            </w:pPr>
            <w:del w:id="6428" w:author="Thomas Dietz" w:date="2012-08-13T13:56:00Z">
              <w:r w:rsidRPr="009F1B7D" w:rsidDel="0058493D">
                <w:delText>mandatory true;</w:delText>
              </w:r>
            </w:del>
          </w:p>
          <w:p w14:paraId="693CF97B" w14:textId="2D16504B" w:rsidR="00F86237" w:rsidRPr="009F1B7D" w:rsidDel="0058493D" w:rsidRDefault="00F86237" w:rsidP="00011096">
            <w:pPr>
              <w:pStyle w:val="XML3"/>
              <w:rPr>
                <w:del w:id="6429" w:author="Thomas Dietz" w:date="2012-08-13T13:56:00Z"/>
              </w:rPr>
            </w:pPr>
            <w:del w:id="6430" w:author="Thomas Dietz" w:date="2012-08-13T13:56:00Z">
              <w:r w:rsidRPr="009F1B7D" w:rsidDel="0058493D">
                <w:delText>description "An unique but locally arbitrary identifier that identifies a controller within a OpenFlow Logical Switch and is persistent across reboots of the system.";</w:delText>
              </w:r>
            </w:del>
          </w:p>
          <w:p w14:paraId="633BD99E" w14:textId="4C131B06" w:rsidR="00F86237" w:rsidRPr="009F1B7D" w:rsidDel="0058493D" w:rsidRDefault="00F86237" w:rsidP="00011096">
            <w:pPr>
              <w:pStyle w:val="XML2"/>
              <w:rPr>
                <w:del w:id="6431" w:author="Thomas Dietz" w:date="2012-08-13T13:56:00Z"/>
              </w:rPr>
            </w:pPr>
            <w:del w:id="6432" w:author="Thomas Dietz" w:date="2012-08-13T13:56:00Z">
              <w:r w:rsidRPr="009F1B7D" w:rsidDel="0058493D">
                <w:delText>}</w:delText>
              </w:r>
            </w:del>
          </w:p>
          <w:p w14:paraId="0A187EDC" w14:textId="1400947E" w:rsidR="00F86237" w:rsidRPr="009F1B7D" w:rsidDel="0058493D" w:rsidRDefault="00F86237" w:rsidP="00011096">
            <w:pPr>
              <w:pStyle w:val="XML2"/>
              <w:rPr>
                <w:del w:id="6433" w:author="Thomas Dietz" w:date="2012-08-13T13:56:00Z"/>
              </w:rPr>
            </w:pPr>
            <w:del w:id="6434" w:author="Thomas Dietz" w:date="2012-08-13T13:56:00Z">
              <w:r w:rsidRPr="009F1B7D" w:rsidDel="0058493D">
                <w:delText>leaf role {</w:delText>
              </w:r>
            </w:del>
          </w:p>
          <w:p w14:paraId="68C76615" w14:textId="754D5B0B" w:rsidR="00F86237" w:rsidRPr="009F1B7D" w:rsidDel="0058493D" w:rsidRDefault="00F86237" w:rsidP="00011096">
            <w:pPr>
              <w:pStyle w:val="XML3"/>
              <w:rPr>
                <w:del w:id="6435" w:author="Thomas Dietz" w:date="2012-08-13T13:56:00Z"/>
              </w:rPr>
            </w:pPr>
            <w:del w:id="6436" w:author="Thomas Dietz" w:date="2012-08-13T13:56:00Z">
              <w:r w:rsidRPr="009F1B7D" w:rsidDel="0058493D">
                <w:delText>type enumeration {</w:delText>
              </w:r>
            </w:del>
          </w:p>
          <w:p w14:paraId="44A41B41" w14:textId="33AABAD2" w:rsidR="00F86237" w:rsidRPr="009F1B7D" w:rsidDel="0058493D" w:rsidRDefault="00F86237" w:rsidP="00011096">
            <w:pPr>
              <w:pStyle w:val="XML4"/>
              <w:rPr>
                <w:del w:id="6437" w:author="Thomas Dietz" w:date="2012-08-13T13:56:00Z"/>
              </w:rPr>
            </w:pPr>
            <w:del w:id="6438" w:author="Thomas Dietz" w:date="2012-08-13T13:56:00Z">
              <w:r w:rsidRPr="009F1B7D" w:rsidDel="0058493D">
                <w:delText>enum master;</w:delText>
              </w:r>
            </w:del>
          </w:p>
          <w:p w14:paraId="66B66E78" w14:textId="37CDCD80" w:rsidR="00F86237" w:rsidRPr="009F1B7D" w:rsidDel="0058493D" w:rsidRDefault="00F86237" w:rsidP="00011096">
            <w:pPr>
              <w:pStyle w:val="XML4"/>
              <w:rPr>
                <w:del w:id="6439" w:author="Thomas Dietz" w:date="2012-08-13T13:56:00Z"/>
              </w:rPr>
            </w:pPr>
            <w:del w:id="6440" w:author="Thomas Dietz" w:date="2012-08-13T13:56:00Z">
              <w:r w:rsidRPr="009F1B7D" w:rsidDel="0058493D">
                <w:delText>enum slave;</w:delText>
              </w:r>
            </w:del>
          </w:p>
          <w:p w14:paraId="7FB8D3F9" w14:textId="6D517EB7" w:rsidR="00F86237" w:rsidRPr="009F1B7D" w:rsidDel="0058493D" w:rsidRDefault="00F86237" w:rsidP="00011096">
            <w:pPr>
              <w:pStyle w:val="XML4"/>
              <w:rPr>
                <w:del w:id="6441" w:author="Thomas Dietz" w:date="2012-08-13T13:56:00Z"/>
              </w:rPr>
            </w:pPr>
            <w:del w:id="6442" w:author="Thomas Dietz" w:date="2012-08-13T13:56:00Z">
              <w:r w:rsidRPr="009F1B7D" w:rsidDel="0058493D">
                <w:delText>enum equal;</w:delText>
              </w:r>
            </w:del>
          </w:p>
          <w:p w14:paraId="70A8E440" w14:textId="6A771CCD" w:rsidR="00F86237" w:rsidRPr="009F1B7D" w:rsidDel="0058493D" w:rsidRDefault="00F86237" w:rsidP="00011096">
            <w:pPr>
              <w:pStyle w:val="XML2"/>
              <w:rPr>
                <w:del w:id="6443" w:author="Thomas Dietz" w:date="2012-08-13T13:56:00Z"/>
              </w:rPr>
            </w:pPr>
            <w:del w:id="6444" w:author="Thomas Dietz" w:date="2012-08-13T13:56:00Z">
              <w:r w:rsidRPr="009F1B7D" w:rsidDel="0058493D">
                <w:delText>}</w:delText>
              </w:r>
            </w:del>
          </w:p>
          <w:p w14:paraId="1A496190" w14:textId="7698DB15" w:rsidR="00F86237" w:rsidRPr="009F1B7D" w:rsidDel="0058493D" w:rsidRDefault="00F86237" w:rsidP="00011096">
            <w:pPr>
              <w:pStyle w:val="XML3"/>
              <w:rPr>
                <w:del w:id="6445" w:author="Thomas Dietz" w:date="2012-08-13T13:56:00Z"/>
              </w:rPr>
            </w:pPr>
            <w:del w:id="6446" w:author="Thomas Dietz" w:date="2012-08-13T13:56:00Z">
              <w:r w:rsidRPr="009F1B7D" w:rsidDel="0058493D">
                <w:delText>default equal;</w:delText>
              </w:r>
            </w:del>
          </w:p>
          <w:p w14:paraId="0C30A3F6" w14:textId="2F91DFB4" w:rsidR="00F86237" w:rsidRPr="009F1B7D" w:rsidDel="0058493D" w:rsidRDefault="00F86237" w:rsidP="00011096">
            <w:pPr>
              <w:pStyle w:val="XML3"/>
              <w:rPr>
                <w:del w:id="6447" w:author="Thomas Dietz" w:date="2012-08-13T13:56:00Z"/>
              </w:rPr>
            </w:pPr>
            <w:del w:id="6448" w:author="Thomas Dietz" w:date="2012-08-13T13:56:00Z">
              <w:r w:rsidRPr="009F1B7D" w:rsidDel="0058493D">
                <w:delText>description "The predefined role of the controller.";</w:delText>
              </w:r>
            </w:del>
          </w:p>
          <w:p w14:paraId="410ED541" w14:textId="0A3FC107" w:rsidR="00F86237" w:rsidRPr="009F1B7D" w:rsidDel="0058493D" w:rsidRDefault="00F86237" w:rsidP="00011096">
            <w:pPr>
              <w:pStyle w:val="XML2"/>
              <w:rPr>
                <w:del w:id="6449" w:author="Thomas Dietz" w:date="2012-08-13T13:56:00Z"/>
              </w:rPr>
            </w:pPr>
            <w:del w:id="6450" w:author="Thomas Dietz" w:date="2012-08-13T13:56:00Z">
              <w:r w:rsidRPr="009F1B7D" w:rsidDel="0058493D">
                <w:delText>}</w:delText>
              </w:r>
            </w:del>
          </w:p>
          <w:p w14:paraId="711803FD" w14:textId="4ADCEBB4" w:rsidR="00F86237" w:rsidRPr="009F1B7D" w:rsidDel="0058493D" w:rsidRDefault="00F86237" w:rsidP="00011096">
            <w:pPr>
              <w:pStyle w:val="XML2"/>
              <w:rPr>
                <w:del w:id="6451" w:author="Thomas Dietz" w:date="2012-08-13T13:56:00Z"/>
              </w:rPr>
            </w:pPr>
            <w:del w:id="6452" w:author="Thomas Dietz" w:date="2012-08-13T13:56:00Z">
              <w:r w:rsidRPr="009F1B7D" w:rsidDel="0058493D">
                <w:delText>leaf ip-address {</w:delText>
              </w:r>
            </w:del>
          </w:p>
          <w:p w14:paraId="415DF7E6" w14:textId="184B4125" w:rsidR="00F86237" w:rsidRPr="009F1B7D" w:rsidDel="0058493D" w:rsidRDefault="00F86237" w:rsidP="00011096">
            <w:pPr>
              <w:pStyle w:val="XML3"/>
              <w:rPr>
                <w:del w:id="6453" w:author="Thomas Dietz" w:date="2012-08-13T13:56:00Z"/>
              </w:rPr>
            </w:pPr>
            <w:del w:id="6454" w:author="Thomas Dietz" w:date="2012-08-13T13:56:00Z">
              <w:r w:rsidRPr="009F1B7D" w:rsidDel="0058493D">
                <w:lastRenderedPageBreak/>
                <w:delText>type inet:ip-address;</w:delText>
              </w:r>
            </w:del>
          </w:p>
          <w:p w14:paraId="4CFBF71D" w14:textId="1A0ED95F" w:rsidR="00F86237" w:rsidRPr="009F1B7D" w:rsidDel="0058493D" w:rsidRDefault="00F86237" w:rsidP="00011096">
            <w:pPr>
              <w:pStyle w:val="XML3"/>
              <w:rPr>
                <w:del w:id="6455" w:author="Thomas Dietz" w:date="2012-08-13T13:56:00Z"/>
              </w:rPr>
            </w:pPr>
            <w:del w:id="6456" w:author="Thomas Dietz" w:date="2012-08-13T13:56:00Z">
              <w:r w:rsidRPr="009F1B7D" w:rsidDel="0058493D">
                <w:delText>mandatory true;</w:delText>
              </w:r>
            </w:del>
          </w:p>
          <w:p w14:paraId="7943F517" w14:textId="46B5DC71" w:rsidR="00F86237" w:rsidRPr="009F1B7D" w:rsidDel="0058493D" w:rsidRDefault="00F86237" w:rsidP="00011096">
            <w:pPr>
              <w:pStyle w:val="XML3"/>
              <w:rPr>
                <w:del w:id="6457" w:author="Thomas Dietz" w:date="2012-08-13T13:56:00Z"/>
              </w:rPr>
            </w:pPr>
            <w:del w:id="6458" w:author="Thomas Dietz" w:date="2012-08-13T13:56:00Z">
              <w:r w:rsidRPr="009F1B7D" w:rsidDel="0058493D">
                <w:delText>description "The IP address of the controller to connect to.";</w:delText>
              </w:r>
            </w:del>
          </w:p>
          <w:p w14:paraId="3F1E603A" w14:textId="49D6A71A" w:rsidR="00F86237" w:rsidRPr="009F1B7D" w:rsidDel="0058493D" w:rsidRDefault="00F86237" w:rsidP="00011096">
            <w:pPr>
              <w:pStyle w:val="XML2"/>
              <w:rPr>
                <w:del w:id="6459" w:author="Thomas Dietz" w:date="2012-08-13T13:56:00Z"/>
              </w:rPr>
            </w:pPr>
            <w:del w:id="6460" w:author="Thomas Dietz" w:date="2012-08-13T13:56:00Z">
              <w:r w:rsidRPr="009F1B7D" w:rsidDel="0058493D">
                <w:delText>}</w:delText>
              </w:r>
            </w:del>
          </w:p>
          <w:p w14:paraId="0B5E6811" w14:textId="4AD5784C" w:rsidR="00F86237" w:rsidRPr="009F1B7D" w:rsidDel="0058493D" w:rsidRDefault="00F86237" w:rsidP="00011096">
            <w:pPr>
              <w:pStyle w:val="XML2"/>
              <w:rPr>
                <w:del w:id="6461" w:author="Thomas Dietz" w:date="2012-08-13T13:56:00Z"/>
              </w:rPr>
            </w:pPr>
            <w:del w:id="6462" w:author="Thomas Dietz" w:date="2012-08-13T13:56:00Z">
              <w:r w:rsidRPr="009F1B7D" w:rsidDel="0058493D">
                <w:delText>leaf port {</w:delText>
              </w:r>
            </w:del>
          </w:p>
          <w:p w14:paraId="3FCB033B" w14:textId="7A74CC01" w:rsidR="00F86237" w:rsidRPr="009F1B7D" w:rsidDel="0058493D" w:rsidRDefault="00F86237" w:rsidP="00011096">
            <w:pPr>
              <w:pStyle w:val="XML3"/>
              <w:rPr>
                <w:del w:id="6463" w:author="Thomas Dietz" w:date="2012-08-13T13:56:00Z"/>
              </w:rPr>
            </w:pPr>
            <w:del w:id="6464" w:author="Thomas Dietz" w:date="2012-08-13T13:56:00Z">
              <w:r w:rsidRPr="009F1B7D" w:rsidDel="0058493D">
                <w:delText>type inet:port-number;</w:delText>
              </w:r>
            </w:del>
          </w:p>
          <w:p w14:paraId="6A47CAF8" w14:textId="6DC33EBE" w:rsidR="00F86237" w:rsidRPr="009F1B7D" w:rsidDel="0058493D" w:rsidRDefault="00F86237" w:rsidP="00011096">
            <w:pPr>
              <w:pStyle w:val="XML3"/>
              <w:rPr>
                <w:del w:id="6465" w:author="Thomas Dietz" w:date="2012-08-13T13:56:00Z"/>
              </w:rPr>
            </w:pPr>
            <w:del w:id="6466" w:author="Thomas Dietz" w:date="2012-08-13T13:56:00Z">
              <w:r w:rsidRPr="009F1B7D" w:rsidDel="0058493D">
                <w:delText>default 6633;</w:delText>
              </w:r>
            </w:del>
          </w:p>
          <w:p w14:paraId="5F427272" w14:textId="3370C560" w:rsidR="00F86237" w:rsidRPr="009F1B7D" w:rsidDel="0058493D" w:rsidRDefault="00F86237" w:rsidP="00011096">
            <w:pPr>
              <w:pStyle w:val="XML3"/>
              <w:rPr>
                <w:del w:id="6467" w:author="Thomas Dietz" w:date="2012-08-13T13:56:00Z"/>
              </w:rPr>
            </w:pPr>
            <w:del w:id="6468" w:author="Thomas Dietz" w:date="2012-08-13T13:56:00Z">
              <w:r w:rsidRPr="009F1B7D" w:rsidDel="0058493D">
                <w:delText>description "The port number at the controller to connect to.";</w:delText>
              </w:r>
            </w:del>
          </w:p>
          <w:p w14:paraId="132D5DE7" w14:textId="0850B60A" w:rsidR="00F86237" w:rsidRPr="009F1B7D" w:rsidDel="0058493D" w:rsidRDefault="00F86237" w:rsidP="00011096">
            <w:pPr>
              <w:pStyle w:val="XML2"/>
              <w:rPr>
                <w:del w:id="6469" w:author="Thomas Dietz" w:date="2012-08-13T13:56:00Z"/>
              </w:rPr>
            </w:pPr>
            <w:del w:id="6470" w:author="Thomas Dietz" w:date="2012-08-13T13:56:00Z">
              <w:r w:rsidRPr="009F1B7D" w:rsidDel="0058493D">
                <w:delText>}</w:delText>
              </w:r>
            </w:del>
          </w:p>
          <w:p w14:paraId="4E781C44" w14:textId="1B646006" w:rsidR="00F86237" w:rsidRPr="009F1B7D" w:rsidDel="0058493D" w:rsidRDefault="00F86237" w:rsidP="00011096">
            <w:pPr>
              <w:pStyle w:val="XML2"/>
              <w:rPr>
                <w:del w:id="6471" w:author="Thomas Dietz" w:date="2012-08-13T13:56:00Z"/>
              </w:rPr>
            </w:pPr>
            <w:del w:id="6472" w:author="Thomas Dietz" w:date="2012-08-13T13:56:00Z">
              <w:r w:rsidRPr="009F1B7D" w:rsidDel="0058493D">
                <w:delText>leaf local-ip-address {</w:delText>
              </w:r>
            </w:del>
          </w:p>
          <w:p w14:paraId="70E14321" w14:textId="74C4771B" w:rsidR="00F86237" w:rsidRPr="009F1B7D" w:rsidDel="0058493D" w:rsidRDefault="00F86237" w:rsidP="00011096">
            <w:pPr>
              <w:pStyle w:val="XML3"/>
              <w:rPr>
                <w:del w:id="6473" w:author="Thomas Dietz" w:date="2012-08-13T13:56:00Z"/>
              </w:rPr>
            </w:pPr>
            <w:del w:id="6474" w:author="Thomas Dietz" w:date="2012-08-13T13:56:00Z">
              <w:r w:rsidRPr="009F1B7D" w:rsidDel="0058493D">
                <w:delText>type inet:ip-address;</w:delText>
              </w:r>
            </w:del>
          </w:p>
          <w:p w14:paraId="0CD92E72" w14:textId="301A381A" w:rsidR="00F86237" w:rsidRPr="009F1B7D" w:rsidDel="0058493D" w:rsidRDefault="00F86237" w:rsidP="00011096">
            <w:pPr>
              <w:pStyle w:val="XML3"/>
              <w:rPr>
                <w:del w:id="6475" w:author="Thomas Dietz" w:date="2012-08-13T13:56:00Z"/>
              </w:rPr>
            </w:pPr>
            <w:del w:id="6476" w:author="Thomas Dietz" w:date="2012-08-13T13:56:00Z">
              <w:r w:rsidRPr="009F1B7D" w:rsidDel="0058493D">
                <w:delText>description "This specifies the source IP for packets sent to this controller and overrides the default IP used.";</w:delText>
              </w:r>
            </w:del>
          </w:p>
          <w:p w14:paraId="02D77CCC" w14:textId="78E7097F" w:rsidR="00F86237" w:rsidRPr="009F1B7D" w:rsidDel="0058493D" w:rsidRDefault="00F86237" w:rsidP="00011096">
            <w:pPr>
              <w:pStyle w:val="XML2"/>
              <w:rPr>
                <w:del w:id="6477" w:author="Thomas Dietz" w:date="2012-08-13T13:56:00Z"/>
              </w:rPr>
            </w:pPr>
            <w:del w:id="6478" w:author="Thomas Dietz" w:date="2012-08-13T13:56:00Z">
              <w:r w:rsidRPr="009F1B7D" w:rsidDel="0058493D">
                <w:delText>}</w:delText>
              </w:r>
            </w:del>
          </w:p>
          <w:p w14:paraId="1FDB4620" w14:textId="526434FD" w:rsidR="00F86237" w:rsidRPr="009F1B7D" w:rsidDel="0058493D" w:rsidRDefault="00F86237" w:rsidP="00011096">
            <w:pPr>
              <w:pStyle w:val="XML2"/>
              <w:rPr>
                <w:del w:id="6479" w:author="Thomas Dietz" w:date="2012-08-13T13:56:00Z"/>
              </w:rPr>
            </w:pPr>
            <w:del w:id="6480" w:author="Thomas Dietz" w:date="2012-08-13T13:56:00Z">
              <w:r w:rsidRPr="009F1B7D" w:rsidDel="0058493D">
                <w:delText>leaf local-port {</w:delText>
              </w:r>
            </w:del>
          </w:p>
          <w:p w14:paraId="3A1DECF4" w14:textId="69519E4E" w:rsidR="00F86237" w:rsidRPr="009F1B7D" w:rsidDel="0058493D" w:rsidRDefault="00F86237" w:rsidP="00011096">
            <w:pPr>
              <w:pStyle w:val="XML3"/>
              <w:rPr>
                <w:del w:id="6481" w:author="Thomas Dietz" w:date="2012-08-13T13:56:00Z"/>
              </w:rPr>
            </w:pPr>
            <w:del w:id="6482" w:author="Thomas Dietz" w:date="2012-08-13T13:56:00Z">
              <w:r w:rsidRPr="009F1B7D" w:rsidDel="0058493D">
                <w:delText>type inet:port-number;</w:delText>
              </w:r>
            </w:del>
          </w:p>
          <w:p w14:paraId="29182761" w14:textId="7B3312B7" w:rsidR="00F86237" w:rsidRPr="009F1B7D" w:rsidDel="0058493D" w:rsidRDefault="00F86237" w:rsidP="00011096">
            <w:pPr>
              <w:pStyle w:val="XML3"/>
              <w:rPr>
                <w:del w:id="6483" w:author="Thomas Dietz" w:date="2012-08-13T13:56:00Z"/>
              </w:rPr>
            </w:pPr>
            <w:del w:id="6484" w:author="Thomas Dietz" w:date="2012-08-13T13:56:00Z">
              <w:r w:rsidRPr="009F1B7D" w:rsidDel="0058493D">
                <w:delText>default 0;</w:delText>
              </w:r>
            </w:del>
          </w:p>
          <w:p w14:paraId="1EAB8CCE" w14:textId="538408E0" w:rsidR="00F86237" w:rsidRPr="009F1B7D" w:rsidDel="0058493D" w:rsidRDefault="00F86237" w:rsidP="00011096">
            <w:pPr>
              <w:pStyle w:val="XML3"/>
              <w:rPr>
                <w:del w:id="6485" w:author="Thomas Dietz" w:date="2012-08-13T13:56:00Z"/>
              </w:rPr>
            </w:pPr>
            <w:del w:id="6486" w:author="Thomas Dietz" w:date="2012-08-13T13:56:00Z">
              <w:r w:rsidRPr="009F1B7D" w:rsidDel="0058493D">
                <w:delText>description "The port number the switch listens on. If 0 the port is chosen dynamically.";</w:delText>
              </w:r>
            </w:del>
          </w:p>
          <w:p w14:paraId="36458923" w14:textId="0B5561E7" w:rsidR="00F86237" w:rsidRPr="009F1B7D" w:rsidDel="0058493D" w:rsidRDefault="00F86237" w:rsidP="00011096">
            <w:pPr>
              <w:pStyle w:val="XML2"/>
              <w:rPr>
                <w:del w:id="6487" w:author="Thomas Dietz" w:date="2012-08-13T13:56:00Z"/>
              </w:rPr>
            </w:pPr>
            <w:del w:id="6488" w:author="Thomas Dietz" w:date="2012-08-13T13:56:00Z">
              <w:r w:rsidRPr="009F1B7D" w:rsidDel="0058493D">
                <w:delText>}</w:delText>
              </w:r>
            </w:del>
          </w:p>
          <w:p w14:paraId="24AAD670" w14:textId="65999D4D" w:rsidR="00F86237" w:rsidRPr="009F1B7D" w:rsidDel="0058493D" w:rsidRDefault="00F86237" w:rsidP="00011096">
            <w:pPr>
              <w:pStyle w:val="XML2"/>
              <w:rPr>
                <w:del w:id="6489" w:author="Thomas Dietz" w:date="2012-08-13T13:56:00Z"/>
              </w:rPr>
            </w:pPr>
            <w:del w:id="6490" w:author="Thomas Dietz" w:date="2012-08-13T13:56:00Z">
              <w:r w:rsidRPr="009F1B7D" w:rsidDel="0058493D">
                <w:delText>leaf protocol {</w:delText>
              </w:r>
            </w:del>
          </w:p>
          <w:p w14:paraId="48F14E8B" w14:textId="513490A0" w:rsidR="00F86237" w:rsidRPr="009F1B7D" w:rsidDel="0058493D" w:rsidRDefault="00F86237" w:rsidP="00011096">
            <w:pPr>
              <w:pStyle w:val="XML3"/>
              <w:rPr>
                <w:del w:id="6491" w:author="Thomas Dietz" w:date="2012-08-13T13:56:00Z"/>
              </w:rPr>
            </w:pPr>
            <w:del w:id="6492" w:author="Thomas Dietz" w:date="2012-08-13T13:56:00Z">
              <w:r w:rsidRPr="009F1B7D" w:rsidDel="0058493D">
                <w:delText>type enumeration {</w:delText>
              </w:r>
            </w:del>
          </w:p>
          <w:p w14:paraId="6C5F0BC0" w14:textId="689D3B6A" w:rsidR="00F86237" w:rsidRPr="009F1B7D" w:rsidDel="0058493D" w:rsidRDefault="00F86237" w:rsidP="00011096">
            <w:pPr>
              <w:pStyle w:val="XML4"/>
              <w:rPr>
                <w:del w:id="6493" w:author="Thomas Dietz" w:date="2012-08-13T13:56:00Z"/>
              </w:rPr>
            </w:pPr>
            <w:del w:id="6494" w:author="Thomas Dietz" w:date="2012-08-13T13:56:00Z">
              <w:r w:rsidRPr="009F1B7D" w:rsidDel="0058493D">
                <w:delText>enum "tcp";</w:delText>
              </w:r>
            </w:del>
          </w:p>
          <w:p w14:paraId="1552BC1D" w14:textId="72FD43EC" w:rsidR="00F86237" w:rsidRPr="009F1B7D" w:rsidDel="0058493D" w:rsidRDefault="00F86237" w:rsidP="00011096">
            <w:pPr>
              <w:pStyle w:val="XML4"/>
              <w:rPr>
                <w:del w:id="6495" w:author="Thomas Dietz" w:date="2012-08-13T13:56:00Z"/>
              </w:rPr>
            </w:pPr>
            <w:del w:id="6496" w:author="Thomas Dietz" w:date="2012-08-13T13:56:00Z">
              <w:r w:rsidRPr="009F1B7D" w:rsidDel="0058493D">
                <w:delText>enum "tls";</w:delText>
              </w:r>
            </w:del>
          </w:p>
          <w:p w14:paraId="220765A6" w14:textId="79239C95" w:rsidR="00F86237" w:rsidRPr="009F1B7D" w:rsidDel="0058493D" w:rsidRDefault="00F86237" w:rsidP="00011096">
            <w:pPr>
              <w:pStyle w:val="XML3"/>
              <w:rPr>
                <w:del w:id="6497" w:author="Thomas Dietz" w:date="2012-08-13T13:56:00Z"/>
              </w:rPr>
            </w:pPr>
            <w:del w:id="6498" w:author="Thomas Dietz" w:date="2012-08-13T13:56:00Z">
              <w:r w:rsidRPr="009F1B7D" w:rsidDel="0058493D">
                <w:delText>}</w:delText>
              </w:r>
            </w:del>
          </w:p>
          <w:p w14:paraId="10D3653A" w14:textId="663AF6E3" w:rsidR="00F86237" w:rsidRPr="009F1B7D" w:rsidDel="0058493D" w:rsidRDefault="00F86237" w:rsidP="00011096">
            <w:pPr>
              <w:pStyle w:val="XML3"/>
              <w:rPr>
                <w:del w:id="6499" w:author="Thomas Dietz" w:date="2012-08-13T13:56:00Z"/>
              </w:rPr>
            </w:pPr>
            <w:del w:id="6500" w:author="Thomas Dietz" w:date="2012-08-13T13:56:00Z">
              <w:r w:rsidRPr="009F1B7D" w:rsidDel="0058493D">
                <w:delText>default "tcp";</w:delText>
              </w:r>
            </w:del>
          </w:p>
          <w:p w14:paraId="18DF2655" w14:textId="7F1E5EEB" w:rsidR="00F86237" w:rsidRPr="009F1B7D" w:rsidDel="0058493D" w:rsidRDefault="00F86237" w:rsidP="00011096">
            <w:pPr>
              <w:pStyle w:val="XML3"/>
              <w:rPr>
                <w:del w:id="6501" w:author="Thomas Dietz" w:date="2012-08-13T13:56:00Z"/>
              </w:rPr>
            </w:pPr>
            <w:del w:id="6502" w:author="Thomas Dietz" w:date="2012-08-13T13:56:00Z">
              <w:r w:rsidRPr="009F1B7D" w:rsidDel="0058493D">
                <w:delText>description "The protocol used for connecting to the controller.";</w:delText>
              </w:r>
            </w:del>
          </w:p>
          <w:p w14:paraId="43CE5090" w14:textId="4B2C5242" w:rsidR="00F86237" w:rsidRPr="009F1B7D" w:rsidDel="0058493D" w:rsidRDefault="00F86237" w:rsidP="00011096">
            <w:pPr>
              <w:pStyle w:val="XML3"/>
              <w:rPr>
                <w:del w:id="6503" w:author="Thomas Dietz" w:date="2012-08-13T13:56:00Z"/>
              </w:rPr>
            </w:pPr>
            <w:del w:id="6504" w:author="Thomas Dietz" w:date="2012-08-13T13:56:00Z">
              <w:r w:rsidRPr="009F1B7D" w:rsidDel="0058493D">
                <w:delText>}</w:delText>
              </w:r>
            </w:del>
          </w:p>
          <w:p w14:paraId="5CF57B4E" w14:textId="7E5C9599" w:rsidR="00F86237" w:rsidRPr="009F1B7D" w:rsidDel="0058493D" w:rsidRDefault="00F86237" w:rsidP="00011096">
            <w:pPr>
              <w:pStyle w:val="XML2"/>
              <w:rPr>
                <w:del w:id="6505" w:author="Thomas Dietz" w:date="2012-08-13T13:56:00Z"/>
              </w:rPr>
            </w:pPr>
            <w:del w:id="6506" w:author="Thomas Dietz" w:date="2012-08-13T13:56:00Z">
              <w:r w:rsidRPr="009F1B7D" w:rsidDel="0058493D">
                <w:delText>container state {</w:delText>
              </w:r>
            </w:del>
          </w:p>
          <w:p w14:paraId="508834C1" w14:textId="094B98DB" w:rsidR="00F86237" w:rsidRPr="009F1B7D" w:rsidDel="0058493D" w:rsidRDefault="00F86237" w:rsidP="00011096">
            <w:pPr>
              <w:pStyle w:val="XML3"/>
              <w:rPr>
                <w:del w:id="6507" w:author="Thomas Dietz" w:date="2012-08-13T13:56:00Z"/>
              </w:rPr>
            </w:pPr>
            <w:del w:id="6508" w:author="Thomas Dietz" w:date="2012-08-13T13:56:00Z">
              <w:r w:rsidRPr="009F1B7D" w:rsidDel="0058493D">
                <w:delText>description "This container holds connection state information that indicate if the Logical Switch is connected, what versions are supported, and which one is used.";</w:delText>
              </w:r>
            </w:del>
          </w:p>
          <w:p w14:paraId="145CACA7" w14:textId="3433CFFE" w:rsidR="00F86237" w:rsidRPr="009F1B7D" w:rsidDel="0058493D" w:rsidRDefault="00F86237" w:rsidP="00011096">
            <w:pPr>
              <w:pStyle w:val="XML3"/>
              <w:rPr>
                <w:del w:id="6509" w:author="Thomas Dietz" w:date="2012-08-13T13:56:00Z"/>
              </w:rPr>
            </w:pPr>
            <w:del w:id="6510" w:author="Thomas Dietz" w:date="2012-08-13T13:56:00Z">
              <w:r w:rsidRPr="009F1B7D" w:rsidDel="0058493D">
                <w:delText>leaf connection-state {</w:delText>
              </w:r>
            </w:del>
          </w:p>
          <w:p w14:paraId="425842A8" w14:textId="42BF1339" w:rsidR="00F86237" w:rsidRPr="009F1B7D" w:rsidDel="0058493D" w:rsidRDefault="00F86237" w:rsidP="00011096">
            <w:pPr>
              <w:pStyle w:val="XML4"/>
              <w:rPr>
                <w:del w:id="6511" w:author="Thomas Dietz" w:date="2012-08-13T13:56:00Z"/>
              </w:rPr>
            </w:pPr>
            <w:del w:id="6512" w:author="Thomas Dietz" w:date="2012-08-13T13:56:00Z">
              <w:r w:rsidRPr="009F1B7D" w:rsidDel="0058493D">
                <w:delText>type up-down-state-type;</w:delText>
              </w:r>
            </w:del>
          </w:p>
          <w:p w14:paraId="4F020584" w14:textId="43B53813" w:rsidR="00F86237" w:rsidRPr="009F1B7D" w:rsidDel="0058493D" w:rsidRDefault="00F86237" w:rsidP="00011096">
            <w:pPr>
              <w:pStyle w:val="XML4"/>
              <w:rPr>
                <w:del w:id="6513" w:author="Thomas Dietz" w:date="2012-08-13T13:56:00Z"/>
              </w:rPr>
            </w:pPr>
            <w:del w:id="6514" w:author="Thomas Dietz" w:date="2012-08-13T13:56:00Z">
              <w:r w:rsidRPr="009F1B7D" w:rsidDel="0058493D">
                <w:delText>description "This object indicates if the Logical Switch is connected to the controller.";</w:delText>
              </w:r>
            </w:del>
          </w:p>
          <w:p w14:paraId="1B9A74AB" w14:textId="1A351A67" w:rsidR="00F86237" w:rsidRPr="009F1B7D" w:rsidDel="0058493D" w:rsidRDefault="00F86237" w:rsidP="00011096">
            <w:pPr>
              <w:pStyle w:val="XML3"/>
              <w:rPr>
                <w:del w:id="6515" w:author="Thomas Dietz" w:date="2012-08-13T13:56:00Z"/>
              </w:rPr>
            </w:pPr>
            <w:del w:id="6516" w:author="Thomas Dietz" w:date="2012-08-13T13:56:00Z">
              <w:r w:rsidRPr="009F1B7D" w:rsidDel="0058493D">
                <w:delText>}</w:delText>
              </w:r>
            </w:del>
          </w:p>
          <w:p w14:paraId="0F7A8430" w14:textId="0242B1AC" w:rsidR="00F86237" w:rsidRPr="009F1B7D" w:rsidDel="0058493D" w:rsidRDefault="00F86237" w:rsidP="00011096">
            <w:pPr>
              <w:pStyle w:val="XML3"/>
              <w:rPr>
                <w:del w:id="6517" w:author="Thomas Dietz" w:date="2012-08-13T13:56:00Z"/>
              </w:rPr>
            </w:pPr>
            <w:del w:id="6518" w:author="Thomas Dietz" w:date="2012-08-13T13:56:00Z">
              <w:r w:rsidRPr="009F1B7D" w:rsidDel="0058493D">
                <w:delText>leaf current-version {</w:delText>
              </w:r>
            </w:del>
          </w:p>
          <w:p w14:paraId="6A2DE486" w14:textId="53A6B534" w:rsidR="00F86237" w:rsidRPr="009F1B7D" w:rsidDel="0058493D" w:rsidRDefault="00F86237" w:rsidP="00011096">
            <w:pPr>
              <w:pStyle w:val="XML4"/>
              <w:rPr>
                <w:del w:id="6519" w:author="Thomas Dietz" w:date="2012-08-13T13:56:00Z"/>
              </w:rPr>
            </w:pPr>
            <w:del w:id="6520" w:author="Thomas Dietz" w:date="2012-08-13T13:56:00Z">
              <w:r w:rsidRPr="009F1B7D" w:rsidDel="0058493D">
                <w:delText>type openflow-version;</w:delText>
              </w:r>
            </w:del>
          </w:p>
          <w:p w14:paraId="7DA4E6A1" w14:textId="3D825BB1" w:rsidR="00F86237" w:rsidRPr="009F1B7D" w:rsidDel="0058493D" w:rsidRDefault="00F86237" w:rsidP="00011096">
            <w:pPr>
              <w:pStyle w:val="XML4"/>
              <w:rPr>
                <w:del w:id="6521" w:author="Thomas Dietz" w:date="2012-08-13T13:56:00Z"/>
              </w:rPr>
            </w:pPr>
            <w:del w:id="6522" w:author="Thomas Dietz" w:date="2012-08-13T13:56:00Z">
              <w:r w:rsidRPr="009F1B7D" w:rsidDel="0058493D">
                <w:delText>description "This object contains the current OpenFlow version used between Logical Switch and Controller.";</w:delText>
              </w:r>
            </w:del>
          </w:p>
          <w:p w14:paraId="3A30BBA7" w14:textId="4D0470F0" w:rsidR="00F86237" w:rsidRPr="009F1B7D" w:rsidDel="0058493D" w:rsidRDefault="00F86237" w:rsidP="00011096">
            <w:pPr>
              <w:pStyle w:val="XML3"/>
              <w:rPr>
                <w:del w:id="6523" w:author="Thomas Dietz" w:date="2012-08-13T13:56:00Z"/>
              </w:rPr>
            </w:pPr>
            <w:del w:id="6524" w:author="Thomas Dietz" w:date="2012-08-13T13:56:00Z">
              <w:r w:rsidRPr="009F1B7D" w:rsidDel="0058493D">
                <w:delText>}</w:delText>
              </w:r>
            </w:del>
          </w:p>
          <w:p w14:paraId="7A9BD799" w14:textId="3E6D86A6" w:rsidR="00F86237" w:rsidRPr="009F1B7D" w:rsidDel="0058493D" w:rsidRDefault="00F86237" w:rsidP="00011096">
            <w:pPr>
              <w:pStyle w:val="XML3"/>
              <w:rPr>
                <w:del w:id="6525" w:author="Thomas Dietz" w:date="2012-08-13T13:56:00Z"/>
              </w:rPr>
            </w:pPr>
            <w:del w:id="6526" w:author="Thomas Dietz" w:date="2012-08-13T13:56:00Z">
              <w:r w:rsidRPr="009F1B7D" w:rsidDel="0058493D">
                <w:delText>leaf-list supported-versions {</w:delText>
              </w:r>
            </w:del>
          </w:p>
          <w:p w14:paraId="47AAF1EE" w14:textId="0AD35185" w:rsidR="00F86237" w:rsidRPr="009F1B7D" w:rsidDel="0058493D" w:rsidRDefault="00F86237" w:rsidP="00011096">
            <w:pPr>
              <w:pStyle w:val="XML4"/>
              <w:rPr>
                <w:del w:id="6527" w:author="Thomas Dietz" w:date="2012-08-13T13:56:00Z"/>
              </w:rPr>
            </w:pPr>
            <w:del w:id="6528" w:author="Thomas Dietz" w:date="2012-08-13T13:56:00Z">
              <w:r w:rsidRPr="009F1B7D" w:rsidDel="0058493D">
                <w:delText>type openflow-version;</w:delText>
              </w:r>
            </w:del>
          </w:p>
          <w:p w14:paraId="0410204A" w14:textId="3F3EB7F2" w:rsidR="00F86237" w:rsidRPr="009F1B7D" w:rsidDel="0058493D" w:rsidRDefault="00F86237" w:rsidP="00011096">
            <w:pPr>
              <w:pStyle w:val="XML4"/>
              <w:rPr>
                <w:del w:id="6529" w:author="Thomas Dietz" w:date="2012-08-13T13:56:00Z"/>
              </w:rPr>
            </w:pPr>
            <w:del w:id="6530" w:author="Thomas Dietz" w:date="2012-08-13T13:56:00Z">
              <w:r w:rsidRPr="009F1B7D" w:rsidDel="0058493D">
                <w:delText>description "This list of objects contains all the OpenFlow versions supported the controller.";</w:delText>
              </w:r>
            </w:del>
          </w:p>
          <w:p w14:paraId="79B36EC7" w14:textId="64238F16" w:rsidR="00F86237" w:rsidRPr="009F1B7D" w:rsidDel="0058493D" w:rsidRDefault="00F86237" w:rsidP="00011096">
            <w:pPr>
              <w:pStyle w:val="XML3"/>
              <w:rPr>
                <w:del w:id="6531" w:author="Thomas Dietz" w:date="2012-08-13T13:56:00Z"/>
              </w:rPr>
            </w:pPr>
            <w:del w:id="6532" w:author="Thomas Dietz" w:date="2012-08-13T13:56:00Z">
              <w:r w:rsidRPr="009F1B7D" w:rsidDel="0058493D">
                <w:delText>}</w:delText>
              </w:r>
            </w:del>
          </w:p>
          <w:p w14:paraId="73ADB576" w14:textId="43352678" w:rsidR="00F86237" w:rsidRPr="009F1B7D" w:rsidDel="0058493D" w:rsidRDefault="00F86237" w:rsidP="00011096">
            <w:pPr>
              <w:pStyle w:val="XML2"/>
              <w:rPr>
                <w:del w:id="6533" w:author="Thomas Dietz" w:date="2012-08-13T13:56:00Z"/>
              </w:rPr>
            </w:pPr>
            <w:del w:id="6534" w:author="Thomas Dietz" w:date="2012-08-13T13:56:00Z">
              <w:r w:rsidRPr="009F1B7D" w:rsidDel="0058493D">
                <w:delText>}</w:delText>
              </w:r>
            </w:del>
          </w:p>
          <w:p w14:paraId="08112CF3" w14:textId="77777777" w:rsidR="0058493D" w:rsidRDefault="00F86237" w:rsidP="0058493D">
            <w:pPr>
              <w:pStyle w:val="XML1"/>
              <w:rPr>
                <w:ins w:id="6535" w:author="Thomas Dietz" w:date="2012-08-13T13:56:00Z"/>
              </w:rPr>
            </w:pPr>
            <w:del w:id="6536" w:author="Thomas Dietz" w:date="2012-08-13T13:56:00Z">
              <w:r w:rsidRPr="009F1B7D" w:rsidDel="0058493D">
                <w:delText>}</w:delText>
              </w:r>
            </w:del>
            <w:ins w:id="6537" w:author="Thomas Dietz" w:date="2012-08-13T13:56:00Z">
              <w:r w:rsidR="0058493D">
                <w:t xml:space="preserve">  grouping OFControllerType {</w:t>
              </w:r>
            </w:ins>
          </w:p>
          <w:p w14:paraId="15F6132A" w14:textId="77777777" w:rsidR="0058493D" w:rsidRDefault="0058493D" w:rsidP="0058493D">
            <w:pPr>
              <w:pStyle w:val="XML1"/>
              <w:rPr>
                <w:ins w:id="6538" w:author="Thomas Dietz" w:date="2012-08-13T13:56:00Z"/>
              </w:rPr>
            </w:pPr>
            <w:ins w:id="6539" w:author="Thomas Dietz" w:date="2012-08-13T13:56:00Z">
              <w:r>
                <w:t xml:space="preserve">    description "This grouping specifies all properties of an</w:t>
              </w:r>
            </w:ins>
          </w:p>
          <w:p w14:paraId="1C49DE2B" w14:textId="77777777" w:rsidR="0058493D" w:rsidRDefault="0058493D" w:rsidP="0058493D">
            <w:pPr>
              <w:pStyle w:val="XML1"/>
              <w:rPr>
                <w:ins w:id="6540" w:author="Thomas Dietz" w:date="2012-08-13T13:56:00Z"/>
              </w:rPr>
            </w:pPr>
            <w:ins w:id="6541" w:author="Thomas Dietz" w:date="2012-08-13T13:56:00Z">
              <w:r>
                <w:t xml:space="preserve">      OpenFlow Logical Switch Controller.</w:t>
              </w:r>
            </w:ins>
          </w:p>
          <w:p w14:paraId="58DCDC08" w14:textId="77777777" w:rsidR="0058493D" w:rsidRDefault="0058493D" w:rsidP="0058493D">
            <w:pPr>
              <w:pStyle w:val="XML1"/>
              <w:rPr>
                <w:ins w:id="6542" w:author="Thomas Dietz" w:date="2012-08-13T13:56:00Z"/>
              </w:rPr>
            </w:pPr>
          </w:p>
          <w:p w14:paraId="2BF1F287" w14:textId="77777777" w:rsidR="0058493D" w:rsidRDefault="0058493D" w:rsidP="0058493D">
            <w:pPr>
              <w:pStyle w:val="XML1"/>
              <w:rPr>
                <w:ins w:id="6543" w:author="Thomas Dietz" w:date="2012-08-13T13:56:00Z"/>
              </w:rPr>
            </w:pPr>
            <w:ins w:id="6544" w:author="Thomas Dietz" w:date="2012-08-13T13:56:00Z">
              <w:r>
                <w:t xml:space="preserve">      NETCONF &lt;edit-config&gt; operations MUST be implemented as </w:t>
              </w:r>
            </w:ins>
          </w:p>
          <w:p w14:paraId="7BF1F3CA" w14:textId="77777777" w:rsidR="0058493D" w:rsidRDefault="0058493D" w:rsidP="0058493D">
            <w:pPr>
              <w:pStyle w:val="XML1"/>
              <w:rPr>
                <w:ins w:id="6545" w:author="Thomas Dietz" w:date="2012-08-13T13:56:00Z"/>
              </w:rPr>
            </w:pPr>
            <w:ins w:id="6546" w:author="Thomas Dietz" w:date="2012-08-13T13:56:00Z">
              <w:r>
                <w:t xml:space="preserve">      follows: </w:t>
              </w:r>
            </w:ins>
          </w:p>
          <w:p w14:paraId="0C2288EB" w14:textId="77777777" w:rsidR="0058493D" w:rsidRDefault="0058493D" w:rsidP="0058493D">
            <w:pPr>
              <w:pStyle w:val="XML1"/>
              <w:rPr>
                <w:ins w:id="6547" w:author="Thomas Dietz" w:date="2012-08-13T13:56:00Z"/>
              </w:rPr>
            </w:pPr>
          </w:p>
          <w:p w14:paraId="23EB4E81" w14:textId="77777777" w:rsidR="0058493D" w:rsidRDefault="0058493D" w:rsidP="0058493D">
            <w:pPr>
              <w:pStyle w:val="XML1"/>
              <w:rPr>
                <w:ins w:id="6548" w:author="Thomas Dietz" w:date="2012-08-13T13:56:00Z"/>
              </w:rPr>
            </w:pPr>
            <w:ins w:id="6549" w:author="Thomas Dietz" w:date="2012-08-13T13:56:00Z">
              <w:r>
                <w:t xml:space="preserve">      * The 'id' element MUST be present at all &lt;edit-config&gt;</w:t>
              </w:r>
            </w:ins>
          </w:p>
          <w:p w14:paraId="152F6802" w14:textId="77777777" w:rsidR="0058493D" w:rsidRDefault="0058493D" w:rsidP="0058493D">
            <w:pPr>
              <w:pStyle w:val="XML1"/>
              <w:rPr>
                <w:ins w:id="6550" w:author="Thomas Dietz" w:date="2012-08-13T13:56:00Z"/>
              </w:rPr>
            </w:pPr>
            <w:ins w:id="6551" w:author="Thomas Dietz" w:date="2012-08-13T13:56:00Z">
              <w:r>
                <w:lastRenderedPageBreak/>
                <w:t xml:space="preserve">        operations to identify the controller.</w:t>
              </w:r>
            </w:ins>
          </w:p>
          <w:p w14:paraId="56B5D098" w14:textId="77777777" w:rsidR="0058493D" w:rsidRDefault="0058493D" w:rsidP="0058493D">
            <w:pPr>
              <w:pStyle w:val="XML1"/>
              <w:rPr>
                <w:ins w:id="6552" w:author="Thomas Dietz" w:date="2012-08-13T13:56:00Z"/>
              </w:rPr>
            </w:pPr>
            <w:ins w:id="6553" w:author="Thomas Dietz" w:date="2012-08-13T13:56:00Z">
              <w:r>
                <w:t xml:space="preserve">      * If the operation is 'merge' or 'replace', the element is</w:t>
              </w:r>
            </w:ins>
          </w:p>
          <w:p w14:paraId="18103615" w14:textId="77777777" w:rsidR="0058493D" w:rsidRDefault="0058493D" w:rsidP="0058493D">
            <w:pPr>
              <w:pStyle w:val="XML1"/>
              <w:rPr>
                <w:ins w:id="6554" w:author="Thomas Dietz" w:date="2012-08-13T13:56:00Z"/>
              </w:rPr>
            </w:pPr>
            <w:ins w:id="6555" w:author="Thomas Dietz" w:date="2012-08-13T13:56:00Z">
              <w:r>
                <w:t xml:space="preserve">        created if it does not exist, and its value is set to the</w:t>
              </w:r>
            </w:ins>
          </w:p>
          <w:p w14:paraId="40F77575" w14:textId="77777777" w:rsidR="0058493D" w:rsidRDefault="0058493D" w:rsidP="0058493D">
            <w:pPr>
              <w:pStyle w:val="XML1"/>
              <w:rPr>
                <w:ins w:id="6556" w:author="Thomas Dietz" w:date="2012-08-13T13:56:00Z"/>
              </w:rPr>
            </w:pPr>
            <w:ins w:id="6557" w:author="Thomas Dietz" w:date="2012-08-13T13:56:00Z">
              <w:r>
                <w:t xml:space="preserve">        value found in the XML RPC data.</w:t>
              </w:r>
            </w:ins>
          </w:p>
          <w:p w14:paraId="7061DB53" w14:textId="77777777" w:rsidR="0058493D" w:rsidRDefault="0058493D" w:rsidP="0058493D">
            <w:pPr>
              <w:pStyle w:val="XML1"/>
              <w:rPr>
                <w:ins w:id="6558" w:author="Thomas Dietz" w:date="2012-08-13T13:56:00Z"/>
              </w:rPr>
            </w:pPr>
            <w:ins w:id="6559" w:author="Thomas Dietz" w:date="2012-08-13T13:56:00Z">
              <w:r>
                <w:t xml:space="preserve">      * If the operation is 'create', the element is created if it</w:t>
              </w:r>
            </w:ins>
          </w:p>
          <w:p w14:paraId="7527E67A" w14:textId="77777777" w:rsidR="0058493D" w:rsidRDefault="0058493D" w:rsidP="0058493D">
            <w:pPr>
              <w:pStyle w:val="XML1"/>
              <w:rPr>
                <w:ins w:id="6560" w:author="Thomas Dietz" w:date="2012-08-13T13:56:00Z"/>
              </w:rPr>
            </w:pPr>
            <w:ins w:id="6561" w:author="Thomas Dietz" w:date="2012-08-13T13:56:00Z">
              <w:r>
                <w:t xml:space="preserve">        does not exist. If the element already exists, a</w:t>
              </w:r>
            </w:ins>
          </w:p>
          <w:p w14:paraId="16C1C2BF" w14:textId="77777777" w:rsidR="0058493D" w:rsidRDefault="0058493D" w:rsidP="0058493D">
            <w:pPr>
              <w:pStyle w:val="XML1"/>
              <w:rPr>
                <w:ins w:id="6562" w:author="Thomas Dietz" w:date="2012-08-13T13:56:00Z"/>
              </w:rPr>
            </w:pPr>
            <w:ins w:id="6563" w:author="Thomas Dietz" w:date="2012-08-13T13:56:00Z">
              <w:r>
                <w:t xml:space="preserve">        'data</w:t>
              </w:r>
              <w:r>
                <w:rPr>
                  <w:rFonts w:ascii="MS Mincho" w:eastAsia="MS Mincho" w:hAnsi="MS Mincho" w:cs="MS Mincho" w:hint="eastAsia"/>
                </w:rPr>
                <w:t>‑</w:t>
              </w:r>
              <w:r>
                <w:t>exists' error is returned.</w:t>
              </w:r>
            </w:ins>
          </w:p>
          <w:p w14:paraId="2258C692" w14:textId="77777777" w:rsidR="0058493D" w:rsidRDefault="0058493D" w:rsidP="0058493D">
            <w:pPr>
              <w:pStyle w:val="XML1"/>
              <w:rPr>
                <w:ins w:id="6564" w:author="Thomas Dietz" w:date="2012-08-13T13:56:00Z"/>
              </w:rPr>
            </w:pPr>
            <w:ins w:id="6565" w:author="Thomas Dietz" w:date="2012-08-13T13:56:00Z">
              <w:r>
                <w:t xml:space="preserve">      * If the operation is 'delete', the element is deleted if it</w:t>
              </w:r>
            </w:ins>
          </w:p>
          <w:p w14:paraId="42C696D2" w14:textId="77777777" w:rsidR="0058493D" w:rsidRDefault="0058493D" w:rsidP="0058493D">
            <w:pPr>
              <w:pStyle w:val="XML1"/>
              <w:rPr>
                <w:ins w:id="6566" w:author="Thomas Dietz" w:date="2012-08-13T13:56:00Z"/>
              </w:rPr>
            </w:pPr>
            <w:ins w:id="6567" w:author="Thomas Dietz" w:date="2012-08-13T13:56:00Z">
              <w:r>
                <w:t xml:space="preserve">        exists. If the element does not exist, a 'data</w:t>
              </w:r>
              <w:r>
                <w:rPr>
                  <w:rFonts w:ascii="MS Mincho" w:eastAsia="MS Mincho" w:hAnsi="MS Mincho" w:cs="MS Mincho" w:hint="eastAsia"/>
                </w:rPr>
                <w:t>‑</w:t>
              </w:r>
              <w:r>
                <w:t>missing'</w:t>
              </w:r>
            </w:ins>
          </w:p>
          <w:p w14:paraId="5794D094" w14:textId="77777777" w:rsidR="0058493D" w:rsidRDefault="0058493D" w:rsidP="0058493D">
            <w:pPr>
              <w:pStyle w:val="XML1"/>
              <w:rPr>
                <w:ins w:id="6568" w:author="Thomas Dietz" w:date="2012-08-13T13:56:00Z"/>
              </w:rPr>
            </w:pPr>
            <w:ins w:id="6569" w:author="Thomas Dietz" w:date="2012-08-13T13:56:00Z">
              <w:r>
                <w:t xml:space="preserve">        error is returned.";</w:t>
              </w:r>
            </w:ins>
          </w:p>
          <w:p w14:paraId="031292E3" w14:textId="77777777" w:rsidR="0058493D" w:rsidRDefault="0058493D" w:rsidP="0058493D">
            <w:pPr>
              <w:pStyle w:val="XML1"/>
              <w:rPr>
                <w:ins w:id="6570" w:author="Thomas Dietz" w:date="2012-08-13T13:56:00Z"/>
              </w:rPr>
            </w:pPr>
            <w:ins w:id="6571" w:author="Thomas Dietz" w:date="2012-08-13T13:56:00Z">
              <w:r>
                <w:t xml:space="preserve">    leaf id {</w:t>
              </w:r>
            </w:ins>
          </w:p>
          <w:p w14:paraId="7A99CF20" w14:textId="77777777" w:rsidR="0058493D" w:rsidRDefault="0058493D" w:rsidP="0058493D">
            <w:pPr>
              <w:pStyle w:val="XML1"/>
              <w:rPr>
                <w:ins w:id="6572" w:author="Thomas Dietz" w:date="2012-08-13T13:56:00Z"/>
              </w:rPr>
            </w:pPr>
            <w:ins w:id="6573" w:author="Thomas Dietz" w:date="2012-08-13T13:56:00Z">
              <w:r>
                <w:t xml:space="preserve">      type OFConfigId;</w:t>
              </w:r>
            </w:ins>
          </w:p>
          <w:p w14:paraId="79ABF576" w14:textId="77777777" w:rsidR="0058493D" w:rsidRDefault="0058493D" w:rsidP="0058493D">
            <w:pPr>
              <w:pStyle w:val="XML1"/>
              <w:rPr>
                <w:ins w:id="6574" w:author="Thomas Dietz" w:date="2012-08-13T13:56:00Z"/>
              </w:rPr>
            </w:pPr>
            <w:ins w:id="6575" w:author="Thomas Dietz" w:date="2012-08-13T13:56:00Z">
              <w:r>
                <w:t xml:space="preserve">      mandatory true;</w:t>
              </w:r>
            </w:ins>
          </w:p>
          <w:p w14:paraId="54F4A3C8" w14:textId="77777777" w:rsidR="0058493D" w:rsidRDefault="0058493D" w:rsidP="0058493D">
            <w:pPr>
              <w:pStyle w:val="XML1"/>
              <w:rPr>
                <w:ins w:id="6576" w:author="Thomas Dietz" w:date="2012-08-13T13:56:00Z"/>
              </w:rPr>
            </w:pPr>
            <w:ins w:id="6577" w:author="Thomas Dietz" w:date="2012-08-13T13:56:00Z">
              <w:r>
                <w:t xml:space="preserve">      description "A unique but locally arbitrary identifier that</w:t>
              </w:r>
            </w:ins>
          </w:p>
          <w:p w14:paraId="483C097F" w14:textId="77777777" w:rsidR="0058493D" w:rsidRDefault="0058493D" w:rsidP="0058493D">
            <w:pPr>
              <w:pStyle w:val="XML1"/>
              <w:rPr>
                <w:ins w:id="6578" w:author="Thomas Dietz" w:date="2012-08-13T13:56:00Z"/>
              </w:rPr>
            </w:pPr>
            <w:ins w:id="6579" w:author="Thomas Dietz" w:date="2012-08-13T13:56:00Z">
              <w:r>
                <w:t xml:space="preserve">        uniquely identifies an OpenFlow Controller within the</w:t>
              </w:r>
            </w:ins>
          </w:p>
          <w:p w14:paraId="42451ECF" w14:textId="77777777" w:rsidR="0058493D" w:rsidRDefault="0058493D" w:rsidP="0058493D">
            <w:pPr>
              <w:pStyle w:val="XML1"/>
              <w:rPr>
                <w:ins w:id="6580" w:author="Thomas Dietz" w:date="2012-08-13T13:56:00Z"/>
              </w:rPr>
            </w:pPr>
            <w:ins w:id="6581" w:author="Thomas Dietz" w:date="2012-08-13T13:56:00Z">
              <w:r>
                <w:t xml:space="preserve">        context of an OpenFlow Capable Switch.  It MUST be</w:t>
              </w:r>
            </w:ins>
          </w:p>
          <w:p w14:paraId="70BBC496" w14:textId="77777777" w:rsidR="0058493D" w:rsidRDefault="0058493D" w:rsidP="0058493D">
            <w:pPr>
              <w:pStyle w:val="XML1"/>
              <w:rPr>
                <w:ins w:id="6582" w:author="Thomas Dietz" w:date="2012-08-13T13:56:00Z"/>
              </w:rPr>
            </w:pPr>
            <w:ins w:id="6583" w:author="Thomas Dietz" w:date="2012-08-13T13:56:00Z">
              <w:r>
                <w:t xml:space="preserve">        persistent across reboots of the OpenFlow Capable Switch.</w:t>
              </w:r>
            </w:ins>
          </w:p>
          <w:p w14:paraId="6E71A314" w14:textId="77777777" w:rsidR="0058493D" w:rsidRDefault="0058493D" w:rsidP="0058493D">
            <w:pPr>
              <w:pStyle w:val="XML1"/>
              <w:rPr>
                <w:ins w:id="6584" w:author="Thomas Dietz" w:date="2012-08-13T13:56:00Z"/>
              </w:rPr>
            </w:pPr>
          </w:p>
          <w:p w14:paraId="188A2862" w14:textId="77777777" w:rsidR="0058493D" w:rsidRDefault="0058493D" w:rsidP="0058493D">
            <w:pPr>
              <w:pStyle w:val="XML1"/>
              <w:rPr>
                <w:ins w:id="6585" w:author="Thomas Dietz" w:date="2012-08-13T13:56:00Z"/>
              </w:rPr>
            </w:pPr>
            <w:ins w:id="6586" w:author="Thomas Dietz" w:date="2012-08-13T13:56:00Z">
              <w:r>
                <w:t xml:space="preserve">        This element MUST be present to identify the OpenFlow</w:t>
              </w:r>
            </w:ins>
          </w:p>
          <w:p w14:paraId="073C03A8" w14:textId="77777777" w:rsidR="0058493D" w:rsidRDefault="0058493D" w:rsidP="0058493D">
            <w:pPr>
              <w:pStyle w:val="XML1"/>
              <w:rPr>
                <w:ins w:id="6587" w:author="Thomas Dietz" w:date="2012-08-13T13:56:00Z"/>
              </w:rPr>
            </w:pPr>
            <w:ins w:id="6588" w:author="Thomas Dietz" w:date="2012-08-13T13:56:00Z">
              <w:r>
                <w:t xml:space="preserve">        controller.";</w:t>
              </w:r>
            </w:ins>
          </w:p>
          <w:p w14:paraId="24650585" w14:textId="77777777" w:rsidR="0058493D" w:rsidRDefault="0058493D" w:rsidP="0058493D">
            <w:pPr>
              <w:pStyle w:val="XML1"/>
              <w:rPr>
                <w:ins w:id="6589" w:author="Thomas Dietz" w:date="2012-08-13T13:56:00Z"/>
              </w:rPr>
            </w:pPr>
            <w:ins w:id="6590" w:author="Thomas Dietz" w:date="2012-08-13T13:56:00Z">
              <w:r>
                <w:t xml:space="preserve">    }</w:t>
              </w:r>
            </w:ins>
          </w:p>
          <w:p w14:paraId="52918FB7" w14:textId="77777777" w:rsidR="0058493D" w:rsidRDefault="0058493D" w:rsidP="0058493D">
            <w:pPr>
              <w:pStyle w:val="XML1"/>
              <w:rPr>
                <w:ins w:id="6591" w:author="Thomas Dietz" w:date="2012-08-13T13:56:00Z"/>
              </w:rPr>
            </w:pPr>
            <w:ins w:id="6592" w:author="Thomas Dietz" w:date="2012-08-13T13:56:00Z">
              <w:r>
                <w:t xml:space="preserve">    leaf role {</w:t>
              </w:r>
            </w:ins>
          </w:p>
          <w:p w14:paraId="35433580" w14:textId="77777777" w:rsidR="0058493D" w:rsidRDefault="0058493D" w:rsidP="0058493D">
            <w:pPr>
              <w:pStyle w:val="XML1"/>
              <w:rPr>
                <w:ins w:id="6593" w:author="Thomas Dietz" w:date="2012-08-13T13:56:00Z"/>
              </w:rPr>
            </w:pPr>
            <w:ins w:id="6594" w:author="Thomas Dietz" w:date="2012-08-13T13:56:00Z">
              <w:r>
                <w:t xml:space="preserve">      type enumeration {</w:t>
              </w:r>
            </w:ins>
          </w:p>
          <w:p w14:paraId="6E68370E" w14:textId="77777777" w:rsidR="0058493D" w:rsidRDefault="0058493D" w:rsidP="0058493D">
            <w:pPr>
              <w:pStyle w:val="XML1"/>
              <w:rPr>
                <w:ins w:id="6595" w:author="Thomas Dietz" w:date="2012-08-13T13:56:00Z"/>
              </w:rPr>
            </w:pPr>
            <w:ins w:id="6596" w:author="Thomas Dietz" w:date="2012-08-13T13:56:00Z">
              <w:r>
                <w:t xml:space="preserve">        enum master;</w:t>
              </w:r>
            </w:ins>
          </w:p>
          <w:p w14:paraId="2F14FFD6" w14:textId="77777777" w:rsidR="0058493D" w:rsidRDefault="0058493D" w:rsidP="0058493D">
            <w:pPr>
              <w:pStyle w:val="XML1"/>
              <w:rPr>
                <w:ins w:id="6597" w:author="Thomas Dietz" w:date="2012-08-13T13:56:00Z"/>
              </w:rPr>
            </w:pPr>
            <w:ins w:id="6598" w:author="Thomas Dietz" w:date="2012-08-13T13:56:00Z">
              <w:r>
                <w:t xml:space="preserve">        enum slave;</w:t>
              </w:r>
            </w:ins>
          </w:p>
          <w:p w14:paraId="53A76FDC" w14:textId="77777777" w:rsidR="0058493D" w:rsidRDefault="0058493D" w:rsidP="0058493D">
            <w:pPr>
              <w:pStyle w:val="XML1"/>
              <w:rPr>
                <w:ins w:id="6599" w:author="Thomas Dietz" w:date="2012-08-13T13:56:00Z"/>
              </w:rPr>
            </w:pPr>
            <w:ins w:id="6600" w:author="Thomas Dietz" w:date="2012-08-13T13:56:00Z">
              <w:r>
                <w:t xml:space="preserve">        enum equal;</w:t>
              </w:r>
            </w:ins>
          </w:p>
          <w:p w14:paraId="597B30D3" w14:textId="77777777" w:rsidR="0058493D" w:rsidRDefault="0058493D" w:rsidP="0058493D">
            <w:pPr>
              <w:pStyle w:val="XML1"/>
              <w:rPr>
                <w:ins w:id="6601" w:author="Thomas Dietz" w:date="2012-08-13T13:56:00Z"/>
              </w:rPr>
            </w:pPr>
            <w:ins w:id="6602" w:author="Thomas Dietz" w:date="2012-08-13T13:56:00Z">
              <w:r>
                <w:t xml:space="preserve">      }</w:t>
              </w:r>
            </w:ins>
          </w:p>
          <w:p w14:paraId="660CE9B0" w14:textId="77777777" w:rsidR="0058493D" w:rsidRDefault="0058493D" w:rsidP="0058493D">
            <w:pPr>
              <w:pStyle w:val="XML1"/>
              <w:rPr>
                <w:ins w:id="6603" w:author="Thomas Dietz" w:date="2012-08-13T13:56:00Z"/>
              </w:rPr>
            </w:pPr>
            <w:ins w:id="6604" w:author="Thomas Dietz" w:date="2012-08-13T13:56:00Z">
              <w:r>
                <w:t xml:space="preserve">      default equal;</w:t>
              </w:r>
            </w:ins>
          </w:p>
          <w:p w14:paraId="186DF961" w14:textId="77777777" w:rsidR="0058493D" w:rsidRDefault="0058493D" w:rsidP="0058493D">
            <w:pPr>
              <w:pStyle w:val="XML1"/>
              <w:rPr>
                <w:ins w:id="6605" w:author="Thomas Dietz" w:date="2012-08-13T13:56:00Z"/>
              </w:rPr>
            </w:pPr>
            <w:ins w:id="6606" w:author="Thomas Dietz" w:date="2012-08-13T13:56:00Z">
              <w:r>
                <w:t xml:space="preserve">      description "This element indicates the role of the OpenFlow </w:t>
              </w:r>
            </w:ins>
          </w:p>
          <w:p w14:paraId="4E04BC0E" w14:textId="77777777" w:rsidR="0058493D" w:rsidRDefault="0058493D" w:rsidP="0058493D">
            <w:pPr>
              <w:pStyle w:val="XML1"/>
              <w:rPr>
                <w:ins w:id="6607" w:author="Thomas Dietz" w:date="2012-08-13T13:56:00Z"/>
              </w:rPr>
            </w:pPr>
            <w:ins w:id="6608" w:author="Thomas Dietz" w:date="2012-08-13T13:56:00Z">
              <w:r>
                <w:t xml:space="preserve">        Controller.  Semantics of these roles are specified in the </w:t>
              </w:r>
            </w:ins>
          </w:p>
          <w:p w14:paraId="26AF394F" w14:textId="77777777" w:rsidR="0058493D" w:rsidRDefault="0058493D" w:rsidP="0058493D">
            <w:pPr>
              <w:pStyle w:val="XML1"/>
              <w:rPr>
                <w:ins w:id="6609" w:author="Thomas Dietz" w:date="2012-08-13T13:56:00Z"/>
              </w:rPr>
            </w:pPr>
            <w:ins w:id="6610" w:author="Thomas Dietz" w:date="2012-08-13T13:56:00Z">
              <w:r>
                <w:t xml:space="preserve">        OpenFlow specifications 1.0 - 1.3.1.  It is RECOMMENDED</w:t>
              </w:r>
            </w:ins>
          </w:p>
          <w:p w14:paraId="2B364578" w14:textId="77777777" w:rsidR="0058493D" w:rsidRDefault="0058493D" w:rsidP="0058493D">
            <w:pPr>
              <w:pStyle w:val="XML1"/>
              <w:rPr>
                <w:ins w:id="6611" w:author="Thomas Dietz" w:date="2012-08-13T13:56:00Z"/>
              </w:rPr>
            </w:pPr>
            <w:ins w:id="6612" w:author="Thomas Dietz" w:date="2012-08-13T13:56:00Z">
              <w:r>
                <w:t xml:space="preserve">        that the roles of controllers are not configured by</w:t>
              </w:r>
            </w:ins>
          </w:p>
          <w:p w14:paraId="5C13E828" w14:textId="77777777" w:rsidR="0058493D" w:rsidRDefault="0058493D" w:rsidP="0058493D">
            <w:pPr>
              <w:pStyle w:val="XML1"/>
              <w:rPr>
                <w:ins w:id="6613" w:author="Thomas Dietz" w:date="2012-08-13T13:56:00Z"/>
              </w:rPr>
            </w:pPr>
            <w:ins w:id="6614" w:author="Thomas Dietz" w:date="2012-08-13T13:56:00Z">
              <w:r>
                <w:t xml:space="preserve">        OF-CONFIG 1.1.1 but determined using the OpenFlow protocol.</w:t>
              </w:r>
            </w:ins>
          </w:p>
          <w:p w14:paraId="02BE1F07" w14:textId="77777777" w:rsidR="0058493D" w:rsidRDefault="0058493D" w:rsidP="0058493D">
            <w:pPr>
              <w:pStyle w:val="XML1"/>
              <w:rPr>
                <w:ins w:id="6615" w:author="Thomas Dietz" w:date="2012-08-13T13:56:00Z"/>
              </w:rPr>
            </w:pPr>
            <w:ins w:id="6616" w:author="Thomas Dietz" w:date="2012-08-13T13:56:00Z">
              <w:r>
                <w:t xml:space="preserve">        OpenFlow Controllers configured by OF-CONFIG 1.1.1 have the</w:t>
              </w:r>
            </w:ins>
          </w:p>
          <w:p w14:paraId="52B8F083" w14:textId="77777777" w:rsidR="0058493D" w:rsidRDefault="0058493D" w:rsidP="0058493D">
            <w:pPr>
              <w:pStyle w:val="XML1"/>
              <w:rPr>
                <w:ins w:id="6617" w:author="Thomas Dietz" w:date="2012-08-13T13:56:00Z"/>
              </w:rPr>
            </w:pPr>
            <w:ins w:id="6618" w:author="Thomas Dietz" w:date="2012-08-13T13:56:00Z">
              <w:r>
                <w:t xml:space="preserve">        default role 'equal'.  A role other than 'equal' MAY be</w:t>
              </w:r>
            </w:ins>
          </w:p>
          <w:p w14:paraId="1BEFA870" w14:textId="77777777" w:rsidR="0058493D" w:rsidRDefault="0058493D" w:rsidP="0058493D">
            <w:pPr>
              <w:pStyle w:val="XML1"/>
              <w:rPr>
                <w:ins w:id="6619" w:author="Thomas Dietz" w:date="2012-08-13T13:56:00Z"/>
              </w:rPr>
            </w:pPr>
            <w:ins w:id="6620" w:author="Thomas Dietz" w:date="2012-08-13T13:56:00Z">
              <w:r>
                <w:t xml:space="preserve">        assigned to a controller.  Roles 'slave' and 'equal' MAY be</w:t>
              </w:r>
            </w:ins>
          </w:p>
          <w:p w14:paraId="541D88CF" w14:textId="77777777" w:rsidR="0058493D" w:rsidRDefault="0058493D" w:rsidP="0058493D">
            <w:pPr>
              <w:pStyle w:val="XML1"/>
              <w:rPr>
                <w:ins w:id="6621" w:author="Thomas Dietz" w:date="2012-08-13T13:56:00Z"/>
              </w:rPr>
            </w:pPr>
            <w:ins w:id="6622" w:author="Thomas Dietz" w:date="2012-08-13T13:56:00Z">
              <w:r>
                <w:t xml:space="preserve">        assigned to multiple controllers.  Role 'master' MUST NOT</w:t>
              </w:r>
            </w:ins>
          </w:p>
          <w:p w14:paraId="0C1648EA" w14:textId="77777777" w:rsidR="0058493D" w:rsidRDefault="0058493D" w:rsidP="0058493D">
            <w:pPr>
              <w:pStyle w:val="XML1"/>
              <w:rPr>
                <w:ins w:id="6623" w:author="Thomas Dietz" w:date="2012-08-13T13:56:00Z"/>
              </w:rPr>
            </w:pPr>
            <w:ins w:id="6624" w:author="Thomas Dietz" w:date="2012-08-13T13:56:00Z">
              <w:r>
                <w:t xml:space="preserve">        be assigned to more than one controller.</w:t>
              </w:r>
            </w:ins>
          </w:p>
          <w:p w14:paraId="4DF7F912" w14:textId="77777777" w:rsidR="0058493D" w:rsidRDefault="0058493D" w:rsidP="0058493D">
            <w:pPr>
              <w:pStyle w:val="XML1"/>
              <w:rPr>
                <w:ins w:id="6625" w:author="Thomas Dietz" w:date="2012-08-13T13:56:00Z"/>
              </w:rPr>
            </w:pPr>
          </w:p>
          <w:p w14:paraId="3D1B0CFE" w14:textId="77777777" w:rsidR="0058493D" w:rsidRDefault="0058493D" w:rsidP="0058493D">
            <w:pPr>
              <w:pStyle w:val="XML1"/>
              <w:rPr>
                <w:ins w:id="6626" w:author="Thomas Dietz" w:date="2012-08-13T13:56:00Z"/>
              </w:rPr>
            </w:pPr>
            <w:ins w:id="6627" w:author="Thomas Dietz" w:date="2012-08-13T13:56:00Z">
              <w:r>
                <w:t xml:space="preserve">        This element is optional. If this element is not present it</w:t>
              </w:r>
            </w:ins>
          </w:p>
          <w:p w14:paraId="51CE43DD" w14:textId="77777777" w:rsidR="0058493D" w:rsidRDefault="0058493D" w:rsidP="0058493D">
            <w:pPr>
              <w:pStyle w:val="XML1"/>
              <w:rPr>
                <w:ins w:id="6628" w:author="Thomas Dietz" w:date="2012-08-13T13:56:00Z"/>
              </w:rPr>
            </w:pPr>
            <w:ins w:id="6629" w:author="Thomas Dietz" w:date="2012-08-13T13:56:00Z">
              <w:r>
                <w:t xml:space="preserve">        defaults to 'equal'.";</w:t>
              </w:r>
            </w:ins>
          </w:p>
          <w:p w14:paraId="710E5C16" w14:textId="77777777" w:rsidR="0058493D" w:rsidRDefault="0058493D" w:rsidP="0058493D">
            <w:pPr>
              <w:pStyle w:val="XML1"/>
              <w:rPr>
                <w:ins w:id="6630" w:author="Thomas Dietz" w:date="2012-08-13T13:56:00Z"/>
              </w:rPr>
            </w:pPr>
            <w:ins w:id="6631" w:author="Thomas Dietz" w:date="2012-08-13T13:56:00Z">
              <w:r>
                <w:t xml:space="preserve">    }</w:t>
              </w:r>
            </w:ins>
          </w:p>
          <w:p w14:paraId="4EEF99EC" w14:textId="77777777" w:rsidR="0058493D" w:rsidRDefault="0058493D" w:rsidP="0058493D">
            <w:pPr>
              <w:pStyle w:val="XML1"/>
              <w:rPr>
                <w:ins w:id="6632" w:author="Thomas Dietz" w:date="2012-08-13T13:56:00Z"/>
              </w:rPr>
            </w:pPr>
            <w:ins w:id="6633" w:author="Thomas Dietz" w:date="2012-08-13T13:56:00Z">
              <w:r>
                <w:t xml:space="preserve">    leaf ip-address {</w:t>
              </w:r>
            </w:ins>
          </w:p>
          <w:p w14:paraId="58F0DC28" w14:textId="77777777" w:rsidR="0058493D" w:rsidRDefault="0058493D" w:rsidP="0058493D">
            <w:pPr>
              <w:pStyle w:val="XML1"/>
              <w:rPr>
                <w:ins w:id="6634" w:author="Thomas Dietz" w:date="2012-08-13T13:56:00Z"/>
              </w:rPr>
            </w:pPr>
            <w:ins w:id="6635" w:author="Thomas Dietz" w:date="2012-08-13T13:56:00Z">
              <w:r>
                <w:t xml:space="preserve">      type inet:ip-address;</w:t>
              </w:r>
            </w:ins>
          </w:p>
          <w:p w14:paraId="2B3ADA2D" w14:textId="77777777" w:rsidR="0058493D" w:rsidRDefault="0058493D" w:rsidP="0058493D">
            <w:pPr>
              <w:pStyle w:val="XML1"/>
              <w:rPr>
                <w:ins w:id="6636" w:author="Thomas Dietz" w:date="2012-08-13T13:56:00Z"/>
              </w:rPr>
            </w:pPr>
            <w:ins w:id="6637" w:author="Thomas Dietz" w:date="2012-08-13T13:56:00Z">
              <w:r>
                <w:t xml:space="preserve">      mandatory true;</w:t>
              </w:r>
            </w:ins>
          </w:p>
          <w:p w14:paraId="0BD0BC8E" w14:textId="77777777" w:rsidR="0058493D" w:rsidRDefault="0058493D" w:rsidP="0058493D">
            <w:pPr>
              <w:pStyle w:val="XML1"/>
              <w:rPr>
                <w:ins w:id="6638" w:author="Thomas Dietz" w:date="2012-08-13T13:56:00Z"/>
              </w:rPr>
            </w:pPr>
            <w:ins w:id="6639" w:author="Thomas Dietz" w:date="2012-08-13T13:56:00Z">
              <w:r>
                <w:t xml:space="preserve">      description "The IP address of the OpenFlow Controller.  This</w:t>
              </w:r>
            </w:ins>
          </w:p>
          <w:p w14:paraId="61DE3CA5" w14:textId="77777777" w:rsidR="0058493D" w:rsidRDefault="0058493D" w:rsidP="0058493D">
            <w:pPr>
              <w:pStyle w:val="XML1"/>
              <w:rPr>
                <w:ins w:id="6640" w:author="Thomas Dietz" w:date="2012-08-13T13:56:00Z"/>
              </w:rPr>
            </w:pPr>
            <w:ins w:id="6641" w:author="Thomas Dietz" w:date="2012-08-13T13:56:00Z">
              <w:r>
                <w:t xml:space="preserve">        IP address is used by the OpenFlow Logical Switch when</w:t>
              </w:r>
            </w:ins>
          </w:p>
          <w:p w14:paraId="25C97476" w14:textId="77777777" w:rsidR="0058493D" w:rsidRDefault="0058493D" w:rsidP="0058493D">
            <w:pPr>
              <w:pStyle w:val="XML1"/>
              <w:rPr>
                <w:ins w:id="6642" w:author="Thomas Dietz" w:date="2012-08-13T13:56:00Z"/>
              </w:rPr>
            </w:pPr>
            <w:ins w:id="6643" w:author="Thomas Dietz" w:date="2012-08-13T13:56:00Z">
              <w:r>
                <w:t xml:space="preserve">        connecting to the OpenFlow Controller.</w:t>
              </w:r>
            </w:ins>
          </w:p>
          <w:p w14:paraId="3C85A9A2" w14:textId="77777777" w:rsidR="0058493D" w:rsidRDefault="0058493D" w:rsidP="0058493D">
            <w:pPr>
              <w:pStyle w:val="XML1"/>
              <w:rPr>
                <w:ins w:id="6644" w:author="Thomas Dietz" w:date="2012-08-13T13:56:00Z"/>
              </w:rPr>
            </w:pPr>
          </w:p>
          <w:p w14:paraId="6EC992BA" w14:textId="77777777" w:rsidR="0058493D" w:rsidRDefault="0058493D" w:rsidP="0058493D">
            <w:pPr>
              <w:pStyle w:val="XML1"/>
              <w:rPr>
                <w:ins w:id="6645" w:author="Thomas Dietz" w:date="2012-08-13T13:56:00Z"/>
              </w:rPr>
            </w:pPr>
            <w:ins w:id="6646" w:author="Thomas Dietz" w:date="2012-08-13T13:56:00Z">
              <w:r>
                <w:t xml:space="preserve">        This element MUST be present in the NETCONF data store.</w:t>
              </w:r>
            </w:ins>
          </w:p>
          <w:p w14:paraId="460ED278" w14:textId="77777777" w:rsidR="0058493D" w:rsidRDefault="0058493D" w:rsidP="0058493D">
            <w:pPr>
              <w:pStyle w:val="XML1"/>
              <w:rPr>
                <w:ins w:id="6647" w:author="Thomas Dietz" w:date="2012-08-13T13:56:00Z"/>
              </w:rPr>
            </w:pPr>
            <w:ins w:id="6648" w:author="Thomas Dietz" w:date="2012-08-13T13:56:00Z">
              <w:r>
                <w:t xml:space="preserve">        If this element is not present in a NETCONF &lt;edit-config&gt;</w:t>
              </w:r>
            </w:ins>
          </w:p>
          <w:p w14:paraId="41AD2AD2" w14:textId="77777777" w:rsidR="0058493D" w:rsidRDefault="0058493D" w:rsidP="0058493D">
            <w:pPr>
              <w:pStyle w:val="XML1"/>
              <w:rPr>
                <w:ins w:id="6649" w:author="Thomas Dietz" w:date="2012-08-13T13:56:00Z"/>
              </w:rPr>
            </w:pPr>
            <w:ins w:id="6650" w:author="Thomas Dietz" w:date="2012-08-13T13:56:00Z">
              <w:r>
                <w:t xml:space="preserve">        operation 'create', 'merge' or 'replace' and the parent</w:t>
              </w:r>
            </w:ins>
          </w:p>
          <w:p w14:paraId="2B50A357" w14:textId="77777777" w:rsidR="0058493D" w:rsidRDefault="0058493D" w:rsidP="0058493D">
            <w:pPr>
              <w:pStyle w:val="XML1"/>
              <w:rPr>
                <w:ins w:id="6651" w:author="Thomas Dietz" w:date="2012-08-13T13:56:00Z"/>
              </w:rPr>
            </w:pPr>
            <w:ins w:id="6652" w:author="Thomas Dietz" w:date="2012-08-13T13:56:00Z">
              <w:r>
                <w:t xml:space="preserve">        element does not exist, a 'data-missing' error is</w:t>
              </w:r>
            </w:ins>
          </w:p>
          <w:p w14:paraId="4F970D68" w14:textId="77777777" w:rsidR="0058493D" w:rsidRDefault="0058493D" w:rsidP="0058493D">
            <w:pPr>
              <w:pStyle w:val="XML1"/>
              <w:rPr>
                <w:ins w:id="6653" w:author="Thomas Dietz" w:date="2012-08-13T13:56:00Z"/>
              </w:rPr>
            </w:pPr>
            <w:ins w:id="6654" w:author="Thomas Dietz" w:date="2012-08-13T13:56:00Z">
              <w:r>
                <w:t xml:space="preserve">        returned.";</w:t>
              </w:r>
            </w:ins>
          </w:p>
          <w:p w14:paraId="70EA2F96" w14:textId="77777777" w:rsidR="0058493D" w:rsidRDefault="0058493D" w:rsidP="0058493D">
            <w:pPr>
              <w:pStyle w:val="XML1"/>
              <w:rPr>
                <w:ins w:id="6655" w:author="Thomas Dietz" w:date="2012-08-13T13:56:00Z"/>
              </w:rPr>
            </w:pPr>
            <w:ins w:id="6656" w:author="Thomas Dietz" w:date="2012-08-13T13:56:00Z">
              <w:r>
                <w:t xml:space="preserve">    }</w:t>
              </w:r>
            </w:ins>
          </w:p>
          <w:p w14:paraId="63308168" w14:textId="77777777" w:rsidR="0058493D" w:rsidRDefault="0058493D" w:rsidP="0058493D">
            <w:pPr>
              <w:pStyle w:val="XML1"/>
              <w:rPr>
                <w:ins w:id="6657" w:author="Thomas Dietz" w:date="2012-08-13T13:56:00Z"/>
              </w:rPr>
            </w:pPr>
            <w:ins w:id="6658" w:author="Thomas Dietz" w:date="2012-08-13T13:56:00Z">
              <w:r>
                <w:t xml:space="preserve">    leaf port {</w:t>
              </w:r>
            </w:ins>
          </w:p>
          <w:p w14:paraId="56E14C9F" w14:textId="77777777" w:rsidR="0058493D" w:rsidRDefault="0058493D" w:rsidP="0058493D">
            <w:pPr>
              <w:pStyle w:val="XML1"/>
              <w:rPr>
                <w:ins w:id="6659" w:author="Thomas Dietz" w:date="2012-08-13T13:56:00Z"/>
              </w:rPr>
            </w:pPr>
            <w:ins w:id="6660" w:author="Thomas Dietz" w:date="2012-08-13T13:56:00Z">
              <w:r>
                <w:lastRenderedPageBreak/>
                <w:t xml:space="preserve">      type inet:port-number;</w:t>
              </w:r>
            </w:ins>
          </w:p>
          <w:p w14:paraId="1C454170" w14:textId="77777777" w:rsidR="0058493D" w:rsidRDefault="0058493D" w:rsidP="0058493D">
            <w:pPr>
              <w:pStyle w:val="XML1"/>
              <w:rPr>
                <w:ins w:id="6661" w:author="Thomas Dietz" w:date="2012-08-13T13:56:00Z"/>
              </w:rPr>
            </w:pPr>
            <w:ins w:id="6662" w:author="Thomas Dietz" w:date="2012-08-13T13:56:00Z">
              <w:r>
                <w:t xml:space="preserve">      default 6633;</w:t>
              </w:r>
            </w:ins>
          </w:p>
          <w:p w14:paraId="27EC18B7" w14:textId="77777777" w:rsidR="0058493D" w:rsidRDefault="0058493D" w:rsidP="0058493D">
            <w:pPr>
              <w:pStyle w:val="XML1"/>
              <w:rPr>
                <w:ins w:id="6663" w:author="Thomas Dietz" w:date="2012-08-13T13:56:00Z"/>
              </w:rPr>
            </w:pPr>
            <w:ins w:id="6664" w:author="Thomas Dietz" w:date="2012-08-13T13:56:00Z">
              <w:r>
                <w:t xml:space="preserve">      description "The TCP port number at the OpenFlow Controller.</w:t>
              </w:r>
            </w:ins>
          </w:p>
          <w:p w14:paraId="277CF2B5" w14:textId="77777777" w:rsidR="0058493D" w:rsidRDefault="0058493D" w:rsidP="0058493D">
            <w:pPr>
              <w:pStyle w:val="XML1"/>
              <w:rPr>
                <w:ins w:id="6665" w:author="Thomas Dietz" w:date="2012-08-13T13:56:00Z"/>
              </w:rPr>
            </w:pPr>
            <w:ins w:id="6666" w:author="Thomas Dietz" w:date="2012-08-13T13:56:00Z">
              <w:r>
                <w:t xml:space="preserve">        This port number is used by the OpenFlow Logical Switch</w:t>
              </w:r>
            </w:ins>
          </w:p>
          <w:p w14:paraId="7F77D581" w14:textId="77777777" w:rsidR="0058493D" w:rsidRDefault="0058493D" w:rsidP="0058493D">
            <w:pPr>
              <w:pStyle w:val="XML1"/>
              <w:rPr>
                <w:ins w:id="6667" w:author="Thomas Dietz" w:date="2012-08-13T13:56:00Z"/>
              </w:rPr>
            </w:pPr>
            <w:ins w:id="6668" w:author="Thomas Dietz" w:date="2012-08-13T13:56:00Z">
              <w:r>
                <w:t xml:space="preserve">        when connecting to the OpenFlow Controller using TCP or</w:t>
              </w:r>
            </w:ins>
          </w:p>
          <w:p w14:paraId="3346A834" w14:textId="77777777" w:rsidR="0058493D" w:rsidRDefault="0058493D" w:rsidP="0058493D">
            <w:pPr>
              <w:pStyle w:val="XML1"/>
              <w:rPr>
                <w:ins w:id="6669" w:author="Thomas Dietz" w:date="2012-08-13T13:56:00Z"/>
              </w:rPr>
            </w:pPr>
            <w:ins w:id="6670" w:author="Thomas Dietz" w:date="2012-08-13T13:56:00Z">
              <w:r>
                <w:t xml:space="preserve">        TLS.  The default value is 6633.</w:t>
              </w:r>
            </w:ins>
          </w:p>
          <w:p w14:paraId="38AFB3C6" w14:textId="77777777" w:rsidR="0058493D" w:rsidRDefault="0058493D" w:rsidP="0058493D">
            <w:pPr>
              <w:pStyle w:val="XML1"/>
              <w:rPr>
                <w:ins w:id="6671" w:author="Thomas Dietz" w:date="2012-08-13T13:56:00Z"/>
              </w:rPr>
            </w:pPr>
          </w:p>
          <w:p w14:paraId="47908773" w14:textId="77777777" w:rsidR="0058493D" w:rsidRDefault="0058493D" w:rsidP="0058493D">
            <w:pPr>
              <w:pStyle w:val="XML1"/>
              <w:rPr>
                <w:ins w:id="6672" w:author="Thomas Dietz" w:date="2012-08-13T13:56:00Z"/>
              </w:rPr>
            </w:pPr>
            <w:ins w:id="6673" w:author="Thomas Dietz" w:date="2012-08-13T13:56:00Z">
              <w:r>
                <w:t xml:space="preserve">        This element is optional. If this element is not present it</w:t>
              </w:r>
            </w:ins>
          </w:p>
          <w:p w14:paraId="0EA91C6C" w14:textId="77777777" w:rsidR="0058493D" w:rsidRDefault="0058493D" w:rsidP="0058493D">
            <w:pPr>
              <w:pStyle w:val="XML1"/>
              <w:rPr>
                <w:ins w:id="6674" w:author="Thomas Dietz" w:date="2012-08-13T13:56:00Z"/>
              </w:rPr>
            </w:pPr>
            <w:ins w:id="6675" w:author="Thomas Dietz" w:date="2012-08-13T13:56:00Z">
              <w:r>
                <w:t xml:space="preserve">        defaults to 6633.";</w:t>
              </w:r>
            </w:ins>
          </w:p>
          <w:p w14:paraId="08B42651" w14:textId="77777777" w:rsidR="0058493D" w:rsidRDefault="0058493D" w:rsidP="0058493D">
            <w:pPr>
              <w:pStyle w:val="XML1"/>
              <w:rPr>
                <w:ins w:id="6676" w:author="Thomas Dietz" w:date="2012-08-13T13:56:00Z"/>
              </w:rPr>
            </w:pPr>
            <w:ins w:id="6677" w:author="Thomas Dietz" w:date="2012-08-13T13:56:00Z">
              <w:r>
                <w:t xml:space="preserve">    }</w:t>
              </w:r>
            </w:ins>
          </w:p>
          <w:p w14:paraId="022EA50E" w14:textId="77777777" w:rsidR="0058493D" w:rsidRDefault="0058493D" w:rsidP="0058493D">
            <w:pPr>
              <w:pStyle w:val="XML1"/>
              <w:rPr>
                <w:ins w:id="6678" w:author="Thomas Dietz" w:date="2012-08-13T13:56:00Z"/>
              </w:rPr>
            </w:pPr>
            <w:ins w:id="6679" w:author="Thomas Dietz" w:date="2012-08-13T13:56:00Z">
              <w:r>
                <w:t xml:space="preserve">    leaf local-ip-address {</w:t>
              </w:r>
            </w:ins>
          </w:p>
          <w:p w14:paraId="527EC355" w14:textId="77777777" w:rsidR="0058493D" w:rsidRDefault="0058493D" w:rsidP="0058493D">
            <w:pPr>
              <w:pStyle w:val="XML1"/>
              <w:rPr>
                <w:ins w:id="6680" w:author="Thomas Dietz" w:date="2012-08-13T13:56:00Z"/>
              </w:rPr>
            </w:pPr>
            <w:ins w:id="6681" w:author="Thomas Dietz" w:date="2012-08-13T13:56:00Z">
              <w:r>
                <w:t xml:space="preserve">      type inet:ip-address;</w:t>
              </w:r>
            </w:ins>
          </w:p>
          <w:p w14:paraId="64186507" w14:textId="77777777" w:rsidR="0058493D" w:rsidRDefault="0058493D" w:rsidP="0058493D">
            <w:pPr>
              <w:pStyle w:val="XML1"/>
              <w:rPr>
                <w:ins w:id="6682" w:author="Thomas Dietz" w:date="2012-08-13T13:56:00Z"/>
              </w:rPr>
            </w:pPr>
            <w:ins w:id="6683" w:author="Thomas Dietz" w:date="2012-08-13T13:56:00Z">
              <w:r>
                <w:t xml:space="preserve">      description "The local IP address of the OpenFlow Logical</w:t>
              </w:r>
            </w:ins>
          </w:p>
          <w:p w14:paraId="16E8A386" w14:textId="77777777" w:rsidR="0058493D" w:rsidRDefault="0058493D" w:rsidP="0058493D">
            <w:pPr>
              <w:pStyle w:val="XML1"/>
              <w:rPr>
                <w:ins w:id="6684" w:author="Thomas Dietz" w:date="2012-08-13T13:56:00Z"/>
              </w:rPr>
            </w:pPr>
            <w:ins w:id="6685" w:author="Thomas Dietz" w:date="2012-08-13T13:56:00Z">
              <w:r>
                <w:t xml:space="preserve">        Switch when connecting to this OpenFlow Controller.  It is</w:t>
              </w:r>
            </w:ins>
          </w:p>
          <w:p w14:paraId="75D60752" w14:textId="77777777" w:rsidR="0058493D" w:rsidRDefault="0058493D" w:rsidP="0058493D">
            <w:pPr>
              <w:pStyle w:val="XML1"/>
              <w:rPr>
                <w:ins w:id="6686" w:author="Thomas Dietz" w:date="2012-08-13T13:56:00Z"/>
              </w:rPr>
            </w:pPr>
            <w:ins w:id="6687" w:author="Thomas Dietz" w:date="2012-08-13T13:56:00Z">
              <w:r>
                <w:t xml:space="preserve">        the source IP address of packets sent to this OpenFlow</w:t>
              </w:r>
            </w:ins>
          </w:p>
          <w:p w14:paraId="2EE3C51C" w14:textId="77777777" w:rsidR="0058493D" w:rsidRDefault="0058493D" w:rsidP="0058493D">
            <w:pPr>
              <w:pStyle w:val="XML1"/>
              <w:rPr>
                <w:ins w:id="6688" w:author="Thomas Dietz" w:date="2012-08-13T13:56:00Z"/>
              </w:rPr>
            </w:pPr>
            <w:ins w:id="6689" w:author="Thomas Dietz" w:date="2012-08-13T13:56:00Z">
              <w:r>
                <w:t xml:space="preserve">        Controller.  If present, this element overrides any default</w:t>
              </w:r>
            </w:ins>
          </w:p>
          <w:p w14:paraId="730D816F" w14:textId="77777777" w:rsidR="0058493D" w:rsidRDefault="0058493D" w:rsidP="0058493D">
            <w:pPr>
              <w:pStyle w:val="XML1"/>
              <w:rPr>
                <w:ins w:id="6690" w:author="Thomas Dietz" w:date="2012-08-13T13:56:00Z"/>
              </w:rPr>
            </w:pPr>
            <w:ins w:id="6691" w:author="Thomas Dietz" w:date="2012-08-13T13:56:00Z">
              <w:r>
                <w:t xml:space="preserve">        IP address.</w:t>
              </w:r>
            </w:ins>
          </w:p>
          <w:p w14:paraId="682B7D5A" w14:textId="77777777" w:rsidR="0058493D" w:rsidRDefault="0058493D" w:rsidP="0058493D">
            <w:pPr>
              <w:pStyle w:val="XML1"/>
              <w:rPr>
                <w:ins w:id="6692" w:author="Thomas Dietz" w:date="2012-08-13T13:56:00Z"/>
              </w:rPr>
            </w:pPr>
            <w:ins w:id="6693" w:author="Thomas Dietz" w:date="2012-08-13T13:56:00Z">
              <w:r>
                <w:t xml:space="preserve">    </w:t>
              </w:r>
            </w:ins>
          </w:p>
          <w:p w14:paraId="6774D377" w14:textId="77777777" w:rsidR="0058493D" w:rsidRDefault="0058493D" w:rsidP="0058493D">
            <w:pPr>
              <w:pStyle w:val="XML1"/>
              <w:rPr>
                <w:ins w:id="6694" w:author="Thomas Dietz" w:date="2012-08-13T13:56:00Z"/>
              </w:rPr>
            </w:pPr>
            <w:ins w:id="6695" w:author="Thomas Dietz" w:date="2012-08-13T13:56:00Z">
              <w:r>
                <w:t xml:space="preserve">        </w:t>
              </w:r>
            </w:ins>
          </w:p>
          <w:p w14:paraId="07E15A0B" w14:textId="77777777" w:rsidR="0058493D" w:rsidRDefault="0058493D" w:rsidP="0058493D">
            <w:pPr>
              <w:pStyle w:val="XML1"/>
              <w:rPr>
                <w:ins w:id="6696" w:author="Thomas Dietz" w:date="2012-08-13T13:56:00Z"/>
              </w:rPr>
            </w:pPr>
            <w:ins w:id="6697" w:author="Thomas Dietz" w:date="2012-08-13T13:56:00Z">
              <w:r>
                <w:t xml:space="preserve">        This element is optional. Attempts to set this element to</w:t>
              </w:r>
            </w:ins>
          </w:p>
          <w:p w14:paraId="6B481B5B" w14:textId="77777777" w:rsidR="0058493D" w:rsidRDefault="0058493D" w:rsidP="0058493D">
            <w:pPr>
              <w:pStyle w:val="XML1"/>
              <w:rPr>
                <w:ins w:id="6698" w:author="Thomas Dietz" w:date="2012-08-13T13:56:00Z"/>
              </w:rPr>
            </w:pPr>
            <w:ins w:id="6699" w:author="Thomas Dietz" w:date="2012-08-13T13:56:00Z">
              <w:r>
                <w:t xml:space="preserve">        an IP address that cannot be used by the OpenFlow Logical</w:t>
              </w:r>
            </w:ins>
          </w:p>
          <w:p w14:paraId="484E5736" w14:textId="77777777" w:rsidR="0058493D" w:rsidRDefault="0058493D" w:rsidP="0058493D">
            <w:pPr>
              <w:pStyle w:val="XML1"/>
              <w:rPr>
                <w:ins w:id="6700" w:author="Thomas Dietz" w:date="2012-08-13T13:56:00Z"/>
              </w:rPr>
            </w:pPr>
            <w:ins w:id="6701" w:author="Thomas Dietz" w:date="2012-08-13T13:56:00Z">
              <w:r>
                <w:t xml:space="preserve">        Switch MUST result in an 'bad-element' error with type</w:t>
              </w:r>
            </w:ins>
          </w:p>
          <w:p w14:paraId="007494B4" w14:textId="77777777" w:rsidR="0058493D" w:rsidRDefault="0058493D" w:rsidP="0058493D">
            <w:pPr>
              <w:pStyle w:val="XML1"/>
              <w:rPr>
                <w:ins w:id="6702" w:author="Thomas Dietz" w:date="2012-08-13T13:56:00Z"/>
              </w:rPr>
            </w:pPr>
            <w:ins w:id="6703" w:author="Thomas Dietz" w:date="2012-08-13T13:56:00Z">
              <w:r>
                <w:t xml:space="preserve">        'application'. The &lt;error-info&gt; element MUST contain the</w:t>
              </w:r>
            </w:ins>
          </w:p>
          <w:p w14:paraId="137967F4" w14:textId="77777777" w:rsidR="0058493D" w:rsidRDefault="0058493D" w:rsidP="0058493D">
            <w:pPr>
              <w:pStyle w:val="XML1"/>
              <w:rPr>
                <w:ins w:id="6704" w:author="Thomas Dietz" w:date="2012-08-13T13:56:00Z"/>
              </w:rPr>
            </w:pPr>
            <w:ins w:id="6705" w:author="Thomas Dietz" w:date="2012-08-13T13:56:00Z">
              <w:r>
                <w:t xml:space="preserve">        name of this element in the &lt;bad-element&gt; element.";</w:t>
              </w:r>
            </w:ins>
          </w:p>
          <w:p w14:paraId="3395B5B6" w14:textId="77777777" w:rsidR="0058493D" w:rsidRDefault="0058493D" w:rsidP="0058493D">
            <w:pPr>
              <w:pStyle w:val="XML1"/>
              <w:rPr>
                <w:ins w:id="6706" w:author="Thomas Dietz" w:date="2012-08-13T13:56:00Z"/>
              </w:rPr>
            </w:pPr>
            <w:ins w:id="6707" w:author="Thomas Dietz" w:date="2012-08-13T13:56:00Z">
              <w:r>
                <w:t xml:space="preserve">    }</w:t>
              </w:r>
            </w:ins>
          </w:p>
          <w:p w14:paraId="1168E3B2" w14:textId="77777777" w:rsidR="0058493D" w:rsidRDefault="0058493D" w:rsidP="0058493D">
            <w:pPr>
              <w:pStyle w:val="XML1"/>
              <w:rPr>
                <w:ins w:id="6708" w:author="Thomas Dietz" w:date="2012-08-13T13:56:00Z"/>
              </w:rPr>
            </w:pPr>
            <w:ins w:id="6709" w:author="Thomas Dietz" w:date="2012-08-13T13:56:00Z">
              <w:r>
                <w:t xml:space="preserve">    leaf local-port {</w:t>
              </w:r>
            </w:ins>
          </w:p>
          <w:p w14:paraId="7FF3D3F4" w14:textId="77777777" w:rsidR="0058493D" w:rsidRDefault="0058493D" w:rsidP="0058493D">
            <w:pPr>
              <w:pStyle w:val="XML1"/>
              <w:rPr>
                <w:ins w:id="6710" w:author="Thomas Dietz" w:date="2012-08-13T13:56:00Z"/>
              </w:rPr>
            </w:pPr>
            <w:ins w:id="6711" w:author="Thomas Dietz" w:date="2012-08-13T13:56:00Z">
              <w:r>
                <w:t xml:space="preserve">      type inet:port-number;</w:t>
              </w:r>
            </w:ins>
          </w:p>
          <w:p w14:paraId="4817273F" w14:textId="77777777" w:rsidR="0058493D" w:rsidRDefault="0058493D" w:rsidP="0058493D">
            <w:pPr>
              <w:pStyle w:val="XML1"/>
              <w:rPr>
                <w:ins w:id="6712" w:author="Thomas Dietz" w:date="2012-08-13T13:56:00Z"/>
              </w:rPr>
            </w:pPr>
            <w:ins w:id="6713" w:author="Thomas Dietz" w:date="2012-08-13T13:56:00Z">
              <w:r>
                <w:t xml:space="preserve">      description "The local TCP port number of the OpenFlow</w:t>
              </w:r>
            </w:ins>
          </w:p>
          <w:p w14:paraId="3B4977D3" w14:textId="77777777" w:rsidR="0058493D" w:rsidRDefault="0058493D" w:rsidP="0058493D">
            <w:pPr>
              <w:pStyle w:val="XML1"/>
              <w:rPr>
                <w:ins w:id="6714" w:author="Thomas Dietz" w:date="2012-08-13T13:56:00Z"/>
              </w:rPr>
            </w:pPr>
            <w:ins w:id="6715" w:author="Thomas Dietz" w:date="2012-08-13T13:56:00Z">
              <w:r>
                <w:t xml:space="preserve">        Logical Switch when connecting to this OpenFlow Controller.</w:t>
              </w:r>
            </w:ins>
          </w:p>
          <w:p w14:paraId="0C86AEA0" w14:textId="77777777" w:rsidR="0058493D" w:rsidRDefault="0058493D" w:rsidP="0058493D">
            <w:pPr>
              <w:pStyle w:val="XML1"/>
              <w:rPr>
                <w:ins w:id="6716" w:author="Thomas Dietz" w:date="2012-08-13T13:56:00Z"/>
              </w:rPr>
            </w:pPr>
            <w:ins w:id="6717" w:author="Thomas Dietz" w:date="2012-08-13T13:56:00Z">
              <w:r>
                <w:t xml:space="preserve">        It is the source TCP port number of packets sent to this</w:t>
              </w:r>
            </w:ins>
          </w:p>
          <w:p w14:paraId="25E5E2DA" w14:textId="77777777" w:rsidR="0058493D" w:rsidRDefault="0058493D" w:rsidP="0058493D">
            <w:pPr>
              <w:pStyle w:val="XML1"/>
              <w:rPr>
                <w:ins w:id="6718" w:author="Thomas Dietz" w:date="2012-08-13T13:56:00Z"/>
              </w:rPr>
            </w:pPr>
            <w:ins w:id="6719" w:author="Thomas Dietz" w:date="2012-08-13T13:56:00Z">
              <w:r>
                <w:t xml:space="preserve">        OpenFlow Controller.  If this element is not present, then</w:t>
              </w:r>
            </w:ins>
          </w:p>
          <w:p w14:paraId="7F3C9DE8" w14:textId="77777777" w:rsidR="0058493D" w:rsidRDefault="0058493D" w:rsidP="0058493D">
            <w:pPr>
              <w:pStyle w:val="XML1"/>
              <w:rPr>
                <w:ins w:id="6720" w:author="Thomas Dietz" w:date="2012-08-13T13:56:00Z"/>
              </w:rPr>
            </w:pPr>
            <w:ins w:id="6721" w:author="Thomas Dietz" w:date="2012-08-13T13:56:00Z">
              <w:r>
                <w:t xml:space="preserve">        the port number is chosen arbitrarily by the OpenFlow</w:t>
              </w:r>
            </w:ins>
          </w:p>
          <w:p w14:paraId="5382CFE1" w14:textId="77777777" w:rsidR="0058493D" w:rsidRDefault="0058493D" w:rsidP="0058493D">
            <w:pPr>
              <w:pStyle w:val="XML1"/>
              <w:rPr>
                <w:ins w:id="6722" w:author="Thomas Dietz" w:date="2012-08-13T13:56:00Z"/>
              </w:rPr>
            </w:pPr>
            <w:ins w:id="6723" w:author="Thomas Dietz" w:date="2012-08-13T13:56:00Z">
              <w:r>
                <w:t xml:space="preserve">        Logical Switch.</w:t>
              </w:r>
            </w:ins>
          </w:p>
          <w:p w14:paraId="5C6DDBA7" w14:textId="77777777" w:rsidR="0058493D" w:rsidRDefault="0058493D" w:rsidP="0058493D">
            <w:pPr>
              <w:pStyle w:val="XML1"/>
              <w:rPr>
                <w:ins w:id="6724" w:author="Thomas Dietz" w:date="2012-08-13T13:56:00Z"/>
              </w:rPr>
            </w:pPr>
            <w:ins w:id="6725" w:author="Thomas Dietz" w:date="2012-08-13T13:56:00Z">
              <w:r>
                <w:t xml:space="preserve">      </w:t>
              </w:r>
            </w:ins>
          </w:p>
          <w:p w14:paraId="7D908B9A" w14:textId="77777777" w:rsidR="0058493D" w:rsidRDefault="0058493D" w:rsidP="0058493D">
            <w:pPr>
              <w:pStyle w:val="XML1"/>
              <w:rPr>
                <w:ins w:id="6726" w:author="Thomas Dietz" w:date="2012-08-13T13:56:00Z"/>
              </w:rPr>
            </w:pPr>
            <w:ins w:id="6727" w:author="Thomas Dietz" w:date="2012-08-13T13:56:00Z">
              <w:r>
                <w:t xml:space="preserve">        This element is optional. Attempts to set this element to a</w:t>
              </w:r>
            </w:ins>
          </w:p>
          <w:p w14:paraId="2D488F67" w14:textId="77777777" w:rsidR="0058493D" w:rsidRDefault="0058493D" w:rsidP="0058493D">
            <w:pPr>
              <w:pStyle w:val="XML1"/>
              <w:rPr>
                <w:ins w:id="6728" w:author="Thomas Dietz" w:date="2012-08-13T13:56:00Z"/>
              </w:rPr>
            </w:pPr>
            <w:ins w:id="6729" w:author="Thomas Dietz" w:date="2012-08-13T13:56:00Z">
              <w:r>
                <w:t xml:space="preserve">        port number that cannot be used by the OpenFlow Logical</w:t>
              </w:r>
            </w:ins>
          </w:p>
          <w:p w14:paraId="53B23104" w14:textId="77777777" w:rsidR="0058493D" w:rsidRDefault="0058493D" w:rsidP="0058493D">
            <w:pPr>
              <w:pStyle w:val="XML1"/>
              <w:rPr>
                <w:ins w:id="6730" w:author="Thomas Dietz" w:date="2012-08-13T13:56:00Z"/>
              </w:rPr>
            </w:pPr>
            <w:ins w:id="6731" w:author="Thomas Dietz" w:date="2012-08-13T13:56:00Z">
              <w:r>
                <w:t xml:space="preserve">        Switch MUST result in an 'bad-element' error with type</w:t>
              </w:r>
            </w:ins>
          </w:p>
          <w:p w14:paraId="760F550B" w14:textId="77777777" w:rsidR="0058493D" w:rsidRDefault="0058493D" w:rsidP="0058493D">
            <w:pPr>
              <w:pStyle w:val="XML1"/>
              <w:rPr>
                <w:ins w:id="6732" w:author="Thomas Dietz" w:date="2012-08-13T13:56:00Z"/>
              </w:rPr>
            </w:pPr>
            <w:ins w:id="6733" w:author="Thomas Dietz" w:date="2012-08-13T13:56:00Z">
              <w:r>
                <w:t xml:space="preserve">        'application'. The &lt;error-info&gt; element MUST contain the</w:t>
              </w:r>
            </w:ins>
          </w:p>
          <w:p w14:paraId="453E8B18" w14:textId="77777777" w:rsidR="0058493D" w:rsidRDefault="0058493D" w:rsidP="0058493D">
            <w:pPr>
              <w:pStyle w:val="XML1"/>
              <w:rPr>
                <w:ins w:id="6734" w:author="Thomas Dietz" w:date="2012-08-13T13:56:00Z"/>
              </w:rPr>
            </w:pPr>
            <w:ins w:id="6735" w:author="Thomas Dietz" w:date="2012-08-13T13:56:00Z">
              <w:r>
                <w:t xml:space="preserve">        name of this element in the &lt;bad-element&gt; element.";</w:t>
              </w:r>
            </w:ins>
          </w:p>
          <w:p w14:paraId="0B6AFA8D" w14:textId="77777777" w:rsidR="0058493D" w:rsidRDefault="0058493D" w:rsidP="0058493D">
            <w:pPr>
              <w:pStyle w:val="XML1"/>
              <w:rPr>
                <w:ins w:id="6736" w:author="Thomas Dietz" w:date="2012-08-13T13:56:00Z"/>
              </w:rPr>
            </w:pPr>
            <w:ins w:id="6737" w:author="Thomas Dietz" w:date="2012-08-13T13:56:00Z">
              <w:r>
                <w:t xml:space="preserve">    }</w:t>
              </w:r>
            </w:ins>
          </w:p>
          <w:p w14:paraId="221ABD1B" w14:textId="77777777" w:rsidR="0058493D" w:rsidRDefault="0058493D" w:rsidP="0058493D">
            <w:pPr>
              <w:pStyle w:val="XML1"/>
              <w:rPr>
                <w:ins w:id="6738" w:author="Thomas Dietz" w:date="2012-08-13T13:56:00Z"/>
              </w:rPr>
            </w:pPr>
            <w:ins w:id="6739" w:author="Thomas Dietz" w:date="2012-08-13T13:56:00Z">
              <w:r>
                <w:t xml:space="preserve">    leaf protocol {</w:t>
              </w:r>
            </w:ins>
          </w:p>
          <w:p w14:paraId="76D56C07" w14:textId="77777777" w:rsidR="0058493D" w:rsidRDefault="0058493D" w:rsidP="0058493D">
            <w:pPr>
              <w:pStyle w:val="XML1"/>
              <w:rPr>
                <w:ins w:id="6740" w:author="Thomas Dietz" w:date="2012-08-13T13:56:00Z"/>
              </w:rPr>
            </w:pPr>
            <w:ins w:id="6741" w:author="Thomas Dietz" w:date="2012-08-13T13:56:00Z">
              <w:r>
                <w:t xml:space="preserve">      type enumeration {</w:t>
              </w:r>
            </w:ins>
          </w:p>
          <w:p w14:paraId="749E43B9" w14:textId="77777777" w:rsidR="0058493D" w:rsidRDefault="0058493D" w:rsidP="0058493D">
            <w:pPr>
              <w:pStyle w:val="XML1"/>
              <w:rPr>
                <w:ins w:id="6742" w:author="Thomas Dietz" w:date="2012-08-13T13:56:00Z"/>
              </w:rPr>
            </w:pPr>
            <w:ins w:id="6743" w:author="Thomas Dietz" w:date="2012-08-13T13:56:00Z">
              <w:r>
                <w:t xml:space="preserve">        enum "tcp";</w:t>
              </w:r>
            </w:ins>
          </w:p>
          <w:p w14:paraId="769901B8" w14:textId="77777777" w:rsidR="0058493D" w:rsidRDefault="0058493D" w:rsidP="0058493D">
            <w:pPr>
              <w:pStyle w:val="XML1"/>
              <w:rPr>
                <w:ins w:id="6744" w:author="Thomas Dietz" w:date="2012-08-13T13:56:00Z"/>
              </w:rPr>
            </w:pPr>
            <w:ins w:id="6745" w:author="Thomas Dietz" w:date="2012-08-13T13:56:00Z">
              <w:r>
                <w:t xml:space="preserve">        enum "tls";</w:t>
              </w:r>
            </w:ins>
          </w:p>
          <w:p w14:paraId="66E3F73D" w14:textId="77777777" w:rsidR="0058493D" w:rsidRDefault="0058493D" w:rsidP="0058493D">
            <w:pPr>
              <w:pStyle w:val="XML1"/>
              <w:rPr>
                <w:ins w:id="6746" w:author="Thomas Dietz" w:date="2012-08-13T13:56:00Z"/>
              </w:rPr>
            </w:pPr>
            <w:ins w:id="6747" w:author="Thomas Dietz" w:date="2012-08-13T13:56:00Z">
              <w:r>
                <w:t xml:space="preserve">      }</w:t>
              </w:r>
            </w:ins>
          </w:p>
          <w:p w14:paraId="5290C1B1" w14:textId="77777777" w:rsidR="0058493D" w:rsidRDefault="0058493D" w:rsidP="0058493D">
            <w:pPr>
              <w:pStyle w:val="XML1"/>
              <w:rPr>
                <w:ins w:id="6748" w:author="Thomas Dietz" w:date="2012-08-13T13:56:00Z"/>
              </w:rPr>
            </w:pPr>
            <w:ins w:id="6749" w:author="Thomas Dietz" w:date="2012-08-13T13:56:00Z">
              <w:r>
                <w:t xml:space="preserve">      default "tls";</w:t>
              </w:r>
            </w:ins>
          </w:p>
          <w:p w14:paraId="166377AC" w14:textId="77777777" w:rsidR="0058493D" w:rsidRDefault="0058493D" w:rsidP="0058493D">
            <w:pPr>
              <w:pStyle w:val="XML1"/>
              <w:rPr>
                <w:ins w:id="6750" w:author="Thomas Dietz" w:date="2012-08-13T13:56:00Z"/>
              </w:rPr>
            </w:pPr>
            <w:ins w:id="6751" w:author="Thomas Dietz" w:date="2012-08-13T13:56:00Z">
              <w:r>
                <w:t xml:space="preserve">      description "The default protocol tha the OpenFlow Logical </w:t>
              </w:r>
            </w:ins>
          </w:p>
          <w:p w14:paraId="00F2C932" w14:textId="77777777" w:rsidR="0058493D" w:rsidRDefault="0058493D" w:rsidP="0058493D">
            <w:pPr>
              <w:pStyle w:val="XML1"/>
              <w:rPr>
                <w:ins w:id="6752" w:author="Thomas Dietz" w:date="2012-08-13T13:56:00Z"/>
              </w:rPr>
            </w:pPr>
            <w:ins w:id="6753" w:author="Thomas Dietz" w:date="2012-08-13T13:56:00Z">
              <w:r>
                <w:t xml:space="preserve">        Switch uses to connect to this OpenFlow Controller.  'tls'</w:t>
              </w:r>
            </w:ins>
          </w:p>
          <w:p w14:paraId="7D1D301E" w14:textId="77777777" w:rsidR="0058493D" w:rsidRDefault="0058493D" w:rsidP="0058493D">
            <w:pPr>
              <w:pStyle w:val="XML1"/>
              <w:rPr>
                <w:ins w:id="6754" w:author="Thomas Dietz" w:date="2012-08-13T13:56:00Z"/>
              </w:rPr>
            </w:pPr>
            <w:ins w:id="6755" w:author="Thomas Dietz" w:date="2012-08-13T13:56:00Z">
              <w:r>
                <w:t xml:space="preserve">        is the default value.</w:t>
              </w:r>
            </w:ins>
          </w:p>
          <w:p w14:paraId="63CBEE80" w14:textId="77777777" w:rsidR="0058493D" w:rsidRDefault="0058493D" w:rsidP="0058493D">
            <w:pPr>
              <w:pStyle w:val="XML1"/>
              <w:rPr>
                <w:ins w:id="6756" w:author="Thomas Dietz" w:date="2012-08-13T13:56:00Z"/>
              </w:rPr>
            </w:pPr>
          </w:p>
          <w:p w14:paraId="2189969E" w14:textId="77777777" w:rsidR="0058493D" w:rsidRDefault="0058493D" w:rsidP="0058493D">
            <w:pPr>
              <w:pStyle w:val="XML1"/>
              <w:rPr>
                <w:ins w:id="6757" w:author="Thomas Dietz" w:date="2012-08-13T13:56:00Z"/>
              </w:rPr>
            </w:pPr>
            <w:ins w:id="6758" w:author="Thomas Dietz" w:date="2012-08-13T13:56:00Z">
              <w:r>
                <w:t xml:space="preserve">        This element is optional. If this element is not present it</w:t>
              </w:r>
            </w:ins>
          </w:p>
          <w:p w14:paraId="3663F760" w14:textId="77777777" w:rsidR="0058493D" w:rsidRDefault="0058493D" w:rsidP="0058493D">
            <w:pPr>
              <w:pStyle w:val="XML1"/>
              <w:rPr>
                <w:ins w:id="6759" w:author="Thomas Dietz" w:date="2012-08-13T13:56:00Z"/>
              </w:rPr>
            </w:pPr>
            <w:ins w:id="6760" w:author="Thomas Dietz" w:date="2012-08-13T13:56:00Z">
              <w:r>
                <w:t xml:space="preserve">        defaults to 'tls'.";</w:t>
              </w:r>
            </w:ins>
          </w:p>
          <w:p w14:paraId="3415FEC2" w14:textId="77777777" w:rsidR="0058493D" w:rsidRDefault="0058493D" w:rsidP="0058493D">
            <w:pPr>
              <w:pStyle w:val="XML1"/>
              <w:rPr>
                <w:ins w:id="6761" w:author="Thomas Dietz" w:date="2012-08-13T13:56:00Z"/>
              </w:rPr>
            </w:pPr>
            <w:ins w:id="6762" w:author="Thomas Dietz" w:date="2012-08-13T13:56:00Z">
              <w:r>
                <w:t xml:space="preserve">    }</w:t>
              </w:r>
            </w:ins>
          </w:p>
          <w:p w14:paraId="4ADB2CFF" w14:textId="77777777" w:rsidR="0058493D" w:rsidRDefault="0058493D" w:rsidP="0058493D">
            <w:pPr>
              <w:pStyle w:val="XML1"/>
              <w:rPr>
                <w:ins w:id="6763" w:author="Thomas Dietz" w:date="2012-08-13T13:56:00Z"/>
              </w:rPr>
            </w:pPr>
            <w:ins w:id="6764" w:author="Thomas Dietz" w:date="2012-08-13T13:56:00Z">
              <w:r>
                <w:t xml:space="preserve">    container state {</w:t>
              </w:r>
            </w:ins>
          </w:p>
          <w:p w14:paraId="555A0847" w14:textId="77777777" w:rsidR="0058493D" w:rsidRDefault="0058493D" w:rsidP="0058493D">
            <w:pPr>
              <w:pStyle w:val="XML1"/>
              <w:rPr>
                <w:ins w:id="6765" w:author="Thomas Dietz" w:date="2012-08-13T13:56:00Z"/>
              </w:rPr>
            </w:pPr>
            <w:ins w:id="6766" w:author="Thomas Dietz" w:date="2012-08-13T13:56:00Z">
              <w:r>
                <w:t xml:space="preserve">      config false;</w:t>
              </w:r>
            </w:ins>
          </w:p>
          <w:p w14:paraId="79FC7D3B" w14:textId="77777777" w:rsidR="0058493D" w:rsidRDefault="0058493D" w:rsidP="0058493D">
            <w:pPr>
              <w:pStyle w:val="XML1"/>
              <w:rPr>
                <w:ins w:id="6767" w:author="Thomas Dietz" w:date="2012-08-13T13:56:00Z"/>
              </w:rPr>
            </w:pPr>
            <w:ins w:id="6768" w:author="Thomas Dietz" w:date="2012-08-13T13:56:00Z">
              <w:r>
                <w:t xml:space="preserve">      description "This container holds connection state</w:t>
              </w:r>
            </w:ins>
          </w:p>
          <w:p w14:paraId="665D40C9" w14:textId="77777777" w:rsidR="0058493D" w:rsidRDefault="0058493D" w:rsidP="0058493D">
            <w:pPr>
              <w:pStyle w:val="XML1"/>
              <w:rPr>
                <w:ins w:id="6769" w:author="Thomas Dietz" w:date="2012-08-13T13:56:00Z"/>
              </w:rPr>
            </w:pPr>
            <w:ins w:id="6770" w:author="Thomas Dietz" w:date="2012-08-13T13:56:00Z">
              <w:r>
                <w:lastRenderedPageBreak/>
                <w:t xml:space="preserve">        information that indicate the connection state of the</w:t>
              </w:r>
            </w:ins>
          </w:p>
          <w:p w14:paraId="228B3EB5" w14:textId="77777777" w:rsidR="0058493D" w:rsidRDefault="0058493D" w:rsidP="0058493D">
            <w:pPr>
              <w:pStyle w:val="XML1"/>
              <w:rPr>
                <w:ins w:id="6771" w:author="Thomas Dietz" w:date="2012-08-13T13:56:00Z"/>
              </w:rPr>
            </w:pPr>
            <w:ins w:id="6772" w:author="Thomas Dietz" w:date="2012-08-13T13:56:00Z">
              <w:r>
                <w:t xml:space="preserve">        OpenFlow Logical Switch and the OpenFlow protocol version</w:t>
              </w:r>
            </w:ins>
          </w:p>
          <w:p w14:paraId="52F15781" w14:textId="77777777" w:rsidR="0058493D" w:rsidRDefault="0058493D" w:rsidP="0058493D">
            <w:pPr>
              <w:pStyle w:val="XML1"/>
              <w:rPr>
                <w:ins w:id="6773" w:author="Thomas Dietz" w:date="2012-08-13T13:56:00Z"/>
              </w:rPr>
            </w:pPr>
            <w:ins w:id="6774" w:author="Thomas Dietz" w:date="2012-08-13T13:56:00Z">
              <w:r>
                <w:t xml:space="preserve">        used for the connection.</w:t>
              </w:r>
            </w:ins>
          </w:p>
          <w:p w14:paraId="0FB6E115" w14:textId="77777777" w:rsidR="0058493D" w:rsidRDefault="0058493D" w:rsidP="0058493D">
            <w:pPr>
              <w:pStyle w:val="XML1"/>
              <w:rPr>
                <w:ins w:id="6775" w:author="Thomas Dietz" w:date="2012-08-13T13:56:00Z"/>
              </w:rPr>
            </w:pPr>
          </w:p>
          <w:p w14:paraId="75E5A7B6" w14:textId="77777777" w:rsidR="0058493D" w:rsidRDefault="0058493D" w:rsidP="0058493D">
            <w:pPr>
              <w:pStyle w:val="XML1"/>
              <w:rPr>
                <w:ins w:id="6776" w:author="Thomas Dietz" w:date="2012-08-13T13:56:00Z"/>
              </w:rPr>
            </w:pPr>
            <w:ins w:id="6777" w:author="Thomas Dietz" w:date="2012-08-13T13:56:00Z">
              <w:r>
                <w:t xml:space="preserve">        Children of this element are not configurable and can only</w:t>
              </w:r>
            </w:ins>
          </w:p>
          <w:p w14:paraId="065FDD18" w14:textId="77777777" w:rsidR="0058493D" w:rsidRDefault="0058493D" w:rsidP="0058493D">
            <w:pPr>
              <w:pStyle w:val="XML1"/>
              <w:rPr>
                <w:ins w:id="6778" w:author="Thomas Dietz" w:date="2012-08-13T13:56:00Z"/>
              </w:rPr>
            </w:pPr>
            <w:ins w:id="6779" w:author="Thomas Dietz" w:date="2012-08-13T13:56:00Z">
              <w:r>
                <w:t xml:space="preserve">        be retrieved by NETCONF &lt;get&gt; operations. Attemps to modify</w:t>
              </w:r>
            </w:ins>
          </w:p>
          <w:p w14:paraId="26B18B75" w14:textId="77777777" w:rsidR="0058493D" w:rsidRDefault="0058493D" w:rsidP="0058493D">
            <w:pPr>
              <w:pStyle w:val="XML1"/>
              <w:rPr>
                <w:ins w:id="6780" w:author="Thomas Dietz" w:date="2012-08-13T13:56:00Z"/>
              </w:rPr>
            </w:pPr>
            <w:ins w:id="6781" w:author="Thomas Dietz" w:date="2012-08-13T13:56:00Z">
              <w:r>
                <w:t xml:space="preserve">        this element and its children with a NETCONF &lt;edit-config&gt;</w:t>
              </w:r>
            </w:ins>
          </w:p>
          <w:p w14:paraId="043FC1A7" w14:textId="77777777" w:rsidR="0058493D" w:rsidRDefault="0058493D" w:rsidP="0058493D">
            <w:pPr>
              <w:pStyle w:val="XML1"/>
              <w:rPr>
                <w:ins w:id="6782" w:author="Thomas Dietz" w:date="2012-08-13T13:56:00Z"/>
              </w:rPr>
            </w:pPr>
            <w:ins w:id="6783" w:author="Thomas Dietz" w:date="2012-08-13T13:56:00Z">
              <w:r>
                <w:t xml:space="preserve">        operation MUST result in an 'operation-not-supported' error</w:t>
              </w:r>
            </w:ins>
          </w:p>
          <w:p w14:paraId="1CF4D559" w14:textId="77777777" w:rsidR="0058493D" w:rsidRDefault="0058493D" w:rsidP="0058493D">
            <w:pPr>
              <w:pStyle w:val="XML1"/>
              <w:rPr>
                <w:ins w:id="6784" w:author="Thomas Dietz" w:date="2012-08-13T13:56:00Z"/>
              </w:rPr>
            </w:pPr>
            <w:ins w:id="6785" w:author="Thomas Dietz" w:date="2012-08-13T13:56:00Z">
              <w:r>
                <w:t xml:space="preserve">        with type 'application'.";</w:t>
              </w:r>
            </w:ins>
          </w:p>
          <w:p w14:paraId="77A97B37" w14:textId="77777777" w:rsidR="0058493D" w:rsidRDefault="0058493D" w:rsidP="0058493D">
            <w:pPr>
              <w:pStyle w:val="XML1"/>
              <w:rPr>
                <w:ins w:id="6786" w:author="Thomas Dietz" w:date="2012-08-13T13:56:00Z"/>
              </w:rPr>
            </w:pPr>
            <w:ins w:id="6787" w:author="Thomas Dietz" w:date="2012-08-13T13:56:00Z">
              <w:r>
                <w:t xml:space="preserve">      leaf connection-state {</w:t>
              </w:r>
            </w:ins>
          </w:p>
          <w:p w14:paraId="3BE8DC8D" w14:textId="77777777" w:rsidR="0058493D" w:rsidRDefault="0058493D" w:rsidP="0058493D">
            <w:pPr>
              <w:pStyle w:val="XML1"/>
              <w:rPr>
                <w:ins w:id="6788" w:author="Thomas Dietz" w:date="2012-08-13T13:56:00Z"/>
              </w:rPr>
            </w:pPr>
            <w:ins w:id="6789" w:author="Thomas Dietz" w:date="2012-08-13T13:56:00Z">
              <w:r>
                <w:t xml:space="preserve">        type OFUpDownStateType;</w:t>
              </w:r>
            </w:ins>
          </w:p>
          <w:p w14:paraId="6F61D287" w14:textId="77777777" w:rsidR="0058493D" w:rsidRDefault="0058493D" w:rsidP="0058493D">
            <w:pPr>
              <w:pStyle w:val="XML1"/>
              <w:rPr>
                <w:ins w:id="6790" w:author="Thomas Dietz" w:date="2012-08-13T13:56:00Z"/>
              </w:rPr>
            </w:pPr>
            <w:ins w:id="6791" w:author="Thomas Dietz" w:date="2012-08-13T13:56:00Z">
              <w:r>
                <w:t xml:space="preserve">        description "This object indicates the connections state of</w:t>
              </w:r>
            </w:ins>
          </w:p>
          <w:p w14:paraId="16D685EC" w14:textId="77777777" w:rsidR="0058493D" w:rsidRDefault="0058493D" w:rsidP="0058493D">
            <w:pPr>
              <w:pStyle w:val="XML1"/>
              <w:rPr>
                <w:ins w:id="6792" w:author="Thomas Dietz" w:date="2012-08-13T13:56:00Z"/>
              </w:rPr>
            </w:pPr>
            <w:ins w:id="6793" w:author="Thomas Dietz" w:date="2012-08-13T13:56:00Z">
              <w:r>
                <w:t xml:space="preserve">          the OpenFlow Logical Switch to this controller.";</w:t>
              </w:r>
            </w:ins>
          </w:p>
          <w:p w14:paraId="3EDC7265" w14:textId="77777777" w:rsidR="0058493D" w:rsidRDefault="0058493D" w:rsidP="0058493D">
            <w:pPr>
              <w:pStyle w:val="XML1"/>
              <w:rPr>
                <w:ins w:id="6794" w:author="Thomas Dietz" w:date="2012-08-13T13:56:00Z"/>
              </w:rPr>
            </w:pPr>
            <w:ins w:id="6795" w:author="Thomas Dietz" w:date="2012-08-13T13:56:00Z">
              <w:r>
                <w:t xml:space="preserve">      }</w:t>
              </w:r>
            </w:ins>
          </w:p>
          <w:p w14:paraId="2A1D675B" w14:textId="77777777" w:rsidR="0058493D" w:rsidRDefault="0058493D" w:rsidP="0058493D">
            <w:pPr>
              <w:pStyle w:val="XML1"/>
              <w:rPr>
                <w:ins w:id="6796" w:author="Thomas Dietz" w:date="2012-08-13T13:56:00Z"/>
              </w:rPr>
            </w:pPr>
            <w:ins w:id="6797" w:author="Thomas Dietz" w:date="2012-08-13T13:56:00Z">
              <w:r>
                <w:t xml:space="preserve">      leaf current-version {</w:t>
              </w:r>
            </w:ins>
          </w:p>
          <w:p w14:paraId="4512DFA8" w14:textId="77777777" w:rsidR="0058493D" w:rsidRDefault="0058493D" w:rsidP="0058493D">
            <w:pPr>
              <w:pStyle w:val="XML1"/>
              <w:rPr>
                <w:ins w:id="6798" w:author="Thomas Dietz" w:date="2012-08-13T13:56:00Z"/>
              </w:rPr>
            </w:pPr>
            <w:ins w:id="6799" w:author="Thomas Dietz" w:date="2012-08-13T13:56:00Z">
              <w:r>
                <w:t xml:space="preserve">        type OFOpenFlowVersionType;</w:t>
              </w:r>
            </w:ins>
          </w:p>
          <w:p w14:paraId="001B0275" w14:textId="77777777" w:rsidR="0058493D" w:rsidRDefault="0058493D" w:rsidP="0058493D">
            <w:pPr>
              <w:pStyle w:val="XML1"/>
              <w:rPr>
                <w:ins w:id="6800" w:author="Thomas Dietz" w:date="2012-08-13T13:56:00Z"/>
              </w:rPr>
            </w:pPr>
            <w:ins w:id="6801" w:author="Thomas Dietz" w:date="2012-08-13T13:56:00Z">
              <w:r>
                <w:t xml:space="preserve">        description "This object indicates the version of the</w:t>
              </w:r>
            </w:ins>
          </w:p>
          <w:p w14:paraId="2739EE7D" w14:textId="77777777" w:rsidR="0058493D" w:rsidRDefault="0058493D" w:rsidP="0058493D">
            <w:pPr>
              <w:pStyle w:val="XML1"/>
              <w:rPr>
                <w:ins w:id="6802" w:author="Thomas Dietz" w:date="2012-08-13T13:56:00Z"/>
              </w:rPr>
            </w:pPr>
            <w:ins w:id="6803" w:author="Thomas Dietz" w:date="2012-08-13T13:56:00Z">
              <w:r>
                <w:t xml:space="preserve">          OpenFlow protocol used between the OpenFlow Logical</w:t>
              </w:r>
            </w:ins>
          </w:p>
          <w:p w14:paraId="747EFCC9" w14:textId="77777777" w:rsidR="0058493D" w:rsidRDefault="0058493D" w:rsidP="0058493D">
            <w:pPr>
              <w:pStyle w:val="XML1"/>
              <w:rPr>
                <w:ins w:id="6804" w:author="Thomas Dietz" w:date="2012-08-13T13:56:00Z"/>
              </w:rPr>
            </w:pPr>
            <w:ins w:id="6805" w:author="Thomas Dietz" w:date="2012-08-13T13:56:00Z">
              <w:r>
                <w:t xml:space="preserve">          Switch and this Controller.  If element connection-state</w:t>
              </w:r>
            </w:ins>
          </w:p>
          <w:p w14:paraId="46B4AF45" w14:textId="77777777" w:rsidR="0058493D" w:rsidRDefault="0058493D" w:rsidP="0058493D">
            <w:pPr>
              <w:pStyle w:val="XML1"/>
              <w:rPr>
                <w:ins w:id="6806" w:author="Thomas Dietz" w:date="2012-08-13T13:56:00Z"/>
              </w:rPr>
            </w:pPr>
            <w:ins w:id="6807" w:author="Thomas Dietz" w:date="2012-08-13T13:56:00Z">
              <w:r>
                <w:t xml:space="preserve">          has value 'up', then this element indicates the actual</w:t>
              </w:r>
            </w:ins>
          </w:p>
          <w:p w14:paraId="1CB4B479" w14:textId="77777777" w:rsidR="0058493D" w:rsidRDefault="0058493D" w:rsidP="0058493D">
            <w:pPr>
              <w:pStyle w:val="XML1"/>
              <w:rPr>
                <w:ins w:id="6808" w:author="Thomas Dietz" w:date="2012-08-13T13:56:00Z"/>
              </w:rPr>
            </w:pPr>
            <w:ins w:id="6809" w:author="Thomas Dietz" w:date="2012-08-13T13:56:00Z">
              <w:r>
                <w:t xml:space="preserve">          version in use.  If element connection-state has value</w:t>
              </w:r>
            </w:ins>
          </w:p>
          <w:p w14:paraId="5B7C4798" w14:textId="77777777" w:rsidR="0058493D" w:rsidRDefault="0058493D" w:rsidP="0058493D">
            <w:pPr>
              <w:pStyle w:val="XML1"/>
              <w:rPr>
                <w:ins w:id="6810" w:author="Thomas Dietz" w:date="2012-08-13T13:56:00Z"/>
              </w:rPr>
            </w:pPr>
            <w:ins w:id="6811" w:author="Thomas Dietz" w:date="2012-08-13T13:56:00Z">
              <w:r>
                <w:t xml:space="preserve">          'down', then this element indicates the version number of</w:t>
              </w:r>
            </w:ins>
          </w:p>
          <w:p w14:paraId="49D3708E" w14:textId="77777777" w:rsidR="0058493D" w:rsidRDefault="0058493D" w:rsidP="0058493D">
            <w:pPr>
              <w:pStyle w:val="XML1"/>
              <w:rPr>
                <w:ins w:id="6812" w:author="Thomas Dietz" w:date="2012-08-13T13:56:00Z"/>
              </w:rPr>
            </w:pPr>
            <w:ins w:id="6813" w:author="Thomas Dietz" w:date="2012-08-13T13:56:00Z">
              <w:r>
                <w:t xml:space="preserve">          the last established connection with this OpenFlow</w:t>
              </w:r>
            </w:ins>
          </w:p>
          <w:p w14:paraId="4F91C55C" w14:textId="77777777" w:rsidR="0058493D" w:rsidRDefault="0058493D" w:rsidP="0058493D">
            <w:pPr>
              <w:pStyle w:val="XML1"/>
              <w:rPr>
                <w:ins w:id="6814" w:author="Thomas Dietz" w:date="2012-08-13T13:56:00Z"/>
              </w:rPr>
            </w:pPr>
            <w:ins w:id="6815" w:author="Thomas Dietz" w:date="2012-08-13T13:56:00Z">
              <w:r>
                <w:t xml:space="preserve">          Controller.  The value of this element MAY be persistent</w:t>
              </w:r>
            </w:ins>
          </w:p>
          <w:p w14:paraId="264D4918" w14:textId="77777777" w:rsidR="0058493D" w:rsidRDefault="0058493D" w:rsidP="0058493D">
            <w:pPr>
              <w:pStyle w:val="XML1"/>
              <w:rPr>
                <w:ins w:id="6816" w:author="Thomas Dietz" w:date="2012-08-13T13:56:00Z"/>
              </w:rPr>
            </w:pPr>
            <w:ins w:id="6817" w:author="Thomas Dietz" w:date="2012-08-13T13:56:00Z">
              <w:r>
                <w:t xml:space="preserve">          across reboots of the OpenFlow Logical Switch in such a</w:t>
              </w:r>
            </w:ins>
          </w:p>
          <w:p w14:paraId="7DF9DC0E" w14:textId="77777777" w:rsidR="0058493D" w:rsidRDefault="0058493D" w:rsidP="0058493D">
            <w:pPr>
              <w:pStyle w:val="XML1"/>
              <w:rPr>
                <w:ins w:id="6818" w:author="Thomas Dietz" w:date="2012-08-13T13:56:00Z"/>
              </w:rPr>
            </w:pPr>
            <w:ins w:id="6819" w:author="Thomas Dietz" w:date="2012-08-13T13:56:00Z">
              <w:r>
                <w:t xml:space="preserve">          case.  If element connection-state has value 'down'and</w:t>
              </w:r>
            </w:ins>
          </w:p>
          <w:p w14:paraId="757C0A15" w14:textId="77777777" w:rsidR="0058493D" w:rsidRDefault="0058493D" w:rsidP="0058493D">
            <w:pPr>
              <w:pStyle w:val="XML1"/>
              <w:rPr>
                <w:ins w:id="6820" w:author="Thomas Dietz" w:date="2012-08-13T13:56:00Z"/>
              </w:rPr>
            </w:pPr>
            <w:ins w:id="6821" w:author="Thomas Dietz" w:date="2012-08-13T13:56:00Z">
              <w:r>
                <w:t xml:space="preserve">          there is no information about previous connections to</w:t>
              </w:r>
            </w:ins>
          </w:p>
          <w:p w14:paraId="329BB15B" w14:textId="77777777" w:rsidR="0058493D" w:rsidRDefault="0058493D" w:rsidP="0058493D">
            <w:pPr>
              <w:pStyle w:val="XML1"/>
              <w:rPr>
                <w:ins w:id="6822" w:author="Thomas Dietz" w:date="2012-08-13T13:56:00Z"/>
              </w:rPr>
            </w:pPr>
            <w:ins w:id="6823" w:author="Thomas Dietz" w:date="2012-08-13T13:56:00Z">
              <w:r>
                <w:t xml:space="preserve">          this OpenFlow controller, then this element is not</w:t>
              </w:r>
            </w:ins>
          </w:p>
          <w:p w14:paraId="19EFAEED" w14:textId="77777777" w:rsidR="0058493D" w:rsidRDefault="0058493D" w:rsidP="0058493D">
            <w:pPr>
              <w:pStyle w:val="XML1"/>
              <w:rPr>
                <w:ins w:id="6824" w:author="Thomas Dietz" w:date="2012-08-13T13:56:00Z"/>
              </w:rPr>
            </w:pPr>
            <w:ins w:id="6825" w:author="Thomas Dietz" w:date="2012-08-13T13:56:00Z">
              <w:r>
                <w:t xml:space="preserve">          present or has the value '0'.";</w:t>
              </w:r>
            </w:ins>
          </w:p>
          <w:p w14:paraId="1B167CC9" w14:textId="77777777" w:rsidR="0058493D" w:rsidRDefault="0058493D" w:rsidP="0058493D">
            <w:pPr>
              <w:pStyle w:val="XML1"/>
              <w:rPr>
                <w:ins w:id="6826" w:author="Thomas Dietz" w:date="2012-08-13T13:56:00Z"/>
              </w:rPr>
            </w:pPr>
            <w:ins w:id="6827" w:author="Thomas Dietz" w:date="2012-08-13T13:56:00Z">
              <w:r>
                <w:t xml:space="preserve">      }</w:t>
              </w:r>
            </w:ins>
          </w:p>
          <w:p w14:paraId="48BDF7D2" w14:textId="77777777" w:rsidR="0058493D" w:rsidRDefault="0058493D" w:rsidP="0058493D">
            <w:pPr>
              <w:pStyle w:val="XML1"/>
              <w:rPr>
                <w:ins w:id="6828" w:author="Thomas Dietz" w:date="2012-08-13T13:56:00Z"/>
              </w:rPr>
            </w:pPr>
            <w:ins w:id="6829" w:author="Thomas Dietz" w:date="2012-08-13T13:56:00Z">
              <w:r>
                <w:t xml:space="preserve">      leaf-list supported-versions {</w:t>
              </w:r>
            </w:ins>
          </w:p>
          <w:p w14:paraId="3AD91419" w14:textId="77777777" w:rsidR="0058493D" w:rsidRDefault="0058493D" w:rsidP="0058493D">
            <w:pPr>
              <w:pStyle w:val="XML1"/>
              <w:rPr>
                <w:ins w:id="6830" w:author="Thomas Dietz" w:date="2012-08-13T13:56:00Z"/>
              </w:rPr>
            </w:pPr>
            <w:ins w:id="6831" w:author="Thomas Dietz" w:date="2012-08-13T13:56:00Z">
              <w:r>
                <w:t xml:space="preserve">        type OFOpenFlowVersionType;</w:t>
              </w:r>
            </w:ins>
          </w:p>
          <w:p w14:paraId="34E4D0A2" w14:textId="77777777" w:rsidR="0058493D" w:rsidRDefault="0058493D" w:rsidP="0058493D">
            <w:pPr>
              <w:pStyle w:val="XML1"/>
              <w:rPr>
                <w:ins w:id="6832" w:author="Thomas Dietz" w:date="2012-08-13T13:56:00Z"/>
              </w:rPr>
            </w:pPr>
            <w:ins w:id="6833" w:author="Thomas Dietz" w:date="2012-08-13T13:56:00Z">
              <w:r>
                <w:t xml:space="preserve">        description "This list of elements includes one entry for</w:t>
              </w:r>
            </w:ins>
          </w:p>
          <w:p w14:paraId="4924B09E" w14:textId="77777777" w:rsidR="0058493D" w:rsidRDefault="0058493D" w:rsidP="0058493D">
            <w:pPr>
              <w:pStyle w:val="XML1"/>
              <w:rPr>
                <w:ins w:id="6834" w:author="Thomas Dietz" w:date="2012-08-13T13:56:00Z"/>
              </w:rPr>
            </w:pPr>
            <w:ins w:id="6835" w:author="Thomas Dietz" w:date="2012-08-13T13:56:00Z">
              <w:r>
                <w:t xml:space="preserve">          each OpenFlow protocol version that this OpenFlow</w:t>
              </w:r>
            </w:ins>
          </w:p>
          <w:p w14:paraId="1F98681B" w14:textId="77777777" w:rsidR="0058493D" w:rsidRDefault="0058493D" w:rsidP="0058493D">
            <w:pPr>
              <w:pStyle w:val="XML1"/>
              <w:rPr>
                <w:ins w:id="6836" w:author="Thomas Dietz" w:date="2012-08-13T13:56:00Z"/>
              </w:rPr>
            </w:pPr>
            <w:ins w:id="6837" w:author="Thomas Dietz" w:date="2012-08-13T13:56:00Z">
              <w:r>
                <w:t xml:space="preserve">          controller supports.  It SHOULD contain all";</w:t>
              </w:r>
            </w:ins>
          </w:p>
          <w:p w14:paraId="34DE8AF5" w14:textId="77777777" w:rsidR="0058493D" w:rsidRDefault="0058493D" w:rsidP="0058493D">
            <w:pPr>
              <w:pStyle w:val="XML1"/>
              <w:rPr>
                <w:ins w:id="6838" w:author="Thomas Dietz" w:date="2012-08-13T13:56:00Z"/>
              </w:rPr>
            </w:pPr>
            <w:ins w:id="6839" w:author="Thomas Dietz" w:date="2012-08-13T13:56:00Z">
              <w:r>
                <w:t xml:space="preserve">      }</w:t>
              </w:r>
            </w:ins>
          </w:p>
          <w:p w14:paraId="5885A6DA" w14:textId="77777777" w:rsidR="0058493D" w:rsidRDefault="0058493D" w:rsidP="0058493D">
            <w:pPr>
              <w:pStyle w:val="XML1"/>
              <w:rPr>
                <w:ins w:id="6840" w:author="Thomas Dietz" w:date="2012-08-13T13:56:00Z"/>
              </w:rPr>
            </w:pPr>
            <w:ins w:id="6841" w:author="Thomas Dietz" w:date="2012-08-13T13:56:00Z">
              <w:r>
                <w:t xml:space="preserve">      leaf local-ip-address-in-use {</w:t>
              </w:r>
            </w:ins>
          </w:p>
          <w:p w14:paraId="1A5EEED6" w14:textId="77777777" w:rsidR="0058493D" w:rsidRDefault="0058493D" w:rsidP="0058493D">
            <w:pPr>
              <w:pStyle w:val="XML1"/>
              <w:rPr>
                <w:ins w:id="6842" w:author="Thomas Dietz" w:date="2012-08-13T13:56:00Z"/>
              </w:rPr>
            </w:pPr>
            <w:ins w:id="6843" w:author="Thomas Dietz" w:date="2012-08-13T13:56:00Z">
              <w:r>
                <w:t xml:space="preserve">        type inet:ip-address;</w:t>
              </w:r>
            </w:ins>
          </w:p>
          <w:p w14:paraId="46FD41F6" w14:textId="77777777" w:rsidR="0058493D" w:rsidRDefault="0058493D" w:rsidP="0058493D">
            <w:pPr>
              <w:pStyle w:val="XML1"/>
              <w:rPr>
                <w:ins w:id="6844" w:author="Thomas Dietz" w:date="2012-08-13T13:56:00Z"/>
              </w:rPr>
            </w:pPr>
            <w:ins w:id="6845" w:author="Thomas Dietz" w:date="2012-08-13T13:56:00Z">
              <w:r>
                <w:t xml:space="preserve">        description "The local IP address of the OpenFlow Logical</w:t>
              </w:r>
            </w:ins>
          </w:p>
          <w:p w14:paraId="7CD8595F" w14:textId="77777777" w:rsidR="0058493D" w:rsidRDefault="0058493D" w:rsidP="0058493D">
            <w:pPr>
              <w:pStyle w:val="XML1"/>
              <w:rPr>
                <w:ins w:id="6846" w:author="Thomas Dietz" w:date="2012-08-13T13:56:00Z"/>
              </w:rPr>
            </w:pPr>
            <w:ins w:id="6847" w:author="Thomas Dietz" w:date="2012-08-13T13:56:00Z">
              <w:r>
                <w:t xml:space="preserve">          Switch when connecting to this OpenFlow Controller.  It</w:t>
              </w:r>
            </w:ins>
          </w:p>
          <w:p w14:paraId="12E99E01" w14:textId="77777777" w:rsidR="0058493D" w:rsidRDefault="0058493D" w:rsidP="0058493D">
            <w:pPr>
              <w:pStyle w:val="XML1"/>
              <w:rPr>
                <w:ins w:id="6848" w:author="Thomas Dietz" w:date="2012-08-13T13:56:00Z"/>
              </w:rPr>
            </w:pPr>
            <w:ins w:id="6849" w:author="Thomas Dietz" w:date="2012-08-13T13:56:00Z">
              <w:r>
                <w:t xml:space="preserve">          is the source IP address of packets sent to this OpenFlow</w:t>
              </w:r>
            </w:ins>
          </w:p>
          <w:p w14:paraId="275F5605" w14:textId="77777777" w:rsidR="0058493D" w:rsidRDefault="0058493D" w:rsidP="0058493D">
            <w:pPr>
              <w:pStyle w:val="XML1"/>
              <w:rPr>
                <w:ins w:id="6850" w:author="Thomas Dietz" w:date="2012-08-13T13:56:00Z"/>
              </w:rPr>
            </w:pPr>
            <w:ins w:id="6851" w:author="Thomas Dietz" w:date="2012-08-13T13:56:00Z">
              <w:r>
                <w:t xml:space="preserve">          Controller.  If present, this element overrides any</w:t>
              </w:r>
            </w:ins>
          </w:p>
          <w:p w14:paraId="0F73C680" w14:textId="77777777" w:rsidR="0058493D" w:rsidRDefault="0058493D" w:rsidP="0058493D">
            <w:pPr>
              <w:pStyle w:val="XML1"/>
              <w:rPr>
                <w:ins w:id="6852" w:author="Thomas Dietz" w:date="2012-08-13T13:56:00Z"/>
              </w:rPr>
            </w:pPr>
            <w:ins w:id="6853" w:author="Thomas Dietz" w:date="2012-08-13T13:56:00Z">
              <w:r>
                <w:t xml:space="preserve">          default IP address.";</w:t>
              </w:r>
            </w:ins>
          </w:p>
          <w:p w14:paraId="6792D751" w14:textId="77777777" w:rsidR="0058493D" w:rsidRDefault="0058493D" w:rsidP="0058493D">
            <w:pPr>
              <w:pStyle w:val="XML1"/>
              <w:rPr>
                <w:ins w:id="6854" w:author="Thomas Dietz" w:date="2012-08-13T13:56:00Z"/>
              </w:rPr>
            </w:pPr>
            <w:ins w:id="6855" w:author="Thomas Dietz" w:date="2012-08-13T13:56:00Z">
              <w:r>
                <w:t xml:space="preserve">      }</w:t>
              </w:r>
            </w:ins>
          </w:p>
          <w:p w14:paraId="075B2ED2" w14:textId="77777777" w:rsidR="0058493D" w:rsidRDefault="0058493D" w:rsidP="0058493D">
            <w:pPr>
              <w:pStyle w:val="XML1"/>
              <w:rPr>
                <w:ins w:id="6856" w:author="Thomas Dietz" w:date="2012-08-13T13:56:00Z"/>
              </w:rPr>
            </w:pPr>
            <w:ins w:id="6857" w:author="Thomas Dietz" w:date="2012-08-13T13:56:00Z">
              <w:r>
                <w:t xml:space="preserve">      leaf local-port-in-use {</w:t>
              </w:r>
            </w:ins>
          </w:p>
          <w:p w14:paraId="501FF372" w14:textId="77777777" w:rsidR="0058493D" w:rsidRDefault="0058493D" w:rsidP="0058493D">
            <w:pPr>
              <w:pStyle w:val="XML1"/>
              <w:rPr>
                <w:ins w:id="6858" w:author="Thomas Dietz" w:date="2012-08-13T13:56:00Z"/>
              </w:rPr>
            </w:pPr>
            <w:ins w:id="6859" w:author="Thomas Dietz" w:date="2012-08-13T13:56:00Z">
              <w:r>
                <w:t xml:space="preserve">        type inet:port-number;</w:t>
              </w:r>
            </w:ins>
          </w:p>
          <w:p w14:paraId="74CB4F5A" w14:textId="77777777" w:rsidR="0058493D" w:rsidRDefault="0058493D" w:rsidP="0058493D">
            <w:pPr>
              <w:pStyle w:val="XML1"/>
              <w:rPr>
                <w:ins w:id="6860" w:author="Thomas Dietz" w:date="2012-08-13T13:56:00Z"/>
              </w:rPr>
            </w:pPr>
            <w:ins w:id="6861" w:author="Thomas Dietz" w:date="2012-08-13T13:56:00Z">
              <w:r>
                <w:t xml:space="preserve">        description "The local TCP port number of the OpenFlow</w:t>
              </w:r>
            </w:ins>
          </w:p>
          <w:p w14:paraId="36B021F6" w14:textId="77777777" w:rsidR="0058493D" w:rsidRDefault="0058493D" w:rsidP="0058493D">
            <w:pPr>
              <w:pStyle w:val="XML1"/>
              <w:rPr>
                <w:ins w:id="6862" w:author="Thomas Dietz" w:date="2012-08-13T13:56:00Z"/>
              </w:rPr>
            </w:pPr>
            <w:ins w:id="6863" w:author="Thomas Dietz" w:date="2012-08-13T13:56:00Z">
              <w:r>
                <w:t xml:space="preserve">          Logical Switch.  If element connection-state has value</w:t>
              </w:r>
            </w:ins>
          </w:p>
          <w:p w14:paraId="1E13B45C" w14:textId="77777777" w:rsidR="0058493D" w:rsidRDefault="0058493D" w:rsidP="0058493D">
            <w:pPr>
              <w:pStyle w:val="XML1"/>
              <w:rPr>
                <w:ins w:id="6864" w:author="Thomas Dietz" w:date="2012-08-13T13:56:00Z"/>
              </w:rPr>
            </w:pPr>
            <w:ins w:id="6865" w:author="Thomas Dietz" w:date="2012-08-13T13:56:00Z">
              <w:r>
                <w:t xml:space="preserve">          'up', then this element indicates the actual port number</w:t>
              </w:r>
            </w:ins>
          </w:p>
          <w:p w14:paraId="74FAE6AA" w14:textId="77777777" w:rsidR="0058493D" w:rsidRDefault="0058493D" w:rsidP="0058493D">
            <w:pPr>
              <w:pStyle w:val="XML1"/>
              <w:rPr>
                <w:ins w:id="6866" w:author="Thomas Dietz" w:date="2012-08-13T13:56:00Z"/>
              </w:rPr>
            </w:pPr>
            <w:ins w:id="6867" w:author="Thomas Dietz" w:date="2012-08-13T13:56:00Z">
              <w:r>
                <w:t xml:space="preserve">          in use.  If element connection-state has value 'down',</w:t>
              </w:r>
            </w:ins>
          </w:p>
          <w:p w14:paraId="586FFF44" w14:textId="77777777" w:rsidR="0058493D" w:rsidRDefault="0058493D" w:rsidP="0058493D">
            <w:pPr>
              <w:pStyle w:val="XML1"/>
              <w:rPr>
                <w:ins w:id="6868" w:author="Thomas Dietz" w:date="2012-08-13T13:56:00Z"/>
              </w:rPr>
            </w:pPr>
            <w:ins w:id="6869" w:author="Thomas Dietz" w:date="2012-08-13T13:56:00Z">
              <w:r>
                <w:t xml:space="preserve">          then this element indicates the port number used for the</w:t>
              </w:r>
            </w:ins>
          </w:p>
          <w:p w14:paraId="5BA0C91D" w14:textId="77777777" w:rsidR="0058493D" w:rsidRDefault="0058493D" w:rsidP="0058493D">
            <w:pPr>
              <w:pStyle w:val="XML1"/>
              <w:rPr>
                <w:ins w:id="6870" w:author="Thomas Dietz" w:date="2012-08-13T13:56:00Z"/>
              </w:rPr>
            </w:pPr>
            <w:ins w:id="6871" w:author="Thomas Dietz" w:date="2012-08-13T13:56:00Z">
              <w:r>
                <w:t xml:space="preserve">          last attempt to establish a connection with this OpenFlow</w:t>
              </w:r>
            </w:ins>
          </w:p>
          <w:p w14:paraId="42504F94" w14:textId="77777777" w:rsidR="0058493D" w:rsidRDefault="0058493D" w:rsidP="0058493D">
            <w:pPr>
              <w:pStyle w:val="XML1"/>
              <w:rPr>
                <w:ins w:id="6872" w:author="Thomas Dietz" w:date="2012-08-13T13:56:00Z"/>
              </w:rPr>
            </w:pPr>
            <w:ins w:id="6873" w:author="Thomas Dietz" w:date="2012-08-13T13:56:00Z">
              <w:r>
                <w:t xml:space="preserve">          Controller.??? </w:t>
              </w:r>
            </w:ins>
          </w:p>
          <w:p w14:paraId="1E09A5C7" w14:textId="77777777" w:rsidR="0058493D" w:rsidRDefault="0058493D" w:rsidP="0058493D">
            <w:pPr>
              <w:pStyle w:val="XML1"/>
              <w:rPr>
                <w:ins w:id="6874" w:author="Thomas Dietz" w:date="2012-08-13T13:56:00Z"/>
              </w:rPr>
            </w:pPr>
            <w:ins w:id="6875" w:author="Thomas Dietz" w:date="2012-08-13T13:56:00Z">
              <w:r>
                <w:t xml:space="preserve">          When connecting to this OpenFlow Controller, it is the </w:t>
              </w:r>
            </w:ins>
          </w:p>
          <w:p w14:paraId="732981EE" w14:textId="77777777" w:rsidR="0058493D" w:rsidRDefault="0058493D" w:rsidP="0058493D">
            <w:pPr>
              <w:pStyle w:val="XML1"/>
              <w:rPr>
                <w:ins w:id="6876" w:author="Thomas Dietz" w:date="2012-08-13T13:56:00Z"/>
              </w:rPr>
            </w:pPr>
            <w:ins w:id="6877" w:author="Thomas Dietz" w:date="2012-08-13T13:56:00Z">
              <w:r>
                <w:t xml:space="preserve">          source TCP port number of packets sent to this OpenFlow </w:t>
              </w:r>
            </w:ins>
          </w:p>
          <w:p w14:paraId="1A6A81F9" w14:textId="77777777" w:rsidR="0058493D" w:rsidRDefault="0058493D" w:rsidP="0058493D">
            <w:pPr>
              <w:pStyle w:val="XML1"/>
              <w:rPr>
                <w:ins w:id="6878" w:author="Thomas Dietz" w:date="2012-08-13T13:56:00Z"/>
              </w:rPr>
            </w:pPr>
            <w:ins w:id="6879" w:author="Thomas Dietz" w:date="2012-08-13T13:56:00Z">
              <w:r>
                <w:t xml:space="preserve">          Controller.  If this element has its defaqult value 0,</w:t>
              </w:r>
            </w:ins>
          </w:p>
          <w:p w14:paraId="0308E056" w14:textId="77777777" w:rsidR="0058493D" w:rsidRDefault="0058493D" w:rsidP="0058493D">
            <w:pPr>
              <w:pStyle w:val="XML1"/>
              <w:rPr>
                <w:ins w:id="6880" w:author="Thomas Dietz" w:date="2012-08-13T13:56:00Z"/>
              </w:rPr>
            </w:pPr>
            <w:ins w:id="6881" w:author="Thomas Dietz" w:date="2012-08-13T13:56:00Z">
              <w:r>
                <w:lastRenderedPageBreak/>
                <w:t xml:space="preserve">          then port number is chosen arbitrarily by the OpenFlow</w:t>
              </w:r>
            </w:ins>
          </w:p>
          <w:p w14:paraId="06930389" w14:textId="77777777" w:rsidR="0058493D" w:rsidRDefault="0058493D" w:rsidP="0058493D">
            <w:pPr>
              <w:pStyle w:val="XML1"/>
              <w:rPr>
                <w:ins w:id="6882" w:author="Thomas Dietz" w:date="2012-08-13T13:56:00Z"/>
              </w:rPr>
            </w:pPr>
            <w:ins w:id="6883" w:author="Thomas Dietz" w:date="2012-08-13T13:56:00Z">
              <w:r>
                <w:t xml:space="preserve">          Logical Switch.";</w:t>
              </w:r>
            </w:ins>
          </w:p>
          <w:p w14:paraId="50FB4C67" w14:textId="77777777" w:rsidR="0058493D" w:rsidRDefault="0058493D" w:rsidP="0058493D">
            <w:pPr>
              <w:pStyle w:val="XML1"/>
              <w:rPr>
                <w:ins w:id="6884" w:author="Thomas Dietz" w:date="2012-08-13T13:56:00Z"/>
              </w:rPr>
            </w:pPr>
            <w:ins w:id="6885" w:author="Thomas Dietz" w:date="2012-08-13T13:56:00Z">
              <w:r>
                <w:t xml:space="preserve">      }</w:t>
              </w:r>
            </w:ins>
          </w:p>
          <w:p w14:paraId="53AEEDA5" w14:textId="77777777" w:rsidR="0058493D" w:rsidRDefault="0058493D" w:rsidP="0058493D">
            <w:pPr>
              <w:pStyle w:val="XML1"/>
              <w:rPr>
                <w:ins w:id="6886" w:author="Thomas Dietz" w:date="2012-08-13T13:56:00Z"/>
              </w:rPr>
            </w:pPr>
            <w:ins w:id="6887" w:author="Thomas Dietz" w:date="2012-08-13T13:56:00Z">
              <w:r>
                <w:t xml:space="preserve">    }</w:t>
              </w:r>
            </w:ins>
          </w:p>
          <w:p w14:paraId="378FAADB" w14:textId="77777777" w:rsidR="00F86237" w:rsidRDefault="0058493D" w:rsidP="0058493D">
            <w:pPr>
              <w:pStyle w:val="XML1"/>
              <w:rPr>
                <w:ins w:id="6888" w:author="Thomas Dietz" w:date="2012-08-13T13:56:00Z"/>
              </w:rPr>
            </w:pPr>
            <w:ins w:id="6889" w:author="Thomas Dietz" w:date="2012-08-13T13:56:00Z">
              <w:r>
                <w:t xml:space="preserve">  }</w:t>
              </w:r>
            </w:ins>
          </w:p>
          <w:p w14:paraId="1D9A63CF" w14:textId="77777777" w:rsidR="0058493D" w:rsidRDefault="0058493D" w:rsidP="0058493D">
            <w:pPr>
              <w:pStyle w:val="XML1"/>
              <w:rPr>
                <w:ins w:id="6890" w:author="Thomas Dietz" w:date="2012-08-13T13:56:00Z"/>
              </w:rPr>
            </w:pPr>
          </w:p>
          <w:p w14:paraId="70872A9D" w14:textId="77777777" w:rsidR="0058493D" w:rsidRDefault="0058493D" w:rsidP="0058493D">
            <w:pPr>
              <w:pStyle w:val="XML1"/>
              <w:rPr>
                <w:ins w:id="6891" w:author="Thomas Dietz" w:date="2012-08-13T13:56:00Z"/>
              </w:rPr>
            </w:pPr>
            <w:ins w:id="6892" w:author="Thomas Dietz" w:date="2012-08-13T13:56:00Z">
              <w:r>
                <w:t xml:space="preserve">  typedef OFConfigId {</w:t>
              </w:r>
            </w:ins>
          </w:p>
          <w:p w14:paraId="0C7ABB74" w14:textId="77777777" w:rsidR="0058493D" w:rsidRDefault="0058493D" w:rsidP="0058493D">
            <w:pPr>
              <w:pStyle w:val="XML1"/>
              <w:rPr>
                <w:ins w:id="6893" w:author="Thomas Dietz" w:date="2012-08-13T13:56:00Z"/>
              </w:rPr>
            </w:pPr>
            <w:ins w:id="6894" w:author="Thomas Dietz" w:date="2012-08-13T13:56:00Z">
              <w:r>
                <w:t xml:space="preserve">    type inet:uri;</w:t>
              </w:r>
            </w:ins>
          </w:p>
          <w:p w14:paraId="5B7612B4" w14:textId="77777777" w:rsidR="0058493D" w:rsidRDefault="0058493D" w:rsidP="0058493D">
            <w:pPr>
              <w:pStyle w:val="XML1"/>
              <w:rPr>
                <w:ins w:id="6895" w:author="Thomas Dietz" w:date="2012-08-13T13:56:00Z"/>
              </w:rPr>
            </w:pPr>
            <w:ins w:id="6896" w:author="Thomas Dietz" w:date="2012-08-13T13:56:00Z">
              <w:r>
                <w:t xml:space="preserve">    description "Generic type of an identifier in OF-CONFIG";</w:t>
              </w:r>
            </w:ins>
          </w:p>
          <w:p w14:paraId="5BB85AC1" w14:textId="77777777" w:rsidR="0058493D" w:rsidRDefault="0058493D" w:rsidP="0058493D">
            <w:pPr>
              <w:pStyle w:val="XML1"/>
              <w:rPr>
                <w:ins w:id="6897" w:author="Thomas Dietz" w:date="2012-08-13T13:56:00Z"/>
              </w:rPr>
            </w:pPr>
            <w:ins w:id="6898" w:author="Thomas Dietz" w:date="2012-08-13T13:56:00Z">
              <w:r>
                <w:t xml:space="preserve">  }</w:t>
              </w:r>
            </w:ins>
          </w:p>
          <w:p w14:paraId="4A7E965F" w14:textId="77777777" w:rsidR="0058493D" w:rsidRDefault="0058493D" w:rsidP="0058493D">
            <w:pPr>
              <w:pStyle w:val="XML1"/>
              <w:rPr>
                <w:ins w:id="6899" w:author="Thomas Dietz" w:date="2012-08-13T13:56:00Z"/>
              </w:rPr>
            </w:pPr>
          </w:p>
          <w:p w14:paraId="42628504" w14:textId="77777777" w:rsidR="0058493D" w:rsidRDefault="0058493D" w:rsidP="0058493D">
            <w:pPr>
              <w:pStyle w:val="XML1"/>
              <w:rPr>
                <w:ins w:id="6900" w:author="Thomas Dietz" w:date="2012-08-13T13:56:00Z"/>
              </w:rPr>
            </w:pPr>
            <w:ins w:id="6901" w:author="Thomas Dietz" w:date="2012-08-13T13:56:00Z">
              <w:r>
                <w:t xml:space="preserve">  typedef OFOpenFlowVersionType {</w:t>
              </w:r>
            </w:ins>
          </w:p>
          <w:p w14:paraId="5895D1B4" w14:textId="77777777" w:rsidR="0058493D" w:rsidRDefault="0058493D" w:rsidP="0058493D">
            <w:pPr>
              <w:pStyle w:val="XML1"/>
              <w:rPr>
                <w:ins w:id="6902" w:author="Thomas Dietz" w:date="2012-08-13T13:56:00Z"/>
              </w:rPr>
            </w:pPr>
            <w:ins w:id="6903" w:author="Thomas Dietz" w:date="2012-08-13T13:56:00Z">
              <w:r>
                <w:t xml:space="preserve">    type enumeration {</w:t>
              </w:r>
            </w:ins>
          </w:p>
          <w:p w14:paraId="069ACBC6" w14:textId="77777777" w:rsidR="0058493D" w:rsidRDefault="0058493D" w:rsidP="0058493D">
            <w:pPr>
              <w:pStyle w:val="XML1"/>
              <w:rPr>
                <w:ins w:id="6904" w:author="Thomas Dietz" w:date="2012-08-13T13:56:00Z"/>
              </w:rPr>
            </w:pPr>
            <w:ins w:id="6905" w:author="Thomas Dietz" w:date="2012-08-13T13:56:00Z">
              <w:r>
                <w:t xml:space="preserve">      enum "not-applicable";</w:t>
              </w:r>
            </w:ins>
          </w:p>
          <w:p w14:paraId="7B881530" w14:textId="77777777" w:rsidR="0058493D" w:rsidRPr="0058493D" w:rsidRDefault="0058493D" w:rsidP="0058493D">
            <w:pPr>
              <w:pStyle w:val="XML1"/>
              <w:rPr>
                <w:ins w:id="6906" w:author="Thomas Dietz" w:date="2012-08-13T13:56:00Z"/>
                <w:lang w:val="de-DE"/>
                <w:rPrChange w:id="6907" w:author="Thomas Dietz" w:date="2012-08-13T13:56:00Z">
                  <w:rPr>
                    <w:ins w:id="6908" w:author="Thomas Dietz" w:date="2012-08-13T13:56:00Z"/>
                  </w:rPr>
                </w:rPrChange>
              </w:rPr>
            </w:pPr>
            <w:ins w:id="6909" w:author="Thomas Dietz" w:date="2012-08-13T13:56:00Z">
              <w:r>
                <w:t xml:space="preserve">      </w:t>
              </w:r>
              <w:r w:rsidRPr="0058493D">
                <w:rPr>
                  <w:lang w:val="de-DE"/>
                  <w:rPrChange w:id="6910" w:author="Thomas Dietz" w:date="2012-08-13T13:56:00Z">
                    <w:rPr/>
                  </w:rPrChange>
                </w:rPr>
                <w:t>enum "1.0";</w:t>
              </w:r>
            </w:ins>
          </w:p>
          <w:p w14:paraId="2EA1BD5D" w14:textId="77777777" w:rsidR="0058493D" w:rsidRPr="0058493D" w:rsidRDefault="0058493D" w:rsidP="0058493D">
            <w:pPr>
              <w:pStyle w:val="XML1"/>
              <w:rPr>
                <w:ins w:id="6911" w:author="Thomas Dietz" w:date="2012-08-13T13:56:00Z"/>
                <w:lang w:val="de-DE"/>
                <w:rPrChange w:id="6912" w:author="Thomas Dietz" w:date="2012-08-13T13:56:00Z">
                  <w:rPr>
                    <w:ins w:id="6913" w:author="Thomas Dietz" w:date="2012-08-13T13:56:00Z"/>
                  </w:rPr>
                </w:rPrChange>
              </w:rPr>
            </w:pPr>
            <w:ins w:id="6914" w:author="Thomas Dietz" w:date="2012-08-13T13:56:00Z">
              <w:r w:rsidRPr="0058493D">
                <w:rPr>
                  <w:lang w:val="de-DE"/>
                  <w:rPrChange w:id="6915" w:author="Thomas Dietz" w:date="2012-08-13T13:56:00Z">
                    <w:rPr/>
                  </w:rPrChange>
                </w:rPr>
                <w:t xml:space="preserve">      enum "1.0.1";</w:t>
              </w:r>
            </w:ins>
          </w:p>
          <w:p w14:paraId="0DEA540F" w14:textId="77777777" w:rsidR="0058493D" w:rsidRPr="0058493D" w:rsidRDefault="0058493D" w:rsidP="0058493D">
            <w:pPr>
              <w:pStyle w:val="XML1"/>
              <w:rPr>
                <w:ins w:id="6916" w:author="Thomas Dietz" w:date="2012-08-13T13:56:00Z"/>
                <w:lang w:val="de-DE"/>
                <w:rPrChange w:id="6917" w:author="Thomas Dietz" w:date="2012-08-13T13:56:00Z">
                  <w:rPr>
                    <w:ins w:id="6918" w:author="Thomas Dietz" w:date="2012-08-13T13:56:00Z"/>
                  </w:rPr>
                </w:rPrChange>
              </w:rPr>
            </w:pPr>
            <w:ins w:id="6919" w:author="Thomas Dietz" w:date="2012-08-13T13:56:00Z">
              <w:r w:rsidRPr="0058493D">
                <w:rPr>
                  <w:lang w:val="de-DE"/>
                  <w:rPrChange w:id="6920" w:author="Thomas Dietz" w:date="2012-08-13T13:56:00Z">
                    <w:rPr/>
                  </w:rPrChange>
                </w:rPr>
                <w:t xml:space="preserve">      enum "1.1";</w:t>
              </w:r>
            </w:ins>
          </w:p>
          <w:p w14:paraId="71A76A8F" w14:textId="77777777" w:rsidR="0058493D" w:rsidRPr="0058493D" w:rsidRDefault="0058493D" w:rsidP="0058493D">
            <w:pPr>
              <w:pStyle w:val="XML1"/>
              <w:rPr>
                <w:ins w:id="6921" w:author="Thomas Dietz" w:date="2012-08-13T13:56:00Z"/>
                <w:lang w:val="de-DE"/>
                <w:rPrChange w:id="6922" w:author="Thomas Dietz" w:date="2012-08-13T13:56:00Z">
                  <w:rPr>
                    <w:ins w:id="6923" w:author="Thomas Dietz" w:date="2012-08-13T13:56:00Z"/>
                  </w:rPr>
                </w:rPrChange>
              </w:rPr>
            </w:pPr>
            <w:ins w:id="6924" w:author="Thomas Dietz" w:date="2012-08-13T13:56:00Z">
              <w:r w:rsidRPr="0058493D">
                <w:rPr>
                  <w:lang w:val="de-DE"/>
                  <w:rPrChange w:id="6925" w:author="Thomas Dietz" w:date="2012-08-13T13:56:00Z">
                    <w:rPr/>
                  </w:rPrChange>
                </w:rPr>
                <w:t xml:space="preserve">      enum "1.2";</w:t>
              </w:r>
            </w:ins>
          </w:p>
          <w:p w14:paraId="3EAFE91C" w14:textId="77777777" w:rsidR="0058493D" w:rsidRPr="0058493D" w:rsidRDefault="0058493D" w:rsidP="0058493D">
            <w:pPr>
              <w:pStyle w:val="XML1"/>
              <w:rPr>
                <w:ins w:id="6926" w:author="Thomas Dietz" w:date="2012-08-13T13:56:00Z"/>
                <w:lang w:val="de-DE"/>
                <w:rPrChange w:id="6927" w:author="Thomas Dietz" w:date="2012-08-13T13:56:00Z">
                  <w:rPr>
                    <w:ins w:id="6928" w:author="Thomas Dietz" w:date="2012-08-13T13:56:00Z"/>
                  </w:rPr>
                </w:rPrChange>
              </w:rPr>
            </w:pPr>
            <w:ins w:id="6929" w:author="Thomas Dietz" w:date="2012-08-13T13:56:00Z">
              <w:r w:rsidRPr="0058493D">
                <w:rPr>
                  <w:lang w:val="de-DE"/>
                  <w:rPrChange w:id="6930" w:author="Thomas Dietz" w:date="2012-08-13T13:56:00Z">
                    <w:rPr/>
                  </w:rPrChange>
                </w:rPr>
                <w:t xml:space="preserve">      enum "1.3";</w:t>
              </w:r>
            </w:ins>
          </w:p>
          <w:p w14:paraId="7D8EA611" w14:textId="77777777" w:rsidR="0058493D" w:rsidRDefault="0058493D" w:rsidP="0058493D">
            <w:pPr>
              <w:pStyle w:val="XML1"/>
              <w:rPr>
                <w:ins w:id="6931" w:author="Thomas Dietz" w:date="2012-08-13T13:56:00Z"/>
              </w:rPr>
            </w:pPr>
            <w:ins w:id="6932" w:author="Thomas Dietz" w:date="2012-08-13T13:56:00Z">
              <w:r w:rsidRPr="0058493D">
                <w:rPr>
                  <w:lang w:val="de-DE"/>
                  <w:rPrChange w:id="6933" w:author="Thomas Dietz" w:date="2012-08-13T13:56:00Z">
                    <w:rPr/>
                  </w:rPrChange>
                </w:rPr>
                <w:t xml:space="preserve">      </w:t>
              </w:r>
              <w:r>
                <w:t>enum "1.3.1";</w:t>
              </w:r>
            </w:ins>
          </w:p>
          <w:p w14:paraId="6485E4A4" w14:textId="77777777" w:rsidR="0058493D" w:rsidRDefault="0058493D" w:rsidP="0058493D">
            <w:pPr>
              <w:pStyle w:val="XML1"/>
              <w:rPr>
                <w:ins w:id="6934" w:author="Thomas Dietz" w:date="2012-08-13T13:56:00Z"/>
              </w:rPr>
            </w:pPr>
            <w:ins w:id="6935" w:author="Thomas Dietz" w:date="2012-08-13T13:56:00Z">
              <w:r>
                <w:t xml:space="preserve">    }</w:t>
              </w:r>
            </w:ins>
          </w:p>
          <w:p w14:paraId="7FA15B30" w14:textId="77777777" w:rsidR="0058493D" w:rsidRDefault="0058493D" w:rsidP="0058493D">
            <w:pPr>
              <w:pStyle w:val="XML1"/>
              <w:rPr>
                <w:ins w:id="6936" w:author="Thomas Dietz" w:date="2012-08-13T13:56:00Z"/>
              </w:rPr>
            </w:pPr>
            <w:ins w:id="6937" w:author="Thomas Dietz" w:date="2012-08-13T13:56:00Z">
              <w:r>
                <w:t xml:space="preserve">    description "This enumeration contains the all OpenFlow</w:t>
              </w:r>
            </w:ins>
          </w:p>
          <w:p w14:paraId="6C344B0D" w14:textId="77777777" w:rsidR="0058493D" w:rsidRDefault="0058493D" w:rsidP="0058493D">
            <w:pPr>
              <w:pStyle w:val="XML1"/>
              <w:rPr>
                <w:ins w:id="6938" w:author="Thomas Dietz" w:date="2012-08-13T13:56:00Z"/>
              </w:rPr>
            </w:pPr>
            <w:ins w:id="6939" w:author="Thomas Dietz" w:date="2012-08-13T13:56:00Z">
              <w:r>
                <w:t xml:space="preserve">      versions released so far.";</w:t>
              </w:r>
            </w:ins>
          </w:p>
          <w:p w14:paraId="2D303346" w14:textId="77777777" w:rsidR="0058493D" w:rsidRDefault="0058493D" w:rsidP="0058493D">
            <w:pPr>
              <w:pStyle w:val="XML1"/>
              <w:rPr>
                <w:ins w:id="6940" w:author="Thomas Dietz" w:date="2012-08-13T13:56:00Z"/>
              </w:rPr>
            </w:pPr>
            <w:ins w:id="6941" w:author="Thomas Dietz" w:date="2012-08-13T13:56:00Z">
              <w:r>
                <w:t xml:space="preserve">  }</w:t>
              </w:r>
            </w:ins>
          </w:p>
          <w:p w14:paraId="2D2BE085" w14:textId="77777777" w:rsidR="0058493D" w:rsidRDefault="0058493D" w:rsidP="0058493D">
            <w:pPr>
              <w:pStyle w:val="XML1"/>
              <w:rPr>
                <w:ins w:id="6942" w:author="Thomas Dietz" w:date="2012-08-13T13:57:00Z"/>
              </w:rPr>
            </w:pPr>
          </w:p>
          <w:p w14:paraId="08423486" w14:textId="77777777" w:rsidR="0058493D" w:rsidRDefault="0058493D" w:rsidP="0058493D">
            <w:pPr>
              <w:pStyle w:val="XML1"/>
              <w:rPr>
                <w:ins w:id="6943" w:author="Thomas Dietz" w:date="2012-08-13T13:57:00Z"/>
              </w:rPr>
            </w:pPr>
            <w:ins w:id="6944" w:author="Thomas Dietz" w:date="2012-08-13T13:57:00Z">
              <w:r>
                <w:t xml:space="preserve">  typedef OFUpDownStateType {</w:t>
              </w:r>
            </w:ins>
          </w:p>
          <w:p w14:paraId="6EE5B286" w14:textId="77777777" w:rsidR="0058493D" w:rsidRDefault="0058493D" w:rsidP="0058493D">
            <w:pPr>
              <w:pStyle w:val="XML1"/>
              <w:rPr>
                <w:ins w:id="6945" w:author="Thomas Dietz" w:date="2012-08-13T13:57:00Z"/>
              </w:rPr>
            </w:pPr>
            <w:ins w:id="6946" w:author="Thomas Dietz" w:date="2012-08-13T13:57:00Z">
              <w:r>
                <w:t xml:space="preserve">    type enumeration {</w:t>
              </w:r>
            </w:ins>
          </w:p>
          <w:p w14:paraId="7CFEA135" w14:textId="77777777" w:rsidR="0058493D" w:rsidRDefault="0058493D" w:rsidP="0058493D">
            <w:pPr>
              <w:pStyle w:val="XML1"/>
              <w:rPr>
                <w:ins w:id="6947" w:author="Thomas Dietz" w:date="2012-08-13T13:57:00Z"/>
              </w:rPr>
            </w:pPr>
            <w:ins w:id="6948" w:author="Thomas Dietz" w:date="2012-08-13T13:57:00Z">
              <w:r>
                <w:t xml:space="preserve">      enum up;</w:t>
              </w:r>
            </w:ins>
          </w:p>
          <w:p w14:paraId="4F7B6910" w14:textId="77777777" w:rsidR="0058493D" w:rsidRDefault="0058493D" w:rsidP="0058493D">
            <w:pPr>
              <w:pStyle w:val="XML1"/>
              <w:rPr>
                <w:ins w:id="6949" w:author="Thomas Dietz" w:date="2012-08-13T13:57:00Z"/>
              </w:rPr>
            </w:pPr>
            <w:ins w:id="6950" w:author="Thomas Dietz" w:date="2012-08-13T13:57:00Z">
              <w:r>
                <w:t xml:space="preserve">      enum down;</w:t>
              </w:r>
            </w:ins>
          </w:p>
          <w:p w14:paraId="4C7A5990" w14:textId="77777777" w:rsidR="0058493D" w:rsidRDefault="0058493D" w:rsidP="0058493D">
            <w:pPr>
              <w:pStyle w:val="XML1"/>
              <w:rPr>
                <w:ins w:id="6951" w:author="Thomas Dietz" w:date="2012-08-13T13:57:00Z"/>
              </w:rPr>
            </w:pPr>
            <w:ins w:id="6952" w:author="Thomas Dietz" w:date="2012-08-13T13:57:00Z">
              <w:r>
                <w:t xml:space="preserve">    }</w:t>
              </w:r>
            </w:ins>
          </w:p>
          <w:p w14:paraId="0CCABF7C" w14:textId="77777777" w:rsidR="0058493D" w:rsidRDefault="0058493D" w:rsidP="0058493D">
            <w:pPr>
              <w:pStyle w:val="XML1"/>
              <w:rPr>
                <w:ins w:id="6953" w:author="Thomas Dietz" w:date="2012-08-13T13:57:00Z"/>
              </w:rPr>
            </w:pPr>
            <w:ins w:id="6954" w:author="Thomas Dietz" w:date="2012-08-13T13:57:00Z">
              <w:r>
                <w:t xml:space="preserve">    description "Type to specify state information for a port or a</w:t>
              </w:r>
            </w:ins>
          </w:p>
          <w:p w14:paraId="5920A72D" w14:textId="77777777" w:rsidR="0058493D" w:rsidRDefault="0058493D" w:rsidP="0058493D">
            <w:pPr>
              <w:pStyle w:val="XML1"/>
              <w:rPr>
                <w:ins w:id="6955" w:author="Thomas Dietz" w:date="2012-08-13T13:57:00Z"/>
              </w:rPr>
            </w:pPr>
            <w:ins w:id="6956" w:author="Thomas Dietz" w:date="2012-08-13T13:57:00Z">
              <w:r>
                <w:t xml:space="preserve">      connection.";</w:t>
              </w:r>
            </w:ins>
          </w:p>
          <w:p w14:paraId="6A1762BB" w14:textId="54BA4CDA" w:rsidR="0058493D" w:rsidRPr="009F1B7D" w:rsidRDefault="0058493D" w:rsidP="0058493D">
            <w:pPr>
              <w:pStyle w:val="XML1"/>
            </w:pPr>
            <w:ins w:id="6957" w:author="Thomas Dietz" w:date="2012-08-13T13:57:00Z">
              <w:r>
                <w:t xml:space="preserve">  }</w:t>
              </w:r>
            </w:ins>
          </w:p>
        </w:tc>
      </w:tr>
    </w:tbl>
    <w:p w14:paraId="3A741457" w14:textId="77777777" w:rsidR="00F86237" w:rsidRDefault="00F86237" w:rsidP="00D14D27">
      <w:pPr>
        <w:pStyle w:val="Heading2"/>
      </w:pPr>
      <w:bookmarkStart w:id="6958" w:name="_Toc320556708"/>
      <w:r>
        <w:lastRenderedPageBreak/>
        <w:t>OpenFlow Resource</w:t>
      </w:r>
      <w:bookmarkEnd w:id="6958"/>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6959" w:name="_Toc315954007"/>
      <w:bookmarkStart w:id="6960" w:name="_Toc316542517"/>
      <w:bookmarkStart w:id="6961" w:name="_Toc320556709"/>
      <w:r w:rsidRPr="00DB42FD">
        <w:lastRenderedPageBreak/>
        <w:t>UML Diagram</w:t>
      </w:r>
      <w:bookmarkEnd w:id="6959"/>
      <w:bookmarkEnd w:id="6960"/>
      <w:bookmarkEnd w:id="6961"/>
    </w:p>
    <w:p w14:paraId="391E3FB1" w14:textId="6B85638F" w:rsidR="00F86237" w:rsidRPr="009F1B7D" w:rsidRDefault="00C834EB" w:rsidP="00F86237">
      <w:pPr>
        <w:keepNext/>
        <w:jc w:val="center"/>
      </w:pPr>
      <w:r>
        <w:object w:dxaOrig="7871" w:dyaOrig="3119" w14:anchorId="2992459D">
          <v:shape id="_x0000_i1033" type="#_x0000_t75" style="width:394.2pt;height:154.8pt" o:ole="">
            <v:imagedata r:id="rId30" o:title=""/>
          </v:shape>
          <o:OLEObject Type="Embed" ProgID="Visio.Drawing.11" ShapeID="_x0000_i1033" DrawAspect="Content" ObjectID="_1406379233"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6962" w:name="_Toc315954008"/>
      <w:bookmarkStart w:id="6963" w:name="_Toc316542518"/>
      <w:bookmarkStart w:id="6964" w:name="_Toc320556710"/>
      <w:bookmarkStart w:id="6965" w:name="OLE_LINK9"/>
      <w:bookmarkStart w:id="6966" w:name="OLE_LINK10"/>
      <w:r w:rsidRPr="00DB42FD">
        <w:t>XML Schema</w:t>
      </w:r>
      <w:bookmarkEnd w:id="6962"/>
      <w:bookmarkEnd w:id="6963"/>
      <w:bookmarkEnd w:id="6964"/>
    </w:p>
    <w:tbl>
      <w:tblPr>
        <w:tblStyle w:val="TableGrid"/>
        <w:tblW w:w="5000" w:type="pct"/>
        <w:shd w:val="clear" w:color="auto" w:fill="C8FCCD"/>
        <w:tblCellMar>
          <w:left w:w="57" w:type="dxa"/>
          <w:right w:w="57" w:type="dxa"/>
        </w:tblCellMar>
        <w:tblLook w:val="04A0" w:firstRow="1" w:lastRow="0" w:firstColumn="1" w:lastColumn="0" w:noHBand="0" w:noVBand="1"/>
        <w:tblPrChange w:id="6967" w:author="Thomas Dietz" w:date="2012-08-13T13:59:00Z">
          <w:tblPr>
            <w:tblStyle w:val="TableGrid"/>
            <w:tblW w:w="0" w:type="auto"/>
            <w:tblInd w:w="378" w:type="dxa"/>
            <w:shd w:val="clear" w:color="auto" w:fill="C8FCCD"/>
            <w:tblLook w:val="04A0" w:firstRow="1" w:lastRow="0" w:firstColumn="1" w:lastColumn="0" w:noHBand="0" w:noVBand="1"/>
          </w:tblPr>
        </w:tblPrChange>
      </w:tblPr>
      <w:tblGrid>
        <w:gridCol w:w="9474"/>
        <w:tblGridChange w:id="6968">
          <w:tblGrid>
            <w:gridCol w:w="8820"/>
          </w:tblGrid>
        </w:tblGridChange>
      </w:tblGrid>
      <w:tr w:rsidR="00F86237" w:rsidRPr="009F1B7D" w14:paraId="296FAAF6" w14:textId="77777777" w:rsidTr="0058493D">
        <w:tc>
          <w:tcPr>
            <w:tcW w:w="5000" w:type="pct"/>
            <w:shd w:val="clear" w:color="auto" w:fill="C8FCCD"/>
            <w:tcPrChange w:id="6969" w:author="Thomas Dietz" w:date="2012-08-13T13:59:00Z">
              <w:tcPr>
                <w:tcW w:w="8820" w:type="dxa"/>
                <w:shd w:val="clear" w:color="auto" w:fill="C8FCCD"/>
              </w:tcPr>
            </w:tcPrChange>
          </w:tcPr>
          <w:p w14:paraId="70327264" w14:textId="77777777" w:rsidR="0058493D" w:rsidRDefault="0058493D" w:rsidP="0058493D">
            <w:pPr>
              <w:pStyle w:val="XML1"/>
              <w:rPr>
                <w:ins w:id="6970" w:author="Thomas Dietz" w:date="2012-08-13T13:59:00Z"/>
              </w:rPr>
            </w:pPr>
            <w:ins w:id="6971" w:author="Thomas Dietz" w:date="2012-08-13T13:59:00Z">
              <w:r>
                <w:t xml:space="preserve">  &lt;xs:group name="OFResourceType"&gt;</w:t>
              </w:r>
            </w:ins>
          </w:p>
          <w:p w14:paraId="5A5B5EA9" w14:textId="77777777" w:rsidR="0058493D" w:rsidRDefault="0058493D" w:rsidP="0058493D">
            <w:pPr>
              <w:pStyle w:val="XML1"/>
              <w:rPr>
                <w:ins w:id="6972" w:author="Thomas Dietz" w:date="2012-08-13T13:59:00Z"/>
              </w:rPr>
            </w:pPr>
            <w:ins w:id="6973" w:author="Thomas Dietz" w:date="2012-08-13T13:59:00Z">
              <w:r>
                <w:t xml:space="preserve">    &lt;xs:annotation&gt;</w:t>
              </w:r>
            </w:ins>
          </w:p>
          <w:p w14:paraId="7E4B6EA7" w14:textId="77777777" w:rsidR="0058493D" w:rsidRDefault="0058493D" w:rsidP="0058493D">
            <w:pPr>
              <w:pStyle w:val="XML1"/>
              <w:rPr>
                <w:ins w:id="6974" w:author="Thomas Dietz" w:date="2012-08-13T13:59:00Z"/>
              </w:rPr>
            </w:pPr>
            <w:ins w:id="6975" w:author="Thomas Dietz" w:date="2012-08-13T13:59:00Z">
              <w:r>
                <w:t xml:space="preserve">      &lt;xs:documentation&gt;</w:t>
              </w:r>
            </w:ins>
          </w:p>
          <w:p w14:paraId="2EE10723" w14:textId="77777777" w:rsidR="0058493D" w:rsidRDefault="0058493D" w:rsidP="0058493D">
            <w:pPr>
              <w:pStyle w:val="XML1"/>
              <w:rPr>
                <w:ins w:id="6976" w:author="Thomas Dietz" w:date="2012-08-13T13:59:00Z"/>
              </w:rPr>
            </w:pPr>
            <w:ins w:id="6977" w:author="Thomas Dietz" w:date="2012-08-13T13:59:00Z">
              <w:r>
                <w:t xml:space="preserve">        This element specifies a generic OpenFlow resource</w:t>
              </w:r>
            </w:ins>
          </w:p>
          <w:p w14:paraId="09DB96F8" w14:textId="77777777" w:rsidR="0058493D" w:rsidRDefault="0058493D" w:rsidP="0058493D">
            <w:pPr>
              <w:pStyle w:val="XML1"/>
              <w:rPr>
                <w:ins w:id="6978" w:author="Thomas Dietz" w:date="2012-08-13T13:59:00Z"/>
              </w:rPr>
            </w:pPr>
            <w:ins w:id="6979" w:author="Thomas Dietz" w:date="2012-08-13T13:59:00Z">
              <w:r>
                <w:t xml:space="preserve">        that is used as a basis for specific resources. Even though</w:t>
              </w:r>
            </w:ins>
          </w:p>
          <w:p w14:paraId="483B65FC" w14:textId="77777777" w:rsidR="0058493D" w:rsidRDefault="0058493D" w:rsidP="0058493D">
            <w:pPr>
              <w:pStyle w:val="XML1"/>
              <w:rPr>
                <w:ins w:id="6980" w:author="Thomas Dietz" w:date="2012-08-13T13:59:00Z"/>
              </w:rPr>
            </w:pPr>
            <w:ins w:id="6981" w:author="Thomas Dietz" w:date="2012-08-13T13:59:00Z">
              <w:r>
                <w:t xml:space="preserve">        this element is not used on its own the following rules for</w:t>
              </w:r>
            </w:ins>
          </w:p>
          <w:p w14:paraId="29C44FBC" w14:textId="77777777" w:rsidR="0058493D" w:rsidRDefault="0058493D" w:rsidP="0058493D">
            <w:pPr>
              <w:pStyle w:val="XML1"/>
              <w:rPr>
                <w:ins w:id="6982" w:author="Thomas Dietz" w:date="2012-08-13T13:59:00Z"/>
              </w:rPr>
            </w:pPr>
            <w:ins w:id="6983" w:author="Thomas Dietz" w:date="2012-08-13T13:59:00Z">
              <w:r>
                <w:t xml:space="preserve">        NETCONF operations MUST be obeyed also by elemnts using this</w:t>
              </w:r>
            </w:ins>
          </w:p>
          <w:p w14:paraId="6B33BB4E" w14:textId="77777777" w:rsidR="0058493D" w:rsidRDefault="0058493D" w:rsidP="0058493D">
            <w:pPr>
              <w:pStyle w:val="XML1"/>
              <w:rPr>
                <w:ins w:id="6984" w:author="Thomas Dietz" w:date="2012-08-13T13:59:00Z"/>
              </w:rPr>
            </w:pPr>
            <w:ins w:id="6985" w:author="Thomas Dietz" w:date="2012-08-13T13:59:00Z">
              <w:r>
                <w:t xml:space="preserve">        element.</w:t>
              </w:r>
            </w:ins>
          </w:p>
          <w:p w14:paraId="3AA5A1A3" w14:textId="77777777" w:rsidR="0058493D" w:rsidRDefault="0058493D" w:rsidP="0058493D">
            <w:pPr>
              <w:pStyle w:val="XML1"/>
              <w:rPr>
                <w:ins w:id="6986" w:author="Thomas Dietz" w:date="2012-08-13T13:59:00Z"/>
              </w:rPr>
            </w:pPr>
          </w:p>
          <w:p w14:paraId="7F36BF41" w14:textId="77777777" w:rsidR="0058493D" w:rsidRDefault="0058493D" w:rsidP="0058493D">
            <w:pPr>
              <w:pStyle w:val="XML1"/>
              <w:rPr>
                <w:ins w:id="6987" w:author="Thomas Dietz" w:date="2012-08-13T13:59:00Z"/>
              </w:rPr>
            </w:pPr>
            <w:ins w:id="6988" w:author="Thomas Dietz" w:date="2012-08-13T13:59:00Z">
              <w:r>
                <w:t xml:space="preserve">        NETCONF &amp;lt;edit-config&amp;gt; operations MUST be implemented as </w:t>
              </w:r>
            </w:ins>
          </w:p>
          <w:p w14:paraId="72542708" w14:textId="77777777" w:rsidR="0058493D" w:rsidRDefault="0058493D" w:rsidP="0058493D">
            <w:pPr>
              <w:pStyle w:val="XML1"/>
              <w:rPr>
                <w:ins w:id="6989" w:author="Thomas Dietz" w:date="2012-08-13T13:59:00Z"/>
              </w:rPr>
            </w:pPr>
            <w:ins w:id="6990" w:author="Thomas Dietz" w:date="2012-08-13T13:59:00Z">
              <w:r>
                <w:t xml:space="preserve">        follows: </w:t>
              </w:r>
            </w:ins>
          </w:p>
          <w:p w14:paraId="216A58DE" w14:textId="77777777" w:rsidR="0058493D" w:rsidRDefault="0058493D" w:rsidP="0058493D">
            <w:pPr>
              <w:pStyle w:val="XML1"/>
              <w:rPr>
                <w:ins w:id="6991" w:author="Thomas Dietz" w:date="2012-08-13T13:59:00Z"/>
              </w:rPr>
            </w:pPr>
          </w:p>
          <w:p w14:paraId="07DFF2FA" w14:textId="77777777" w:rsidR="0058493D" w:rsidRDefault="0058493D" w:rsidP="0058493D">
            <w:pPr>
              <w:pStyle w:val="XML1"/>
              <w:rPr>
                <w:ins w:id="6992" w:author="Thomas Dietz" w:date="2012-08-13T13:59:00Z"/>
              </w:rPr>
            </w:pPr>
            <w:ins w:id="6993" w:author="Thomas Dietz" w:date="2012-08-13T13:59:00Z">
              <w:r>
                <w:t xml:space="preserve">        * The 'id' element MUST be present at all &amp;lt;edit-config&amp;gt;</w:t>
              </w:r>
            </w:ins>
          </w:p>
          <w:p w14:paraId="35790862" w14:textId="77777777" w:rsidR="0058493D" w:rsidRDefault="0058493D" w:rsidP="0058493D">
            <w:pPr>
              <w:pStyle w:val="XML1"/>
              <w:rPr>
                <w:ins w:id="6994" w:author="Thomas Dietz" w:date="2012-08-13T13:59:00Z"/>
              </w:rPr>
            </w:pPr>
            <w:ins w:id="6995" w:author="Thomas Dietz" w:date="2012-08-13T13:59:00Z">
              <w:r>
                <w:t xml:space="preserve">        operations to identify the resource.</w:t>
              </w:r>
            </w:ins>
          </w:p>
          <w:p w14:paraId="7F436DD7" w14:textId="77777777" w:rsidR="0058493D" w:rsidRDefault="0058493D" w:rsidP="0058493D">
            <w:pPr>
              <w:pStyle w:val="XML1"/>
              <w:rPr>
                <w:ins w:id="6996" w:author="Thomas Dietz" w:date="2012-08-13T13:59:00Z"/>
              </w:rPr>
            </w:pPr>
            <w:ins w:id="6997" w:author="Thomas Dietz" w:date="2012-08-13T13:59:00Z">
              <w:r>
                <w:t xml:space="preserve">        * If the operation is 'merge' or 'replace', the element is</w:t>
              </w:r>
            </w:ins>
          </w:p>
          <w:p w14:paraId="58D9D3EE" w14:textId="77777777" w:rsidR="0058493D" w:rsidRDefault="0058493D" w:rsidP="0058493D">
            <w:pPr>
              <w:pStyle w:val="XML1"/>
              <w:rPr>
                <w:ins w:id="6998" w:author="Thomas Dietz" w:date="2012-08-13T13:59:00Z"/>
              </w:rPr>
            </w:pPr>
            <w:ins w:id="6999" w:author="Thomas Dietz" w:date="2012-08-13T13:59:00Z">
              <w:r>
                <w:t xml:space="preserve">        created if it does not exist, and its value is set to the</w:t>
              </w:r>
            </w:ins>
          </w:p>
          <w:p w14:paraId="37A430D8" w14:textId="77777777" w:rsidR="0058493D" w:rsidRDefault="0058493D" w:rsidP="0058493D">
            <w:pPr>
              <w:pStyle w:val="XML1"/>
              <w:rPr>
                <w:ins w:id="7000" w:author="Thomas Dietz" w:date="2012-08-13T13:59:00Z"/>
              </w:rPr>
            </w:pPr>
            <w:ins w:id="7001" w:author="Thomas Dietz" w:date="2012-08-13T13:59:00Z">
              <w:r>
                <w:t xml:space="preserve">        value found in the XML RPC data.</w:t>
              </w:r>
            </w:ins>
          </w:p>
          <w:p w14:paraId="30F2B113" w14:textId="77777777" w:rsidR="0058493D" w:rsidRDefault="0058493D" w:rsidP="0058493D">
            <w:pPr>
              <w:pStyle w:val="XML1"/>
              <w:rPr>
                <w:ins w:id="7002" w:author="Thomas Dietz" w:date="2012-08-13T13:59:00Z"/>
              </w:rPr>
            </w:pPr>
            <w:ins w:id="7003" w:author="Thomas Dietz" w:date="2012-08-13T13:59:00Z">
              <w:r>
                <w:t xml:space="preserve">        * If the operation is 'create', the element is created if it</w:t>
              </w:r>
            </w:ins>
          </w:p>
          <w:p w14:paraId="6980013D" w14:textId="77777777" w:rsidR="0058493D" w:rsidRDefault="0058493D" w:rsidP="0058493D">
            <w:pPr>
              <w:pStyle w:val="XML1"/>
              <w:rPr>
                <w:ins w:id="7004" w:author="Thomas Dietz" w:date="2012-08-13T13:59:00Z"/>
              </w:rPr>
            </w:pPr>
            <w:ins w:id="7005" w:author="Thomas Dietz" w:date="2012-08-13T13:59:00Z">
              <w:r>
                <w:t xml:space="preserve">        does not exist. If the element already exists, a</w:t>
              </w:r>
            </w:ins>
          </w:p>
          <w:p w14:paraId="6EBC6B1B" w14:textId="77777777" w:rsidR="0058493D" w:rsidRDefault="0058493D" w:rsidP="0058493D">
            <w:pPr>
              <w:pStyle w:val="XML1"/>
              <w:rPr>
                <w:ins w:id="7006" w:author="Thomas Dietz" w:date="2012-08-13T13:59:00Z"/>
              </w:rPr>
            </w:pPr>
            <w:ins w:id="7007" w:author="Thomas Dietz" w:date="2012-08-13T13:59:00Z">
              <w:r>
                <w:t xml:space="preserve">        'data</w:t>
              </w:r>
              <w:r>
                <w:rPr>
                  <w:rFonts w:ascii="MS Mincho" w:eastAsia="MS Mincho" w:hAnsi="MS Mincho" w:cs="MS Mincho" w:hint="eastAsia"/>
                </w:rPr>
                <w:t>‑</w:t>
              </w:r>
              <w:r>
                <w:t>exists' error is returned.</w:t>
              </w:r>
            </w:ins>
          </w:p>
          <w:p w14:paraId="4D65E4DE" w14:textId="77777777" w:rsidR="0058493D" w:rsidRDefault="0058493D" w:rsidP="0058493D">
            <w:pPr>
              <w:pStyle w:val="XML1"/>
              <w:rPr>
                <w:ins w:id="7008" w:author="Thomas Dietz" w:date="2012-08-13T13:59:00Z"/>
              </w:rPr>
            </w:pPr>
            <w:ins w:id="7009" w:author="Thomas Dietz" w:date="2012-08-13T13:59:00Z">
              <w:r>
                <w:t xml:space="preserve">        * If the operation is 'delete', the element is deleted if it</w:t>
              </w:r>
            </w:ins>
          </w:p>
          <w:p w14:paraId="5909EE71" w14:textId="77777777" w:rsidR="0058493D" w:rsidRDefault="0058493D" w:rsidP="0058493D">
            <w:pPr>
              <w:pStyle w:val="XML1"/>
              <w:rPr>
                <w:ins w:id="7010" w:author="Thomas Dietz" w:date="2012-08-13T13:59:00Z"/>
              </w:rPr>
            </w:pPr>
            <w:ins w:id="7011" w:author="Thomas Dietz" w:date="2012-08-13T13:59:00Z">
              <w:r>
                <w:t xml:space="preserve">        exists. If the element does not exist, a 'data</w:t>
              </w:r>
              <w:r>
                <w:rPr>
                  <w:rFonts w:ascii="MS Mincho" w:eastAsia="MS Mincho" w:hAnsi="MS Mincho" w:cs="MS Mincho" w:hint="eastAsia"/>
                </w:rPr>
                <w:t>‑</w:t>
              </w:r>
              <w:r>
                <w:t>missing'</w:t>
              </w:r>
            </w:ins>
          </w:p>
          <w:p w14:paraId="6D0D3E10" w14:textId="77777777" w:rsidR="0058493D" w:rsidRDefault="0058493D" w:rsidP="0058493D">
            <w:pPr>
              <w:pStyle w:val="XML1"/>
              <w:rPr>
                <w:ins w:id="7012" w:author="Thomas Dietz" w:date="2012-08-13T13:59:00Z"/>
              </w:rPr>
            </w:pPr>
            <w:ins w:id="7013" w:author="Thomas Dietz" w:date="2012-08-13T13:59:00Z">
              <w:r>
                <w:t xml:space="preserve">        error is returned.</w:t>
              </w:r>
            </w:ins>
          </w:p>
          <w:p w14:paraId="3012E3ED" w14:textId="77777777" w:rsidR="0058493D" w:rsidRDefault="0058493D" w:rsidP="0058493D">
            <w:pPr>
              <w:pStyle w:val="XML1"/>
              <w:rPr>
                <w:ins w:id="7014" w:author="Thomas Dietz" w:date="2012-08-13T13:59:00Z"/>
              </w:rPr>
            </w:pPr>
            <w:ins w:id="7015" w:author="Thomas Dietz" w:date="2012-08-13T13:59:00Z">
              <w:r>
                <w:t xml:space="preserve">      &lt;/xs:documentation&gt;</w:t>
              </w:r>
            </w:ins>
          </w:p>
          <w:p w14:paraId="5FBEB52A" w14:textId="77777777" w:rsidR="0058493D" w:rsidRDefault="0058493D" w:rsidP="0058493D">
            <w:pPr>
              <w:pStyle w:val="XML1"/>
              <w:rPr>
                <w:ins w:id="7016" w:author="Thomas Dietz" w:date="2012-08-13T13:59:00Z"/>
              </w:rPr>
            </w:pPr>
            <w:ins w:id="7017" w:author="Thomas Dietz" w:date="2012-08-13T13:59:00Z">
              <w:r>
                <w:t xml:space="preserve">    &lt;/xs:annotation&gt;</w:t>
              </w:r>
            </w:ins>
          </w:p>
          <w:p w14:paraId="323903B2" w14:textId="77777777" w:rsidR="0058493D" w:rsidRDefault="0058493D" w:rsidP="0058493D">
            <w:pPr>
              <w:pStyle w:val="XML1"/>
              <w:rPr>
                <w:ins w:id="7018" w:author="Thomas Dietz" w:date="2012-08-13T13:59:00Z"/>
              </w:rPr>
            </w:pPr>
          </w:p>
          <w:p w14:paraId="504F8BAB" w14:textId="77777777" w:rsidR="0058493D" w:rsidRDefault="0058493D" w:rsidP="0058493D">
            <w:pPr>
              <w:pStyle w:val="XML1"/>
              <w:rPr>
                <w:ins w:id="7019" w:author="Thomas Dietz" w:date="2012-08-13T13:59:00Z"/>
              </w:rPr>
            </w:pPr>
            <w:ins w:id="7020" w:author="Thomas Dietz" w:date="2012-08-13T13:59:00Z">
              <w:r>
                <w:t xml:space="preserve">    &lt;xs:sequence&gt;</w:t>
              </w:r>
            </w:ins>
          </w:p>
          <w:p w14:paraId="16AE0E51" w14:textId="77777777" w:rsidR="0058493D" w:rsidRDefault="0058493D" w:rsidP="0058493D">
            <w:pPr>
              <w:pStyle w:val="XML1"/>
              <w:rPr>
                <w:ins w:id="7021" w:author="Thomas Dietz" w:date="2012-08-13T13:59:00Z"/>
              </w:rPr>
            </w:pPr>
            <w:ins w:id="7022" w:author="Thomas Dietz" w:date="2012-08-13T13:59:00Z">
              <w:r>
                <w:t xml:space="preserve">      &lt;xs:element name="resource-id"  type="inet:uri"&gt;</w:t>
              </w:r>
            </w:ins>
          </w:p>
          <w:p w14:paraId="2E68022F" w14:textId="77777777" w:rsidR="0058493D" w:rsidRDefault="0058493D" w:rsidP="0058493D">
            <w:pPr>
              <w:pStyle w:val="XML1"/>
              <w:rPr>
                <w:ins w:id="7023" w:author="Thomas Dietz" w:date="2012-08-13T13:59:00Z"/>
              </w:rPr>
            </w:pPr>
            <w:ins w:id="7024" w:author="Thomas Dietz" w:date="2012-08-13T13:59:00Z">
              <w:r>
                <w:t xml:space="preserve">        &lt;xs:annotation&gt;</w:t>
              </w:r>
            </w:ins>
          </w:p>
          <w:p w14:paraId="672886DC" w14:textId="77777777" w:rsidR="0058493D" w:rsidRDefault="0058493D" w:rsidP="0058493D">
            <w:pPr>
              <w:pStyle w:val="XML1"/>
              <w:rPr>
                <w:ins w:id="7025" w:author="Thomas Dietz" w:date="2012-08-13T13:59:00Z"/>
              </w:rPr>
            </w:pPr>
            <w:ins w:id="7026" w:author="Thomas Dietz" w:date="2012-08-13T13:59:00Z">
              <w:r>
                <w:t xml:space="preserve">          &lt;xs:documentation&gt;</w:t>
              </w:r>
            </w:ins>
          </w:p>
          <w:p w14:paraId="18CA9232" w14:textId="77777777" w:rsidR="0058493D" w:rsidRDefault="0058493D" w:rsidP="0058493D">
            <w:pPr>
              <w:pStyle w:val="XML1"/>
              <w:rPr>
                <w:ins w:id="7027" w:author="Thomas Dietz" w:date="2012-08-13T13:59:00Z"/>
              </w:rPr>
            </w:pPr>
            <w:ins w:id="7028" w:author="Thomas Dietz" w:date="2012-08-13T13:59:00Z">
              <w:r>
                <w:t xml:space="preserve">            A unique but locally arbitrary identifier that</w:t>
              </w:r>
            </w:ins>
          </w:p>
          <w:p w14:paraId="2E574DB3" w14:textId="77777777" w:rsidR="0058493D" w:rsidRDefault="0058493D" w:rsidP="0058493D">
            <w:pPr>
              <w:pStyle w:val="XML1"/>
              <w:rPr>
                <w:ins w:id="7029" w:author="Thomas Dietz" w:date="2012-08-13T13:59:00Z"/>
              </w:rPr>
            </w:pPr>
            <w:ins w:id="7030" w:author="Thomas Dietz" w:date="2012-08-13T13:59:00Z">
              <w:r>
                <w:t xml:space="preserve">            uniquely identifies an OpenFlow Port within the context  </w:t>
              </w:r>
            </w:ins>
          </w:p>
          <w:p w14:paraId="664C9515" w14:textId="77777777" w:rsidR="0058493D" w:rsidRDefault="0058493D" w:rsidP="0058493D">
            <w:pPr>
              <w:pStyle w:val="XML1"/>
              <w:rPr>
                <w:ins w:id="7031" w:author="Thomas Dietz" w:date="2012-08-13T13:59:00Z"/>
              </w:rPr>
            </w:pPr>
            <w:ins w:id="7032" w:author="Thomas Dietz" w:date="2012-08-13T13:59:00Z">
              <w:r>
                <w:t xml:space="preserve">            of an OpenFlow Logical Switch.  It MUST be persistent</w:t>
              </w:r>
            </w:ins>
          </w:p>
          <w:p w14:paraId="2300244B" w14:textId="77777777" w:rsidR="0058493D" w:rsidRDefault="0058493D" w:rsidP="0058493D">
            <w:pPr>
              <w:pStyle w:val="XML1"/>
              <w:rPr>
                <w:ins w:id="7033" w:author="Thomas Dietz" w:date="2012-08-13T13:59:00Z"/>
              </w:rPr>
            </w:pPr>
            <w:ins w:id="7034" w:author="Thomas Dietz" w:date="2012-08-13T13:59:00Z">
              <w:r>
                <w:t xml:space="preserve">            across reboots of the OpenFlow Capable Switch.</w:t>
              </w:r>
            </w:ins>
          </w:p>
          <w:p w14:paraId="577D06AB" w14:textId="77777777" w:rsidR="0058493D" w:rsidRDefault="0058493D" w:rsidP="0058493D">
            <w:pPr>
              <w:pStyle w:val="XML1"/>
              <w:rPr>
                <w:ins w:id="7035" w:author="Thomas Dietz" w:date="2012-08-13T13:59:00Z"/>
              </w:rPr>
            </w:pPr>
          </w:p>
          <w:p w14:paraId="7275BB83" w14:textId="77777777" w:rsidR="0058493D" w:rsidRDefault="0058493D" w:rsidP="0058493D">
            <w:pPr>
              <w:pStyle w:val="XML1"/>
              <w:rPr>
                <w:ins w:id="7036" w:author="Thomas Dietz" w:date="2012-08-13T13:59:00Z"/>
              </w:rPr>
            </w:pPr>
            <w:ins w:id="7037" w:author="Thomas Dietz" w:date="2012-08-13T13:59:00Z">
              <w:r>
                <w:t xml:space="preserve">            This element MUST be present to identify the OpenFlow</w:t>
              </w:r>
            </w:ins>
          </w:p>
          <w:p w14:paraId="29A79849" w14:textId="77777777" w:rsidR="0058493D" w:rsidRDefault="0058493D" w:rsidP="0058493D">
            <w:pPr>
              <w:pStyle w:val="XML1"/>
              <w:rPr>
                <w:ins w:id="7038" w:author="Thomas Dietz" w:date="2012-08-13T13:59:00Z"/>
              </w:rPr>
            </w:pPr>
            <w:ins w:id="7039" w:author="Thomas Dietz" w:date="2012-08-13T13:59:00Z">
              <w:r>
                <w:lastRenderedPageBreak/>
                <w:t xml:space="preserve">            resource.</w:t>
              </w:r>
            </w:ins>
          </w:p>
          <w:p w14:paraId="1D8A0090" w14:textId="77777777" w:rsidR="0058493D" w:rsidRDefault="0058493D" w:rsidP="0058493D">
            <w:pPr>
              <w:pStyle w:val="XML1"/>
              <w:rPr>
                <w:ins w:id="7040" w:author="Thomas Dietz" w:date="2012-08-13T13:59:00Z"/>
              </w:rPr>
            </w:pPr>
            <w:ins w:id="7041" w:author="Thomas Dietz" w:date="2012-08-13T13:59:00Z">
              <w:r>
                <w:t xml:space="preserve">          &lt;/xs:documentation&gt;</w:t>
              </w:r>
            </w:ins>
          </w:p>
          <w:p w14:paraId="52445832" w14:textId="77777777" w:rsidR="0058493D" w:rsidRDefault="0058493D" w:rsidP="0058493D">
            <w:pPr>
              <w:pStyle w:val="XML1"/>
              <w:rPr>
                <w:ins w:id="7042" w:author="Thomas Dietz" w:date="2012-08-13T13:59:00Z"/>
              </w:rPr>
            </w:pPr>
            <w:ins w:id="7043" w:author="Thomas Dietz" w:date="2012-08-13T13:59:00Z">
              <w:r>
                <w:t xml:space="preserve">        &lt;/xs:annotation&gt;</w:t>
              </w:r>
            </w:ins>
          </w:p>
          <w:p w14:paraId="22F865BC" w14:textId="77777777" w:rsidR="0058493D" w:rsidRDefault="0058493D" w:rsidP="0058493D">
            <w:pPr>
              <w:pStyle w:val="XML1"/>
              <w:rPr>
                <w:ins w:id="7044" w:author="Thomas Dietz" w:date="2012-08-13T13:59:00Z"/>
              </w:rPr>
            </w:pPr>
            <w:ins w:id="7045" w:author="Thomas Dietz" w:date="2012-08-13T13:59:00Z">
              <w:r>
                <w:t xml:space="preserve">      &lt;/xs:element&gt;</w:t>
              </w:r>
            </w:ins>
          </w:p>
          <w:p w14:paraId="2E63A288" w14:textId="77777777" w:rsidR="0058493D" w:rsidRDefault="0058493D" w:rsidP="0058493D">
            <w:pPr>
              <w:pStyle w:val="XML1"/>
              <w:rPr>
                <w:ins w:id="7046" w:author="Thomas Dietz" w:date="2012-08-13T13:59:00Z"/>
              </w:rPr>
            </w:pPr>
            <w:ins w:id="7047" w:author="Thomas Dietz" w:date="2012-08-13T13:59:00Z">
              <w:r>
                <w:t xml:space="preserve">    &lt;/xs:sequence&gt;</w:t>
              </w:r>
            </w:ins>
          </w:p>
          <w:p w14:paraId="6C1154A7" w14:textId="3F5F0EF4" w:rsidR="00F86237" w:rsidRPr="009F1B7D" w:rsidDel="0058493D" w:rsidRDefault="0058493D" w:rsidP="0058493D">
            <w:pPr>
              <w:pStyle w:val="XML1"/>
              <w:rPr>
                <w:del w:id="7048" w:author="Thomas Dietz" w:date="2012-08-13T13:59:00Z"/>
              </w:rPr>
            </w:pPr>
            <w:ins w:id="7049" w:author="Thomas Dietz" w:date="2012-08-13T13:59:00Z">
              <w:r>
                <w:t xml:space="preserve">  &lt;/xs:group&gt;</w:t>
              </w:r>
            </w:ins>
            <w:del w:id="7050" w:author="Thomas Dietz" w:date="2012-08-13T13:59:00Z">
              <w:r w:rsidR="00F86237" w:rsidRPr="009F1B7D" w:rsidDel="0058493D">
                <w:delText>&lt;xs:complexType name="OFResourceType"&gt;</w:delText>
              </w:r>
            </w:del>
          </w:p>
          <w:p w14:paraId="6FE976C9" w14:textId="7D1DA235" w:rsidR="00F86237" w:rsidRPr="009F1B7D" w:rsidDel="0058493D" w:rsidRDefault="00F86237" w:rsidP="00011096">
            <w:pPr>
              <w:pStyle w:val="XML2"/>
              <w:rPr>
                <w:del w:id="7051" w:author="Thomas Dietz" w:date="2012-08-13T13:59:00Z"/>
              </w:rPr>
            </w:pPr>
            <w:del w:id="7052" w:author="Thomas Dietz" w:date="2012-08-13T13:59:00Z">
              <w:r w:rsidRPr="009F1B7D" w:rsidDel="0058493D">
                <w:delText>&lt;xs:sequence&gt;</w:delText>
              </w:r>
            </w:del>
          </w:p>
          <w:p w14:paraId="6A7F016A" w14:textId="05DFF5F7" w:rsidR="00F86237" w:rsidRPr="009F1B7D" w:rsidDel="0058493D" w:rsidRDefault="00F86237" w:rsidP="00011096">
            <w:pPr>
              <w:pStyle w:val="XML3"/>
              <w:rPr>
                <w:del w:id="7053" w:author="Thomas Dietz" w:date="2012-08-13T13:59:00Z"/>
              </w:rPr>
            </w:pPr>
            <w:del w:id="7054" w:author="Thomas Dietz" w:date="2012-08-13T13:59:00Z">
              <w:r w:rsidRPr="009F1B7D" w:rsidDel="0058493D">
                <w:delText>&lt;xs:element name="resource-id" type="OFConfigID"/&gt;</w:delText>
              </w:r>
            </w:del>
          </w:p>
          <w:p w14:paraId="25663E37" w14:textId="7BEBB8F4" w:rsidR="00F86237" w:rsidRPr="009F1B7D" w:rsidDel="0058493D" w:rsidRDefault="00F86237" w:rsidP="00011096">
            <w:pPr>
              <w:pStyle w:val="XML2"/>
              <w:rPr>
                <w:del w:id="7055" w:author="Thomas Dietz" w:date="2012-08-13T13:59:00Z"/>
              </w:rPr>
            </w:pPr>
            <w:del w:id="7056" w:author="Thomas Dietz" w:date="2012-08-13T13:59:00Z">
              <w:r w:rsidRPr="009F1B7D" w:rsidDel="0058493D">
                <w:delText>&lt;/xs:sequence&gt;</w:delText>
              </w:r>
            </w:del>
          </w:p>
          <w:p w14:paraId="5E6D7D60" w14:textId="1D2359A3" w:rsidR="00F86237" w:rsidRPr="009F1B7D" w:rsidRDefault="00F86237" w:rsidP="00011096">
            <w:pPr>
              <w:pStyle w:val="XML1"/>
            </w:pPr>
            <w:del w:id="7057" w:author="Thomas Dietz" w:date="2012-08-13T13:59:00Z">
              <w:r w:rsidRPr="009F1B7D" w:rsidDel="0058493D">
                <w:delText>&lt;/xs:complexType&gt;</w:delText>
              </w:r>
              <w:r w:rsidRPr="009F1B7D" w:rsidDel="0058493D">
                <w:tab/>
              </w:r>
            </w:del>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7058" w:name="_Toc315954009"/>
      <w:bookmarkStart w:id="7059" w:name="_Toc316542519"/>
      <w:bookmarkStart w:id="7060" w:name="_Toc320556711"/>
      <w:bookmarkEnd w:id="6965"/>
      <w:bookmarkEnd w:id="6966"/>
      <w:r w:rsidRPr="00DB42FD">
        <w:t>XML Example</w:t>
      </w:r>
      <w:bookmarkEnd w:id="7058"/>
      <w:bookmarkEnd w:id="7059"/>
      <w:bookmarkEnd w:id="7060"/>
    </w:p>
    <w:p w14:paraId="6F855E5E" w14:textId="77777777" w:rsidR="00F86237" w:rsidRPr="009F1B7D" w:rsidRDefault="00F86237" w:rsidP="00F86237">
      <w:r w:rsidRPr="00DB42FD">
        <w:t>The superclass is not instantiated.</w:t>
      </w:r>
    </w:p>
    <w:p w14:paraId="6A821DED" w14:textId="3D848CCC" w:rsidR="00F86237" w:rsidDel="00CC3011" w:rsidRDefault="00F86237" w:rsidP="00D14D27">
      <w:pPr>
        <w:pStyle w:val="Heading3"/>
        <w:rPr>
          <w:del w:id="7061" w:author="Thomas Dietz" w:date="2012-08-13T14:00:00Z"/>
        </w:rPr>
      </w:pPr>
      <w:bookmarkStart w:id="7062" w:name="_Toc320556712"/>
      <w:del w:id="7063" w:author="Thomas Dietz" w:date="2012-08-13T14:00:00Z">
        <w:r w:rsidDel="00CC3011">
          <w:delText>Normative Constraints</w:delText>
        </w:r>
        <w:bookmarkEnd w:id="7062"/>
      </w:del>
    </w:p>
    <w:p w14:paraId="1CC30EF3" w14:textId="79A69F08" w:rsidR="00F86237" w:rsidDel="00CC3011" w:rsidRDefault="00F86237" w:rsidP="00F86237">
      <w:pPr>
        <w:rPr>
          <w:del w:id="7064" w:author="Thomas Dietz" w:date="2012-08-13T14:00:00Z"/>
        </w:rPr>
      </w:pPr>
      <w:del w:id="7065" w:author="Thomas Dietz" w:date="2012-08-13T14:00:00Z">
        <w:r w:rsidDel="00CC3011">
          <w:delText xml:space="preserve">An OpenFlow Resource is identified by identifier </w:delText>
        </w:r>
        <w:r w:rsidRPr="00B96BFC" w:rsidDel="00CC3011">
          <w:rPr>
            <w:rStyle w:val="codeChar"/>
          </w:rPr>
          <w:delText>&lt;resource-id&gt;</w:delText>
        </w:r>
        <w:r w:rsidRPr="00E751F5" w:rsidDel="00CC3011">
          <w:delText>.</w:delText>
        </w:r>
        <w:r w:rsidDel="00CC3011">
          <w:delText xml:space="preserve"> The identifier MUST be unique within the context of the OpenFlow Capable Switch. It MUST be persistent across reboots of the OpenFlow Capable Switch.</w:delText>
        </w:r>
      </w:del>
    </w:p>
    <w:p w14:paraId="022151CE" w14:textId="77777777" w:rsidR="009E6267" w:rsidRDefault="009E6267" w:rsidP="00D14D27">
      <w:pPr>
        <w:pStyle w:val="Heading3"/>
      </w:pPr>
      <w:bookmarkStart w:id="7066" w:name="_Toc320556713"/>
      <w:r>
        <w:t>YANG Specification</w:t>
      </w:r>
      <w:bookmarkEnd w:id="7066"/>
    </w:p>
    <w:p w14:paraId="2A14C152" w14:textId="77777777" w:rsidR="00CC3011" w:rsidDel="00CC3011" w:rsidRDefault="009E6267" w:rsidP="009E6267">
      <w:pPr>
        <w:rPr>
          <w:ins w:id="7067" w:author="Thomas Dietz" w:date="2012-08-13T14:01:00Z"/>
        </w:rPr>
      </w:pPr>
      <w:del w:id="7068" w:author="Thomas Dietz" w:date="2012-08-13T14:00:00Z">
        <w:r w:rsidDel="00CC3011">
          <w:delText xml:space="preserve">The base OpenFlow Resource has no specific correspondence in the YANG specification. The </w:delText>
        </w:r>
        <w:r w:rsidRPr="00B96BFC" w:rsidDel="00CC3011">
          <w:rPr>
            <w:rStyle w:val="codeChar"/>
          </w:rPr>
          <w:delText>&lt;resource-id&gt;</w:delText>
        </w:r>
        <w:r w:rsidDel="00CC3011">
          <w:delText xml:space="preserve"> property is included in each individual resource.</w:delText>
        </w:r>
      </w:del>
    </w:p>
    <w:tbl>
      <w:tblPr>
        <w:tblStyle w:val="XMLtable"/>
        <w:tblW w:w="0" w:type="auto"/>
        <w:tblBorders>
          <w:insideH w:val="single" w:sz="4" w:space="0" w:color="auto"/>
          <w:insideV w:val="single" w:sz="4" w:space="0" w:color="auto"/>
        </w:tblBorders>
        <w:shd w:val="clear" w:color="auto" w:fill="C8FCCD"/>
        <w:tblLook w:val="04A0" w:firstRow="1" w:lastRow="0" w:firstColumn="1" w:lastColumn="0" w:noHBand="0" w:noVBand="1"/>
        <w:tblPrChange w:id="7069" w:author="Thomas Dietz" w:date="2012-08-13T14:07:00Z">
          <w:tblPr>
            <w:tblStyle w:val="TableGrid"/>
            <w:tblW w:w="0" w:type="auto"/>
            <w:tblLook w:val="04A0" w:firstRow="1" w:lastRow="0" w:firstColumn="1" w:lastColumn="0" w:noHBand="0" w:noVBand="1"/>
          </w:tblPr>
        </w:tblPrChange>
      </w:tblPr>
      <w:tblGrid>
        <w:gridCol w:w="9474"/>
        <w:tblGridChange w:id="7070">
          <w:tblGrid>
            <w:gridCol w:w="9576"/>
          </w:tblGrid>
        </w:tblGridChange>
      </w:tblGrid>
      <w:tr w:rsidR="00CC3011" w14:paraId="1E05C440" w14:textId="77777777" w:rsidTr="00CC3011">
        <w:trPr>
          <w:ins w:id="7071" w:author="Thomas Dietz" w:date="2012-08-13T14:01:00Z"/>
        </w:trPr>
        <w:tc>
          <w:tcPr>
            <w:tcW w:w="9576" w:type="dxa"/>
            <w:tcPrChange w:id="7072" w:author="Thomas Dietz" w:date="2012-08-13T14:07:00Z">
              <w:tcPr>
                <w:tcW w:w="9576" w:type="dxa"/>
              </w:tcPr>
            </w:tcPrChange>
          </w:tcPr>
          <w:p w14:paraId="530F5232" w14:textId="77777777" w:rsidR="00CC3011" w:rsidRPr="00E02224" w:rsidRDefault="00CC3011" w:rsidP="00CC3011">
            <w:pPr>
              <w:spacing w:before="0"/>
              <w:rPr>
                <w:ins w:id="7073" w:author="Thomas Dietz" w:date="2012-08-13T14:01:00Z"/>
                <w:rFonts w:cs="Courier New"/>
                <w:szCs w:val="20"/>
              </w:rPr>
              <w:pPrChange w:id="7074" w:author="Thomas Dietz" w:date="2012-08-13T14:04:00Z">
                <w:pPr/>
              </w:pPrChange>
            </w:pPr>
            <w:ins w:id="7075" w:author="Thomas Dietz" w:date="2012-08-13T14:01:00Z">
              <w:r w:rsidRPr="00E02224">
                <w:rPr>
                  <w:rFonts w:cs="Courier New"/>
                  <w:szCs w:val="20"/>
                </w:rPr>
                <w:t>grouping OFResourceType {</w:t>
              </w:r>
            </w:ins>
          </w:p>
          <w:p w14:paraId="0DD13856" w14:textId="77777777" w:rsidR="00CC3011" w:rsidRPr="00766893" w:rsidRDefault="00CC3011" w:rsidP="00CC3011">
            <w:pPr>
              <w:spacing w:before="0"/>
              <w:rPr>
                <w:ins w:id="7076" w:author="Thomas Dietz" w:date="2012-08-13T14:01:00Z"/>
                <w:rFonts w:cs="Courier New"/>
                <w:szCs w:val="20"/>
              </w:rPr>
              <w:pPrChange w:id="7077" w:author="Thomas Dietz" w:date="2012-08-13T14:04:00Z">
                <w:pPr/>
              </w:pPrChange>
            </w:pPr>
            <w:ins w:id="7078" w:author="Thomas Dietz" w:date="2012-08-13T14:01:00Z">
              <w:r w:rsidRPr="00766893">
                <w:rPr>
                  <w:rFonts w:cs="Courier New"/>
                  <w:szCs w:val="20"/>
                </w:rPr>
                <w:t xml:space="preserve">    description "This element specifies a generic OpenFlow resource</w:t>
              </w:r>
            </w:ins>
          </w:p>
          <w:p w14:paraId="2E6AEB7F" w14:textId="77777777" w:rsidR="00CC3011" w:rsidRPr="00CC3011" w:rsidRDefault="00CC3011" w:rsidP="00CC3011">
            <w:pPr>
              <w:spacing w:before="0"/>
              <w:rPr>
                <w:ins w:id="7079" w:author="Thomas Dietz" w:date="2012-08-13T14:01:00Z"/>
                <w:rFonts w:cs="Courier New"/>
                <w:szCs w:val="20"/>
                <w:rPrChange w:id="7080" w:author="Thomas Dietz" w:date="2012-08-13T14:03:00Z">
                  <w:rPr>
                    <w:ins w:id="7081" w:author="Thomas Dietz" w:date="2012-08-13T14:01:00Z"/>
                  </w:rPr>
                </w:rPrChange>
              </w:rPr>
              <w:pPrChange w:id="7082" w:author="Thomas Dietz" w:date="2012-08-13T14:04:00Z">
                <w:pPr/>
              </w:pPrChange>
            </w:pPr>
            <w:ins w:id="7083" w:author="Thomas Dietz" w:date="2012-08-13T14:01:00Z">
              <w:r w:rsidRPr="001D1E49">
                <w:rPr>
                  <w:rFonts w:cs="Courier New"/>
                  <w:szCs w:val="20"/>
                </w:rPr>
                <w:t xml:space="preserve">      t</w:t>
              </w:r>
              <w:r w:rsidRPr="00CC3011">
                <w:rPr>
                  <w:rFonts w:cs="Courier New"/>
                  <w:szCs w:val="20"/>
                  <w:rPrChange w:id="7084" w:author="Thomas Dietz" w:date="2012-08-13T14:03:00Z">
                    <w:rPr/>
                  </w:rPrChange>
                </w:rPr>
                <w:t>hat is used as a basis for specific resources. Even though</w:t>
              </w:r>
            </w:ins>
          </w:p>
          <w:p w14:paraId="56D94013" w14:textId="77777777" w:rsidR="00CC3011" w:rsidRPr="00CC3011" w:rsidRDefault="00CC3011" w:rsidP="00CC3011">
            <w:pPr>
              <w:spacing w:before="0"/>
              <w:rPr>
                <w:ins w:id="7085" w:author="Thomas Dietz" w:date="2012-08-13T14:01:00Z"/>
                <w:rFonts w:cs="Courier New"/>
                <w:szCs w:val="20"/>
                <w:rPrChange w:id="7086" w:author="Thomas Dietz" w:date="2012-08-13T14:03:00Z">
                  <w:rPr>
                    <w:ins w:id="7087" w:author="Thomas Dietz" w:date="2012-08-13T14:01:00Z"/>
                  </w:rPr>
                </w:rPrChange>
              </w:rPr>
              <w:pPrChange w:id="7088" w:author="Thomas Dietz" w:date="2012-08-13T14:04:00Z">
                <w:pPr/>
              </w:pPrChange>
            </w:pPr>
            <w:ins w:id="7089" w:author="Thomas Dietz" w:date="2012-08-13T14:01:00Z">
              <w:r w:rsidRPr="00CC3011">
                <w:rPr>
                  <w:rFonts w:cs="Courier New"/>
                  <w:szCs w:val="20"/>
                  <w:rPrChange w:id="7090" w:author="Thomas Dietz" w:date="2012-08-13T14:03:00Z">
                    <w:rPr/>
                  </w:rPrChange>
                </w:rPr>
                <w:t xml:space="preserve">      this element is not used on its own the following rules for</w:t>
              </w:r>
            </w:ins>
          </w:p>
          <w:p w14:paraId="677C0A0B" w14:textId="77777777" w:rsidR="00CC3011" w:rsidRPr="00CC3011" w:rsidRDefault="00CC3011" w:rsidP="00CC3011">
            <w:pPr>
              <w:spacing w:before="0"/>
              <w:rPr>
                <w:ins w:id="7091" w:author="Thomas Dietz" w:date="2012-08-13T14:01:00Z"/>
                <w:rFonts w:cs="Courier New"/>
                <w:szCs w:val="20"/>
                <w:rPrChange w:id="7092" w:author="Thomas Dietz" w:date="2012-08-13T14:03:00Z">
                  <w:rPr>
                    <w:ins w:id="7093" w:author="Thomas Dietz" w:date="2012-08-13T14:01:00Z"/>
                  </w:rPr>
                </w:rPrChange>
              </w:rPr>
              <w:pPrChange w:id="7094" w:author="Thomas Dietz" w:date="2012-08-13T14:04:00Z">
                <w:pPr/>
              </w:pPrChange>
            </w:pPr>
            <w:ins w:id="7095" w:author="Thomas Dietz" w:date="2012-08-13T14:01:00Z">
              <w:r w:rsidRPr="00CC3011">
                <w:rPr>
                  <w:rFonts w:cs="Courier New"/>
                  <w:szCs w:val="20"/>
                  <w:rPrChange w:id="7096" w:author="Thomas Dietz" w:date="2012-08-13T14:03:00Z">
                    <w:rPr/>
                  </w:rPrChange>
                </w:rPr>
                <w:t xml:space="preserve">      NETCONF operations MUST be obeyed also by elemnts using this</w:t>
              </w:r>
            </w:ins>
          </w:p>
          <w:p w14:paraId="1C9A2C7A" w14:textId="77777777" w:rsidR="00CC3011" w:rsidRPr="00CC3011" w:rsidRDefault="00CC3011" w:rsidP="00CC3011">
            <w:pPr>
              <w:spacing w:before="0"/>
              <w:rPr>
                <w:ins w:id="7097" w:author="Thomas Dietz" w:date="2012-08-13T14:01:00Z"/>
                <w:rFonts w:cs="Courier New"/>
                <w:szCs w:val="20"/>
                <w:rPrChange w:id="7098" w:author="Thomas Dietz" w:date="2012-08-13T14:03:00Z">
                  <w:rPr>
                    <w:ins w:id="7099" w:author="Thomas Dietz" w:date="2012-08-13T14:01:00Z"/>
                  </w:rPr>
                </w:rPrChange>
              </w:rPr>
              <w:pPrChange w:id="7100" w:author="Thomas Dietz" w:date="2012-08-13T14:04:00Z">
                <w:pPr/>
              </w:pPrChange>
            </w:pPr>
            <w:ins w:id="7101" w:author="Thomas Dietz" w:date="2012-08-13T14:01:00Z">
              <w:r w:rsidRPr="00CC3011">
                <w:rPr>
                  <w:rFonts w:cs="Courier New"/>
                  <w:szCs w:val="20"/>
                  <w:rPrChange w:id="7102" w:author="Thomas Dietz" w:date="2012-08-13T14:03:00Z">
                    <w:rPr/>
                  </w:rPrChange>
                </w:rPr>
                <w:t xml:space="preserve">      element.</w:t>
              </w:r>
            </w:ins>
          </w:p>
          <w:p w14:paraId="61A90E0C" w14:textId="77777777" w:rsidR="00CC3011" w:rsidRPr="00CC3011" w:rsidRDefault="00CC3011" w:rsidP="00CC3011">
            <w:pPr>
              <w:spacing w:before="0"/>
              <w:rPr>
                <w:ins w:id="7103" w:author="Thomas Dietz" w:date="2012-08-13T14:01:00Z"/>
                <w:rFonts w:cs="Courier New"/>
                <w:szCs w:val="20"/>
                <w:rPrChange w:id="7104" w:author="Thomas Dietz" w:date="2012-08-13T14:03:00Z">
                  <w:rPr>
                    <w:ins w:id="7105" w:author="Thomas Dietz" w:date="2012-08-13T14:01:00Z"/>
                  </w:rPr>
                </w:rPrChange>
              </w:rPr>
              <w:pPrChange w:id="7106" w:author="Thomas Dietz" w:date="2012-08-13T14:04:00Z">
                <w:pPr/>
              </w:pPrChange>
            </w:pPr>
          </w:p>
          <w:p w14:paraId="2D8CD85F" w14:textId="77777777" w:rsidR="00CC3011" w:rsidRPr="00CC3011" w:rsidRDefault="00CC3011" w:rsidP="00CC3011">
            <w:pPr>
              <w:spacing w:before="0"/>
              <w:rPr>
                <w:ins w:id="7107" w:author="Thomas Dietz" w:date="2012-08-13T14:01:00Z"/>
                <w:rFonts w:cs="Courier New"/>
                <w:szCs w:val="20"/>
                <w:rPrChange w:id="7108" w:author="Thomas Dietz" w:date="2012-08-13T14:03:00Z">
                  <w:rPr>
                    <w:ins w:id="7109" w:author="Thomas Dietz" w:date="2012-08-13T14:01:00Z"/>
                  </w:rPr>
                </w:rPrChange>
              </w:rPr>
              <w:pPrChange w:id="7110" w:author="Thomas Dietz" w:date="2012-08-13T14:04:00Z">
                <w:pPr/>
              </w:pPrChange>
            </w:pPr>
            <w:ins w:id="7111" w:author="Thomas Dietz" w:date="2012-08-13T14:01:00Z">
              <w:r w:rsidRPr="00CC3011">
                <w:rPr>
                  <w:rFonts w:cs="Courier New"/>
                  <w:szCs w:val="20"/>
                  <w:rPrChange w:id="7112" w:author="Thomas Dietz" w:date="2012-08-13T14:03:00Z">
                    <w:rPr/>
                  </w:rPrChange>
                </w:rPr>
                <w:t xml:space="preserve">      NETCONF &lt;edit-config&gt; operations MUST be implemented as </w:t>
              </w:r>
            </w:ins>
          </w:p>
          <w:p w14:paraId="0F559193" w14:textId="77777777" w:rsidR="00CC3011" w:rsidRPr="00CC3011" w:rsidRDefault="00CC3011" w:rsidP="00CC3011">
            <w:pPr>
              <w:spacing w:before="0"/>
              <w:rPr>
                <w:ins w:id="7113" w:author="Thomas Dietz" w:date="2012-08-13T14:01:00Z"/>
                <w:rFonts w:cs="Courier New"/>
                <w:szCs w:val="20"/>
                <w:rPrChange w:id="7114" w:author="Thomas Dietz" w:date="2012-08-13T14:03:00Z">
                  <w:rPr>
                    <w:ins w:id="7115" w:author="Thomas Dietz" w:date="2012-08-13T14:01:00Z"/>
                  </w:rPr>
                </w:rPrChange>
              </w:rPr>
              <w:pPrChange w:id="7116" w:author="Thomas Dietz" w:date="2012-08-13T14:04:00Z">
                <w:pPr/>
              </w:pPrChange>
            </w:pPr>
            <w:ins w:id="7117" w:author="Thomas Dietz" w:date="2012-08-13T14:01:00Z">
              <w:r w:rsidRPr="00CC3011">
                <w:rPr>
                  <w:rFonts w:cs="Courier New"/>
                  <w:szCs w:val="20"/>
                  <w:rPrChange w:id="7118" w:author="Thomas Dietz" w:date="2012-08-13T14:03:00Z">
                    <w:rPr/>
                  </w:rPrChange>
                </w:rPr>
                <w:t xml:space="preserve">      follows: </w:t>
              </w:r>
            </w:ins>
          </w:p>
          <w:p w14:paraId="60BE7ECE" w14:textId="77777777" w:rsidR="00CC3011" w:rsidRPr="00CC3011" w:rsidRDefault="00CC3011" w:rsidP="00CC3011">
            <w:pPr>
              <w:spacing w:before="0"/>
              <w:rPr>
                <w:ins w:id="7119" w:author="Thomas Dietz" w:date="2012-08-13T14:01:00Z"/>
                <w:rFonts w:cs="Courier New"/>
                <w:szCs w:val="20"/>
                <w:rPrChange w:id="7120" w:author="Thomas Dietz" w:date="2012-08-13T14:03:00Z">
                  <w:rPr>
                    <w:ins w:id="7121" w:author="Thomas Dietz" w:date="2012-08-13T14:01:00Z"/>
                  </w:rPr>
                </w:rPrChange>
              </w:rPr>
              <w:pPrChange w:id="7122" w:author="Thomas Dietz" w:date="2012-08-13T14:04:00Z">
                <w:pPr/>
              </w:pPrChange>
            </w:pPr>
          </w:p>
          <w:p w14:paraId="07138CD7" w14:textId="77777777" w:rsidR="00CC3011" w:rsidRPr="00CC3011" w:rsidRDefault="00CC3011" w:rsidP="00CC3011">
            <w:pPr>
              <w:spacing w:before="0"/>
              <w:rPr>
                <w:ins w:id="7123" w:author="Thomas Dietz" w:date="2012-08-13T14:01:00Z"/>
                <w:rFonts w:cs="Courier New"/>
                <w:szCs w:val="20"/>
                <w:rPrChange w:id="7124" w:author="Thomas Dietz" w:date="2012-08-13T14:03:00Z">
                  <w:rPr>
                    <w:ins w:id="7125" w:author="Thomas Dietz" w:date="2012-08-13T14:01:00Z"/>
                  </w:rPr>
                </w:rPrChange>
              </w:rPr>
              <w:pPrChange w:id="7126" w:author="Thomas Dietz" w:date="2012-08-13T14:04:00Z">
                <w:pPr/>
              </w:pPrChange>
            </w:pPr>
            <w:ins w:id="7127" w:author="Thomas Dietz" w:date="2012-08-13T14:01:00Z">
              <w:r w:rsidRPr="00CC3011">
                <w:rPr>
                  <w:rFonts w:cs="Courier New"/>
                  <w:szCs w:val="20"/>
                  <w:rPrChange w:id="7128" w:author="Thomas Dietz" w:date="2012-08-13T14:03:00Z">
                    <w:rPr/>
                  </w:rPrChange>
                </w:rPr>
                <w:t xml:space="preserve">      * The 'id' element MUST be present at all &lt;edit-config&gt;</w:t>
              </w:r>
            </w:ins>
          </w:p>
          <w:p w14:paraId="140ECC14" w14:textId="77777777" w:rsidR="00CC3011" w:rsidRPr="00CC3011" w:rsidRDefault="00CC3011" w:rsidP="00CC3011">
            <w:pPr>
              <w:spacing w:before="0"/>
              <w:rPr>
                <w:ins w:id="7129" w:author="Thomas Dietz" w:date="2012-08-13T14:01:00Z"/>
                <w:rFonts w:cs="Courier New"/>
                <w:szCs w:val="20"/>
                <w:rPrChange w:id="7130" w:author="Thomas Dietz" w:date="2012-08-13T14:03:00Z">
                  <w:rPr>
                    <w:ins w:id="7131" w:author="Thomas Dietz" w:date="2012-08-13T14:01:00Z"/>
                  </w:rPr>
                </w:rPrChange>
              </w:rPr>
              <w:pPrChange w:id="7132" w:author="Thomas Dietz" w:date="2012-08-13T14:04:00Z">
                <w:pPr/>
              </w:pPrChange>
            </w:pPr>
            <w:ins w:id="7133" w:author="Thomas Dietz" w:date="2012-08-13T14:01:00Z">
              <w:r w:rsidRPr="00CC3011">
                <w:rPr>
                  <w:rFonts w:cs="Courier New"/>
                  <w:szCs w:val="20"/>
                  <w:rPrChange w:id="7134" w:author="Thomas Dietz" w:date="2012-08-13T14:03:00Z">
                    <w:rPr/>
                  </w:rPrChange>
                </w:rPr>
                <w:t xml:space="preserve">        operations to identify the resource.</w:t>
              </w:r>
            </w:ins>
          </w:p>
          <w:p w14:paraId="16B7E90B" w14:textId="77777777" w:rsidR="00CC3011" w:rsidRPr="00CC3011" w:rsidRDefault="00CC3011" w:rsidP="00CC3011">
            <w:pPr>
              <w:spacing w:before="0"/>
              <w:rPr>
                <w:ins w:id="7135" w:author="Thomas Dietz" w:date="2012-08-13T14:01:00Z"/>
                <w:rFonts w:cs="Courier New"/>
                <w:szCs w:val="20"/>
                <w:rPrChange w:id="7136" w:author="Thomas Dietz" w:date="2012-08-13T14:03:00Z">
                  <w:rPr>
                    <w:ins w:id="7137" w:author="Thomas Dietz" w:date="2012-08-13T14:01:00Z"/>
                  </w:rPr>
                </w:rPrChange>
              </w:rPr>
              <w:pPrChange w:id="7138" w:author="Thomas Dietz" w:date="2012-08-13T14:04:00Z">
                <w:pPr/>
              </w:pPrChange>
            </w:pPr>
            <w:ins w:id="7139" w:author="Thomas Dietz" w:date="2012-08-13T14:01:00Z">
              <w:r w:rsidRPr="00CC3011">
                <w:rPr>
                  <w:rFonts w:cs="Courier New"/>
                  <w:szCs w:val="20"/>
                  <w:rPrChange w:id="7140" w:author="Thomas Dietz" w:date="2012-08-13T14:03:00Z">
                    <w:rPr/>
                  </w:rPrChange>
                </w:rPr>
                <w:t xml:space="preserve">      * If the operation is 'merge' or 'replace', the element is</w:t>
              </w:r>
            </w:ins>
          </w:p>
          <w:p w14:paraId="2874134E" w14:textId="77777777" w:rsidR="00CC3011" w:rsidRPr="00CC3011" w:rsidRDefault="00CC3011" w:rsidP="00CC3011">
            <w:pPr>
              <w:spacing w:before="0"/>
              <w:rPr>
                <w:ins w:id="7141" w:author="Thomas Dietz" w:date="2012-08-13T14:01:00Z"/>
                <w:rFonts w:cs="Courier New"/>
                <w:szCs w:val="20"/>
                <w:rPrChange w:id="7142" w:author="Thomas Dietz" w:date="2012-08-13T14:03:00Z">
                  <w:rPr>
                    <w:ins w:id="7143" w:author="Thomas Dietz" w:date="2012-08-13T14:01:00Z"/>
                  </w:rPr>
                </w:rPrChange>
              </w:rPr>
              <w:pPrChange w:id="7144" w:author="Thomas Dietz" w:date="2012-08-13T14:04:00Z">
                <w:pPr/>
              </w:pPrChange>
            </w:pPr>
            <w:ins w:id="7145" w:author="Thomas Dietz" w:date="2012-08-13T14:01:00Z">
              <w:r w:rsidRPr="00CC3011">
                <w:rPr>
                  <w:rFonts w:cs="Courier New"/>
                  <w:szCs w:val="20"/>
                  <w:rPrChange w:id="7146" w:author="Thomas Dietz" w:date="2012-08-13T14:03:00Z">
                    <w:rPr/>
                  </w:rPrChange>
                </w:rPr>
                <w:t xml:space="preserve">        created if it does not exist, and its value is set to the</w:t>
              </w:r>
            </w:ins>
          </w:p>
          <w:p w14:paraId="081555AE" w14:textId="77777777" w:rsidR="00CC3011" w:rsidRPr="00CC3011" w:rsidRDefault="00CC3011" w:rsidP="00CC3011">
            <w:pPr>
              <w:spacing w:before="0"/>
              <w:rPr>
                <w:ins w:id="7147" w:author="Thomas Dietz" w:date="2012-08-13T14:01:00Z"/>
                <w:rFonts w:cs="Courier New"/>
                <w:szCs w:val="20"/>
                <w:rPrChange w:id="7148" w:author="Thomas Dietz" w:date="2012-08-13T14:03:00Z">
                  <w:rPr>
                    <w:ins w:id="7149" w:author="Thomas Dietz" w:date="2012-08-13T14:01:00Z"/>
                  </w:rPr>
                </w:rPrChange>
              </w:rPr>
              <w:pPrChange w:id="7150" w:author="Thomas Dietz" w:date="2012-08-13T14:04:00Z">
                <w:pPr/>
              </w:pPrChange>
            </w:pPr>
            <w:ins w:id="7151" w:author="Thomas Dietz" w:date="2012-08-13T14:01:00Z">
              <w:r w:rsidRPr="00CC3011">
                <w:rPr>
                  <w:rFonts w:cs="Courier New"/>
                  <w:szCs w:val="20"/>
                  <w:rPrChange w:id="7152" w:author="Thomas Dietz" w:date="2012-08-13T14:03:00Z">
                    <w:rPr/>
                  </w:rPrChange>
                </w:rPr>
                <w:t xml:space="preserve">        value found in the XML RPC data.</w:t>
              </w:r>
            </w:ins>
          </w:p>
          <w:p w14:paraId="3584AC7C" w14:textId="77777777" w:rsidR="00CC3011" w:rsidRPr="00CC3011" w:rsidRDefault="00CC3011" w:rsidP="00CC3011">
            <w:pPr>
              <w:spacing w:before="0"/>
              <w:rPr>
                <w:ins w:id="7153" w:author="Thomas Dietz" w:date="2012-08-13T14:01:00Z"/>
                <w:rFonts w:cs="Courier New"/>
                <w:szCs w:val="20"/>
                <w:rPrChange w:id="7154" w:author="Thomas Dietz" w:date="2012-08-13T14:03:00Z">
                  <w:rPr>
                    <w:ins w:id="7155" w:author="Thomas Dietz" w:date="2012-08-13T14:01:00Z"/>
                  </w:rPr>
                </w:rPrChange>
              </w:rPr>
              <w:pPrChange w:id="7156" w:author="Thomas Dietz" w:date="2012-08-13T14:04:00Z">
                <w:pPr/>
              </w:pPrChange>
            </w:pPr>
            <w:ins w:id="7157" w:author="Thomas Dietz" w:date="2012-08-13T14:01:00Z">
              <w:r w:rsidRPr="00CC3011">
                <w:rPr>
                  <w:rFonts w:cs="Courier New"/>
                  <w:szCs w:val="20"/>
                  <w:rPrChange w:id="7158" w:author="Thomas Dietz" w:date="2012-08-13T14:03:00Z">
                    <w:rPr/>
                  </w:rPrChange>
                </w:rPr>
                <w:t xml:space="preserve">      * If the operation is 'create', the element is created if it</w:t>
              </w:r>
            </w:ins>
          </w:p>
          <w:p w14:paraId="3DD9D455" w14:textId="77777777" w:rsidR="00CC3011" w:rsidRPr="00CC3011" w:rsidRDefault="00CC3011" w:rsidP="00CC3011">
            <w:pPr>
              <w:spacing w:before="0"/>
              <w:rPr>
                <w:ins w:id="7159" w:author="Thomas Dietz" w:date="2012-08-13T14:01:00Z"/>
                <w:rFonts w:cs="Courier New"/>
                <w:szCs w:val="20"/>
                <w:rPrChange w:id="7160" w:author="Thomas Dietz" w:date="2012-08-13T14:03:00Z">
                  <w:rPr>
                    <w:ins w:id="7161" w:author="Thomas Dietz" w:date="2012-08-13T14:01:00Z"/>
                  </w:rPr>
                </w:rPrChange>
              </w:rPr>
              <w:pPrChange w:id="7162" w:author="Thomas Dietz" w:date="2012-08-13T14:04:00Z">
                <w:pPr/>
              </w:pPrChange>
            </w:pPr>
            <w:ins w:id="7163" w:author="Thomas Dietz" w:date="2012-08-13T14:01:00Z">
              <w:r w:rsidRPr="00CC3011">
                <w:rPr>
                  <w:rFonts w:cs="Courier New"/>
                  <w:szCs w:val="20"/>
                  <w:rPrChange w:id="7164" w:author="Thomas Dietz" w:date="2012-08-13T14:03:00Z">
                    <w:rPr/>
                  </w:rPrChange>
                </w:rPr>
                <w:t xml:space="preserve">        does not exist. If the element already exists, a</w:t>
              </w:r>
            </w:ins>
          </w:p>
          <w:p w14:paraId="68B39F10" w14:textId="77777777" w:rsidR="00CC3011" w:rsidRPr="00E02224" w:rsidRDefault="00CC3011" w:rsidP="00CC3011">
            <w:pPr>
              <w:spacing w:before="0"/>
              <w:rPr>
                <w:ins w:id="7165" w:author="Thomas Dietz" w:date="2012-08-13T14:01:00Z"/>
                <w:rFonts w:cs="Courier New"/>
                <w:szCs w:val="20"/>
              </w:rPr>
              <w:pPrChange w:id="7166" w:author="Thomas Dietz" w:date="2012-08-13T14:04:00Z">
                <w:pPr/>
              </w:pPrChange>
            </w:pPr>
            <w:ins w:id="7167" w:author="Thomas Dietz" w:date="2012-08-13T14:01:00Z">
              <w:r w:rsidRPr="00CC3011">
                <w:rPr>
                  <w:rFonts w:cs="Courier New"/>
                  <w:szCs w:val="20"/>
                  <w:rPrChange w:id="7168" w:author="Thomas Dietz" w:date="2012-08-13T14:03:00Z">
                    <w:rPr/>
                  </w:rPrChange>
                </w:rPr>
                <w:t xml:space="preserve">        'data</w:t>
              </w:r>
              <w:r w:rsidRPr="00CC3011">
                <w:rPr>
                  <w:rFonts w:ascii="MS Mincho" w:eastAsia="MS Mincho" w:hAnsi="MS Mincho" w:cs="MS Mincho" w:hint="eastAsia"/>
                  <w:szCs w:val="20"/>
                  <w:rPrChange w:id="7169" w:author="Thomas Dietz" w:date="2012-08-13T14:03:00Z">
                    <w:rPr>
                      <w:rFonts w:ascii="MS Gothic" w:eastAsia="MS Gothic" w:hAnsi="MS Gothic" w:cs="MS Gothic" w:hint="eastAsia"/>
                    </w:rPr>
                  </w:rPrChange>
                </w:rPr>
                <w:t>‑</w:t>
              </w:r>
              <w:r w:rsidRPr="00E02224">
                <w:rPr>
                  <w:rFonts w:cs="Courier New"/>
                  <w:szCs w:val="20"/>
                </w:rPr>
                <w:t>exists' error is returned.</w:t>
              </w:r>
            </w:ins>
          </w:p>
          <w:p w14:paraId="4DEA0F04" w14:textId="77777777" w:rsidR="00CC3011" w:rsidRPr="00766893" w:rsidRDefault="00CC3011" w:rsidP="00CC3011">
            <w:pPr>
              <w:spacing w:before="0"/>
              <w:rPr>
                <w:ins w:id="7170" w:author="Thomas Dietz" w:date="2012-08-13T14:01:00Z"/>
                <w:rFonts w:cs="Courier New"/>
                <w:szCs w:val="20"/>
              </w:rPr>
              <w:pPrChange w:id="7171" w:author="Thomas Dietz" w:date="2012-08-13T14:04:00Z">
                <w:pPr/>
              </w:pPrChange>
            </w:pPr>
            <w:ins w:id="7172" w:author="Thomas Dietz" w:date="2012-08-13T14:01:00Z">
              <w:r w:rsidRPr="00766893">
                <w:rPr>
                  <w:rFonts w:cs="Courier New"/>
                  <w:szCs w:val="20"/>
                </w:rPr>
                <w:t xml:space="preserve">      * If the operation is 'delete', the element is deleted if it</w:t>
              </w:r>
            </w:ins>
          </w:p>
          <w:p w14:paraId="274EDD01" w14:textId="77777777" w:rsidR="00CC3011" w:rsidRPr="00E02224" w:rsidRDefault="00CC3011" w:rsidP="00CC3011">
            <w:pPr>
              <w:spacing w:before="0"/>
              <w:rPr>
                <w:ins w:id="7173" w:author="Thomas Dietz" w:date="2012-08-13T14:01:00Z"/>
                <w:rFonts w:cs="Courier New"/>
                <w:szCs w:val="20"/>
              </w:rPr>
              <w:pPrChange w:id="7174" w:author="Thomas Dietz" w:date="2012-08-13T14:04:00Z">
                <w:pPr/>
              </w:pPrChange>
            </w:pPr>
            <w:ins w:id="7175" w:author="Thomas Dietz" w:date="2012-08-13T14:01:00Z">
              <w:r w:rsidRPr="001D1E49">
                <w:rPr>
                  <w:rFonts w:cs="Courier New"/>
                  <w:szCs w:val="20"/>
                </w:rPr>
                <w:t xml:space="preserve">        exists. If the element does not exist, a 'data</w:t>
              </w:r>
              <w:r w:rsidRPr="00CC3011">
                <w:rPr>
                  <w:rFonts w:ascii="MS Mincho" w:eastAsia="MS Mincho" w:hAnsi="MS Mincho" w:cs="MS Mincho" w:hint="eastAsia"/>
                  <w:szCs w:val="20"/>
                  <w:rPrChange w:id="7176" w:author="Thomas Dietz" w:date="2012-08-13T14:03:00Z">
                    <w:rPr>
                      <w:rFonts w:ascii="MS Gothic" w:eastAsia="MS Gothic" w:hAnsi="MS Gothic" w:cs="MS Gothic" w:hint="eastAsia"/>
                    </w:rPr>
                  </w:rPrChange>
                </w:rPr>
                <w:t>‑</w:t>
              </w:r>
              <w:r w:rsidRPr="00E02224">
                <w:rPr>
                  <w:rFonts w:cs="Courier New"/>
                  <w:szCs w:val="20"/>
                </w:rPr>
                <w:t>missing'</w:t>
              </w:r>
            </w:ins>
          </w:p>
          <w:p w14:paraId="17812CF5" w14:textId="77777777" w:rsidR="00CC3011" w:rsidRPr="00766893" w:rsidRDefault="00CC3011" w:rsidP="00CC3011">
            <w:pPr>
              <w:spacing w:before="0"/>
              <w:rPr>
                <w:ins w:id="7177" w:author="Thomas Dietz" w:date="2012-08-13T14:01:00Z"/>
                <w:rFonts w:cs="Courier New"/>
                <w:szCs w:val="20"/>
              </w:rPr>
              <w:pPrChange w:id="7178" w:author="Thomas Dietz" w:date="2012-08-13T14:04:00Z">
                <w:pPr/>
              </w:pPrChange>
            </w:pPr>
            <w:ins w:id="7179" w:author="Thomas Dietz" w:date="2012-08-13T14:01:00Z">
              <w:r w:rsidRPr="00766893">
                <w:rPr>
                  <w:rFonts w:cs="Courier New"/>
                  <w:szCs w:val="20"/>
                </w:rPr>
                <w:t xml:space="preserve">        error is returned.";</w:t>
              </w:r>
            </w:ins>
          </w:p>
          <w:p w14:paraId="51A67251" w14:textId="77777777" w:rsidR="00CC3011" w:rsidRPr="001D1E49" w:rsidRDefault="00CC3011" w:rsidP="00CC3011">
            <w:pPr>
              <w:spacing w:before="0"/>
              <w:rPr>
                <w:ins w:id="7180" w:author="Thomas Dietz" w:date="2012-08-13T14:01:00Z"/>
                <w:rFonts w:cs="Courier New"/>
                <w:szCs w:val="20"/>
              </w:rPr>
              <w:pPrChange w:id="7181" w:author="Thomas Dietz" w:date="2012-08-13T14:04:00Z">
                <w:pPr/>
              </w:pPrChange>
            </w:pPr>
            <w:ins w:id="7182" w:author="Thomas Dietz" w:date="2012-08-13T14:01:00Z">
              <w:r w:rsidRPr="001D1E49">
                <w:rPr>
                  <w:rFonts w:cs="Courier New"/>
                  <w:szCs w:val="20"/>
                </w:rPr>
                <w:t xml:space="preserve">    leaf resource-id {</w:t>
              </w:r>
            </w:ins>
          </w:p>
          <w:p w14:paraId="797C79EB" w14:textId="77777777" w:rsidR="00CC3011" w:rsidRPr="00CC3011" w:rsidRDefault="00CC3011" w:rsidP="00CC3011">
            <w:pPr>
              <w:spacing w:before="0"/>
              <w:rPr>
                <w:ins w:id="7183" w:author="Thomas Dietz" w:date="2012-08-13T14:01:00Z"/>
                <w:rFonts w:cs="Courier New"/>
                <w:szCs w:val="20"/>
                <w:rPrChange w:id="7184" w:author="Thomas Dietz" w:date="2012-08-13T14:03:00Z">
                  <w:rPr>
                    <w:ins w:id="7185" w:author="Thomas Dietz" w:date="2012-08-13T14:01:00Z"/>
                  </w:rPr>
                </w:rPrChange>
              </w:rPr>
              <w:pPrChange w:id="7186" w:author="Thomas Dietz" w:date="2012-08-13T14:04:00Z">
                <w:pPr/>
              </w:pPrChange>
            </w:pPr>
            <w:ins w:id="7187" w:author="Thomas Dietz" w:date="2012-08-13T14:01:00Z">
              <w:r w:rsidRPr="00CC3011">
                <w:rPr>
                  <w:rFonts w:cs="Courier New"/>
                  <w:szCs w:val="20"/>
                  <w:rPrChange w:id="7188" w:author="Thomas Dietz" w:date="2012-08-13T14:03:00Z">
                    <w:rPr/>
                  </w:rPrChange>
                </w:rPr>
                <w:t xml:space="preserve">      type inet:uri;</w:t>
              </w:r>
            </w:ins>
          </w:p>
          <w:p w14:paraId="375E2D2C" w14:textId="77777777" w:rsidR="00CC3011" w:rsidRPr="00CC3011" w:rsidRDefault="00CC3011" w:rsidP="00CC3011">
            <w:pPr>
              <w:spacing w:before="0"/>
              <w:rPr>
                <w:ins w:id="7189" w:author="Thomas Dietz" w:date="2012-08-13T14:01:00Z"/>
                <w:rFonts w:cs="Courier New"/>
                <w:szCs w:val="20"/>
                <w:rPrChange w:id="7190" w:author="Thomas Dietz" w:date="2012-08-13T14:03:00Z">
                  <w:rPr>
                    <w:ins w:id="7191" w:author="Thomas Dietz" w:date="2012-08-13T14:01:00Z"/>
                  </w:rPr>
                </w:rPrChange>
              </w:rPr>
              <w:pPrChange w:id="7192" w:author="Thomas Dietz" w:date="2012-08-13T14:04:00Z">
                <w:pPr/>
              </w:pPrChange>
            </w:pPr>
            <w:ins w:id="7193" w:author="Thomas Dietz" w:date="2012-08-13T14:01:00Z">
              <w:r w:rsidRPr="00CC3011">
                <w:rPr>
                  <w:rFonts w:cs="Courier New"/>
                  <w:szCs w:val="20"/>
                  <w:rPrChange w:id="7194" w:author="Thomas Dietz" w:date="2012-08-13T14:03:00Z">
                    <w:rPr/>
                  </w:rPrChange>
                </w:rPr>
                <w:t xml:space="preserve">      mandatory true;</w:t>
              </w:r>
            </w:ins>
          </w:p>
          <w:p w14:paraId="32F7D41E" w14:textId="77777777" w:rsidR="00CC3011" w:rsidRPr="00CC3011" w:rsidRDefault="00CC3011" w:rsidP="00CC3011">
            <w:pPr>
              <w:spacing w:before="0"/>
              <w:rPr>
                <w:ins w:id="7195" w:author="Thomas Dietz" w:date="2012-08-13T14:01:00Z"/>
                <w:rFonts w:cs="Courier New"/>
                <w:szCs w:val="20"/>
                <w:rPrChange w:id="7196" w:author="Thomas Dietz" w:date="2012-08-13T14:03:00Z">
                  <w:rPr>
                    <w:ins w:id="7197" w:author="Thomas Dietz" w:date="2012-08-13T14:01:00Z"/>
                  </w:rPr>
                </w:rPrChange>
              </w:rPr>
              <w:pPrChange w:id="7198" w:author="Thomas Dietz" w:date="2012-08-13T14:04:00Z">
                <w:pPr/>
              </w:pPrChange>
            </w:pPr>
            <w:ins w:id="7199" w:author="Thomas Dietz" w:date="2012-08-13T14:01:00Z">
              <w:r w:rsidRPr="00CC3011">
                <w:rPr>
                  <w:rFonts w:cs="Courier New"/>
                  <w:szCs w:val="20"/>
                  <w:rPrChange w:id="7200" w:author="Thomas Dietz" w:date="2012-08-13T14:03:00Z">
                    <w:rPr/>
                  </w:rPrChange>
                </w:rPr>
                <w:t xml:space="preserve">      description "A unique but locally arbitrary identifier that</w:t>
              </w:r>
            </w:ins>
          </w:p>
          <w:p w14:paraId="68914249" w14:textId="77777777" w:rsidR="00CC3011" w:rsidRPr="00CC3011" w:rsidRDefault="00CC3011" w:rsidP="00CC3011">
            <w:pPr>
              <w:spacing w:before="0"/>
              <w:rPr>
                <w:ins w:id="7201" w:author="Thomas Dietz" w:date="2012-08-13T14:01:00Z"/>
                <w:rFonts w:cs="Courier New"/>
                <w:szCs w:val="20"/>
                <w:rPrChange w:id="7202" w:author="Thomas Dietz" w:date="2012-08-13T14:03:00Z">
                  <w:rPr>
                    <w:ins w:id="7203" w:author="Thomas Dietz" w:date="2012-08-13T14:01:00Z"/>
                  </w:rPr>
                </w:rPrChange>
              </w:rPr>
              <w:pPrChange w:id="7204" w:author="Thomas Dietz" w:date="2012-08-13T14:04:00Z">
                <w:pPr/>
              </w:pPrChange>
            </w:pPr>
            <w:ins w:id="7205" w:author="Thomas Dietz" w:date="2012-08-13T14:01:00Z">
              <w:r w:rsidRPr="00CC3011">
                <w:rPr>
                  <w:rFonts w:cs="Courier New"/>
                  <w:szCs w:val="20"/>
                  <w:rPrChange w:id="7206" w:author="Thomas Dietz" w:date="2012-08-13T14:03:00Z">
                    <w:rPr/>
                  </w:rPrChange>
                </w:rPr>
                <w:t xml:space="preserve">        uniquely identifies an OpenFlow Port within the context  </w:t>
              </w:r>
            </w:ins>
          </w:p>
          <w:p w14:paraId="27A8DDFC" w14:textId="77777777" w:rsidR="00CC3011" w:rsidRPr="00CC3011" w:rsidRDefault="00CC3011" w:rsidP="00CC3011">
            <w:pPr>
              <w:spacing w:before="0"/>
              <w:rPr>
                <w:ins w:id="7207" w:author="Thomas Dietz" w:date="2012-08-13T14:01:00Z"/>
                <w:rFonts w:cs="Courier New"/>
                <w:szCs w:val="20"/>
                <w:rPrChange w:id="7208" w:author="Thomas Dietz" w:date="2012-08-13T14:03:00Z">
                  <w:rPr>
                    <w:ins w:id="7209" w:author="Thomas Dietz" w:date="2012-08-13T14:01:00Z"/>
                  </w:rPr>
                </w:rPrChange>
              </w:rPr>
              <w:pPrChange w:id="7210" w:author="Thomas Dietz" w:date="2012-08-13T14:04:00Z">
                <w:pPr/>
              </w:pPrChange>
            </w:pPr>
            <w:ins w:id="7211" w:author="Thomas Dietz" w:date="2012-08-13T14:01:00Z">
              <w:r w:rsidRPr="00CC3011">
                <w:rPr>
                  <w:rFonts w:cs="Courier New"/>
                  <w:szCs w:val="20"/>
                  <w:rPrChange w:id="7212" w:author="Thomas Dietz" w:date="2012-08-13T14:03:00Z">
                    <w:rPr/>
                  </w:rPrChange>
                </w:rPr>
                <w:t xml:space="preserve">        of an OpenFlow Logical Switch.  It MUST be persistent</w:t>
              </w:r>
            </w:ins>
          </w:p>
          <w:p w14:paraId="1458E2DE" w14:textId="77777777" w:rsidR="00CC3011" w:rsidRPr="00CC3011" w:rsidRDefault="00CC3011" w:rsidP="00CC3011">
            <w:pPr>
              <w:spacing w:before="0"/>
              <w:rPr>
                <w:ins w:id="7213" w:author="Thomas Dietz" w:date="2012-08-13T14:01:00Z"/>
                <w:rFonts w:cs="Courier New"/>
                <w:szCs w:val="20"/>
                <w:rPrChange w:id="7214" w:author="Thomas Dietz" w:date="2012-08-13T14:03:00Z">
                  <w:rPr>
                    <w:ins w:id="7215" w:author="Thomas Dietz" w:date="2012-08-13T14:01:00Z"/>
                  </w:rPr>
                </w:rPrChange>
              </w:rPr>
              <w:pPrChange w:id="7216" w:author="Thomas Dietz" w:date="2012-08-13T14:04:00Z">
                <w:pPr/>
              </w:pPrChange>
            </w:pPr>
            <w:ins w:id="7217" w:author="Thomas Dietz" w:date="2012-08-13T14:01:00Z">
              <w:r w:rsidRPr="00CC3011">
                <w:rPr>
                  <w:rFonts w:cs="Courier New"/>
                  <w:szCs w:val="20"/>
                  <w:rPrChange w:id="7218" w:author="Thomas Dietz" w:date="2012-08-13T14:03:00Z">
                    <w:rPr/>
                  </w:rPrChange>
                </w:rPr>
                <w:lastRenderedPageBreak/>
                <w:t xml:space="preserve">        across reboots of the OpenFlow Capable Switch.</w:t>
              </w:r>
            </w:ins>
          </w:p>
          <w:p w14:paraId="31041BB7" w14:textId="77777777" w:rsidR="00CC3011" w:rsidRPr="00CC3011" w:rsidRDefault="00CC3011" w:rsidP="00CC3011">
            <w:pPr>
              <w:spacing w:before="0"/>
              <w:rPr>
                <w:ins w:id="7219" w:author="Thomas Dietz" w:date="2012-08-13T14:01:00Z"/>
                <w:rFonts w:cs="Courier New"/>
                <w:szCs w:val="20"/>
                <w:rPrChange w:id="7220" w:author="Thomas Dietz" w:date="2012-08-13T14:03:00Z">
                  <w:rPr>
                    <w:ins w:id="7221" w:author="Thomas Dietz" w:date="2012-08-13T14:01:00Z"/>
                  </w:rPr>
                </w:rPrChange>
              </w:rPr>
              <w:pPrChange w:id="7222" w:author="Thomas Dietz" w:date="2012-08-13T14:04:00Z">
                <w:pPr/>
              </w:pPrChange>
            </w:pPr>
          </w:p>
          <w:p w14:paraId="05A816BF" w14:textId="77777777" w:rsidR="00CC3011" w:rsidRPr="00CC3011" w:rsidRDefault="00CC3011" w:rsidP="00CC3011">
            <w:pPr>
              <w:spacing w:before="0"/>
              <w:rPr>
                <w:ins w:id="7223" w:author="Thomas Dietz" w:date="2012-08-13T14:01:00Z"/>
                <w:rFonts w:cs="Courier New"/>
                <w:szCs w:val="20"/>
                <w:rPrChange w:id="7224" w:author="Thomas Dietz" w:date="2012-08-13T14:03:00Z">
                  <w:rPr>
                    <w:ins w:id="7225" w:author="Thomas Dietz" w:date="2012-08-13T14:01:00Z"/>
                  </w:rPr>
                </w:rPrChange>
              </w:rPr>
              <w:pPrChange w:id="7226" w:author="Thomas Dietz" w:date="2012-08-13T14:04:00Z">
                <w:pPr/>
              </w:pPrChange>
            </w:pPr>
            <w:ins w:id="7227" w:author="Thomas Dietz" w:date="2012-08-13T14:01:00Z">
              <w:r w:rsidRPr="00CC3011">
                <w:rPr>
                  <w:rFonts w:cs="Courier New"/>
                  <w:szCs w:val="20"/>
                  <w:rPrChange w:id="7228" w:author="Thomas Dietz" w:date="2012-08-13T14:03:00Z">
                    <w:rPr/>
                  </w:rPrChange>
                </w:rPr>
                <w:t xml:space="preserve">        This element MUST be present to identify the OpenFlow</w:t>
              </w:r>
            </w:ins>
          </w:p>
          <w:p w14:paraId="1C7D5A02" w14:textId="77777777" w:rsidR="00CC3011" w:rsidRPr="00CC3011" w:rsidRDefault="00CC3011" w:rsidP="00CC3011">
            <w:pPr>
              <w:spacing w:before="0"/>
              <w:rPr>
                <w:ins w:id="7229" w:author="Thomas Dietz" w:date="2012-08-13T14:01:00Z"/>
                <w:rFonts w:cs="Courier New"/>
                <w:szCs w:val="20"/>
                <w:rPrChange w:id="7230" w:author="Thomas Dietz" w:date="2012-08-13T14:03:00Z">
                  <w:rPr>
                    <w:ins w:id="7231" w:author="Thomas Dietz" w:date="2012-08-13T14:01:00Z"/>
                  </w:rPr>
                </w:rPrChange>
              </w:rPr>
              <w:pPrChange w:id="7232" w:author="Thomas Dietz" w:date="2012-08-13T14:04:00Z">
                <w:pPr/>
              </w:pPrChange>
            </w:pPr>
            <w:ins w:id="7233" w:author="Thomas Dietz" w:date="2012-08-13T14:01:00Z">
              <w:r w:rsidRPr="00CC3011">
                <w:rPr>
                  <w:rFonts w:cs="Courier New"/>
                  <w:szCs w:val="20"/>
                  <w:rPrChange w:id="7234" w:author="Thomas Dietz" w:date="2012-08-13T14:03:00Z">
                    <w:rPr/>
                  </w:rPrChange>
                </w:rPr>
                <w:t xml:space="preserve">        resource.";</w:t>
              </w:r>
            </w:ins>
          </w:p>
          <w:p w14:paraId="0FF2B02F" w14:textId="77777777" w:rsidR="00CC3011" w:rsidRPr="00CC3011" w:rsidRDefault="00CC3011" w:rsidP="00CC3011">
            <w:pPr>
              <w:spacing w:before="0"/>
              <w:rPr>
                <w:ins w:id="7235" w:author="Thomas Dietz" w:date="2012-08-13T14:01:00Z"/>
                <w:rFonts w:cs="Courier New"/>
                <w:szCs w:val="20"/>
                <w:rPrChange w:id="7236" w:author="Thomas Dietz" w:date="2012-08-13T14:03:00Z">
                  <w:rPr>
                    <w:ins w:id="7237" w:author="Thomas Dietz" w:date="2012-08-13T14:01:00Z"/>
                  </w:rPr>
                </w:rPrChange>
              </w:rPr>
              <w:pPrChange w:id="7238" w:author="Thomas Dietz" w:date="2012-08-13T14:04:00Z">
                <w:pPr/>
              </w:pPrChange>
            </w:pPr>
            <w:ins w:id="7239" w:author="Thomas Dietz" w:date="2012-08-13T14:01:00Z">
              <w:r w:rsidRPr="00CC3011">
                <w:rPr>
                  <w:rFonts w:cs="Courier New"/>
                  <w:szCs w:val="20"/>
                  <w:rPrChange w:id="7240" w:author="Thomas Dietz" w:date="2012-08-13T14:03:00Z">
                    <w:rPr/>
                  </w:rPrChange>
                </w:rPr>
                <w:t xml:space="preserve">    }</w:t>
              </w:r>
            </w:ins>
          </w:p>
          <w:p w14:paraId="089D850C" w14:textId="6C5DAA0D" w:rsidR="00CC3011" w:rsidRDefault="00CC3011" w:rsidP="00CC3011">
            <w:pPr>
              <w:spacing w:before="0"/>
              <w:rPr>
                <w:ins w:id="7241" w:author="Thomas Dietz" w:date="2012-08-13T14:01:00Z"/>
              </w:rPr>
              <w:pPrChange w:id="7242" w:author="Thomas Dietz" w:date="2012-08-13T14:04:00Z">
                <w:pPr/>
              </w:pPrChange>
            </w:pPr>
            <w:ins w:id="7243" w:author="Thomas Dietz" w:date="2012-08-13T14:01:00Z">
              <w:r w:rsidRPr="00CC3011">
                <w:rPr>
                  <w:rFonts w:cs="Courier New"/>
                  <w:szCs w:val="20"/>
                  <w:rPrChange w:id="7244" w:author="Thomas Dietz" w:date="2012-08-13T14:03:00Z">
                    <w:rPr/>
                  </w:rPrChange>
                </w:rPr>
                <w:t xml:space="preserve">  }</w:t>
              </w:r>
            </w:ins>
          </w:p>
        </w:tc>
      </w:tr>
    </w:tbl>
    <w:p w14:paraId="534BF0ED" w14:textId="7470E52C" w:rsidR="009E6267" w:rsidDel="00CC3011" w:rsidRDefault="009E6267" w:rsidP="009E6267">
      <w:pPr>
        <w:rPr>
          <w:del w:id="7245" w:author="Thomas Dietz" w:date="2012-08-13T14:00:00Z"/>
        </w:rPr>
      </w:pPr>
    </w:p>
    <w:p w14:paraId="23668A92" w14:textId="77777777" w:rsidR="009E6267" w:rsidRDefault="009E6267" w:rsidP="00D14D27">
      <w:pPr>
        <w:pStyle w:val="Heading2"/>
      </w:pPr>
      <w:bookmarkStart w:id="7246" w:name="_Toc320556714"/>
      <w:r>
        <w:t>OpenFlow Port</w:t>
      </w:r>
      <w:bookmarkEnd w:id="7246"/>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7247" w:name="_Toc315954013"/>
      <w:bookmarkStart w:id="7248" w:name="_Toc316542523"/>
      <w:bookmarkStart w:id="7249" w:name="_Toc320556715"/>
      <w:r w:rsidRPr="00DB42FD">
        <w:lastRenderedPageBreak/>
        <w:t>UML Diagram</w:t>
      </w:r>
      <w:bookmarkEnd w:id="7247"/>
      <w:bookmarkEnd w:id="7248"/>
      <w:bookmarkEnd w:id="7249"/>
    </w:p>
    <w:p w14:paraId="0CE8649A" w14:textId="588E6616" w:rsidR="00B7089E" w:rsidRPr="009F1B7D" w:rsidRDefault="00B53283" w:rsidP="00B7089E">
      <w:pPr>
        <w:keepNext/>
        <w:jc w:val="center"/>
      </w:pPr>
      <w:r>
        <w:object w:dxaOrig="11183" w:dyaOrig="9687" w14:anchorId="25EAB785">
          <v:shape id="_x0000_i1034" type="#_x0000_t75" style="width:467.4pt;height:405pt" o:ole="">
            <v:imagedata r:id="rId32" o:title=""/>
          </v:shape>
          <o:OLEObject Type="Embed" ProgID="Visio.Drawing.11" ShapeID="_x0000_i1034" DrawAspect="Content" ObjectID="_1406379234"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7250" w:name="_Toc315954014"/>
      <w:bookmarkStart w:id="7251" w:name="_Toc316542524"/>
      <w:bookmarkStart w:id="7252" w:name="_Toc320556716"/>
      <w:r w:rsidRPr="00DB42FD">
        <w:lastRenderedPageBreak/>
        <w:t>XML Schema</w:t>
      </w:r>
      <w:bookmarkEnd w:id="7250"/>
      <w:bookmarkEnd w:id="7251"/>
      <w:bookmarkEnd w:id="7252"/>
    </w:p>
    <w:tbl>
      <w:tblPr>
        <w:tblStyle w:val="XMLtable"/>
        <w:tblW w:w="5000" w:type="pct"/>
        <w:tblLook w:val="04A0" w:firstRow="1" w:lastRow="0" w:firstColumn="1" w:lastColumn="0" w:noHBand="0" w:noVBand="1"/>
        <w:tblPrChange w:id="7253" w:author="Thomas Dietz" w:date="2012-08-13T14:20:00Z">
          <w:tblPr>
            <w:tblStyle w:val="TableGrid"/>
            <w:tblW w:w="0" w:type="auto"/>
            <w:tblInd w:w="378" w:type="dxa"/>
            <w:shd w:val="clear" w:color="auto" w:fill="C8FCCD"/>
            <w:tblLook w:val="04A0" w:firstRow="1" w:lastRow="0" w:firstColumn="1" w:lastColumn="0" w:noHBand="0" w:noVBand="1"/>
          </w:tblPr>
        </w:tblPrChange>
      </w:tblPr>
      <w:tblGrid>
        <w:gridCol w:w="9474"/>
        <w:tblGridChange w:id="7254">
          <w:tblGrid>
            <w:gridCol w:w="8820"/>
          </w:tblGrid>
        </w:tblGridChange>
      </w:tblGrid>
      <w:tr w:rsidR="00B7089E" w:rsidRPr="009F1B7D" w14:paraId="049CBE8D" w14:textId="77777777" w:rsidTr="00E02224">
        <w:tc>
          <w:tcPr>
            <w:tcW w:w="5000" w:type="pct"/>
            <w:tcPrChange w:id="7255" w:author="Thomas Dietz" w:date="2012-08-13T14:20:00Z">
              <w:tcPr>
                <w:tcW w:w="8820" w:type="dxa"/>
                <w:shd w:val="clear" w:color="auto" w:fill="C8FCCD"/>
              </w:tcPr>
            </w:tcPrChange>
          </w:tcPr>
          <w:p w14:paraId="3747EBF9" w14:textId="31107CD9" w:rsidR="00B7089E" w:rsidRPr="009F1B7D" w:rsidDel="00CC3011" w:rsidRDefault="00B7089E" w:rsidP="00011096">
            <w:pPr>
              <w:pStyle w:val="XML1"/>
              <w:rPr>
                <w:del w:id="7256" w:author="Thomas Dietz" w:date="2012-08-13T14:09:00Z"/>
              </w:rPr>
            </w:pPr>
            <w:del w:id="7257" w:author="Thomas Dietz" w:date="2012-08-13T14:09:00Z">
              <w:r w:rsidRPr="009F1B7D" w:rsidDel="00CC3011">
                <w:delText>&lt;xs:complexType name="OFPortType"&gt;</w:delText>
              </w:r>
            </w:del>
          </w:p>
          <w:p w14:paraId="5D3482DA" w14:textId="6092608E" w:rsidR="00B7089E" w:rsidRPr="009F1B7D" w:rsidDel="00CC3011" w:rsidRDefault="00B7089E" w:rsidP="00011096">
            <w:pPr>
              <w:pStyle w:val="XML2"/>
              <w:rPr>
                <w:del w:id="7258" w:author="Thomas Dietz" w:date="2012-08-13T14:09:00Z"/>
              </w:rPr>
            </w:pPr>
            <w:del w:id="7259" w:author="Thomas Dietz" w:date="2012-08-13T14:09:00Z">
              <w:r w:rsidRPr="009F1B7D" w:rsidDel="00CC3011">
                <w:delText>&lt;xs:complexContent&gt;</w:delText>
              </w:r>
            </w:del>
          </w:p>
          <w:p w14:paraId="428CC567" w14:textId="6A8F0B9D" w:rsidR="00B7089E" w:rsidRPr="009F1B7D" w:rsidDel="00CC3011" w:rsidRDefault="00B7089E" w:rsidP="00011096">
            <w:pPr>
              <w:pStyle w:val="XML3"/>
              <w:rPr>
                <w:del w:id="7260" w:author="Thomas Dietz" w:date="2012-08-13T14:09:00Z"/>
              </w:rPr>
            </w:pPr>
            <w:del w:id="7261" w:author="Thomas Dietz" w:date="2012-08-13T14:09:00Z">
              <w:r w:rsidRPr="009F1B7D" w:rsidDel="00CC3011">
                <w:delText>&lt;xs:extension base="OFResourceType"&gt;</w:delText>
              </w:r>
            </w:del>
          </w:p>
          <w:p w14:paraId="2D7DE2F3" w14:textId="0CBD72AF" w:rsidR="00B7089E" w:rsidRPr="009F1B7D" w:rsidDel="00CC3011" w:rsidRDefault="00B7089E" w:rsidP="00011096">
            <w:pPr>
              <w:pStyle w:val="XML4"/>
              <w:rPr>
                <w:del w:id="7262" w:author="Thomas Dietz" w:date="2012-08-13T14:09:00Z"/>
              </w:rPr>
            </w:pPr>
            <w:del w:id="7263" w:author="Thomas Dietz" w:date="2012-08-13T14:09:00Z">
              <w:r w:rsidRPr="009F1B7D" w:rsidDel="00CC3011">
                <w:delText>&lt;xs:sequence&gt;</w:delText>
              </w:r>
            </w:del>
          </w:p>
          <w:p w14:paraId="517858A5" w14:textId="5AE56596" w:rsidR="00B7089E" w:rsidRPr="009F1B7D" w:rsidDel="00CC3011" w:rsidRDefault="00B7089E" w:rsidP="00011096">
            <w:pPr>
              <w:pStyle w:val="XML5"/>
              <w:rPr>
                <w:del w:id="7264" w:author="Thomas Dietz" w:date="2012-08-13T14:09:00Z"/>
              </w:rPr>
            </w:pPr>
            <w:del w:id="7265" w:author="Thomas Dietz" w:date="2012-08-13T14:09:00Z">
              <w:r w:rsidRPr="009F1B7D" w:rsidDel="00CC3011">
                <w:delText xml:space="preserve">&lt;xs:element name="number" </w:delText>
              </w:r>
            </w:del>
          </w:p>
          <w:p w14:paraId="10EDA004" w14:textId="4A39BDDF" w:rsidR="00B7089E" w:rsidRPr="009F1B7D" w:rsidDel="00CC3011" w:rsidRDefault="00B7089E" w:rsidP="00011096">
            <w:pPr>
              <w:pStyle w:val="XML9"/>
              <w:rPr>
                <w:del w:id="7266" w:author="Thomas Dietz" w:date="2012-08-13T14:09:00Z"/>
              </w:rPr>
            </w:pPr>
            <w:del w:id="7267" w:author="Thomas Dietz" w:date="2012-08-13T14:09:00Z">
              <w:r w:rsidRPr="009F1B7D" w:rsidDel="00CC3011">
                <w:delText>type="xs:unsignedInt"/&gt;</w:delText>
              </w:r>
            </w:del>
          </w:p>
          <w:p w14:paraId="0720666A" w14:textId="2435DE31" w:rsidR="00B7089E" w:rsidRPr="009F1B7D" w:rsidDel="00CC3011" w:rsidRDefault="00B7089E" w:rsidP="00011096">
            <w:pPr>
              <w:pStyle w:val="XML5"/>
              <w:rPr>
                <w:del w:id="7268" w:author="Thomas Dietz" w:date="2012-08-13T14:09:00Z"/>
              </w:rPr>
            </w:pPr>
            <w:del w:id="7269" w:author="Thomas Dietz" w:date="2012-08-13T14:09:00Z">
              <w:r w:rsidRPr="009F1B7D" w:rsidDel="00CC3011">
                <w:delText xml:space="preserve">&lt;xs:element name="name" </w:delText>
              </w:r>
            </w:del>
          </w:p>
          <w:p w14:paraId="0105A363" w14:textId="4199D0E6" w:rsidR="00B7089E" w:rsidRPr="009F1B7D" w:rsidDel="00CC3011" w:rsidRDefault="00B7089E" w:rsidP="00011096">
            <w:pPr>
              <w:pStyle w:val="XML9"/>
              <w:rPr>
                <w:del w:id="7270" w:author="Thomas Dietz" w:date="2012-08-13T14:09:00Z"/>
              </w:rPr>
            </w:pPr>
            <w:del w:id="7271" w:author="Thomas Dietz" w:date="2012-08-13T14:09:00Z">
              <w:r w:rsidRPr="009F1B7D" w:rsidDel="00CC3011">
                <w:delText>type="xs:string"/&gt;</w:delText>
              </w:r>
            </w:del>
          </w:p>
          <w:p w14:paraId="5059CD41" w14:textId="44EFCBE4" w:rsidR="00B7089E" w:rsidRPr="009F1B7D" w:rsidDel="00CC3011" w:rsidRDefault="00B7089E" w:rsidP="00011096">
            <w:pPr>
              <w:pStyle w:val="XML5"/>
              <w:rPr>
                <w:del w:id="7272" w:author="Thomas Dietz" w:date="2012-08-13T14:09:00Z"/>
              </w:rPr>
            </w:pPr>
            <w:del w:id="7273" w:author="Thomas Dietz" w:date="2012-08-13T14:09:00Z">
              <w:r w:rsidRPr="009F1B7D" w:rsidDel="00CC3011">
                <w:delText xml:space="preserve">&lt;xs:element name="current-rate" </w:delText>
              </w:r>
            </w:del>
          </w:p>
          <w:p w14:paraId="20240A9D" w14:textId="3E6DB67B" w:rsidR="00B7089E" w:rsidRPr="009F1B7D" w:rsidDel="00CC3011" w:rsidRDefault="00B7089E" w:rsidP="00011096">
            <w:pPr>
              <w:pStyle w:val="XML9"/>
              <w:rPr>
                <w:del w:id="7274" w:author="Thomas Dietz" w:date="2012-08-13T14:09:00Z"/>
              </w:rPr>
            </w:pPr>
            <w:del w:id="7275" w:author="Thomas Dietz" w:date="2012-08-13T14:09:00Z">
              <w:r w:rsidRPr="009F1B7D" w:rsidDel="00CC3011">
                <w:delText>type="xs:unsignedLong"/&gt;</w:delText>
              </w:r>
            </w:del>
          </w:p>
          <w:p w14:paraId="21B7D95E" w14:textId="11FE5F8F" w:rsidR="00B7089E" w:rsidRPr="009F1B7D" w:rsidDel="00CC3011" w:rsidRDefault="00B7089E" w:rsidP="00011096">
            <w:pPr>
              <w:pStyle w:val="XML5"/>
              <w:rPr>
                <w:del w:id="7276" w:author="Thomas Dietz" w:date="2012-08-13T14:09:00Z"/>
              </w:rPr>
            </w:pPr>
            <w:del w:id="7277" w:author="Thomas Dietz" w:date="2012-08-13T14:09:00Z">
              <w:r w:rsidRPr="009F1B7D" w:rsidDel="00CC3011">
                <w:delText xml:space="preserve">&lt;xs:element name="max-rate" </w:delText>
              </w:r>
            </w:del>
          </w:p>
          <w:p w14:paraId="251AA4B2" w14:textId="66A4A060" w:rsidR="00B7089E" w:rsidRPr="009F1B7D" w:rsidDel="00CC3011" w:rsidRDefault="00B7089E" w:rsidP="00011096">
            <w:pPr>
              <w:pStyle w:val="XML9"/>
              <w:rPr>
                <w:del w:id="7278" w:author="Thomas Dietz" w:date="2012-08-13T14:09:00Z"/>
              </w:rPr>
            </w:pPr>
            <w:del w:id="7279" w:author="Thomas Dietz" w:date="2012-08-13T14:09:00Z">
              <w:r w:rsidRPr="009F1B7D" w:rsidDel="00CC3011">
                <w:delText>type="xs:unsignedLong"/&gt;</w:delText>
              </w:r>
            </w:del>
          </w:p>
          <w:p w14:paraId="0A2D0753" w14:textId="54A98241" w:rsidR="00B7089E" w:rsidRPr="009F1B7D" w:rsidDel="00CC3011" w:rsidRDefault="00B7089E" w:rsidP="00011096">
            <w:pPr>
              <w:pStyle w:val="XML5"/>
              <w:rPr>
                <w:del w:id="7280" w:author="Thomas Dietz" w:date="2012-08-13T14:09:00Z"/>
              </w:rPr>
            </w:pPr>
            <w:del w:id="7281" w:author="Thomas Dietz" w:date="2012-08-13T14:09:00Z">
              <w:r w:rsidRPr="009F1B7D" w:rsidDel="00CC3011">
                <w:delText>&lt;xs:element name="configuration"</w:delText>
              </w:r>
            </w:del>
          </w:p>
          <w:p w14:paraId="7C7EB9A4" w14:textId="05F6C95D" w:rsidR="00B7089E" w:rsidRPr="009F1B7D" w:rsidDel="00CC3011" w:rsidRDefault="00B7089E" w:rsidP="00011096">
            <w:pPr>
              <w:pStyle w:val="XML9"/>
              <w:rPr>
                <w:del w:id="7282" w:author="Thomas Dietz" w:date="2012-08-13T14:09:00Z"/>
              </w:rPr>
            </w:pPr>
            <w:del w:id="7283" w:author="Thomas Dietz" w:date="2012-08-13T14:09:00Z">
              <w:r w:rsidRPr="009F1B7D" w:rsidDel="00CC3011">
                <w:delText>type="OFPortConfigurationType"/&gt;</w:delText>
              </w:r>
            </w:del>
          </w:p>
          <w:p w14:paraId="24A4B527" w14:textId="4118F8C3" w:rsidR="00B7089E" w:rsidRPr="009F1B7D" w:rsidDel="00CC3011" w:rsidRDefault="00B7089E" w:rsidP="00011096">
            <w:pPr>
              <w:pStyle w:val="XML5"/>
              <w:rPr>
                <w:del w:id="7284" w:author="Thomas Dietz" w:date="2012-08-13T14:09:00Z"/>
              </w:rPr>
            </w:pPr>
            <w:del w:id="7285" w:author="Thomas Dietz" w:date="2012-08-13T14:09:00Z">
              <w:r w:rsidRPr="009F1B7D" w:rsidDel="00CC3011">
                <w:delText>&lt;xs:element name="state" type="OFPortStateType"/&gt;</w:delText>
              </w:r>
            </w:del>
          </w:p>
          <w:p w14:paraId="5DC65449" w14:textId="760C1CF7" w:rsidR="00B7089E" w:rsidRPr="009F1B7D" w:rsidDel="00CC3011" w:rsidRDefault="00B7089E" w:rsidP="00011096">
            <w:pPr>
              <w:pStyle w:val="XML5"/>
              <w:rPr>
                <w:del w:id="7286" w:author="Thomas Dietz" w:date="2012-08-13T14:09:00Z"/>
              </w:rPr>
            </w:pPr>
            <w:del w:id="7287" w:author="Thomas Dietz" w:date="2012-08-13T14:09:00Z">
              <w:r w:rsidRPr="009F1B7D" w:rsidDel="00CC3011">
                <w:delText xml:space="preserve">&lt;xs:element name="features" </w:delText>
              </w:r>
            </w:del>
          </w:p>
          <w:p w14:paraId="1C9C5A6D" w14:textId="49C01E8D" w:rsidR="00B7089E" w:rsidRPr="009F1B7D" w:rsidDel="00CC3011" w:rsidRDefault="00B7089E" w:rsidP="00011096">
            <w:pPr>
              <w:pStyle w:val="XML9"/>
              <w:rPr>
                <w:del w:id="7288" w:author="Thomas Dietz" w:date="2012-08-13T14:09:00Z"/>
              </w:rPr>
            </w:pPr>
            <w:del w:id="7289" w:author="Thomas Dietz" w:date="2012-08-13T14:09:00Z">
              <w:r w:rsidRPr="009F1B7D" w:rsidDel="00CC3011">
                <w:delText>type="OFPortFeatureMasterList"</w:delText>
              </w:r>
            </w:del>
          </w:p>
          <w:p w14:paraId="0924CFEB" w14:textId="137B9E1F" w:rsidR="00712E70" w:rsidDel="00CC3011" w:rsidRDefault="00712E70" w:rsidP="00712E70">
            <w:pPr>
              <w:pStyle w:val="XML9"/>
              <w:rPr>
                <w:del w:id="7290" w:author="Thomas Dietz" w:date="2012-08-13T14:09:00Z"/>
              </w:rPr>
            </w:pPr>
            <w:del w:id="7291" w:author="Thomas Dietz" w:date="2012-08-13T14:09:00Z">
              <w:r w:rsidDel="00CC3011">
                <w:delText>minOccurs=”0” maxOccurs=”unbounded”</w:delText>
              </w:r>
              <w:r w:rsidRPr="009F1B7D" w:rsidDel="00CC3011">
                <w:delText>/&gt;</w:delText>
              </w:r>
            </w:del>
          </w:p>
          <w:p w14:paraId="30F524FC" w14:textId="68DEE701" w:rsidR="00C25ABA" w:rsidDel="00CC3011" w:rsidRDefault="00C25ABA" w:rsidP="00834D0A">
            <w:pPr>
              <w:pStyle w:val="XML5"/>
              <w:rPr>
                <w:del w:id="7292" w:author="Thomas Dietz" w:date="2012-08-13T14:09:00Z"/>
              </w:rPr>
            </w:pPr>
            <w:del w:id="7293" w:author="Thomas Dietz" w:date="2012-08-13T14:09:00Z">
              <w:r w:rsidRPr="009F1B7D" w:rsidDel="00CC3011">
                <w:delText>&lt;xs:</w:delText>
              </w:r>
              <w:r w:rsidDel="00CC3011">
                <w:delText>choice minOccurs=”0” maxOccurs=”1”</w:delText>
              </w:r>
              <w:r w:rsidRPr="009F1B7D" w:rsidDel="00CC3011">
                <w:delText>&gt;</w:delText>
              </w:r>
            </w:del>
          </w:p>
          <w:p w14:paraId="4798985C" w14:textId="201C3BE1" w:rsidR="00C25ABA" w:rsidDel="00CC3011" w:rsidRDefault="00C25ABA" w:rsidP="00834D0A">
            <w:pPr>
              <w:pStyle w:val="XML6"/>
              <w:rPr>
                <w:del w:id="7294" w:author="Thomas Dietz" w:date="2012-08-13T14:09:00Z"/>
              </w:rPr>
            </w:pPr>
            <w:del w:id="7295" w:author="Thomas Dietz" w:date="2012-08-13T14:09:00Z">
              <w:r w:rsidRPr="009F1B7D" w:rsidDel="00CC3011">
                <w:delText>&lt;xs:element name</w:delText>
              </w:r>
              <w:r w:rsidDel="00CC3011">
                <w:delText>=”tunnel”</w:delText>
              </w:r>
            </w:del>
          </w:p>
          <w:p w14:paraId="4419DFD5" w14:textId="13745DA2" w:rsidR="00C25ABA" w:rsidDel="00CC3011" w:rsidRDefault="00C25ABA" w:rsidP="00C25ABA">
            <w:pPr>
              <w:pStyle w:val="XML9"/>
              <w:rPr>
                <w:del w:id="7296" w:author="Thomas Dietz" w:date="2012-08-13T14:09:00Z"/>
              </w:rPr>
            </w:pPr>
            <w:del w:id="7297" w:author="Thomas Dietz" w:date="2012-08-13T14:09:00Z">
              <w:r w:rsidDel="00CC3011">
                <w:delText>type="OFTunnelType</w:delText>
              </w:r>
              <w:r w:rsidRPr="009F1B7D" w:rsidDel="00CC3011">
                <w:delText>"/&gt;</w:delText>
              </w:r>
            </w:del>
          </w:p>
          <w:p w14:paraId="2FACC320" w14:textId="07FD6FEE" w:rsidR="00C25ABA" w:rsidDel="00CC3011" w:rsidRDefault="00C25ABA" w:rsidP="00834D0A">
            <w:pPr>
              <w:pStyle w:val="XML6"/>
              <w:rPr>
                <w:del w:id="7298" w:author="Thomas Dietz" w:date="2012-08-13T14:09:00Z"/>
              </w:rPr>
            </w:pPr>
            <w:del w:id="7299" w:author="Thomas Dietz" w:date="2012-08-13T14:09:00Z">
              <w:r w:rsidRPr="009F1B7D" w:rsidDel="00CC3011">
                <w:delText>&lt;xs:element name</w:delText>
              </w:r>
              <w:r w:rsidDel="00CC3011">
                <w:delText>=”ipgre-tunnel”</w:delText>
              </w:r>
            </w:del>
          </w:p>
          <w:p w14:paraId="11C666D0" w14:textId="419550BB" w:rsidR="00C25ABA" w:rsidDel="00CC3011" w:rsidRDefault="00C25ABA" w:rsidP="00C25ABA">
            <w:pPr>
              <w:pStyle w:val="XML9"/>
              <w:rPr>
                <w:del w:id="7300" w:author="Thomas Dietz" w:date="2012-08-13T14:09:00Z"/>
              </w:rPr>
            </w:pPr>
            <w:del w:id="7301" w:author="Thomas Dietz" w:date="2012-08-13T14:09:00Z">
              <w:r w:rsidDel="00CC3011">
                <w:delText>type="OFIPinGREtunnelType</w:delText>
              </w:r>
              <w:r w:rsidRPr="009F1B7D" w:rsidDel="00CC3011">
                <w:delText>"/&gt;</w:delText>
              </w:r>
            </w:del>
          </w:p>
          <w:p w14:paraId="0362F848" w14:textId="7418D438" w:rsidR="00C25ABA" w:rsidDel="00CC3011" w:rsidRDefault="00C25ABA" w:rsidP="00834D0A">
            <w:pPr>
              <w:pStyle w:val="XML6"/>
              <w:rPr>
                <w:del w:id="7302" w:author="Thomas Dietz" w:date="2012-08-13T14:09:00Z"/>
              </w:rPr>
            </w:pPr>
            <w:del w:id="7303" w:author="Thomas Dietz" w:date="2012-08-13T14:09:00Z">
              <w:r w:rsidRPr="009F1B7D" w:rsidDel="00CC3011">
                <w:delText>&lt;xs:element name</w:delText>
              </w:r>
              <w:r w:rsidDel="00CC3011">
                <w:delText>=”vxlan-tunnel”</w:delText>
              </w:r>
            </w:del>
          </w:p>
          <w:p w14:paraId="06DB96E9" w14:textId="2EE20AF6" w:rsidR="00C25ABA" w:rsidDel="00CC3011" w:rsidRDefault="00C25ABA" w:rsidP="00C25ABA">
            <w:pPr>
              <w:pStyle w:val="XML9"/>
              <w:rPr>
                <w:del w:id="7304" w:author="Thomas Dietz" w:date="2012-08-13T14:09:00Z"/>
              </w:rPr>
            </w:pPr>
            <w:del w:id="7305" w:author="Thomas Dietz" w:date="2012-08-13T14:09:00Z">
              <w:r w:rsidDel="00CC3011">
                <w:delText>type="OFVxLANTunnelType</w:delText>
              </w:r>
              <w:r w:rsidRPr="009F1B7D" w:rsidDel="00CC3011">
                <w:delText>"/&gt;</w:delText>
              </w:r>
            </w:del>
          </w:p>
          <w:p w14:paraId="31391753" w14:textId="02BD085B" w:rsidR="00C25ABA" w:rsidDel="00CC3011" w:rsidRDefault="00C25ABA" w:rsidP="00834D0A">
            <w:pPr>
              <w:pStyle w:val="XML6"/>
              <w:rPr>
                <w:del w:id="7306" w:author="Thomas Dietz" w:date="2012-08-13T14:09:00Z"/>
              </w:rPr>
            </w:pPr>
            <w:del w:id="7307" w:author="Thomas Dietz" w:date="2012-08-13T14:09:00Z">
              <w:r w:rsidRPr="009F1B7D" w:rsidDel="00CC3011">
                <w:delText>&lt;xs:element name</w:delText>
              </w:r>
              <w:r w:rsidDel="00CC3011">
                <w:delText>=”nvgre-tunnel”</w:delText>
              </w:r>
            </w:del>
          </w:p>
          <w:p w14:paraId="7640AB35" w14:textId="3691B51C" w:rsidR="00C25ABA" w:rsidDel="00CC3011" w:rsidRDefault="00C25ABA" w:rsidP="00C25ABA">
            <w:pPr>
              <w:pStyle w:val="XML9"/>
              <w:rPr>
                <w:del w:id="7308" w:author="Thomas Dietz" w:date="2012-08-13T14:09:00Z"/>
              </w:rPr>
            </w:pPr>
            <w:del w:id="7309" w:author="Thomas Dietz" w:date="2012-08-13T14:09:00Z">
              <w:r w:rsidDel="00CC3011">
                <w:delText>type="OFNVGRETunnelType</w:delText>
              </w:r>
              <w:r w:rsidRPr="009F1B7D" w:rsidDel="00CC3011">
                <w:delText>"/&gt;</w:delText>
              </w:r>
            </w:del>
          </w:p>
          <w:p w14:paraId="29F50B37" w14:textId="6A633EC4" w:rsidR="00C25ABA" w:rsidRPr="009F1B7D" w:rsidDel="00CC3011" w:rsidRDefault="00C25ABA" w:rsidP="00834D0A">
            <w:pPr>
              <w:pStyle w:val="XML5"/>
              <w:rPr>
                <w:del w:id="7310" w:author="Thomas Dietz" w:date="2012-08-13T14:09:00Z"/>
              </w:rPr>
            </w:pPr>
            <w:del w:id="7311" w:author="Thomas Dietz" w:date="2012-08-13T14:09:00Z">
              <w:r w:rsidRPr="009F1B7D" w:rsidDel="00CC3011">
                <w:delText>&lt;/xs:</w:delText>
              </w:r>
              <w:r w:rsidDel="00CC3011">
                <w:delText>choice</w:delText>
              </w:r>
              <w:r w:rsidRPr="009F1B7D" w:rsidDel="00CC3011">
                <w:delText>&gt;</w:delText>
              </w:r>
            </w:del>
          </w:p>
          <w:p w14:paraId="3545BC46" w14:textId="7C6BDCB6" w:rsidR="00B7089E" w:rsidRPr="009F1B7D" w:rsidDel="00CC3011" w:rsidRDefault="00B7089E" w:rsidP="00011096">
            <w:pPr>
              <w:pStyle w:val="XML4"/>
              <w:rPr>
                <w:del w:id="7312" w:author="Thomas Dietz" w:date="2012-08-13T14:09:00Z"/>
              </w:rPr>
            </w:pPr>
            <w:del w:id="7313" w:author="Thomas Dietz" w:date="2012-08-13T14:09:00Z">
              <w:r w:rsidRPr="009F1B7D" w:rsidDel="00CC3011">
                <w:delText>&lt;/xs:sequence&gt;</w:delText>
              </w:r>
            </w:del>
          </w:p>
          <w:p w14:paraId="4F549781" w14:textId="50FF2774" w:rsidR="00B7089E" w:rsidRPr="009F1B7D" w:rsidDel="00CC3011" w:rsidRDefault="00B7089E" w:rsidP="00011096">
            <w:pPr>
              <w:pStyle w:val="XML3"/>
              <w:rPr>
                <w:del w:id="7314" w:author="Thomas Dietz" w:date="2012-08-13T14:09:00Z"/>
              </w:rPr>
            </w:pPr>
            <w:del w:id="7315" w:author="Thomas Dietz" w:date="2012-08-13T14:09:00Z">
              <w:r w:rsidRPr="009F1B7D" w:rsidDel="00CC3011">
                <w:delText>&lt;/xs:extension&gt;</w:delText>
              </w:r>
            </w:del>
          </w:p>
          <w:p w14:paraId="7B45140A" w14:textId="67997836" w:rsidR="00B7089E" w:rsidRPr="009F1B7D" w:rsidDel="00CC3011" w:rsidRDefault="00B7089E" w:rsidP="00011096">
            <w:pPr>
              <w:pStyle w:val="XML2"/>
              <w:rPr>
                <w:del w:id="7316" w:author="Thomas Dietz" w:date="2012-08-13T14:09:00Z"/>
              </w:rPr>
            </w:pPr>
            <w:del w:id="7317" w:author="Thomas Dietz" w:date="2012-08-13T14:09:00Z">
              <w:r w:rsidRPr="009F1B7D" w:rsidDel="00CC3011">
                <w:delText>&lt;/xs:complexContent&gt;</w:delText>
              </w:r>
            </w:del>
          </w:p>
          <w:p w14:paraId="241EBE38" w14:textId="05A59F1D" w:rsidR="00B7089E" w:rsidRPr="009F1B7D" w:rsidDel="00CC3011" w:rsidRDefault="00B7089E" w:rsidP="00011096">
            <w:pPr>
              <w:pStyle w:val="XML1"/>
              <w:rPr>
                <w:del w:id="7318" w:author="Thomas Dietz" w:date="2012-08-13T14:09:00Z"/>
              </w:rPr>
            </w:pPr>
            <w:del w:id="7319" w:author="Thomas Dietz" w:date="2012-08-13T14:09:00Z">
              <w:r w:rsidRPr="009F1B7D" w:rsidDel="00CC3011">
                <w:delText>&lt;/xs:complexType&gt;</w:delText>
              </w:r>
            </w:del>
          </w:p>
          <w:p w14:paraId="4A74241D" w14:textId="3DD5D9CD" w:rsidR="00B7089E" w:rsidRPr="009F1B7D" w:rsidDel="00CC3011" w:rsidRDefault="00B7089E" w:rsidP="00011096">
            <w:pPr>
              <w:pStyle w:val="XML1"/>
              <w:rPr>
                <w:del w:id="7320" w:author="Thomas Dietz" w:date="2012-08-13T14:09:00Z"/>
              </w:rPr>
            </w:pPr>
          </w:p>
          <w:p w14:paraId="649A4818" w14:textId="4661DD7C" w:rsidR="00B7089E" w:rsidRPr="009F1B7D" w:rsidDel="00CC3011" w:rsidRDefault="00B7089E" w:rsidP="00011096">
            <w:pPr>
              <w:pStyle w:val="XML1"/>
              <w:rPr>
                <w:del w:id="7321" w:author="Thomas Dietz" w:date="2012-08-13T14:09:00Z"/>
              </w:rPr>
            </w:pPr>
            <w:del w:id="7322" w:author="Thomas Dietz" w:date="2012-08-13T14:09:00Z">
              <w:r w:rsidRPr="009F1B7D" w:rsidDel="00CC3011">
                <w:delText>&lt;xs:complexType name="OFPortFeatureMasterList"&gt;</w:delText>
              </w:r>
            </w:del>
          </w:p>
          <w:p w14:paraId="0DCCBF93" w14:textId="337ABBDC" w:rsidR="00B7089E" w:rsidRPr="009F1B7D" w:rsidDel="00CC3011" w:rsidRDefault="00B7089E" w:rsidP="00011096">
            <w:pPr>
              <w:pStyle w:val="XML2"/>
              <w:rPr>
                <w:del w:id="7323" w:author="Thomas Dietz" w:date="2012-08-13T14:09:00Z"/>
              </w:rPr>
            </w:pPr>
            <w:del w:id="7324" w:author="Thomas Dietz" w:date="2012-08-13T14:09:00Z">
              <w:r w:rsidRPr="009F1B7D" w:rsidDel="00CC3011">
                <w:delText>&lt;xs:sequence&gt;</w:delText>
              </w:r>
            </w:del>
          </w:p>
          <w:p w14:paraId="02DE31BD" w14:textId="0685AA49" w:rsidR="00B7089E" w:rsidRPr="009F1B7D" w:rsidDel="00CC3011" w:rsidRDefault="00B7089E" w:rsidP="00011096">
            <w:pPr>
              <w:pStyle w:val="XML3"/>
              <w:rPr>
                <w:del w:id="7325" w:author="Thomas Dietz" w:date="2012-08-13T14:09:00Z"/>
              </w:rPr>
            </w:pPr>
            <w:del w:id="7326" w:author="Thomas Dietz" w:date="2012-08-13T14:09:00Z">
              <w:r w:rsidRPr="009F1B7D" w:rsidDel="00CC3011">
                <w:delText xml:space="preserve">&lt;xs:element name="current" </w:delText>
              </w:r>
            </w:del>
          </w:p>
          <w:p w14:paraId="2126D024" w14:textId="50E2714F" w:rsidR="00B7089E" w:rsidRPr="009F1B7D" w:rsidDel="00CC3011" w:rsidRDefault="00B7089E" w:rsidP="00011096">
            <w:pPr>
              <w:pStyle w:val="XML9"/>
              <w:rPr>
                <w:del w:id="7327" w:author="Thomas Dietz" w:date="2012-08-13T14:09:00Z"/>
              </w:rPr>
            </w:pPr>
            <w:del w:id="7328" w:author="Thomas Dietz" w:date="2012-08-13T14:09:00Z">
              <w:r w:rsidRPr="009F1B7D" w:rsidDel="00CC3011">
                <w:delText>type="OFPortCurrentFeatureListType"/&gt;</w:delText>
              </w:r>
            </w:del>
          </w:p>
          <w:p w14:paraId="690BBC8F" w14:textId="1A21C5C8" w:rsidR="00B7089E" w:rsidRPr="009F1B7D" w:rsidDel="00CC3011" w:rsidRDefault="00B7089E" w:rsidP="00011096">
            <w:pPr>
              <w:pStyle w:val="XML3"/>
              <w:rPr>
                <w:del w:id="7329" w:author="Thomas Dietz" w:date="2012-08-13T14:09:00Z"/>
              </w:rPr>
            </w:pPr>
            <w:del w:id="7330" w:author="Thomas Dietz" w:date="2012-08-13T14:09:00Z">
              <w:r w:rsidRPr="009F1B7D" w:rsidDel="00CC3011">
                <w:delText xml:space="preserve">&lt;xs:element name="advertised" </w:delText>
              </w:r>
            </w:del>
          </w:p>
          <w:p w14:paraId="024DB5BC" w14:textId="1CAD5A95" w:rsidR="00B7089E" w:rsidRPr="009F1B7D" w:rsidDel="00CC3011" w:rsidRDefault="00B7089E" w:rsidP="00011096">
            <w:pPr>
              <w:pStyle w:val="XML9"/>
              <w:rPr>
                <w:del w:id="7331" w:author="Thomas Dietz" w:date="2012-08-13T14:09:00Z"/>
              </w:rPr>
            </w:pPr>
            <w:del w:id="7332" w:author="Thomas Dietz" w:date="2012-08-13T14:09:00Z">
              <w:r w:rsidRPr="009F1B7D" w:rsidDel="00CC3011">
                <w:delText>type="OFPortOtherFeatureListType"/&gt;</w:delText>
              </w:r>
            </w:del>
          </w:p>
          <w:p w14:paraId="7A41A378" w14:textId="4178C033" w:rsidR="00B7089E" w:rsidRPr="009F1B7D" w:rsidDel="00CC3011" w:rsidRDefault="00B7089E" w:rsidP="00011096">
            <w:pPr>
              <w:pStyle w:val="XML3"/>
              <w:rPr>
                <w:del w:id="7333" w:author="Thomas Dietz" w:date="2012-08-13T14:09:00Z"/>
              </w:rPr>
            </w:pPr>
            <w:del w:id="7334" w:author="Thomas Dietz" w:date="2012-08-13T14:09:00Z">
              <w:r w:rsidRPr="009F1B7D" w:rsidDel="00CC3011">
                <w:delText xml:space="preserve">&lt;xs:element name="supported" </w:delText>
              </w:r>
            </w:del>
          </w:p>
          <w:p w14:paraId="432918F3" w14:textId="50723599" w:rsidR="00B7089E" w:rsidRPr="009F1B7D" w:rsidDel="00CC3011" w:rsidRDefault="00B7089E" w:rsidP="00011096">
            <w:pPr>
              <w:pStyle w:val="XML9"/>
              <w:rPr>
                <w:del w:id="7335" w:author="Thomas Dietz" w:date="2012-08-13T14:09:00Z"/>
              </w:rPr>
            </w:pPr>
            <w:del w:id="7336" w:author="Thomas Dietz" w:date="2012-08-13T14:09:00Z">
              <w:r w:rsidRPr="009F1B7D" w:rsidDel="00CC3011">
                <w:delText>type="OFPortOtherFeatureListType"/&gt;</w:delText>
              </w:r>
            </w:del>
          </w:p>
          <w:p w14:paraId="1AAEF17B" w14:textId="4F868578" w:rsidR="00B7089E" w:rsidRPr="009F1B7D" w:rsidDel="00CC3011" w:rsidRDefault="00B7089E" w:rsidP="00011096">
            <w:pPr>
              <w:pStyle w:val="XML3"/>
              <w:rPr>
                <w:del w:id="7337" w:author="Thomas Dietz" w:date="2012-08-13T14:09:00Z"/>
              </w:rPr>
            </w:pPr>
            <w:del w:id="7338" w:author="Thomas Dietz" w:date="2012-08-13T14:09:00Z">
              <w:r w:rsidRPr="009F1B7D" w:rsidDel="00CC3011">
                <w:delText>&lt;xs:element name="advertised-peer"</w:delText>
              </w:r>
            </w:del>
          </w:p>
          <w:p w14:paraId="4472AEEF" w14:textId="76BB3BB6" w:rsidR="00B7089E" w:rsidRPr="009F1B7D" w:rsidDel="00CC3011" w:rsidRDefault="00B7089E" w:rsidP="00011096">
            <w:pPr>
              <w:pStyle w:val="XML9"/>
              <w:rPr>
                <w:del w:id="7339" w:author="Thomas Dietz" w:date="2012-08-13T14:09:00Z"/>
              </w:rPr>
            </w:pPr>
            <w:del w:id="7340" w:author="Thomas Dietz" w:date="2012-08-13T14:09:00Z">
              <w:r w:rsidRPr="009F1B7D" w:rsidDel="00CC3011">
                <w:delText>type="OFPortOtherFeatureListType"/&gt;</w:delText>
              </w:r>
            </w:del>
          </w:p>
          <w:p w14:paraId="7EADE9F3" w14:textId="07EE9D45" w:rsidR="00B7089E" w:rsidRPr="009F1B7D" w:rsidDel="00CC3011" w:rsidRDefault="00B7089E" w:rsidP="00011096">
            <w:pPr>
              <w:pStyle w:val="XML2"/>
              <w:rPr>
                <w:del w:id="7341" w:author="Thomas Dietz" w:date="2012-08-13T14:09:00Z"/>
              </w:rPr>
            </w:pPr>
            <w:del w:id="7342" w:author="Thomas Dietz" w:date="2012-08-13T14:09:00Z">
              <w:r w:rsidRPr="009F1B7D" w:rsidDel="00CC3011">
                <w:delText>&lt;/xs:sequence&gt;</w:delText>
              </w:r>
            </w:del>
          </w:p>
          <w:p w14:paraId="70F51B64" w14:textId="681425F9" w:rsidR="00B7089E" w:rsidRPr="009F1B7D" w:rsidDel="00CC3011" w:rsidRDefault="00B7089E" w:rsidP="00011096">
            <w:pPr>
              <w:pStyle w:val="XML1"/>
              <w:rPr>
                <w:del w:id="7343" w:author="Thomas Dietz" w:date="2012-08-13T14:09:00Z"/>
              </w:rPr>
            </w:pPr>
            <w:del w:id="7344" w:author="Thomas Dietz" w:date="2012-08-13T14:09:00Z">
              <w:r w:rsidRPr="009F1B7D" w:rsidDel="00CC3011">
                <w:delText>&lt;/xs:complexType&gt;</w:delText>
              </w:r>
            </w:del>
          </w:p>
          <w:p w14:paraId="0628BEF2" w14:textId="6801AD5A" w:rsidR="00B7089E" w:rsidRPr="009F1B7D" w:rsidDel="00CC3011" w:rsidRDefault="00B7089E" w:rsidP="00011096">
            <w:pPr>
              <w:pStyle w:val="XML1"/>
              <w:rPr>
                <w:del w:id="7345" w:author="Thomas Dietz" w:date="2012-08-13T14:09:00Z"/>
              </w:rPr>
            </w:pPr>
          </w:p>
          <w:p w14:paraId="643207E1" w14:textId="2364451E" w:rsidR="00B7089E" w:rsidRPr="009F1B7D" w:rsidDel="00CC3011" w:rsidRDefault="00B7089E" w:rsidP="00011096">
            <w:pPr>
              <w:pStyle w:val="XML1"/>
              <w:rPr>
                <w:del w:id="7346" w:author="Thomas Dietz" w:date="2012-08-13T14:09:00Z"/>
              </w:rPr>
            </w:pPr>
            <w:del w:id="7347" w:author="Thomas Dietz" w:date="2012-08-13T14:09:00Z">
              <w:r w:rsidRPr="009F1B7D" w:rsidDel="00CC3011">
                <w:delText>&lt;xs:complexType name="OFPortConfigurationType"&gt;</w:delText>
              </w:r>
            </w:del>
          </w:p>
          <w:p w14:paraId="6E6524E4" w14:textId="58BC4732" w:rsidR="00B7089E" w:rsidRPr="009F1B7D" w:rsidDel="00CC3011" w:rsidRDefault="00B7089E" w:rsidP="00011096">
            <w:pPr>
              <w:pStyle w:val="XML2"/>
              <w:rPr>
                <w:del w:id="7348" w:author="Thomas Dietz" w:date="2012-08-13T14:09:00Z"/>
              </w:rPr>
            </w:pPr>
            <w:del w:id="7349" w:author="Thomas Dietz" w:date="2012-08-13T14:09:00Z">
              <w:r w:rsidRPr="009F1B7D" w:rsidDel="00CC3011">
                <w:delText>&lt;xs:sequence&gt;</w:delText>
              </w:r>
            </w:del>
          </w:p>
          <w:p w14:paraId="39453D15" w14:textId="4A0424F3" w:rsidR="00B7089E" w:rsidRPr="009F1B7D" w:rsidDel="00CC3011" w:rsidRDefault="00B7089E" w:rsidP="00011096">
            <w:pPr>
              <w:pStyle w:val="XML3"/>
              <w:rPr>
                <w:del w:id="7350" w:author="Thomas Dietz" w:date="2012-08-13T14:09:00Z"/>
              </w:rPr>
            </w:pPr>
            <w:del w:id="7351" w:author="Thomas Dietz" w:date="2012-08-13T14:09:00Z">
              <w:r w:rsidRPr="009F1B7D" w:rsidDel="00CC3011">
                <w:delText xml:space="preserve">&lt;xs:element name="admin-state" </w:delText>
              </w:r>
            </w:del>
          </w:p>
          <w:p w14:paraId="30452B04" w14:textId="1C0A6BAD" w:rsidR="00B7089E" w:rsidRPr="009F1B7D" w:rsidDel="00CC3011" w:rsidRDefault="00B7089E" w:rsidP="00011096">
            <w:pPr>
              <w:pStyle w:val="XML9"/>
              <w:rPr>
                <w:del w:id="7352" w:author="Thomas Dietz" w:date="2012-08-13T14:09:00Z"/>
              </w:rPr>
            </w:pPr>
            <w:del w:id="7353" w:author="Thomas Dietz" w:date="2012-08-13T14:09:00Z">
              <w:r w:rsidRPr="009F1B7D" w:rsidDel="00CC3011">
                <w:delText>type="OFPortStateOptionsType"/&gt;</w:delText>
              </w:r>
            </w:del>
          </w:p>
          <w:p w14:paraId="689010DE" w14:textId="56D186D1" w:rsidR="00B7089E" w:rsidRPr="009F1B7D" w:rsidDel="00CC3011" w:rsidRDefault="00B7089E" w:rsidP="00011096">
            <w:pPr>
              <w:pStyle w:val="XML3"/>
              <w:rPr>
                <w:del w:id="7354" w:author="Thomas Dietz" w:date="2012-08-13T14:09:00Z"/>
              </w:rPr>
            </w:pPr>
            <w:del w:id="7355" w:author="Thomas Dietz" w:date="2012-08-13T14:09:00Z">
              <w:r w:rsidRPr="009F1B7D" w:rsidDel="00CC3011">
                <w:delText xml:space="preserve">&lt;xs:element name="no-receive" </w:delText>
              </w:r>
            </w:del>
          </w:p>
          <w:p w14:paraId="79E3FB5F" w14:textId="3F2DD7E4" w:rsidR="00B7089E" w:rsidRPr="009F1B7D" w:rsidDel="00CC3011" w:rsidRDefault="00B7089E" w:rsidP="00011096">
            <w:pPr>
              <w:pStyle w:val="XML9"/>
              <w:rPr>
                <w:del w:id="7356" w:author="Thomas Dietz" w:date="2012-08-13T14:09:00Z"/>
              </w:rPr>
            </w:pPr>
            <w:del w:id="7357" w:author="Thomas Dietz" w:date="2012-08-13T14:09:00Z">
              <w:r w:rsidRPr="009F1B7D" w:rsidDel="00CC3011">
                <w:delText>type="xs:boolean"/&gt;</w:delText>
              </w:r>
            </w:del>
          </w:p>
          <w:p w14:paraId="3A2F6CD7" w14:textId="52F5E47F" w:rsidR="00B7089E" w:rsidRPr="009F1B7D" w:rsidDel="00CC3011" w:rsidRDefault="00B7089E" w:rsidP="00011096">
            <w:pPr>
              <w:pStyle w:val="XML3"/>
              <w:rPr>
                <w:del w:id="7358" w:author="Thomas Dietz" w:date="2012-08-13T14:09:00Z"/>
              </w:rPr>
            </w:pPr>
            <w:del w:id="7359" w:author="Thomas Dietz" w:date="2012-08-13T14:09:00Z">
              <w:r w:rsidRPr="009F1B7D" w:rsidDel="00CC3011">
                <w:delText xml:space="preserve">&lt;xs:element name="no-forward" </w:delText>
              </w:r>
            </w:del>
          </w:p>
          <w:p w14:paraId="486F3B5D" w14:textId="3E4BC75C" w:rsidR="00B7089E" w:rsidRPr="009F1B7D" w:rsidDel="00CC3011" w:rsidRDefault="00B7089E" w:rsidP="00011096">
            <w:pPr>
              <w:pStyle w:val="XML9"/>
              <w:rPr>
                <w:del w:id="7360" w:author="Thomas Dietz" w:date="2012-08-13T14:09:00Z"/>
              </w:rPr>
            </w:pPr>
            <w:del w:id="7361" w:author="Thomas Dietz" w:date="2012-08-13T14:09:00Z">
              <w:r w:rsidRPr="009F1B7D" w:rsidDel="00CC3011">
                <w:delText>type="xs:boolean"/&gt;</w:delText>
              </w:r>
            </w:del>
          </w:p>
          <w:p w14:paraId="6E452EA8" w14:textId="7C2BEB7C" w:rsidR="00B7089E" w:rsidRPr="009F1B7D" w:rsidDel="00CC3011" w:rsidRDefault="00B7089E" w:rsidP="00011096">
            <w:pPr>
              <w:pStyle w:val="XML3"/>
              <w:rPr>
                <w:del w:id="7362" w:author="Thomas Dietz" w:date="2012-08-13T14:09:00Z"/>
              </w:rPr>
            </w:pPr>
            <w:del w:id="7363" w:author="Thomas Dietz" w:date="2012-08-13T14:09:00Z">
              <w:r w:rsidRPr="009F1B7D" w:rsidDel="00CC3011">
                <w:lastRenderedPageBreak/>
                <w:delText xml:space="preserve">&lt;xs:element name="no-packet-in" </w:delText>
              </w:r>
            </w:del>
          </w:p>
          <w:p w14:paraId="6F1BD4FF" w14:textId="3BF5F6CC" w:rsidR="00B7089E" w:rsidRPr="009F1B7D" w:rsidDel="00CC3011" w:rsidRDefault="00B7089E" w:rsidP="00011096">
            <w:pPr>
              <w:pStyle w:val="XML9"/>
              <w:rPr>
                <w:del w:id="7364" w:author="Thomas Dietz" w:date="2012-08-13T14:09:00Z"/>
              </w:rPr>
            </w:pPr>
            <w:del w:id="7365" w:author="Thomas Dietz" w:date="2012-08-13T14:09:00Z">
              <w:r w:rsidRPr="009F1B7D" w:rsidDel="00CC3011">
                <w:delText>type="xs:boolean"/&gt;</w:delText>
              </w:r>
            </w:del>
          </w:p>
          <w:p w14:paraId="19C71F1E" w14:textId="6609C899" w:rsidR="00B7089E" w:rsidRPr="009F1B7D" w:rsidDel="00CC3011" w:rsidRDefault="00B7089E" w:rsidP="00011096">
            <w:pPr>
              <w:pStyle w:val="XML2"/>
              <w:rPr>
                <w:del w:id="7366" w:author="Thomas Dietz" w:date="2012-08-13T14:09:00Z"/>
              </w:rPr>
            </w:pPr>
            <w:del w:id="7367" w:author="Thomas Dietz" w:date="2012-08-13T14:09:00Z">
              <w:r w:rsidRPr="009F1B7D" w:rsidDel="00CC3011">
                <w:delText>&lt;/xs:sequence&gt;</w:delText>
              </w:r>
            </w:del>
          </w:p>
          <w:p w14:paraId="07018BB5" w14:textId="20618348" w:rsidR="00B7089E" w:rsidRPr="009F1B7D" w:rsidDel="00CC3011" w:rsidRDefault="00B7089E" w:rsidP="00011096">
            <w:pPr>
              <w:pStyle w:val="XML1"/>
              <w:rPr>
                <w:del w:id="7368" w:author="Thomas Dietz" w:date="2012-08-13T14:09:00Z"/>
              </w:rPr>
            </w:pPr>
            <w:del w:id="7369" w:author="Thomas Dietz" w:date="2012-08-13T14:09:00Z">
              <w:r w:rsidRPr="009F1B7D" w:rsidDel="00CC3011">
                <w:delText>&lt;/xs:complexType&gt;</w:delText>
              </w:r>
            </w:del>
          </w:p>
          <w:p w14:paraId="61594F02" w14:textId="57F611A2" w:rsidR="00B7089E" w:rsidRPr="009F1B7D" w:rsidDel="00CC3011" w:rsidRDefault="00B7089E" w:rsidP="00011096">
            <w:pPr>
              <w:pStyle w:val="XML1"/>
              <w:rPr>
                <w:del w:id="7370" w:author="Thomas Dietz" w:date="2012-08-13T14:09:00Z"/>
              </w:rPr>
            </w:pPr>
          </w:p>
          <w:p w14:paraId="3A38D8AB" w14:textId="160F61B3" w:rsidR="00B7089E" w:rsidRPr="009F1B7D" w:rsidDel="00CC3011" w:rsidRDefault="00B7089E" w:rsidP="00011096">
            <w:pPr>
              <w:pStyle w:val="XML1"/>
              <w:rPr>
                <w:del w:id="7371" w:author="Thomas Dietz" w:date="2012-08-13T14:09:00Z"/>
              </w:rPr>
            </w:pPr>
            <w:del w:id="7372" w:author="Thomas Dietz" w:date="2012-08-13T14:09:00Z">
              <w:r w:rsidRPr="009F1B7D" w:rsidDel="00CC3011">
                <w:delText>&lt;xs:complexTypename="OFPortStateType"&gt;</w:delText>
              </w:r>
            </w:del>
          </w:p>
          <w:p w14:paraId="31DCE2E7" w14:textId="6723CE71" w:rsidR="00B7089E" w:rsidRPr="009F1B7D" w:rsidDel="00CC3011" w:rsidRDefault="00B7089E" w:rsidP="00011096">
            <w:pPr>
              <w:pStyle w:val="XML2"/>
              <w:rPr>
                <w:del w:id="7373" w:author="Thomas Dietz" w:date="2012-08-13T14:09:00Z"/>
              </w:rPr>
            </w:pPr>
            <w:del w:id="7374" w:author="Thomas Dietz" w:date="2012-08-13T14:09:00Z">
              <w:r w:rsidRPr="009F1B7D" w:rsidDel="00CC3011">
                <w:delText>&lt;xs:sequence&gt;</w:delText>
              </w:r>
            </w:del>
          </w:p>
          <w:p w14:paraId="01F9760A" w14:textId="63B3AAA7" w:rsidR="00B7089E" w:rsidRPr="009F1B7D" w:rsidDel="00CC3011" w:rsidRDefault="00B7089E" w:rsidP="00011096">
            <w:pPr>
              <w:pStyle w:val="XML3"/>
              <w:rPr>
                <w:del w:id="7375" w:author="Thomas Dietz" w:date="2012-08-13T14:09:00Z"/>
              </w:rPr>
            </w:pPr>
            <w:del w:id="7376" w:author="Thomas Dietz" w:date="2012-08-13T14:09:00Z">
              <w:r w:rsidRPr="009F1B7D" w:rsidDel="00CC3011">
                <w:delText xml:space="preserve">&lt;xs:element name="oper-state" </w:delText>
              </w:r>
            </w:del>
          </w:p>
          <w:p w14:paraId="5A3200FF" w14:textId="7EA6AE31" w:rsidR="00B7089E" w:rsidRPr="009F1B7D" w:rsidDel="00CC3011" w:rsidRDefault="00B7089E" w:rsidP="00011096">
            <w:pPr>
              <w:pStyle w:val="XML9"/>
              <w:rPr>
                <w:del w:id="7377" w:author="Thomas Dietz" w:date="2012-08-13T14:09:00Z"/>
              </w:rPr>
            </w:pPr>
            <w:del w:id="7378" w:author="Thomas Dietz" w:date="2012-08-13T14:09:00Z">
              <w:r w:rsidRPr="009F1B7D" w:rsidDel="00CC3011">
                <w:delText>type="OFPortStateOptionsType"/&gt;</w:delText>
              </w:r>
            </w:del>
          </w:p>
          <w:p w14:paraId="4B5D2CA7" w14:textId="488AA5E3" w:rsidR="00B7089E" w:rsidRPr="009F1B7D" w:rsidDel="00CC3011" w:rsidRDefault="00B7089E" w:rsidP="00011096">
            <w:pPr>
              <w:pStyle w:val="XML4"/>
              <w:rPr>
                <w:del w:id="7379" w:author="Thomas Dietz" w:date="2012-08-13T14:09:00Z"/>
              </w:rPr>
            </w:pPr>
            <w:del w:id="7380" w:author="Thomas Dietz" w:date="2012-08-13T14:09:00Z">
              <w:r w:rsidRPr="009F1B7D" w:rsidDel="00CC3011">
                <w:delText xml:space="preserve">&lt;xs:element name="blocked" </w:delText>
              </w:r>
            </w:del>
          </w:p>
          <w:p w14:paraId="5086D05E" w14:textId="0A0AD7C6" w:rsidR="00B7089E" w:rsidRPr="009F1B7D" w:rsidDel="00CC3011" w:rsidRDefault="00B7089E" w:rsidP="00011096">
            <w:pPr>
              <w:pStyle w:val="XML9"/>
              <w:rPr>
                <w:del w:id="7381" w:author="Thomas Dietz" w:date="2012-08-13T14:09:00Z"/>
              </w:rPr>
            </w:pPr>
            <w:del w:id="7382" w:author="Thomas Dietz" w:date="2012-08-13T14:09:00Z">
              <w:r w:rsidRPr="009F1B7D" w:rsidDel="00CC3011">
                <w:delText>type="xs:boolean"/&gt;</w:delText>
              </w:r>
            </w:del>
          </w:p>
          <w:p w14:paraId="5EF48DD9" w14:textId="5D048664" w:rsidR="00B7089E" w:rsidRPr="009F1B7D" w:rsidDel="00CC3011" w:rsidRDefault="00B7089E" w:rsidP="00011096">
            <w:pPr>
              <w:pStyle w:val="XML4"/>
              <w:rPr>
                <w:del w:id="7383" w:author="Thomas Dietz" w:date="2012-08-13T14:09:00Z"/>
              </w:rPr>
            </w:pPr>
            <w:del w:id="7384" w:author="Thomas Dietz" w:date="2012-08-13T14:09:00Z">
              <w:r w:rsidRPr="009F1B7D" w:rsidDel="00CC3011">
                <w:delText xml:space="preserve">&lt;xs:element name="live" </w:delText>
              </w:r>
            </w:del>
          </w:p>
          <w:p w14:paraId="66F2A6A8" w14:textId="11A4A4C4" w:rsidR="00B7089E" w:rsidRPr="009F1B7D" w:rsidDel="00CC3011" w:rsidRDefault="00B7089E" w:rsidP="00011096">
            <w:pPr>
              <w:pStyle w:val="XML9"/>
              <w:rPr>
                <w:del w:id="7385" w:author="Thomas Dietz" w:date="2012-08-13T14:09:00Z"/>
              </w:rPr>
            </w:pPr>
            <w:del w:id="7386" w:author="Thomas Dietz" w:date="2012-08-13T14:09:00Z">
              <w:r w:rsidRPr="009F1B7D" w:rsidDel="00CC3011">
                <w:delText>type="xs:boolean"/&gt;</w:delText>
              </w:r>
            </w:del>
          </w:p>
          <w:p w14:paraId="05F0594B" w14:textId="74519F09" w:rsidR="00B7089E" w:rsidRPr="009F1B7D" w:rsidDel="00CC3011" w:rsidRDefault="00B7089E" w:rsidP="00011096">
            <w:pPr>
              <w:pStyle w:val="XML2"/>
              <w:rPr>
                <w:del w:id="7387" w:author="Thomas Dietz" w:date="2012-08-13T14:09:00Z"/>
              </w:rPr>
            </w:pPr>
            <w:del w:id="7388" w:author="Thomas Dietz" w:date="2012-08-13T14:09:00Z">
              <w:r w:rsidRPr="009F1B7D" w:rsidDel="00CC3011">
                <w:delText>&lt;/xs:sequence&gt;</w:delText>
              </w:r>
            </w:del>
          </w:p>
          <w:p w14:paraId="709E590D" w14:textId="7A4F0012" w:rsidR="00B7089E" w:rsidRPr="009F1B7D" w:rsidDel="00CC3011" w:rsidRDefault="00B7089E" w:rsidP="00011096">
            <w:pPr>
              <w:pStyle w:val="XML1"/>
              <w:rPr>
                <w:del w:id="7389" w:author="Thomas Dietz" w:date="2012-08-13T14:09:00Z"/>
              </w:rPr>
            </w:pPr>
            <w:del w:id="7390" w:author="Thomas Dietz" w:date="2012-08-13T14:09:00Z">
              <w:r w:rsidRPr="009F1B7D" w:rsidDel="00CC3011">
                <w:delText>&lt;/xs:complexType&gt;</w:delText>
              </w:r>
            </w:del>
          </w:p>
          <w:p w14:paraId="05CB3A84" w14:textId="43C2B0A5" w:rsidR="00B7089E" w:rsidRPr="009F1B7D" w:rsidDel="00CC3011" w:rsidRDefault="00B7089E" w:rsidP="00011096">
            <w:pPr>
              <w:pStyle w:val="XML1"/>
              <w:rPr>
                <w:del w:id="7391" w:author="Thomas Dietz" w:date="2012-08-13T14:09:00Z"/>
              </w:rPr>
            </w:pPr>
          </w:p>
          <w:p w14:paraId="609097EB" w14:textId="1EFF7865" w:rsidR="00B7089E" w:rsidRPr="009F1B7D" w:rsidDel="00CC3011" w:rsidRDefault="00B7089E" w:rsidP="00011096">
            <w:pPr>
              <w:pStyle w:val="XML1"/>
              <w:rPr>
                <w:del w:id="7392" w:author="Thomas Dietz" w:date="2012-08-13T14:09:00Z"/>
              </w:rPr>
            </w:pPr>
            <w:del w:id="7393" w:author="Thomas Dietz" w:date="2012-08-13T14:09:00Z">
              <w:r w:rsidRPr="009F1B7D" w:rsidDel="00CC3011">
                <w:delText>&lt;xs:simpleType name="OFPortStateOptionsType"&gt;</w:delText>
              </w:r>
            </w:del>
          </w:p>
          <w:p w14:paraId="2620F487" w14:textId="49BA74FC" w:rsidR="00B7089E" w:rsidRPr="009F1B7D" w:rsidDel="00CC3011" w:rsidRDefault="00B7089E" w:rsidP="00011096">
            <w:pPr>
              <w:pStyle w:val="XML2"/>
              <w:rPr>
                <w:del w:id="7394" w:author="Thomas Dietz" w:date="2012-08-13T14:09:00Z"/>
              </w:rPr>
            </w:pPr>
            <w:del w:id="7395" w:author="Thomas Dietz" w:date="2012-08-13T14:09:00Z">
              <w:r w:rsidRPr="009F1B7D" w:rsidDel="00CC3011">
                <w:delText>&lt;xs:restriction base="xs:string"&gt;</w:delText>
              </w:r>
            </w:del>
          </w:p>
          <w:p w14:paraId="5951B6EF" w14:textId="1126CD87" w:rsidR="00B7089E" w:rsidRPr="009F1B7D" w:rsidDel="00CC3011" w:rsidRDefault="00B7089E" w:rsidP="00011096">
            <w:pPr>
              <w:pStyle w:val="XML3"/>
              <w:rPr>
                <w:del w:id="7396" w:author="Thomas Dietz" w:date="2012-08-13T14:09:00Z"/>
              </w:rPr>
            </w:pPr>
            <w:del w:id="7397" w:author="Thomas Dietz" w:date="2012-08-13T14:09:00Z">
              <w:r w:rsidRPr="009F1B7D" w:rsidDel="00CC3011">
                <w:delText>&lt;xs:enumeration value="up"/&gt;</w:delText>
              </w:r>
            </w:del>
          </w:p>
          <w:p w14:paraId="2EE3CB23" w14:textId="6A747CE4" w:rsidR="00B7089E" w:rsidRPr="009F1B7D" w:rsidDel="00CC3011" w:rsidRDefault="00B7089E" w:rsidP="00011096">
            <w:pPr>
              <w:pStyle w:val="XML3"/>
              <w:rPr>
                <w:del w:id="7398" w:author="Thomas Dietz" w:date="2012-08-13T14:09:00Z"/>
              </w:rPr>
            </w:pPr>
            <w:del w:id="7399" w:author="Thomas Dietz" w:date="2012-08-13T14:09:00Z">
              <w:r w:rsidRPr="009F1B7D" w:rsidDel="00CC3011">
                <w:delText>&lt;xs:enumeration value="down"/&gt;</w:delText>
              </w:r>
            </w:del>
          </w:p>
          <w:p w14:paraId="73F4CF29" w14:textId="11E81B63" w:rsidR="00B7089E" w:rsidRPr="009F1B7D" w:rsidDel="00CC3011" w:rsidRDefault="00B7089E" w:rsidP="00011096">
            <w:pPr>
              <w:pStyle w:val="XML2"/>
              <w:rPr>
                <w:del w:id="7400" w:author="Thomas Dietz" w:date="2012-08-13T14:09:00Z"/>
              </w:rPr>
            </w:pPr>
            <w:del w:id="7401" w:author="Thomas Dietz" w:date="2012-08-13T14:09:00Z">
              <w:r w:rsidRPr="009F1B7D" w:rsidDel="00CC3011">
                <w:delText>&lt;/xs:restriction&gt;</w:delText>
              </w:r>
            </w:del>
          </w:p>
          <w:p w14:paraId="11BC42BF" w14:textId="106F4F4D" w:rsidR="00B7089E" w:rsidRPr="009F1B7D" w:rsidDel="00CC3011" w:rsidRDefault="00B7089E" w:rsidP="00011096">
            <w:pPr>
              <w:pStyle w:val="XML1"/>
              <w:rPr>
                <w:del w:id="7402" w:author="Thomas Dietz" w:date="2012-08-13T14:09:00Z"/>
              </w:rPr>
            </w:pPr>
            <w:del w:id="7403" w:author="Thomas Dietz" w:date="2012-08-13T14:09:00Z">
              <w:r w:rsidRPr="009F1B7D" w:rsidDel="00CC3011">
                <w:delText>&lt;/xs:simpleType&gt;</w:delText>
              </w:r>
            </w:del>
          </w:p>
          <w:p w14:paraId="7E594DC2" w14:textId="19420881" w:rsidR="00B7089E" w:rsidRPr="009F1B7D" w:rsidDel="00CC3011" w:rsidRDefault="00B7089E" w:rsidP="00011096">
            <w:pPr>
              <w:pStyle w:val="XML1"/>
              <w:rPr>
                <w:del w:id="7404" w:author="Thomas Dietz" w:date="2012-08-13T14:09:00Z"/>
              </w:rPr>
            </w:pPr>
          </w:p>
          <w:p w14:paraId="43090A68" w14:textId="154CF3F0" w:rsidR="00B7089E" w:rsidRPr="009F1B7D" w:rsidDel="00CC3011" w:rsidRDefault="00B7089E" w:rsidP="00011096">
            <w:pPr>
              <w:pStyle w:val="XML1"/>
              <w:rPr>
                <w:del w:id="7405" w:author="Thomas Dietz" w:date="2012-08-13T14:09:00Z"/>
              </w:rPr>
            </w:pPr>
            <w:del w:id="7406" w:author="Thomas Dietz" w:date="2012-08-13T14:09:00Z">
              <w:r w:rsidRPr="009F1B7D" w:rsidDel="00CC3011">
                <w:delText>&lt;xs:complexTypename="OFPortCurrentFeatureListType"&gt;</w:delText>
              </w:r>
            </w:del>
          </w:p>
          <w:p w14:paraId="4CE1063B" w14:textId="44370512" w:rsidR="00B7089E" w:rsidRPr="009F1B7D" w:rsidDel="00CC3011" w:rsidRDefault="00B7089E" w:rsidP="00011096">
            <w:pPr>
              <w:pStyle w:val="XML2"/>
              <w:rPr>
                <w:del w:id="7407" w:author="Thomas Dietz" w:date="2012-08-13T14:09:00Z"/>
              </w:rPr>
            </w:pPr>
            <w:del w:id="7408" w:author="Thomas Dietz" w:date="2012-08-13T14:09:00Z">
              <w:r w:rsidRPr="009F1B7D" w:rsidDel="00CC3011">
                <w:delText>&lt;xs:sequence&gt;</w:delText>
              </w:r>
            </w:del>
          </w:p>
          <w:p w14:paraId="6FB8E617" w14:textId="0DCA56F0" w:rsidR="00B7089E" w:rsidRPr="009F1B7D" w:rsidDel="00CC3011" w:rsidRDefault="00B7089E" w:rsidP="00011096">
            <w:pPr>
              <w:pStyle w:val="XML3"/>
              <w:rPr>
                <w:del w:id="7409" w:author="Thomas Dietz" w:date="2012-08-13T14:09:00Z"/>
              </w:rPr>
            </w:pPr>
            <w:del w:id="7410" w:author="Thomas Dietz" w:date="2012-08-13T14:09:00Z">
              <w:r w:rsidRPr="009F1B7D" w:rsidDel="00CC3011">
                <w:delText xml:space="preserve">&lt;xs:element name="rate" </w:delText>
              </w:r>
            </w:del>
          </w:p>
          <w:p w14:paraId="235FE656" w14:textId="2675EF09" w:rsidR="00B7089E" w:rsidRPr="009F1B7D" w:rsidDel="00CC3011" w:rsidRDefault="00B7089E" w:rsidP="00011096">
            <w:pPr>
              <w:pStyle w:val="XML9"/>
              <w:rPr>
                <w:del w:id="7411" w:author="Thomas Dietz" w:date="2012-08-13T14:09:00Z"/>
              </w:rPr>
            </w:pPr>
            <w:del w:id="7412" w:author="Thomas Dietz" w:date="2012-08-13T14:09:00Z">
              <w:r w:rsidRPr="009F1B7D" w:rsidDel="00CC3011">
                <w:delText>type="OFPortRateType"/&gt;</w:delText>
              </w:r>
            </w:del>
          </w:p>
          <w:p w14:paraId="31142CF6" w14:textId="155FE871" w:rsidR="00B7089E" w:rsidRPr="009F1B7D" w:rsidDel="00CC3011" w:rsidRDefault="00B7089E" w:rsidP="00011096">
            <w:pPr>
              <w:pStyle w:val="XML3"/>
              <w:rPr>
                <w:del w:id="7413" w:author="Thomas Dietz" w:date="2012-08-13T14:09:00Z"/>
              </w:rPr>
            </w:pPr>
            <w:del w:id="7414" w:author="Thomas Dietz" w:date="2012-08-13T14:09:00Z">
              <w:r w:rsidRPr="009F1B7D" w:rsidDel="00CC3011">
                <w:delText xml:space="preserve">&lt;xs:element name="auto-negotiate" </w:delText>
              </w:r>
            </w:del>
          </w:p>
          <w:p w14:paraId="6E0DAA4A" w14:textId="1B64E50F" w:rsidR="00B7089E" w:rsidRPr="009F1B7D" w:rsidDel="00CC3011" w:rsidRDefault="00B7089E" w:rsidP="00011096">
            <w:pPr>
              <w:pStyle w:val="XML9"/>
              <w:rPr>
                <w:del w:id="7415" w:author="Thomas Dietz" w:date="2012-08-13T14:09:00Z"/>
              </w:rPr>
            </w:pPr>
            <w:del w:id="7416" w:author="Thomas Dietz" w:date="2012-08-13T14:09:00Z">
              <w:r w:rsidRPr="009F1B7D" w:rsidDel="00CC3011">
                <w:delText>type="OFPortAutoNegotiateType"/&gt;</w:delText>
              </w:r>
            </w:del>
          </w:p>
          <w:p w14:paraId="1D4AB951" w14:textId="08B43829" w:rsidR="00B7089E" w:rsidRPr="009F1B7D" w:rsidDel="00CC3011" w:rsidRDefault="00B7089E" w:rsidP="00011096">
            <w:pPr>
              <w:pStyle w:val="XML3"/>
              <w:rPr>
                <w:del w:id="7417" w:author="Thomas Dietz" w:date="2012-08-13T14:09:00Z"/>
              </w:rPr>
            </w:pPr>
            <w:del w:id="7418" w:author="Thomas Dietz" w:date="2012-08-13T14:09:00Z">
              <w:r w:rsidRPr="009F1B7D" w:rsidDel="00CC3011">
                <w:delText xml:space="preserve">&lt;xs:element name="medium" </w:delText>
              </w:r>
            </w:del>
          </w:p>
          <w:p w14:paraId="56B42992" w14:textId="66E1696F" w:rsidR="00B7089E" w:rsidRPr="009F1B7D" w:rsidDel="00CC3011" w:rsidRDefault="00B7089E" w:rsidP="00011096">
            <w:pPr>
              <w:pStyle w:val="XML9"/>
              <w:rPr>
                <w:del w:id="7419" w:author="Thomas Dietz" w:date="2012-08-13T14:09:00Z"/>
              </w:rPr>
            </w:pPr>
            <w:del w:id="7420" w:author="Thomas Dietz" w:date="2012-08-13T14:09:00Z">
              <w:r w:rsidRPr="009F1B7D" w:rsidDel="00CC3011">
                <w:delText>type="OFPortMediumType"/&gt;</w:delText>
              </w:r>
            </w:del>
          </w:p>
          <w:p w14:paraId="58ABBB60" w14:textId="7096ADF9" w:rsidR="00B7089E" w:rsidRPr="009F1B7D" w:rsidDel="00CC3011" w:rsidRDefault="00B7089E" w:rsidP="00011096">
            <w:pPr>
              <w:pStyle w:val="XML3"/>
              <w:rPr>
                <w:del w:id="7421" w:author="Thomas Dietz" w:date="2012-08-13T14:09:00Z"/>
              </w:rPr>
            </w:pPr>
            <w:del w:id="7422" w:author="Thomas Dietz" w:date="2012-08-13T14:09:00Z">
              <w:r w:rsidRPr="009F1B7D" w:rsidDel="00CC3011">
                <w:delText xml:space="preserve">&lt;xs:element name="pause" </w:delText>
              </w:r>
            </w:del>
          </w:p>
          <w:p w14:paraId="4F403CF2" w14:textId="5F9D23D0" w:rsidR="00B7089E" w:rsidRPr="009F1B7D" w:rsidDel="00CC3011" w:rsidRDefault="00B7089E" w:rsidP="00011096">
            <w:pPr>
              <w:pStyle w:val="XML9"/>
              <w:rPr>
                <w:del w:id="7423" w:author="Thomas Dietz" w:date="2012-08-13T14:09:00Z"/>
              </w:rPr>
            </w:pPr>
            <w:del w:id="7424" w:author="Thomas Dietz" w:date="2012-08-13T14:09:00Z">
              <w:r w:rsidRPr="009F1B7D" w:rsidDel="00CC3011">
                <w:delText>type="OFPortPauseType" /&gt;</w:delText>
              </w:r>
            </w:del>
          </w:p>
          <w:p w14:paraId="6E6EFF68" w14:textId="2A73D43B" w:rsidR="00B7089E" w:rsidRPr="009F1B7D" w:rsidDel="00CC3011" w:rsidRDefault="00B7089E" w:rsidP="00011096">
            <w:pPr>
              <w:pStyle w:val="XML2"/>
              <w:rPr>
                <w:del w:id="7425" w:author="Thomas Dietz" w:date="2012-08-13T14:09:00Z"/>
              </w:rPr>
            </w:pPr>
            <w:del w:id="7426" w:author="Thomas Dietz" w:date="2012-08-13T14:09:00Z">
              <w:r w:rsidRPr="009F1B7D" w:rsidDel="00CC3011">
                <w:delText>&lt;/xs:sequence&gt;</w:delText>
              </w:r>
            </w:del>
          </w:p>
          <w:p w14:paraId="33491D69" w14:textId="38A1A3F7" w:rsidR="00B7089E" w:rsidRPr="009F1B7D" w:rsidDel="00CC3011" w:rsidRDefault="00B7089E" w:rsidP="00011096">
            <w:pPr>
              <w:pStyle w:val="XML1"/>
              <w:rPr>
                <w:del w:id="7427" w:author="Thomas Dietz" w:date="2012-08-13T14:09:00Z"/>
              </w:rPr>
            </w:pPr>
            <w:del w:id="7428" w:author="Thomas Dietz" w:date="2012-08-13T14:09:00Z">
              <w:r w:rsidRPr="009F1B7D" w:rsidDel="00CC3011">
                <w:delText>&lt;/xs:complexType&gt;</w:delText>
              </w:r>
            </w:del>
          </w:p>
          <w:p w14:paraId="16FA1CE3" w14:textId="2C1C0DFA" w:rsidR="00B7089E" w:rsidRPr="009F1B7D" w:rsidDel="00CC3011" w:rsidRDefault="00B7089E" w:rsidP="00011096">
            <w:pPr>
              <w:pStyle w:val="XML1"/>
              <w:rPr>
                <w:del w:id="7429" w:author="Thomas Dietz" w:date="2012-08-13T14:09:00Z"/>
              </w:rPr>
            </w:pPr>
          </w:p>
          <w:p w14:paraId="1432FED8" w14:textId="4B510217" w:rsidR="00B7089E" w:rsidRPr="009F1B7D" w:rsidDel="00CC3011" w:rsidRDefault="00B7089E" w:rsidP="00011096">
            <w:pPr>
              <w:pStyle w:val="XML1"/>
              <w:rPr>
                <w:del w:id="7430" w:author="Thomas Dietz" w:date="2012-08-13T14:09:00Z"/>
              </w:rPr>
            </w:pPr>
            <w:del w:id="7431" w:author="Thomas Dietz" w:date="2012-08-13T14:09:00Z">
              <w:r w:rsidRPr="009F1B7D" w:rsidDel="00CC3011">
                <w:delText>&lt;xs:complexType name="OFPortOtherFeatureListType"&gt;</w:delText>
              </w:r>
            </w:del>
          </w:p>
          <w:p w14:paraId="036757CC" w14:textId="7DCA1720" w:rsidR="00B7089E" w:rsidRPr="009F1B7D" w:rsidDel="00CC3011" w:rsidRDefault="00B7089E" w:rsidP="00011096">
            <w:pPr>
              <w:pStyle w:val="XML2"/>
              <w:rPr>
                <w:del w:id="7432" w:author="Thomas Dietz" w:date="2012-08-13T14:09:00Z"/>
              </w:rPr>
            </w:pPr>
            <w:del w:id="7433" w:author="Thomas Dietz" w:date="2012-08-13T14:09:00Z">
              <w:r w:rsidRPr="009F1B7D" w:rsidDel="00CC3011">
                <w:delText>&lt;xs:sequence&gt;</w:delText>
              </w:r>
            </w:del>
          </w:p>
          <w:p w14:paraId="2E9FF0D9" w14:textId="4CE6209C" w:rsidR="00B7089E" w:rsidRPr="009F1B7D" w:rsidDel="00CC3011" w:rsidRDefault="00B7089E" w:rsidP="00011096">
            <w:pPr>
              <w:pStyle w:val="XML3"/>
              <w:rPr>
                <w:del w:id="7434" w:author="Thomas Dietz" w:date="2012-08-13T14:09:00Z"/>
              </w:rPr>
            </w:pPr>
            <w:del w:id="7435" w:author="Thomas Dietz" w:date="2012-08-13T14:09:00Z">
              <w:r w:rsidRPr="009F1B7D" w:rsidDel="00CC3011">
                <w:delText xml:space="preserve">&lt;xs:element name="rate" </w:delText>
              </w:r>
            </w:del>
          </w:p>
          <w:p w14:paraId="48E7701A" w14:textId="337DCF6C" w:rsidR="00B7089E" w:rsidRPr="009F1B7D" w:rsidDel="00CC3011" w:rsidRDefault="00B7089E" w:rsidP="00011096">
            <w:pPr>
              <w:pStyle w:val="XML9"/>
              <w:rPr>
                <w:del w:id="7436" w:author="Thomas Dietz" w:date="2012-08-13T14:09:00Z"/>
              </w:rPr>
            </w:pPr>
            <w:del w:id="7437" w:author="Thomas Dietz" w:date="2012-08-13T14:09:00Z">
              <w:r w:rsidRPr="009F1B7D" w:rsidDel="00CC3011">
                <w:delText>type="OFPortRateType"</w:delText>
              </w:r>
            </w:del>
          </w:p>
          <w:p w14:paraId="71C462EB" w14:textId="7C8B3866" w:rsidR="00B7089E" w:rsidRPr="009F1B7D" w:rsidDel="00CC3011" w:rsidRDefault="00B7089E" w:rsidP="00011096">
            <w:pPr>
              <w:pStyle w:val="XML9"/>
              <w:rPr>
                <w:del w:id="7438" w:author="Thomas Dietz" w:date="2012-08-13T14:09:00Z"/>
              </w:rPr>
            </w:pPr>
            <w:del w:id="7439" w:author="Thomas Dietz" w:date="2012-08-13T14:09:00Z">
              <w:r w:rsidRPr="009F1B7D" w:rsidDel="00CC3011">
                <w:delText>maxOccurs="unbounded"/&gt;</w:delText>
              </w:r>
            </w:del>
          </w:p>
          <w:p w14:paraId="1613CA88" w14:textId="00337A3A" w:rsidR="00B7089E" w:rsidRPr="009F1B7D" w:rsidDel="00CC3011" w:rsidRDefault="00B7089E" w:rsidP="00011096">
            <w:pPr>
              <w:pStyle w:val="XML3"/>
              <w:rPr>
                <w:del w:id="7440" w:author="Thomas Dietz" w:date="2012-08-13T14:09:00Z"/>
              </w:rPr>
            </w:pPr>
            <w:del w:id="7441" w:author="Thomas Dietz" w:date="2012-08-13T14:09:00Z">
              <w:r w:rsidRPr="009F1B7D" w:rsidDel="00CC3011">
                <w:delText xml:space="preserve">&lt;xs:element name="auto-negotiate" </w:delText>
              </w:r>
            </w:del>
          </w:p>
          <w:p w14:paraId="104D924F" w14:textId="51E4C5E8" w:rsidR="00B7089E" w:rsidRPr="009F1B7D" w:rsidDel="00CC3011" w:rsidRDefault="00B7089E" w:rsidP="00011096">
            <w:pPr>
              <w:pStyle w:val="XML9"/>
              <w:rPr>
                <w:del w:id="7442" w:author="Thomas Dietz" w:date="2012-08-13T14:09:00Z"/>
              </w:rPr>
            </w:pPr>
            <w:del w:id="7443" w:author="Thomas Dietz" w:date="2012-08-13T14:09:00Z">
              <w:r w:rsidRPr="009F1B7D" w:rsidDel="00CC3011">
                <w:delText>type="OFPortAutoNegotiateType"/&gt;</w:delText>
              </w:r>
            </w:del>
          </w:p>
          <w:p w14:paraId="0AF29E72" w14:textId="50893005" w:rsidR="00B7089E" w:rsidRPr="009F1B7D" w:rsidDel="00CC3011" w:rsidRDefault="00B7089E" w:rsidP="00011096">
            <w:pPr>
              <w:pStyle w:val="XML3"/>
              <w:rPr>
                <w:del w:id="7444" w:author="Thomas Dietz" w:date="2012-08-13T14:09:00Z"/>
              </w:rPr>
            </w:pPr>
            <w:del w:id="7445" w:author="Thomas Dietz" w:date="2012-08-13T14:09:00Z">
              <w:r w:rsidRPr="009F1B7D" w:rsidDel="00CC3011">
                <w:delText xml:space="preserve">&lt;xs:element name="medium" </w:delText>
              </w:r>
            </w:del>
          </w:p>
          <w:p w14:paraId="18B5224E" w14:textId="3A0416C5" w:rsidR="00B7089E" w:rsidRPr="009F1B7D" w:rsidDel="00CC3011" w:rsidRDefault="00B7089E" w:rsidP="00011096">
            <w:pPr>
              <w:pStyle w:val="XML9"/>
              <w:rPr>
                <w:del w:id="7446" w:author="Thomas Dietz" w:date="2012-08-13T14:09:00Z"/>
              </w:rPr>
            </w:pPr>
            <w:del w:id="7447" w:author="Thomas Dietz" w:date="2012-08-13T14:09:00Z">
              <w:r w:rsidRPr="009F1B7D" w:rsidDel="00CC3011">
                <w:delText xml:space="preserve">type="OFPortMediumType" </w:delText>
              </w:r>
            </w:del>
          </w:p>
          <w:p w14:paraId="77F1C839" w14:textId="49EA4D12" w:rsidR="00B7089E" w:rsidRPr="009F1B7D" w:rsidDel="00CC3011" w:rsidRDefault="00B7089E" w:rsidP="00011096">
            <w:pPr>
              <w:pStyle w:val="XML9"/>
              <w:rPr>
                <w:del w:id="7448" w:author="Thomas Dietz" w:date="2012-08-13T14:09:00Z"/>
              </w:rPr>
            </w:pPr>
            <w:del w:id="7449" w:author="Thomas Dietz" w:date="2012-08-13T14:09:00Z">
              <w:r w:rsidRPr="009F1B7D" w:rsidDel="00CC3011">
                <w:delText>maxOccurs="unbounded"/&gt;</w:delText>
              </w:r>
            </w:del>
          </w:p>
          <w:p w14:paraId="119B3443" w14:textId="3C9B8CA6" w:rsidR="00B7089E" w:rsidRPr="009F1B7D" w:rsidDel="00CC3011" w:rsidRDefault="00B7089E" w:rsidP="00011096">
            <w:pPr>
              <w:pStyle w:val="XML3"/>
              <w:rPr>
                <w:del w:id="7450" w:author="Thomas Dietz" w:date="2012-08-13T14:09:00Z"/>
              </w:rPr>
            </w:pPr>
            <w:del w:id="7451" w:author="Thomas Dietz" w:date="2012-08-13T14:09:00Z">
              <w:r w:rsidRPr="009F1B7D" w:rsidDel="00CC3011">
                <w:delText xml:space="preserve">&lt;xs:element name="pause" </w:delText>
              </w:r>
            </w:del>
          </w:p>
          <w:p w14:paraId="0A30A411" w14:textId="366F7F5E" w:rsidR="00B7089E" w:rsidRPr="009F1B7D" w:rsidDel="00CC3011" w:rsidRDefault="00B7089E" w:rsidP="00011096">
            <w:pPr>
              <w:pStyle w:val="XML9"/>
              <w:rPr>
                <w:del w:id="7452" w:author="Thomas Dietz" w:date="2012-08-13T14:09:00Z"/>
              </w:rPr>
            </w:pPr>
            <w:del w:id="7453" w:author="Thomas Dietz" w:date="2012-08-13T14:09:00Z">
              <w:r w:rsidRPr="009F1B7D" w:rsidDel="00CC3011">
                <w:delText>type="OFPortPauseType"/&gt;</w:delText>
              </w:r>
            </w:del>
          </w:p>
          <w:p w14:paraId="0712DCB9" w14:textId="6E76026D" w:rsidR="00B7089E" w:rsidRPr="009F1B7D" w:rsidDel="00CC3011" w:rsidRDefault="00B7089E" w:rsidP="00011096">
            <w:pPr>
              <w:pStyle w:val="XML2"/>
              <w:rPr>
                <w:del w:id="7454" w:author="Thomas Dietz" w:date="2012-08-13T14:09:00Z"/>
              </w:rPr>
            </w:pPr>
            <w:del w:id="7455" w:author="Thomas Dietz" w:date="2012-08-13T14:09:00Z">
              <w:r w:rsidRPr="009F1B7D" w:rsidDel="00CC3011">
                <w:delText>&lt;/xs:sequence&gt;</w:delText>
              </w:r>
            </w:del>
          </w:p>
          <w:p w14:paraId="79AA4FB0" w14:textId="4048022A" w:rsidR="00B7089E" w:rsidRPr="009F1B7D" w:rsidDel="00CC3011" w:rsidRDefault="00B7089E" w:rsidP="00011096">
            <w:pPr>
              <w:pStyle w:val="XML1"/>
              <w:rPr>
                <w:del w:id="7456" w:author="Thomas Dietz" w:date="2012-08-13T14:09:00Z"/>
              </w:rPr>
            </w:pPr>
            <w:del w:id="7457" w:author="Thomas Dietz" w:date="2012-08-13T14:09:00Z">
              <w:r w:rsidRPr="009F1B7D" w:rsidDel="00CC3011">
                <w:delText>&lt;/xs:complexType&gt;</w:delText>
              </w:r>
            </w:del>
          </w:p>
          <w:p w14:paraId="528B5B2A" w14:textId="2587D4C2" w:rsidR="00B7089E" w:rsidDel="00CC3011" w:rsidRDefault="00B7089E" w:rsidP="00011096">
            <w:pPr>
              <w:pStyle w:val="XML1"/>
              <w:rPr>
                <w:del w:id="7458" w:author="Thomas Dietz" w:date="2012-08-13T14:09:00Z"/>
              </w:rPr>
            </w:pPr>
          </w:p>
          <w:p w14:paraId="47353FC9" w14:textId="1BEA1798" w:rsidR="00712E70" w:rsidRPr="009F1B7D" w:rsidDel="00CC3011" w:rsidRDefault="00712E70" w:rsidP="00712E70">
            <w:pPr>
              <w:pStyle w:val="XML1"/>
              <w:rPr>
                <w:del w:id="7459" w:author="Thomas Dietz" w:date="2012-08-13T14:09:00Z"/>
              </w:rPr>
            </w:pPr>
            <w:del w:id="7460" w:author="Thomas Dietz" w:date="2012-08-13T14:09:00Z">
              <w:r w:rsidDel="00CC3011">
                <w:delText>&lt;xs:complexType name="OFTunnel</w:delText>
              </w:r>
              <w:r w:rsidRPr="009F1B7D" w:rsidDel="00CC3011">
                <w:delText>Type"&gt;</w:delText>
              </w:r>
            </w:del>
          </w:p>
          <w:p w14:paraId="60DCE094" w14:textId="58D9CA22" w:rsidR="00712E70" w:rsidDel="00CC3011" w:rsidRDefault="00712E70" w:rsidP="00712E70">
            <w:pPr>
              <w:pStyle w:val="XML2"/>
              <w:rPr>
                <w:del w:id="7461" w:author="Thomas Dietz" w:date="2012-08-13T14:09:00Z"/>
              </w:rPr>
            </w:pPr>
            <w:del w:id="7462" w:author="Thomas Dietz" w:date="2012-08-13T14:09:00Z">
              <w:r w:rsidRPr="009F1B7D" w:rsidDel="00CC3011">
                <w:delText>&lt;xs:sequence&gt;</w:delText>
              </w:r>
            </w:del>
          </w:p>
          <w:p w14:paraId="38585280" w14:textId="362C6C3E" w:rsidR="00FF445F" w:rsidDel="00CC3011" w:rsidRDefault="00FF445F" w:rsidP="00FF445F">
            <w:pPr>
              <w:pStyle w:val="XML3"/>
              <w:rPr>
                <w:del w:id="7463" w:author="Thomas Dietz" w:date="2012-08-13T14:09:00Z"/>
              </w:rPr>
            </w:pPr>
            <w:del w:id="7464" w:author="Thomas Dietz" w:date="2012-08-13T14:09:00Z">
              <w:r w:rsidDel="00CC3011">
                <w:delText>&lt;xs:choice&gt;</w:delText>
              </w:r>
            </w:del>
          </w:p>
          <w:p w14:paraId="2F61D842" w14:textId="36B2CF26" w:rsidR="00FF445F" w:rsidDel="00CC3011" w:rsidRDefault="00FF445F" w:rsidP="00FF445F">
            <w:pPr>
              <w:pStyle w:val="XML4"/>
              <w:rPr>
                <w:del w:id="7465" w:author="Thomas Dietz" w:date="2012-08-13T14:09:00Z"/>
              </w:rPr>
            </w:pPr>
            <w:del w:id="7466" w:author="Thomas Dietz" w:date="2012-08-13T14:09:00Z">
              <w:r w:rsidRPr="009F1B7D" w:rsidDel="00CC3011">
                <w:delText>&lt;xs:element name</w:delText>
              </w:r>
              <w:r w:rsidDel="00CC3011">
                <w:delText>=”</w:delText>
              </w:r>
              <w:r w:rsidR="00515F8F" w:rsidDel="00CC3011">
                <w:delText>local-endpoint-</w:delText>
              </w:r>
              <w:r w:rsidDel="00CC3011">
                <w:delText>ipv4-address”</w:delText>
              </w:r>
            </w:del>
          </w:p>
          <w:p w14:paraId="57B23B0F" w14:textId="09B608BF" w:rsidR="00FF445F" w:rsidDel="00CC3011" w:rsidRDefault="00FF445F" w:rsidP="00FF445F">
            <w:pPr>
              <w:pStyle w:val="XML9"/>
              <w:rPr>
                <w:del w:id="7467" w:author="Thomas Dietz" w:date="2012-08-13T14:09:00Z"/>
              </w:rPr>
            </w:pPr>
            <w:del w:id="7468" w:author="Thomas Dietz" w:date="2012-08-13T14:09:00Z">
              <w:r w:rsidDel="00CC3011">
                <w:delText>type="inet:ipv4-address</w:delText>
              </w:r>
              <w:r w:rsidRPr="009F1B7D" w:rsidDel="00CC3011">
                <w:delText>"/&gt;</w:delText>
              </w:r>
            </w:del>
          </w:p>
          <w:p w14:paraId="6B909B8B" w14:textId="5AC4C846" w:rsidR="00FF445F" w:rsidDel="00CC3011" w:rsidRDefault="00FF445F" w:rsidP="00FF445F">
            <w:pPr>
              <w:pStyle w:val="XML4"/>
              <w:rPr>
                <w:del w:id="7469" w:author="Thomas Dietz" w:date="2012-08-13T14:09:00Z"/>
              </w:rPr>
            </w:pPr>
            <w:del w:id="7470" w:author="Thomas Dietz" w:date="2012-08-13T14:09:00Z">
              <w:r w:rsidRPr="009F1B7D" w:rsidDel="00CC3011">
                <w:lastRenderedPageBreak/>
                <w:delText>&lt;xs:element name</w:delText>
              </w:r>
              <w:r w:rsidDel="00CC3011">
                <w:delText>=”</w:delText>
              </w:r>
              <w:r w:rsidR="00515F8F" w:rsidDel="00CC3011">
                <w:delText>local-endpoint-</w:delText>
              </w:r>
              <w:r w:rsidDel="00CC3011">
                <w:delText>ipv6-address”</w:delText>
              </w:r>
            </w:del>
          </w:p>
          <w:p w14:paraId="25AC0F52" w14:textId="335A0A64" w:rsidR="00FF445F" w:rsidDel="00CC3011" w:rsidRDefault="00FF445F" w:rsidP="00FF445F">
            <w:pPr>
              <w:pStyle w:val="XML9"/>
              <w:rPr>
                <w:del w:id="7471" w:author="Thomas Dietz" w:date="2012-08-13T14:09:00Z"/>
              </w:rPr>
            </w:pPr>
            <w:del w:id="7472" w:author="Thomas Dietz" w:date="2012-08-13T14:09:00Z">
              <w:r w:rsidDel="00CC3011">
                <w:delText>type="inet:ipv6-address</w:delText>
              </w:r>
              <w:r w:rsidRPr="009F1B7D" w:rsidDel="00CC3011">
                <w:delText>"/&gt;</w:delText>
              </w:r>
            </w:del>
          </w:p>
          <w:p w14:paraId="54D47EF3" w14:textId="2F69F6F3" w:rsidR="00FF445F" w:rsidDel="00CC3011" w:rsidRDefault="00FF445F" w:rsidP="00FF445F">
            <w:pPr>
              <w:pStyle w:val="XML4"/>
              <w:rPr>
                <w:del w:id="7473" w:author="Thomas Dietz" w:date="2012-08-13T14:09:00Z"/>
              </w:rPr>
            </w:pPr>
            <w:del w:id="7474" w:author="Thomas Dietz" w:date="2012-08-13T14:09:00Z">
              <w:r w:rsidRPr="009F1B7D" w:rsidDel="00CC3011">
                <w:delText>&lt;xs:element name</w:delText>
              </w:r>
              <w:r w:rsidDel="00CC3011">
                <w:delText>=”</w:delText>
              </w:r>
              <w:r w:rsidR="00515F8F" w:rsidDel="00CC3011">
                <w:delText>local-endpoint-</w:delText>
              </w:r>
              <w:r w:rsidDel="00CC3011">
                <w:delText>mac-address”</w:delText>
              </w:r>
            </w:del>
          </w:p>
          <w:p w14:paraId="77171906" w14:textId="00C62414" w:rsidR="00FF445F" w:rsidDel="00CC3011" w:rsidRDefault="00FF445F" w:rsidP="00FF445F">
            <w:pPr>
              <w:pStyle w:val="XML9"/>
              <w:rPr>
                <w:del w:id="7475" w:author="Thomas Dietz" w:date="2012-08-13T14:09:00Z"/>
              </w:rPr>
            </w:pPr>
            <w:del w:id="7476" w:author="Thomas Dietz" w:date="2012-08-13T14:09:00Z">
              <w:r w:rsidDel="00CC3011">
                <w:delText>type="inet:mac-address</w:delText>
              </w:r>
              <w:r w:rsidRPr="009F1B7D" w:rsidDel="00CC3011">
                <w:delText>"/&gt;</w:delText>
              </w:r>
            </w:del>
          </w:p>
          <w:p w14:paraId="4C27F8D6" w14:textId="7761EABD" w:rsidR="00FF445F" w:rsidDel="00CC3011" w:rsidRDefault="00FF445F" w:rsidP="00FF445F">
            <w:pPr>
              <w:pStyle w:val="XML3"/>
              <w:rPr>
                <w:del w:id="7477" w:author="Thomas Dietz" w:date="2012-08-13T14:09:00Z"/>
              </w:rPr>
            </w:pPr>
            <w:del w:id="7478" w:author="Thomas Dietz" w:date="2012-08-13T14:09:00Z">
              <w:r w:rsidDel="00CC3011">
                <w:delText>&lt;/</w:delText>
              </w:r>
              <w:r w:rsidRPr="009F1B7D" w:rsidDel="00CC3011">
                <w:delText>xs:</w:delText>
              </w:r>
              <w:r w:rsidDel="00CC3011">
                <w:delText>choice&gt;</w:delText>
              </w:r>
            </w:del>
          </w:p>
          <w:p w14:paraId="352D1D70" w14:textId="3752DBBF" w:rsidR="00515F8F" w:rsidDel="00CC3011" w:rsidRDefault="00515F8F" w:rsidP="00515F8F">
            <w:pPr>
              <w:pStyle w:val="XML3"/>
              <w:rPr>
                <w:del w:id="7479" w:author="Thomas Dietz" w:date="2012-08-13T14:09:00Z"/>
              </w:rPr>
            </w:pPr>
            <w:del w:id="7480" w:author="Thomas Dietz" w:date="2012-08-13T14:09:00Z">
              <w:r w:rsidDel="00CC3011">
                <w:delText>&lt;xs:choice&gt;</w:delText>
              </w:r>
            </w:del>
          </w:p>
          <w:p w14:paraId="1ECF3379" w14:textId="20F66BF7" w:rsidR="00515F8F" w:rsidDel="00CC3011" w:rsidRDefault="00515F8F" w:rsidP="00515F8F">
            <w:pPr>
              <w:pStyle w:val="XML4"/>
              <w:rPr>
                <w:del w:id="7481" w:author="Thomas Dietz" w:date="2012-08-13T14:09:00Z"/>
              </w:rPr>
            </w:pPr>
            <w:del w:id="7482" w:author="Thomas Dietz" w:date="2012-08-13T14:09:00Z">
              <w:r w:rsidRPr="009F1B7D" w:rsidDel="00CC3011">
                <w:delText>&lt;xs:element name</w:delText>
              </w:r>
              <w:r w:rsidDel="00CC3011">
                <w:delText>=”remote-endpoint-ipv4-address”</w:delText>
              </w:r>
            </w:del>
          </w:p>
          <w:p w14:paraId="0DF65E02" w14:textId="065A504D" w:rsidR="00515F8F" w:rsidDel="00CC3011" w:rsidRDefault="00515F8F" w:rsidP="00515F8F">
            <w:pPr>
              <w:pStyle w:val="XML9"/>
              <w:rPr>
                <w:del w:id="7483" w:author="Thomas Dietz" w:date="2012-08-13T14:09:00Z"/>
              </w:rPr>
            </w:pPr>
            <w:del w:id="7484" w:author="Thomas Dietz" w:date="2012-08-13T14:09:00Z">
              <w:r w:rsidDel="00CC3011">
                <w:delText>type="inet:ipv4-address</w:delText>
              </w:r>
              <w:r w:rsidRPr="009F1B7D" w:rsidDel="00CC3011">
                <w:delText>"/&gt;</w:delText>
              </w:r>
            </w:del>
          </w:p>
          <w:p w14:paraId="3F813D48" w14:textId="655F141B" w:rsidR="00515F8F" w:rsidDel="00CC3011" w:rsidRDefault="00515F8F" w:rsidP="00515F8F">
            <w:pPr>
              <w:pStyle w:val="XML4"/>
              <w:rPr>
                <w:del w:id="7485" w:author="Thomas Dietz" w:date="2012-08-13T14:09:00Z"/>
              </w:rPr>
            </w:pPr>
            <w:del w:id="7486" w:author="Thomas Dietz" w:date="2012-08-13T14:09:00Z">
              <w:r w:rsidRPr="009F1B7D" w:rsidDel="00CC3011">
                <w:delText>&lt;xs:element name</w:delText>
              </w:r>
              <w:r w:rsidDel="00CC3011">
                <w:delText>=”remote-endpoint-ipv6-address”</w:delText>
              </w:r>
            </w:del>
          </w:p>
          <w:p w14:paraId="5C18C2BB" w14:textId="1D7DE569" w:rsidR="00515F8F" w:rsidDel="00CC3011" w:rsidRDefault="00515F8F" w:rsidP="00515F8F">
            <w:pPr>
              <w:pStyle w:val="XML9"/>
              <w:rPr>
                <w:del w:id="7487" w:author="Thomas Dietz" w:date="2012-08-13T14:09:00Z"/>
              </w:rPr>
            </w:pPr>
            <w:del w:id="7488" w:author="Thomas Dietz" w:date="2012-08-13T14:09:00Z">
              <w:r w:rsidDel="00CC3011">
                <w:delText>type="inet:ipv6-address</w:delText>
              </w:r>
              <w:r w:rsidRPr="009F1B7D" w:rsidDel="00CC3011">
                <w:delText>"/&gt;</w:delText>
              </w:r>
            </w:del>
          </w:p>
          <w:p w14:paraId="3CF35607" w14:textId="25777BEC" w:rsidR="00515F8F" w:rsidDel="00CC3011" w:rsidRDefault="00515F8F" w:rsidP="00515F8F">
            <w:pPr>
              <w:pStyle w:val="XML4"/>
              <w:rPr>
                <w:del w:id="7489" w:author="Thomas Dietz" w:date="2012-08-13T14:09:00Z"/>
              </w:rPr>
            </w:pPr>
            <w:del w:id="7490" w:author="Thomas Dietz" w:date="2012-08-13T14:09:00Z">
              <w:r w:rsidRPr="009F1B7D" w:rsidDel="00CC3011">
                <w:delText>&lt;xs:element name</w:delText>
              </w:r>
              <w:r w:rsidDel="00CC3011">
                <w:delText>=”remote-endpoint-mac-address”</w:delText>
              </w:r>
            </w:del>
          </w:p>
          <w:p w14:paraId="5E381911" w14:textId="19ADEF41" w:rsidR="00515F8F" w:rsidDel="00CC3011" w:rsidRDefault="00515F8F" w:rsidP="00515F8F">
            <w:pPr>
              <w:pStyle w:val="XML9"/>
              <w:rPr>
                <w:del w:id="7491" w:author="Thomas Dietz" w:date="2012-08-13T14:09:00Z"/>
              </w:rPr>
            </w:pPr>
            <w:del w:id="7492" w:author="Thomas Dietz" w:date="2012-08-13T14:09:00Z">
              <w:r w:rsidDel="00CC3011">
                <w:delText>type="inet:mac-address</w:delText>
              </w:r>
              <w:r w:rsidRPr="009F1B7D" w:rsidDel="00CC3011">
                <w:delText>"/&gt;</w:delText>
              </w:r>
            </w:del>
          </w:p>
          <w:p w14:paraId="292688CE" w14:textId="1426860D" w:rsidR="00515F8F" w:rsidDel="00CC3011" w:rsidRDefault="00515F8F" w:rsidP="00515F8F">
            <w:pPr>
              <w:pStyle w:val="XML3"/>
              <w:rPr>
                <w:del w:id="7493" w:author="Thomas Dietz" w:date="2012-08-13T14:09:00Z"/>
              </w:rPr>
            </w:pPr>
            <w:del w:id="7494" w:author="Thomas Dietz" w:date="2012-08-13T14:09:00Z">
              <w:r w:rsidDel="00CC3011">
                <w:delText>&lt;/</w:delText>
              </w:r>
              <w:r w:rsidRPr="009F1B7D" w:rsidDel="00CC3011">
                <w:delText>xs:</w:delText>
              </w:r>
              <w:r w:rsidDel="00CC3011">
                <w:delText>choice&gt;</w:delText>
              </w:r>
            </w:del>
          </w:p>
          <w:p w14:paraId="74D46991" w14:textId="58DBFE56" w:rsidR="00712E70" w:rsidRPr="009F1B7D" w:rsidDel="00CC3011" w:rsidRDefault="00712E70" w:rsidP="00712E70">
            <w:pPr>
              <w:pStyle w:val="XML2"/>
              <w:rPr>
                <w:del w:id="7495" w:author="Thomas Dietz" w:date="2012-08-13T14:09:00Z"/>
              </w:rPr>
            </w:pPr>
            <w:del w:id="7496" w:author="Thomas Dietz" w:date="2012-08-13T14:09:00Z">
              <w:r w:rsidRPr="009F1B7D" w:rsidDel="00CC3011">
                <w:delText>&lt;/xs:sequence&gt;</w:delText>
              </w:r>
            </w:del>
          </w:p>
          <w:p w14:paraId="13E2D431" w14:textId="0AB9136B" w:rsidR="00712E70" w:rsidRPr="009F1B7D" w:rsidDel="00CC3011" w:rsidRDefault="00712E70" w:rsidP="00712E70">
            <w:pPr>
              <w:pStyle w:val="XML1"/>
              <w:rPr>
                <w:del w:id="7497" w:author="Thomas Dietz" w:date="2012-08-13T14:09:00Z"/>
              </w:rPr>
            </w:pPr>
            <w:del w:id="7498" w:author="Thomas Dietz" w:date="2012-08-13T14:09:00Z">
              <w:r w:rsidRPr="009F1B7D" w:rsidDel="00CC3011">
                <w:delText>&lt;/xs:complexType&gt;</w:delText>
              </w:r>
            </w:del>
          </w:p>
          <w:p w14:paraId="7FF320A8" w14:textId="792AB21B" w:rsidR="00712E70" w:rsidRPr="009F1B7D" w:rsidDel="00CC3011" w:rsidRDefault="00712E70" w:rsidP="00712E70">
            <w:pPr>
              <w:pStyle w:val="XML3"/>
              <w:ind w:left="0" w:firstLine="0"/>
              <w:rPr>
                <w:del w:id="7499" w:author="Thomas Dietz" w:date="2012-08-13T14:09:00Z"/>
              </w:rPr>
            </w:pPr>
          </w:p>
          <w:p w14:paraId="5C58D905" w14:textId="218FA0EF" w:rsidR="00712E70" w:rsidDel="00CC3011" w:rsidRDefault="00712E70" w:rsidP="00712E70">
            <w:pPr>
              <w:pStyle w:val="XML1"/>
              <w:rPr>
                <w:del w:id="7500" w:author="Thomas Dietz" w:date="2012-08-13T14:09:00Z"/>
              </w:rPr>
            </w:pPr>
            <w:del w:id="7501" w:author="Thomas Dietz" w:date="2012-08-13T14:09:00Z">
              <w:r w:rsidDel="00CC3011">
                <w:delText>&lt;xs:complexType name="</w:delText>
              </w:r>
              <w:r w:rsidR="003C6552" w:rsidDel="00CC3011">
                <w:delText>OF</w:delText>
              </w:r>
              <w:r w:rsidDel="00CC3011">
                <w:delText>IPinGRE</w:delText>
              </w:r>
              <w:r w:rsidR="003C6552" w:rsidDel="00CC3011">
                <w:delText>tunnelType</w:delText>
              </w:r>
              <w:r w:rsidDel="00CC3011">
                <w:delText>"&gt;</w:delText>
              </w:r>
            </w:del>
          </w:p>
          <w:p w14:paraId="578A81C3" w14:textId="1E1DBBD4" w:rsidR="00712E70" w:rsidDel="00CC3011" w:rsidRDefault="00712E70" w:rsidP="00712E70">
            <w:pPr>
              <w:pStyle w:val="XML2"/>
              <w:rPr>
                <w:del w:id="7502" w:author="Thomas Dietz" w:date="2012-08-13T14:09:00Z"/>
              </w:rPr>
            </w:pPr>
            <w:del w:id="7503" w:author="Thomas Dietz" w:date="2012-08-13T14:09:00Z">
              <w:r w:rsidDel="00CC3011">
                <w:delText>&lt;xs:complexContent&gt;</w:delText>
              </w:r>
            </w:del>
          </w:p>
          <w:p w14:paraId="77A0F3B9" w14:textId="75BB8709" w:rsidR="00712E70" w:rsidDel="00CC3011" w:rsidRDefault="00712E70" w:rsidP="00712E70">
            <w:pPr>
              <w:pStyle w:val="XML3"/>
              <w:rPr>
                <w:del w:id="7504" w:author="Thomas Dietz" w:date="2012-08-13T14:09:00Z"/>
              </w:rPr>
            </w:pPr>
            <w:del w:id="7505" w:author="Thomas Dietz" w:date="2012-08-13T14:09:00Z">
              <w:r w:rsidDel="00CC3011">
                <w:delText>&lt;xs:extension base="OFTunnelType"&gt;</w:delText>
              </w:r>
            </w:del>
          </w:p>
          <w:p w14:paraId="74B2F0E5" w14:textId="36384800" w:rsidR="00712E70" w:rsidDel="00CC3011" w:rsidRDefault="00712E70" w:rsidP="00712E70">
            <w:pPr>
              <w:pStyle w:val="XML4"/>
              <w:rPr>
                <w:del w:id="7506" w:author="Thomas Dietz" w:date="2012-08-13T14:09:00Z"/>
              </w:rPr>
            </w:pPr>
            <w:del w:id="7507" w:author="Thomas Dietz" w:date="2012-08-13T14:09:00Z">
              <w:r w:rsidDel="00CC3011">
                <w:delText>&lt;xs:sequence&gt;</w:delText>
              </w:r>
            </w:del>
          </w:p>
          <w:p w14:paraId="0FD08897" w14:textId="282EF8D9" w:rsidR="00712E70" w:rsidDel="00CC3011" w:rsidRDefault="00712E70" w:rsidP="00712E70">
            <w:pPr>
              <w:pStyle w:val="XML5"/>
              <w:rPr>
                <w:del w:id="7508" w:author="Thomas Dietz" w:date="2012-08-13T14:09:00Z"/>
              </w:rPr>
            </w:pPr>
            <w:del w:id="7509" w:author="Thomas Dietz" w:date="2012-08-13T14:09:00Z">
              <w:r w:rsidDel="00CC3011">
                <w:delText>&lt;xs:element name="checksum-present" type="xs:boolean"</w:delText>
              </w:r>
            </w:del>
          </w:p>
          <w:p w14:paraId="4E14C506" w14:textId="2D0D764C" w:rsidR="00712E70" w:rsidDel="00CC3011" w:rsidRDefault="00712E70" w:rsidP="00712E70">
            <w:pPr>
              <w:pStyle w:val="XML9"/>
              <w:rPr>
                <w:del w:id="7510" w:author="Thomas Dietz" w:date="2012-08-13T14:09:00Z"/>
              </w:rPr>
            </w:pPr>
            <w:del w:id="7511" w:author="Thomas Dietz" w:date="2012-08-13T14:09:00Z">
              <w:r w:rsidDel="00CC3011">
                <w:delText>default="true"/&gt;</w:delText>
              </w:r>
            </w:del>
          </w:p>
          <w:p w14:paraId="0DD74B8D" w14:textId="64F7A477" w:rsidR="00712E70" w:rsidDel="00CC3011" w:rsidRDefault="00712E70" w:rsidP="00712E70">
            <w:pPr>
              <w:pStyle w:val="XML5"/>
              <w:rPr>
                <w:del w:id="7512" w:author="Thomas Dietz" w:date="2012-08-13T14:09:00Z"/>
              </w:rPr>
            </w:pPr>
            <w:del w:id="7513" w:author="Thomas Dietz" w:date="2012-08-13T14:09:00Z">
              <w:r w:rsidDel="00CC3011">
                <w:delText xml:space="preserve">&lt;xs:element name="key-present" type="xs:boolean" </w:delText>
              </w:r>
            </w:del>
          </w:p>
          <w:p w14:paraId="177A27EF" w14:textId="0B6D5BF3" w:rsidR="00712E70" w:rsidDel="00CC3011" w:rsidRDefault="00712E70" w:rsidP="00712E70">
            <w:pPr>
              <w:pStyle w:val="XML9"/>
              <w:rPr>
                <w:del w:id="7514" w:author="Thomas Dietz" w:date="2012-08-13T14:09:00Z"/>
              </w:rPr>
            </w:pPr>
            <w:del w:id="7515" w:author="Thomas Dietz" w:date="2012-08-13T14:09:00Z">
              <w:r w:rsidDel="00CC3011">
                <w:delText>default="true"/&gt;</w:delText>
              </w:r>
            </w:del>
          </w:p>
          <w:p w14:paraId="445AA8C8" w14:textId="7D6D3045" w:rsidR="00712E70" w:rsidDel="00CC3011" w:rsidRDefault="00712E70" w:rsidP="00712E70">
            <w:pPr>
              <w:pStyle w:val="XML5"/>
              <w:rPr>
                <w:del w:id="7516" w:author="Thomas Dietz" w:date="2012-08-13T14:09:00Z"/>
              </w:rPr>
            </w:pPr>
            <w:del w:id="7517" w:author="Thomas Dietz" w:date="2012-08-13T14:09:00Z">
              <w:r w:rsidDel="00CC3011">
                <w:delText>&lt;xs:element name="key" type="xs:unsignedInt"/&gt;</w:delText>
              </w:r>
            </w:del>
          </w:p>
          <w:p w14:paraId="6509D9E5" w14:textId="60E1D3B5" w:rsidR="00712E70" w:rsidDel="00CC3011" w:rsidRDefault="00712E70" w:rsidP="00712E70">
            <w:pPr>
              <w:pStyle w:val="XML5"/>
              <w:rPr>
                <w:del w:id="7518" w:author="Thomas Dietz" w:date="2012-08-13T14:09:00Z"/>
              </w:rPr>
            </w:pPr>
            <w:del w:id="7519" w:author="Thomas Dietz" w:date="2012-08-13T14:09:00Z">
              <w:r w:rsidDel="00CC3011">
                <w:delText xml:space="preserve">&lt;xs:element name="sequence-number-present" type="xs:boolean" </w:delText>
              </w:r>
            </w:del>
          </w:p>
          <w:p w14:paraId="45F90CD8" w14:textId="52839E58" w:rsidR="00712E70" w:rsidDel="00CC3011" w:rsidRDefault="00712E70" w:rsidP="00712E70">
            <w:pPr>
              <w:pStyle w:val="XML9"/>
              <w:rPr>
                <w:del w:id="7520" w:author="Thomas Dietz" w:date="2012-08-13T14:09:00Z"/>
              </w:rPr>
            </w:pPr>
            <w:del w:id="7521" w:author="Thomas Dietz" w:date="2012-08-13T14:09:00Z">
              <w:r w:rsidDel="00CC3011">
                <w:delText>default="false"/&gt;</w:delText>
              </w:r>
            </w:del>
          </w:p>
          <w:p w14:paraId="7E6E8E76" w14:textId="1E5E7CC6" w:rsidR="00712E70" w:rsidDel="00CC3011" w:rsidRDefault="00712E70" w:rsidP="00712E70">
            <w:pPr>
              <w:pStyle w:val="XML4"/>
              <w:rPr>
                <w:del w:id="7522" w:author="Thomas Dietz" w:date="2012-08-13T14:09:00Z"/>
              </w:rPr>
            </w:pPr>
            <w:del w:id="7523" w:author="Thomas Dietz" w:date="2012-08-13T14:09:00Z">
              <w:r w:rsidDel="00CC3011">
                <w:delText>&lt;/xs:sequence&gt;</w:delText>
              </w:r>
            </w:del>
          </w:p>
          <w:p w14:paraId="725C3675" w14:textId="29E57380" w:rsidR="00712E70" w:rsidDel="00CC3011" w:rsidRDefault="00712E70" w:rsidP="00712E70">
            <w:pPr>
              <w:pStyle w:val="XML3"/>
              <w:rPr>
                <w:del w:id="7524" w:author="Thomas Dietz" w:date="2012-08-13T14:09:00Z"/>
              </w:rPr>
            </w:pPr>
            <w:del w:id="7525" w:author="Thomas Dietz" w:date="2012-08-13T14:09:00Z">
              <w:r w:rsidDel="00CC3011">
                <w:delText>&lt;/xs:extension&gt;</w:delText>
              </w:r>
            </w:del>
          </w:p>
          <w:p w14:paraId="56A20E6E" w14:textId="628CB87C" w:rsidR="00712E70" w:rsidDel="00CC3011" w:rsidRDefault="00712E70" w:rsidP="00712E70">
            <w:pPr>
              <w:pStyle w:val="XML2"/>
              <w:rPr>
                <w:del w:id="7526" w:author="Thomas Dietz" w:date="2012-08-13T14:09:00Z"/>
              </w:rPr>
            </w:pPr>
            <w:del w:id="7527" w:author="Thomas Dietz" w:date="2012-08-13T14:09:00Z">
              <w:r w:rsidDel="00CC3011">
                <w:delText>&lt;/xs:complexContent&gt;</w:delText>
              </w:r>
            </w:del>
          </w:p>
          <w:p w14:paraId="22106968" w14:textId="4B8E55B9" w:rsidR="00712E70" w:rsidDel="00CC3011" w:rsidRDefault="00712E70" w:rsidP="00712E70">
            <w:pPr>
              <w:pStyle w:val="XML1"/>
              <w:rPr>
                <w:del w:id="7528" w:author="Thomas Dietz" w:date="2012-08-13T14:09:00Z"/>
              </w:rPr>
            </w:pPr>
            <w:del w:id="7529" w:author="Thomas Dietz" w:date="2012-08-13T14:09:00Z">
              <w:r w:rsidDel="00CC3011">
                <w:delText>&lt;/xs:complexType&gt;</w:delText>
              </w:r>
            </w:del>
          </w:p>
          <w:p w14:paraId="6AA86D48" w14:textId="2E7B6A88" w:rsidR="00712E70" w:rsidDel="00CC3011" w:rsidRDefault="00712E70" w:rsidP="00712E70">
            <w:pPr>
              <w:pStyle w:val="XML1"/>
              <w:rPr>
                <w:del w:id="7530" w:author="Thomas Dietz" w:date="2012-08-13T14:09:00Z"/>
              </w:rPr>
            </w:pPr>
          </w:p>
          <w:p w14:paraId="5A754D54" w14:textId="44481615" w:rsidR="00712E70" w:rsidDel="00CC3011" w:rsidRDefault="003C6552" w:rsidP="00712E70">
            <w:pPr>
              <w:pStyle w:val="XML1"/>
              <w:rPr>
                <w:del w:id="7531" w:author="Thomas Dietz" w:date="2012-08-13T14:09:00Z"/>
              </w:rPr>
            </w:pPr>
            <w:del w:id="7532" w:author="Thomas Dietz" w:date="2012-08-13T14:09:00Z">
              <w:r w:rsidDel="00CC3011">
                <w:delText>&lt;xs:complexType name="OF</w:delText>
              </w:r>
              <w:r w:rsidR="00712E70" w:rsidDel="00CC3011">
                <w:delText>VxLANTunnelType"&gt;</w:delText>
              </w:r>
            </w:del>
          </w:p>
          <w:p w14:paraId="6124781D" w14:textId="1C8408A2" w:rsidR="00712E70" w:rsidDel="00CC3011" w:rsidRDefault="00712E70" w:rsidP="00712E70">
            <w:pPr>
              <w:pStyle w:val="XML2"/>
              <w:rPr>
                <w:del w:id="7533" w:author="Thomas Dietz" w:date="2012-08-13T14:09:00Z"/>
              </w:rPr>
            </w:pPr>
            <w:del w:id="7534" w:author="Thomas Dietz" w:date="2012-08-13T14:09:00Z">
              <w:r w:rsidDel="00CC3011">
                <w:delText>&lt;xs:complexContent&gt;</w:delText>
              </w:r>
            </w:del>
          </w:p>
          <w:p w14:paraId="4F20E041" w14:textId="104C0300" w:rsidR="00712E70" w:rsidDel="00CC3011" w:rsidRDefault="00712E70" w:rsidP="00712E70">
            <w:pPr>
              <w:pStyle w:val="XML3"/>
              <w:rPr>
                <w:del w:id="7535" w:author="Thomas Dietz" w:date="2012-08-13T14:09:00Z"/>
              </w:rPr>
            </w:pPr>
            <w:del w:id="7536" w:author="Thomas Dietz" w:date="2012-08-13T14:09:00Z">
              <w:r w:rsidDel="00CC3011">
                <w:delText>&lt;xs:extension base="OFTunnelType"&gt;</w:delText>
              </w:r>
            </w:del>
          </w:p>
          <w:p w14:paraId="3B47F0C9" w14:textId="4F1BC9CD" w:rsidR="00712E70" w:rsidDel="00CC3011" w:rsidRDefault="00712E70" w:rsidP="00712E70">
            <w:pPr>
              <w:pStyle w:val="XML4"/>
              <w:rPr>
                <w:del w:id="7537" w:author="Thomas Dietz" w:date="2012-08-13T14:09:00Z"/>
              </w:rPr>
            </w:pPr>
            <w:del w:id="7538" w:author="Thomas Dietz" w:date="2012-08-13T14:09:00Z">
              <w:r w:rsidDel="00CC3011">
                <w:delText>&lt;xs:sequence&gt;</w:delText>
              </w:r>
            </w:del>
          </w:p>
          <w:p w14:paraId="51ED1A52" w14:textId="78199D27" w:rsidR="00712E70" w:rsidDel="00CC3011" w:rsidRDefault="00712E70" w:rsidP="00712E70">
            <w:pPr>
              <w:pStyle w:val="XML5"/>
              <w:rPr>
                <w:del w:id="7539" w:author="Thomas Dietz" w:date="2012-08-13T14:09:00Z"/>
              </w:rPr>
            </w:pPr>
            <w:del w:id="7540" w:author="Thomas Dietz" w:date="2012-08-13T14:09:00Z">
              <w:r w:rsidDel="00CC3011">
                <w:delText>&lt;xs:element name="vni-valid" type="xs:boolean"</w:delText>
              </w:r>
            </w:del>
          </w:p>
          <w:p w14:paraId="1017AAB0" w14:textId="09AEDFA7" w:rsidR="00712E70" w:rsidDel="00CC3011" w:rsidRDefault="00712E70" w:rsidP="00712E70">
            <w:pPr>
              <w:pStyle w:val="XML9"/>
              <w:rPr>
                <w:del w:id="7541" w:author="Thomas Dietz" w:date="2012-08-13T14:09:00Z"/>
              </w:rPr>
            </w:pPr>
            <w:del w:id="7542" w:author="Thomas Dietz" w:date="2012-08-13T14:09:00Z">
              <w:r w:rsidDel="00CC3011">
                <w:delText>default="true"/&gt;</w:delText>
              </w:r>
            </w:del>
          </w:p>
          <w:p w14:paraId="76FBCED1" w14:textId="14C6AE29" w:rsidR="00712E70" w:rsidDel="00CC3011" w:rsidRDefault="00712E70" w:rsidP="00712E70">
            <w:pPr>
              <w:pStyle w:val="XML5"/>
              <w:rPr>
                <w:del w:id="7543" w:author="Thomas Dietz" w:date="2012-08-13T14:09:00Z"/>
              </w:rPr>
            </w:pPr>
            <w:del w:id="7544" w:author="Thomas Dietz" w:date="2012-08-13T14:09:00Z">
              <w:r w:rsidDel="00CC3011">
                <w:delText>&lt;xs:element name="vni" type="xs:unsignedInt"/&gt;</w:delText>
              </w:r>
            </w:del>
          </w:p>
          <w:p w14:paraId="353A2090" w14:textId="25141FFB" w:rsidR="00712E70" w:rsidDel="00CC3011" w:rsidRDefault="00712E70" w:rsidP="00712E70">
            <w:pPr>
              <w:pStyle w:val="XML5"/>
              <w:rPr>
                <w:del w:id="7545" w:author="Thomas Dietz" w:date="2012-08-13T14:09:00Z"/>
              </w:rPr>
            </w:pPr>
            <w:del w:id="7546" w:author="Thomas Dietz" w:date="2012-08-13T14:09:00Z">
              <w:r w:rsidDel="00CC3011">
                <w:delText>&lt;xs:element name="vni-multicast-group" type="inet:ip-address"/&gt;</w:delText>
              </w:r>
            </w:del>
          </w:p>
          <w:p w14:paraId="11FFF8E0" w14:textId="0FB42CC6" w:rsidR="00712E70" w:rsidDel="00CC3011" w:rsidRDefault="00712E70" w:rsidP="00712E70">
            <w:pPr>
              <w:pStyle w:val="XML5"/>
              <w:rPr>
                <w:del w:id="7547" w:author="Thomas Dietz" w:date="2012-08-13T14:09:00Z"/>
              </w:rPr>
            </w:pPr>
            <w:del w:id="7548" w:author="Thomas Dietz" w:date="2012-08-13T14:09:00Z">
              <w:r w:rsidDel="00CC3011">
                <w:delText>&lt;xs:element name="udp-source-port" type="xs:unsignedInt"/&gt;</w:delText>
              </w:r>
              <w:r w:rsidDel="00CC3011">
                <w:tab/>
              </w:r>
            </w:del>
          </w:p>
          <w:p w14:paraId="23FB6492" w14:textId="0E265B1C" w:rsidR="00712E70" w:rsidDel="00CC3011" w:rsidRDefault="00712E70" w:rsidP="00712E70">
            <w:pPr>
              <w:pStyle w:val="XML5"/>
              <w:rPr>
                <w:del w:id="7549" w:author="Thomas Dietz" w:date="2012-08-13T14:09:00Z"/>
              </w:rPr>
            </w:pPr>
            <w:del w:id="7550" w:author="Thomas Dietz" w:date="2012-08-13T14:09:00Z">
              <w:r w:rsidDel="00CC3011">
                <w:delText xml:space="preserve">&lt;xs:element name="udp-dest-port" type="xs:unsignedInt" </w:delText>
              </w:r>
            </w:del>
          </w:p>
          <w:p w14:paraId="7E4DFB8B" w14:textId="7081F6F8" w:rsidR="00712E70" w:rsidRPr="007633B9" w:rsidDel="00CC3011" w:rsidRDefault="00712E70" w:rsidP="00712E70">
            <w:pPr>
              <w:pStyle w:val="XML9"/>
              <w:rPr>
                <w:del w:id="7551" w:author="Thomas Dietz" w:date="2012-08-13T14:09:00Z"/>
              </w:rPr>
            </w:pPr>
            <w:del w:id="7552" w:author="Thomas Dietz" w:date="2012-08-13T14:09:00Z">
              <w:r w:rsidRPr="007633B9" w:rsidDel="00CC3011">
                <w:delText>default=IANA_VXLAN_PORT/&gt;</w:delText>
              </w:r>
            </w:del>
          </w:p>
          <w:p w14:paraId="10B800C8" w14:textId="44EC71F8" w:rsidR="00712E70" w:rsidDel="00CC3011" w:rsidRDefault="00712E70" w:rsidP="00712E70">
            <w:pPr>
              <w:pStyle w:val="XML5"/>
              <w:rPr>
                <w:del w:id="7553" w:author="Thomas Dietz" w:date="2012-08-13T14:09:00Z"/>
              </w:rPr>
            </w:pPr>
            <w:del w:id="7554" w:author="Thomas Dietz" w:date="2012-08-13T14:09:00Z">
              <w:r w:rsidDel="00CC3011">
                <w:delText>&lt;xs:element name="udp-checksum" type="xs:boolean"</w:delText>
              </w:r>
            </w:del>
          </w:p>
          <w:p w14:paraId="7E02A0BD" w14:textId="3DDD03E5" w:rsidR="00712E70" w:rsidDel="00CC3011" w:rsidRDefault="00712E70" w:rsidP="00712E70">
            <w:pPr>
              <w:pStyle w:val="XML9"/>
              <w:rPr>
                <w:del w:id="7555" w:author="Thomas Dietz" w:date="2012-08-13T14:09:00Z"/>
              </w:rPr>
            </w:pPr>
            <w:del w:id="7556" w:author="Thomas Dietz" w:date="2012-08-13T14:09:00Z">
              <w:r w:rsidDel="00CC3011">
                <w:delText>default="false"/&gt;</w:delText>
              </w:r>
            </w:del>
          </w:p>
          <w:p w14:paraId="45DD79AE" w14:textId="62EB48FF" w:rsidR="00712E70" w:rsidDel="00CC3011" w:rsidRDefault="00712E70" w:rsidP="00712E70">
            <w:pPr>
              <w:pStyle w:val="XML4"/>
              <w:rPr>
                <w:del w:id="7557" w:author="Thomas Dietz" w:date="2012-08-13T14:09:00Z"/>
              </w:rPr>
            </w:pPr>
            <w:del w:id="7558" w:author="Thomas Dietz" w:date="2012-08-13T14:09:00Z">
              <w:r w:rsidDel="00CC3011">
                <w:delText>&lt;/xs:sequence&gt;</w:delText>
              </w:r>
            </w:del>
          </w:p>
          <w:p w14:paraId="5C91EE56" w14:textId="775C528C" w:rsidR="00712E70" w:rsidDel="00CC3011" w:rsidRDefault="00712E70" w:rsidP="00712E70">
            <w:pPr>
              <w:pStyle w:val="XML3"/>
              <w:rPr>
                <w:del w:id="7559" w:author="Thomas Dietz" w:date="2012-08-13T14:09:00Z"/>
              </w:rPr>
            </w:pPr>
            <w:del w:id="7560" w:author="Thomas Dietz" w:date="2012-08-13T14:09:00Z">
              <w:r w:rsidDel="00CC3011">
                <w:delText>&lt;/xs:extension&gt;</w:delText>
              </w:r>
            </w:del>
          </w:p>
          <w:p w14:paraId="6571492F" w14:textId="2BD7C4FD" w:rsidR="00712E70" w:rsidDel="00CC3011" w:rsidRDefault="00712E70" w:rsidP="00712E70">
            <w:pPr>
              <w:pStyle w:val="XML2"/>
              <w:rPr>
                <w:del w:id="7561" w:author="Thomas Dietz" w:date="2012-08-13T14:09:00Z"/>
              </w:rPr>
            </w:pPr>
            <w:del w:id="7562" w:author="Thomas Dietz" w:date="2012-08-13T14:09:00Z">
              <w:r w:rsidDel="00CC3011">
                <w:delText>&lt;/xs:complexContent&gt;</w:delText>
              </w:r>
            </w:del>
          </w:p>
          <w:p w14:paraId="46117826" w14:textId="7764AC8B" w:rsidR="00712E70" w:rsidDel="00CC3011" w:rsidRDefault="00712E70" w:rsidP="00712E70">
            <w:pPr>
              <w:pStyle w:val="XML1"/>
              <w:rPr>
                <w:del w:id="7563" w:author="Thomas Dietz" w:date="2012-08-13T14:09:00Z"/>
              </w:rPr>
            </w:pPr>
            <w:del w:id="7564" w:author="Thomas Dietz" w:date="2012-08-13T14:09:00Z">
              <w:r w:rsidDel="00CC3011">
                <w:delText>&lt;/xs:complexType&gt;</w:delText>
              </w:r>
            </w:del>
          </w:p>
          <w:p w14:paraId="273B2F1C" w14:textId="6C3C44B5" w:rsidR="00712E70" w:rsidDel="00CC3011" w:rsidRDefault="00712E70" w:rsidP="00712E70">
            <w:pPr>
              <w:pStyle w:val="XML1"/>
              <w:rPr>
                <w:del w:id="7565" w:author="Thomas Dietz" w:date="2012-08-13T14:09:00Z"/>
              </w:rPr>
            </w:pPr>
          </w:p>
          <w:p w14:paraId="248B0ED4" w14:textId="5886D06A" w:rsidR="00712E70" w:rsidDel="00CC3011" w:rsidRDefault="00712E70" w:rsidP="00712E70">
            <w:pPr>
              <w:pStyle w:val="XML1"/>
              <w:rPr>
                <w:del w:id="7566" w:author="Thomas Dietz" w:date="2012-08-13T14:09:00Z"/>
              </w:rPr>
            </w:pPr>
            <w:del w:id="7567" w:author="Thomas Dietz" w:date="2012-08-13T14:09:00Z">
              <w:r w:rsidDel="00CC3011">
                <w:delText>&lt;xs:complexType name="</w:delText>
              </w:r>
              <w:r w:rsidR="003C6552" w:rsidDel="00CC3011">
                <w:delText>OFNVGRETunnelType</w:delText>
              </w:r>
              <w:r w:rsidDel="00CC3011">
                <w:delText>"&gt;</w:delText>
              </w:r>
            </w:del>
          </w:p>
          <w:p w14:paraId="05C4A3B3" w14:textId="46F654E3" w:rsidR="00712E70" w:rsidDel="00CC3011" w:rsidRDefault="00712E70" w:rsidP="00712E70">
            <w:pPr>
              <w:pStyle w:val="XML2"/>
              <w:rPr>
                <w:del w:id="7568" w:author="Thomas Dietz" w:date="2012-08-13T14:09:00Z"/>
              </w:rPr>
            </w:pPr>
            <w:del w:id="7569" w:author="Thomas Dietz" w:date="2012-08-13T14:09:00Z">
              <w:r w:rsidDel="00CC3011">
                <w:delText>&lt;xs:complexContent&gt;</w:delText>
              </w:r>
            </w:del>
          </w:p>
          <w:p w14:paraId="63C8C4D8" w14:textId="73237542" w:rsidR="00712E70" w:rsidDel="00CC3011" w:rsidRDefault="00712E70" w:rsidP="00712E70">
            <w:pPr>
              <w:pStyle w:val="XML3"/>
              <w:rPr>
                <w:del w:id="7570" w:author="Thomas Dietz" w:date="2012-08-13T14:09:00Z"/>
              </w:rPr>
            </w:pPr>
            <w:del w:id="7571" w:author="Thomas Dietz" w:date="2012-08-13T14:09:00Z">
              <w:r w:rsidDel="00CC3011">
                <w:delText>&lt;xs:extension base="OFTunnelType"&gt;</w:delText>
              </w:r>
            </w:del>
          </w:p>
          <w:p w14:paraId="283482DD" w14:textId="32565B4A" w:rsidR="00712E70" w:rsidDel="00CC3011" w:rsidRDefault="00712E70" w:rsidP="00712E70">
            <w:pPr>
              <w:pStyle w:val="XML4"/>
              <w:rPr>
                <w:del w:id="7572" w:author="Thomas Dietz" w:date="2012-08-13T14:09:00Z"/>
              </w:rPr>
            </w:pPr>
            <w:del w:id="7573" w:author="Thomas Dietz" w:date="2012-08-13T14:09:00Z">
              <w:r w:rsidDel="00CC3011">
                <w:delText>&lt;xs:sequence&gt;</w:delText>
              </w:r>
            </w:del>
          </w:p>
          <w:p w14:paraId="018D1D73" w14:textId="35F8F888" w:rsidR="00712E70" w:rsidDel="00CC3011" w:rsidRDefault="00712E70" w:rsidP="00712E70">
            <w:pPr>
              <w:pStyle w:val="XML4"/>
              <w:rPr>
                <w:del w:id="7574" w:author="Thomas Dietz" w:date="2012-08-13T14:09:00Z"/>
              </w:rPr>
            </w:pPr>
            <w:del w:id="7575" w:author="Thomas Dietz" w:date="2012-08-13T14:09:00Z">
              <w:r w:rsidDel="00CC3011">
                <w:delText>&lt;xs:element name="tni" type="xs:unsignedInt"/&gt;</w:delText>
              </w:r>
            </w:del>
          </w:p>
          <w:p w14:paraId="1DAF6AFE" w14:textId="20AFAEC0" w:rsidR="00712E70" w:rsidDel="00CC3011" w:rsidRDefault="00712E70" w:rsidP="00712E70">
            <w:pPr>
              <w:pStyle w:val="XML4"/>
              <w:rPr>
                <w:del w:id="7576" w:author="Thomas Dietz" w:date="2012-08-13T14:09:00Z"/>
              </w:rPr>
            </w:pPr>
            <w:del w:id="7577" w:author="Thomas Dietz" w:date="2012-08-13T14:09:00Z">
              <w:r w:rsidDel="00CC3011">
                <w:delText>&lt;xs:element name="tni-</w:delText>
              </w:r>
              <w:r w:rsidR="008F2AF0" w:rsidDel="00CC3011">
                <w:delText>user</w:delText>
              </w:r>
              <w:r w:rsidDel="00CC3011">
                <w:delText>" type="xs:unsignedInt"/&gt;</w:delText>
              </w:r>
            </w:del>
          </w:p>
          <w:p w14:paraId="6DA85E2D" w14:textId="53117841" w:rsidR="00712E70" w:rsidDel="00CC3011" w:rsidRDefault="00712E70" w:rsidP="00712E70">
            <w:pPr>
              <w:pStyle w:val="XML4"/>
              <w:rPr>
                <w:del w:id="7578" w:author="Thomas Dietz" w:date="2012-08-13T14:09:00Z"/>
              </w:rPr>
            </w:pPr>
            <w:del w:id="7579" w:author="Thomas Dietz" w:date="2012-08-13T14:09:00Z">
              <w:r w:rsidDel="00CC3011">
                <w:lastRenderedPageBreak/>
                <w:delText xml:space="preserve">&lt;xs:element name="tni-multicast-group" </w:delText>
              </w:r>
            </w:del>
          </w:p>
          <w:p w14:paraId="6F31C9C3" w14:textId="603F427C" w:rsidR="00712E70" w:rsidDel="00CC3011" w:rsidRDefault="00712E70" w:rsidP="00712E70">
            <w:pPr>
              <w:pStyle w:val="XML9"/>
              <w:rPr>
                <w:del w:id="7580" w:author="Thomas Dietz" w:date="2012-08-13T14:09:00Z"/>
              </w:rPr>
            </w:pPr>
            <w:del w:id="7581" w:author="Thomas Dietz" w:date="2012-08-13T14:09:00Z">
              <w:r w:rsidDel="00CC3011">
                <w:delText>type="inet:ip-address"/&gt;</w:delText>
              </w:r>
            </w:del>
          </w:p>
          <w:p w14:paraId="6416252A" w14:textId="75E665F6" w:rsidR="00712E70" w:rsidDel="00CC3011" w:rsidRDefault="00712E70" w:rsidP="00712E70">
            <w:pPr>
              <w:pStyle w:val="XML4"/>
              <w:rPr>
                <w:del w:id="7582" w:author="Thomas Dietz" w:date="2012-08-13T14:09:00Z"/>
              </w:rPr>
            </w:pPr>
            <w:del w:id="7583" w:author="Thomas Dietz" w:date="2012-08-13T14:09:00Z">
              <w:r w:rsidDel="00CC3011">
                <w:delText>&lt;/xs:sequence&gt;</w:delText>
              </w:r>
            </w:del>
          </w:p>
          <w:p w14:paraId="409CA8AE" w14:textId="22E2832F" w:rsidR="00712E70" w:rsidDel="00CC3011" w:rsidRDefault="00712E70" w:rsidP="00712E70">
            <w:pPr>
              <w:pStyle w:val="XML3"/>
              <w:rPr>
                <w:del w:id="7584" w:author="Thomas Dietz" w:date="2012-08-13T14:09:00Z"/>
              </w:rPr>
            </w:pPr>
            <w:del w:id="7585" w:author="Thomas Dietz" w:date="2012-08-13T14:09:00Z">
              <w:r w:rsidDel="00CC3011">
                <w:delText>&lt;/xs:extension&gt;</w:delText>
              </w:r>
            </w:del>
          </w:p>
          <w:p w14:paraId="54FFEEAE" w14:textId="66CF5C71" w:rsidR="00712E70" w:rsidDel="00CC3011" w:rsidRDefault="00712E70" w:rsidP="00712E70">
            <w:pPr>
              <w:pStyle w:val="XML2"/>
              <w:rPr>
                <w:del w:id="7586" w:author="Thomas Dietz" w:date="2012-08-13T14:09:00Z"/>
              </w:rPr>
            </w:pPr>
            <w:del w:id="7587" w:author="Thomas Dietz" w:date="2012-08-13T14:09:00Z">
              <w:r w:rsidDel="00CC3011">
                <w:delText>&lt;/xs:complexContent&gt;</w:delText>
              </w:r>
            </w:del>
          </w:p>
          <w:p w14:paraId="79747062" w14:textId="3C1A47FF" w:rsidR="00712E70" w:rsidDel="00CC3011" w:rsidRDefault="00712E70" w:rsidP="00712E70">
            <w:pPr>
              <w:pStyle w:val="XML1"/>
              <w:rPr>
                <w:del w:id="7588" w:author="Thomas Dietz" w:date="2012-08-13T14:09:00Z"/>
              </w:rPr>
            </w:pPr>
            <w:del w:id="7589" w:author="Thomas Dietz" w:date="2012-08-13T14:09:00Z">
              <w:r w:rsidDel="00CC3011">
                <w:delText>&lt;/xs:complexType&gt;</w:delText>
              </w:r>
            </w:del>
          </w:p>
          <w:p w14:paraId="00718A2B" w14:textId="77777777" w:rsidR="00E02224" w:rsidRDefault="00E02224" w:rsidP="00E02224">
            <w:pPr>
              <w:pStyle w:val="XML1"/>
              <w:rPr>
                <w:ins w:id="7590" w:author="Thomas Dietz" w:date="2012-08-13T14:15:00Z"/>
              </w:rPr>
            </w:pPr>
            <w:ins w:id="7591" w:author="Thomas Dietz" w:date="2012-08-13T14:15:00Z">
              <w:r>
                <w:t xml:space="preserve">  &lt;xs:group name="OFPortType"&gt;</w:t>
              </w:r>
            </w:ins>
          </w:p>
          <w:p w14:paraId="1ECE51E4" w14:textId="77777777" w:rsidR="00E02224" w:rsidRDefault="00E02224" w:rsidP="00E02224">
            <w:pPr>
              <w:pStyle w:val="XML1"/>
              <w:rPr>
                <w:ins w:id="7592" w:author="Thomas Dietz" w:date="2012-08-13T14:15:00Z"/>
              </w:rPr>
            </w:pPr>
            <w:ins w:id="7593" w:author="Thomas Dietz" w:date="2012-08-13T14:15:00Z">
              <w:r>
                <w:t xml:space="preserve">    &lt;xs:annotation&gt;</w:t>
              </w:r>
            </w:ins>
          </w:p>
          <w:p w14:paraId="6C284921" w14:textId="77777777" w:rsidR="00E02224" w:rsidRDefault="00E02224" w:rsidP="00E02224">
            <w:pPr>
              <w:pStyle w:val="XML1"/>
              <w:rPr>
                <w:ins w:id="7594" w:author="Thomas Dietz" w:date="2012-08-13T14:15:00Z"/>
              </w:rPr>
            </w:pPr>
            <w:ins w:id="7595" w:author="Thomas Dietz" w:date="2012-08-13T14:15:00Z">
              <w:r>
                <w:t xml:space="preserve">      &lt;xs:documentation&gt;</w:t>
              </w:r>
            </w:ins>
          </w:p>
          <w:p w14:paraId="608A7042" w14:textId="77777777" w:rsidR="00E02224" w:rsidRDefault="00E02224" w:rsidP="00E02224">
            <w:pPr>
              <w:pStyle w:val="XML1"/>
              <w:rPr>
                <w:ins w:id="7596" w:author="Thomas Dietz" w:date="2012-08-13T14:15:00Z"/>
              </w:rPr>
            </w:pPr>
            <w:ins w:id="7597" w:author="Thomas Dietz" w:date="2012-08-13T14:15:00Z">
              <w:r>
                <w:t xml:space="preserve">        This element specifies all properties of an</w:t>
              </w:r>
            </w:ins>
          </w:p>
          <w:p w14:paraId="3A018066" w14:textId="77777777" w:rsidR="00E02224" w:rsidRDefault="00E02224" w:rsidP="00E02224">
            <w:pPr>
              <w:pStyle w:val="XML1"/>
              <w:rPr>
                <w:ins w:id="7598" w:author="Thomas Dietz" w:date="2012-08-13T14:15:00Z"/>
              </w:rPr>
            </w:pPr>
            <w:ins w:id="7599" w:author="Thomas Dietz" w:date="2012-08-13T14:15:00Z">
              <w:r>
                <w:t xml:space="preserve">        OpenFlow resource of type OpenFlow Port. It represent a</w:t>
              </w:r>
            </w:ins>
          </w:p>
          <w:p w14:paraId="66A79C86" w14:textId="77777777" w:rsidR="00E02224" w:rsidRDefault="00E02224" w:rsidP="00E02224">
            <w:pPr>
              <w:pStyle w:val="XML1"/>
              <w:rPr>
                <w:ins w:id="7600" w:author="Thomas Dietz" w:date="2012-08-13T14:15:00Z"/>
              </w:rPr>
            </w:pPr>
            <w:ins w:id="7601" w:author="Thomas Dietz" w:date="2012-08-13T14:15:00Z">
              <w:r>
                <w:t xml:space="preserve">        physical port or a logical port of the OpenFlow Capable</w:t>
              </w:r>
            </w:ins>
          </w:p>
          <w:p w14:paraId="472CA7DB" w14:textId="77777777" w:rsidR="00E02224" w:rsidRDefault="00E02224" w:rsidP="00E02224">
            <w:pPr>
              <w:pStyle w:val="XML1"/>
              <w:rPr>
                <w:ins w:id="7602" w:author="Thomas Dietz" w:date="2012-08-13T14:15:00Z"/>
              </w:rPr>
            </w:pPr>
            <w:ins w:id="7603" w:author="Thomas Dietz" w:date="2012-08-13T14:15:00Z">
              <w:r>
                <w:t xml:space="preserve">        Switch and can be assigned for exclusive use to an OpenFlow</w:t>
              </w:r>
            </w:ins>
          </w:p>
          <w:p w14:paraId="17305AF9" w14:textId="77777777" w:rsidR="00E02224" w:rsidRDefault="00E02224" w:rsidP="00E02224">
            <w:pPr>
              <w:pStyle w:val="XML1"/>
              <w:rPr>
                <w:ins w:id="7604" w:author="Thomas Dietz" w:date="2012-08-13T14:15:00Z"/>
              </w:rPr>
            </w:pPr>
            <w:ins w:id="7605" w:author="Thomas Dietz" w:date="2012-08-13T14:15:00Z">
              <w:r>
                <w:t xml:space="preserve">        Logical Switch.  A logical port represents a tunnel endpoint</w:t>
              </w:r>
            </w:ins>
          </w:p>
          <w:p w14:paraId="351EB0D7" w14:textId="77777777" w:rsidR="00E02224" w:rsidRDefault="00E02224" w:rsidP="00E02224">
            <w:pPr>
              <w:pStyle w:val="XML1"/>
              <w:rPr>
                <w:ins w:id="7606" w:author="Thomas Dietz" w:date="2012-08-13T14:15:00Z"/>
              </w:rPr>
            </w:pPr>
            <w:ins w:id="7607" w:author="Thomas Dietz" w:date="2012-08-13T14:15:00Z">
              <w:r>
                <w:t xml:space="preserve">        as described in the OpenFlow protocol specification versions</w:t>
              </w:r>
            </w:ins>
          </w:p>
          <w:p w14:paraId="7572EC4A" w14:textId="77777777" w:rsidR="00E02224" w:rsidRDefault="00E02224" w:rsidP="00E02224">
            <w:pPr>
              <w:pStyle w:val="XML1"/>
              <w:rPr>
                <w:ins w:id="7608" w:author="Thomas Dietz" w:date="2012-08-13T14:15:00Z"/>
              </w:rPr>
            </w:pPr>
            <w:ins w:id="7609" w:author="Thomas Dietz" w:date="2012-08-13T14:15:00Z">
              <w:r>
                <w:t xml:space="preserve">        1.3 - 1.3.1.</w:t>
              </w:r>
            </w:ins>
          </w:p>
          <w:p w14:paraId="54DFB7F6" w14:textId="77777777" w:rsidR="00E02224" w:rsidRDefault="00E02224" w:rsidP="00E02224">
            <w:pPr>
              <w:pStyle w:val="XML1"/>
              <w:rPr>
                <w:ins w:id="7610" w:author="Thomas Dietz" w:date="2012-08-13T14:15:00Z"/>
              </w:rPr>
            </w:pPr>
          </w:p>
          <w:p w14:paraId="25A1338F" w14:textId="77777777" w:rsidR="00E02224" w:rsidRDefault="00E02224" w:rsidP="00E02224">
            <w:pPr>
              <w:pStyle w:val="XML1"/>
              <w:rPr>
                <w:ins w:id="7611" w:author="Thomas Dietz" w:date="2012-08-13T14:15:00Z"/>
              </w:rPr>
            </w:pPr>
            <w:ins w:id="7612" w:author="Thomas Dietz" w:date="2012-08-13T14:15:00Z">
              <w:r>
                <w:t xml:space="preserve">        NETCONF &amp;lt;edit-config&amp;gt; operations MUST be implemented as </w:t>
              </w:r>
            </w:ins>
          </w:p>
          <w:p w14:paraId="3443AA99" w14:textId="77777777" w:rsidR="00E02224" w:rsidRDefault="00E02224" w:rsidP="00E02224">
            <w:pPr>
              <w:pStyle w:val="XML1"/>
              <w:rPr>
                <w:ins w:id="7613" w:author="Thomas Dietz" w:date="2012-08-13T14:15:00Z"/>
              </w:rPr>
            </w:pPr>
            <w:ins w:id="7614" w:author="Thomas Dietz" w:date="2012-08-13T14:15:00Z">
              <w:r>
                <w:t xml:space="preserve">        follows: </w:t>
              </w:r>
            </w:ins>
          </w:p>
          <w:p w14:paraId="22F48B85" w14:textId="77777777" w:rsidR="00E02224" w:rsidRDefault="00E02224" w:rsidP="00E02224">
            <w:pPr>
              <w:pStyle w:val="XML1"/>
              <w:rPr>
                <w:ins w:id="7615" w:author="Thomas Dietz" w:date="2012-08-13T14:15:00Z"/>
              </w:rPr>
            </w:pPr>
          </w:p>
          <w:p w14:paraId="1A99424A" w14:textId="77777777" w:rsidR="00E02224" w:rsidRDefault="00E02224" w:rsidP="00E02224">
            <w:pPr>
              <w:pStyle w:val="XML1"/>
              <w:rPr>
                <w:ins w:id="7616" w:author="Thomas Dietz" w:date="2012-08-13T14:15:00Z"/>
              </w:rPr>
            </w:pPr>
            <w:ins w:id="7617" w:author="Thomas Dietz" w:date="2012-08-13T14:15:00Z">
              <w:r>
                <w:t xml:space="preserve">        * The 'resource-id' element of OFResoureType MUST be present</w:t>
              </w:r>
            </w:ins>
          </w:p>
          <w:p w14:paraId="0490C39D" w14:textId="77777777" w:rsidR="00E02224" w:rsidRDefault="00E02224" w:rsidP="00E02224">
            <w:pPr>
              <w:pStyle w:val="XML1"/>
              <w:rPr>
                <w:ins w:id="7618" w:author="Thomas Dietz" w:date="2012-08-13T14:15:00Z"/>
              </w:rPr>
            </w:pPr>
            <w:ins w:id="7619" w:author="Thomas Dietz" w:date="2012-08-13T14:15:00Z">
              <w:r>
                <w:t xml:space="preserve">        at all &amp;lt;edit-config&amp;gt; operations to identify the port.</w:t>
              </w:r>
            </w:ins>
          </w:p>
          <w:p w14:paraId="40AD1063" w14:textId="77777777" w:rsidR="00E02224" w:rsidRDefault="00E02224" w:rsidP="00E02224">
            <w:pPr>
              <w:pStyle w:val="XML1"/>
              <w:rPr>
                <w:ins w:id="7620" w:author="Thomas Dietz" w:date="2012-08-13T14:15:00Z"/>
              </w:rPr>
            </w:pPr>
            <w:ins w:id="7621" w:author="Thomas Dietz" w:date="2012-08-13T14:15:00Z">
              <w:r>
                <w:t xml:space="preserve">        * If the operation is 'merge' or 'replace', the element is</w:t>
              </w:r>
            </w:ins>
          </w:p>
          <w:p w14:paraId="4A5A8234" w14:textId="77777777" w:rsidR="00E02224" w:rsidRDefault="00E02224" w:rsidP="00E02224">
            <w:pPr>
              <w:pStyle w:val="XML1"/>
              <w:rPr>
                <w:ins w:id="7622" w:author="Thomas Dietz" w:date="2012-08-13T14:15:00Z"/>
              </w:rPr>
            </w:pPr>
            <w:ins w:id="7623" w:author="Thomas Dietz" w:date="2012-08-13T14:15:00Z">
              <w:r>
                <w:t xml:space="preserve">        created if it does not exist, and its value is set to the</w:t>
              </w:r>
            </w:ins>
          </w:p>
          <w:p w14:paraId="0D41CF5F" w14:textId="77777777" w:rsidR="00E02224" w:rsidRDefault="00E02224" w:rsidP="00E02224">
            <w:pPr>
              <w:pStyle w:val="XML1"/>
              <w:rPr>
                <w:ins w:id="7624" w:author="Thomas Dietz" w:date="2012-08-13T14:15:00Z"/>
              </w:rPr>
            </w:pPr>
            <w:ins w:id="7625" w:author="Thomas Dietz" w:date="2012-08-13T14:15:00Z">
              <w:r>
                <w:t xml:space="preserve">        value found in the XML RPC data.</w:t>
              </w:r>
            </w:ins>
          </w:p>
          <w:p w14:paraId="30BD381E" w14:textId="77777777" w:rsidR="00E02224" w:rsidRDefault="00E02224" w:rsidP="00E02224">
            <w:pPr>
              <w:pStyle w:val="XML1"/>
              <w:rPr>
                <w:ins w:id="7626" w:author="Thomas Dietz" w:date="2012-08-13T14:15:00Z"/>
              </w:rPr>
            </w:pPr>
            <w:ins w:id="7627" w:author="Thomas Dietz" w:date="2012-08-13T14:15:00Z">
              <w:r>
                <w:t xml:space="preserve">        * If the operation is 'create', the element is created if it</w:t>
              </w:r>
            </w:ins>
          </w:p>
          <w:p w14:paraId="661EB11C" w14:textId="77777777" w:rsidR="00E02224" w:rsidRDefault="00E02224" w:rsidP="00E02224">
            <w:pPr>
              <w:pStyle w:val="XML1"/>
              <w:rPr>
                <w:ins w:id="7628" w:author="Thomas Dietz" w:date="2012-08-13T14:15:00Z"/>
              </w:rPr>
            </w:pPr>
            <w:ins w:id="7629" w:author="Thomas Dietz" w:date="2012-08-13T14:15:00Z">
              <w:r>
                <w:t xml:space="preserve">        does not exist. If the element already exists, a</w:t>
              </w:r>
            </w:ins>
          </w:p>
          <w:p w14:paraId="427D73AF" w14:textId="77777777" w:rsidR="00E02224" w:rsidRDefault="00E02224" w:rsidP="00E02224">
            <w:pPr>
              <w:pStyle w:val="XML1"/>
              <w:rPr>
                <w:ins w:id="7630" w:author="Thomas Dietz" w:date="2012-08-13T14:15:00Z"/>
              </w:rPr>
            </w:pPr>
            <w:ins w:id="7631" w:author="Thomas Dietz" w:date="2012-08-13T14:15:00Z">
              <w:r>
                <w:t xml:space="preserve">        'data</w:t>
              </w:r>
              <w:r>
                <w:rPr>
                  <w:rFonts w:ascii="MS Mincho" w:eastAsia="MS Mincho" w:hAnsi="MS Mincho" w:cs="MS Mincho" w:hint="eastAsia"/>
                </w:rPr>
                <w:t>‑</w:t>
              </w:r>
              <w:r>
                <w:t>exists' error is returned.</w:t>
              </w:r>
            </w:ins>
          </w:p>
          <w:p w14:paraId="61CBEBB8" w14:textId="77777777" w:rsidR="00E02224" w:rsidRDefault="00E02224" w:rsidP="00E02224">
            <w:pPr>
              <w:pStyle w:val="XML1"/>
              <w:rPr>
                <w:ins w:id="7632" w:author="Thomas Dietz" w:date="2012-08-13T14:15:00Z"/>
              </w:rPr>
            </w:pPr>
            <w:ins w:id="7633" w:author="Thomas Dietz" w:date="2012-08-13T14:15:00Z">
              <w:r>
                <w:t xml:space="preserve">        * If the operation is 'delete', the element is deleted if it</w:t>
              </w:r>
            </w:ins>
          </w:p>
          <w:p w14:paraId="671EE84E" w14:textId="77777777" w:rsidR="00E02224" w:rsidRDefault="00E02224" w:rsidP="00E02224">
            <w:pPr>
              <w:pStyle w:val="XML1"/>
              <w:rPr>
                <w:ins w:id="7634" w:author="Thomas Dietz" w:date="2012-08-13T14:15:00Z"/>
              </w:rPr>
            </w:pPr>
            <w:ins w:id="7635" w:author="Thomas Dietz" w:date="2012-08-13T14:15:00Z">
              <w:r>
                <w:t xml:space="preserve">        exists. If the element does not exist, a 'data</w:t>
              </w:r>
              <w:r>
                <w:rPr>
                  <w:rFonts w:ascii="MS Mincho" w:eastAsia="MS Mincho" w:hAnsi="MS Mincho" w:cs="MS Mincho" w:hint="eastAsia"/>
                </w:rPr>
                <w:t>‑</w:t>
              </w:r>
              <w:r>
                <w:t>missing'</w:t>
              </w:r>
            </w:ins>
          </w:p>
          <w:p w14:paraId="27C2D8D8" w14:textId="77777777" w:rsidR="00E02224" w:rsidRDefault="00E02224" w:rsidP="00E02224">
            <w:pPr>
              <w:pStyle w:val="XML1"/>
              <w:rPr>
                <w:ins w:id="7636" w:author="Thomas Dietz" w:date="2012-08-13T14:15:00Z"/>
              </w:rPr>
            </w:pPr>
            <w:ins w:id="7637" w:author="Thomas Dietz" w:date="2012-08-13T14:15:00Z">
              <w:r>
                <w:t xml:space="preserve">        error is returned.</w:t>
              </w:r>
            </w:ins>
          </w:p>
          <w:p w14:paraId="7905AE82" w14:textId="77777777" w:rsidR="00E02224" w:rsidRDefault="00E02224" w:rsidP="00E02224">
            <w:pPr>
              <w:pStyle w:val="XML1"/>
              <w:rPr>
                <w:ins w:id="7638" w:author="Thomas Dietz" w:date="2012-08-13T14:15:00Z"/>
              </w:rPr>
            </w:pPr>
            <w:ins w:id="7639" w:author="Thomas Dietz" w:date="2012-08-13T14:15:00Z">
              <w:r>
                <w:t xml:space="preserve">      &lt;/xs:documentation&gt;</w:t>
              </w:r>
            </w:ins>
          </w:p>
          <w:p w14:paraId="6A049B79" w14:textId="77777777" w:rsidR="00E02224" w:rsidRDefault="00E02224" w:rsidP="00E02224">
            <w:pPr>
              <w:pStyle w:val="XML1"/>
              <w:rPr>
                <w:ins w:id="7640" w:author="Thomas Dietz" w:date="2012-08-13T14:15:00Z"/>
              </w:rPr>
            </w:pPr>
            <w:ins w:id="7641" w:author="Thomas Dietz" w:date="2012-08-13T14:15:00Z">
              <w:r>
                <w:t xml:space="preserve">    &lt;/xs:annotation&gt;</w:t>
              </w:r>
            </w:ins>
          </w:p>
          <w:p w14:paraId="4DCD6086" w14:textId="77777777" w:rsidR="00E02224" w:rsidRDefault="00E02224" w:rsidP="00E02224">
            <w:pPr>
              <w:pStyle w:val="XML1"/>
              <w:rPr>
                <w:ins w:id="7642" w:author="Thomas Dietz" w:date="2012-08-13T14:15:00Z"/>
              </w:rPr>
            </w:pPr>
          </w:p>
          <w:p w14:paraId="5AFCE047" w14:textId="77777777" w:rsidR="00E02224" w:rsidRDefault="00E02224" w:rsidP="00E02224">
            <w:pPr>
              <w:pStyle w:val="XML1"/>
              <w:rPr>
                <w:ins w:id="7643" w:author="Thomas Dietz" w:date="2012-08-13T14:15:00Z"/>
              </w:rPr>
            </w:pPr>
            <w:ins w:id="7644" w:author="Thomas Dietz" w:date="2012-08-13T14:15:00Z">
              <w:r>
                <w:t xml:space="preserve">    &lt;xs:sequence&gt;</w:t>
              </w:r>
            </w:ins>
          </w:p>
          <w:p w14:paraId="3234D757" w14:textId="77777777" w:rsidR="00E02224" w:rsidRDefault="00E02224" w:rsidP="00E02224">
            <w:pPr>
              <w:pStyle w:val="XML1"/>
              <w:rPr>
                <w:ins w:id="7645" w:author="Thomas Dietz" w:date="2012-08-13T14:15:00Z"/>
              </w:rPr>
            </w:pPr>
            <w:ins w:id="7646" w:author="Thomas Dietz" w:date="2012-08-13T14:15:00Z">
              <w:r>
                <w:t xml:space="preserve">      &lt;xs:group ref="OFResourceType"/&gt;</w:t>
              </w:r>
            </w:ins>
          </w:p>
          <w:p w14:paraId="3035EC63" w14:textId="77777777" w:rsidR="00E02224" w:rsidRDefault="00E02224" w:rsidP="00E02224">
            <w:pPr>
              <w:pStyle w:val="XML1"/>
              <w:rPr>
                <w:ins w:id="7647" w:author="Thomas Dietz" w:date="2012-08-13T14:15:00Z"/>
              </w:rPr>
            </w:pPr>
            <w:ins w:id="7648" w:author="Thomas Dietz" w:date="2012-08-13T14:15:00Z">
              <w:r>
                <w:t xml:space="preserve">      &lt;xs:element name="number"  type="xs:unsignedLong"&gt;</w:t>
              </w:r>
            </w:ins>
          </w:p>
          <w:p w14:paraId="1FBA6C41" w14:textId="77777777" w:rsidR="00E02224" w:rsidRDefault="00E02224" w:rsidP="00E02224">
            <w:pPr>
              <w:pStyle w:val="XML1"/>
              <w:rPr>
                <w:ins w:id="7649" w:author="Thomas Dietz" w:date="2012-08-13T14:15:00Z"/>
              </w:rPr>
            </w:pPr>
            <w:ins w:id="7650" w:author="Thomas Dietz" w:date="2012-08-13T14:15:00Z">
              <w:r>
                <w:t xml:space="preserve">        &lt;xs:annotation&gt;</w:t>
              </w:r>
            </w:ins>
          </w:p>
          <w:p w14:paraId="4DD7CEBB" w14:textId="77777777" w:rsidR="00E02224" w:rsidRDefault="00E02224" w:rsidP="00E02224">
            <w:pPr>
              <w:pStyle w:val="XML1"/>
              <w:rPr>
                <w:ins w:id="7651" w:author="Thomas Dietz" w:date="2012-08-13T14:15:00Z"/>
              </w:rPr>
            </w:pPr>
            <w:ins w:id="7652" w:author="Thomas Dietz" w:date="2012-08-13T14:15:00Z">
              <w:r>
                <w:t xml:space="preserve">          &lt;xs:documentation&gt;</w:t>
              </w:r>
            </w:ins>
          </w:p>
          <w:p w14:paraId="6B22C2F5" w14:textId="77777777" w:rsidR="00E02224" w:rsidRDefault="00E02224" w:rsidP="00E02224">
            <w:pPr>
              <w:pStyle w:val="XML1"/>
              <w:rPr>
                <w:ins w:id="7653" w:author="Thomas Dietz" w:date="2012-08-13T14:15:00Z"/>
              </w:rPr>
            </w:pPr>
            <w:ins w:id="7654" w:author="Thomas Dietz" w:date="2012-08-13T14:15:00Z">
              <w:r>
                <w:t xml:space="preserve">            This number identifies the OpenFlow Port to </w:t>
              </w:r>
            </w:ins>
          </w:p>
          <w:p w14:paraId="2F9E27D7" w14:textId="77777777" w:rsidR="00E02224" w:rsidRDefault="00E02224" w:rsidP="00E02224">
            <w:pPr>
              <w:pStyle w:val="XML1"/>
              <w:rPr>
                <w:ins w:id="7655" w:author="Thomas Dietz" w:date="2012-08-13T14:15:00Z"/>
              </w:rPr>
            </w:pPr>
            <w:ins w:id="7656" w:author="Thomas Dietz" w:date="2012-08-13T14:15:00Z">
              <w:r>
                <w:t xml:space="preserve">            OpenFlow Controllers. It is assigned to an OpenFlow Port </w:t>
              </w:r>
            </w:ins>
          </w:p>
          <w:p w14:paraId="616B4017" w14:textId="77777777" w:rsidR="00E02224" w:rsidRDefault="00E02224" w:rsidP="00E02224">
            <w:pPr>
              <w:pStyle w:val="XML1"/>
              <w:rPr>
                <w:ins w:id="7657" w:author="Thomas Dietz" w:date="2012-08-13T14:15:00Z"/>
              </w:rPr>
            </w:pPr>
            <w:ins w:id="7658" w:author="Thomas Dietz" w:date="2012-08-13T14:15:00Z">
              <w:r>
                <w:t xml:space="preserve">            latest when the OpenFlow Port is associated with and</w:t>
              </w:r>
            </w:ins>
          </w:p>
          <w:p w14:paraId="6A869C27" w14:textId="77777777" w:rsidR="00E02224" w:rsidRDefault="00E02224" w:rsidP="00E02224">
            <w:pPr>
              <w:pStyle w:val="XML1"/>
              <w:rPr>
                <w:ins w:id="7659" w:author="Thomas Dietz" w:date="2012-08-13T14:15:00Z"/>
              </w:rPr>
            </w:pPr>
            <w:ins w:id="7660" w:author="Thomas Dietz" w:date="2012-08-13T14:15:00Z">
              <w:r>
                <w:t xml:space="preserve">            OpenFlow Logical Switch.  If the OpenFlow Port is</w:t>
              </w:r>
            </w:ins>
          </w:p>
          <w:p w14:paraId="4921704A" w14:textId="77777777" w:rsidR="00E02224" w:rsidRDefault="00E02224" w:rsidP="00E02224">
            <w:pPr>
              <w:pStyle w:val="XML1"/>
              <w:rPr>
                <w:ins w:id="7661" w:author="Thomas Dietz" w:date="2012-08-13T14:15:00Z"/>
              </w:rPr>
            </w:pPr>
            <w:ins w:id="7662" w:author="Thomas Dietz" w:date="2012-08-13T14:15:00Z">
              <w:r>
                <w:t xml:space="preserve">            associated with an OpenFlow Logical Switch, this element</w:t>
              </w:r>
            </w:ins>
          </w:p>
          <w:p w14:paraId="22DDA4D8" w14:textId="77777777" w:rsidR="00E02224" w:rsidRDefault="00E02224" w:rsidP="00E02224">
            <w:pPr>
              <w:pStyle w:val="XML1"/>
              <w:rPr>
                <w:ins w:id="7663" w:author="Thomas Dietz" w:date="2012-08-13T14:15:00Z"/>
              </w:rPr>
            </w:pPr>
            <w:ins w:id="7664" w:author="Thomas Dietz" w:date="2012-08-13T14:15:00Z">
              <w:r>
                <w:t xml:space="preserve">            MUST be unique within the context of the OpenFlow Logical</w:t>
              </w:r>
            </w:ins>
          </w:p>
          <w:p w14:paraId="2C09C3C4" w14:textId="77777777" w:rsidR="00E02224" w:rsidRDefault="00E02224" w:rsidP="00E02224">
            <w:pPr>
              <w:pStyle w:val="XML1"/>
              <w:rPr>
                <w:ins w:id="7665" w:author="Thomas Dietz" w:date="2012-08-13T14:15:00Z"/>
              </w:rPr>
            </w:pPr>
            <w:ins w:id="7666" w:author="Thomas Dietz" w:date="2012-08-13T14:15:00Z">
              <w:r>
                <w:t xml:space="preserve">            Switch.  </w:t>
              </w:r>
            </w:ins>
          </w:p>
          <w:p w14:paraId="0DA8131E" w14:textId="77777777" w:rsidR="00E02224" w:rsidRDefault="00E02224" w:rsidP="00E02224">
            <w:pPr>
              <w:pStyle w:val="XML1"/>
              <w:rPr>
                <w:ins w:id="7667" w:author="Thomas Dietz" w:date="2012-08-13T14:15:00Z"/>
              </w:rPr>
            </w:pPr>
            <w:ins w:id="7668" w:author="Thomas Dietz" w:date="2012-08-13T14:15:00Z">
              <w:r>
                <w:t xml:space="preserve">                  </w:t>
              </w:r>
            </w:ins>
          </w:p>
          <w:p w14:paraId="03F2225F" w14:textId="77777777" w:rsidR="00E02224" w:rsidRDefault="00E02224" w:rsidP="00E02224">
            <w:pPr>
              <w:pStyle w:val="XML1"/>
              <w:rPr>
                <w:ins w:id="7669" w:author="Thomas Dietz" w:date="2012-08-13T14:15:00Z"/>
              </w:rPr>
            </w:pPr>
            <w:ins w:id="7670" w:author="Thomas Dietz" w:date="2012-08-13T14:15:00Z">
              <w:r>
                <w:t xml:space="preserve">            OpenFlow Capable Switch implementations may choose to</w:t>
              </w:r>
            </w:ins>
          </w:p>
          <w:p w14:paraId="7B1D3A06" w14:textId="77777777" w:rsidR="00E02224" w:rsidRDefault="00E02224" w:rsidP="00E02224">
            <w:pPr>
              <w:pStyle w:val="XML1"/>
              <w:rPr>
                <w:ins w:id="7671" w:author="Thomas Dietz" w:date="2012-08-13T14:15:00Z"/>
              </w:rPr>
            </w:pPr>
            <w:ins w:id="7672" w:author="Thomas Dietz" w:date="2012-08-13T14:15:00Z">
              <w:r>
                <w:t xml:space="preserve">            assign values to OpenFlow Ports that are unique within the</w:t>
              </w:r>
            </w:ins>
          </w:p>
          <w:p w14:paraId="2B47FC21" w14:textId="77777777" w:rsidR="00E02224" w:rsidRDefault="00E02224" w:rsidP="00E02224">
            <w:pPr>
              <w:pStyle w:val="XML1"/>
              <w:rPr>
                <w:ins w:id="7673" w:author="Thomas Dietz" w:date="2012-08-13T14:15:00Z"/>
              </w:rPr>
            </w:pPr>
            <w:ins w:id="7674" w:author="Thomas Dietz" w:date="2012-08-13T14:15:00Z">
              <w:r>
                <w:t xml:space="preserve">            context of the OpenFlow Logical Switch.  These numbers can</w:t>
              </w:r>
            </w:ins>
          </w:p>
          <w:p w14:paraId="03A052E3" w14:textId="77777777" w:rsidR="00E02224" w:rsidRDefault="00E02224" w:rsidP="00E02224">
            <w:pPr>
              <w:pStyle w:val="XML1"/>
              <w:rPr>
                <w:ins w:id="7675" w:author="Thomas Dietz" w:date="2012-08-13T14:15:00Z"/>
              </w:rPr>
            </w:pPr>
            <w:ins w:id="7676" w:author="Thomas Dietz" w:date="2012-08-13T14:15:00Z">
              <w:r>
                <w:t xml:space="preserve">            be used independent of assignments to OpenFlow Logical</w:t>
              </w:r>
            </w:ins>
          </w:p>
          <w:p w14:paraId="38987A39" w14:textId="77777777" w:rsidR="00E02224" w:rsidRDefault="00E02224" w:rsidP="00E02224">
            <w:pPr>
              <w:pStyle w:val="XML1"/>
              <w:rPr>
                <w:ins w:id="7677" w:author="Thomas Dietz" w:date="2012-08-13T14:15:00Z"/>
              </w:rPr>
            </w:pPr>
            <w:ins w:id="7678" w:author="Thomas Dietz" w:date="2012-08-13T14:15:00Z">
              <w:r>
                <w:t xml:space="preserve">            Switches. </w:t>
              </w:r>
            </w:ins>
          </w:p>
          <w:p w14:paraId="4C95B98B" w14:textId="77777777" w:rsidR="00E02224" w:rsidRDefault="00E02224" w:rsidP="00E02224">
            <w:pPr>
              <w:pStyle w:val="XML1"/>
              <w:rPr>
                <w:ins w:id="7679" w:author="Thomas Dietz" w:date="2012-08-13T14:15:00Z"/>
              </w:rPr>
            </w:pPr>
            <w:ins w:id="7680" w:author="Thomas Dietz" w:date="2012-08-13T14:15:00Z">
              <w:r>
                <w:t xml:space="preserve">                  </w:t>
              </w:r>
            </w:ins>
          </w:p>
          <w:p w14:paraId="26FBE55C" w14:textId="77777777" w:rsidR="00E02224" w:rsidRDefault="00E02224" w:rsidP="00E02224">
            <w:pPr>
              <w:pStyle w:val="XML1"/>
              <w:rPr>
                <w:ins w:id="7681" w:author="Thomas Dietz" w:date="2012-08-13T14:15:00Z"/>
              </w:rPr>
            </w:pPr>
            <w:ins w:id="7682" w:author="Thomas Dietz" w:date="2012-08-13T14:15:00Z">
              <w:r>
                <w:t xml:space="preserve">            Other implementations may assign values to this element</w:t>
              </w:r>
            </w:ins>
          </w:p>
          <w:p w14:paraId="289AC86D" w14:textId="77777777" w:rsidR="00E02224" w:rsidRDefault="00E02224" w:rsidP="00E02224">
            <w:pPr>
              <w:pStyle w:val="XML1"/>
              <w:rPr>
                <w:ins w:id="7683" w:author="Thomas Dietz" w:date="2012-08-13T14:15:00Z"/>
              </w:rPr>
            </w:pPr>
            <w:ins w:id="7684" w:author="Thomas Dietz" w:date="2012-08-13T14:15:00Z">
              <w:r>
                <w:t xml:space="preserve">            only if the OpenFlow Port is assigned to an OpenFlow</w:t>
              </w:r>
            </w:ins>
          </w:p>
          <w:p w14:paraId="5507B472" w14:textId="77777777" w:rsidR="00E02224" w:rsidRDefault="00E02224" w:rsidP="00E02224">
            <w:pPr>
              <w:pStyle w:val="XML1"/>
              <w:rPr>
                <w:ins w:id="7685" w:author="Thomas Dietz" w:date="2012-08-13T14:15:00Z"/>
              </w:rPr>
            </w:pPr>
            <w:ins w:id="7686" w:author="Thomas Dietz" w:date="2012-08-13T14:15:00Z">
              <w:r>
                <w:t xml:space="preserve">            Logical Switch.  If no value is currently assigned to this</w:t>
              </w:r>
            </w:ins>
          </w:p>
          <w:p w14:paraId="23A251C2" w14:textId="77777777" w:rsidR="00E02224" w:rsidRDefault="00E02224" w:rsidP="00E02224">
            <w:pPr>
              <w:pStyle w:val="XML1"/>
              <w:rPr>
                <w:ins w:id="7687" w:author="Thomas Dietz" w:date="2012-08-13T14:15:00Z"/>
              </w:rPr>
            </w:pPr>
            <w:ins w:id="7688" w:author="Thomas Dietz" w:date="2012-08-13T14:15:00Z">
              <w:r>
                <w:lastRenderedPageBreak/>
                <w:t xml:space="preserve">            element then this element MUST NOT be included in replies</w:t>
              </w:r>
            </w:ins>
          </w:p>
          <w:p w14:paraId="252738E0" w14:textId="77777777" w:rsidR="00E02224" w:rsidRDefault="00E02224" w:rsidP="00E02224">
            <w:pPr>
              <w:pStyle w:val="XML1"/>
              <w:rPr>
                <w:ins w:id="7689" w:author="Thomas Dietz" w:date="2012-08-13T14:15:00Z"/>
              </w:rPr>
            </w:pPr>
            <w:ins w:id="7690" w:author="Thomas Dietz" w:date="2012-08-13T14:15:00Z">
              <w:r>
                <w:t xml:space="preserve">            to NETCONF &amp;lt;get&amp;gt; requests. Since this element is not</w:t>
              </w:r>
            </w:ins>
          </w:p>
          <w:p w14:paraId="6CBDA218" w14:textId="77777777" w:rsidR="00E02224" w:rsidRDefault="00E02224" w:rsidP="00E02224">
            <w:pPr>
              <w:pStyle w:val="XML1"/>
              <w:rPr>
                <w:ins w:id="7691" w:author="Thomas Dietz" w:date="2012-08-13T14:15:00Z"/>
              </w:rPr>
            </w:pPr>
            <w:ins w:id="7692" w:author="Thomas Dietz" w:date="2012-08-13T14:15:00Z">
              <w:r>
                <w:t xml:space="preserve">            configurable with the NETCONF protocol it MUST NOT be</w:t>
              </w:r>
            </w:ins>
          </w:p>
          <w:p w14:paraId="42005FD1" w14:textId="77777777" w:rsidR="00E02224" w:rsidRDefault="00E02224" w:rsidP="00E02224">
            <w:pPr>
              <w:pStyle w:val="XML1"/>
              <w:rPr>
                <w:ins w:id="7693" w:author="Thomas Dietz" w:date="2012-08-13T14:15:00Z"/>
              </w:rPr>
            </w:pPr>
            <w:ins w:id="7694" w:author="Thomas Dietz" w:date="2012-08-13T14:15:00Z">
              <w:r>
                <w:t xml:space="preserve">            included in replies to NETCONF &amp;lt;get-config&amp;gt; requests.</w:t>
              </w:r>
            </w:ins>
          </w:p>
          <w:p w14:paraId="23689A63" w14:textId="77777777" w:rsidR="00E02224" w:rsidRDefault="00E02224" w:rsidP="00E02224">
            <w:pPr>
              <w:pStyle w:val="XML1"/>
              <w:rPr>
                <w:ins w:id="7695" w:author="Thomas Dietz" w:date="2012-08-13T14:15:00Z"/>
              </w:rPr>
            </w:pPr>
            <w:ins w:id="7696" w:author="Thomas Dietz" w:date="2012-08-13T14:15:00Z">
              <w:r>
                <w:t xml:space="preserve">          &lt;/xs:documentation&gt;</w:t>
              </w:r>
            </w:ins>
          </w:p>
          <w:p w14:paraId="7EF78A0C" w14:textId="77777777" w:rsidR="00E02224" w:rsidRDefault="00E02224" w:rsidP="00E02224">
            <w:pPr>
              <w:pStyle w:val="XML1"/>
              <w:rPr>
                <w:ins w:id="7697" w:author="Thomas Dietz" w:date="2012-08-13T14:15:00Z"/>
              </w:rPr>
            </w:pPr>
            <w:ins w:id="7698" w:author="Thomas Dietz" w:date="2012-08-13T14:15:00Z">
              <w:r>
                <w:t xml:space="preserve">        &lt;/xs:annotation&gt;</w:t>
              </w:r>
            </w:ins>
          </w:p>
          <w:p w14:paraId="7977F680" w14:textId="77777777" w:rsidR="00E02224" w:rsidRDefault="00E02224" w:rsidP="00E02224">
            <w:pPr>
              <w:pStyle w:val="XML1"/>
              <w:rPr>
                <w:ins w:id="7699" w:author="Thomas Dietz" w:date="2012-08-13T14:15:00Z"/>
              </w:rPr>
            </w:pPr>
            <w:ins w:id="7700" w:author="Thomas Dietz" w:date="2012-08-13T14:15:00Z">
              <w:r>
                <w:t xml:space="preserve">      &lt;/xs:element&gt;</w:t>
              </w:r>
            </w:ins>
          </w:p>
          <w:p w14:paraId="0A388E5B" w14:textId="77777777" w:rsidR="00E02224" w:rsidRDefault="00E02224" w:rsidP="00E02224">
            <w:pPr>
              <w:pStyle w:val="XML1"/>
              <w:rPr>
                <w:ins w:id="7701" w:author="Thomas Dietz" w:date="2012-08-13T14:15:00Z"/>
              </w:rPr>
            </w:pPr>
            <w:ins w:id="7702" w:author="Thomas Dietz" w:date="2012-08-13T14:15:00Z">
              <w:r>
                <w:t xml:space="preserve">      &lt;xs:element name="name"&gt;</w:t>
              </w:r>
            </w:ins>
          </w:p>
          <w:p w14:paraId="36B9E44B" w14:textId="77777777" w:rsidR="00E02224" w:rsidRDefault="00E02224" w:rsidP="00E02224">
            <w:pPr>
              <w:pStyle w:val="XML1"/>
              <w:rPr>
                <w:ins w:id="7703" w:author="Thomas Dietz" w:date="2012-08-13T14:15:00Z"/>
              </w:rPr>
            </w:pPr>
            <w:ins w:id="7704" w:author="Thomas Dietz" w:date="2012-08-13T14:15:00Z">
              <w:r>
                <w:t xml:space="preserve">        &lt;xs:annotation&gt;</w:t>
              </w:r>
            </w:ins>
          </w:p>
          <w:p w14:paraId="1477E3AC" w14:textId="77777777" w:rsidR="00E02224" w:rsidRDefault="00E02224" w:rsidP="00E02224">
            <w:pPr>
              <w:pStyle w:val="XML1"/>
              <w:rPr>
                <w:ins w:id="7705" w:author="Thomas Dietz" w:date="2012-08-13T14:15:00Z"/>
              </w:rPr>
            </w:pPr>
            <w:ins w:id="7706" w:author="Thomas Dietz" w:date="2012-08-13T14:15:00Z">
              <w:r>
                <w:t xml:space="preserve">          &lt;xs:documentation&gt;</w:t>
              </w:r>
            </w:ins>
          </w:p>
          <w:p w14:paraId="5665E977" w14:textId="77777777" w:rsidR="00E02224" w:rsidRDefault="00E02224" w:rsidP="00E02224">
            <w:pPr>
              <w:pStyle w:val="XML1"/>
              <w:rPr>
                <w:ins w:id="7707" w:author="Thomas Dietz" w:date="2012-08-13T14:15:00Z"/>
              </w:rPr>
            </w:pPr>
            <w:ins w:id="7708" w:author="Thomas Dietz" w:date="2012-08-13T14:15:00Z">
              <w:r>
                <w:t xml:space="preserve">            This element assists OpenFlow Controllers in </w:t>
              </w:r>
            </w:ins>
          </w:p>
          <w:p w14:paraId="1EBA6BF9" w14:textId="77777777" w:rsidR="00E02224" w:rsidRDefault="00E02224" w:rsidP="00E02224">
            <w:pPr>
              <w:pStyle w:val="XML1"/>
              <w:rPr>
                <w:ins w:id="7709" w:author="Thomas Dietz" w:date="2012-08-13T14:15:00Z"/>
              </w:rPr>
            </w:pPr>
            <w:ins w:id="7710" w:author="Thomas Dietz" w:date="2012-08-13T14:15:00Z">
              <w:r>
                <w:t xml:space="preserve">            identifying OpenFlow Ports.  </w:t>
              </w:r>
            </w:ins>
          </w:p>
          <w:p w14:paraId="70CCFEF4" w14:textId="77777777" w:rsidR="00E02224" w:rsidRDefault="00E02224" w:rsidP="00E02224">
            <w:pPr>
              <w:pStyle w:val="XML1"/>
              <w:rPr>
                <w:ins w:id="7711" w:author="Thomas Dietz" w:date="2012-08-13T14:15:00Z"/>
              </w:rPr>
            </w:pPr>
            <w:ins w:id="7712" w:author="Thomas Dietz" w:date="2012-08-13T14:15:00Z">
              <w:r>
                <w:t xml:space="preserve">                  </w:t>
              </w:r>
            </w:ins>
          </w:p>
          <w:p w14:paraId="035DCC22" w14:textId="77777777" w:rsidR="00E02224" w:rsidRDefault="00E02224" w:rsidP="00E02224">
            <w:pPr>
              <w:pStyle w:val="XML1"/>
              <w:rPr>
                <w:ins w:id="7713" w:author="Thomas Dietz" w:date="2012-08-13T14:15:00Z"/>
              </w:rPr>
            </w:pPr>
            <w:ins w:id="7714" w:author="Thomas Dietz" w:date="2012-08-13T14:15:00Z">
              <w:r>
                <w:t xml:space="preserve">            This element is not to be set by the OP-CONFIG protocol,</w:t>
              </w:r>
            </w:ins>
          </w:p>
          <w:p w14:paraId="406CE0A2" w14:textId="77777777" w:rsidR="00E02224" w:rsidRDefault="00E02224" w:rsidP="00E02224">
            <w:pPr>
              <w:pStyle w:val="XML1"/>
              <w:rPr>
                <w:ins w:id="7715" w:author="Thomas Dietz" w:date="2012-08-13T14:15:00Z"/>
              </w:rPr>
            </w:pPr>
            <w:ins w:id="7716" w:author="Thomas Dietz" w:date="2012-08-13T14:15:00Z">
              <w:r>
                <w:t xml:space="preserve">            but it is set by the switch implementation.  It may be set</w:t>
              </w:r>
            </w:ins>
          </w:p>
          <w:p w14:paraId="2BF28E1B" w14:textId="77777777" w:rsidR="00E02224" w:rsidRDefault="00E02224" w:rsidP="00E02224">
            <w:pPr>
              <w:pStyle w:val="XML1"/>
              <w:rPr>
                <w:ins w:id="7717" w:author="Thomas Dietz" w:date="2012-08-13T14:15:00Z"/>
              </w:rPr>
            </w:pPr>
            <w:ins w:id="7718" w:author="Thomas Dietz" w:date="2012-08-13T14:15:00Z">
              <w:r>
                <w:t xml:space="preserve">            at start-up time of an OpenFlow Capable Switch or when the </w:t>
              </w:r>
            </w:ins>
          </w:p>
          <w:p w14:paraId="134260D4" w14:textId="77777777" w:rsidR="00E02224" w:rsidRDefault="00E02224" w:rsidP="00E02224">
            <w:pPr>
              <w:pStyle w:val="XML1"/>
              <w:rPr>
                <w:ins w:id="7719" w:author="Thomas Dietz" w:date="2012-08-13T14:15:00Z"/>
              </w:rPr>
            </w:pPr>
            <w:ins w:id="7720" w:author="Thomas Dietz" w:date="2012-08-13T14:15:00Z">
              <w:r>
                <w:t xml:space="preserve">            OpenFlow Port is assigned to an OpenFlow Logical Switch.</w:t>
              </w:r>
            </w:ins>
          </w:p>
          <w:p w14:paraId="74894F46" w14:textId="77777777" w:rsidR="00E02224" w:rsidRDefault="00E02224" w:rsidP="00E02224">
            <w:pPr>
              <w:pStyle w:val="XML1"/>
              <w:rPr>
                <w:ins w:id="7721" w:author="Thomas Dietz" w:date="2012-08-13T14:15:00Z"/>
              </w:rPr>
            </w:pPr>
            <w:ins w:id="7722" w:author="Thomas Dietz" w:date="2012-08-13T14:15:00Z">
              <w:r>
                <w:t xml:space="preserve">            It MAY also be not set at all.  If this element is set to a</w:t>
              </w:r>
            </w:ins>
          </w:p>
          <w:p w14:paraId="52B31B5A" w14:textId="77777777" w:rsidR="00E02224" w:rsidRDefault="00E02224" w:rsidP="00E02224">
            <w:pPr>
              <w:pStyle w:val="XML1"/>
              <w:rPr>
                <w:ins w:id="7723" w:author="Thomas Dietz" w:date="2012-08-13T14:15:00Z"/>
              </w:rPr>
            </w:pPr>
            <w:ins w:id="7724" w:author="Thomas Dietz" w:date="2012-08-13T14:15:00Z">
              <w:r>
                <w:t xml:space="preserve">            value other than the empty string when being assigned to an</w:t>
              </w:r>
            </w:ins>
          </w:p>
          <w:p w14:paraId="3C2D2D54" w14:textId="77777777" w:rsidR="00E02224" w:rsidRDefault="00E02224" w:rsidP="00E02224">
            <w:pPr>
              <w:pStyle w:val="XML1"/>
              <w:rPr>
                <w:ins w:id="7725" w:author="Thomas Dietz" w:date="2012-08-13T14:15:00Z"/>
              </w:rPr>
            </w:pPr>
            <w:ins w:id="7726" w:author="Thomas Dietz" w:date="2012-08-13T14:15:00Z">
              <w:r>
                <w:t xml:space="preserve">            OpenFlow Logical Switch, then the value of this element</w:t>
              </w:r>
            </w:ins>
          </w:p>
          <w:p w14:paraId="2C30BCFE" w14:textId="77777777" w:rsidR="00E02224" w:rsidRDefault="00E02224" w:rsidP="00E02224">
            <w:pPr>
              <w:pStyle w:val="XML1"/>
              <w:rPr>
                <w:ins w:id="7727" w:author="Thomas Dietz" w:date="2012-08-13T14:15:00Z"/>
              </w:rPr>
            </w:pPr>
            <w:ins w:id="7728" w:author="Thomas Dietz" w:date="2012-08-13T14:15:00Z">
              <w:r>
                <w:t xml:space="preserve">            MUST be unique within the context of the OpenFlow Logical</w:t>
              </w:r>
            </w:ins>
          </w:p>
          <w:p w14:paraId="64CF2F11" w14:textId="77777777" w:rsidR="00E02224" w:rsidRDefault="00E02224" w:rsidP="00E02224">
            <w:pPr>
              <w:pStyle w:val="XML1"/>
              <w:rPr>
                <w:ins w:id="7729" w:author="Thomas Dietz" w:date="2012-08-13T14:15:00Z"/>
              </w:rPr>
            </w:pPr>
            <w:ins w:id="7730" w:author="Thomas Dietz" w:date="2012-08-13T14:15:00Z">
              <w:r>
                <w:t xml:space="preserve">            Switch.  </w:t>
              </w:r>
            </w:ins>
          </w:p>
          <w:p w14:paraId="7B4D945C" w14:textId="77777777" w:rsidR="00E02224" w:rsidRDefault="00E02224" w:rsidP="00E02224">
            <w:pPr>
              <w:pStyle w:val="XML1"/>
              <w:rPr>
                <w:ins w:id="7731" w:author="Thomas Dietz" w:date="2012-08-13T14:15:00Z"/>
              </w:rPr>
            </w:pPr>
            <w:ins w:id="7732" w:author="Thomas Dietz" w:date="2012-08-13T14:15:00Z">
              <w:r>
                <w:t xml:space="preserve">                  </w:t>
              </w:r>
            </w:ins>
          </w:p>
          <w:p w14:paraId="6A4190EB" w14:textId="77777777" w:rsidR="00E02224" w:rsidRDefault="00E02224" w:rsidP="00E02224">
            <w:pPr>
              <w:pStyle w:val="XML1"/>
              <w:rPr>
                <w:ins w:id="7733" w:author="Thomas Dietz" w:date="2012-08-13T14:15:00Z"/>
              </w:rPr>
            </w:pPr>
            <w:ins w:id="7734" w:author="Thomas Dietz" w:date="2012-08-13T14:15:00Z">
              <w:r>
                <w:t xml:space="preserve">            If no value or the empty string is currently assigned to</w:t>
              </w:r>
            </w:ins>
          </w:p>
          <w:p w14:paraId="70617F2E" w14:textId="77777777" w:rsidR="00E02224" w:rsidRDefault="00E02224" w:rsidP="00E02224">
            <w:pPr>
              <w:pStyle w:val="XML1"/>
              <w:rPr>
                <w:ins w:id="7735" w:author="Thomas Dietz" w:date="2012-08-13T14:15:00Z"/>
              </w:rPr>
            </w:pPr>
            <w:ins w:id="7736" w:author="Thomas Dietz" w:date="2012-08-13T14:15:00Z">
              <w:r>
                <w:t xml:space="preserve">            this element then this element MUST not be included in</w:t>
              </w:r>
            </w:ins>
          </w:p>
          <w:p w14:paraId="6758F28E" w14:textId="77777777" w:rsidR="00E02224" w:rsidRDefault="00E02224" w:rsidP="00E02224">
            <w:pPr>
              <w:pStyle w:val="XML1"/>
              <w:rPr>
                <w:ins w:id="7737" w:author="Thomas Dietz" w:date="2012-08-13T14:15:00Z"/>
              </w:rPr>
            </w:pPr>
            <w:ins w:id="7738" w:author="Thomas Dietz" w:date="2012-08-13T14:15:00Z">
              <w:r>
                <w:t xml:space="preserve">            replies to NETCONF &amp;lt;get&amp;gt; requests. Since this element is</w:t>
              </w:r>
            </w:ins>
          </w:p>
          <w:p w14:paraId="5A5E3289" w14:textId="77777777" w:rsidR="00E02224" w:rsidRDefault="00E02224" w:rsidP="00E02224">
            <w:pPr>
              <w:pStyle w:val="XML1"/>
              <w:rPr>
                <w:ins w:id="7739" w:author="Thomas Dietz" w:date="2012-08-13T14:15:00Z"/>
              </w:rPr>
            </w:pPr>
            <w:ins w:id="7740" w:author="Thomas Dietz" w:date="2012-08-13T14:15:00Z">
              <w:r>
                <w:t xml:space="preserve">            not configurable with the NETCONF protocol it MUST NOT be</w:t>
              </w:r>
            </w:ins>
          </w:p>
          <w:p w14:paraId="6AC5A2C2" w14:textId="77777777" w:rsidR="00E02224" w:rsidRDefault="00E02224" w:rsidP="00E02224">
            <w:pPr>
              <w:pStyle w:val="XML1"/>
              <w:rPr>
                <w:ins w:id="7741" w:author="Thomas Dietz" w:date="2012-08-13T14:15:00Z"/>
              </w:rPr>
            </w:pPr>
            <w:ins w:id="7742" w:author="Thomas Dietz" w:date="2012-08-13T14:15:00Z">
              <w:r>
                <w:t xml:space="preserve">            included in replies to NETCONF &amp;lt;get-config&amp;gt; requests.</w:t>
              </w:r>
            </w:ins>
          </w:p>
          <w:p w14:paraId="3B01E962" w14:textId="77777777" w:rsidR="00E02224" w:rsidRDefault="00E02224" w:rsidP="00E02224">
            <w:pPr>
              <w:pStyle w:val="XML1"/>
              <w:rPr>
                <w:ins w:id="7743" w:author="Thomas Dietz" w:date="2012-08-13T14:15:00Z"/>
              </w:rPr>
            </w:pPr>
            <w:ins w:id="7744" w:author="Thomas Dietz" w:date="2012-08-13T14:15:00Z">
              <w:r>
                <w:t xml:space="preserve">          &lt;/xs:documentation&gt;</w:t>
              </w:r>
            </w:ins>
          </w:p>
          <w:p w14:paraId="536326A6" w14:textId="77777777" w:rsidR="00E02224" w:rsidRDefault="00E02224" w:rsidP="00E02224">
            <w:pPr>
              <w:pStyle w:val="XML1"/>
              <w:rPr>
                <w:ins w:id="7745" w:author="Thomas Dietz" w:date="2012-08-13T14:15:00Z"/>
              </w:rPr>
            </w:pPr>
            <w:ins w:id="7746" w:author="Thomas Dietz" w:date="2012-08-13T14:15:00Z">
              <w:r>
                <w:t xml:space="preserve">        &lt;/xs:annotation&gt;</w:t>
              </w:r>
            </w:ins>
          </w:p>
          <w:p w14:paraId="1DCE842D" w14:textId="77777777" w:rsidR="00E02224" w:rsidRDefault="00E02224" w:rsidP="00E02224">
            <w:pPr>
              <w:pStyle w:val="XML1"/>
              <w:rPr>
                <w:ins w:id="7747" w:author="Thomas Dietz" w:date="2012-08-13T14:15:00Z"/>
              </w:rPr>
            </w:pPr>
            <w:ins w:id="7748" w:author="Thomas Dietz" w:date="2012-08-13T14:15:00Z">
              <w:r>
                <w:t xml:space="preserve">        &lt;xs:simpleType&gt;</w:t>
              </w:r>
            </w:ins>
          </w:p>
          <w:p w14:paraId="16B16BF8" w14:textId="77777777" w:rsidR="00E02224" w:rsidRDefault="00E02224" w:rsidP="00E02224">
            <w:pPr>
              <w:pStyle w:val="XML1"/>
              <w:rPr>
                <w:ins w:id="7749" w:author="Thomas Dietz" w:date="2012-08-13T14:15:00Z"/>
              </w:rPr>
            </w:pPr>
            <w:ins w:id="7750" w:author="Thomas Dietz" w:date="2012-08-13T14:15:00Z">
              <w:r>
                <w:t xml:space="preserve">          &lt;xs:restriction base="xs:string"&gt;</w:t>
              </w:r>
            </w:ins>
          </w:p>
          <w:p w14:paraId="2F87D6B9" w14:textId="77777777" w:rsidR="00E02224" w:rsidRDefault="00E02224" w:rsidP="00E02224">
            <w:pPr>
              <w:pStyle w:val="XML1"/>
              <w:rPr>
                <w:ins w:id="7751" w:author="Thomas Dietz" w:date="2012-08-13T14:15:00Z"/>
              </w:rPr>
            </w:pPr>
            <w:ins w:id="7752" w:author="Thomas Dietz" w:date="2012-08-13T14:15:00Z">
              <w:r>
                <w:t xml:space="preserve">            &lt;xs:minLength value="1"/&gt;</w:t>
              </w:r>
            </w:ins>
          </w:p>
          <w:p w14:paraId="09453194" w14:textId="77777777" w:rsidR="00E02224" w:rsidRDefault="00E02224" w:rsidP="00E02224">
            <w:pPr>
              <w:pStyle w:val="XML1"/>
              <w:rPr>
                <w:ins w:id="7753" w:author="Thomas Dietz" w:date="2012-08-13T14:15:00Z"/>
              </w:rPr>
            </w:pPr>
            <w:ins w:id="7754" w:author="Thomas Dietz" w:date="2012-08-13T14:15:00Z">
              <w:r>
                <w:t xml:space="preserve">            &lt;xs:maxLength value="16"/&gt;</w:t>
              </w:r>
            </w:ins>
          </w:p>
          <w:p w14:paraId="3E8BC159" w14:textId="77777777" w:rsidR="00E02224" w:rsidRDefault="00E02224" w:rsidP="00E02224">
            <w:pPr>
              <w:pStyle w:val="XML1"/>
              <w:rPr>
                <w:ins w:id="7755" w:author="Thomas Dietz" w:date="2012-08-13T14:15:00Z"/>
              </w:rPr>
            </w:pPr>
            <w:ins w:id="7756" w:author="Thomas Dietz" w:date="2012-08-13T14:15:00Z">
              <w:r>
                <w:t xml:space="preserve">          &lt;/xs:restriction&gt;</w:t>
              </w:r>
            </w:ins>
          </w:p>
          <w:p w14:paraId="12855138" w14:textId="77777777" w:rsidR="00E02224" w:rsidRDefault="00E02224" w:rsidP="00E02224">
            <w:pPr>
              <w:pStyle w:val="XML1"/>
              <w:rPr>
                <w:ins w:id="7757" w:author="Thomas Dietz" w:date="2012-08-13T14:15:00Z"/>
              </w:rPr>
            </w:pPr>
            <w:ins w:id="7758" w:author="Thomas Dietz" w:date="2012-08-13T14:15:00Z">
              <w:r>
                <w:t xml:space="preserve">        &lt;/xs:simpleType&gt;</w:t>
              </w:r>
            </w:ins>
          </w:p>
          <w:p w14:paraId="1F899BAD" w14:textId="77777777" w:rsidR="00E02224" w:rsidRDefault="00E02224" w:rsidP="00E02224">
            <w:pPr>
              <w:pStyle w:val="XML1"/>
              <w:rPr>
                <w:ins w:id="7759" w:author="Thomas Dietz" w:date="2012-08-13T14:15:00Z"/>
              </w:rPr>
            </w:pPr>
            <w:ins w:id="7760" w:author="Thomas Dietz" w:date="2012-08-13T14:15:00Z">
              <w:r>
                <w:t xml:space="preserve">      &lt;/xs:element&gt;</w:t>
              </w:r>
            </w:ins>
          </w:p>
          <w:p w14:paraId="7D25F683" w14:textId="77777777" w:rsidR="00E02224" w:rsidRDefault="00E02224" w:rsidP="00E02224">
            <w:pPr>
              <w:pStyle w:val="XML1"/>
              <w:rPr>
                <w:ins w:id="7761" w:author="Thomas Dietz" w:date="2012-08-13T14:15:00Z"/>
              </w:rPr>
            </w:pPr>
            <w:ins w:id="7762" w:author="Thomas Dietz" w:date="2012-08-13T14:15:00Z">
              <w:r>
                <w:t xml:space="preserve">      &lt;xs:element name="current-rate"  type="xs:unsignedInt"&gt;</w:t>
              </w:r>
            </w:ins>
          </w:p>
          <w:p w14:paraId="346F0869" w14:textId="77777777" w:rsidR="00E02224" w:rsidRDefault="00E02224" w:rsidP="00E02224">
            <w:pPr>
              <w:pStyle w:val="XML1"/>
              <w:rPr>
                <w:ins w:id="7763" w:author="Thomas Dietz" w:date="2012-08-13T14:15:00Z"/>
              </w:rPr>
            </w:pPr>
            <w:ins w:id="7764" w:author="Thomas Dietz" w:date="2012-08-13T14:15:00Z">
              <w:r>
                <w:t xml:space="preserve">        &lt;xs:annotation&gt;</w:t>
              </w:r>
            </w:ins>
          </w:p>
          <w:p w14:paraId="22A2718C" w14:textId="77777777" w:rsidR="00E02224" w:rsidRDefault="00E02224" w:rsidP="00E02224">
            <w:pPr>
              <w:pStyle w:val="XML1"/>
              <w:rPr>
                <w:ins w:id="7765" w:author="Thomas Dietz" w:date="2012-08-13T14:15:00Z"/>
              </w:rPr>
            </w:pPr>
            <w:ins w:id="7766" w:author="Thomas Dietz" w:date="2012-08-13T14:15:00Z">
              <w:r>
                <w:t xml:space="preserve">          &lt;xs:documentation&gt;</w:t>
              </w:r>
            </w:ins>
          </w:p>
          <w:p w14:paraId="4CEAD3B0" w14:textId="77777777" w:rsidR="00E02224" w:rsidRDefault="00E02224" w:rsidP="00E02224">
            <w:pPr>
              <w:pStyle w:val="XML1"/>
              <w:rPr>
                <w:ins w:id="7767" w:author="Thomas Dietz" w:date="2012-08-13T14:15:00Z"/>
              </w:rPr>
            </w:pPr>
            <w:ins w:id="7768" w:author="Thomas Dietz" w:date="2012-08-13T14:15:00Z">
              <w:r>
                <w:t xml:space="preserve">            This element indicates the current bit rate of </w:t>
              </w:r>
            </w:ins>
          </w:p>
          <w:p w14:paraId="67C7D9E2" w14:textId="77777777" w:rsidR="00E02224" w:rsidRDefault="00E02224" w:rsidP="00E02224">
            <w:pPr>
              <w:pStyle w:val="XML1"/>
              <w:rPr>
                <w:ins w:id="7769" w:author="Thomas Dietz" w:date="2012-08-13T14:15:00Z"/>
              </w:rPr>
            </w:pPr>
            <w:ins w:id="7770" w:author="Thomas Dietz" w:date="2012-08-13T14:15:00Z">
              <w:r>
                <w:t xml:space="preserve">            the port. Its values is to be provided in units of kilobit </w:t>
              </w:r>
            </w:ins>
          </w:p>
          <w:p w14:paraId="78FE8FDC" w14:textId="77777777" w:rsidR="00E02224" w:rsidRDefault="00E02224" w:rsidP="00E02224">
            <w:pPr>
              <w:pStyle w:val="XML1"/>
              <w:rPr>
                <w:ins w:id="7771" w:author="Thomas Dietz" w:date="2012-08-13T14:15:00Z"/>
              </w:rPr>
            </w:pPr>
            <w:ins w:id="7772" w:author="Thomas Dietz" w:date="2012-08-13T14:15:00Z">
              <w:r>
                <w:t xml:space="preserve">            per second (kbps). This element is only valid if the </w:t>
              </w:r>
            </w:ins>
          </w:p>
          <w:p w14:paraId="58E1E62D" w14:textId="77777777" w:rsidR="00E02224" w:rsidRDefault="00E02224" w:rsidP="00E02224">
            <w:pPr>
              <w:pStyle w:val="XML1"/>
              <w:rPr>
                <w:ins w:id="7773" w:author="Thomas Dietz" w:date="2012-08-13T14:15:00Z"/>
              </w:rPr>
            </w:pPr>
            <w:ins w:id="7774" w:author="Thomas Dietz" w:date="2012-08-13T14:15:00Z">
              <w:r>
                <w:t xml:space="preserve">            element called 'rate' in the current Port Features has a </w:t>
              </w:r>
            </w:ins>
          </w:p>
          <w:p w14:paraId="6D4844E8" w14:textId="77777777" w:rsidR="00E02224" w:rsidRDefault="00E02224" w:rsidP="00E02224">
            <w:pPr>
              <w:pStyle w:val="XML1"/>
              <w:rPr>
                <w:ins w:id="7775" w:author="Thomas Dietz" w:date="2012-08-13T14:15:00Z"/>
              </w:rPr>
            </w:pPr>
            <w:ins w:id="7776" w:author="Thomas Dietz" w:date="2012-08-13T14:15:00Z">
              <w:r>
                <w:t xml:space="preserve">            value of 'other'.</w:t>
              </w:r>
            </w:ins>
          </w:p>
          <w:p w14:paraId="08885C17" w14:textId="77777777" w:rsidR="00E02224" w:rsidRDefault="00E02224" w:rsidP="00E02224">
            <w:pPr>
              <w:pStyle w:val="XML1"/>
              <w:rPr>
                <w:ins w:id="7777" w:author="Thomas Dietz" w:date="2012-08-13T14:15:00Z"/>
              </w:rPr>
            </w:pPr>
          </w:p>
          <w:p w14:paraId="72418FBB" w14:textId="77777777" w:rsidR="00E02224" w:rsidRDefault="00E02224" w:rsidP="00E02224">
            <w:pPr>
              <w:pStyle w:val="XML1"/>
              <w:rPr>
                <w:ins w:id="7778" w:author="Thomas Dietz" w:date="2012-08-13T14:15:00Z"/>
              </w:rPr>
            </w:pPr>
            <w:ins w:id="7779" w:author="Thomas Dietz" w:date="2012-08-13T14:15:00Z">
              <w:r>
                <w:t xml:space="preserve">            Since this element is not configurable with the NETCONF</w:t>
              </w:r>
            </w:ins>
          </w:p>
          <w:p w14:paraId="5833EDAC" w14:textId="77777777" w:rsidR="00E02224" w:rsidRDefault="00E02224" w:rsidP="00E02224">
            <w:pPr>
              <w:pStyle w:val="XML1"/>
              <w:rPr>
                <w:ins w:id="7780" w:author="Thomas Dietz" w:date="2012-08-13T14:15:00Z"/>
              </w:rPr>
            </w:pPr>
            <w:ins w:id="7781" w:author="Thomas Dietz" w:date="2012-08-13T14:15:00Z">
              <w:r>
                <w:t xml:space="preserve">            protocol it MUST NOT be included in replies to NETCONF</w:t>
              </w:r>
            </w:ins>
          </w:p>
          <w:p w14:paraId="5B31B92C" w14:textId="77777777" w:rsidR="00E02224" w:rsidRDefault="00E02224" w:rsidP="00E02224">
            <w:pPr>
              <w:pStyle w:val="XML1"/>
              <w:rPr>
                <w:ins w:id="7782" w:author="Thomas Dietz" w:date="2012-08-13T14:15:00Z"/>
              </w:rPr>
            </w:pPr>
            <w:ins w:id="7783" w:author="Thomas Dietz" w:date="2012-08-13T14:15:00Z">
              <w:r>
                <w:t xml:space="preserve">            &amp;lt;get-config&amp;gt; requests.</w:t>
              </w:r>
            </w:ins>
          </w:p>
          <w:p w14:paraId="1D99B716" w14:textId="77777777" w:rsidR="00E02224" w:rsidRDefault="00E02224" w:rsidP="00E02224">
            <w:pPr>
              <w:pStyle w:val="XML1"/>
              <w:rPr>
                <w:ins w:id="7784" w:author="Thomas Dietz" w:date="2012-08-13T14:15:00Z"/>
              </w:rPr>
            </w:pPr>
            <w:ins w:id="7785" w:author="Thomas Dietz" w:date="2012-08-13T14:15:00Z">
              <w:r>
                <w:t xml:space="preserve">          &lt;/xs:documentation&gt;</w:t>
              </w:r>
            </w:ins>
          </w:p>
          <w:p w14:paraId="2D118243" w14:textId="77777777" w:rsidR="00E02224" w:rsidRDefault="00E02224" w:rsidP="00E02224">
            <w:pPr>
              <w:pStyle w:val="XML1"/>
              <w:rPr>
                <w:ins w:id="7786" w:author="Thomas Dietz" w:date="2012-08-13T14:15:00Z"/>
              </w:rPr>
            </w:pPr>
            <w:ins w:id="7787" w:author="Thomas Dietz" w:date="2012-08-13T14:15:00Z">
              <w:r>
                <w:t xml:space="preserve">        &lt;/xs:annotation&gt;</w:t>
              </w:r>
            </w:ins>
          </w:p>
          <w:p w14:paraId="13BF11D2" w14:textId="77777777" w:rsidR="00E02224" w:rsidRDefault="00E02224" w:rsidP="00E02224">
            <w:pPr>
              <w:pStyle w:val="XML1"/>
              <w:rPr>
                <w:ins w:id="7788" w:author="Thomas Dietz" w:date="2012-08-13T14:15:00Z"/>
              </w:rPr>
            </w:pPr>
            <w:ins w:id="7789" w:author="Thomas Dietz" w:date="2012-08-13T14:15:00Z">
              <w:r>
                <w:t xml:space="preserve">      &lt;/xs:element&gt;</w:t>
              </w:r>
            </w:ins>
          </w:p>
          <w:p w14:paraId="241B51B9" w14:textId="77777777" w:rsidR="00E02224" w:rsidRDefault="00E02224" w:rsidP="00E02224">
            <w:pPr>
              <w:pStyle w:val="XML1"/>
              <w:rPr>
                <w:ins w:id="7790" w:author="Thomas Dietz" w:date="2012-08-13T14:15:00Z"/>
              </w:rPr>
            </w:pPr>
            <w:ins w:id="7791" w:author="Thomas Dietz" w:date="2012-08-13T14:15:00Z">
              <w:r>
                <w:t xml:space="preserve">      &lt;xs:element name="max-rate"  type="xs:unsignedInt"&gt;</w:t>
              </w:r>
            </w:ins>
          </w:p>
          <w:p w14:paraId="471AF508" w14:textId="77777777" w:rsidR="00E02224" w:rsidRDefault="00E02224" w:rsidP="00E02224">
            <w:pPr>
              <w:pStyle w:val="XML1"/>
              <w:rPr>
                <w:ins w:id="7792" w:author="Thomas Dietz" w:date="2012-08-13T14:15:00Z"/>
              </w:rPr>
            </w:pPr>
            <w:ins w:id="7793" w:author="Thomas Dietz" w:date="2012-08-13T14:15:00Z">
              <w:r>
                <w:t xml:space="preserve">        &lt;xs:annotation&gt;</w:t>
              </w:r>
            </w:ins>
          </w:p>
          <w:p w14:paraId="7037110A" w14:textId="77777777" w:rsidR="00E02224" w:rsidRDefault="00E02224" w:rsidP="00E02224">
            <w:pPr>
              <w:pStyle w:val="XML1"/>
              <w:rPr>
                <w:ins w:id="7794" w:author="Thomas Dietz" w:date="2012-08-13T14:15:00Z"/>
              </w:rPr>
            </w:pPr>
            <w:ins w:id="7795" w:author="Thomas Dietz" w:date="2012-08-13T14:15:00Z">
              <w:r>
                <w:t xml:space="preserve">          &lt;xs:documentation&gt;</w:t>
              </w:r>
            </w:ins>
          </w:p>
          <w:p w14:paraId="0B95A45F" w14:textId="77777777" w:rsidR="00E02224" w:rsidRDefault="00E02224" w:rsidP="00E02224">
            <w:pPr>
              <w:pStyle w:val="XML1"/>
              <w:rPr>
                <w:ins w:id="7796" w:author="Thomas Dietz" w:date="2012-08-13T14:15:00Z"/>
              </w:rPr>
            </w:pPr>
            <w:ins w:id="7797" w:author="Thomas Dietz" w:date="2012-08-13T14:15:00Z">
              <w:r>
                <w:t xml:space="preserve">            This element indicates the maximum bit rate of </w:t>
              </w:r>
            </w:ins>
          </w:p>
          <w:p w14:paraId="06CF8E08" w14:textId="77777777" w:rsidR="00E02224" w:rsidRDefault="00E02224" w:rsidP="00E02224">
            <w:pPr>
              <w:pStyle w:val="XML1"/>
              <w:rPr>
                <w:ins w:id="7798" w:author="Thomas Dietz" w:date="2012-08-13T14:15:00Z"/>
              </w:rPr>
            </w:pPr>
            <w:ins w:id="7799" w:author="Thomas Dietz" w:date="2012-08-13T14:15:00Z">
              <w:r>
                <w:lastRenderedPageBreak/>
                <w:t xml:space="preserve">            the port. Its values is to be provided in units of kilobit </w:t>
              </w:r>
            </w:ins>
          </w:p>
          <w:p w14:paraId="63888140" w14:textId="77777777" w:rsidR="00E02224" w:rsidRDefault="00E02224" w:rsidP="00E02224">
            <w:pPr>
              <w:pStyle w:val="XML1"/>
              <w:rPr>
                <w:ins w:id="7800" w:author="Thomas Dietz" w:date="2012-08-13T14:15:00Z"/>
              </w:rPr>
            </w:pPr>
            <w:ins w:id="7801" w:author="Thomas Dietz" w:date="2012-08-13T14:15:00Z">
              <w:r>
                <w:t xml:space="preserve">            per second (kbps). This element is only valid if the </w:t>
              </w:r>
            </w:ins>
          </w:p>
          <w:p w14:paraId="06D364DF" w14:textId="77777777" w:rsidR="00E02224" w:rsidRDefault="00E02224" w:rsidP="00E02224">
            <w:pPr>
              <w:pStyle w:val="XML1"/>
              <w:rPr>
                <w:ins w:id="7802" w:author="Thomas Dietz" w:date="2012-08-13T14:15:00Z"/>
              </w:rPr>
            </w:pPr>
            <w:ins w:id="7803" w:author="Thomas Dietz" w:date="2012-08-13T14:15:00Z">
              <w:r>
                <w:t xml:space="preserve">            element called 'rate' in the current Port Features has a </w:t>
              </w:r>
            </w:ins>
          </w:p>
          <w:p w14:paraId="76D172B6" w14:textId="77777777" w:rsidR="00E02224" w:rsidRDefault="00E02224" w:rsidP="00E02224">
            <w:pPr>
              <w:pStyle w:val="XML1"/>
              <w:rPr>
                <w:ins w:id="7804" w:author="Thomas Dietz" w:date="2012-08-13T14:15:00Z"/>
              </w:rPr>
            </w:pPr>
            <w:ins w:id="7805" w:author="Thomas Dietz" w:date="2012-08-13T14:15:00Z">
              <w:r>
                <w:t xml:space="preserve">            value of 'other'.</w:t>
              </w:r>
            </w:ins>
          </w:p>
          <w:p w14:paraId="5C2A96B1" w14:textId="77777777" w:rsidR="00E02224" w:rsidRDefault="00E02224" w:rsidP="00E02224">
            <w:pPr>
              <w:pStyle w:val="XML1"/>
              <w:rPr>
                <w:ins w:id="7806" w:author="Thomas Dietz" w:date="2012-08-13T14:15:00Z"/>
              </w:rPr>
            </w:pPr>
          </w:p>
          <w:p w14:paraId="68E3F7C3" w14:textId="77777777" w:rsidR="00E02224" w:rsidRDefault="00E02224" w:rsidP="00E02224">
            <w:pPr>
              <w:pStyle w:val="XML1"/>
              <w:rPr>
                <w:ins w:id="7807" w:author="Thomas Dietz" w:date="2012-08-13T14:15:00Z"/>
              </w:rPr>
            </w:pPr>
            <w:ins w:id="7808" w:author="Thomas Dietz" w:date="2012-08-13T14:15:00Z">
              <w:r>
                <w:t xml:space="preserve">            Since this element is not configurable with the NETCONF</w:t>
              </w:r>
            </w:ins>
          </w:p>
          <w:p w14:paraId="0CA4F086" w14:textId="77777777" w:rsidR="00E02224" w:rsidRDefault="00E02224" w:rsidP="00E02224">
            <w:pPr>
              <w:pStyle w:val="XML1"/>
              <w:rPr>
                <w:ins w:id="7809" w:author="Thomas Dietz" w:date="2012-08-13T14:15:00Z"/>
              </w:rPr>
            </w:pPr>
            <w:ins w:id="7810" w:author="Thomas Dietz" w:date="2012-08-13T14:15:00Z">
              <w:r>
                <w:t xml:space="preserve">            protocol it MUST NOT be included in replies to NETCONF</w:t>
              </w:r>
            </w:ins>
          </w:p>
          <w:p w14:paraId="2EAC01BF" w14:textId="77777777" w:rsidR="00E02224" w:rsidRDefault="00E02224" w:rsidP="00E02224">
            <w:pPr>
              <w:pStyle w:val="XML1"/>
              <w:rPr>
                <w:ins w:id="7811" w:author="Thomas Dietz" w:date="2012-08-13T14:15:00Z"/>
              </w:rPr>
            </w:pPr>
            <w:ins w:id="7812" w:author="Thomas Dietz" w:date="2012-08-13T14:15:00Z">
              <w:r>
                <w:t xml:space="preserve">            &amp;lt;get-config&amp;gt; requests.</w:t>
              </w:r>
            </w:ins>
          </w:p>
          <w:p w14:paraId="17CBD7A7" w14:textId="77777777" w:rsidR="00E02224" w:rsidRDefault="00E02224" w:rsidP="00E02224">
            <w:pPr>
              <w:pStyle w:val="XML1"/>
              <w:rPr>
                <w:ins w:id="7813" w:author="Thomas Dietz" w:date="2012-08-13T14:15:00Z"/>
              </w:rPr>
            </w:pPr>
            <w:ins w:id="7814" w:author="Thomas Dietz" w:date="2012-08-13T14:15:00Z">
              <w:r>
                <w:t xml:space="preserve">          &lt;/xs:documentation&gt;</w:t>
              </w:r>
            </w:ins>
          </w:p>
          <w:p w14:paraId="021CDE4A" w14:textId="77777777" w:rsidR="00E02224" w:rsidRDefault="00E02224" w:rsidP="00E02224">
            <w:pPr>
              <w:pStyle w:val="XML1"/>
              <w:rPr>
                <w:ins w:id="7815" w:author="Thomas Dietz" w:date="2012-08-13T14:15:00Z"/>
              </w:rPr>
            </w:pPr>
            <w:ins w:id="7816" w:author="Thomas Dietz" w:date="2012-08-13T14:15:00Z">
              <w:r>
                <w:t xml:space="preserve">        &lt;/xs:annotation&gt;</w:t>
              </w:r>
            </w:ins>
          </w:p>
          <w:p w14:paraId="28886E56" w14:textId="77777777" w:rsidR="00E02224" w:rsidRDefault="00E02224" w:rsidP="00E02224">
            <w:pPr>
              <w:pStyle w:val="XML1"/>
              <w:rPr>
                <w:ins w:id="7817" w:author="Thomas Dietz" w:date="2012-08-13T14:15:00Z"/>
              </w:rPr>
            </w:pPr>
            <w:ins w:id="7818" w:author="Thomas Dietz" w:date="2012-08-13T14:15:00Z">
              <w:r>
                <w:t xml:space="preserve">      &lt;/xs:element&gt;</w:t>
              </w:r>
            </w:ins>
          </w:p>
          <w:p w14:paraId="14FDAE97" w14:textId="77777777" w:rsidR="00E02224" w:rsidRDefault="00E02224" w:rsidP="00E02224">
            <w:pPr>
              <w:pStyle w:val="XML1"/>
              <w:rPr>
                <w:ins w:id="7819" w:author="Thomas Dietz" w:date="2012-08-13T14:15:00Z"/>
              </w:rPr>
            </w:pPr>
            <w:ins w:id="7820" w:author="Thomas Dietz" w:date="2012-08-13T14:15:00Z">
              <w:r>
                <w:t xml:space="preserve">      &lt;xs:element name="configuration"&gt;</w:t>
              </w:r>
            </w:ins>
          </w:p>
          <w:p w14:paraId="631F9D10" w14:textId="77777777" w:rsidR="00E02224" w:rsidRDefault="00E02224" w:rsidP="00E02224">
            <w:pPr>
              <w:pStyle w:val="XML1"/>
              <w:rPr>
                <w:ins w:id="7821" w:author="Thomas Dietz" w:date="2012-08-13T14:15:00Z"/>
              </w:rPr>
            </w:pPr>
            <w:ins w:id="7822" w:author="Thomas Dietz" w:date="2012-08-13T14:15:00Z">
              <w:r>
                <w:t xml:space="preserve">        &lt;xs:annotation&gt;</w:t>
              </w:r>
            </w:ins>
          </w:p>
          <w:p w14:paraId="4ED95038" w14:textId="77777777" w:rsidR="00E02224" w:rsidRDefault="00E02224" w:rsidP="00E02224">
            <w:pPr>
              <w:pStyle w:val="XML1"/>
              <w:rPr>
                <w:ins w:id="7823" w:author="Thomas Dietz" w:date="2012-08-13T14:15:00Z"/>
              </w:rPr>
            </w:pPr>
            <w:ins w:id="7824" w:author="Thomas Dietz" w:date="2012-08-13T14:15:00Z">
              <w:r>
                <w:t xml:space="preserve">          &lt;xs:documentation&gt;</w:t>
              </w:r>
            </w:ins>
          </w:p>
          <w:p w14:paraId="01E75348" w14:textId="77777777" w:rsidR="00E02224" w:rsidRDefault="00E02224" w:rsidP="00E02224">
            <w:pPr>
              <w:pStyle w:val="XML1"/>
              <w:rPr>
                <w:ins w:id="7825" w:author="Thomas Dietz" w:date="2012-08-13T14:15:00Z"/>
              </w:rPr>
            </w:pPr>
            <w:ins w:id="7826" w:author="Thomas Dietz" w:date="2012-08-13T14:15:00Z">
              <w:r>
                <w:t xml:space="preserve">            This element represents the general</w:t>
              </w:r>
            </w:ins>
          </w:p>
          <w:p w14:paraId="2272A9F4" w14:textId="77777777" w:rsidR="00E02224" w:rsidRDefault="00E02224" w:rsidP="00E02224">
            <w:pPr>
              <w:pStyle w:val="XML1"/>
              <w:rPr>
                <w:ins w:id="7827" w:author="Thomas Dietz" w:date="2012-08-13T14:15:00Z"/>
              </w:rPr>
            </w:pPr>
            <w:ins w:id="7828" w:author="Thomas Dietz" w:date="2012-08-13T14:15:00Z">
              <w:r>
                <w:t xml:space="preserve">            adminitrative configuration of the OpenFlow Port.</w:t>
              </w:r>
            </w:ins>
          </w:p>
          <w:p w14:paraId="23EEC358" w14:textId="77777777" w:rsidR="00E02224" w:rsidRDefault="00E02224" w:rsidP="00E02224">
            <w:pPr>
              <w:pStyle w:val="XML1"/>
              <w:rPr>
                <w:ins w:id="7829" w:author="Thomas Dietz" w:date="2012-08-13T14:15:00Z"/>
              </w:rPr>
            </w:pPr>
            <w:ins w:id="7830" w:author="Thomas Dietz" w:date="2012-08-13T14:15:00Z">
              <w:r>
                <w:t xml:space="preserve">          &lt;/xs:documentation&gt;</w:t>
              </w:r>
            </w:ins>
          </w:p>
          <w:p w14:paraId="19C8DF50" w14:textId="77777777" w:rsidR="00E02224" w:rsidRDefault="00E02224" w:rsidP="00E02224">
            <w:pPr>
              <w:pStyle w:val="XML1"/>
              <w:rPr>
                <w:ins w:id="7831" w:author="Thomas Dietz" w:date="2012-08-13T14:15:00Z"/>
              </w:rPr>
            </w:pPr>
            <w:ins w:id="7832" w:author="Thomas Dietz" w:date="2012-08-13T14:15:00Z">
              <w:r>
                <w:t xml:space="preserve">        &lt;/xs:annotation&gt;</w:t>
              </w:r>
            </w:ins>
          </w:p>
          <w:p w14:paraId="4A2BB975" w14:textId="77777777" w:rsidR="00E02224" w:rsidRDefault="00E02224" w:rsidP="00E02224">
            <w:pPr>
              <w:pStyle w:val="XML1"/>
              <w:rPr>
                <w:ins w:id="7833" w:author="Thomas Dietz" w:date="2012-08-13T14:15:00Z"/>
              </w:rPr>
            </w:pPr>
            <w:ins w:id="7834" w:author="Thomas Dietz" w:date="2012-08-13T14:15:00Z">
              <w:r>
                <w:t xml:space="preserve">        &lt;xs:complexType&gt;</w:t>
              </w:r>
            </w:ins>
          </w:p>
          <w:p w14:paraId="0A769C97" w14:textId="77777777" w:rsidR="00E02224" w:rsidRDefault="00E02224" w:rsidP="00E02224">
            <w:pPr>
              <w:pStyle w:val="XML1"/>
              <w:rPr>
                <w:ins w:id="7835" w:author="Thomas Dietz" w:date="2012-08-13T14:15:00Z"/>
              </w:rPr>
            </w:pPr>
            <w:ins w:id="7836" w:author="Thomas Dietz" w:date="2012-08-13T14:15:00Z">
              <w:r>
                <w:t xml:space="preserve">          &lt;xs:sequence&gt;</w:t>
              </w:r>
            </w:ins>
          </w:p>
          <w:p w14:paraId="03621398" w14:textId="77777777" w:rsidR="00E02224" w:rsidRDefault="00E02224" w:rsidP="00E02224">
            <w:pPr>
              <w:pStyle w:val="XML1"/>
              <w:rPr>
                <w:ins w:id="7837" w:author="Thomas Dietz" w:date="2012-08-13T14:15:00Z"/>
              </w:rPr>
            </w:pPr>
            <w:ins w:id="7838" w:author="Thomas Dietz" w:date="2012-08-13T14:15:00Z">
              <w:r>
                <w:t xml:space="preserve">            &lt;xs:element name="admin-state" minOccurs="0"  type="OFUpDownStateType"&gt;</w:t>
              </w:r>
            </w:ins>
          </w:p>
          <w:p w14:paraId="64964D50" w14:textId="77777777" w:rsidR="00E02224" w:rsidRDefault="00E02224" w:rsidP="00E02224">
            <w:pPr>
              <w:pStyle w:val="XML1"/>
              <w:rPr>
                <w:ins w:id="7839" w:author="Thomas Dietz" w:date="2012-08-13T14:15:00Z"/>
              </w:rPr>
            </w:pPr>
            <w:ins w:id="7840" w:author="Thomas Dietz" w:date="2012-08-13T14:15:00Z">
              <w:r>
                <w:t xml:space="preserve">              &lt;xs:annotation&gt;</w:t>
              </w:r>
            </w:ins>
          </w:p>
          <w:p w14:paraId="7520DE82" w14:textId="77777777" w:rsidR="00E02224" w:rsidRDefault="00E02224" w:rsidP="00E02224">
            <w:pPr>
              <w:pStyle w:val="XML1"/>
              <w:rPr>
                <w:ins w:id="7841" w:author="Thomas Dietz" w:date="2012-08-13T14:15:00Z"/>
              </w:rPr>
            </w:pPr>
            <w:ins w:id="7842" w:author="Thomas Dietz" w:date="2012-08-13T14:15:00Z">
              <w:r>
                <w:t xml:space="preserve">                &lt;xs:documentation&gt;</w:t>
              </w:r>
            </w:ins>
          </w:p>
          <w:p w14:paraId="09052960" w14:textId="77777777" w:rsidR="00E02224" w:rsidRDefault="00E02224" w:rsidP="00E02224">
            <w:pPr>
              <w:pStyle w:val="XML1"/>
              <w:rPr>
                <w:ins w:id="7843" w:author="Thomas Dietz" w:date="2012-08-13T14:15:00Z"/>
              </w:rPr>
            </w:pPr>
            <w:ins w:id="7844" w:author="Thomas Dietz" w:date="2012-08-13T14:15:00Z">
              <w:r>
                <w:t xml:space="preserve">                  The administrative state of the port.  If</w:t>
              </w:r>
            </w:ins>
          </w:p>
          <w:p w14:paraId="2610FD00" w14:textId="77777777" w:rsidR="00E02224" w:rsidRDefault="00E02224" w:rsidP="00E02224">
            <w:pPr>
              <w:pStyle w:val="XML1"/>
              <w:rPr>
                <w:ins w:id="7845" w:author="Thomas Dietz" w:date="2012-08-13T14:15:00Z"/>
              </w:rPr>
            </w:pPr>
            <w:ins w:id="7846" w:author="Thomas Dietz" w:date="2012-08-13T14:15:00Z">
              <w:r>
                <w:t xml:space="preserve">                  true, the port has been administratively brought down and</w:t>
              </w:r>
            </w:ins>
          </w:p>
          <w:p w14:paraId="74C6BA85" w14:textId="77777777" w:rsidR="00E02224" w:rsidRDefault="00E02224" w:rsidP="00E02224">
            <w:pPr>
              <w:pStyle w:val="XML1"/>
              <w:rPr>
                <w:ins w:id="7847" w:author="Thomas Dietz" w:date="2012-08-13T14:15:00Z"/>
              </w:rPr>
            </w:pPr>
            <w:ins w:id="7848" w:author="Thomas Dietz" w:date="2012-08-13T14:15:00Z">
              <w:r>
                <w:t xml:space="preserve">                  SHOULD not be used by OpenFlow.</w:t>
              </w:r>
            </w:ins>
          </w:p>
          <w:p w14:paraId="06EE7223" w14:textId="77777777" w:rsidR="00E02224" w:rsidRDefault="00E02224" w:rsidP="00E02224">
            <w:pPr>
              <w:pStyle w:val="XML1"/>
              <w:rPr>
                <w:ins w:id="7849" w:author="Thomas Dietz" w:date="2012-08-13T14:15:00Z"/>
              </w:rPr>
            </w:pPr>
          </w:p>
          <w:p w14:paraId="049D58E6" w14:textId="77777777" w:rsidR="00E02224" w:rsidRDefault="00E02224" w:rsidP="00E02224">
            <w:pPr>
              <w:pStyle w:val="XML1"/>
              <w:rPr>
                <w:ins w:id="7850" w:author="Thomas Dietz" w:date="2012-08-13T14:15:00Z"/>
              </w:rPr>
            </w:pPr>
            <w:ins w:id="7851" w:author="Thomas Dietz" w:date="2012-08-13T14:15:00Z">
              <w:r>
                <w:t xml:space="preserve">                  This element is optional. If this element is not present</w:t>
              </w:r>
            </w:ins>
          </w:p>
          <w:p w14:paraId="23681B2A" w14:textId="77777777" w:rsidR="00E02224" w:rsidRDefault="00E02224" w:rsidP="00E02224">
            <w:pPr>
              <w:pStyle w:val="XML1"/>
              <w:rPr>
                <w:ins w:id="7852" w:author="Thomas Dietz" w:date="2012-08-13T14:15:00Z"/>
              </w:rPr>
            </w:pPr>
            <w:ins w:id="7853" w:author="Thomas Dietz" w:date="2012-08-13T14:15:00Z">
              <w:r>
                <w:t xml:space="preserve">                  it defaults to 'up'.</w:t>
              </w:r>
            </w:ins>
          </w:p>
          <w:p w14:paraId="6BE6E928" w14:textId="77777777" w:rsidR="00E02224" w:rsidRDefault="00E02224" w:rsidP="00E02224">
            <w:pPr>
              <w:pStyle w:val="XML1"/>
              <w:rPr>
                <w:ins w:id="7854" w:author="Thomas Dietz" w:date="2012-08-13T14:15:00Z"/>
              </w:rPr>
            </w:pPr>
            <w:ins w:id="7855" w:author="Thomas Dietz" w:date="2012-08-13T14:15:00Z">
              <w:r>
                <w:t xml:space="preserve">                &lt;/xs:documentation&gt;</w:t>
              </w:r>
            </w:ins>
          </w:p>
          <w:p w14:paraId="148B87A3" w14:textId="77777777" w:rsidR="00E02224" w:rsidRDefault="00E02224" w:rsidP="00E02224">
            <w:pPr>
              <w:pStyle w:val="XML1"/>
              <w:rPr>
                <w:ins w:id="7856" w:author="Thomas Dietz" w:date="2012-08-13T14:15:00Z"/>
              </w:rPr>
            </w:pPr>
            <w:ins w:id="7857" w:author="Thomas Dietz" w:date="2012-08-13T14:15:00Z">
              <w:r>
                <w:t xml:space="preserve">              &lt;/xs:annotation&gt;</w:t>
              </w:r>
            </w:ins>
          </w:p>
          <w:p w14:paraId="47DF4577" w14:textId="77777777" w:rsidR="00E02224" w:rsidRDefault="00E02224" w:rsidP="00E02224">
            <w:pPr>
              <w:pStyle w:val="XML1"/>
              <w:rPr>
                <w:ins w:id="7858" w:author="Thomas Dietz" w:date="2012-08-13T14:15:00Z"/>
              </w:rPr>
            </w:pPr>
            <w:ins w:id="7859" w:author="Thomas Dietz" w:date="2012-08-13T14:15:00Z">
              <w:r>
                <w:t xml:space="preserve">            &lt;/xs:element&gt;</w:t>
              </w:r>
            </w:ins>
          </w:p>
          <w:p w14:paraId="5B78CA7C" w14:textId="77777777" w:rsidR="00E02224" w:rsidRDefault="00E02224" w:rsidP="00E02224">
            <w:pPr>
              <w:pStyle w:val="XML1"/>
              <w:rPr>
                <w:ins w:id="7860" w:author="Thomas Dietz" w:date="2012-08-13T14:15:00Z"/>
              </w:rPr>
            </w:pPr>
            <w:ins w:id="7861" w:author="Thomas Dietz" w:date="2012-08-13T14:15:00Z">
              <w:r>
                <w:t xml:space="preserve">            &lt;xs:element name="no-receive" minOccurs="0"  type="xs:boolean"&gt;</w:t>
              </w:r>
            </w:ins>
          </w:p>
          <w:p w14:paraId="43FCD23C" w14:textId="77777777" w:rsidR="00E02224" w:rsidRDefault="00E02224" w:rsidP="00E02224">
            <w:pPr>
              <w:pStyle w:val="XML1"/>
              <w:rPr>
                <w:ins w:id="7862" w:author="Thomas Dietz" w:date="2012-08-13T14:15:00Z"/>
              </w:rPr>
            </w:pPr>
            <w:ins w:id="7863" w:author="Thomas Dietz" w:date="2012-08-13T14:15:00Z">
              <w:r>
                <w:t xml:space="preserve">              &lt;xs:annotation&gt;</w:t>
              </w:r>
            </w:ins>
          </w:p>
          <w:p w14:paraId="551A23CF" w14:textId="77777777" w:rsidR="00E02224" w:rsidRDefault="00E02224" w:rsidP="00E02224">
            <w:pPr>
              <w:pStyle w:val="XML1"/>
              <w:rPr>
                <w:ins w:id="7864" w:author="Thomas Dietz" w:date="2012-08-13T14:15:00Z"/>
              </w:rPr>
            </w:pPr>
            <w:ins w:id="7865" w:author="Thomas Dietz" w:date="2012-08-13T14:15:00Z">
              <w:r>
                <w:t xml:space="preserve">                &lt;xs:documentation&gt;</w:t>
              </w:r>
            </w:ins>
          </w:p>
          <w:p w14:paraId="66DC9822" w14:textId="77777777" w:rsidR="00E02224" w:rsidRDefault="00E02224" w:rsidP="00E02224">
            <w:pPr>
              <w:pStyle w:val="XML1"/>
              <w:rPr>
                <w:ins w:id="7866" w:author="Thomas Dietz" w:date="2012-08-13T14:15:00Z"/>
              </w:rPr>
            </w:pPr>
            <w:ins w:id="7867" w:author="Thomas Dietz" w:date="2012-08-13T14:15:00Z">
              <w:r>
                <w:t xml:space="preserve">                  If true, packets received at this OpenFlow</w:t>
              </w:r>
            </w:ins>
          </w:p>
          <w:p w14:paraId="37C54BAF" w14:textId="77777777" w:rsidR="00E02224" w:rsidRDefault="00E02224" w:rsidP="00E02224">
            <w:pPr>
              <w:pStyle w:val="XML1"/>
              <w:rPr>
                <w:ins w:id="7868" w:author="Thomas Dietz" w:date="2012-08-13T14:15:00Z"/>
              </w:rPr>
            </w:pPr>
            <w:ins w:id="7869" w:author="Thomas Dietz" w:date="2012-08-13T14:15:00Z">
              <w:r>
                <w:t xml:space="preserve">                  port SHOULD be dropped.</w:t>
              </w:r>
            </w:ins>
          </w:p>
          <w:p w14:paraId="26F551AA" w14:textId="77777777" w:rsidR="00E02224" w:rsidRDefault="00E02224" w:rsidP="00E02224">
            <w:pPr>
              <w:pStyle w:val="XML1"/>
              <w:rPr>
                <w:ins w:id="7870" w:author="Thomas Dietz" w:date="2012-08-13T14:15:00Z"/>
              </w:rPr>
            </w:pPr>
          </w:p>
          <w:p w14:paraId="2C4ABF79" w14:textId="77777777" w:rsidR="00E02224" w:rsidRDefault="00E02224" w:rsidP="00E02224">
            <w:pPr>
              <w:pStyle w:val="XML1"/>
              <w:rPr>
                <w:ins w:id="7871" w:author="Thomas Dietz" w:date="2012-08-13T14:15:00Z"/>
              </w:rPr>
            </w:pPr>
            <w:ins w:id="7872" w:author="Thomas Dietz" w:date="2012-08-13T14:15:00Z">
              <w:r>
                <w:t xml:space="preserve">                  This element is optional. If this element is not present</w:t>
              </w:r>
            </w:ins>
          </w:p>
          <w:p w14:paraId="4AA06132" w14:textId="77777777" w:rsidR="00E02224" w:rsidRDefault="00E02224" w:rsidP="00E02224">
            <w:pPr>
              <w:pStyle w:val="XML1"/>
              <w:rPr>
                <w:ins w:id="7873" w:author="Thomas Dietz" w:date="2012-08-13T14:15:00Z"/>
              </w:rPr>
            </w:pPr>
            <w:ins w:id="7874" w:author="Thomas Dietz" w:date="2012-08-13T14:15:00Z">
              <w:r>
                <w:t xml:space="preserve">                  it defaults to 'false'.</w:t>
              </w:r>
            </w:ins>
          </w:p>
          <w:p w14:paraId="05BD85A6" w14:textId="77777777" w:rsidR="00E02224" w:rsidRDefault="00E02224" w:rsidP="00E02224">
            <w:pPr>
              <w:pStyle w:val="XML1"/>
              <w:rPr>
                <w:ins w:id="7875" w:author="Thomas Dietz" w:date="2012-08-13T14:15:00Z"/>
              </w:rPr>
            </w:pPr>
            <w:ins w:id="7876" w:author="Thomas Dietz" w:date="2012-08-13T14:15:00Z">
              <w:r>
                <w:t xml:space="preserve">                &lt;/xs:documentation&gt;</w:t>
              </w:r>
            </w:ins>
          </w:p>
          <w:p w14:paraId="52BCD38C" w14:textId="77777777" w:rsidR="00E02224" w:rsidRDefault="00E02224" w:rsidP="00E02224">
            <w:pPr>
              <w:pStyle w:val="XML1"/>
              <w:rPr>
                <w:ins w:id="7877" w:author="Thomas Dietz" w:date="2012-08-13T14:15:00Z"/>
              </w:rPr>
            </w:pPr>
            <w:ins w:id="7878" w:author="Thomas Dietz" w:date="2012-08-13T14:15:00Z">
              <w:r>
                <w:t xml:space="preserve">              &lt;/xs:annotation&gt;</w:t>
              </w:r>
            </w:ins>
          </w:p>
          <w:p w14:paraId="310C7C13" w14:textId="77777777" w:rsidR="00E02224" w:rsidRDefault="00E02224" w:rsidP="00E02224">
            <w:pPr>
              <w:pStyle w:val="XML1"/>
              <w:rPr>
                <w:ins w:id="7879" w:author="Thomas Dietz" w:date="2012-08-13T14:15:00Z"/>
              </w:rPr>
            </w:pPr>
            <w:ins w:id="7880" w:author="Thomas Dietz" w:date="2012-08-13T14:15:00Z">
              <w:r>
                <w:t xml:space="preserve">            &lt;/xs:element&gt;</w:t>
              </w:r>
            </w:ins>
          </w:p>
          <w:p w14:paraId="4700B30D" w14:textId="77777777" w:rsidR="00E02224" w:rsidRDefault="00E02224" w:rsidP="00E02224">
            <w:pPr>
              <w:pStyle w:val="XML1"/>
              <w:rPr>
                <w:ins w:id="7881" w:author="Thomas Dietz" w:date="2012-08-13T14:15:00Z"/>
              </w:rPr>
            </w:pPr>
            <w:ins w:id="7882" w:author="Thomas Dietz" w:date="2012-08-13T14:15:00Z">
              <w:r>
                <w:t xml:space="preserve">            &lt;xs:element name="no-forward" minOccurs="0"  type="xs:boolean"&gt;</w:t>
              </w:r>
            </w:ins>
          </w:p>
          <w:p w14:paraId="00E1E4E0" w14:textId="77777777" w:rsidR="00E02224" w:rsidRDefault="00E02224" w:rsidP="00E02224">
            <w:pPr>
              <w:pStyle w:val="XML1"/>
              <w:rPr>
                <w:ins w:id="7883" w:author="Thomas Dietz" w:date="2012-08-13T14:15:00Z"/>
              </w:rPr>
            </w:pPr>
            <w:ins w:id="7884" w:author="Thomas Dietz" w:date="2012-08-13T14:15:00Z">
              <w:r>
                <w:t xml:space="preserve">              &lt;xs:annotation&gt;</w:t>
              </w:r>
            </w:ins>
          </w:p>
          <w:p w14:paraId="75160F1B" w14:textId="77777777" w:rsidR="00E02224" w:rsidRDefault="00E02224" w:rsidP="00E02224">
            <w:pPr>
              <w:pStyle w:val="XML1"/>
              <w:rPr>
                <w:ins w:id="7885" w:author="Thomas Dietz" w:date="2012-08-13T14:15:00Z"/>
              </w:rPr>
            </w:pPr>
            <w:ins w:id="7886" w:author="Thomas Dietz" w:date="2012-08-13T14:15:00Z">
              <w:r>
                <w:t xml:space="preserve">                &lt;xs:documentation&gt;</w:t>
              </w:r>
            </w:ins>
          </w:p>
          <w:p w14:paraId="6A4E85AE" w14:textId="77777777" w:rsidR="00E02224" w:rsidRDefault="00E02224" w:rsidP="00E02224">
            <w:pPr>
              <w:pStyle w:val="XML1"/>
              <w:rPr>
                <w:ins w:id="7887" w:author="Thomas Dietz" w:date="2012-08-13T14:15:00Z"/>
              </w:rPr>
            </w:pPr>
            <w:ins w:id="7888" w:author="Thomas Dietz" w:date="2012-08-13T14:15:00Z">
              <w:r>
                <w:t xml:space="preserve">                  If true, packets forwarded to this OpenFlow</w:t>
              </w:r>
            </w:ins>
          </w:p>
          <w:p w14:paraId="616B47CA" w14:textId="77777777" w:rsidR="00E02224" w:rsidRDefault="00E02224" w:rsidP="00E02224">
            <w:pPr>
              <w:pStyle w:val="XML1"/>
              <w:rPr>
                <w:ins w:id="7889" w:author="Thomas Dietz" w:date="2012-08-13T14:15:00Z"/>
              </w:rPr>
            </w:pPr>
            <w:ins w:id="7890" w:author="Thomas Dietz" w:date="2012-08-13T14:15:00Z">
              <w:r>
                <w:t xml:space="preserve">                  port SHOULD be dropped.</w:t>
              </w:r>
            </w:ins>
          </w:p>
          <w:p w14:paraId="6BADF994" w14:textId="77777777" w:rsidR="00E02224" w:rsidRDefault="00E02224" w:rsidP="00E02224">
            <w:pPr>
              <w:pStyle w:val="XML1"/>
              <w:rPr>
                <w:ins w:id="7891" w:author="Thomas Dietz" w:date="2012-08-13T14:15:00Z"/>
              </w:rPr>
            </w:pPr>
          </w:p>
          <w:p w14:paraId="0C4CA3DF" w14:textId="77777777" w:rsidR="00E02224" w:rsidRDefault="00E02224" w:rsidP="00E02224">
            <w:pPr>
              <w:pStyle w:val="XML1"/>
              <w:rPr>
                <w:ins w:id="7892" w:author="Thomas Dietz" w:date="2012-08-13T14:15:00Z"/>
              </w:rPr>
            </w:pPr>
            <w:ins w:id="7893" w:author="Thomas Dietz" w:date="2012-08-13T14:15:00Z">
              <w:r>
                <w:t xml:space="preserve">                  This element is optional. If this element is not present</w:t>
              </w:r>
            </w:ins>
          </w:p>
          <w:p w14:paraId="73375449" w14:textId="77777777" w:rsidR="00E02224" w:rsidRDefault="00E02224" w:rsidP="00E02224">
            <w:pPr>
              <w:pStyle w:val="XML1"/>
              <w:rPr>
                <w:ins w:id="7894" w:author="Thomas Dietz" w:date="2012-08-13T14:15:00Z"/>
              </w:rPr>
            </w:pPr>
            <w:ins w:id="7895" w:author="Thomas Dietz" w:date="2012-08-13T14:15:00Z">
              <w:r>
                <w:t xml:space="preserve">                  it defaults to 'false'.</w:t>
              </w:r>
            </w:ins>
          </w:p>
          <w:p w14:paraId="2CA97027" w14:textId="77777777" w:rsidR="00E02224" w:rsidRDefault="00E02224" w:rsidP="00E02224">
            <w:pPr>
              <w:pStyle w:val="XML1"/>
              <w:rPr>
                <w:ins w:id="7896" w:author="Thomas Dietz" w:date="2012-08-13T14:15:00Z"/>
              </w:rPr>
            </w:pPr>
            <w:ins w:id="7897" w:author="Thomas Dietz" w:date="2012-08-13T14:15:00Z">
              <w:r>
                <w:t xml:space="preserve">                &lt;/xs:documentation&gt;</w:t>
              </w:r>
            </w:ins>
          </w:p>
          <w:p w14:paraId="7B4056C4" w14:textId="77777777" w:rsidR="00E02224" w:rsidRDefault="00E02224" w:rsidP="00E02224">
            <w:pPr>
              <w:pStyle w:val="XML1"/>
              <w:rPr>
                <w:ins w:id="7898" w:author="Thomas Dietz" w:date="2012-08-13T14:15:00Z"/>
              </w:rPr>
            </w:pPr>
            <w:ins w:id="7899" w:author="Thomas Dietz" w:date="2012-08-13T14:15:00Z">
              <w:r>
                <w:t xml:space="preserve">              &lt;/xs:annotation&gt;</w:t>
              </w:r>
            </w:ins>
          </w:p>
          <w:p w14:paraId="6E4D8BCB" w14:textId="77777777" w:rsidR="00E02224" w:rsidRDefault="00E02224" w:rsidP="00E02224">
            <w:pPr>
              <w:pStyle w:val="XML1"/>
              <w:rPr>
                <w:ins w:id="7900" w:author="Thomas Dietz" w:date="2012-08-13T14:15:00Z"/>
              </w:rPr>
            </w:pPr>
            <w:ins w:id="7901" w:author="Thomas Dietz" w:date="2012-08-13T14:15:00Z">
              <w:r>
                <w:t xml:space="preserve">            &lt;/xs:element&gt;</w:t>
              </w:r>
            </w:ins>
          </w:p>
          <w:p w14:paraId="2FF8EED9" w14:textId="77777777" w:rsidR="00E02224" w:rsidRDefault="00E02224" w:rsidP="00E02224">
            <w:pPr>
              <w:pStyle w:val="XML1"/>
              <w:rPr>
                <w:ins w:id="7902" w:author="Thomas Dietz" w:date="2012-08-13T14:15:00Z"/>
              </w:rPr>
            </w:pPr>
            <w:ins w:id="7903" w:author="Thomas Dietz" w:date="2012-08-13T14:15:00Z">
              <w:r>
                <w:t xml:space="preserve">            &lt;xs:element name="no-packet-in" minOccurs="0"  type="xs:boolean"&gt;</w:t>
              </w:r>
            </w:ins>
          </w:p>
          <w:p w14:paraId="7BEFB74C" w14:textId="77777777" w:rsidR="00E02224" w:rsidRDefault="00E02224" w:rsidP="00E02224">
            <w:pPr>
              <w:pStyle w:val="XML1"/>
              <w:rPr>
                <w:ins w:id="7904" w:author="Thomas Dietz" w:date="2012-08-13T14:15:00Z"/>
              </w:rPr>
            </w:pPr>
            <w:ins w:id="7905" w:author="Thomas Dietz" w:date="2012-08-13T14:15:00Z">
              <w:r>
                <w:lastRenderedPageBreak/>
                <w:t xml:space="preserve">              &lt;xs:annotation&gt;</w:t>
              </w:r>
            </w:ins>
          </w:p>
          <w:p w14:paraId="3657CEDA" w14:textId="77777777" w:rsidR="00E02224" w:rsidRDefault="00E02224" w:rsidP="00E02224">
            <w:pPr>
              <w:pStyle w:val="XML1"/>
              <w:rPr>
                <w:ins w:id="7906" w:author="Thomas Dietz" w:date="2012-08-13T14:15:00Z"/>
              </w:rPr>
            </w:pPr>
            <w:ins w:id="7907" w:author="Thomas Dietz" w:date="2012-08-13T14:15:00Z">
              <w:r>
                <w:t xml:space="preserve">                &lt;xs:documentation&gt;</w:t>
              </w:r>
            </w:ins>
          </w:p>
          <w:p w14:paraId="61A75EC7" w14:textId="77777777" w:rsidR="00E02224" w:rsidRDefault="00E02224" w:rsidP="00E02224">
            <w:pPr>
              <w:pStyle w:val="XML1"/>
              <w:rPr>
                <w:ins w:id="7908" w:author="Thomas Dietz" w:date="2012-08-13T14:15:00Z"/>
              </w:rPr>
            </w:pPr>
            <w:ins w:id="7909" w:author="Thomas Dietz" w:date="2012-08-13T14:15:00Z">
              <w:r>
                <w:t xml:space="preserve">                  If true, packets received on that port that </w:t>
              </w:r>
            </w:ins>
          </w:p>
          <w:p w14:paraId="6CEBF379" w14:textId="77777777" w:rsidR="00E02224" w:rsidRDefault="00E02224" w:rsidP="00E02224">
            <w:pPr>
              <w:pStyle w:val="XML1"/>
              <w:rPr>
                <w:ins w:id="7910" w:author="Thomas Dietz" w:date="2012-08-13T14:15:00Z"/>
              </w:rPr>
            </w:pPr>
            <w:ins w:id="7911" w:author="Thomas Dietz" w:date="2012-08-13T14:15:00Z">
              <w:r>
                <w:t xml:space="preserve">                  generate a table miss should never trigger a packet-in </w:t>
              </w:r>
            </w:ins>
          </w:p>
          <w:p w14:paraId="32E85A79" w14:textId="77777777" w:rsidR="00E02224" w:rsidRDefault="00E02224" w:rsidP="00E02224">
            <w:pPr>
              <w:pStyle w:val="XML1"/>
              <w:rPr>
                <w:ins w:id="7912" w:author="Thomas Dietz" w:date="2012-08-13T14:15:00Z"/>
              </w:rPr>
            </w:pPr>
            <w:ins w:id="7913" w:author="Thomas Dietz" w:date="2012-08-13T14:15:00Z">
              <w:r>
                <w:t xml:space="preserve">                  message to the OpenFlow Controller.</w:t>
              </w:r>
            </w:ins>
          </w:p>
          <w:p w14:paraId="16E3B4FE" w14:textId="77777777" w:rsidR="00E02224" w:rsidRDefault="00E02224" w:rsidP="00E02224">
            <w:pPr>
              <w:pStyle w:val="XML1"/>
              <w:rPr>
                <w:ins w:id="7914" w:author="Thomas Dietz" w:date="2012-08-13T14:15:00Z"/>
              </w:rPr>
            </w:pPr>
          </w:p>
          <w:p w14:paraId="38A3305E" w14:textId="77777777" w:rsidR="00E02224" w:rsidRDefault="00E02224" w:rsidP="00E02224">
            <w:pPr>
              <w:pStyle w:val="XML1"/>
              <w:rPr>
                <w:ins w:id="7915" w:author="Thomas Dietz" w:date="2012-08-13T14:15:00Z"/>
              </w:rPr>
            </w:pPr>
            <w:ins w:id="7916" w:author="Thomas Dietz" w:date="2012-08-13T14:15:00Z">
              <w:r>
                <w:t xml:space="preserve">                  This element is optional. If this element is not present</w:t>
              </w:r>
            </w:ins>
          </w:p>
          <w:p w14:paraId="6783538C" w14:textId="77777777" w:rsidR="00E02224" w:rsidRDefault="00E02224" w:rsidP="00E02224">
            <w:pPr>
              <w:pStyle w:val="XML1"/>
              <w:rPr>
                <w:ins w:id="7917" w:author="Thomas Dietz" w:date="2012-08-13T14:15:00Z"/>
              </w:rPr>
            </w:pPr>
            <w:ins w:id="7918" w:author="Thomas Dietz" w:date="2012-08-13T14:15:00Z">
              <w:r>
                <w:t xml:space="preserve">                  it defaults to 'false'.</w:t>
              </w:r>
            </w:ins>
          </w:p>
          <w:p w14:paraId="3429140D" w14:textId="77777777" w:rsidR="00E02224" w:rsidRDefault="00E02224" w:rsidP="00E02224">
            <w:pPr>
              <w:pStyle w:val="XML1"/>
              <w:rPr>
                <w:ins w:id="7919" w:author="Thomas Dietz" w:date="2012-08-13T14:15:00Z"/>
              </w:rPr>
            </w:pPr>
            <w:ins w:id="7920" w:author="Thomas Dietz" w:date="2012-08-13T14:15:00Z">
              <w:r>
                <w:t xml:space="preserve">                &lt;/xs:documentation&gt;</w:t>
              </w:r>
            </w:ins>
          </w:p>
          <w:p w14:paraId="26F309AC" w14:textId="77777777" w:rsidR="00E02224" w:rsidRDefault="00E02224" w:rsidP="00E02224">
            <w:pPr>
              <w:pStyle w:val="XML1"/>
              <w:rPr>
                <w:ins w:id="7921" w:author="Thomas Dietz" w:date="2012-08-13T14:15:00Z"/>
              </w:rPr>
            </w:pPr>
            <w:ins w:id="7922" w:author="Thomas Dietz" w:date="2012-08-13T14:15:00Z">
              <w:r>
                <w:t xml:space="preserve">              &lt;/xs:annotation&gt;</w:t>
              </w:r>
            </w:ins>
          </w:p>
          <w:p w14:paraId="54C6C1E2" w14:textId="77777777" w:rsidR="00E02224" w:rsidRDefault="00E02224" w:rsidP="00E02224">
            <w:pPr>
              <w:pStyle w:val="XML1"/>
              <w:rPr>
                <w:ins w:id="7923" w:author="Thomas Dietz" w:date="2012-08-13T14:15:00Z"/>
              </w:rPr>
            </w:pPr>
            <w:ins w:id="7924" w:author="Thomas Dietz" w:date="2012-08-13T14:15:00Z">
              <w:r>
                <w:t xml:space="preserve">            &lt;/xs:element&gt;</w:t>
              </w:r>
            </w:ins>
          </w:p>
          <w:p w14:paraId="6808CFFE" w14:textId="77777777" w:rsidR="00E02224" w:rsidRDefault="00E02224" w:rsidP="00E02224">
            <w:pPr>
              <w:pStyle w:val="XML1"/>
              <w:rPr>
                <w:ins w:id="7925" w:author="Thomas Dietz" w:date="2012-08-13T14:15:00Z"/>
              </w:rPr>
            </w:pPr>
            <w:ins w:id="7926" w:author="Thomas Dietz" w:date="2012-08-13T14:15:00Z">
              <w:r>
                <w:t xml:space="preserve">          &lt;/xs:sequence&gt;</w:t>
              </w:r>
            </w:ins>
          </w:p>
          <w:p w14:paraId="35203BC2" w14:textId="77777777" w:rsidR="00E02224" w:rsidRDefault="00E02224" w:rsidP="00E02224">
            <w:pPr>
              <w:pStyle w:val="XML1"/>
              <w:rPr>
                <w:ins w:id="7927" w:author="Thomas Dietz" w:date="2012-08-13T14:15:00Z"/>
              </w:rPr>
            </w:pPr>
            <w:ins w:id="7928" w:author="Thomas Dietz" w:date="2012-08-13T14:15:00Z">
              <w:r>
                <w:t xml:space="preserve">        &lt;/xs:complexType&gt;</w:t>
              </w:r>
            </w:ins>
          </w:p>
          <w:p w14:paraId="30A15E50" w14:textId="77777777" w:rsidR="00E02224" w:rsidRDefault="00E02224" w:rsidP="00E02224">
            <w:pPr>
              <w:pStyle w:val="XML1"/>
              <w:rPr>
                <w:ins w:id="7929" w:author="Thomas Dietz" w:date="2012-08-13T14:15:00Z"/>
              </w:rPr>
            </w:pPr>
            <w:ins w:id="7930" w:author="Thomas Dietz" w:date="2012-08-13T14:15:00Z">
              <w:r>
                <w:t xml:space="preserve">      &lt;/xs:element&gt;</w:t>
              </w:r>
            </w:ins>
          </w:p>
          <w:p w14:paraId="39ABFEED" w14:textId="77777777" w:rsidR="00E02224" w:rsidRDefault="00E02224" w:rsidP="00E02224">
            <w:pPr>
              <w:pStyle w:val="XML1"/>
              <w:rPr>
                <w:ins w:id="7931" w:author="Thomas Dietz" w:date="2012-08-13T14:15:00Z"/>
              </w:rPr>
            </w:pPr>
            <w:ins w:id="7932" w:author="Thomas Dietz" w:date="2012-08-13T14:15:00Z">
              <w:r>
                <w:t xml:space="preserve">      &lt;xs:element name="state"&gt;</w:t>
              </w:r>
            </w:ins>
          </w:p>
          <w:p w14:paraId="165F981A" w14:textId="77777777" w:rsidR="00E02224" w:rsidRDefault="00E02224" w:rsidP="00E02224">
            <w:pPr>
              <w:pStyle w:val="XML1"/>
              <w:rPr>
                <w:ins w:id="7933" w:author="Thomas Dietz" w:date="2012-08-13T14:15:00Z"/>
              </w:rPr>
            </w:pPr>
            <w:ins w:id="7934" w:author="Thomas Dietz" w:date="2012-08-13T14:15:00Z">
              <w:r>
                <w:t xml:space="preserve">        &lt;xs:annotation&gt;</w:t>
              </w:r>
            </w:ins>
          </w:p>
          <w:p w14:paraId="6C5AD44A" w14:textId="77777777" w:rsidR="00E02224" w:rsidRDefault="00E02224" w:rsidP="00E02224">
            <w:pPr>
              <w:pStyle w:val="XML1"/>
              <w:rPr>
                <w:ins w:id="7935" w:author="Thomas Dietz" w:date="2012-08-13T14:15:00Z"/>
              </w:rPr>
            </w:pPr>
            <w:ins w:id="7936" w:author="Thomas Dietz" w:date="2012-08-13T14:15:00Z">
              <w:r>
                <w:t xml:space="preserve">          &lt;xs:documentation&gt;</w:t>
              </w:r>
            </w:ins>
          </w:p>
          <w:p w14:paraId="738F1995" w14:textId="77777777" w:rsidR="00E02224" w:rsidRDefault="00E02224" w:rsidP="00E02224">
            <w:pPr>
              <w:pStyle w:val="XML1"/>
              <w:rPr>
                <w:ins w:id="7937" w:author="Thomas Dietz" w:date="2012-08-13T14:15:00Z"/>
              </w:rPr>
            </w:pPr>
            <w:ins w:id="7938" w:author="Thomas Dietz" w:date="2012-08-13T14:15:00Z">
              <w:r>
                <w:t xml:space="preserve">            This element represents the general operational </w:t>
              </w:r>
            </w:ins>
          </w:p>
          <w:p w14:paraId="53D56F53" w14:textId="77777777" w:rsidR="00E02224" w:rsidRDefault="00E02224" w:rsidP="00E02224">
            <w:pPr>
              <w:pStyle w:val="XML1"/>
              <w:rPr>
                <w:ins w:id="7939" w:author="Thomas Dietz" w:date="2012-08-13T14:15:00Z"/>
              </w:rPr>
            </w:pPr>
            <w:ins w:id="7940" w:author="Thomas Dietz" w:date="2012-08-13T14:15:00Z">
              <w:r>
                <w:t xml:space="preserve">            state of the OpenFlow Port.</w:t>
              </w:r>
            </w:ins>
          </w:p>
          <w:p w14:paraId="3E1CA948" w14:textId="77777777" w:rsidR="00E02224" w:rsidRDefault="00E02224" w:rsidP="00E02224">
            <w:pPr>
              <w:pStyle w:val="XML1"/>
              <w:rPr>
                <w:ins w:id="7941" w:author="Thomas Dietz" w:date="2012-08-13T14:15:00Z"/>
              </w:rPr>
            </w:pPr>
          </w:p>
          <w:p w14:paraId="6C96F8BC" w14:textId="77777777" w:rsidR="00E02224" w:rsidRDefault="00E02224" w:rsidP="00E02224">
            <w:pPr>
              <w:pStyle w:val="XML1"/>
              <w:rPr>
                <w:ins w:id="7942" w:author="Thomas Dietz" w:date="2012-08-13T14:15:00Z"/>
              </w:rPr>
            </w:pPr>
            <w:ins w:id="7943" w:author="Thomas Dietz" w:date="2012-08-13T14:15:00Z">
              <w:r>
                <w:t xml:space="preserve">            Children of this element are not configurable and can only be</w:t>
              </w:r>
            </w:ins>
          </w:p>
          <w:p w14:paraId="76D12C5F" w14:textId="77777777" w:rsidR="00E02224" w:rsidRDefault="00E02224" w:rsidP="00E02224">
            <w:pPr>
              <w:pStyle w:val="XML1"/>
              <w:rPr>
                <w:ins w:id="7944" w:author="Thomas Dietz" w:date="2012-08-13T14:15:00Z"/>
              </w:rPr>
            </w:pPr>
            <w:ins w:id="7945" w:author="Thomas Dietz" w:date="2012-08-13T14:15:00Z">
              <w:r>
                <w:t xml:space="preserve">            retrieved by NETCONF &amp;lt;get&amp;gt; operations. Attemps to modify this</w:t>
              </w:r>
            </w:ins>
          </w:p>
          <w:p w14:paraId="51A01DE4" w14:textId="77777777" w:rsidR="00E02224" w:rsidRDefault="00E02224" w:rsidP="00E02224">
            <w:pPr>
              <w:pStyle w:val="XML1"/>
              <w:rPr>
                <w:ins w:id="7946" w:author="Thomas Dietz" w:date="2012-08-13T14:15:00Z"/>
              </w:rPr>
            </w:pPr>
            <w:ins w:id="7947" w:author="Thomas Dietz" w:date="2012-08-13T14:15:00Z">
              <w:r>
                <w:t xml:space="preserve">            element and its children with a NETCONF &amp;lt;edit-config&amp;gt;</w:t>
              </w:r>
            </w:ins>
          </w:p>
          <w:p w14:paraId="06A78488" w14:textId="77777777" w:rsidR="00E02224" w:rsidRDefault="00E02224" w:rsidP="00E02224">
            <w:pPr>
              <w:pStyle w:val="XML1"/>
              <w:rPr>
                <w:ins w:id="7948" w:author="Thomas Dietz" w:date="2012-08-13T14:15:00Z"/>
              </w:rPr>
            </w:pPr>
            <w:ins w:id="7949" w:author="Thomas Dietz" w:date="2012-08-13T14:15:00Z">
              <w:r>
                <w:t xml:space="preserve">            operation MUST result in an 'operation-not-supported' error</w:t>
              </w:r>
            </w:ins>
          </w:p>
          <w:p w14:paraId="6393FA92" w14:textId="77777777" w:rsidR="00E02224" w:rsidRDefault="00E02224" w:rsidP="00E02224">
            <w:pPr>
              <w:pStyle w:val="XML1"/>
              <w:rPr>
                <w:ins w:id="7950" w:author="Thomas Dietz" w:date="2012-08-13T14:15:00Z"/>
              </w:rPr>
            </w:pPr>
            <w:ins w:id="7951" w:author="Thomas Dietz" w:date="2012-08-13T14:15:00Z">
              <w:r>
                <w:t xml:space="preserve">            with type 'application'.</w:t>
              </w:r>
            </w:ins>
          </w:p>
          <w:p w14:paraId="3F00907A" w14:textId="77777777" w:rsidR="00E02224" w:rsidRDefault="00E02224" w:rsidP="00E02224">
            <w:pPr>
              <w:pStyle w:val="XML1"/>
              <w:rPr>
                <w:ins w:id="7952" w:author="Thomas Dietz" w:date="2012-08-13T14:15:00Z"/>
              </w:rPr>
            </w:pPr>
            <w:ins w:id="7953" w:author="Thomas Dietz" w:date="2012-08-13T14:15:00Z">
              <w:r>
                <w:t xml:space="preserve">          &lt;/xs:documentation&gt;</w:t>
              </w:r>
            </w:ins>
          </w:p>
          <w:p w14:paraId="13B35F35" w14:textId="77777777" w:rsidR="00E02224" w:rsidRDefault="00E02224" w:rsidP="00E02224">
            <w:pPr>
              <w:pStyle w:val="XML1"/>
              <w:rPr>
                <w:ins w:id="7954" w:author="Thomas Dietz" w:date="2012-08-13T14:15:00Z"/>
              </w:rPr>
            </w:pPr>
            <w:ins w:id="7955" w:author="Thomas Dietz" w:date="2012-08-13T14:15:00Z">
              <w:r>
                <w:t xml:space="preserve">        &lt;/xs:annotation&gt;</w:t>
              </w:r>
            </w:ins>
          </w:p>
          <w:p w14:paraId="63582149" w14:textId="77777777" w:rsidR="00E02224" w:rsidRDefault="00E02224" w:rsidP="00E02224">
            <w:pPr>
              <w:pStyle w:val="XML1"/>
              <w:rPr>
                <w:ins w:id="7956" w:author="Thomas Dietz" w:date="2012-08-13T14:15:00Z"/>
              </w:rPr>
            </w:pPr>
            <w:ins w:id="7957" w:author="Thomas Dietz" w:date="2012-08-13T14:15:00Z">
              <w:r>
                <w:t xml:space="preserve">        &lt;xs:complexType&gt;</w:t>
              </w:r>
            </w:ins>
          </w:p>
          <w:p w14:paraId="4701CDBA" w14:textId="77777777" w:rsidR="00E02224" w:rsidRDefault="00E02224" w:rsidP="00E02224">
            <w:pPr>
              <w:pStyle w:val="XML1"/>
              <w:rPr>
                <w:ins w:id="7958" w:author="Thomas Dietz" w:date="2012-08-13T14:15:00Z"/>
              </w:rPr>
            </w:pPr>
            <w:ins w:id="7959" w:author="Thomas Dietz" w:date="2012-08-13T14:15:00Z">
              <w:r>
                <w:t xml:space="preserve">          &lt;xs:sequence&gt;</w:t>
              </w:r>
            </w:ins>
          </w:p>
          <w:p w14:paraId="2B3E3B1A" w14:textId="77777777" w:rsidR="00E02224" w:rsidRDefault="00E02224" w:rsidP="00E02224">
            <w:pPr>
              <w:pStyle w:val="XML1"/>
              <w:rPr>
                <w:ins w:id="7960" w:author="Thomas Dietz" w:date="2012-08-13T14:15:00Z"/>
              </w:rPr>
            </w:pPr>
            <w:ins w:id="7961" w:author="Thomas Dietz" w:date="2012-08-13T14:15:00Z">
              <w:r>
                <w:t xml:space="preserve">            &lt;xs:element name="oper-state" minOccurs="0"  type="OFUpDownStateType"&gt;</w:t>
              </w:r>
            </w:ins>
          </w:p>
          <w:p w14:paraId="0D6E28D1" w14:textId="77777777" w:rsidR="00E02224" w:rsidRDefault="00E02224" w:rsidP="00E02224">
            <w:pPr>
              <w:pStyle w:val="XML1"/>
              <w:rPr>
                <w:ins w:id="7962" w:author="Thomas Dietz" w:date="2012-08-13T14:15:00Z"/>
              </w:rPr>
            </w:pPr>
            <w:ins w:id="7963" w:author="Thomas Dietz" w:date="2012-08-13T14:15:00Z">
              <w:r>
                <w:t xml:space="preserve">              &lt;xs:annotation&gt;</w:t>
              </w:r>
            </w:ins>
          </w:p>
          <w:p w14:paraId="5620A1A2" w14:textId="77777777" w:rsidR="00E02224" w:rsidRDefault="00E02224" w:rsidP="00E02224">
            <w:pPr>
              <w:pStyle w:val="XML1"/>
              <w:rPr>
                <w:ins w:id="7964" w:author="Thomas Dietz" w:date="2012-08-13T14:15:00Z"/>
              </w:rPr>
            </w:pPr>
            <w:ins w:id="7965" w:author="Thomas Dietz" w:date="2012-08-13T14:15:00Z">
              <w:r>
                <w:t xml:space="preserve">                &lt;xs:documentation&gt;</w:t>
              </w:r>
            </w:ins>
          </w:p>
          <w:p w14:paraId="3CE5972C" w14:textId="77777777" w:rsidR="00E02224" w:rsidRDefault="00E02224" w:rsidP="00E02224">
            <w:pPr>
              <w:pStyle w:val="XML1"/>
              <w:rPr>
                <w:ins w:id="7966" w:author="Thomas Dietz" w:date="2012-08-13T14:15:00Z"/>
              </w:rPr>
            </w:pPr>
            <w:ins w:id="7967" w:author="Thomas Dietz" w:date="2012-08-13T14:15:00Z">
              <w:r>
                <w:t xml:space="preserve">                  If the value of this element is 'down', it </w:t>
              </w:r>
            </w:ins>
          </w:p>
          <w:p w14:paraId="4EE54C39" w14:textId="77777777" w:rsidR="00E02224" w:rsidRDefault="00E02224" w:rsidP="00E02224">
            <w:pPr>
              <w:pStyle w:val="XML1"/>
              <w:rPr>
                <w:ins w:id="7968" w:author="Thomas Dietz" w:date="2012-08-13T14:15:00Z"/>
              </w:rPr>
            </w:pPr>
            <w:ins w:id="7969" w:author="Thomas Dietz" w:date="2012-08-13T14:15:00Z">
              <w:r>
                <w:t xml:space="preserve">                  indicates that there is no physical link present.</w:t>
              </w:r>
            </w:ins>
          </w:p>
          <w:p w14:paraId="4DAA0D5C" w14:textId="77777777" w:rsidR="00E02224" w:rsidRDefault="00E02224" w:rsidP="00E02224">
            <w:pPr>
              <w:pStyle w:val="XML1"/>
              <w:rPr>
                <w:ins w:id="7970" w:author="Thomas Dietz" w:date="2012-08-13T14:15:00Z"/>
              </w:rPr>
            </w:pPr>
            <w:ins w:id="7971" w:author="Thomas Dietz" w:date="2012-08-13T14:15:00Z">
              <w:r>
                <w:t xml:space="preserve">                &lt;/xs:documentation&gt;</w:t>
              </w:r>
            </w:ins>
          </w:p>
          <w:p w14:paraId="0FCF566B" w14:textId="77777777" w:rsidR="00E02224" w:rsidRDefault="00E02224" w:rsidP="00E02224">
            <w:pPr>
              <w:pStyle w:val="XML1"/>
              <w:rPr>
                <w:ins w:id="7972" w:author="Thomas Dietz" w:date="2012-08-13T14:15:00Z"/>
              </w:rPr>
            </w:pPr>
            <w:ins w:id="7973" w:author="Thomas Dietz" w:date="2012-08-13T14:15:00Z">
              <w:r>
                <w:t xml:space="preserve">              &lt;/xs:annotation&gt;</w:t>
              </w:r>
            </w:ins>
          </w:p>
          <w:p w14:paraId="2033121A" w14:textId="77777777" w:rsidR="00E02224" w:rsidRDefault="00E02224" w:rsidP="00E02224">
            <w:pPr>
              <w:pStyle w:val="XML1"/>
              <w:rPr>
                <w:ins w:id="7974" w:author="Thomas Dietz" w:date="2012-08-13T14:15:00Z"/>
              </w:rPr>
            </w:pPr>
            <w:ins w:id="7975" w:author="Thomas Dietz" w:date="2012-08-13T14:15:00Z">
              <w:r>
                <w:t xml:space="preserve">            &lt;/xs:element&gt;</w:t>
              </w:r>
            </w:ins>
          </w:p>
          <w:p w14:paraId="624A3101" w14:textId="77777777" w:rsidR="00E02224" w:rsidRDefault="00E02224" w:rsidP="00E02224">
            <w:pPr>
              <w:pStyle w:val="XML1"/>
              <w:rPr>
                <w:ins w:id="7976" w:author="Thomas Dietz" w:date="2012-08-13T14:15:00Z"/>
              </w:rPr>
            </w:pPr>
            <w:ins w:id="7977" w:author="Thomas Dietz" w:date="2012-08-13T14:15:00Z">
              <w:r>
                <w:t xml:space="preserve">            &lt;xs:element name="blocked" minOccurs="0"  type="xs:boolean"&gt;</w:t>
              </w:r>
            </w:ins>
          </w:p>
          <w:p w14:paraId="5346F118" w14:textId="77777777" w:rsidR="00E02224" w:rsidRDefault="00E02224" w:rsidP="00E02224">
            <w:pPr>
              <w:pStyle w:val="XML1"/>
              <w:rPr>
                <w:ins w:id="7978" w:author="Thomas Dietz" w:date="2012-08-13T14:15:00Z"/>
              </w:rPr>
            </w:pPr>
            <w:ins w:id="7979" w:author="Thomas Dietz" w:date="2012-08-13T14:15:00Z">
              <w:r>
                <w:t xml:space="preserve">              &lt;xs:annotation&gt;</w:t>
              </w:r>
            </w:ins>
          </w:p>
          <w:p w14:paraId="639BF79D" w14:textId="77777777" w:rsidR="00E02224" w:rsidRDefault="00E02224" w:rsidP="00E02224">
            <w:pPr>
              <w:pStyle w:val="XML1"/>
              <w:rPr>
                <w:ins w:id="7980" w:author="Thomas Dietz" w:date="2012-08-13T14:15:00Z"/>
              </w:rPr>
            </w:pPr>
            <w:ins w:id="7981" w:author="Thomas Dietz" w:date="2012-08-13T14:15:00Z">
              <w:r>
                <w:t xml:space="preserve">                &lt;xs:documentation&gt;</w:t>
              </w:r>
            </w:ins>
          </w:p>
          <w:p w14:paraId="71773054" w14:textId="77777777" w:rsidR="00E02224" w:rsidRDefault="00E02224" w:rsidP="00E02224">
            <w:pPr>
              <w:pStyle w:val="XML1"/>
              <w:rPr>
                <w:ins w:id="7982" w:author="Thomas Dietz" w:date="2012-08-13T14:15:00Z"/>
              </w:rPr>
            </w:pPr>
            <w:ins w:id="7983" w:author="Thomas Dietz" w:date="2012-08-13T14:15:00Z">
              <w:r>
                <w:t xml:space="preserve">                  If the value of this element is 'true', it </w:t>
              </w:r>
            </w:ins>
          </w:p>
          <w:p w14:paraId="0485EEBF" w14:textId="77777777" w:rsidR="00E02224" w:rsidRDefault="00E02224" w:rsidP="00E02224">
            <w:pPr>
              <w:pStyle w:val="XML1"/>
              <w:rPr>
                <w:ins w:id="7984" w:author="Thomas Dietz" w:date="2012-08-13T14:15:00Z"/>
              </w:rPr>
            </w:pPr>
            <w:ins w:id="7985" w:author="Thomas Dietz" w:date="2012-08-13T14:15:00Z">
              <w:r>
                <w:t xml:space="preserve">                  indicates that a switch protocol outside of OpenFlow,</w:t>
              </w:r>
            </w:ins>
          </w:p>
          <w:p w14:paraId="2124BBFA" w14:textId="77777777" w:rsidR="00E02224" w:rsidRDefault="00E02224" w:rsidP="00E02224">
            <w:pPr>
              <w:pStyle w:val="XML1"/>
              <w:rPr>
                <w:ins w:id="7986" w:author="Thomas Dietz" w:date="2012-08-13T14:15:00Z"/>
              </w:rPr>
            </w:pPr>
            <w:ins w:id="7987" w:author="Thomas Dietz" w:date="2012-08-13T14:15:00Z">
              <w:r>
                <w:t xml:space="preserve">                  such as 802.1D Spanning Tree, is preventing the use of</w:t>
              </w:r>
            </w:ins>
          </w:p>
          <w:p w14:paraId="194C2E34" w14:textId="77777777" w:rsidR="00E02224" w:rsidRDefault="00E02224" w:rsidP="00E02224">
            <w:pPr>
              <w:pStyle w:val="XML1"/>
              <w:rPr>
                <w:ins w:id="7988" w:author="Thomas Dietz" w:date="2012-08-13T14:15:00Z"/>
              </w:rPr>
            </w:pPr>
            <w:ins w:id="7989" w:author="Thomas Dietz" w:date="2012-08-13T14:15:00Z">
              <w:r>
                <w:t xml:space="preserve">                  this OpenFlow port for OpenFlow flooding.</w:t>
              </w:r>
            </w:ins>
          </w:p>
          <w:p w14:paraId="1A954634" w14:textId="77777777" w:rsidR="00E02224" w:rsidRDefault="00E02224" w:rsidP="00E02224">
            <w:pPr>
              <w:pStyle w:val="XML1"/>
              <w:rPr>
                <w:ins w:id="7990" w:author="Thomas Dietz" w:date="2012-08-13T14:15:00Z"/>
              </w:rPr>
            </w:pPr>
            <w:ins w:id="7991" w:author="Thomas Dietz" w:date="2012-08-13T14:15:00Z">
              <w:r>
                <w:t xml:space="preserve">                &lt;/xs:documentation&gt;</w:t>
              </w:r>
            </w:ins>
          </w:p>
          <w:p w14:paraId="6BB2ED0A" w14:textId="77777777" w:rsidR="00E02224" w:rsidRDefault="00E02224" w:rsidP="00E02224">
            <w:pPr>
              <w:pStyle w:val="XML1"/>
              <w:rPr>
                <w:ins w:id="7992" w:author="Thomas Dietz" w:date="2012-08-13T14:15:00Z"/>
              </w:rPr>
            </w:pPr>
            <w:ins w:id="7993" w:author="Thomas Dietz" w:date="2012-08-13T14:15:00Z">
              <w:r>
                <w:t xml:space="preserve">              &lt;/xs:annotation&gt;</w:t>
              </w:r>
            </w:ins>
          </w:p>
          <w:p w14:paraId="4A3C82A8" w14:textId="77777777" w:rsidR="00E02224" w:rsidRDefault="00E02224" w:rsidP="00E02224">
            <w:pPr>
              <w:pStyle w:val="XML1"/>
              <w:rPr>
                <w:ins w:id="7994" w:author="Thomas Dietz" w:date="2012-08-13T14:15:00Z"/>
              </w:rPr>
            </w:pPr>
            <w:ins w:id="7995" w:author="Thomas Dietz" w:date="2012-08-13T14:15:00Z">
              <w:r>
                <w:t xml:space="preserve">            &lt;/xs:element&gt;</w:t>
              </w:r>
            </w:ins>
          </w:p>
          <w:p w14:paraId="0E6D41C6" w14:textId="77777777" w:rsidR="00E02224" w:rsidRDefault="00E02224" w:rsidP="00E02224">
            <w:pPr>
              <w:pStyle w:val="XML1"/>
              <w:rPr>
                <w:ins w:id="7996" w:author="Thomas Dietz" w:date="2012-08-13T14:15:00Z"/>
              </w:rPr>
            </w:pPr>
            <w:ins w:id="7997" w:author="Thomas Dietz" w:date="2012-08-13T14:15:00Z">
              <w:r>
                <w:t xml:space="preserve">            &lt;xs:element name="live" minOccurs="0"  type="xs:boolean"&gt;</w:t>
              </w:r>
            </w:ins>
          </w:p>
          <w:p w14:paraId="1080FB23" w14:textId="77777777" w:rsidR="00E02224" w:rsidRDefault="00E02224" w:rsidP="00E02224">
            <w:pPr>
              <w:pStyle w:val="XML1"/>
              <w:rPr>
                <w:ins w:id="7998" w:author="Thomas Dietz" w:date="2012-08-13T14:15:00Z"/>
              </w:rPr>
            </w:pPr>
            <w:ins w:id="7999" w:author="Thomas Dietz" w:date="2012-08-13T14:15:00Z">
              <w:r>
                <w:t xml:space="preserve">              &lt;xs:annotation&gt;</w:t>
              </w:r>
            </w:ins>
          </w:p>
          <w:p w14:paraId="3F2F15A7" w14:textId="77777777" w:rsidR="00E02224" w:rsidRDefault="00E02224" w:rsidP="00E02224">
            <w:pPr>
              <w:pStyle w:val="XML1"/>
              <w:rPr>
                <w:ins w:id="8000" w:author="Thomas Dietz" w:date="2012-08-13T14:15:00Z"/>
              </w:rPr>
            </w:pPr>
            <w:ins w:id="8001" w:author="Thomas Dietz" w:date="2012-08-13T14:15:00Z">
              <w:r>
                <w:t xml:space="preserve">                &lt;xs:documentation&gt;</w:t>
              </w:r>
            </w:ins>
          </w:p>
          <w:p w14:paraId="0C5E7A64" w14:textId="77777777" w:rsidR="00E02224" w:rsidRDefault="00E02224" w:rsidP="00E02224">
            <w:pPr>
              <w:pStyle w:val="XML1"/>
              <w:rPr>
                <w:ins w:id="8002" w:author="Thomas Dietz" w:date="2012-08-13T14:15:00Z"/>
              </w:rPr>
            </w:pPr>
            <w:ins w:id="8003" w:author="Thomas Dietz" w:date="2012-08-13T14:15:00Z">
              <w:r>
                <w:t xml:space="preserve">                  If the value of this element is 'true', it </w:t>
              </w:r>
            </w:ins>
          </w:p>
          <w:p w14:paraId="1F8A1630" w14:textId="77777777" w:rsidR="00E02224" w:rsidRDefault="00E02224" w:rsidP="00E02224">
            <w:pPr>
              <w:pStyle w:val="XML1"/>
              <w:rPr>
                <w:ins w:id="8004" w:author="Thomas Dietz" w:date="2012-08-13T14:15:00Z"/>
              </w:rPr>
            </w:pPr>
            <w:ins w:id="8005" w:author="Thomas Dietz" w:date="2012-08-13T14:15:00Z">
              <w:r>
                <w:t xml:space="preserve">                  indicates that this OpenFlow Port is live and can be used</w:t>
              </w:r>
            </w:ins>
          </w:p>
          <w:p w14:paraId="0F81EA56" w14:textId="77777777" w:rsidR="00E02224" w:rsidRDefault="00E02224" w:rsidP="00E02224">
            <w:pPr>
              <w:pStyle w:val="XML1"/>
              <w:rPr>
                <w:ins w:id="8006" w:author="Thomas Dietz" w:date="2012-08-13T14:15:00Z"/>
              </w:rPr>
            </w:pPr>
            <w:ins w:id="8007" w:author="Thomas Dietz" w:date="2012-08-13T14:15:00Z">
              <w:r>
                <w:t xml:space="preserve">                  for fast failover.</w:t>
              </w:r>
            </w:ins>
          </w:p>
          <w:p w14:paraId="06078FE1" w14:textId="77777777" w:rsidR="00E02224" w:rsidRDefault="00E02224" w:rsidP="00E02224">
            <w:pPr>
              <w:pStyle w:val="XML1"/>
              <w:rPr>
                <w:ins w:id="8008" w:author="Thomas Dietz" w:date="2012-08-13T14:15:00Z"/>
              </w:rPr>
            </w:pPr>
            <w:ins w:id="8009" w:author="Thomas Dietz" w:date="2012-08-13T14:15:00Z">
              <w:r>
                <w:t xml:space="preserve">                &lt;/xs:documentation&gt;</w:t>
              </w:r>
            </w:ins>
          </w:p>
          <w:p w14:paraId="6B276BC6" w14:textId="77777777" w:rsidR="00E02224" w:rsidRDefault="00E02224" w:rsidP="00E02224">
            <w:pPr>
              <w:pStyle w:val="XML1"/>
              <w:rPr>
                <w:ins w:id="8010" w:author="Thomas Dietz" w:date="2012-08-13T14:15:00Z"/>
              </w:rPr>
            </w:pPr>
            <w:ins w:id="8011" w:author="Thomas Dietz" w:date="2012-08-13T14:15:00Z">
              <w:r>
                <w:lastRenderedPageBreak/>
                <w:t xml:space="preserve">              &lt;/xs:annotation&gt;</w:t>
              </w:r>
            </w:ins>
          </w:p>
          <w:p w14:paraId="625E7E3E" w14:textId="77777777" w:rsidR="00E02224" w:rsidRDefault="00E02224" w:rsidP="00E02224">
            <w:pPr>
              <w:pStyle w:val="XML1"/>
              <w:rPr>
                <w:ins w:id="8012" w:author="Thomas Dietz" w:date="2012-08-13T14:15:00Z"/>
              </w:rPr>
            </w:pPr>
            <w:ins w:id="8013" w:author="Thomas Dietz" w:date="2012-08-13T14:15:00Z">
              <w:r>
                <w:t xml:space="preserve">            &lt;/xs:element&gt;</w:t>
              </w:r>
            </w:ins>
          </w:p>
          <w:p w14:paraId="5E1DFF57" w14:textId="77777777" w:rsidR="00E02224" w:rsidRDefault="00E02224" w:rsidP="00E02224">
            <w:pPr>
              <w:pStyle w:val="XML1"/>
              <w:rPr>
                <w:ins w:id="8014" w:author="Thomas Dietz" w:date="2012-08-13T14:15:00Z"/>
              </w:rPr>
            </w:pPr>
            <w:ins w:id="8015" w:author="Thomas Dietz" w:date="2012-08-13T14:15:00Z">
              <w:r>
                <w:t xml:space="preserve">          &lt;/xs:sequence&gt;</w:t>
              </w:r>
            </w:ins>
          </w:p>
          <w:p w14:paraId="3FD99F3F" w14:textId="77777777" w:rsidR="00E02224" w:rsidRDefault="00E02224" w:rsidP="00E02224">
            <w:pPr>
              <w:pStyle w:val="XML1"/>
              <w:rPr>
                <w:ins w:id="8016" w:author="Thomas Dietz" w:date="2012-08-13T14:15:00Z"/>
              </w:rPr>
            </w:pPr>
            <w:ins w:id="8017" w:author="Thomas Dietz" w:date="2012-08-13T14:15:00Z">
              <w:r>
                <w:t xml:space="preserve">        &lt;/xs:complexType&gt;</w:t>
              </w:r>
            </w:ins>
          </w:p>
          <w:p w14:paraId="1ABF0A48" w14:textId="77777777" w:rsidR="00E02224" w:rsidRDefault="00E02224" w:rsidP="00E02224">
            <w:pPr>
              <w:pStyle w:val="XML1"/>
              <w:rPr>
                <w:ins w:id="8018" w:author="Thomas Dietz" w:date="2012-08-13T14:15:00Z"/>
              </w:rPr>
            </w:pPr>
            <w:ins w:id="8019" w:author="Thomas Dietz" w:date="2012-08-13T14:15:00Z">
              <w:r>
                <w:t xml:space="preserve">      &lt;/xs:element&gt;</w:t>
              </w:r>
            </w:ins>
          </w:p>
          <w:p w14:paraId="2DFA3031" w14:textId="77777777" w:rsidR="00E02224" w:rsidRDefault="00E02224" w:rsidP="00E02224">
            <w:pPr>
              <w:pStyle w:val="XML1"/>
              <w:rPr>
                <w:ins w:id="8020" w:author="Thomas Dietz" w:date="2012-08-13T14:15:00Z"/>
              </w:rPr>
            </w:pPr>
            <w:ins w:id="8021" w:author="Thomas Dietz" w:date="2012-08-13T14:15:00Z">
              <w:r>
                <w:t xml:space="preserve">      &lt;xs:element name="features"&gt;</w:t>
              </w:r>
            </w:ins>
          </w:p>
          <w:p w14:paraId="72179EF1" w14:textId="77777777" w:rsidR="00E02224" w:rsidRDefault="00E02224" w:rsidP="00E02224">
            <w:pPr>
              <w:pStyle w:val="XML1"/>
              <w:rPr>
                <w:ins w:id="8022" w:author="Thomas Dietz" w:date="2012-08-13T14:15:00Z"/>
              </w:rPr>
            </w:pPr>
            <w:ins w:id="8023" w:author="Thomas Dietz" w:date="2012-08-13T14:15:00Z">
              <w:r>
                <w:t xml:space="preserve">        &lt;xs:complexType&gt;</w:t>
              </w:r>
            </w:ins>
          </w:p>
          <w:p w14:paraId="0F3966E9" w14:textId="77777777" w:rsidR="00E02224" w:rsidRDefault="00E02224" w:rsidP="00E02224">
            <w:pPr>
              <w:pStyle w:val="XML1"/>
              <w:rPr>
                <w:ins w:id="8024" w:author="Thomas Dietz" w:date="2012-08-13T14:15:00Z"/>
              </w:rPr>
            </w:pPr>
            <w:ins w:id="8025" w:author="Thomas Dietz" w:date="2012-08-13T14:15:00Z">
              <w:r>
                <w:t xml:space="preserve">          &lt;xs:sequence&gt;</w:t>
              </w:r>
            </w:ins>
          </w:p>
          <w:p w14:paraId="282DA694" w14:textId="77777777" w:rsidR="00E02224" w:rsidRDefault="00E02224" w:rsidP="00E02224">
            <w:pPr>
              <w:pStyle w:val="XML1"/>
              <w:rPr>
                <w:ins w:id="8026" w:author="Thomas Dietz" w:date="2012-08-13T14:15:00Z"/>
              </w:rPr>
            </w:pPr>
            <w:ins w:id="8027" w:author="Thomas Dietz" w:date="2012-08-13T14:15:00Z">
              <w:r>
                <w:t xml:space="preserve">            &lt;xs:element name="current" minOccurs="0"&gt;</w:t>
              </w:r>
            </w:ins>
          </w:p>
          <w:p w14:paraId="7A5C3C80" w14:textId="77777777" w:rsidR="00E02224" w:rsidRDefault="00E02224" w:rsidP="00E02224">
            <w:pPr>
              <w:pStyle w:val="XML1"/>
              <w:rPr>
                <w:ins w:id="8028" w:author="Thomas Dietz" w:date="2012-08-13T14:15:00Z"/>
              </w:rPr>
            </w:pPr>
            <w:ins w:id="8029" w:author="Thomas Dietz" w:date="2012-08-13T14:15:00Z">
              <w:r>
                <w:t xml:space="preserve">              &lt;xs:annotation&gt;</w:t>
              </w:r>
            </w:ins>
          </w:p>
          <w:p w14:paraId="3F89F84E" w14:textId="77777777" w:rsidR="00E02224" w:rsidRDefault="00E02224" w:rsidP="00E02224">
            <w:pPr>
              <w:pStyle w:val="XML1"/>
              <w:rPr>
                <w:ins w:id="8030" w:author="Thomas Dietz" w:date="2012-08-13T14:15:00Z"/>
              </w:rPr>
            </w:pPr>
            <w:ins w:id="8031" w:author="Thomas Dietz" w:date="2012-08-13T14:15:00Z">
              <w:r>
                <w:t xml:space="preserve">                &lt;xs:documentation&gt;</w:t>
              </w:r>
            </w:ins>
          </w:p>
          <w:p w14:paraId="2B07A147" w14:textId="77777777" w:rsidR="00E02224" w:rsidRDefault="00E02224" w:rsidP="00E02224">
            <w:pPr>
              <w:pStyle w:val="XML1"/>
              <w:rPr>
                <w:ins w:id="8032" w:author="Thomas Dietz" w:date="2012-08-13T14:15:00Z"/>
              </w:rPr>
            </w:pPr>
            <w:ins w:id="8033" w:author="Thomas Dietz" w:date="2012-08-13T14:15:00Z">
              <w:r>
                <w:t xml:space="preserve">                  The features (rates, duplex, etc.) of the</w:t>
              </w:r>
            </w:ins>
          </w:p>
          <w:p w14:paraId="5EC2EB92" w14:textId="77777777" w:rsidR="00E02224" w:rsidRDefault="00E02224" w:rsidP="00E02224">
            <w:pPr>
              <w:pStyle w:val="XML1"/>
              <w:rPr>
                <w:ins w:id="8034" w:author="Thomas Dietz" w:date="2012-08-13T14:15:00Z"/>
              </w:rPr>
            </w:pPr>
            <w:ins w:id="8035" w:author="Thomas Dietz" w:date="2012-08-13T14:15:00Z">
              <w:r>
                <w:t xml:space="preserve">                  port, that are currently in use.</w:t>
              </w:r>
            </w:ins>
          </w:p>
          <w:p w14:paraId="76D42484" w14:textId="77777777" w:rsidR="00E02224" w:rsidRDefault="00E02224" w:rsidP="00E02224">
            <w:pPr>
              <w:pStyle w:val="XML1"/>
              <w:rPr>
                <w:ins w:id="8036" w:author="Thomas Dietz" w:date="2012-08-13T14:15:00Z"/>
              </w:rPr>
            </w:pPr>
          </w:p>
          <w:p w14:paraId="4389CC0C" w14:textId="77777777" w:rsidR="00E02224" w:rsidRDefault="00E02224" w:rsidP="00E02224">
            <w:pPr>
              <w:pStyle w:val="XML1"/>
              <w:rPr>
                <w:ins w:id="8037" w:author="Thomas Dietz" w:date="2012-08-13T14:15:00Z"/>
              </w:rPr>
            </w:pPr>
            <w:ins w:id="8038" w:author="Thomas Dietz" w:date="2012-08-13T14:15:00Z">
              <w:r>
                <w:t xml:space="preserve">                  Children of this element are not configurable and can</w:t>
              </w:r>
            </w:ins>
          </w:p>
          <w:p w14:paraId="1865B803" w14:textId="77777777" w:rsidR="00E02224" w:rsidRDefault="00E02224" w:rsidP="00E02224">
            <w:pPr>
              <w:pStyle w:val="XML1"/>
              <w:rPr>
                <w:ins w:id="8039" w:author="Thomas Dietz" w:date="2012-08-13T14:15:00Z"/>
              </w:rPr>
            </w:pPr>
            <w:ins w:id="8040" w:author="Thomas Dietz" w:date="2012-08-13T14:15:00Z">
              <w:r>
                <w:t xml:space="preserve">                  only be retrieved by NETCONF &amp;lt;get&amp;gt; operations. Attemps to</w:t>
              </w:r>
            </w:ins>
          </w:p>
          <w:p w14:paraId="115101CA" w14:textId="77777777" w:rsidR="00E02224" w:rsidRDefault="00E02224" w:rsidP="00E02224">
            <w:pPr>
              <w:pStyle w:val="XML1"/>
              <w:rPr>
                <w:ins w:id="8041" w:author="Thomas Dietz" w:date="2012-08-13T14:15:00Z"/>
              </w:rPr>
            </w:pPr>
            <w:ins w:id="8042" w:author="Thomas Dietz" w:date="2012-08-13T14:15:00Z">
              <w:r>
                <w:t xml:space="preserve">                  modify this element and its children with a NETCONF</w:t>
              </w:r>
            </w:ins>
          </w:p>
          <w:p w14:paraId="6BBE6CC9" w14:textId="77777777" w:rsidR="00E02224" w:rsidRDefault="00E02224" w:rsidP="00E02224">
            <w:pPr>
              <w:pStyle w:val="XML1"/>
              <w:rPr>
                <w:ins w:id="8043" w:author="Thomas Dietz" w:date="2012-08-13T14:15:00Z"/>
              </w:rPr>
            </w:pPr>
            <w:ins w:id="8044" w:author="Thomas Dietz" w:date="2012-08-13T14:15:00Z">
              <w:r>
                <w:t xml:space="preserve">                  &amp;lt;edit-config&amp;gt; operation MUST result in an</w:t>
              </w:r>
            </w:ins>
          </w:p>
          <w:p w14:paraId="03604306" w14:textId="77777777" w:rsidR="00E02224" w:rsidRDefault="00E02224" w:rsidP="00E02224">
            <w:pPr>
              <w:pStyle w:val="XML1"/>
              <w:rPr>
                <w:ins w:id="8045" w:author="Thomas Dietz" w:date="2012-08-13T14:15:00Z"/>
              </w:rPr>
            </w:pPr>
            <w:ins w:id="8046" w:author="Thomas Dietz" w:date="2012-08-13T14:15:00Z">
              <w:r>
                <w:t xml:space="preserve">                  'operation-not-supported' error with type</w:t>
              </w:r>
            </w:ins>
          </w:p>
          <w:p w14:paraId="1EF7F527" w14:textId="77777777" w:rsidR="00E02224" w:rsidRDefault="00E02224" w:rsidP="00E02224">
            <w:pPr>
              <w:pStyle w:val="XML1"/>
              <w:rPr>
                <w:ins w:id="8047" w:author="Thomas Dietz" w:date="2012-08-13T14:15:00Z"/>
              </w:rPr>
            </w:pPr>
            <w:ins w:id="8048" w:author="Thomas Dietz" w:date="2012-08-13T14:15:00Z">
              <w:r>
                <w:t xml:space="preserve">                  'application'.</w:t>
              </w:r>
            </w:ins>
          </w:p>
          <w:p w14:paraId="2984A6F2" w14:textId="77777777" w:rsidR="00E02224" w:rsidRDefault="00E02224" w:rsidP="00E02224">
            <w:pPr>
              <w:pStyle w:val="XML1"/>
              <w:rPr>
                <w:ins w:id="8049" w:author="Thomas Dietz" w:date="2012-08-13T14:15:00Z"/>
              </w:rPr>
            </w:pPr>
            <w:ins w:id="8050" w:author="Thomas Dietz" w:date="2012-08-13T14:15:00Z">
              <w:r>
                <w:t xml:space="preserve">                &lt;/xs:documentation&gt;</w:t>
              </w:r>
            </w:ins>
          </w:p>
          <w:p w14:paraId="61055A38" w14:textId="77777777" w:rsidR="00E02224" w:rsidRDefault="00E02224" w:rsidP="00E02224">
            <w:pPr>
              <w:pStyle w:val="XML1"/>
              <w:rPr>
                <w:ins w:id="8051" w:author="Thomas Dietz" w:date="2012-08-13T14:15:00Z"/>
              </w:rPr>
            </w:pPr>
            <w:ins w:id="8052" w:author="Thomas Dietz" w:date="2012-08-13T14:15:00Z">
              <w:r>
                <w:t xml:space="preserve">              &lt;/xs:annotation&gt;</w:t>
              </w:r>
            </w:ins>
          </w:p>
          <w:p w14:paraId="2562FB0D" w14:textId="77777777" w:rsidR="00E02224" w:rsidRDefault="00E02224" w:rsidP="00E02224">
            <w:pPr>
              <w:pStyle w:val="XML1"/>
              <w:rPr>
                <w:ins w:id="8053" w:author="Thomas Dietz" w:date="2012-08-13T14:15:00Z"/>
              </w:rPr>
            </w:pPr>
            <w:ins w:id="8054" w:author="Thomas Dietz" w:date="2012-08-13T14:15:00Z">
              <w:r>
                <w:t xml:space="preserve">              &lt;xs:complexType&gt;</w:t>
              </w:r>
            </w:ins>
          </w:p>
          <w:p w14:paraId="6145D9FE" w14:textId="77777777" w:rsidR="00E02224" w:rsidRDefault="00E02224" w:rsidP="00E02224">
            <w:pPr>
              <w:pStyle w:val="XML1"/>
              <w:rPr>
                <w:ins w:id="8055" w:author="Thomas Dietz" w:date="2012-08-13T14:15:00Z"/>
              </w:rPr>
            </w:pPr>
            <w:ins w:id="8056" w:author="Thomas Dietz" w:date="2012-08-13T14:15:00Z">
              <w:r>
                <w:t xml:space="preserve">                &lt;xs:sequence&gt;</w:t>
              </w:r>
            </w:ins>
          </w:p>
          <w:p w14:paraId="4FC8CEEC" w14:textId="77777777" w:rsidR="00E02224" w:rsidRDefault="00E02224" w:rsidP="00E02224">
            <w:pPr>
              <w:pStyle w:val="XML1"/>
              <w:rPr>
                <w:ins w:id="8057" w:author="Thomas Dietz" w:date="2012-08-13T14:15:00Z"/>
              </w:rPr>
            </w:pPr>
            <w:ins w:id="8058" w:author="Thomas Dietz" w:date="2012-08-13T14:15:00Z">
              <w:r>
                <w:t xml:space="preserve">                  &lt;xs:group ref="OFPortCurrentFeatureListType"/&gt;</w:t>
              </w:r>
            </w:ins>
          </w:p>
          <w:p w14:paraId="65B711EB" w14:textId="77777777" w:rsidR="00E02224" w:rsidRDefault="00E02224" w:rsidP="00E02224">
            <w:pPr>
              <w:pStyle w:val="XML1"/>
              <w:rPr>
                <w:ins w:id="8059" w:author="Thomas Dietz" w:date="2012-08-13T14:15:00Z"/>
              </w:rPr>
            </w:pPr>
            <w:ins w:id="8060" w:author="Thomas Dietz" w:date="2012-08-13T14:15:00Z">
              <w:r>
                <w:t xml:space="preserve">                &lt;/xs:sequence&gt;</w:t>
              </w:r>
            </w:ins>
          </w:p>
          <w:p w14:paraId="3B374A93" w14:textId="77777777" w:rsidR="00E02224" w:rsidRDefault="00E02224" w:rsidP="00E02224">
            <w:pPr>
              <w:pStyle w:val="XML1"/>
              <w:rPr>
                <w:ins w:id="8061" w:author="Thomas Dietz" w:date="2012-08-13T14:15:00Z"/>
              </w:rPr>
            </w:pPr>
            <w:ins w:id="8062" w:author="Thomas Dietz" w:date="2012-08-13T14:15:00Z">
              <w:r>
                <w:t xml:space="preserve">              &lt;/xs:complexType&gt;</w:t>
              </w:r>
            </w:ins>
          </w:p>
          <w:p w14:paraId="5334B9F3" w14:textId="77777777" w:rsidR="00E02224" w:rsidRDefault="00E02224" w:rsidP="00E02224">
            <w:pPr>
              <w:pStyle w:val="XML1"/>
              <w:rPr>
                <w:ins w:id="8063" w:author="Thomas Dietz" w:date="2012-08-13T14:15:00Z"/>
              </w:rPr>
            </w:pPr>
            <w:ins w:id="8064" w:author="Thomas Dietz" w:date="2012-08-13T14:15:00Z">
              <w:r>
                <w:t xml:space="preserve">            &lt;/xs:element&gt;</w:t>
              </w:r>
            </w:ins>
          </w:p>
          <w:p w14:paraId="28CE833C" w14:textId="77777777" w:rsidR="00E02224" w:rsidRDefault="00E02224" w:rsidP="00E02224">
            <w:pPr>
              <w:pStyle w:val="XML1"/>
              <w:rPr>
                <w:ins w:id="8065" w:author="Thomas Dietz" w:date="2012-08-13T14:15:00Z"/>
              </w:rPr>
            </w:pPr>
            <w:ins w:id="8066" w:author="Thomas Dietz" w:date="2012-08-13T14:15:00Z">
              <w:r>
                <w:t xml:space="preserve">            &lt;xs:element name="advertised" minOccurs="0"&gt;</w:t>
              </w:r>
            </w:ins>
          </w:p>
          <w:p w14:paraId="158D541D" w14:textId="77777777" w:rsidR="00E02224" w:rsidRDefault="00E02224" w:rsidP="00E02224">
            <w:pPr>
              <w:pStyle w:val="XML1"/>
              <w:rPr>
                <w:ins w:id="8067" w:author="Thomas Dietz" w:date="2012-08-13T14:15:00Z"/>
              </w:rPr>
            </w:pPr>
            <w:ins w:id="8068" w:author="Thomas Dietz" w:date="2012-08-13T14:15:00Z">
              <w:r>
                <w:t xml:space="preserve">              &lt;xs:annotation&gt;</w:t>
              </w:r>
            </w:ins>
          </w:p>
          <w:p w14:paraId="69E0A2AA" w14:textId="77777777" w:rsidR="00E02224" w:rsidRDefault="00E02224" w:rsidP="00E02224">
            <w:pPr>
              <w:pStyle w:val="XML1"/>
              <w:rPr>
                <w:ins w:id="8069" w:author="Thomas Dietz" w:date="2012-08-13T14:15:00Z"/>
              </w:rPr>
            </w:pPr>
            <w:ins w:id="8070" w:author="Thomas Dietz" w:date="2012-08-13T14:15:00Z">
              <w:r>
                <w:t xml:space="preserve">                &lt;xs:documentation&gt;</w:t>
              </w:r>
            </w:ins>
          </w:p>
          <w:p w14:paraId="69CD548F" w14:textId="77777777" w:rsidR="00E02224" w:rsidRDefault="00E02224" w:rsidP="00E02224">
            <w:pPr>
              <w:pStyle w:val="XML1"/>
              <w:rPr>
                <w:ins w:id="8071" w:author="Thomas Dietz" w:date="2012-08-13T14:15:00Z"/>
              </w:rPr>
            </w:pPr>
            <w:ins w:id="8072" w:author="Thomas Dietz" w:date="2012-08-13T14:15:00Z">
              <w:r>
                <w:t xml:space="preserve">                  The features (rates, duplex, etc.) of the</w:t>
              </w:r>
            </w:ins>
          </w:p>
          <w:p w14:paraId="0531D502" w14:textId="77777777" w:rsidR="00E02224" w:rsidRDefault="00E02224" w:rsidP="00E02224">
            <w:pPr>
              <w:pStyle w:val="XML1"/>
              <w:rPr>
                <w:ins w:id="8073" w:author="Thomas Dietz" w:date="2012-08-13T14:15:00Z"/>
              </w:rPr>
            </w:pPr>
            <w:ins w:id="8074" w:author="Thomas Dietz" w:date="2012-08-13T14:15:00Z">
              <w:r>
                <w:t xml:space="preserve">                  port, that are advertised to the peer port.</w:t>
              </w:r>
            </w:ins>
          </w:p>
          <w:p w14:paraId="63C56625" w14:textId="77777777" w:rsidR="00E02224" w:rsidRDefault="00E02224" w:rsidP="00E02224">
            <w:pPr>
              <w:pStyle w:val="XML1"/>
              <w:rPr>
                <w:ins w:id="8075" w:author="Thomas Dietz" w:date="2012-08-13T14:15:00Z"/>
              </w:rPr>
            </w:pPr>
          </w:p>
          <w:p w14:paraId="26EC9107" w14:textId="77777777" w:rsidR="00E02224" w:rsidRDefault="00E02224" w:rsidP="00E02224">
            <w:pPr>
              <w:pStyle w:val="XML1"/>
              <w:rPr>
                <w:ins w:id="8076" w:author="Thomas Dietz" w:date="2012-08-13T14:15:00Z"/>
              </w:rPr>
            </w:pPr>
            <w:ins w:id="8077" w:author="Thomas Dietz" w:date="2012-08-13T14:15:00Z">
              <w:r>
                <w:t xml:space="preserve">                  NETCONF &amp;lt;edit-config&amp;gt; operations MUST be implemented as </w:t>
              </w:r>
            </w:ins>
          </w:p>
          <w:p w14:paraId="5C848F7C" w14:textId="77777777" w:rsidR="00E02224" w:rsidRDefault="00E02224" w:rsidP="00E02224">
            <w:pPr>
              <w:pStyle w:val="XML1"/>
              <w:rPr>
                <w:ins w:id="8078" w:author="Thomas Dietz" w:date="2012-08-13T14:15:00Z"/>
              </w:rPr>
            </w:pPr>
            <w:ins w:id="8079" w:author="Thomas Dietz" w:date="2012-08-13T14:15:00Z">
              <w:r>
                <w:t xml:space="preserve">                  follows: </w:t>
              </w:r>
            </w:ins>
          </w:p>
          <w:p w14:paraId="64816EFF" w14:textId="77777777" w:rsidR="00E02224" w:rsidRDefault="00E02224" w:rsidP="00E02224">
            <w:pPr>
              <w:pStyle w:val="XML1"/>
              <w:rPr>
                <w:ins w:id="8080" w:author="Thomas Dietz" w:date="2012-08-13T14:15:00Z"/>
              </w:rPr>
            </w:pPr>
          </w:p>
          <w:p w14:paraId="548C1C81" w14:textId="77777777" w:rsidR="00E02224" w:rsidRDefault="00E02224" w:rsidP="00E02224">
            <w:pPr>
              <w:pStyle w:val="XML1"/>
              <w:rPr>
                <w:ins w:id="8081" w:author="Thomas Dietz" w:date="2012-08-13T14:15:00Z"/>
              </w:rPr>
            </w:pPr>
            <w:ins w:id="8082" w:author="Thomas Dietz" w:date="2012-08-13T14:15:00Z">
              <w:r>
                <w:t xml:space="preserve">                  * The 'resource-id' element of OFResoureType MUST be</w:t>
              </w:r>
            </w:ins>
          </w:p>
          <w:p w14:paraId="1E2E61F9" w14:textId="77777777" w:rsidR="00E02224" w:rsidRDefault="00E02224" w:rsidP="00E02224">
            <w:pPr>
              <w:pStyle w:val="XML1"/>
              <w:rPr>
                <w:ins w:id="8083" w:author="Thomas Dietz" w:date="2012-08-13T14:15:00Z"/>
              </w:rPr>
            </w:pPr>
            <w:ins w:id="8084" w:author="Thomas Dietz" w:date="2012-08-13T14:15:00Z">
              <w:r>
                <w:t xml:space="preserve">                  present in the path or in the filter at all</w:t>
              </w:r>
            </w:ins>
          </w:p>
          <w:p w14:paraId="74715084" w14:textId="77777777" w:rsidR="00E02224" w:rsidRDefault="00E02224" w:rsidP="00E02224">
            <w:pPr>
              <w:pStyle w:val="XML1"/>
              <w:rPr>
                <w:ins w:id="8085" w:author="Thomas Dietz" w:date="2012-08-13T14:15:00Z"/>
              </w:rPr>
            </w:pPr>
            <w:ins w:id="8086" w:author="Thomas Dietz" w:date="2012-08-13T14:15:00Z">
              <w:r>
                <w:t xml:space="preserve">                  &amp;lt;edit-config&amp;gt; operations to identify the port.</w:t>
              </w:r>
            </w:ins>
          </w:p>
          <w:p w14:paraId="3A2AC799" w14:textId="77777777" w:rsidR="00E02224" w:rsidRDefault="00E02224" w:rsidP="00E02224">
            <w:pPr>
              <w:pStyle w:val="XML1"/>
              <w:rPr>
                <w:ins w:id="8087" w:author="Thomas Dietz" w:date="2012-08-13T14:15:00Z"/>
              </w:rPr>
            </w:pPr>
            <w:ins w:id="8088" w:author="Thomas Dietz" w:date="2012-08-13T14:15:00Z">
              <w:r>
                <w:t xml:space="preserve">                  * If the operation is 'merge' or 'replace', the element</w:t>
              </w:r>
            </w:ins>
          </w:p>
          <w:p w14:paraId="163804C9" w14:textId="77777777" w:rsidR="00E02224" w:rsidRDefault="00E02224" w:rsidP="00E02224">
            <w:pPr>
              <w:pStyle w:val="XML1"/>
              <w:rPr>
                <w:ins w:id="8089" w:author="Thomas Dietz" w:date="2012-08-13T14:15:00Z"/>
              </w:rPr>
            </w:pPr>
            <w:ins w:id="8090" w:author="Thomas Dietz" w:date="2012-08-13T14:15:00Z">
              <w:r>
                <w:t xml:space="preserve">                  is created if it does not exist, and its value is set</w:t>
              </w:r>
            </w:ins>
          </w:p>
          <w:p w14:paraId="7E1C6271" w14:textId="77777777" w:rsidR="00E02224" w:rsidRDefault="00E02224" w:rsidP="00E02224">
            <w:pPr>
              <w:pStyle w:val="XML1"/>
              <w:rPr>
                <w:ins w:id="8091" w:author="Thomas Dietz" w:date="2012-08-13T14:15:00Z"/>
              </w:rPr>
            </w:pPr>
            <w:ins w:id="8092" w:author="Thomas Dietz" w:date="2012-08-13T14:15:00Z">
              <w:r>
                <w:t xml:space="preserve">                  to the value found in the XML RPC data.</w:t>
              </w:r>
            </w:ins>
          </w:p>
          <w:p w14:paraId="21F97792" w14:textId="77777777" w:rsidR="00E02224" w:rsidRDefault="00E02224" w:rsidP="00E02224">
            <w:pPr>
              <w:pStyle w:val="XML1"/>
              <w:rPr>
                <w:ins w:id="8093" w:author="Thomas Dietz" w:date="2012-08-13T14:15:00Z"/>
              </w:rPr>
            </w:pPr>
            <w:ins w:id="8094" w:author="Thomas Dietz" w:date="2012-08-13T14:15:00Z">
              <w:r>
                <w:t xml:space="preserve">                  * If the operation is 'create', the element is created if</w:t>
              </w:r>
            </w:ins>
          </w:p>
          <w:p w14:paraId="7A6CF2E1" w14:textId="77777777" w:rsidR="00E02224" w:rsidRDefault="00E02224" w:rsidP="00E02224">
            <w:pPr>
              <w:pStyle w:val="XML1"/>
              <w:rPr>
                <w:ins w:id="8095" w:author="Thomas Dietz" w:date="2012-08-13T14:15:00Z"/>
              </w:rPr>
            </w:pPr>
            <w:ins w:id="8096" w:author="Thomas Dietz" w:date="2012-08-13T14:15:00Z">
              <w:r>
                <w:t xml:space="preserve">                  it does not exist. If the element already exists, a</w:t>
              </w:r>
            </w:ins>
          </w:p>
          <w:p w14:paraId="40AE8F95" w14:textId="77777777" w:rsidR="00E02224" w:rsidRDefault="00E02224" w:rsidP="00E02224">
            <w:pPr>
              <w:pStyle w:val="XML1"/>
              <w:rPr>
                <w:ins w:id="8097" w:author="Thomas Dietz" w:date="2012-08-13T14:15:00Z"/>
              </w:rPr>
            </w:pPr>
            <w:ins w:id="8098" w:author="Thomas Dietz" w:date="2012-08-13T14:15:00Z">
              <w:r>
                <w:t xml:space="preserve">                  'data</w:t>
              </w:r>
              <w:r>
                <w:rPr>
                  <w:rFonts w:ascii="MS Mincho" w:eastAsia="MS Mincho" w:hAnsi="MS Mincho" w:cs="MS Mincho" w:hint="eastAsia"/>
                </w:rPr>
                <w:t>‑</w:t>
              </w:r>
              <w:r>
                <w:t>exists' error is returned.</w:t>
              </w:r>
            </w:ins>
          </w:p>
          <w:p w14:paraId="03C72BE9" w14:textId="77777777" w:rsidR="00E02224" w:rsidRDefault="00E02224" w:rsidP="00E02224">
            <w:pPr>
              <w:pStyle w:val="XML1"/>
              <w:rPr>
                <w:ins w:id="8099" w:author="Thomas Dietz" w:date="2012-08-13T14:15:00Z"/>
              </w:rPr>
            </w:pPr>
            <w:ins w:id="8100" w:author="Thomas Dietz" w:date="2012-08-13T14:15:00Z">
              <w:r>
                <w:t xml:space="preserve">                  * If the operation is 'delete', the element is deleted if</w:t>
              </w:r>
            </w:ins>
          </w:p>
          <w:p w14:paraId="0AEC48E3" w14:textId="77777777" w:rsidR="00E02224" w:rsidRDefault="00E02224" w:rsidP="00E02224">
            <w:pPr>
              <w:pStyle w:val="XML1"/>
              <w:rPr>
                <w:ins w:id="8101" w:author="Thomas Dietz" w:date="2012-08-13T14:15:00Z"/>
              </w:rPr>
            </w:pPr>
            <w:ins w:id="8102" w:author="Thomas Dietz" w:date="2012-08-13T14:15:00Z">
              <w:r>
                <w:t xml:space="preserve">                  it exists. If the element does not exist, a</w:t>
              </w:r>
            </w:ins>
          </w:p>
          <w:p w14:paraId="25B4EBA2" w14:textId="77777777" w:rsidR="00E02224" w:rsidRDefault="00E02224" w:rsidP="00E02224">
            <w:pPr>
              <w:pStyle w:val="XML1"/>
              <w:rPr>
                <w:ins w:id="8103" w:author="Thomas Dietz" w:date="2012-08-13T14:15:00Z"/>
              </w:rPr>
            </w:pPr>
            <w:ins w:id="8104" w:author="Thomas Dietz" w:date="2012-08-13T14:15:00Z">
              <w:r>
                <w:t xml:space="preserve">                  'data</w:t>
              </w:r>
              <w:r>
                <w:rPr>
                  <w:rFonts w:ascii="MS Mincho" w:eastAsia="MS Mincho" w:hAnsi="MS Mincho" w:cs="MS Mincho" w:hint="eastAsia"/>
                </w:rPr>
                <w:t>‑</w:t>
              </w:r>
              <w:r>
                <w:t>missing' error is returned.</w:t>
              </w:r>
            </w:ins>
          </w:p>
          <w:p w14:paraId="28C05E0D" w14:textId="77777777" w:rsidR="00E02224" w:rsidRDefault="00E02224" w:rsidP="00E02224">
            <w:pPr>
              <w:pStyle w:val="XML1"/>
              <w:rPr>
                <w:ins w:id="8105" w:author="Thomas Dietz" w:date="2012-08-13T14:15:00Z"/>
              </w:rPr>
            </w:pPr>
            <w:ins w:id="8106" w:author="Thomas Dietz" w:date="2012-08-13T14:15:00Z">
              <w:r>
                <w:t xml:space="preserve">                &lt;/xs:documentation&gt;</w:t>
              </w:r>
            </w:ins>
          </w:p>
          <w:p w14:paraId="76E4D509" w14:textId="77777777" w:rsidR="00E02224" w:rsidRDefault="00E02224" w:rsidP="00E02224">
            <w:pPr>
              <w:pStyle w:val="XML1"/>
              <w:rPr>
                <w:ins w:id="8107" w:author="Thomas Dietz" w:date="2012-08-13T14:15:00Z"/>
              </w:rPr>
            </w:pPr>
            <w:ins w:id="8108" w:author="Thomas Dietz" w:date="2012-08-13T14:15:00Z">
              <w:r>
                <w:t xml:space="preserve">              &lt;/xs:annotation&gt;</w:t>
              </w:r>
            </w:ins>
          </w:p>
          <w:p w14:paraId="43CDC2F0" w14:textId="77777777" w:rsidR="00E02224" w:rsidRDefault="00E02224" w:rsidP="00E02224">
            <w:pPr>
              <w:pStyle w:val="XML1"/>
              <w:rPr>
                <w:ins w:id="8109" w:author="Thomas Dietz" w:date="2012-08-13T14:15:00Z"/>
              </w:rPr>
            </w:pPr>
            <w:ins w:id="8110" w:author="Thomas Dietz" w:date="2012-08-13T14:15:00Z">
              <w:r>
                <w:t xml:space="preserve">              &lt;xs:complexType&gt;</w:t>
              </w:r>
            </w:ins>
          </w:p>
          <w:p w14:paraId="47BC5704" w14:textId="77777777" w:rsidR="00E02224" w:rsidRDefault="00E02224" w:rsidP="00E02224">
            <w:pPr>
              <w:pStyle w:val="XML1"/>
              <w:rPr>
                <w:ins w:id="8111" w:author="Thomas Dietz" w:date="2012-08-13T14:15:00Z"/>
              </w:rPr>
            </w:pPr>
            <w:ins w:id="8112" w:author="Thomas Dietz" w:date="2012-08-13T14:15:00Z">
              <w:r>
                <w:t xml:space="preserve">                &lt;xs:sequence&gt;</w:t>
              </w:r>
            </w:ins>
          </w:p>
          <w:p w14:paraId="1F630886" w14:textId="77777777" w:rsidR="00E02224" w:rsidRDefault="00E02224" w:rsidP="00E02224">
            <w:pPr>
              <w:pStyle w:val="XML1"/>
              <w:rPr>
                <w:ins w:id="8113" w:author="Thomas Dietz" w:date="2012-08-13T14:15:00Z"/>
              </w:rPr>
            </w:pPr>
            <w:ins w:id="8114" w:author="Thomas Dietz" w:date="2012-08-13T14:15:00Z">
              <w:r>
                <w:t xml:space="preserve">                  &lt;xs:group ref="OFPortOtherFeatureListType"/&gt;</w:t>
              </w:r>
            </w:ins>
          </w:p>
          <w:p w14:paraId="354ACEE1" w14:textId="77777777" w:rsidR="00E02224" w:rsidRDefault="00E02224" w:rsidP="00E02224">
            <w:pPr>
              <w:pStyle w:val="XML1"/>
              <w:rPr>
                <w:ins w:id="8115" w:author="Thomas Dietz" w:date="2012-08-13T14:15:00Z"/>
              </w:rPr>
            </w:pPr>
            <w:ins w:id="8116" w:author="Thomas Dietz" w:date="2012-08-13T14:15:00Z">
              <w:r>
                <w:lastRenderedPageBreak/>
                <w:t xml:space="preserve">                &lt;/xs:sequence&gt;</w:t>
              </w:r>
            </w:ins>
          </w:p>
          <w:p w14:paraId="11EF4B2F" w14:textId="77777777" w:rsidR="00E02224" w:rsidRDefault="00E02224" w:rsidP="00E02224">
            <w:pPr>
              <w:pStyle w:val="XML1"/>
              <w:rPr>
                <w:ins w:id="8117" w:author="Thomas Dietz" w:date="2012-08-13T14:15:00Z"/>
              </w:rPr>
            </w:pPr>
            <w:ins w:id="8118" w:author="Thomas Dietz" w:date="2012-08-13T14:15:00Z">
              <w:r>
                <w:t xml:space="preserve">              &lt;/xs:complexType&gt;</w:t>
              </w:r>
            </w:ins>
          </w:p>
          <w:p w14:paraId="2423FB74" w14:textId="77777777" w:rsidR="00E02224" w:rsidRDefault="00E02224" w:rsidP="00E02224">
            <w:pPr>
              <w:pStyle w:val="XML1"/>
              <w:rPr>
                <w:ins w:id="8119" w:author="Thomas Dietz" w:date="2012-08-13T14:15:00Z"/>
              </w:rPr>
            </w:pPr>
            <w:ins w:id="8120" w:author="Thomas Dietz" w:date="2012-08-13T14:15:00Z">
              <w:r>
                <w:t xml:space="preserve">            &lt;/xs:element&gt;</w:t>
              </w:r>
            </w:ins>
          </w:p>
          <w:p w14:paraId="13725F85" w14:textId="77777777" w:rsidR="00E02224" w:rsidRDefault="00E02224" w:rsidP="00E02224">
            <w:pPr>
              <w:pStyle w:val="XML1"/>
              <w:rPr>
                <w:ins w:id="8121" w:author="Thomas Dietz" w:date="2012-08-13T14:15:00Z"/>
              </w:rPr>
            </w:pPr>
            <w:ins w:id="8122" w:author="Thomas Dietz" w:date="2012-08-13T14:15:00Z">
              <w:r>
                <w:t xml:space="preserve">            &lt;xs:element name="supported" minOccurs="0"&gt;</w:t>
              </w:r>
            </w:ins>
          </w:p>
          <w:p w14:paraId="25C724A5" w14:textId="77777777" w:rsidR="00E02224" w:rsidRDefault="00E02224" w:rsidP="00E02224">
            <w:pPr>
              <w:pStyle w:val="XML1"/>
              <w:rPr>
                <w:ins w:id="8123" w:author="Thomas Dietz" w:date="2012-08-13T14:15:00Z"/>
              </w:rPr>
            </w:pPr>
            <w:ins w:id="8124" w:author="Thomas Dietz" w:date="2012-08-13T14:15:00Z">
              <w:r>
                <w:t xml:space="preserve">              &lt;xs:annotation&gt;</w:t>
              </w:r>
            </w:ins>
          </w:p>
          <w:p w14:paraId="63D591AD" w14:textId="77777777" w:rsidR="00E02224" w:rsidRDefault="00E02224" w:rsidP="00E02224">
            <w:pPr>
              <w:pStyle w:val="XML1"/>
              <w:rPr>
                <w:ins w:id="8125" w:author="Thomas Dietz" w:date="2012-08-13T14:15:00Z"/>
              </w:rPr>
            </w:pPr>
            <w:ins w:id="8126" w:author="Thomas Dietz" w:date="2012-08-13T14:15:00Z">
              <w:r>
                <w:t xml:space="preserve">                &lt;xs:documentation&gt;</w:t>
              </w:r>
            </w:ins>
          </w:p>
          <w:p w14:paraId="13427B7B" w14:textId="77777777" w:rsidR="00E02224" w:rsidRDefault="00E02224" w:rsidP="00E02224">
            <w:pPr>
              <w:pStyle w:val="XML1"/>
              <w:rPr>
                <w:ins w:id="8127" w:author="Thomas Dietz" w:date="2012-08-13T14:15:00Z"/>
              </w:rPr>
            </w:pPr>
            <w:ins w:id="8128" w:author="Thomas Dietz" w:date="2012-08-13T14:15:00Z">
              <w:r>
                <w:t xml:space="preserve">                  The features (rates, duplex, etc.) of the</w:t>
              </w:r>
            </w:ins>
          </w:p>
          <w:p w14:paraId="7887EB28" w14:textId="77777777" w:rsidR="00E02224" w:rsidRDefault="00E02224" w:rsidP="00E02224">
            <w:pPr>
              <w:pStyle w:val="XML1"/>
              <w:rPr>
                <w:ins w:id="8129" w:author="Thomas Dietz" w:date="2012-08-13T14:15:00Z"/>
              </w:rPr>
            </w:pPr>
            <w:ins w:id="8130" w:author="Thomas Dietz" w:date="2012-08-13T14:15:00Z">
              <w:r>
                <w:t xml:space="preserve">                  port, that are supported on the port.</w:t>
              </w:r>
            </w:ins>
          </w:p>
          <w:p w14:paraId="115556B2" w14:textId="77777777" w:rsidR="00E02224" w:rsidRDefault="00E02224" w:rsidP="00E02224">
            <w:pPr>
              <w:pStyle w:val="XML1"/>
              <w:rPr>
                <w:ins w:id="8131" w:author="Thomas Dietz" w:date="2012-08-13T14:15:00Z"/>
              </w:rPr>
            </w:pPr>
          </w:p>
          <w:p w14:paraId="11EB9334" w14:textId="77777777" w:rsidR="00E02224" w:rsidRDefault="00E02224" w:rsidP="00E02224">
            <w:pPr>
              <w:pStyle w:val="XML1"/>
              <w:rPr>
                <w:ins w:id="8132" w:author="Thomas Dietz" w:date="2012-08-13T14:15:00Z"/>
              </w:rPr>
            </w:pPr>
            <w:ins w:id="8133" w:author="Thomas Dietz" w:date="2012-08-13T14:15:00Z">
              <w:r>
                <w:t xml:space="preserve">                  Children of this element are not configurable and can</w:t>
              </w:r>
            </w:ins>
          </w:p>
          <w:p w14:paraId="157AEFA2" w14:textId="77777777" w:rsidR="00E02224" w:rsidRDefault="00E02224" w:rsidP="00E02224">
            <w:pPr>
              <w:pStyle w:val="XML1"/>
              <w:rPr>
                <w:ins w:id="8134" w:author="Thomas Dietz" w:date="2012-08-13T14:15:00Z"/>
              </w:rPr>
            </w:pPr>
            <w:ins w:id="8135" w:author="Thomas Dietz" w:date="2012-08-13T14:15:00Z">
              <w:r>
                <w:t xml:space="preserve">                  only be retrieved by NETCONF &amp;lt;get&amp;gt; operations. Attemps to</w:t>
              </w:r>
            </w:ins>
          </w:p>
          <w:p w14:paraId="2847E71B" w14:textId="77777777" w:rsidR="00E02224" w:rsidRDefault="00E02224" w:rsidP="00E02224">
            <w:pPr>
              <w:pStyle w:val="XML1"/>
              <w:rPr>
                <w:ins w:id="8136" w:author="Thomas Dietz" w:date="2012-08-13T14:15:00Z"/>
              </w:rPr>
            </w:pPr>
            <w:ins w:id="8137" w:author="Thomas Dietz" w:date="2012-08-13T14:15:00Z">
              <w:r>
                <w:t xml:space="preserve">                  modify this element and its children with a NETCONF</w:t>
              </w:r>
            </w:ins>
          </w:p>
          <w:p w14:paraId="6979B4B2" w14:textId="77777777" w:rsidR="00E02224" w:rsidRDefault="00E02224" w:rsidP="00E02224">
            <w:pPr>
              <w:pStyle w:val="XML1"/>
              <w:rPr>
                <w:ins w:id="8138" w:author="Thomas Dietz" w:date="2012-08-13T14:15:00Z"/>
              </w:rPr>
            </w:pPr>
            <w:ins w:id="8139" w:author="Thomas Dietz" w:date="2012-08-13T14:15:00Z">
              <w:r>
                <w:t xml:space="preserve">                  &amp;lt;edit-config&amp;gt; operation MUST result in an</w:t>
              </w:r>
            </w:ins>
          </w:p>
          <w:p w14:paraId="7D161236" w14:textId="77777777" w:rsidR="00E02224" w:rsidRDefault="00E02224" w:rsidP="00E02224">
            <w:pPr>
              <w:pStyle w:val="XML1"/>
              <w:rPr>
                <w:ins w:id="8140" w:author="Thomas Dietz" w:date="2012-08-13T14:15:00Z"/>
              </w:rPr>
            </w:pPr>
            <w:ins w:id="8141" w:author="Thomas Dietz" w:date="2012-08-13T14:15:00Z">
              <w:r>
                <w:t xml:space="preserve">                  'operation-not-supported' error with type</w:t>
              </w:r>
            </w:ins>
          </w:p>
          <w:p w14:paraId="52C5A3FE" w14:textId="77777777" w:rsidR="00E02224" w:rsidRDefault="00E02224" w:rsidP="00E02224">
            <w:pPr>
              <w:pStyle w:val="XML1"/>
              <w:rPr>
                <w:ins w:id="8142" w:author="Thomas Dietz" w:date="2012-08-13T14:15:00Z"/>
              </w:rPr>
            </w:pPr>
            <w:ins w:id="8143" w:author="Thomas Dietz" w:date="2012-08-13T14:15:00Z">
              <w:r>
                <w:t xml:space="preserve">                  'application'.</w:t>
              </w:r>
            </w:ins>
          </w:p>
          <w:p w14:paraId="03312337" w14:textId="77777777" w:rsidR="00E02224" w:rsidRDefault="00E02224" w:rsidP="00E02224">
            <w:pPr>
              <w:pStyle w:val="XML1"/>
              <w:rPr>
                <w:ins w:id="8144" w:author="Thomas Dietz" w:date="2012-08-13T14:15:00Z"/>
              </w:rPr>
            </w:pPr>
            <w:ins w:id="8145" w:author="Thomas Dietz" w:date="2012-08-13T14:15:00Z">
              <w:r>
                <w:t xml:space="preserve">                &lt;/xs:documentation&gt;</w:t>
              </w:r>
            </w:ins>
          </w:p>
          <w:p w14:paraId="0F20A397" w14:textId="77777777" w:rsidR="00E02224" w:rsidRDefault="00E02224" w:rsidP="00E02224">
            <w:pPr>
              <w:pStyle w:val="XML1"/>
              <w:rPr>
                <w:ins w:id="8146" w:author="Thomas Dietz" w:date="2012-08-13T14:15:00Z"/>
              </w:rPr>
            </w:pPr>
            <w:ins w:id="8147" w:author="Thomas Dietz" w:date="2012-08-13T14:15:00Z">
              <w:r>
                <w:t xml:space="preserve">              &lt;/xs:annotation&gt;</w:t>
              </w:r>
            </w:ins>
          </w:p>
          <w:p w14:paraId="72308A95" w14:textId="77777777" w:rsidR="00E02224" w:rsidRDefault="00E02224" w:rsidP="00E02224">
            <w:pPr>
              <w:pStyle w:val="XML1"/>
              <w:rPr>
                <w:ins w:id="8148" w:author="Thomas Dietz" w:date="2012-08-13T14:15:00Z"/>
              </w:rPr>
            </w:pPr>
            <w:ins w:id="8149" w:author="Thomas Dietz" w:date="2012-08-13T14:15:00Z">
              <w:r>
                <w:t xml:space="preserve">              &lt;xs:complexType&gt;</w:t>
              </w:r>
            </w:ins>
          </w:p>
          <w:p w14:paraId="4B4165D9" w14:textId="77777777" w:rsidR="00E02224" w:rsidRDefault="00E02224" w:rsidP="00E02224">
            <w:pPr>
              <w:pStyle w:val="XML1"/>
              <w:rPr>
                <w:ins w:id="8150" w:author="Thomas Dietz" w:date="2012-08-13T14:15:00Z"/>
              </w:rPr>
            </w:pPr>
            <w:ins w:id="8151" w:author="Thomas Dietz" w:date="2012-08-13T14:15:00Z">
              <w:r>
                <w:t xml:space="preserve">                &lt;xs:sequence&gt;</w:t>
              </w:r>
            </w:ins>
          </w:p>
          <w:p w14:paraId="26ED0914" w14:textId="77777777" w:rsidR="00E02224" w:rsidRDefault="00E02224" w:rsidP="00E02224">
            <w:pPr>
              <w:pStyle w:val="XML1"/>
              <w:rPr>
                <w:ins w:id="8152" w:author="Thomas Dietz" w:date="2012-08-13T14:15:00Z"/>
              </w:rPr>
            </w:pPr>
            <w:ins w:id="8153" w:author="Thomas Dietz" w:date="2012-08-13T14:15:00Z">
              <w:r>
                <w:t xml:space="preserve">                  &lt;xs:group ref="OFPortOtherFeatureListType"/&gt;</w:t>
              </w:r>
            </w:ins>
          </w:p>
          <w:p w14:paraId="6E821689" w14:textId="77777777" w:rsidR="00E02224" w:rsidRDefault="00E02224" w:rsidP="00E02224">
            <w:pPr>
              <w:pStyle w:val="XML1"/>
              <w:rPr>
                <w:ins w:id="8154" w:author="Thomas Dietz" w:date="2012-08-13T14:15:00Z"/>
              </w:rPr>
            </w:pPr>
            <w:ins w:id="8155" w:author="Thomas Dietz" w:date="2012-08-13T14:15:00Z">
              <w:r>
                <w:t xml:space="preserve">                &lt;/xs:sequence&gt;</w:t>
              </w:r>
            </w:ins>
          </w:p>
          <w:p w14:paraId="0FA7708C" w14:textId="77777777" w:rsidR="00E02224" w:rsidRDefault="00E02224" w:rsidP="00E02224">
            <w:pPr>
              <w:pStyle w:val="XML1"/>
              <w:rPr>
                <w:ins w:id="8156" w:author="Thomas Dietz" w:date="2012-08-13T14:15:00Z"/>
              </w:rPr>
            </w:pPr>
            <w:ins w:id="8157" w:author="Thomas Dietz" w:date="2012-08-13T14:15:00Z">
              <w:r>
                <w:t xml:space="preserve">              &lt;/xs:complexType&gt;</w:t>
              </w:r>
            </w:ins>
          </w:p>
          <w:p w14:paraId="25955831" w14:textId="77777777" w:rsidR="00E02224" w:rsidRDefault="00E02224" w:rsidP="00E02224">
            <w:pPr>
              <w:pStyle w:val="XML1"/>
              <w:rPr>
                <w:ins w:id="8158" w:author="Thomas Dietz" w:date="2012-08-13T14:15:00Z"/>
              </w:rPr>
            </w:pPr>
            <w:ins w:id="8159" w:author="Thomas Dietz" w:date="2012-08-13T14:15:00Z">
              <w:r>
                <w:t xml:space="preserve">            &lt;/xs:element&gt;</w:t>
              </w:r>
            </w:ins>
          </w:p>
          <w:p w14:paraId="6D652584" w14:textId="77777777" w:rsidR="00E02224" w:rsidRDefault="00E02224" w:rsidP="00E02224">
            <w:pPr>
              <w:pStyle w:val="XML1"/>
              <w:rPr>
                <w:ins w:id="8160" w:author="Thomas Dietz" w:date="2012-08-13T14:15:00Z"/>
              </w:rPr>
            </w:pPr>
            <w:ins w:id="8161" w:author="Thomas Dietz" w:date="2012-08-13T14:15:00Z">
              <w:r>
                <w:t xml:space="preserve">            &lt;xs:element name="advertised-peer" minOccurs="0"&gt;</w:t>
              </w:r>
            </w:ins>
          </w:p>
          <w:p w14:paraId="5C5D315D" w14:textId="77777777" w:rsidR="00E02224" w:rsidRDefault="00E02224" w:rsidP="00E02224">
            <w:pPr>
              <w:pStyle w:val="XML1"/>
              <w:rPr>
                <w:ins w:id="8162" w:author="Thomas Dietz" w:date="2012-08-13T14:15:00Z"/>
              </w:rPr>
            </w:pPr>
            <w:ins w:id="8163" w:author="Thomas Dietz" w:date="2012-08-13T14:15:00Z">
              <w:r>
                <w:t xml:space="preserve">              &lt;xs:annotation&gt;</w:t>
              </w:r>
            </w:ins>
          </w:p>
          <w:p w14:paraId="7E3B92B9" w14:textId="77777777" w:rsidR="00E02224" w:rsidRDefault="00E02224" w:rsidP="00E02224">
            <w:pPr>
              <w:pStyle w:val="XML1"/>
              <w:rPr>
                <w:ins w:id="8164" w:author="Thomas Dietz" w:date="2012-08-13T14:15:00Z"/>
              </w:rPr>
            </w:pPr>
            <w:ins w:id="8165" w:author="Thomas Dietz" w:date="2012-08-13T14:15:00Z">
              <w:r>
                <w:t xml:space="preserve">                &lt;xs:documentation&gt;</w:t>
              </w:r>
            </w:ins>
          </w:p>
          <w:p w14:paraId="4E78D085" w14:textId="77777777" w:rsidR="00E02224" w:rsidRDefault="00E02224" w:rsidP="00E02224">
            <w:pPr>
              <w:pStyle w:val="XML1"/>
              <w:rPr>
                <w:ins w:id="8166" w:author="Thomas Dietz" w:date="2012-08-13T14:15:00Z"/>
              </w:rPr>
            </w:pPr>
            <w:ins w:id="8167" w:author="Thomas Dietz" w:date="2012-08-13T14:15:00Z">
              <w:r>
                <w:t xml:space="preserve">                  The features (rates, duplex, etc.) that are</w:t>
              </w:r>
            </w:ins>
          </w:p>
          <w:p w14:paraId="0BE46E30" w14:textId="77777777" w:rsidR="00E02224" w:rsidRDefault="00E02224" w:rsidP="00E02224">
            <w:pPr>
              <w:pStyle w:val="XML1"/>
              <w:rPr>
                <w:ins w:id="8168" w:author="Thomas Dietz" w:date="2012-08-13T14:15:00Z"/>
              </w:rPr>
            </w:pPr>
            <w:ins w:id="8169" w:author="Thomas Dietz" w:date="2012-08-13T14:15:00Z">
              <w:r>
                <w:t xml:space="preserve">                  currently advertised by the peer port.</w:t>
              </w:r>
            </w:ins>
          </w:p>
          <w:p w14:paraId="5563E22E" w14:textId="77777777" w:rsidR="00E02224" w:rsidRDefault="00E02224" w:rsidP="00E02224">
            <w:pPr>
              <w:pStyle w:val="XML1"/>
              <w:rPr>
                <w:ins w:id="8170" w:author="Thomas Dietz" w:date="2012-08-13T14:15:00Z"/>
              </w:rPr>
            </w:pPr>
          </w:p>
          <w:p w14:paraId="73E8E822" w14:textId="77777777" w:rsidR="00E02224" w:rsidRDefault="00E02224" w:rsidP="00E02224">
            <w:pPr>
              <w:pStyle w:val="XML1"/>
              <w:rPr>
                <w:ins w:id="8171" w:author="Thomas Dietz" w:date="2012-08-13T14:15:00Z"/>
              </w:rPr>
            </w:pPr>
            <w:ins w:id="8172" w:author="Thomas Dietz" w:date="2012-08-13T14:15:00Z">
              <w:r>
                <w:t xml:space="preserve">                  Children of this element are not configurable and can</w:t>
              </w:r>
            </w:ins>
          </w:p>
          <w:p w14:paraId="491E4FFF" w14:textId="77777777" w:rsidR="00E02224" w:rsidRDefault="00E02224" w:rsidP="00E02224">
            <w:pPr>
              <w:pStyle w:val="XML1"/>
              <w:rPr>
                <w:ins w:id="8173" w:author="Thomas Dietz" w:date="2012-08-13T14:15:00Z"/>
              </w:rPr>
            </w:pPr>
            <w:ins w:id="8174" w:author="Thomas Dietz" w:date="2012-08-13T14:15:00Z">
              <w:r>
                <w:t xml:space="preserve">                  only be retrieved by NETCONF &amp;lt;get&amp;gt; operations. Attemps to</w:t>
              </w:r>
            </w:ins>
          </w:p>
          <w:p w14:paraId="2AEFB5D7" w14:textId="77777777" w:rsidR="00E02224" w:rsidRDefault="00E02224" w:rsidP="00E02224">
            <w:pPr>
              <w:pStyle w:val="XML1"/>
              <w:rPr>
                <w:ins w:id="8175" w:author="Thomas Dietz" w:date="2012-08-13T14:15:00Z"/>
              </w:rPr>
            </w:pPr>
            <w:ins w:id="8176" w:author="Thomas Dietz" w:date="2012-08-13T14:15:00Z">
              <w:r>
                <w:t xml:space="preserve">                  modify this element and its children with a NETCONF</w:t>
              </w:r>
            </w:ins>
          </w:p>
          <w:p w14:paraId="491FC887" w14:textId="77777777" w:rsidR="00E02224" w:rsidRDefault="00E02224" w:rsidP="00E02224">
            <w:pPr>
              <w:pStyle w:val="XML1"/>
              <w:rPr>
                <w:ins w:id="8177" w:author="Thomas Dietz" w:date="2012-08-13T14:15:00Z"/>
              </w:rPr>
            </w:pPr>
            <w:ins w:id="8178" w:author="Thomas Dietz" w:date="2012-08-13T14:15:00Z">
              <w:r>
                <w:t xml:space="preserve">                  &amp;lt;edit-config&amp;gt; operation MUST result in an</w:t>
              </w:r>
            </w:ins>
          </w:p>
          <w:p w14:paraId="635CD18F" w14:textId="77777777" w:rsidR="00E02224" w:rsidRDefault="00E02224" w:rsidP="00E02224">
            <w:pPr>
              <w:pStyle w:val="XML1"/>
              <w:rPr>
                <w:ins w:id="8179" w:author="Thomas Dietz" w:date="2012-08-13T14:15:00Z"/>
              </w:rPr>
            </w:pPr>
            <w:ins w:id="8180" w:author="Thomas Dietz" w:date="2012-08-13T14:15:00Z">
              <w:r>
                <w:t xml:space="preserve">                  'operation-not-supported' error with type</w:t>
              </w:r>
            </w:ins>
          </w:p>
          <w:p w14:paraId="7AE05814" w14:textId="77777777" w:rsidR="00E02224" w:rsidRDefault="00E02224" w:rsidP="00E02224">
            <w:pPr>
              <w:pStyle w:val="XML1"/>
              <w:rPr>
                <w:ins w:id="8181" w:author="Thomas Dietz" w:date="2012-08-13T14:15:00Z"/>
              </w:rPr>
            </w:pPr>
            <w:ins w:id="8182" w:author="Thomas Dietz" w:date="2012-08-13T14:15:00Z">
              <w:r>
                <w:t xml:space="preserve">                  'application'.</w:t>
              </w:r>
            </w:ins>
          </w:p>
          <w:p w14:paraId="0B9FDE25" w14:textId="77777777" w:rsidR="00E02224" w:rsidRDefault="00E02224" w:rsidP="00E02224">
            <w:pPr>
              <w:pStyle w:val="XML1"/>
              <w:rPr>
                <w:ins w:id="8183" w:author="Thomas Dietz" w:date="2012-08-13T14:15:00Z"/>
              </w:rPr>
            </w:pPr>
            <w:ins w:id="8184" w:author="Thomas Dietz" w:date="2012-08-13T14:15:00Z">
              <w:r>
                <w:t xml:space="preserve">                &lt;/xs:documentation&gt;</w:t>
              </w:r>
            </w:ins>
          </w:p>
          <w:p w14:paraId="0F19F40E" w14:textId="77777777" w:rsidR="00E02224" w:rsidRDefault="00E02224" w:rsidP="00E02224">
            <w:pPr>
              <w:pStyle w:val="XML1"/>
              <w:rPr>
                <w:ins w:id="8185" w:author="Thomas Dietz" w:date="2012-08-13T14:15:00Z"/>
              </w:rPr>
            </w:pPr>
            <w:ins w:id="8186" w:author="Thomas Dietz" w:date="2012-08-13T14:15:00Z">
              <w:r>
                <w:t xml:space="preserve">              &lt;/xs:annotation&gt;</w:t>
              </w:r>
            </w:ins>
          </w:p>
          <w:p w14:paraId="71B482EB" w14:textId="77777777" w:rsidR="00E02224" w:rsidRDefault="00E02224" w:rsidP="00E02224">
            <w:pPr>
              <w:pStyle w:val="XML1"/>
              <w:rPr>
                <w:ins w:id="8187" w:author="Thomas Dietz" w:date="2012-08-13T14:15:00Z"/>
              </w:rPr>
            </w:pPr>
            <w:ins w:id="8188" w:author="Thomas Dietz" w:date="2012-08-13T14:15:00Z">
              <w:r>
                <w:t xml:space="preserve">              &lt;xs:complexType&gt;</w:t>
              </w:r>
            </w:ins>
          </w:p>
          <w:p w14:paraId="350F564D" w14:textId="77777777" w:rsidR="00E02224" w:rsidRDefault="00E02224" w:rsidP="00E02224">
            <w:pPr>
              <w:pStyle w:val="XML1"/>
              <w:rPr>
                <w:ins w:id="8189" w:author="Thomas Dietz" w:date="2012-08-13T14:15:00Z"/>
              </w:rPr>
            </w:pPr>
            <w:ins w:id="8190" w:author="Thomas Dietz" w:date="2012-08-13T14:15:00Z">
              <w:r>
                <w:t xml:space="preserve">                &lt;xs:sequence&gt;</w:t>
              </w:r>
            </w:ins>
          </w:p>
          <w:p w14:paraId="286E953A" w14:textId="77777777" w:rsidR="00E02224" w:rsidRDefault="00E02224" w:rsidP="00E02224">
            <w:pPr>
              <w:pStyle w:val="XML1"/>
              <w:rPr>
                <w:ins w:id="8191" w:author="Thomas Dietz" w:date="2012-08-13T14:15:00Z"/>
              </w:rPr>
            </w:pPr>
            <w:ins w:id="8192" w:author="Thomas Dietz" w:date="2012-08-13T14:15:00Z">
              <w:r>
                <w:t xml:space="preserve">                  &lt;xs:group ref="OFPortOtherFeatureListType"/&gt;</w:t>
              </w:r>
            </w:ins>
          </w:p>
          <w:p w14:paraId="355F8FF6" w14:textId="77777777" w:rsidR="00E02224" w:rsidRDefault="00E02224" w:rsidP="00E02224">
            <w:pPr>
              <w:pStyle w:val="XML1"/>
              <w:rPr>
                <w:ins w:id="8193" w:author="Thomas Dietz" w:date="2012-08-13T14:15:00Z"/>
              </w:rPr>
            </w:pPr>
            <w:ins w:id="8194" w:author="Thomas Dietz" w:date="2012-08-13T14:15:00Z">
              <w:r>
                <w:t xml:space="preserve">                &lt;/xs:sequence&gt;</w:t>
              </w:r>
            </w:ins>
          </w:p>
          <w:p w14:paraId="2E22AB8E" w14:textId="77777777" w:rsidR="00E02224" w:rsidRDefault="00E02224" w:rsidP="00E02224">
            <w:pPr>
              <w:pStyle w:val="XML1"/>
              <w:rPr>
                <w:ins w:id="8195" w:author="Thomas Dietz" w:date="2012-08-13T14:15:00Z"/>
              </w:rPr>
            </w:pPr>
            <w:ins w:id="8196" w:author="Thomas Dietz" w:date="2012-08-13T14:15:00Z">
              <w:r>
                <w:t xml:space="preserve">              &lt;/xs:complexType&gt;</w:t>
              </w:r>
            </w:ins>
          </w:p>
          <w:p w14:paraId="031C429A" w14:textId="77777777" w:rsidR="00E02224" w:rsidRDefault="00E02224" w:rsidP="00E02224">
            <w:pPr>
              <w:pStyle w:val="XML1"/>
              <w:rPr>
                <w:ins w:id="8197" w:author="Thomas Dietz" w:date="2012-08-13T14:15:00Z"/>
              </w:rPr>
            </w:pPr>
            <w:ins w:id="8198" w:author="Thomas Dietz" w:date="2012-08-13T14:15:00Z">
              <w:r>
                <w:t xml:space="preserve">            &lt;/xs:element&gt;</w:t>
              </w:r>
            </w:ins>
          </w:p>
          <w:p w14:paraId="6E33C384" w14:textId="77777777" w:rsidR="00E02224" w:rsidRDefault="00E02224" w:rsidP="00E02224">
            <w:pPr>
              <w:pStyle w:val="XML1"/>
              <w:rPr>
                <w:ins w:id="8199" w:author="Thomas Dietz" w:date="2012-08-13T14:15:00Z"/>
              </w:rPr>
            </w:pPr>
            <w:ins w:id="8200" w:author="Thomas Dietz" w:date="2012-08-13T14:15:00Z">
              <w:r>
                <w:t xml:space="preserve">          &lt;/xs:sequence&gt;</w:t>
              </w:r>
            </w:ins>
          </w:p>
          <w:p w14:paraId="52E09A49" w14:textId="77777777" w:rsidR="00E02224" w:rsidRDefault="00E02224" w:rsidP="00E02224">
            <w:pPr>
              <w:pStyle w:val="XML1"/>
              <w:rPr>
                <w:ins w:id="8201" w:author="Thomas Dietz" w:date="2012-08-13T14:15:00Z"/>
              </w:rPr>
            </w:pPr>
            <w:ins w:id="8202" w:author="Thomas Dietz" w:date="2012-08-13T14:15:00Z">
              <w:r>
                <w:t xml:space="preserve">        &lt;/xs:complexType&gt;</w:t>
              </w:r>
            </w:ins>
          </w:p>
          <w:p w14:paraId="0D8BD28A" w14:textId="77777777" w:rsidR="00E02224" w:rsidRDefault="00E02224" w:rsidP="00E02224">
            <w:pPr>
              <w:pStyle w:val="XML1"/>
              <w:rPr>
                <w:ins w:id="8203" w:author="Thomas Dietz" w:date="2012-08-13T14:15:00Z"/>
              </w:rPr>
            </w:pPr>
            <w:ins w:id="8204" w:author="Thomas Dietz" w:date="2012-08-13T14:15:00Z">
              <w:r>
                <w:t xml:space="preserve">      &lt;/xs:element&gt;</w:t>
              </w:r>
            </w:ins>
          </w:p>
          <w:p w14:paraId="4818C0D0" w14:textId="77777777" w:rsidR="00E02224" w:rsidRDefault="00E02224" w:rsidP="00E02224">
            <w:pPr>
              <w:pStyle w:val="XML1"/>
              <w:rPr>
                <w:ins w:id="8205" w:author="Thomas Dietz" w:date="2012-08-13T14:15:00Z"/>
              </w:rPr>
            </w:pPr>
            <w:ins w:id="8206" w:author="Thomas Dietz" w:date="2012-08-13T14:15:00Z">
              <w:r>
                <w:t xml:space="preserve">      &lt;xs:choice&gt;</w:t>
              </w:r>
            </w:ins>
          </w:p>
          <w:p w14:paraId="78A9CCBE" w14:textId="77777777" w:rsidR="00E02224" w:rsidRDefault="00E02224" w:rsidP="00E02224">
            <w:pPr>
              <w:pStyle w:val="XML1"/>
              <w:rPr>
                <w:ins w:id="8207" w:author="Thomas Dietz" w:date="2012-08-13T14:15:00Z"/>
              </w:rPr>
            </w:pPr>
            <w:ins w:id="8208" w:author="Thomas Dietz" w:date="2012-08-13T14:15:00Z">
              <w:r>
                <w:t xml:space="preserve">        &lt;xs:annotation&gt;</w:t>
              </w:r>
            </w:ins>
          </w:p>
          <w:p w14:paraId="2520856B" w14:textId="77777777" w:rsidR="00E02224" w:rsidRDefault="00E02224" w:rsidP="00E02224">
            <w:pPr>
              <w:pStyle w:val="XML1"/>
              <w:rPr>
                <w:ins w:id="8209" w:author="Thomas Dietz" w:date="2012-08-13T14:15:00Z"/>
              </w:rPr>
            </w:pPr>
            <w:ins w:id="8210" w:author="Thomas Dietz" w:date="2012-08-13T14:15:00Z">
              <w:r>
                <w:t xml:space="preserve">          &lt;xs:documentation&gt;</w:t>
              </w:r>
            </w:ins>
          </w:p>
          <w:p w14:paraId="6BAB1F07" w14:textId="77777777" w:rsidR="00E02224" w:rsidRDefault="00E02224" w:rsidP="00E02224">
            <w:pPr>
              <w:pStyle w:val="XML1"/>
              <w:rPr>
                <w:ins w:id="8211" w:author="Thomas Dietz" w:date="2012-08-13T14:15:00Z"/>
              </w:rPr>
            </w:pPr>
            <w:ins w:id="8212" w:author="Thomas Dietz" w:date="2012-08-13T14:15:00Z">
              <w:r>
                <w:t xml:space="preserve">            Tunnels are modeled as logical ports.</w:t>
              </w:r>
            </w:ins>
          </w:p>
          <w:p w14:paraId="1ED2427C" w14:textId="77777777" w:rsidR="00E02224" w:rsidRDefault="00E02224" w:rsidP="00E02224">
            <w:pPr>
              <w:pStyle w:val="XML1"/>
              <w:rPr>
                <w:ins w:id="8213" w:author="Thomas Dietz" w:date="2012-08-13T14:15:00Z"/>
              </w:rPr>
            </w:pPr>
          </w:p>
          <w:p w14:paraId="034D5AF4" w14:textId="77777777" w:rsidR="00E02224" w:rsidRDefault="00E02224" w:rsidP="00E02224">
            <w:pPr>
              <w:pStyle w:val="XML1"/>
              <w:rPr>
                <w:ins w:id="8214" w:author="Thomas Dietz" w:date="2012-08-13T14:15:00Z"/>
              </w:rPr>
            </w:pPr>
            <w:ins w:id="8215" w:author="Thomas Dietz" w:date="2012-08-13T14:15:00Z">
              <w:r>
                <w:t xml:space="preserve">            Elements in this choice are not configurable and can only</w:t>
              </w:r>
            </w:ins>
          </w:p>
          <w:p w14:paraId="49A6F631" w14:textId="77777777" w:rsidR="00E02224" w:rsidRDefault="00E02224" w:rsidP="00E02224">
            <w:pPr>
              <w:pStyle w:val="XML1"/>
              <w:rPr>
                <w:ins w:id="8216" w:author="Thomas Dietz" w:date="2012-08-13T14:15:00Z"/>
              </w:rPr>
            </w:pPr>
            <w:ins w:id="8217" w:author="Thomas Dietz" w:date="2012-08-13T14:15:00Z">
              <w:r>
                <w:t xml:space="preserve">            be retrieved by NETCONF &amp;lt;get&amp;gt; operations. Attemps to modify</w:t>
              </w:r>
            </w:ins>
          </w:p>
          <w:p w14:paraId="253F8E72" w14:textId="77777777" w:rsidR="00E02224" w:rsidRDefault="00E02224" w:rsidP="00E02224">
            <w:pPr>
              <w:pStyle w:val="XML1"/>
              <w:rPr>
                <w:ins w:id="8218" w:author="Thomas Dietz" w:date="2012-08-13T14:15:00Z"/>
              </w:rPr>
            </w:pPr>
            <w:ins w:id="8219" w:author="Thomas Dietz" w:date="2012-08-13T14:15:00Z">
              <w:r>
                <w:t xml:space="preserve">            this element and its children with a NETCONF &amp;lt;edit-config&amp;gt;</w:t>
              </w:r>
            </w:ins>
          </w:p>
          <w:p w14:paraId="12487153" w14:textId="77777777" w:rsidR="00E02224" w:rsidRDefault="00E02224" w:rsidP="00E02224">
            <w:pPr>
              <w:pStyle w:val="XML1"/>
              <w:rPr>
                <w:ins w:id="8220" w:author="Thomas Dietz" w:date="2012-08-13T14:15:00Z"/>
              </w:rPr>
            </w:pPr>
            <w:ins w:id="8221" w:author="Thomas Dietz" w:date="2012-08-13T14:15:00Z">
              <w:r>
                <w:lastRenderedPageBreak/>
                <w:t xml:space="preserve">            operation MUST result in an 'operation-not-supported' error</w:t>
              </w:r>
            </w:ins>
          </w:p>
          <w:p w14:paraId="003042B1" w14:textId="77777777" w:rsidR="00E02224" w:rsidRDefault="00E02224" w:rsidP="00E02224">
            <w:pPr>
              <w:pStyle w:val="XML1"/>
              <w:rPr>
                <w:ins w:id="8222" w:author="Thomas Dietz" w:date="2012-08-13T14:15:00Z"/>
              </w:rPr>
            </w:pPr>
            <w:ins w:id="8223" w:author="Thomas Dietz" w:date="2012-08-13T14:15:00Z">
              <w:r>
                <w:t xml:space="preserve">            with type 'application'.</w:t>
              </w:r>
            </w:ins>
          </w:p>
          <w:p w14:paraId="567B22FE" w14:textId="77777777" w:rsidR="00E02224" w:rsidRDefault="00E02224" w:rsidP="00E02224">
            <w:pPr>
              <w:pStyle w:val="XML1"/>
              <w:rPr>
                <w:ins w:id="8224" w:author="Thomas Dietz" w:date="2012-08-13T14:15:00Z"/>
              </w:rPr>
            </w:pPr>
          </w:p>
          <w:p w14:paraId="4CFA47EF" w14:textId="77777777" w:rsidR="00E02224" w:rsidRDefault="00E02224" w:rsidP="00E02224">
            <w:pPr>
              <w:pStyle w:val="XML1"/>
              <w:rPr>
                <w:ins w:id="8225" w:author="Thomas Dietz" w:date="2012-08-13T14:15:00Z"/>
              </w:rPr>
            </w:pPr>
            <w:ins w:id="8226" w:author="Thomas Dietz" w:date="2012-08-13T14:15:00Z">
              <w:r>
                <w:t xml:space="preserve">            Only elements from one choice must exist at a time.</w:t>
              </w:r>
            </w:ins>
          </w:p>
          <w:p w14:paraId="38A68600" w14:textId="77777777" w:rsidR="00E02224" w:rsidRDefault="00E02224" w:rsidP="00E02224">
            <w:pPr>
              <w:pStyle w:val="XML1"/>
              <w:rPr>
                <w:ins w:id="8227" w:author="Thomas Dietz" w:date="2012-08-13T14:15:00Z"/>
              </w:rPr>
            </w:pPr>
            <w:ins w:id="8228" w:author="Thomas Dietz" w:date="2012-08-13T14:15:00Z">
              <w:r>
                <w:t xml:space="preserve">          &lt;/xs:documentation&gt;</w:t>
              </w:r>
            </w:ins>
          </w:p>
          <w:p w14:paraId="676F703C" w14:textId="77777777" w:rsidR="00E02224" w:rsidRDefault="00E02224" w:rsidP="00E02224">
            <w:pPr>
              <w:pStyle w:val="XML1"/>
              <w:rPr>
                <w:ins w:id="8229" w:author="Thomas Dietz" w:date="2012-08-13T14:15:00Z"/>
              </w:rPr>
            </w:pPr>
            <w:ins w:id="8230" w:author="Thomas Dietz" w:date="2012-08-13T14:15:00Z">
              <w:r>
                <w:t xml:space="preserve">        &lt;/xs:annotation&gt;</w:t>
              </w:r>
            </w:ins>
          </w:p>
          <w:p w14:paraId="39319D84" w14:textId="77777777" w:rsidR="00E02224" w:rsidRDefault="00E02224" w:rsidP="00E02224">
            <w:pPr>
              <w:pStyle w:val="XML1"/>
              <w:rPr>
                <w:ins w:id="8231" w:author="Thomas Dietz" w:date="2012-08-13T14:15:00Z"/>
              </w:rPr>
            </w:pPr>
          </w:p>
          <w:p w14:paraId="3F74A420" w14:textId="77777777" w:rsidR="00E02224" w:rsidRDefault="00E02224" w:rsidP="00E02224">
            <w:pPr>
              <w:pStyle w:val="XML1"/>
              <w:rPr>
                <w:ins w:id="8232" w:author="Thomas Dietz" w:date="2012-08-13T14:15:00Z"/>
              </w:rPr>
            </w:pPr>
            <w:ins w:id="8233" w:author="Thomas Dietz" w:date="2012-08-13T14:15:00Z">
              <w:r>
                <w:t xml:space="preserve">        &lt;xs:sequence&gt;</w:t>
              </w:r>
            </w:ins>
          </w:p>
          <w:p w14:paraId="78C92AED" w14:textId="77777777" w:rsidR="00E02224" w:rsidRDefault="00E02224" w:rsidP="00E02224">
            <w:pPr>
              <w:pStyle w:val="XML1"/>
              <w:rPr>
                <w:ins w:id="8234" w:author="Thomas Dietz" w:date="2012-08-13T14:15:00Z"/>
              </w:rPr>
            </w:pPr>
            <w:ins w:id="8235" w:author="Thomas Dietz" w:date="2012-08-13T14:15:00Z">
              <w:r>
                <w:t xml:space="preserve">          &lt;xs:element name="tunnel"&gt;</w:t>
              </w:r>
            </w:ins>
          </w:p>
          <w:p w14:paraId="5880B4FE" w14:textId="77777777" w:rsidR="00E02224" w:rsidRDefault="00E02224" w:rsidP="00E02224">
            <w:pPr>
              <w:pStyle w:val="XML1"/>
              <w:rPr>
                <w:ins w:id="8236" w:author="Thomas Dietz" w:date="2012-08-13T14:15:00Z"/>
              </w:rPr>
            </w:pPr>
            <w:ins w:id="8237" w:author="Thomas Dietz" w:date="2012-08-13T14:15:00Z">
              <w:r>
                <w:t xml:space="preserve">            &lt;xs:annotation&gt;</w:t>
              </w:r>
            </w:ins>
          </w:p>
          <w:p w14:paraId="5CAC4784" w14:textId="77777777" w:rsidR="00E02224" w:rsidRDefault="00E02224" w:rsidP="00E02224">
            <w:pPr>
              <w:pStyle w:val="XML1"/>
              <w:rPr>
                <w:ins w:id="8238" w:author="Thomas Dietz" w:date="2012-08-13T14:15:00Z"/>
              </w:rPr>
            </w:pPr>
            <w:ins w:id="8239" w:author="Thomas Dietz" w:date="2012-08-13T14:15:00Z">
              <w:r>
                <w:t xml:space="preserve">              &lt;xs:documentation&gt;</w:t>
              </w:r>
            </w:ins>
          </w:p>
          <w:p w14:paraId="58408B96" w14:textId="77777777" w:rsidR="00E02224" w:rsidRDefault="00E02224" w:rsidP="00E02224">
            <w:pPr>
              <w:pStyle w:val="XML1"/>
              <w:rPr>
                <w:ins w:id="8240" w:author="Thomas Dietz" w:date="2012-08-13T14:15:00Z"/>
              </w:rPr>
            </w:pPr>
            <w:ins w:id="8241" w:author="Thomas Dietz" w:date="2012-08-13T14:15:00Z">
              <w:r>
                <w:t xml:space="preserve">                Properties of a basic IP-in-GRE tunnel.</w:t>
              </w:r>
            </w:ins>
          </w:p>
          <w:p w14:paraId="3F37E444" w14:textId="77777777" w:rsidR="00E02224" w:rsidRDefault="00E02224" w:rsidP="00E02224">
            <w:pPr>
              <w:pStyle w:val="XML1"/>
              <w:rPr>
                <w:ins w:id="8242" w:author="Thomas Dietz" w:date="2012-08-13T14:15:00Z"/>
              </w:rPr>
            </w:pPr>
            <w:ins w:id="8243" w:author="Thomas Dietz" w:date="2012-08-13T14:15:00Z">
              <w:r>
                <w:t xml:space="preserve">              &lt;/xs:documentation&gt;</w:t>
              </w:r>
            </w:ins>
          </w:p>
          <w:p w14:paraId="5E3CD852" w14:textId="77777777" w:rsidR="00E02224" w:rsidRDefault="00E02224" w:rsidP="00E02224">
            <w:pPr>
              <w:pStyle w:val="XML1"/>
              <w:rPr>
                <w:ins w:id="8244" w:author="Thomas Dietz" w:date="2012-08-13T14:15:00Z"/>
              </w:rPr>
            </w:pPr>
            <w:ins w:id="8245" w:author="Thomas Dietz" w:date="2012-08-13T14:15:00Z">
              <w:r>
                <w:t xml:space="preserve">            &lt;/xs:annotation&gt;</w:t>
              </w:r>
            </w:ins>
          </w:p>
          <w:p w14:paraId="5F43B6E7" w14:textId="77777777" w:rsidR="00E02224" w:rsidRDefault="00E02224" w:rsidP="00E02224">
            <w:pPr>
              <w:pStyle w:val="XML1"/>
              <w:rPr>
                <w:ins w:id="8246" w:author="Thomas Dietz" w:date="2012-08-13T14:15:00Z"/>
              </w:rPr>
            </w:pPr>
            <w:ins w:id="8247" w:author="Thomas Dietz" w:date="2012-08-13T14:15:00Z">
              <w:r>
                <w:t xml:space="preserve">            &lt;xs:complexType&gt;</w:t>
              </w:r>
            </w:ins>
          </w:p>
          <w:p w14:paraId="43CC9216" w14:textId="77777777" w:rsidR="00E02224" w:rsidRDefault="00E02224" w:rsidP="00E02224">
            <w:pPr>
              <w:pStyle w:val="XML1"/>
              <w:rPr>
                <w:ins w:id="8248" w:author="Thomas Dietz" w:date="2012-08-13T14:15:00Z"/>
              </w:rPr>
            </w:pPr>
            <w:ins w:id="8249" w:author="Thomas Dietz" w:date="2012-08-13T14:15:00Z">
              <w:r>
                <w:t xml:space="preserve">              &lt;xs:sequence&gt;</w:t>
              </w:r>
            </w:ins>
          </w:p>
          <w:p w14:paraId="1A0D2B7D" w14:textId="77777777" w:rsidR="00E02224" w:rsidRDefault="00E02224" w:rsidP="00E02224">
            <w:pPr>
              <w:pStyle w:val="XML1"/>
              <w:rPr>
                <w:ins w:id="8250" w:author="Thomas Dietz" w:date="2012-08-13T14:15:00Z"/>
              </w:rPr>
            </w:pPr>
            <w:ins w:id="8251" w:author="Thomas Dietz" w:date="2012-08-13T14:15:00Z">
              <w:r>
                <w:t xml:space="preserve">                &lt;xs:group ref="OFPortBaseTunnelType"/&gt;</w:t>
              </w:r>
            </w:ins>
          </w:p>
          <w:p w14:paraId="064A178E" w14:textId="77777777" w:rsidR="00E02224" w:rsidRDefault="00E02224" w:rsidP="00E02224">
            <w:pPr>
              <w:pStyle w:val="XML1"/>
              <w:rPr>
                <w:ins w:id="8252" w:author="Thomas Dietz" w:date="2012-08-13T14:15:00Z"/>
              </w:rPr>
            </w:pPr>
            <w:ins w:id="8253" w:author="Thomas Dietz" w:date="2012-08-13T14:15:00Z">
              <w:r>
                <w:t xml:space="preserve">              &lt;/xs:sequence&gt;</w:t>
              </w:r>
            </w:ins>
          </w:p>
          <w:p w14:paraId="63765E74" w14:textId="77777777" w:rsidR="00E02224" w:rsidRDefault="00E02224" w:rsidP="00E02224">
            <w:pPr>
              <w:pStyle w:val="XML1"/>
              <w:rPr>
                <w:ins w:id="8254" w:author="Thomas Dietz" w:date="2012-08-13T14:15:00Z"/>
              </w:rPr>
            </w:pPr>
            <w:ins w:id="8255" w:author="Thomas Dietz" w:date="2012-08-13T14:15:00Z">
              <w:r>
                <w:t xml:space="preserve">            &lt;/xs:complexType&gt;</w:t>
              </w:r>
            </w:ins>
          </w:p>
          <w:p w14:paraId="4F126700" w14:textId="77777777" w:rsidR="00E02224" w:rsidRDefault="00E02224" w:rsidP="00E02224">
            <w:pPr>
              <w:pStyle w:val="XML1"/>
              <w:rPr>
                <w:ins w:id="8256" w:author="Thomas Dietz" w:date="2012-08-13T14:15:00Z"/>
              </w:rPr>
            </w:pPr>
            <w:ins w:id="8257" w:author="Thomas Dietz" w:date="2012-08-13T14:15:00Z">
              <w:r>
                <w:t xml:space="preserve">          &lt;/xs:element&gt;</w:t>
              </w:r>
            </w:ins>
          </w:p>
          <w:p w14:paraId="10064332" w14:textId="77777777" w:rsidR="00E02224" w:rsidRDefault="00E02224" w:rsidP="00E02224">
            <w:pPr>
              <w:pStyle w:val="XML1"/>
              <w:rPr>
                <w:ins w:id="8258" w:author="Thomas Dietz" w:date="2012-08-13T14:15:00Z"/>
              </w:rPr>
            </w:pPr>
            <w:ins w:id="8259" w:author="Thomas Dietz" w:date="2012-08-13T14:15:00Z">
              <w:r>
                <w:t xml:space="preserve">        &lt;/xs:sequence&gt;</w:t>
              </w:r>
            </w:ins>
          </w:p>
          <w:p w14:paraId="5B4C809F" w14:textId="77777777" w:rsidR="00E02224" w:rsidRDefault="00E02224" w:rsidP="00E02224">
            <w:pPr>
              <w:pStyle w:val="XML1"/>
              <w:rPr>
                <w:ins w:id="8260" w:author="Thomas Dietz" w:date="2012-08-13T14:15:00Z"/>
              </w:rPr>
            </w:pPr>
            <w:ins w:id="8261" w:author="Thomas Dietz" w:date="2012-08-13T14:15:00Z">
              <w:r>
                <w:t xml:space="preserve">        &lt;xs:sequence&gt;</w:t>
              </w:r>
            </w:ins>
          </w:p>
          <w:p w14:paraId="20EF3B17" w14:textId="77777777" w:rsidR="00E02224" w:rsidRDefault="00E02224" w:rsidP="00E02224">
            <w:pPr>
              <w:pStyle w:val="XML1"/>
              <w:rPr>
                <w:ins w:id="8262" w:author="Thomas Dietz" w:date="2012-08-13T14:15:00Z"/>
              </w:rPr>
            </w:pPr>
            <w:ins w:id="8263" w:author="Thomas Dietz" w:date="2012-08-13T14:15:00Z">
              <w:r>
                <w:t xml:space="preserve">          &lt;xs:element name="ipgre-tunnel"&gt;</w:t>
              </w:r>
            </w:ins>
          </w:p>
          <w:p w14:paraId="14BAA757" w14:textId="77777777" w:rsidR="00E02224" w:rsidRDefault="00E02224" w:rsidP="00E02224">
            <w:pPr>
              <w:pStyle w:val="XML1"/>
              <w:rPr>
                <w:ins w:id="8264" w:author="Thomas Dietz" w:date="2012-08-13T14:15:00Z"/>
              </w:rPr>
            </w:pPr>
            <w:ins w:id="8265" w:author="Thomas Dietz" w:date="2012-08-13T14:15:00Z">
              <w:r>
                <w:t xml:space="preserve">            &lt;xs:annotation&gt;</w:t>
              </w:r>
            </w:ins>
          </w:p>
          <w:p w14:paraId="57B2811B" w14:textId="77777777" w:rsidR="00E02224" w:rsidRDefault="00E02224" w:rsidP="00E02224">
            <w:pPr>
              <w:pStyle w:val="XML1"/>
              <w:rPr>
                <w:ins w:id="8266" w:author="Thomas Dietz" w:date="2012-08-13T14:15:00Z"/>
              </w:rPr>
            </w:pPr>
            <w:ins w:id="8267" w:author="Thomas Dietz" w:date="2012-08-13T14:15:00Z">
              <w:r>
                <w:t xml:space="preserve">              &lt;xs:documentation&gt;</w:t>
              </w:r>
            </w:ins>
          </w:p>
          <w:p w14:paraId="760FD41A" w14:textId="77777777" w:rsidR="00E02224" w:rsidRDefault="00E02224" w:rsidP="00E02224">
            <w:pPr>
              <w:pStyle w:val="XML1"/>
              <w:rPr>
                <w:ins w:id="8268" w:author="Thomas Dietz" w:date="2012-08-13T14:15:00Z"/>
              </w:rPr>
            </w:pPr>
            <w:ins w:id="8269" w:author="Thomas Dietz" w:date="2012-08-13T14:15:00Z">
              <w:r>
                <w:t xml:space="preserve">                Properties of a IP-in-GRE tunnel.</w:t>
              </w:r>
            </w:ins>
          </w:p>
          <w:p w14:paraId="5848EDD8" w14:textId="77777777" w:rsidR="00E02224" w:rsidRDefault="00E02224" w:rsidP="00E02224">
            <w:pPr>
              <w:pStyle w:val="XML1"/>
              <w:rPr>
                <w:ins w:id="8270" w:author="Thomas Dietz" w:date="2012-08-13T14:15:00Z"/>
              </w:rPr>
            </w:pPr>
            <w:ins w:id="8271" w:author="Thomas Dietz" w:date="2012-08-13T14:15:00Z">
              <w:r>
                <w:t xml:space="preserve">              &lt;/xs:documentation&gt;</w:t>
              </w:r>
            </w:ins>
          </w:p>
          <w:p w14:paraId="00D94FD0" w14:textId="77777777" w:rsidR="00E02224" w:rsidRDefault="00E02224" w:rsidP="00E02224">
            <w:pPr>
              <w:pStyle w:val="XML1"/>
              <w:rPr>
                <w:ins w:id="8272" w:author="Thomas Dietz" w:date="2012-08-13T14:15:00Z"/>
              </w:rPr>
            </w:pPr>
            <w:ins w:id="8273" w:author="Thomas Dietz" w:date="2012-08-13T14:15:00Z">
              <w:r>
                <w:t xml:space="preserve">            &lt;/xs:annotation&gt;</w:t>
              </w:r>
            </w:ins>
          </w:p>
          <w:p w14:paraId="2BD797F6" w14:textId="77777777" w:rsidR="00E02224" w:rsidRDefault="00E02224" w:rsidP="00E02224">
            <w:pPr>
              <w:pStyle w:val="XML1"/>
              <w:rPr>
                <w:ins w:id="8274" w:author="Thomas Dietz" w:date="2012-08-13T14:15:00Z"/>
              </w:rPr>
            </w:pPr>
            <w:ins w:id="8275" w:author="Thomas Dietz" w:date="2012-08-13T14:15:00Z">
              <w:r>
                <w:t xml:space="preserve">            &lt;xs:complexType&gt;</w:t>
              </w:r>
            </w:ins>
          </w:p>
          <w:p w14:paraId="08ED7118" w14:textId="77777777" w:rsidR="00E02224" w:rsidRDefault="00E02224" w:rsidP="00E02224">
            <w:pPr>
              <w:pStyle w:val="XML1"/>
              <w:rPr>
                <w:ins w:id="8276" w:author="Thomas Dietz" w:date="2012-08-13T14:15:00Z"/>
              </w:rPr>
            </w:pPr>
            <w:ins w:id="8277" w:author="Thomas Dietz" w:date="2012-08-13T14:15:00Z">
              <w:r>
                <w:t xml:space="preserve">              &lt;xs:sequence&gt;</w:t>
              </w:r>
            </w:ins>
          </w:p>
          <w:p w14:paraId="18185198" w14:textId="77777777" w:rsidR="00E02224" w:rsidRDefault="00E02224" w:rsidP="00E02224">
            <w:pPr>
              <w:pStyle w:val="XML1"/>
              <w:rPr>
                <w:ins w:id="8278" w:author="Thomas Dietz" w:date="2012-08-13T14:15:00Z"/>
              </w:rPr>
            </w:pPr>
            <w:ins w:id="8279" w:author="Thomas Dietz" w:date="2012-08-13T14:15:00Z">
              <w:r>
                <w:t xml:space="preserve">                &lt;xs:group ref="OFPortIPGRETunnelType"/&gt;</w:t>
              </w:r>
            </w:ins>
          </w:p>
          <w:p w14:paraId="77FEE1F6" w14:textId="77777777" w:rsidR="00E02224" w:rsidRDefault="00E02224" w:rsidP="00E02224">
            <w:pPr>
              <w:pStyle w:val="XML1"/>
              <w:rPr>
                <w:ins w:id="8280" w:author="Thomas Dietz" w:date="2012-08-13T14:15:00Z"/>
              </w:rPr>
            </w:pPr>
            <w:ins w:id="8281" w:author="Thomas Dietz" w:date="2012-08-13T14:15:00Z">
              <w:r>
                <w:t xml:space="preserve">              &lt;/xs:sequence&gt;</w:t>
              </w:r>
            </w:ins>
          </w:p>
          <w:p w14:paraId="082F833C" w14:textId="77777777" w:rsidR="00E02224" w:rsidRDefault="00E02224" w:rsidP="00E02224">
            <w:pPr>
              <w:pStyle w:val="XML1"/>
              <w:rPr>
                <w:ins w:id="8282" w:author="Thomas Dietz" w:date="2012-08-13T14:15:00Z"/>
              </w:rPr>
            </w:pPr>
            <w:ins w:id="8283" w:author="Thomas Dietz" w:date="2012-08-13T14:15:00Z">
              <w:r>
                <w:t xml:space="preserve">            &lt;/xs:complexType&gt;</w:t>
              </w:r>
            </w:ins>
          </w:p>
          <w:p w14:paraId="21CA3D09" w14:textId="77777777" w:rsidR="00E02224" w:rsidRDefault="00E02224" w:rsidP="00E02224">
            <w:pPr>
              <w:pStyle w:val="XML1"/>
              <w:rPr>
                <w:ins w:id="8284" w:author="Thomas Dietz" w:date="2012-08-13T14:15:00Z"/>
              </w:rPr>
            </w:pPr>
            <w:ins w:id="8285" w:author="Thomas Dietz" w:date="2012-08-13T14:15:00Z">
              <w:r>
                <w:t xml:space="preserve">          &lt;/xs:element&gt;</w:t>
              </w:r>
            </w:ins>
          </w:p>
          <w:p w14:paraId="66944A80" w14:textId="77777777" w:rsidR="00E02224" w:rsidRDefault="00E02224" w:rsidP="00E02224">
            <w:pPr>
              <w:pStyle w:val="XML1"/>
              <w:rPr>
                <w:ins w:id="8286" w:author="Thomas Dietz" w:date="2012-08-13T14:15:00Z"/>
              </w:rPr>
            </w:pPr>
            <w:ins w:id="8287" w:author="Thomas Dietz" w:date="2012-08-13T14:15:00Z">
              <w:r>
                <w:t xml:space="preserve">        &lt;/xs:sequence&gt;</w:t>
              </w:r>
            </w:ins>
          </w:p>
          <w:p w14:paraId="61FAEE3C" w14:textId="77777777" w:rsidR="00E02224" w:rsidRDefault="00E02224" w:rsidP="00E02224">
            <w:pPr>
              <w:pStyle w:val="XML1"/>
              <w:rPr>
                <w:ins w:id="8288" w:author="Thomas Dietz" w:date="2012-08-13T14:15:00Z"/>
              </w:rPr>
            </w:pPr>
            <w:ins w:id="8289" w:author="Thomas Dietz" w:date="2012-08-13T14:15:00Z">
              <w:r>
                <w:t xml:space="preserve">        &lt;xs:sequence&gt;</w:t>
              </w:r>
            </w:ins>
          </w:p>
          <w:p w14:paraId="7292568D" w14:textId="77777777" w:rsidR="00E02224" w:rsidRDefault="00E02224" w:rsidP="00E02224">
            <w:pPr>
              <w:pStyle w:val="XML1"/>
              <w:rPr>
                <w:ins w:id="8290" w:author="Thomas Dietz" w:date="2012-08-13T14:15:00Z"/>
              </w:rPr>
            </w:pPr>
            <w:ins w:id="8291" w:author="Thomas Dietz" w:date="2012-08-13T14:15:00Z">
              <w:r>
                <w:t xml:space="preserve">          &lt;xs:element name="vxlan-tunnel"&gt;</w:t>
              </w:r>
            </w:ins>
          </w:p>
          <w:p w14:paraId="730F487E" w14:textId="77777777" w:rsidR="00E02224" w:rsidRDefault="00E02224" w:rsidP="00E02224">
            <w:pPr>
              <w:pStyle w:val="XML1"/>
              <w:rPr>
                <w:ins w:id="8292" w:author="Thomas Dietz" w:date="2012-08-13T14:15:00Z"/>
              </w:rPr>
            </w:pPr>
            <w:ins w:id="8293" w:author="Thomas Dietz" w:date="2012-08-13T14:15:00Z">
              <w:r>
                <w:t xml:space="preserve">            &lt;xs:annotation&gt;</w:t>
              </w:r>
            </w:ins>
          </w:p>
          <w:p w14:paraId="2C5D11EB" w14:textId="77777777" w:rsidR="00E02224" w:rsidRDefault="00E02224" w:rsidP="00E02224">
            <w:pPr>
              <w:pStyle w:val="XML1"/>
              <w:rPr>
                <w:ins w:id="8294" w:author="Thomas Dietz" w:date="2012-08-13T14:15:00Z"/>
              </w:rPr>
            </w:pPr>
            <w:ins w:id="8295" w:author="Thomas Dietz" w:date="2012-08-13T14:15:00Z">
              <w:r>
                <w:t xml:space="preserve">              &lt;xs:documentation&gt;</w:t>
              </w:r>
            </w:ins>
          </w:p>
          <w:p w14:paraId="09853FDD" w14:textId="77777777" w:rsidR="00E02224" w:rsidRDefault="00E02224" w:rsidP="00E02224">
            <w:pPr>
              <w:pStyle w:val="XML1"/>
              <w:rPr>
                <w:ins w:id="8296" w:author="Thomas Dietz" w:date="2012-08-13T14:15:00Z"/>
              </w:rPr>
            </w:pPr>
            <w:ins w:id="8297" w:author="Thomas Dietz" w:date="2012-08-13T14:15:00Z">
              <w:r>
                <w:t xml:space="preserve">                Properties of a VxLAN tunnel.</w:t>
              </w:r>
            </w:ins>
          </w:p>
          <w:p w14:paraId="57EFAC71" w14:textId="77777777" w:rsidR="00E02224" w:rsidRDefault="00E02224" w:rsidP="00E02224">
            <w:pPr>
              <w:pStyle w:val="XML1"/>
              <w:rPr>
                <w:ins w:id="8298" w:author="Thomas Dietz" w:date="2012-08-13T14:15:00Z"/>
              </w:rPr>
            </w:pPr>
            <w:ins w:id="8299" w:author="Thomas Dietz" w:date="2012-08-13T14:15:00Z">
              <w:r>
                <w:t xml:space="preserve">              &lt;/xs:documentation&gt;</w:t>
              </w:r>
            </w:ins>
          </w:p>
          <w:p w14:paraId="20B75CDE" w14:textId="77777777" w:rsidR="00E02224" w:rsidRDefault="00E02224" w:rsidP="00E02224">
            <w:pPr>
              <w:pStyle w:val="XML1"/>
              <w:rPr>
                <w:ins w:id="8300" w:author="Thomas Dietz" w:date="2012-08-13T14:15:00Z"/>
              </w:rPr>
            </w:pPr>
            <w:ins w:id="8301" w:author="Thomas Dietz" w:date="2012-08-13T14:15:00Z">
              <w:r>
                <w:t xml:space="preserve">            &lt;/xs:annotation&gt;</w:t>
              </w:r>
            </w:ins>
          </w:p>
          <w:p w14:paraId="3572871E" w14:textId="77777777" w:rsidR="00E02224" w:rsidRDefault="00E02224" w:rsidP="00E02224">
            <w:pPr>
              <w:pStyle w:val="XML1"/>
              <w:rPr>
                <w:ins w:id="8302" w:author="Thomas Dietz" w:date="2012-08-13T14:15:00Z"/>
              </w:rPr>
            </w:pPr>
            <w:ins w:id="8303" w:author="Thomas Dietz" w:date="2012-08-13T14:15:00Z">
              <w:r>
                <w:t xml:space="preserve">            &lt;xs:complexType&gt;</w:t>
              </w:r>
            </w:ins>
          </w:p>
          <w:p w14:paraId="05B654E8" w14:textId="77777777" w:rsidR="00E02224" w:rsidRDefault="00E02224" w:rsidP="00E02224">
            <w:pPr>
              <w:pStyle w:val="XML1"/>
              <w:rPr>
                <w:ins w:id="8304" w:author="Thomas Dietz" w:date="2012-08-13T14:15:00Z"/>
              </w:rPr>
            </w:pPr>
            <w:ins w:id="8305" w:author="Thomas Dietz" w:date="2012-08-13T14:15:00Z">
              <w:r>
                <w:t xml:space="preserve">              &lt;xs:sequence&gt;</w:t>
              </w:r>
            </w:ins>
          </w:p>
          <w:p w14:paraId="3EE3F4F0" w14:textId="77777777" w:rsidR="00E02224" w:rsidRDefault="00E02224" w:rsidP="00E02224">
            <w:pPr>
              <w:pStyle w:val="XML1"/>
              <w:rPr>
                <w:ins w:id="8306" w:author="Thomas Dietz" w:date="2012-08-13T14:15:00Z"/>
              </w:rPr>
            </w:pPr>
            <w:ins w:id="8307" w:author="Thomas Dietz" w:date="2012-08-13T14:15:00Z">
              <w:r>
                <w:t xml:space="preserve">                &lt;xs:group ref="OFPortVXLANTunnelType"/&gt;</w:t>
              </w:r>
            </w:ins>
          </w:p>
          <w:p w14:paraId="4A387EEB" w14:textId="77777777" w:rsidR="00E02224" w:rsidRDefault="00E02224" w:rsidP="00E02224">
            <w:pPr>
              <w:pStyle w:val="XML1"/>
              <w:rPr>
                <w:ins w:id="8308" w:author="Thomas Dietz" w:date="2012-08-13T14:15:00Z"/>
              </w:rPr>
            </w:pPr>
            <w:ins w:id="8309" w:author="Thomas Dietz" w:date="2012-08-13T14:15:00Z">
              <w:r>
                <w:t xml:space="preserve">              &lt;/xs:sequence&gt;</w:t>
              </w:r>
            </w:ins>
          </w:p>
          <w:p w14:paraId="7469CE24" w14:textId="77777777" w:rsidR="00E02224" w:rsidRDefault="00E02224" w:rsidP="00E02224">
            <w:pPr>
              <w:pStyle w:val="XML1"/>
              <w:rPr>
                <w:ins w:id="8310" w:author="Thomas Dietz" w:date="2012-08-13T14:15:00Z"/>
              </w:rPr>
            </w:pPr>
            <w:ins w:id="8311" w:author="Thomas Dietz" w:date="2012-08-13T14:15:00Z">
              <w:r>
                <w:t xml:space="preserve">            &lt;/xs:complexType&gt;</w:t>
              </w:r>
            </w:ins>
          </w:p>
          <w:p w14:paraId="1A1633F1" w14:textId="77777777" w:rsidR="00E02224" w:rsidRDefault="00E02224" w:rsidP="00E02224">
            <w:pPr>
              <w:pStyle w:val="XML1"/>
              <w:rPr>
                <w:ins w:id="8312" w:author="Thomas Dietz" w:date="2012-08-13T14:15:00Z"/>
              </w:rPr>
            </w:pPr>
            <w:ins w:id="8313" w:author="Thomas Dietz" w:date="2012-08-13T14:15:00Z">
              <w:r>
                <w:t xml:space="preserve">          &lt;/xs:element&gt;</w:t>
              </w:r>
            </w:ins>
          </w:p>
          <w:p w14:paraId="60D35793" w14:textId="77777777" w:rsidR="00E02224" w:rsidRDefault="00E02224" w:rsidP="00E02224">
            <w:pPr>
              <w:pStyle w:val="XML1"/>
              <w:rPr>
                <w:ins w:id="8314" w:author="Thomas Dietz" w:date="2012-08-13T14:15:00Z"/>
              </w:rPr>
            </w:pPr>
            <w:ins w:id="8315" w:author="Thomas Dietz" w:date="2012-08-13T14:15:00Z">
              <w:r>
                <w:t xml:space="preserve">        &lt;/xs:sequence&gt;</w:t>
              </w:r>
            </w:ins>
          </w:p>
          <w:p w14:paraId="26D396FE" w14:textId="77777777" w:rsidR="00E02224" w:rsidRDefault="00E02224" w:rsidP="00E02224">
            <w:pPr>
              <w:pStyle w:val="XML1"/>
              <w:rPr>
                <w:ins w:id="8316" w:author="Thomas Dietz" w:date="2012-08-13T14:15:00Z"/>
              </w:rPr>
            </w:pPr>
            <w:ins w:id="8317" w:author="Thomas Dietz" w:date="2012-08-13T14:15:00Z">
              <w:r>
                <w:t xml:space="preserve">        &lt;xs:sequence&gt;</w:t>
              </w:r>
            </w:ins>
          </w:p>
          <w:p w14:paraId="1E545A07" w14:textId="77777777" w:rsidR="00E02224" w:rsidRDefault="00E02224" w:rsidP="00E02224">
            <w:pPr>
              <w:pStyle w:val="XML1"/>
              <w:rPr>
                <w:ins w:id="8318" w:author="Thomas Dietz" w:date="2012-08-13T14:15:00Z"/>
              </w:rPr>
            </w:pPr>
            <w:ins w:id="8319" w:author="Thomas Dietz" w:date="2012-08-13T14:15:00Z">
              <w:r>
                <w:t xml:space="preserve">          &lt;xs:element name="nvgre-tunnel"&gt;</w:t>
              </w:r>
            </w:ins>
          </w:p>
          <w:p w14:paraId="250E8A86" w14:textId="77777777" w:rsidR="00E02224" w:rsidRDefault="00E02224" w:rsidP="00E02224">
            <w:pPr>
              <w:pStyle w:val="XML1"/>
              <w:rPr>
                <w:ins w:id="8320" w:author="Thomas Dietz" w:date="2012-08-13T14:15:00Z"/>
              </w:rPr>
            </w:pPr>
            <w:ins w:id="8321" w:author="Thomas Dietz" w:date="2012-08-13T14:15:00Z">
              <w:r>
                <w:t xml:space="preserve">            &lt;xs:annotation&gt;</w:t>
              </w:r>
            </w:ins>
          </w:p>
          <w:p w14:paraId="39E4F133" w14:textId="77777777" w:rsidR="00E02224" w:rsidRDefault="00E02224" w:rsidP="00E02224">
            <w:pPr>
              <w:pStyle w:val="XML1"/>
              <w:rPr>
                <w:ins w:id="8322" w:author="Thomas Dietz" w:date="2012-08-13T14:15:00Z"/>
              </w:rPr>
            </w:pPr>
            <w:ins w:id="8323" w:author="Thomas Dietz" w:date="2012-08-13T14:15:00Z">
              <w:r>
                <w:t xml:space="preserve">              &lt;xs:documentation&gt;</w:t>
              </w:r>
            </w:ins>
          </w:p>
          <w:p w14:paraId="1F06060C" w14:textId="77777777" w:rsidR="00E02224" w:rsidRDefault="00E02224" w:rsidP="00E02224">
            <w:pPr>
              <w:pStyle w:val="XML1"/>
              <w:rPr>
                <w:ins w:id="8324" w:author="Thomas Dietz" w:date="2012-08-13T14:15:00Z"/>
              </w:rPr>
            </w:pPr>
            <w:ins w:id="8325" w:author="Thomas Dietz" w:date="2012-08-13T14:15:00Z">
              <w:r>
                <w:t xml:space="preserve">                Properties of a NVGRE tunnel.</w:t>
              </w:r>
            </w:ins>
          </w:p>
          <w:p w14:paraId="4522D001" w14:textId="77777777" w:rsidR="00E02224" w:rsidRDefault="00E02224" w:rsidP="00E02224">
            <w:pPr>
              <w:pStyle w:val="XML1"/>
              <w:rPr>
                <w:ins w:id="8326" w:author="Thomas Dietz" w:date="2012-08-13T14:15:00Z"/>
              </w:rPr>
            </w:pPr>
            <w:ins w:id="8327" w:author="Thomas Dietz" w:date="2012-08-13T14:15:00Z">
              <w:r>
                <w:t xml:space="preserve">              &lt;/xs:documentation&gt;</w:t>
              </w:r>
            </w:ins>
          </w:p>
          <w:p w14:paraId="63928171" w14:textId="77777777" w:rsidR="00E02224" w:rsidRDefault="00E02224" w:rsidP="00E02224">
            <w:pPr>
              <w:pStyle w:val="XML1"/>
              <w:rPr>
                <w:ins w:id="8328" w:author="Thomas Dietz" w:date="2012-08-13T14:15:00Z"/>
              </w:rPr>
            </w:pPr>
            <w:ins w:id="8329" w:author="Thomas Dietz" w:date="2012-08-13T14:15:00Z">
              <w:r>
                <w:t xml:space="preserve">            &lt;/xs:annotation&gt;</w:t>
              </w:r>
            </w:ins>
          </w:p>
          <w:p w14:paraId="067CA60B" w14:textId="77777777" w:rsidR="00E02224" w:rsidRDefault="00E02224" w:rsidP="00E02224">
            <w:pPr>
              <w:pStyle w:val="XML1"/>
              <w:rPr>
                <w:ins w:id="8330" w:author="Thomas Dietz" w:date="2012-08-13T14:15:00Z"/>
              </w:rPr>
            </w:pPr>
            <w:ins w:id="8331" w:author="Thomas Dietz" w:date="2012-08-13T14:15:00Z">
              <w:r>
                <w:lastRenderedPageBreak/>
                <w:t xml:space="preserve">            &lt;xs:complexType&gt;</w:t>
              </w:r>
            </w:ins>
          </w:p>
          <w:p w14:paraId="76FAAD3D" w14:textId="77777777" w:rsidR="00E02224" w:rsidRDefault="00E02224" w:rsidP="00E02224">
            <w:pPr>
              <w:pStyle w:val="XML1"/>
              <w:rPr>
                <w:ins w:id="8332" w:author="Thomas Dietz" w:date="2012-08-13T14:15:00Z"/>
              </w:rPr>
            </w:pPr>
            <w:ins w:id="8333" w:author="Thomas Dietz" w:date="2012-08-13T14:15:00Z">
              <w:r>
                <w:t xml:space="preserve">              &lt;xs:sequence&gt;</w:t>
              </w:r>
            </w:ins>
          </w:p>
          <w:p w14:paraId="09D4F4AD" w14:textId="77777777" w:rsidR="00E02224" w:rsidRDefault="00E02224" w:rsidP="00E02224">
            <w:pPr>
              <w:pStyle w:val="XML1"/>
              <w:rPr>
                <w:ins w:id="8334" w:author="Thomas Dietz" w:date="2012-08-13T14:15:00Z"/>
              </w:rPr>
            </w:pPr>
            <w:ins w:id="8335" w:author="Thomas Dietz" w:date="2012-08-13T14:15:00Z">
              <w:r>
                <w:t xml:space="preserve">                &lt;xs:group ref="OFPortNVGRETunnelType"/&gt;</w:t>
              </w:r>
            </w:ins>
          </w:p>
          <w:p w14:paraId="49BB3989" w14:textId="77777777" w:rsidR="00E02224" w:rsidRDefault="00E02224" w:rsidP="00E02224">
            <w:pPr>
              <w:pStyle w:val="XML1"/>
              <w:rPr>
                <w:ins w:id="8336" w:author="Thomas Dietz" w:date="2012-08-13T14:15:00Z"/>
              </w:rPr>
            </w:pPr>
            <w:ins w:id="8337" w:author="Thomas Dietz" w:date="2012-08-13T14:15:00Z">
              <w:r>
                <w:t xml:space="preserve">              &lt;/xs:sequence&gt;</w:t>
              </w:r>
            </w:ins>
          </w:p>
          <w:p w14:paraId="2E9B0873" w14:textId="77777777" w:rsidR="00E02224" w:rsidRDefault="00E02224" w:rsidP="00E02224">
            <w:pPr>
              <w:pStyle w:val="XML1"/>
              <w:rPr>
                <w:ins w:id="8338" w:author="Thomas Dietz" w:date="2012-08-13T14:15:00Z"/>
              </w:rPr>
            </w:pPr>
            <w:ins w:id="8339" w:author="Thomas Dietz" w:date="2012-08-13T14:15:00Z">
              <w:r>
                <w:t xml:space="preserve">            &lt;/xs:complexType&gt;</w:t>
              </w:r>
            </w:ins>
          </w:p>
          <w:p w14:paraId="0C9FE8CA" w14:textId="77777777" w:rsidR="00E02224" w:rsidRDefault="00E02224" w:rsidP="00E02224">
            <w:pPr>
              <w:pStyle w:val="XML1"/>
              <w:rPr>
                <w:ins w:id="8340" w:author="Thomas Dietz" w:date="2012-08-13T14:15:00Z"/>
              </w:rPr>
            </w:pPr>
            <w:ins w:id="8341" w:author="Thomas Dietz" w:date="2012-08-13T14:15:00Z">
              <w:r>
                <w:t xml:space="preserve">          &lt;/xs:element&gt;</w:t>
              </w:r>
            </w:ins>
          </w:p>
          <w:p w14:paraId="6DB24C05" w14:textId="77777777" w:rsidR="00E02224" w:rsidRDefault="00E02224" w:rsidP="00E02224">
            <w:pPr>
              <w:pStyle w:val="XML1"/>
              <w:rPr>
                <w:ins w:id="8342" w:author="Thomas Dietz" w:date="2012-08-13T14:15:00Z"/>
              </w:rPr>
            </w:pPr>
            <w:ins w:id="8343" w:author="Thomas Dietz" w:date="2012-08-13T14:15:00Z">
              <w:r>
                <w:t xml:space="preserve">        &lt;/xs:sequence&gt;</w:t>
              </w:r>
            </w:ins>
          </w:p>
          <w:p w14:paraId="6C1B5652" w14:textId="77777777" w:rsidR="00E02224" w:rsidRDefault="00E02224" w:rsidP="00E02224">
            <w:pPr>
              <w:pStyle w:val="XML1"/>
              <w:rPr>
                <w:ins w:id="8344" w:author="Thomas Dietz" w:date="2012-08-13T14:15:00Z"/>
              </w:rPr>
            </w:pPr>
            <w:ins w:id="8345" w:author="Thomas Dietz" w:date="2012-08-13T14:15:00Z">
              <w:r>
                <w:t xml:space="preserve">      &lt;/xs:choice&gt;</w:t>
              </w:r>
            </w:ins>
          </w:p>
          <w:p w14:paraId="6FCB8764" w14:textId="77777777" w:rsidR="00E02224" w:rsidRDefault="00E02224" w:rsidP="00E02224">
            <w:pPr>
              <w:pStyle w:val="XML1"/>
              <w:rPr>
                <w:ins w:id="8346" w:author="Thomas Dietz" w:date="2012-08-13T14:15:00Z"/>
              </w:rPr>
            </w:pPr>
            <w:ins w:id="8347" w:author="Thomas Dietz" w:date="2012-08-13T14:15:00Z">
              <w:r>
                <w:t xml:space="preserve">    &lt;/xs:sequence&gt;</w:t>
              </w:r>
            </w:ins>
          </w:p>
          <w:p w14:paraId="7A457257" w14:textId="6E15EE0D" w:rsidR="00E02224" w:rsidRDefault="00E02224" w:rsidP="00E02224">
            <w:pPr>
              <w:pStyle w:val="XML1"/>
              <w:rPr>
                <w:ins w:id="8348" w:author="Thomas Dietz" w:date="2012-08-13T14:15:00Z"/>
              </w:rPr>
            </w:pPr>
            <w:ins w:id="8349" w:author="Thomas Dietz" w:date="2012-08-13T14:15:00Z">
              <w:r>
                <w:t xml:space="preserve">  &lt;/xs:group&gt;</w:t>
              </w:r>
            </w:ins>
          </w:p>
          <w:p w14:paraId="55407528" w14:textId="77777777" w:rsidR="00E02224" w:rsidRDefault="00E02224" w:rsidP="00E02224">
            <w:pPr>
              <w:pStyle w:val="XML1"/>
              <w:rPr>
                <w:ins w:id="8350" w:author="Thomas Dietz" w:date="2012-08-13T14:15:00Z"/>
              </w:rPr>
            </w:pPr>
          </w:p>
          <w:p w14:paraId="0159676C" w14:textId="77777777" w:rsidR="00E02224" w:rsidRDefault="00E02224" w:rsidP="00E02224">
            <w:pPr>
              <w:pStyle w:val="XML1"/>
              <w:rPr>
                <w:ins w:id="8351" w:author="Thomas Dietz" w:date="2012-08-13T14:10:00Z"/>
              </w:rPr>
            </w:pPr>
            <w:ins w:id="8352" w:author="Thomas Dietz" w:date="2012-08-13T14:10:00Z">
              <w:r>
                <w:t xml:space="preserve">  &lt;xs:group name="OFPortBaseTunnelType"&gt;</w:t>
              </w:r>
            </w:ins>
          </w:p>
          <w:p w14:paraId="5DE14C36" w14:textId="77777777" w:rsidR="00E02224" w:rsidRDefault="00E02224" w:rsidP="00E02224">
            <w:pPr>
              <w:pStyle w:val="XML1"/>
              <w:rPr>
                <w:ins w:id="8353" w:author="Thomas Dietz" w:date="2012-08-13T14:10:00Z"/>
              </w:rPr>
            </w:pPr>
            <w:ins w:id="8354" w:author="Thomas Dietz" w:date="2012-08-13T14:10:00Z">
              <w:r>
                <w:t xml:space="preserve">    &lt;xs:annotation&gt;</w:t>
              </w:r>
            </w:ins>
          </w:p>
          <w:p w14:paraId="27359361" w14:textId="77777777" w:rsidR="00E02224" w:rsidRDefault="00E02224" w:rsidP="00E02224">
            <w:pPr>
              <w:pStyle w:val="XML1"/>
              <w:rPr>
                <w:ins w:id="8355" w:author="Thomas Dietz" w:date="2012-08-13T14:10:00Z"/>
              </w:rPr>
            </w:pPr>
            <w:ins w:id="8356" w:author="Thomas Dietz" w:date="2012-08-13T14:10:00Z">
              <w:r>
                <w:t xml:space="preserve">      &lt;xs:documentation&gt;</w:t>
              </w:r>
            </w:ins>
          </w:p>
          <w:p w14:paraId="4D63B46C" w14:textId="77777777" w:rsidR="00E02224" w:rsidRDefault="00E02224" w:rsidP="00E02224">
            <w:pPr>
              <w:pStyle w:val="XML1"/>
              <w:rPr>
                <w:ins w:id="8357" w:author="Thomas Dietz" w:date="2012-08-13T14:10:00Z"/>
              </w:rPr>
            </w:pPr>
            <w:ins w:id="8358" w:author="Thomas Dietz" w:date="2012-08-13T14:10:00Z">
              <w:r>
                <w:t xml:space="preserve">        A group of common elements that are included</w:t>
              </w:r>
            </w:ins>
          </w:p>
          <w:p w14:paraId="050D7851" w14:textId="77777777" w:rsidR="00E02224" w:rsidRDefault="00E02224" w:rsidP="00E02224">
            <w:pPr>
              <w:pStyle w:val="XML1"/>
              <w:rPr>
                <w:ins w:id="8359" w:author="Thomas Dietz" w:date="2012-08-13T14:10:00Z"/>
              </w:rPr>
            </w:pPr>
            <w:ins w:id="8360" w:author="Thomas Dietz" w:date="2012-08-13T14:10:00Z">
              <w:r>
                <w:t xml:space="preserve">        in every supported tunnel type.  Tunnels are modeled as </w:t>
              </w:r>
            </w:ins>
          </w:p>
          <w:p w14:paraId="70CD702C" w14:textId="77777777" w:rsidR="00E02224" w:rsidRDefault="00E02224" w:rsidP="00E02224">
            <w:pPr>
              <w:pStyle w:val="XML1"/>
              <w:rPr>
                <w:ins w:id="8361" w:author="Thomas Dietz" w:date="2012-08-13T14:10:00Z"/>
              </w:rPr>
            </w:pPr>
            <w:ins w:id="8362" w:author="Thomas Dietz" w:date="2012-08-13T14:10:00Z">
              <w:r>
                <w:t xml:space="preserve">        logical ports.</w:t>
              </w:r>
            </w:ins>
          </w:p>
          <w:p w14:paraId="14554365" w14:textId="77777777" w:rsidR="00E02224" w:rsidRDefault="00E02224" w:rsidP="00E02224">
            <w:pPr>
              <w:pStyle w:val="XML1"/>
              <w:rPr>
                <w:ins w:id="8363" w:author="Thomas Dietz" w:date="2012-08-13T14:10:00Z"/>
              </w:rPr>
            </w:pPr>
          </w:p>
          <w:p w14:paraId="26073377" w14:textId="77777777" w:rsidR="00E02224" w:rsidRDefault="00E02224" w:rsidP="00E02224">
            <w:pPr>
              <w:pStyle w:val="XML1"/>
              <w:rPr>
                <w:ins w:id="8364" w:author="Thomas Dietz" w:date="2012-08-13T14:10:00Z"/>
              </w:rPr>
            </w:pPr>
            <w:ins w:id="8365" w:author="Thomas Dietz" w:date="2012-08-13T14:10:00Z">
              <w:r>
                <w:t xml:space="preserve">        One pair of local/remote endpoints must exist for a tunnel</w:t>
              </w:r>
            </w:ins>
          </w:p>
          <w:p w14:paraId="7D4E116D" w14:textId="77777777" w:rsidR="00E02224" w:rsidRDefault="00E02224" w:rsidP="00E02224">
            <w:pPr>
              <w:pStyle w:val="XML1"/>
              <w:rPr>
                <w:ins w:id="8366" w:author="Thomas Dietz" w:date="2012-08-13T14:10:00Z"/>
              </w:rPr>
            </w:pPr>
            <w:ins w:id="8367" w:author="Thomas Dietz" w:date="2012-08-13T14:10:00Z">
              <w:r>
                <w:t xml:space="preserve">        configuration.</w:t>
              </w:r>
            </w:ins>
          </w:p>
          <w:p w14:paraId="36FF8174" w14:textId="77777777" w:rsidR="00E02224" w:rsidRDefault="00E02224" w:rsidP="00E02224">
            <w:pPr>
              <w:pStyle w:val="XML1"/>
              <w:rPr>
                <w:ins w:id="8368" w:author="Thomas Dietz" w:date="2012-08-13T14:10:00Z"/>
              </w:rPr>
            </w:pPr>
          </w:p>
          <w:p w14:paraId="0316068D" w14:textId="77777777" w:rsidR="00E02224" w:rsidRDefault="00E02224" w:rsidP="00E02224">
            <w:pPr>
              <w:pStyle w:val="XML1"/>
              <w:rPr>
                <w:ins w:id="8369" w:author="Thomas Dietz" w:date="2012-08-13T14:10:00Z"/>
              </w:rPr>
            </w:pPr>
            <w:ins w:id="8370" w:author="Thomas Dietz" w:date="2012-08-13T14:10:00Z">
              <w:r>
                <w:t xml:space="preserve">        Only elements from one choice must exist at a time.</w:t>
              </w:r>
            </w:ins>
          </w:p>
          <w:p w14:paraId="7F0606AB" w14:textId="77777777" w:rsidR="00E02224" w:rsidRDefault="00E02224" w:rsidP="00E02224">
            <w:pPr>
              <w:pStyle w:val="XML1"/>
              <w:rPr>
                <w:ins w:id="8371" w:author="Thomas Dietz" w:date="2012-08-13T14:10:00Z"/>
              </w:rPr>
            </w:pPr>
            <w:ins w:id="8372" w:author="Thomas Dietz" w:date="2012-08-13T14:10:00Z">
              <w:r>
                <w:t xml:space="preserve">      &lt;/xs:documentation&gt;</w:t>
              </w:r>
            </w:ins>
          </w:p>
          <w:p w14:paraId="253AB7D9" w14:textId="77777777" w:rsidR="00E02224" w:rsidRDefault="00E02224" w:rsidP="00E02224">
            <w:pPr>
              <w:pStyle w:val="XML1"/>
              <w:rPr>
                <w:ins w:id="8373" w:author="Thomas Dietz" w:date="2012-08-13T14:10:00Z"/>
              </w:rPr>
            </w:pPr>
            <w:ins w:id="8374" w:author="Thomas Dietz" w:date="2012-08-13T14:10:00Z">
              <w:r>
                <w:t xml:space="preserve">    &lt;/xs:annotation&gt;</w:t>
              </w:r>
            </w:ins>
          </w:p>
          <w:p w14:paraId="58ABD5A0" w14:textId="77777777" w:rsidR="00E02224" w:rsidRDefault="00E02224" w:rsidP="00E02224">
            <w:pPr>
              <w:pStyle w:val="XML1"/>
              <w:rPr>
                <w:ins w:id="8375" w:author="Thomas Dietz" w:date="2012-08-13T14:10:00Z"/>
              </w:rPr>
            </w:pPr>
          </w:p>
          <w:p w14:paraId="532F3424" w14:textId="77777777" w:rsidR="00E02224" w:rsidRDefault="00E02224" w:rsidP="00E02224">
            <w:pPr>
              <w:pStyle w:val="XML1"/>
              <w:rPr>
                <w:ins w:id="8376" w:author="Thomas Dietz" w:date="2012-08-13T14:10:00Z"/>
              </w:rPr>
            </w:pPr>
            <w:ins w:id="8377" w:author="Thomas Dietz" w:date="2012-08-13T14:10:00Z">
              <w:r>
                <w:t xml:space="preserve">    &lt;xs:sequence&gt;</w:t>
              </w:r>
            </w:ins>
          </w:p>
          <w:p w14:paraId="54F01AD3" w14:textId="77777777" w:rsidR="00E02224" w:rsidRDefault="00E02224" w:rsidP="00E02224">
            <w:pPr>
              <w:pStyle w:val="XML1"/>
              <w:rPr>
                <w:ins w:id="8378" w:author="Thomas Dietz" w:date="2012-08-13T14:10:00Z"/>
              </w:rPr>
            </w:pPr>
            <w:ins w:id="8379" w:author="Thomas Dietz" w:date="2012-08-13T14:10:00Z">
              <w:r>
                <w:t xml:space="preserve">      &lt;xs:choice&gt;</w:t>
              </w:r>
            </w:ins>
          </w:p>
          <w:p w14:paraId="1A41F103" w14:textId="77777777" w:rsidR="00E02224" w:rsidRDefault="00E02224" w:rsidP="00E02224">
            <w:pPr>
              <w:pStyle w:val="XML1"/>
              <w:rPr>
                <w:ins w:id="8380" w:author="Thomas Dietz" w:date="2012-08-13T14:10:00Z"/>
              </w:rPr>
            </w:pPr>
            <w:ins w:id="8381" w:author="Thomas Dietz" w:date="2012-08-13T14:10:00Z">
              <w:r>
                <w:t xml:space="preserve">        &lt;xs:sequence&gt;</w:t>
              </w:r>
            </w:ins>
          </w:p>
          <w:p w14:paraId="6EC7CA31" w14:textId="77777777" w:rsidR="00E02224" w:rsidRDefault="00E02224" w:rsidP="00E02224">
            <w:pPr>
              <w:pStyle w:val="XML1"/>
              <w:rPr>
                <w:ins w:id="8382" w:author="Thomas Dietz" w:date="2012-08-13T14:10:00Z"/>
              </w:rPr>
            </w:pPr>
            <w:ins w:id="8383" w:author="Thomas Dietz" w:date="2012-08-13T14:10:00Z">
              <w:r>
                <w:t xml:space="preserve">          &lt;xs:element name="local-endpoint-ipv4-adress"  type="inet:ipv4-address"&gt;</w:t>
              </w:r>
            </w:ins>
          </w:p>
          <w:p w14:paraId="01A4AC4C" w14:textId="77777777" w:rsidR="00E02224" w:rsidRDefault="00E02224" w:rsidP="00E02224">
            <w:pPr>
              <w:pStyle w:val="XML1"/>
              <w:rPr>
                <w:ins w:id="8384" w:author="Thomas Dietz" w:date="2012-08-13T14:10:00Z"/>
              </w:rPr>
            </w:pPr>
            <w:ins w:id="8385" w:author="Thomas Dietz" w:date="2012-08-13T14:10:00Z">
              <w:r>
                <w:t xml:space="preserve">            &lt;xs:annotation&gt;</w:t>
              </w:r>
            </w:ins>
          </w:p>
          <w:p w14:paraId="257281B4" w14:textId="77777777" w:rsidR="00E02224" w:rsidRDefault="00E02224" w:rsidP="00E02224">
            <w:pPr>
              <w:pStyle w:val="XML1"/>
              <w:rPr>
                <w:ins w:id="8386" w:author="Thomas Dietz" w:date="2012-08-13T14:10:00Z"/>
              </w:rPr>
            </w:pPr>
            <w:ins w:id="8387" w:author="Thomas Dietz" w:date="2012-08-13T14:10:00Z">
              <w:r>
                <w:t xml:space="preserve">              &lt;xs:documentation&gt;</w:t>
              </w:r>
            </w:ins>
          </w:p>
          <w:p w14:paraId="34E6A2AB" w14:textId="77777777" w:rsidR="00E02224" w:rsidRDefault="00E02224" w:rsidP="00E02224">
            <w:pPr>
              <w:pStyle w:val="XML1"/>
              <w:rPr>
                <w:ins w:id="8388" w:author="Thomas Dietz" w:date="2012-08-13T14:10:00Z"/>
              </w:rPr>
            </w:pPr>
            <w:ins w:id="8389" w:author="Thomas Dietz" w:date="2012-08-13T14:10:00Z">
              <w:r>
                <w:t xml:space="preserve">                The IPv4 address of the local tunnel</w:t>
              </w:r>
            </w:ins>
          </w:p>
          <w:p w14:paraId="0EFB5C05" w14:textId="77777777" w:rsidR="00E02224" w:rsidRDefault="00E02224" w:rsidP="00E02224">
            <w:pPr>
              <w:pStyle w:val="XML1"/>
              <w:rPr>
                <w:ins w:id="8390" w:author="Thomas Dietz" w:date="2012-08-13T14:10:00Z"/>
              </w:rPr>
            </w:pPr>
            <w:ins w:id="8391" w:author="Thomas Dietz" w:date="2012-08-13T14:10:00Z">
              <w:r>
                <w:t xml:space="preserve">                endpoint.</w:t>
              </w:r>
            </w:ins>
          </w:p>
          <w:p w14:paraId="5C05D823" w14:textId="77777777" w:rsidR="00E02224" w:rsidRDefault="00E02224" w:rsidP="00E02224">
            <w:pPr>
              <w:pStyle w:val="XML1"/>
              <w:rPr>
                <w:ins w:id="8392" w:author="Thomas Dietz" w:date="2012-08-13T14:10:00Z"/>
              </w:rPr>
            </w:pPr>
            <w:ins w:id="8393" w:author="Thomas Dietz" w:date="2012-08-13T14:10:00Z">
              <w:r>
                <w:t xml:space="preserve">              &lt;/xs:documentation&gt;</w:t>
              </w:r>
            </w:ins>
          </w:p>
          <w:p w14:paraId="67418E44" w14:textId="77777777" w:rsidR="00E02224" w:rsidRDefault="00E02224" w:rsidP="00E02224">
            <w:pPr>
              <w:pStyle w:val="XML1"/>
              <w:rPr>
                <w:ins w:id="8394" w:author="Thomas Dietz" w:date="2012-08-13T14:10:00Z"/>
              </w:rPr>
            </w:pPr>
            <w:ins w:id="8395" w:author="Thomas Dietz" w:date="2012-08-13T14:10:00Z">
              <w:r>
                <w:t xml:space="preserve">            &lt;/xs:annotation&gt;</w:t>
              </w:r>
            </w:ins>
          </w:p>
          <w:p w14:paraId="58FBBD3D" w14:textId="77777777" w:rsidR="00E02224" w:rsidRDefault="00E02224" w:rsidP="00E02224">
            <w:pPr>
              <w:pStyle w:val="XML1"/>
              <w:rPr>
                <w:ins w:id="8396" w:author="Thomas Dietz" w:date="2012-08-13T14:10:00Z"/>
              </w:rPr>
            </w:pPr>
            <w:ins w:id="8397" w:author="Thomas Dietz" w:date="2012-08-13T14:10:00Z">
              <w:r>
                <w:t xml:space="preserve">          &lt;/xs:element&gt;</w:t>
              </w:r>
            </w:ins>
          </w:p>
          <w:p w14:paraId="4C97B4A3" w14:textId="77777777" w:rsidR="00E02224" w:rsidRDefault="00E02224" w:rsidP="00E02224">
            <w:pPr>
              <w:pStyle w:val="XML1"/>
              <w:rPr>
                <w:ins w:id="8398" w:author="Thomas Dietz" w:date="2012-08-13T14:10:00Z"/>
              </w:rPr>
            </w:pPr>
            <w:ins w:id="8399" w:author="Thomas Dietz" w:date="2012-08-13T14:10:00Z">
              <w:r>
                <w:t xml:space="preserve">          &lt;xs:element name="remote-endpoint-ipv4-adress"  type="inet:ipv4-address"&gt;</w:t>
              </w:r>
            </w:ins>
          </w:p>
          <w:p w14:paraId="72F9A522" w14:textId="77777777" w:rsidR="00E02224" w:rsidRDefault="00E02224" w:rsidP="00E02224">
            <w:pPr>
              <w:pStyle w:val="XML1"/>
              <w:rPr>
                <w:ins w:id="8400" w:author="Thomas Dietz" w:date="2012-08-13T14:10:00Z"/>
              </w:rPr>
            </w:pPr>
            <w:ins w:id="8401" w:author="Thomas Dietz" w:date="2012-08-13T14:10:00Z">
              <w:r>
                <w:t xml:space="preserve">            &lt;xs:annotation&gt;</w:t>
              </w:r>
            </w:ins>
          </w:p>
          <w:p w14:paraId="6E40F3F9" w14:textId="77777777" w:rsidR="00E02224" w:rsidRDefault="00E02224" w:rsidP="00E02224">
            <w:pPr>
              <w:pStyle w:val="XML1"/>
              <w:rPr>
                <w:ins w:id="8402" w:author="Thomas Dietz" w:date="2012-08-13T14:10:00Z"/>
              </w:rPr>
            </w:pPr>
            <w:ins w:id="8403" w:author="Thomas Dietz" w:date="2012-08-13T14:10:00Z">
              <w:r>
                <w:t xml:space="preserve">              &lt;xs:documentation&gt;</w:t>
              </w:r>
            </w:ins>
          </w:p>
          <w:p w14:paraId="4CDC8394" w14:textId="77777777" w:rsidR="00E02224" w:rsidRDefault="00E02224" w:rsidP="00E02224">
            <w:pPr>
              <w:pStyle w:val="XML1"/>
              <w:rPr>
                <w:ins w:id="8404" w:author="Thomas Dietz" w:date="2012-08-13T14:10:00Z"/>
              </w:rPr>
            </w:pPr>
            <w:ins w:id="8405" w:author="Thomas Dietz" w:date="2012-08-13T14:10:00Z">
              <w:r>
                <w:t xml:space="preserve">                The IPv4 address of the remote tunnel</w:t>
              </w:r>
            </w:ins>
          </w:p>
          <w:p w14:paraId="42B0A2CD" w14:textId="77777777" w:rsidR="00E02224" w:rsidRDefault="00E02224" w:rsidP="00E02224">
            <w:pPr>
              <w:pStyle w:val="XML1"/>
              <w:rPr>
                <w:ins w:id="8406" w:author="Thomas Dietz" w:date="2012-08-13T14:10:00Z"/>
              </w:rPr>
            </w:pPr>
            <w:ins w:id="8407" w:author="Thomas Dietz" w:date="2012-08-13T14:10:00Z">
              <w:r>
                <w:t xml:space="preserve">                endpoint.</w:t>
              </w:r>
            </w:ins>
          </w:p>
          <w:p w14:paraId="0D626ABE" w14:textId="77777777" w:rsidR="00E02224" w:rsidRDefault="00E02224" w:rsidP="00E02224">
            <w:pPr>
              <w:pStyle w:val="XML1"/>
              <w:rPr>
                <w:ins w:id="8408" w:author="Thomas Dietz" w:date="2012-08-13T14:10:00Z"/>
              </w:rPr>
            </w:pPr>
            <w:ins w:id="8409" w:author="Thomas Dietz" w:date="2012-08-13T14:10:00Z">
              <w:r>
                <w:t xml:space="preserve">              &lt;/xs:documentation&gt;</w:t>
              </w:r>
            </w:ins>
          </w:p>
          <w:p w14:paraId="13A5AD74" w14:textId="77777777" w:rsidR="00E02224" w:rsidRDefault="00E02224" w:rsidP="00E02224">
            <w:pPr>
              <w:pStyle w:val="XML1"/>
              <w:rPr>
                <w:ins w:id="8410" w:author="Thomas Dietz" w:date="2012-08-13T14:10:00Z"/>
              </w:rPr>
            </w:pPr>
            <w:ins w:id="8411" w:author="Thomas Dietz" w:date="2012-08-13T14:10:00Z">
              <w:r>
                <w:t xml:space="preserve">            &lt;/xs:annotation&gt;</w:t>
              </w:r>
            </w:ins>
          </w:p>
          <w:p w14:paraId="55FBF7FB" w14:textId="77777777" w:rsidR="00E02224" w:rsidRDefault="00E02224" w:rsidP="00E02224">
            <w:pPr>
              <w:pStyle w:val="XML1"/>
              <w:rPr>
                <w:ins w:id="8412" w:author="Thomas Dietz" w:date="2012-08-13T14:10:00Z"/>
              </w:rPr>
            </w:pPr>
            <w:ins w:id="8413" w:author="Thomas Dietz" w:date="2012-08-13T14:10:00Z">
              <w:r>
                <w:t xml:space="preserve">          &lt;/xs:element&gt;</w:t>
              </w:r>
            </w:ins>
          </w:p>
          <w:p w14:paraId="3E6544E8" w14:textId="77777777" w:rsidR="00E02224" w:rsidRDefault="00E02224" w:rsidP="00E02224">
            <w:pPr>
              <w:pStyle w:val="XML1"/>
              <w:rPr>
                <w:ins w:id="8414" w:author="Thomas Dietz" w:date="2012-08-13T14:10:00Z"/>
              </w:rPr>
            </w:pPr>
            <w:ins w:id="8415" w:author="Thomas Dietz" w:date="2012-08-13T14:10:00Z">
              <w:r>
                <w:t xml:space="preserve">        &lt;/xs:sequence&gt;</w:t>
              </w:r>
            </w:ins>
          </w:p>
          <w:p w14:paraId="4E114143" w14:textId="77777777" w:rsidR="00E02224" w:rsidRDefault="00E02224" w:rsidP="00E02224">
            <w:pPr>
              <w:pStyle w:val="XML1"/>
              <w:rPr>
                <w:ins w:id="8416" w:author="Thomas Dietz" w:date="2012-08-13T14:10:00Z"/>
              </w:rPr>
            </w:pPr>
            <w:ins w:id="8417" w:author="Thomas Dietz" w:date="2012-08-13T14:10:00Z">
              <w:r>
                <w:t xml:space="preserve">        &lt;xs:sequence&gt;</w:t>
              </w:r>
            </w:ins>
          </w:p>
          <w:p w14:paraId="07017E09" w14:textId="77777777" w:rsidR="00E02224" w:rsidRDefault="00E02224" w:rsidP="00E02224">
            <w:pPr>
              <w:pStyle w:val="XML1"/>
              <w:rPr>
                <w:ins w:id="8418" w:author="Thomas Dietz" w:date="2012-08-13T14:10:00Z"/>
              </w:rPr>
            </w:pPr>
            <w:ins w:id="8419" w:author="Thomas Dietz" w:date="2012-08-13T14:10:00Z">
              <w:r>
                <w:t xml:space="preserve">          &lt;xs:element name="local-endpoint-ipv6-adress"  type="inet:ipv6-address"&gt;</w:t>
              </w:r>
            </w:ins>
          </w:p>
          <w:p w14:paraId="5F4CD8D0" w14:textId="77777777" w:rsidR="00E02224" w:rsidRDefault="00E02224" w:rsidP="00E02224">
            <w:pPr>
              <w:pStyle w:val="XML1"/>
              <w:rPr>
                <w:ins w:id="8420" w:author="Thomas Dietz" w:date="2012-08-13T14:10:00Z"/>
              </w:rPr>
            </w:pPr>
            <w:ins w:id="8421" w:author="Thomas Dietz" w:date="2012-08-13T14:10:00Z">
              <w:r>
                <w:t xml:space="preserve">            &lt;xs:annotation&gt;</w:t>
              </w:r>
            </w:ins>
          </w:p>
          <w:p w14:paraId="22269096" w14:textId="77777777" w:rsidR="00E02224" w:rsidRDefault="00E02224" w:rsidP="00E02224">
            <w:pPr>
              <w:pStyle w:val="XML1"/>
              <w:rPr>
                <w:ins w:id="8422" w:author="Thomas Dietz" w:date="2012-08-13T14:10:00Z"/>
              </w:rPr>
            </w:pPr>
            <w:ins w:id="8423" w:author="Thomas Dietz" w:date="2012-08-13T14:10:00Z">
              <w:r>
                <w:t xml:space="preserve">              &lt;xs:documentation&gt;</w:t>
              </w:r>
            </w:ins>
          </w:p>
          <w:p w14:paraId="3C8588FC" w14:textId="77777777" w:rsidR="00E02224" w:rsidRDefault="00E02224" w:rsidP="00E02224">
            <w:pPr>
              <w:pStyle w:val="XML1"/>
              <w:rPr>
                <w:ins w:id="8424" w:author="Thomas Dietz" w:date="2012-08-13T14:10:00Z"/>
              </w:rPr>
            </w:pPr>
            <w:ins w:id="8425" w:author="Thomas Dietz" w:date="2012-08-13T14:10:00Z">
              <w:r>
                <w:t xml:space="preserve">                The IPv6 address of the local tunnel</w:t>
              </w:r>
            </w:ins>
          </w:p>
          <w:p w14:paraId="69E4F1C1" w14:textId="77777777" w:rsidR="00E02224" w:rsidRDefault="00E02224" w:rsidP="00E02224">
            <w:pPr>
              <w:pStyle w:val="XML1"/>
              <w:rPr>
                <w:ins w:id="8426" w:author="Thomas Dietz" w:date="2012-08-13T14:10:00Z"/>
              </w:rPr>
            </w:pPr>
            <w:ins w:id="8427" w:author="Thomas Dietz" w:date="2012-08-13T14:10:00Z">
              <w:r>
                <w:t xml:space="preserve">                endpoint.</w:t>
              </w:r>
            </w:ins>
          </w:p>
          <w:p w14:paraId="0F1B5A86" w14:textId="77777777" w:rsidR="00E02224" w:rsidRDefault="00E02224" w:rsidP="00E02224">
            <w:pPr>
              <w:pStyle w:val="XML1"/>
              <w:rPr>
                <w:ins w:id="8428" w:author="Thomas Dietz" w:date="2012-08-13T14:10:00Z"/>
              </w:rPr>
            </w:pPr>
            <w:ins w:id="8429" w:author="Thomas Dietz" w:date="2012-08-13T14:10:00Z">
              <w:r>
                <w:t xml:space="preserve">              &lt;/xs:documentation&gt;</w:t>
              </w:r>
            </w:ins>
          </w:p>
          <w:p w14:paraId="276C7F41" w14:textId="77777777" w:rsidR="00E02224" w:rsidRDefault="00E02224" w:rsidP="00E02224">
            <w:pPr>
              <w:pStyle w:val="XML1"/>
              <w:rPr>
                <w:ins w:id="8430" w:author="Thomas Dietz" w:date="2012-08-13T14:10:00Z"/>
              </w:rPr>
            </w:pPr>
            <w:ins w:id="8431" w:author="Thomas Dietz" w:date="2012-08-13T14:10:00Z">
              <w:r>
                <w:t xml:space="preserve">            &lt;/xs:annotation&gt;</w:t>
              </w:r>
            </w:ins>
          </w:p>
          <w:p w14:paraId="085A996A" w14:textId="77777777" w:rsidR="00E02224" w:rsidRDefault="00E02224" w:rsidP="00E02224">
            <w:pPr>
              <w:pStyle w:val="XML1"/>
              <w:rPr>
                <w:ins w:id="8432" w:author="Thomas Dietz" w:date="2012-08-13T14:10:00Z"/>
              </w:rPr>
            </w:pPr>
            <w:ins w:id="8433" w:author="Thomas Dietz" w:date="2012-08-13T14:10:00Z">
              <w:r>
                <w:lastRenderedPageBreak/>
                <w:t xml:space="preserve">          &lt;/xs:element&gt;</w:t>
              </w:r>
            </w:ins>
          </w:p>
          <w:p w14:paraId="16BC1ED9" w14:textId="77777777" w:rsidR="00E02224" w:rsidRDefault="00E02224" w:rsidP="00E02224">
            <w:pPr>
              <w:pStyle w:val="XML1"/>
              <w:rPr>
                <w:ins w:id="8434" w:author="Thomas Dietz" w:date="2012-08-13T14:10:00Z"/>
              </w:rPr>
            </w:pPr>
            <w:ins w:id="8435" w:author="Thomas Dietz" w:date="2012-08-13T14:10:00Z">
              <w:r>
                <w:t xml:space="preserve">          &lt;xs:element name="remote-endpoint-ipv6-adress"  type="inet:ipv6-address"&gt;</w:t>
              </w:r>
            </w:ins>
          </w:p>
          <w:p w14:paraId="49F82C2B" w14:textId="77777777" w:rsidR="00E02224" w:rsidRDefault="00E02224" w:rsidP="00E02224">
            <w:pPr>
              <w:pStyle w:val="XML1"/>
              <w:rPr>
                <w:ins w:id="8436" w:author="Thomas Dietz" w:date="2012-08-13T14:10:00Z"/>
              </w:rPr>
            </w:pPr>
            <w:ins w:id="8437" w:author="Thomas Dietz" w:date="2012-08-13T14:10:00Z">
              <w:r>
                <w:t xml:space="preserve">            &lt;xs:annotation&gt;</w:t>
              </w:r>
            </w:ins>
          </w:p>
          <w:p w14:paraId="50C35672" w14:textId="77777777" w:rsidR="00E02224" w:rsidRDefault="00E02224" w:rsidP="00E02224">
            <w:pPr>
              <w:pStyle w:val="XML1"/>
              <w:rPr>
                <w:ins w:id="8438" w:author="Thomas Dietz" w:date="2012-08-13T14:10:00Z"/>
              </w:rPr>
            </w:pPr>
            <w:ins w:id="8439" w:author="Thomas Dietz" w:date="2012-08-13T14:10:00Z">
              <w:r>
                <w:t xml:space="preserve">              &lt;xs:documentation&gt;</w:t>
              </w:r>
            </w:ins>
          </w:p>
          <w:p w14:paraId="70D831AC" w14:textId="77777777" w:rsidR="00E02224" w:rsidRDefault="00E02224" w:rsidP="00E02224">
            <w:pPr>
              <w:pStyle w:val="XML1"/>
              <w:rPr>
                <w:ins w:id="8440" w:author="Thomas Dietz" w:date="2012-08-13T14:10:00Z"/>
              </w:rPr>
            </w:pPr>
            <w:ins w:id="8441" w:author="Thomas Dietz" w:date="2012-08-13T14:10:00Z">
              <w:r>
                <w:t xml:space="preserve">                The IPv6 address of the remote tunnel</w:t>
              </w:r>
            </w:ins>
          </w:p>
          <w:p w14:paraId="30F680A8" w14:textId="77777777" w:rsidR="00E02224" w:rsidRDefault="00E02224" w:rsidP="00E02224">
            <w:pPr>
              <w:pStyle w:val="XML1"/>
              <w:rPr>
                <w:ins w:id="8442" w:author="Thomas Dietz" w:date="2012-08-13T14:10:00Z"/>
              </w:rPr>
            </w:pPr>
            <w:ins w:id="8443" w:author="Thomas Dietz" w:date="2012-08-13T14:10:00Z">
              <w:r>
                <w:t xml:space="preserve">                endpoint.</w:t>
              </w:r>
            </w:ins>
          </w:p>
          <w:p w14:paraId="7BB27988" w14:textId="77777777" w:rsidR="00E02224" w:rsidRDefault="00E02224" w:rsidP="00E02224">
            <w:pPr>
              <w:pStyle w:val="XML1"/>
              <w:rPr>
                <w:ins w:id="8444" w:author="Thomas Dietz" w:date="2012-08-13T14:10:00Z"/>
              </w:rPr>
            </w:pPr>
            <w:ins w:id="8445" w:author="Thomas Dietz" w:date="2012-08-13T14:10:00Z">
              <w:r>
                <w:t xml:space="preserve">              &lt;/xs:documentation&gt;</w:t>
              </w:r>
            </w:ins>
          </w:p>
          <w:p w14:paraId="08ED41B5" w14:textId="77777777" w:rsidR="00E02224" w:rsidRDefault="00E02224" w:rsidP="00E02224">
            <w:pPr>
              <w:pStyle w:val="XML1"/>
              <w:rPr>
                <w:ins w:id="8446" w:author="Thomas Dietz" w:date="2012-08-13T14:10:00Z"/>
              </w:rPr>
            </w:pPr>
            <w:ins w:id="8447" w:author="Thomas Dietz" w:date="2012-08-13T14:10:00Z">
              <w:r>
                <w:t xml:space="preserve">            &lt;/xs:annotation&gt;</w:t>
              </w:r>
            </w:ins>
          </w:p>
          <w:p w14:paraId="10FE746E" w14:textId="77777777" w:rsidR="00E02224" w:rsidRDefault="00E02224" w:rsidP="00E02224">
            <w:pPr>
              <w:pStyle w:val="XML1"/>
              <w:rPr>
                <w:ins w:id="8448" w:author="Thomas Dietz" w:date="2012-08-13T14:10:00Z"/>
              </w:rPr>
            </w:pPr>
            <w:ins w:id="8449" w:author="Thomas Dietz" w:date="2012-08-13T14:10:00Z">
              <w:r>
                <w:t xml:space="preserve">          &lt;/xs:element&gt;</w:t>
              </w:r>
            </w:ins>
          </w:p>
          <w:p w14:paraId="0CC551DE" w14:textId="77777777" w:rsidR="00E02224" w:rsidRDefault="00E02224" w:rsidP="00E02224">
            <w:pPr>
              <w:pStyle w:val="XML1"/>
              <w:rPr>
                <w:ins w:id="8450" w:author="Thomas Dietz" w:date="2012-08-13T14:10:00Z"/>
              </w:rPr>
            </w:pPr>
            <w:ins w:id="8451" w:author="Thomas Dietz" w:date="2012-08-13T14:10:00Z">
              <w:r>
                <w:t xml:space="preserve">        &lt;/xs:sequence&gt;</w:t>
              </w:r>
            </w:ins>
          </w:p>
          <w:p w14:paraId="08E26414" w14:textId="77777777" w:rsidR="00E02224" w:rsidRDefault="00E02224" w:rsidP="00E02224">
            <w:pPr>
              <w:pStyle w:val="XML1"/>
              <w:rPr>
                <w:ins w:id="8452" w:author="Thomas Dietz" w:date="2012-08-13T14:10:00Z"/>
              </w:rPr>
            </w:pPr>
            <w:ins w:id="8453" w:author="Thomas Dietz" w:date="2012-08-13T14:10:00Z">
              <w:r>
                <w:t xml:space="preserve">        &lt;xs:sequence&gt;</w:t>
              </w:r>
            </w:ins>
          </w:p>
          <w:p w14:paraId="7026101B" w14:textId="77777777" w:rsidR="00E02224" w:rsidRDefault="00E02224" w:rsidP="00E02224">
            <w:pPr>
              <w:pStyle w:val="XML1"/>
              <w:rPr>
                <w:ins w:id="8454" w:author="Thomas Dietz" w:date="2012-08-13T14:10:00Z"/>
              </w:rPr>
            </w:pPr>
            <w:ins w:id="8455" w:author="Thomas Dietz" w:date="2012-08-13T14:10:00Z">
              <w:r>
                <w:t xml:space="preserve">          &lt;xs:element name="local-endpoint-mac-adress"  type="yang:mac-address"&gt;</w:t>
              </w:r>
            </w:ins>
          </w:p>
          <w:p w14:paraId="7F44C887" w14:textId="77777777" w:rsidR="00E02224" w:rsidRDefault="00E02224" w:rsidP="00E02224">
            <w:pPr>
              <w:pStyle w:val="XML1"/>
              <w:rPr>
                <w:ins w:id="8456" w:author="Thomas Dietz" w:date="2012-08-13T14:10:00Z"/>
              </w:rPr>
            </w:pPr>
            <w:ins w:id="8457" w:author="Thomas Dietz" w:date="2012-08-13T14:10:00Z">
              <w:r>
                <w:t xml:space="preserve">            &lt;xs:annotation&gt;</w:t>
              </w:r>
            </w:ins>
          </w:p>
          <w:p w14:paraId="0CCDD277" w14:textId="77777777" w:rsidR="00E02224" w:rsidRDefault="00E02224" w:rsidP="00E02224">
            <w:pPr>
              <w:pStyle w:val="XML1"/>
              <w:rPr>
                <w:ins w:id="8458" w:author="Thomas Dietz" w:date="2012-08-13T14:10:00Z"/>
              </w:rPr>
            </w:pPr>
            <w:ins w:id="8459" w:author="Thomas Dietz" w:date="2012-08-13T14:10:00Z">
              <w:r>
                <w:t xml:space="preserve">              &lt;xs:documentation&gt;</w:t>
              </w:r>
            </w:ins>
          </w:p>
          <w:p w14:paraId="4F0FD69A" w14:textId="77777777" w:rsidR="00E02224" w:rsidRDefault="00E02224" w:rsidP="00E02224">
            <w:pPr>
              <w:pStyle w:val="XML1"/>
              <w:rPr>
                <w:ins w:id="8460" w:author="Thomas Dietz" w:date="2012-08-13T14:10:00Z"/>
              </w:rPr>
            </w:pPr>
            <w:ins w:id="8461" w:author="Thomas Dietz" w:date="2012-08-13T14:10:00Z">
              <w:r>
                <w:t xml:space="preserve">                The MAC address of the local tunnel</w:t>
              </w:r>
            </w:ins>
          </w:p>
          <w:p w14:paraId="2DA8B4B4" w14:textId="77777777" w:rsidR="00E02224" w:rsidRDefault="00E02224" w:rsidP="00E02224">
            <w:pPr>
              <w:pStyle w:val="XML1"/>
              <w:rPr>
                <w:ins w:id="8462" w:author="Thomas Dietz" w:date="2012-08-13T14:10:00Z"/>
              </w:rPr>
            </w:pPr>
            <w:ins w:id="8463" w:author="Thomas Dietz" w:date="2012-08-13T14:10:00Z">
              <w:r>
                <w:t xml:space="preserve">                endpoint.</w:t>
              </w:r>
            </w:ins>
          </w:p>
          <w:p w14:paraId="3C29204D" w14:textId="77777777" w:rsidR="00E02224" w:rsidRDefault="00E02224" w:rsidP="00E02224">
            <w:pPr>
              <w:pStyle w:val="XML1"/>
              <w:rPr>
                <w:ins w:id="8464" w:author="Thomas Dietz" w:date="2012-08-13T14:10:00Z"/>
              </w:rPr>
            </w:pPr>
            <w:ins w:id="8465" w:author="Thomas Dietz" w:date="2012-08-13T14:10:00Z">
              <w:r>
                <w:t xml:space="preserve">              &lt;/xs:documentation&gt;</w:t>
              </w:r>
            </w:ins>
          </w:p>
          <w:p w14:paraId="10C90BAF" w14:textId="77777777" w:rsidR="00E02224" w:rsidRDefault="00E02224" w:rsidP="00E02224">
            <w:pPr>
              <w:pStyle w:val="XML1"/>
              <w:rPr>
                <w:ins w:id="8466" w:author="Thomas Dietz" w:date="2012-08-13T14:10:00Z"/>
              </w:rPr>
            </w:pPr>
            <w:ins w:id="8467" w:author="Thomas Dietz" w:date="2012-08-13T14:10:00Z">
              <w:r>
                <w:t xml:space="preserve">            &lt;/xs:annotation&gt;</w:t>
              </w:r>
            </w:ins>
          </w:p>
          <w:p w14:paraId="0BD1E6A9" w14:textId="77777777" w:rsidR="00E02224" w:rsidRDefault="00E02224" w:rsidP="00E02224">
            <w:pPr>
              <w:pStyle w:val="XML1"/>
              <w:rPr>
                <w:ins w:id="8468" w:author="Thomas Dietz" w:date="2012-08-13T14:10:00Z"/>
              </w:rPr>
            </w:pPr>
            <w:ins w:id="8469" w:author="Thomas Dietz" w:date="2012-08-13T14:10:00Z">
              <w:r>
                <w:t xml:space="preserve">          &lt;/xs:element&gt;</w:t>
              </w:r>
            </w:ins>
          </w:p>
          <w:p w14:paraId="0E8A89B6" w14:textId="77777777" w:rsidR="00E02224" w:rsidRDefault="00E02224" w:rsidP="00E02224">
            <w:pPr>
              <w:pStyle w:val="XML1"/>
              <w:rPr>
                <w:ins w:id="8470" w:author="Thomas Dietz" w:date="2012-08-13T14:10:00Z"/>
              </w:rPr>
            </w:pPr>
            <w:ins w:id="8471" w:author="Thomas Dietz" w:date="2012-08-13T14:10:00Z">
              <w:r>
                <w:t xml:space="preserve">          &lt;xs:element name="remote-endpoint-mac-adress"  type="yang:mac-address"&gt;</w:t>
              </w:r>
            </w:ins>
          </w:p>
          <w:p w14:paraId="73D1B3F3" w14:textId="77777777" w:rsidR="00E02224" w:rsidRDefault="00E02224" w:rsidP="00E02224">
            <w:pPr>
              <w:pStyle w:val="XML1"/>
              <w:rPr>
                <w:ins w:id="8472" w:author="Thomas Dietz" w:date="2012-08-13T14:10:00Z"/>
              </w:rPr>
            </w:pPr>
            <w:ins w:id="8473" w:author="Thomas Dietz" w:date="2012-08-13T14:10:00Z">
              <w:r>
                <w:t xml:space="preserve">            &lt;xs:annotation&gt;</w:t>
              </w:r>
            </w:ins>
          </w:p>
          <w:p w14:paraId="4EF17141" w14:textId="77777777" w:rsidR="00E02224" w:rsidRDefault="00E02224" w:rsidP="00E02224">
            <w:pPr>
              <w:pStyle w:val="XML1"/>
              <w:rPr>
                <w:ins w:id="8474" w:author="Thomas Dietz" w:date="2012-08-13T14:10:00Z"/>
              </w:rPr>
            </w:pPr>
            <w:ins w:id="8475" w:author="Thomas Dietz" w:date="2012-08-13T14:10:00Z">
              <w:r>
                <w:t xml:space="preserve">              &lt;xs:documentation&gt;</w:t>
              </w:r>
            </w:ins>
          </w:p>
          <w:p w14:paraId="1F92ADBF" w14:textId="77777777" w:rsidR="00E02224" w:rsidRDefault="00E02224" w:rsidP="00E02224">
            <w:pPr>
              <w:pStyle w:val="XML1"/>
              <w:rPr>
                <w:ins w:id="8476" w:author="Thomas Dietz" w:date="2012-08-13T14:10:00Z"/>
              </w:rPr>
            </w:pPr>
            <w:ins w:id="8477" w:author="Thomas Dietz" w:date="2012-08-13T14:10:00Z">
              <w:r>
                <w:t xml:space="preserve">                The MAC address of the remote tunnel</w:t>
              </w:r>
            </w:ins>
          </w:p>
          <w:p w14:paraId="592037C6" w14:textId="77777777" w:rsidR="00E02224" w:rsidRDefault="00E02224" w:rsidP="00E02224">
            <w:pPr>
              <w:pStyle w:val="XML1"/>
              <w:rPr>
                <w:ins w:id="8478" w:author="Thomas Dietz" w:date="2012-08-13T14:10:00Z"/>
              </w:rPr>
            </w:pPr>
            <w:ins w:id="8479" w:author="Thomas Dietz" w:date="2012-08-13T14:10:00Z">
              <w:r>
                <w:t xml:space="preserve">                endpoint.</w:t>
              </w:r>
            </w:ins>
          </w:p>
          <w:p w14:paraId="44089A65" w14:textId="77777777" w:rsidR="00E02224" w:rsidRDefault="00E02224" w:rsidP="00E02224">
            <w:pPr>
              <w:pStyle w:val="XML1"/>
              <w:rPr>
                <w:ins w:id="8480" w:author="Thomas Dietz" w:date="2012-08-13T14:10:00Z"/>
              </w:rPr>
            </w:pPr>
            <w:ins w:id="8481" w:author="Thomas Dietz" w:date="2012-08-13T14:10:00Z">
              <w:r>
                <w:t xml:space="preserve">              &lt;/xs:documentation&gt;</w:t>
              </w:r>
            </w:ins>
          </w:p>
          <w:p w14:paraId="1917EB03" w14:textId="77777777" w:rsidR="00E02224" w:rsidRDefault="00E02224" w:rsidP="00E02224">
            <w:pPr>
              <w:pStyle w:val="XML1"/>
              <w:rPr>
                <w:ins w:id="8482" w:author="Thomas Dietz" w:date="2012-08-13T14:10:00Z"/>
              </w:rPr>
            </w:pPr>
            <w:ins w:id="8483" w:author="Thomas Dietz" w:date="2012-08-13T14:10:00Z">
              <w:r>
                <w:t xml:space="preserve">            &lt;/xs:annotation&gt;</w:t>
              </w:r>
            </w:ins>
          </w:p>
          <w:p w14:paraId="459F8F28" w14:textId="77777777" w:rsidR="00E02224" w:rsidRDefault="00E02224" w:rsidP="00E02224">
            <w:pPr>
              <w:pStyle w:val="XML1"/>
              <w:rPr>
                <w:ins w:id="8484" w:author="Thomas Dietz" w:date="2012-08-13T14:10:00Z"/>
              </w:rPr>
            </w:pPr>
            <w:ins w:id="8485" w:author="Thomas Dietz" w:date="2012-08-13T14:10:00Z">
              <w:r>
                <w:t xml:space="preserve">          &lt;/xs:element&gt;</w:t>
              </w:r>
            </w:ins>
          </w:p>
          <w:p w14:paraId="1543CCCC" w14:textId="77777777" w:rsidR="00E02224" w:rsidRDefault="00E02224" w:rsidP="00E02224">
            <w:pPr>
              <w:pStyle w:val="XML1"/>
              <w:rPr>
                <w:ins w:id="8486" w:author="Thomas Dietz" w:date="2012-08-13T14:10:00Z"/>
              </w:rPr>
            </w:pPr>
            <w:ins w:id="8487" w:author="Thomas Dietz" w:date="2012-08-13T14:10:00Z">
              <w:r>
                <w:t xml:space="preserve">        &lt;/xs:sequence&gt;</w:t>
              </w:r>
            </w:ins>
          </w:p>
          <w:p w14:paraId="65146AB9" w14:textId="77777777" w:rsidR="00E02224" w:rsidRDefault="00E02224" w:rsidP="00E02224">
            <w:pPr>
              <w:pStyle w:val="XML1"/>
              <w:rPr>
                <w:ins w:id="8488" w:author="Thomas Dietz" w:date="2012-08-13T14:10:00Z"/>
              </w:rPr>
            </w:pPr>
            <w:ins w:id="8489" w:author="Thomas Dietz" w:date="2012-08-13T14:10:00Z">
              <w:r>
                <w:t xml:space="preserve">      &lt;/xs:choice&gt;</w:t>
              </w:r>
            </w:ins>
          </w:p>
          <w:p w14:paraId="5B4F3963" w14:textId="77777777" w:rsidR="00E02224" w:rsidRDefault="00E02224" w:rsidP="00E02224">
            <w:pPr>
              <w:pStyle w:val="XML1"/>
              <w:rPr>
                <w:ins w:id="8490" w:author="Thomas Dietz" w:date="2012-08-13T14:10:00Z"/>
              </w:rPr>
            </w:pPr>
            <w:ins w:id="8491" w:author="Thomas Dietz" w:date="2012-08-13T14:10:00Z">
              <w:r>
                <w:t xml:space="preserve">    &lt;/xs:sequence&gt;</w:t>
              </w:r>
            </w:ins>
          </w:p>
          <w:p w14:paraId="09596050" w14:textId="77777777" w:rsidR="00E02224" w:rsidRDefault="00E02224" w:rsidP="00E02224">
            <w:pPr>
              <w:pStyle w:val="XML1"/>
              <w:rPr>
                <w:ins w:id="8492" w:author="Thomas Dietz" w:date="2012-08-13T14:10:00Z"/>
              </w:rPr>
            </w:pPr>
            <w:ins w:id="8493" w:author="Thomas Dietz" w:date="2012-08-13T14:10:00Z">
              <w:r>
                <w:t xml:space="preserve">  &lt;/xs:group&gt;</w:t>
              </w:r>
            </w:ins>
          </w:p>
          <w:p w14:paraId="44D08C44" w14:textId="77777777" w:rsidR="00E02224" w:rsidRDefault="00E02224" w:rsidP="00E02224">
            <w:pPr>
              <w:pStyle w:val="XML1"/>
              <w:rPr>
                <w:ins w:id="8494" w:author="Thomas Dietz" w:date="2012-08-13T14:10:00Z"/>
              </w:rPr>
            </w:pPr>
          </w:p>
          <w:p w14:paraId="0FA1F72E" w14:textId="77777777" w:rsidR="00E02224" w:rsidRDefault="00E02224" w:rsidP="00E02224">
            <w:pPr>
              <w:pStyle w:val="XML1"/>
              <w:rPr>
                <w:ins w:id="8495" w:author="Thomas Dietz" w:date="2012-08-13T14:10:00Z"/>
              </w:rPr>
            </w:pPr>
            <w:ins w:id="8496" w:author="Thomas Dietz" w:date="2012-08-13T14:10:00Z">
              <w:r>
                <w:t xml:space="preserve">  &lt;xs:group name="OFPortIPGRETunnelType"&gt;</w:t>
              </w:r>
            </w:ins>
          </w:p>
          <w:p w14:paraId="53945775" w14:textId="77777777" w:rsidR="00E02224" w:rsidRDefault="00E02224" w:rsidP="00E02224">
            <w:pPr>
              <w:pStyle w:val="XML1"/>
              <w:rPr>
                <w:ins w:id="8497" w:author="Thomas Dietz" w:date="2012-08-13T14:10:00Z"/>
              </w:rPr>
            </w:pPr>
            <w:ins w:id="8498" w:author="Thomas Dietz" w:date="2012-08-13T14:10:00Z">
              <w:r>
                <w:t xml:space="preserve">    &lt;xs:annotation&gt;</w:t>
              </w:r>
            </w:ins>
          </w:p>
          <w:p w14:paraId="7CEC02BC" w14:textId="77777777" w:rsidR="00E02224" w:rsidRDefault="00E02224" w:rsidP="00E02224">
            <w:pPr>
              <w:pStyle w:val="XML1"/>
              <w:rPr>
                <w:ins w:id="8499" w:author="Thomas Dietz" w:date="2012-08-13T14:10:00Z"/>
              </w:rPr>
            </w:pPr>
            <w:ins w:id="8500" w:author="Thomas Dietz" w:date="2012-08-13T14:10:00Z">
              <w:r>
                <w:t xml:space="preserve">      &lt;xs:documentation&gt;</w:t>
              </w:r>
            </w:ins>
          </w:p>
          <w:p w14:paraId="0531E155" w14:textId="77777777" w:rsidR="00E02224" w:rsidRDefault="00E02224" w:rsidP="00E02224">
            <w:pPr>
              <w:pStyle w:val="XML1"/>
              <w:rPr>
                <w:ins w:id="8501" w:author="Thomas Dietz" w:date="2012-08-13T14:10:00Z"/>
              </w:rPr>
            </w:pPr>
            <w:ins w:id="8502" w:author="Thomas Dietz" w:date="2012-08-13T14:10:00Z">
              <w:r>
                <w:t xml:space="preserve">        Properties of a IP-in-GRE tunnel with key,</w:t>
              </w:r>
            </w:ins>
          </w:p>
          <w:p w14:paraId="659E3718" w14:textId="77777777" w:rsidR="00E02224" w:rsidRDefault="00E02224" w:rsidP="00E02224">
            <w:pPr>
              <w:pStyle w:val="XML1"/>
              <w:rPr>
                <w:ins w:id="8503" w:author="Thomas Dietz" w:date="2012-08-13T14:10:00Z"/>
              </w:rPr>
            </w:pPr>
            <w:ins w:id="8504" w:author="Thomas Dietz" w:date="2012-08-13T14:10:00Z">
              <w:r>
                <w:t xml:space="preserve">        checksum, and sequence number information.</w:t>
              </w:r>
            </w:ins>
          </w:p>
          <w:p w14:paraId="01B47CEC" w14:textId="77777777" w:rsidR="00E02224" w:rsidRDefault="00E02224" w:rsidP="00E02224">
            <w:pPr>
              <w:pStyle w:val="XML1"/>
              <w:rPr>
                <w:ins w:id="8505" w:author="Thomas Dietz" w:date="2012-08-13T14:10:00Z"/>
              </w:rPr>
            </w:pPr>
            <w:ins w:id="8506" w:author="Thomas Dietz" w:date="2012-08-13T14:10:00Z">
              <w:r>
                <w:t xml:space="preserve">      &lt;/xs:documentation&gt;</w:t>
              </w:r>
            </w:ins>
          </w:p>
          <w:p w14:paraId="04291E1D" w14:textId="77777777" w:rsidR="00E02224" w:rsidRDefault="00E02224" w:rsidP="00E02224">
            <w:pPr>
              <w:pStyle w:val="XML1"/>
              <w:rPr>
                <w:ins w:id="8507" w:author="Thomas Dietz" w:date="2012-08-13T14:10:00Z"/>
              </w:rPr>
            </w:pPr>
            <w:ins w:id="8508" w:author="Thomas Dietz" w:date="2012-08-13T14:10:00Z">
              <w:r>
                <w:t xml:space="preserve">    &lt;/xs:annotation&gt;</w:t>
              </w:r>
            </w:ins>
          </w:p>
          <w:p w14:paraId="3874F0BE" w14:textId="77777777" w:rsidR="00E02224" w:rsidRDefault="00E02224" w:rsidP="00E02224">
            <w:pPr>
              <w:pStyle w:val="XML1"/>
              <w:rPr>
                <w:ins w:id="8509" w:author="Thomas Dietz" w:date="2012-08-13T14:10:00Z"/>
              </w:rPr>
            </w:pPr>
          </w:p>
          <w:p w14:paraId="794467F5" w14:textId="77777777" w:rsidR="00E02224" w:rsidRDefault="00E02224" w:rsidP="00E02224">
            <w:pPr>
              <w:pStyle w:val="XML1"/>
              <w:rPr>
                <w:ins w:id="8510" w:author="Thomas Dietz" w:date="2012-08-13T14:10:00Z"/>
              </w:rPr>
            </w:pPr>
            <w:ins w:id="8511" w:author="Thomas Dietz" w:date="2012-08-13T14:10:00Z">
              <w:r>
                <w:t xml:space="preserve">    &lt;xs:sequence&gt;</w:t>
              </w:r>
            </w:ins>
          </w:p>
          <w:p w14:paraId="50550A61" w14:textId="77777777" w:rsidR="00E02224" w:rsidRDefault="00E02224" w:rsidP="00E02224">
            <w:pPr>
              <w:pStyle w:val="XML1"/>
              <w:rPr>
                <w:ins w:id="8512" w:author="Thomas Dietz" w:date="2012-08-13T14:10:00Z"/>
              </w:rPr>
            </w:pPr>
            <w:ins w:id="8513" w:author="Thomas Dietz" w:date="2012-08-13T14:10:00Z">
              <w:r>
                <w:t xml:space="preserve">      &lt;xs:group ref="OFPortBaseTunnelType"/&gt;</w:t>
              </w:r>
            </w:ins>
          </w:p>
          <w:p w14:paraId="697C0620" w14:textId="77777777" w:rsidR="00E02224" w:rsidRDefault="00E02224" w:rsidP="00E02224">
            <w:pPr>
              <w:pStyle w:val="XML1"/>
              <w:rPr>
                <w:ins w:id="8514" w:author="Thomas Dietz" w:date="2012-08-13T14:10:00Z"/>
              </w:rPr>
            </w:pPr>
            <w:ins w:id="8515" w:author="Thomas Dietz" w:date="2012-08-13T14:10:00Z">
              <w:r>
                <w:t xml:space="preserve">      &lt;xs:element name="checksum-present"  type="xs:boolean"&gt;</w:t>
              </w:r>
            </w:ins>
          </w:p>
          <w:p w14:paraId="5603E020" w14:textId="77777777" w:rsidR="00E02224" w:rsidRDefault="00E02224" w:rsidP="00E02224">
            <w:pPr>
              <w:pStyle w:val="XML1"/>
              <w:rPr>
                <w:ins w:id="8516" w:author="Thomas Dietz" w:date="2012-08-13T14:10:00Z"/>
              </w:rPr>
            </w:pPr>
            <w:ins w:id="8517" w:author="Thomas Dietz" w:date="2012-08-13T14:10:00Z">
              <w:r>
                <w:t xml:space="preserve">        &lt;xs:annotation&gt;</w:t>
              </w:r>
            </w:ins>
          </w:p>
          <w:p w14:paraId="6DBA180B" w14:textId="77777777" w:rsidR="00E02224" w:rsidRDefault="00E02224" w:rsidP="00E02224">
            <w:pPr>
              <w:pStyle w:val="XML1"/>
              <w:rPr>
                <w:ins w:id="8518" w:author="Thomas Dietz" w:date="2012-08-13T14:10:00Z"/>
              </w:rPr>
            </w:pPr>
            <w:ins w:id="8519" w:author="Thomas Dietz" w:date="2012-08-13T14:10:00Z">
              <w:r>
                <w:t xml:space="preserve">          &lt;xs:documentation&gt;</w:t>
              </w:r>
            </w:ins>
          </w:p>
          <w:p w14:paraId="173957D5" w14:textId="77777777" w:rsidR="00E02224" w:rsidRDefault="00E02224" w:rsidP="00E02224">
            <w:pPr>
              <w:pStyle w:val="XML1"/>
              <w:rPr>
                <w:ins w:id="8520" w:author="Thomas Dietz" w:date="2012-08-13T14:10:00Z"/>
              </w:rPr>
            </w:pPr>
            <w:ins w:id="8521" w:author="Thomas Dietz" w:date="2012-08-13T14:10:00Z">
              <w:r>
                <w:t xml:space="preserve">            Indicates presence of the GRE checksum.</w:t>
              </w:r>
            </w:ins>
          </w:p>
          <w:p w14:paraId="0DEB4732" w14:textId="77777777" w:rsidR="00E02224" w:rsidRDefault="00E02224" w:rsidP="00E02224">
            <w:pPr>
              <w:pStyle w:val="XML1"/>
              <w:rPr>
                <w:ins w:id="8522" w:author="Thomas Dietz" w:date="2012-08-13T14:10:00Z"/>
              </w:rPr>
            </w:pPr>
            <w:ins w:id="8523" w:author="Thomas Dietz" w:date="2012-08-13T14:10:00Z">
              <w:r>
                <w:t xml:space="preserve">          &lt;/xs:documentation&gt;</w:t>
              </w:r>
            </w:ins>
          </w:p>
          <w:p w14:paraId="16170137" w14:textId="77777777" w:rsidR="00E02224" w:rsidRDefault="00E02224" w:rsidP="00E02224">
            <w:pPr>
              <w:pStyle w:val="XML1"/>
              <w:rPr>
                <w:ins w:id="8524" w:author="Thomas Dietz" w:date="2012-08-13T14:10:00Z"/>
              </w:rPr>
            </w:pPr>
            <w:ins w:id="8525" w:author="Thomas Dietz" w:date="2012-08-13T14:10:00Z">
              <w:r>
                <w:t xml:space="preserve">        &lt;/xs:annotation&gt;</w:t>
              </w:r>
            </w:ins>
          </w:p>
          <w:p w14:paraId="0B96495D" w14:textId="77777777" w:rsidR="00E02224" w:rsidRDefault="00E02224" w:rsidP="00E02224">
            <w:pPr>
              <w:pStyle w:val="XML1"/>
              <w:rPr>
                <w:ins w:id="8526" w:author="Thomas Dietz" w:date="2012-08-13T14:10:00Z"/>
              </w:rPr>
            </w:pPr>
            <w:ins w:id="8527" w:author="Thomas Dietz" w:date="2012-08-13T14:10:00Z">
              <w:r>
                <w:t xml:space="preserve">      &lt;/xs:element&gt;</w:t>
              </w:r>
            </w:ins>
          </w:p>
          <w:p w14:paraId="1F8938F9" w14:textId="77777777" w:rsidR="00E02224" w:rsidRDefault="00E02224" w:rsidP="00E02224">
            <w:pPr>
              <w:pStyle w:val="XML1"/>
              <w:rPr>
                <w:ins w:id="8528" w:author="Thomas Dietz" w:date="2012-08-13T14:10:00Z"/>
              </w:rPr>
            </w:pPr>
            <w:ins w:id="8529" w:author="Thomas Dietz" w:date="2012-08-13T14:10:00Z">
              <w:r>
                <w:t xml:space="preserve">      &lt;xs:element name="key-present"  type="xs:boolean"&gt;</w:t>
              </w:r>
            </w:ins>
          </w:p>
          <w:p w14:paraId="6E5B672B" w14:textId="77777777" w:rsidR="00E02224" w:rsidRDefault="00E02224" w:rsidP="00E02224">
            <w:pPr>
              <w:pStyle w:val="XML1"/>
              <w:rPr>
                <w:ins w:id="8530" w:author="Thomas Dietz" w:date="2012-08-13T14:10:00Z"/>
              </w:rPr>
            </w:pPr>
            <w:ins w:id="8531" w:author="Thomas Dietz" w:date="2012-08-13T14:10:00Z">
              <w:r>
                <w:t xml:space="preserve">        &lt;xs:annotation&gt;</w:t>
              </w:r>
            </w:ins>
          </w:p>
          <w:p w14:paraId="4391DE19" w14:textId="77777777" w:rsidR="00E02224" w:rsidRDefault="00E02224" w:rsidP="00E02224">
            <w:pPr>
              <w:pStyle w:val="XML1"/>
              <w:rPr>
                <w:ins w:id="8532" w:author="Thomas Dietz" w:date="2012-08-13T14:10:00Z"/>
              </w:rPr>
            </w:pPr>
            <w:ins w:id="8533" w:author="Thomas Dietz" w:date="2012-08-13T14:10:00Z">
              <w:r>
                <w:t xml:space="preserve">          &lt;xs:documentation&gt;</w:t>
              </w:r>
            </w:ins>
          </w:p>
          <w:p w14:paraId="4E023A20" w14:textId="77777777" w:rsidR="00E02224" w:rsidRDefault="00E02224" w:rsidP="00E02224">
            <w:pPr>
              <w:pStyle w:val="XML1"/>
              <w:rPr>
                <w:ins w:id="8534" w:author="Thomas Dietz" w:date="2012-08-13T14:10:00Z"/>
              </w:rPr>
            </w:pPr>
            <w:ins w:id="8535" w:author="Thomas Dietz" w:date="2012-08-13T14:10:00Z">
              <w:r>
                <w:t xml:space="preserve">            Indicates presence of the GRE key.</w:t>
              </w:r>
            </w:ins>
          </w:p>
          <w:p w14:paraId="467CBDAF" w14:textId="77777777" w:rsidR="00E02224" w:rsidRDefault="00E02224" w:rsidP="00E02224">
            <w:pPr>
              <w:pStyle w:val="XML1"/>
              <w:rPr>
                <w:ins w:id="8536" w:author="Thomas Dietz" w:date="2012-08-13T14:10:00Z"/>
              </w:rPr>
            </w:pPr>
            <w:ins w:id="8537" w:author="Thomas Dietz" w:date="2012-08-13T14:10:00Z">
              <w:r>
                <w:lastRenderedPageBreak/>
                <w:t xml:space="preserve">          &lt;/xs:documentation&gt;</w:t>
              </w:r>
            </w:ins>
          </w:p>
          <w:p w14:paraId="3A85B72B" w14:textId="77777777" w:rsidR="00E02224" w:rsidRDefault="00E02224" w:rsidP="00E02224">
            <w:pPr>
              <w:pStyle w:val="XML1"/>
              <w:rPr>
                <w:ins w:id="8538" w:author="Thomas Dietz" w:date="2012-08-13T14:10:00Z"/>
              </w:rPr>
            </w:pPr>
            <w:ins w:id="8539" w:author="Thomas Dietz" w:date="2012-08-13T14:10:00Z">
              <w:r>
                <w:t xml:space="preserve">        &lt;/xs:annotation&gt;</w:t>
              </w:r>
            </w:ins>
          </w:p>
          <w:p w14:paraId="36D0C93C" w14:textId="77777777" w:rsidR="00E02224" w:rsidRDefault="00E02224" w:rsidP="00E02224">
            <w:pPr>
              <w:pStyle w:val="XML1"/>
              <w:rPr>
                <w:ins w:id="8540" w:author="Thomas Dietz" w:date="2012-08-13T14:10:00Z"/>
              </w:rPr>
            </w:pPr>
            <w:ins w:id="8541" w:author="Thomas Dietz" w:date="2012-08-13T14:10:00Z">
              <w:r>
                <w:t xml:space="preserve">      &lt;/xs:element&gt;</w:t>
              </w:r>
            </w:ins>
          </w:p>
          <w:p w14:paraId="02C4C9C2" w14:textId="77777777" w:rsidR="00E02224" w:rsidRDefault="00E02224" w:rsidP="00E02224">
            <w:pPr>
              <w:pStyle w:val="XML1"/>
              <w:rPr>
                <w:ins w:id="8542" w:author="Thomas Dietz" w:date="2012-08-13T14:10:00Z"/>
              </w:rPr>
            </w:pPr>
            <w:ins w:id="8543" w:author="Thomas Dietz" w:date="2012-08-13T14:10:00Z">
              <w:r>
                <w:t xml:space="preserve">      &lt;xs:element name="key"  type="xs:unsignedInt"&gt;</w:t>
              </w:r>
            </w:ins>
          </w:p>
          <w:p w14:paraId="527CCB7A" w14:textId="77777777" w:rsidR="00E02224" w:rsidRDefault="00E02224" w:rsidP="00E02224">
            <w:pPr>
              <w:pStyle w:val="XML1"/>
              <w:rPr>
                <w:ins w:id="8544" w:author="Thomas Dietz" w:date="2012-08-13T14:10:00Z"/>
              </w:rPr>
            </w:pPr>
            <w:ins w:id="8545" w:author="Thomas Dietz" w:date="2012-08-13T14:10:00Z">
              <w:r>
                <w:t xml:space="preserve">        &lt;xs:annotation&gt;</w:t>
              </w:r>
            </w:ins>
          </w:p>
          <w:p w14:paraId="1896E36A" w14:textId="77777777" w:rsidR="00E02224" w:rsidRDefault="00E02224" w:rsidP="00E02224">
            <w:pPr>
              <w:pStyle w:val="XML1"/>
              <w:rPr>
                <w:ins w:id="8546" w:author="Thomas Dietz" w:date="2012-08-13T14:10:00Z"/>
              </w:rPr>
            </w:pPr>
            <w:ins w:id="8547" w:author="Thomas Dietz" w:date="2012-08-13T14:10:00Z">
              <w:r>
                <w:t xml:space="preserve">          &lt;xs:documentation&gt;</w:t>
              </w:r>
            </w:ins>
          </w:p>
          <w:p w14:paraId="6F9F06B0" w14:textId="77777777" w:rsidR="00E02224" w:rsidRDefault="00E02224" w:rsidP="00E02224">
            <w:pPr>
              <w:pStyle w:val="XML1"/>
              <w:rPr>
                <w:ins w:id="8548" w:author="Thomas Dietz" w:date="2012-08-13T14:10:00Z"/>
              </w:rPr>
            </w:pPr>
            <w:ins w:id="8549" w:author="Thomas Dietz" w:date="2012-08-13T14:10:00Z">
              <w:r>
                <w:t xml:space="preserve">            The (optional) key of the GRE tunnel.  It MAY</w:t>
              </w:r>
            </w:ins>
          </w:p>
          <w:p w14:paraId="42D07C15" w14:textId="77777777" w:rsidR="00E02224" w:rsidRDefault="00E02224" w:rsidP="00E02224">
            <w:pPr>
              <w:pStyle w:val="XML1"/>
              <w:rPr>
                <w:ins w:id="8550" w:author="Thomas Dietz" w:date="2012-08-13T14:10:00Z"/>
              </w:rPr>
            </w:pPr>
            <w:ins w:id="8551" w:author="Thomas Dietz" w:date="2012-08-13T14:10:00Z">
              <w:r>
                <w:t xml:space="preserve">            be used to set the OXM_OF_TUNNEL_ID match field metadata </w:t>
              </w:r>
            </w:ins>
          </w:p>
          <w:p w14:paraId="53350BEB" w14:textId="77777777" w:rsidR="00E02224" w:rsidRDefault="00E02224" w:rsidP="00E02224">
            <w:pPr>
              <w:pStyle w:val="XML1"/>
              <w:rPr>
                <w:ins w:id="8552" w:author="Thomas Dietz" w:date="2012-08-13T14:10:00Z"/>
              </w:rPr>
            </w:pPr>
            <w:ins w:id="8553" w:author="Thomas Dietz" w:date="2012-08-13T14:10:00Z">
              <w:r>
                <w:t xml:space="preserve">            in the OpenFlow protocol</w:t>
              </w:r>
            </w:ins>
          </w:p>
          <w:p w14:paraId="35170B7E" w14:textId="77777777" w:rsidR="00E02224" w:rsidRDefault="00E02224" w:rsidP="00E02224">
            <w:pPr>
              <w:pStyle w:val="XML1"/>
              <w:rPr>
                <w:ins w:id="8554" w:author="Thomas Dietz" w:date="2012-08-13T14:10:00Z"/>
              </w:rPr>
            </w:pPr>
            <w:ins w:id="8555" w:author="Thomas Dietz" w:date="2012-08-13T14:10:00Z">
              <w:r>
                <w:t xml:space="preserve">          &lt;/xs:documentation&gt;</w:t>
              </w:r>
            </w:ins>
          </w:p>
          <w:p w14:paraId="5020A170" w14:textId="77777777" w:rsidR="00E02224" w:rsidRDefault="00E02224" w:rsidP="00E02224">
            <w:pPr>
              <w:pStyle w:val="XML1"/>
              <w:rPr>
                <w:ins w:id="8556" w:author="Thomas Dietz" w:date="2012-08-13T14:10:00Z"/>
              </w:rPr>
            </w:pPr>
            <w:ins w:id="8557" w:author="Thomas Dietz" w:date="2012-08-13T14:10:00Z">
              <w:r>
                <w:t xml:space="preserve">        &lt;/xs:annotation&gt;</w:t>
              </w:r>
            </w:ins>
          </w:p>
          <w:p w14:paraId="0EDE162A" w14:textId="77777777" w:rsidR="00E02224" w:rsidRDefault="00E02224" w:rsidP="00E02224">
            <w:pPr>
              <w:pStyle w:val="XML1"/>
              <w:rPr>
                <w:ins w:id="8558" w:author="Thomas Dietz" w:date="2012-08-13T14:10:00Z"/>
              </w:rPr>
            </w:pPr>
            <w:ins w:id="8559" w:author="Thomas Dietz" w:date="2012-08-13T14:10:00Z">
              <w:r>
                <w:t xml:space="preserve">      &lt;/xs:element&gt;</w:t>
              </w:r>
            </w:ins>
          </w:p>
          <w:p w14:paraId="7904FFE1" w14:textId="77777777" w:rsidR="00E02224" w:rsidRDefault="00E02224" w:rsidP="00E02224">
            <w:pPr>
              <w:pStyle w:val="XML1"/>
              <w:rPr>
                <w:ins w:id="8560" w:author="Thomas Dietz" w:date="2012-08-13T14:10:00Z"/>
              </w:rPr>
            </w:pPr>
            <w:ins w:id="8561" w:author="Thomas Dietz" w:date="2012-08-13T14:10:00Z">
              <w:r>
                <w:t xml:space="preserve">      &lt;xs:element name="sequence-number-present"  type="xs:boolean"&gt;</w:t>
              </w:r>
            </w:ins>
          </w:p>
          <w:p w14:paraId="4FD94489" w14:textId="77777777" w:rsidR="00E02224" w:rsidRDefault="00E02224" w:rsidP="00E02224">
            <w:pPr>
              <w:pStyle w:val="XML1"/>
              <w:rPr>
                <w:ins w:id="8562" w:author="Thomas Dietz" w:date="2012-08-13T14:10:00Z"/>
              </w:rPr>
            </w:pPr>
            <w:ins w:id="8563" w:author="Thomas Dietz" w:date="2012-08-13T14:10:00Z">
              <w:r>
                <w:t xml:space="preserve">        &lt;xs:annotation&gt;</w:t>
              </w:r>
            </w:ins>
          </w:p>
          <w:p w14:paraId="5D2727E4" w14:textId="77777777" w:rsidR="00E02224" w:rsidRDefault="00E02224" w:rsidP="00E02224">
            <w:pPr>
              <w:pStyle w:val="XML1"/>
              <w:rPr>
                <w:ins w:id="8564" w:author="Thomas Dietz" w:date="2012-08-13T14:10:00Z"/>
              </w:rPr>
            </w:pPr>
            <w:ins w:id="8565" w:author="Thomas Dietz" w:date="2012-08-13T14:10:00Z">
              <w:r>
                <w:t xml:space="preserve">          &lt;xs:documentation&gt;</w:t>
              </w:r>
            </w:ins>
          </w:p>
          <w:p w14:paraId="423233CA" w14:textId="77777777" w:rsidR="00E02224" w:rsidRDefault="00E02224" w:rsidP="00E02224">
            <w:pPr>
              <w:pStyle w:val="XML1"/>
              <w:rPr>
                <w:ins w:id="8566" w:author="Thomas Dietz" w:date="2012-08-13T14:10:00Z"/>
              </w:rPr>
            </w:pPr>
            <w:ins w:id="8567" w:author="Thomas Dietz" w:date="2012-08-13T14:10:00Z">
              <w:r>
                <w:t xml:space="preserve">            Indicates presence of the GRE sequence</w:t>
              </w:r>
            </w:ins>
          </w:p>
          <w:p w14:paraId="1AF99DAF" w14:textId="77777777" w:rsidR="00E02224" w:rsidRDefault="00E02224" w:rsidP="00E02224">
            <w:pPr>
              <w:pStyle w:val="XML1"/>
              <w:rPr>
                <w:ins w:id="8568" w:author="Thomas Dietz" w:date="2012-08-13T14:10:00Z"/>
              </w:rPr>
            </w:pPr>
            <w:ins w:id="8569" w:author="Thomas Dietz" w:date="2012-08-13T14:10:00Z">
              <w:r>
                <w:t xml:space="preserve">            number.</w:t>
              </w:r>
            </w:ins>
          </w:p>
          <w:p w14:paraId="7522F91E" w14:textId="77777777" w:rsidR="00E02224" w:rsidRDefault="00E02224" w:rsidP="00E02224">
            <w:pPr>
              <w:pStyle w:val="XML1"/>
              <w:rPr>
                <w:ins w:id="8570" w:author="Thomas Dietz" w:date="2012-08-13T14:10:00Z"/>
              </w:rPr>
            </w:pPr>
            <w:ins w:id="8571" w:author="Thomas Dietz" w:date="2012-08-13T14:10:00Z">
              <w:r>
                <w:t xml:space="preserve">          &lt;/xs:documentation&gt;</w:t>
              </w:r>
            </w:ins>
          </w:p>
          <w:p w14:paraId="59BBFD17" w14:textId="77777777" w:rsidR="00E02224" w:rsidRDefault="00E02224" w:rsidP="00E02224">
            <w:pPr>
              <w:pStyle w:val="XML1"/>
              <w:rPr>
                <w:ins w:id="8572" w:author="Thomas Dietz" w:date="2012-08-13T14:10:00Z"/>
              </w:rPr>
            </w:pPr>
            <w:ins w:id="8573" w:author="Thomas Dietz" w:date="2012-08-13T14:10:00Z">
              <w:r>
                <w:t xml:space="preserve">        &lt;/xs:annotation&gt;</w:t>
              </w:r>
            </w:ins>
          </w:p>
          <w:p w14:paraId="1BE94BAD" w14:textId="77777777" w:rsidR="00E02224" w:rsidRDefault="00E02224" w:rsidP="00E02224">
            <w:pPr>
              <w:pStyle w:val="XML1"/>
              <w:rPr>
                <w:ins w:id="8574" w:author="Thomas Dietz" w:date="2012-08-13T14:10:00Z"/>
              </w:rPr>
            </w:pPr>
            <w:ins w:id="8575" w:author="Thomas Dietz" w:date="2012-08-13T14:10:00Z">
              <w:r>
                <w:t xml:space="preserve">      &lt;/xs:element&gt;</w:t>
              </w:r>
            </w:ins>
          </w:p>
          <w:p w14:paraId="6008EA09" w14:textId="77777777" w:rsidR="00E02224" w:rsidRDefault="00E02224" w:rsidP="00E02224">
            <w:pPr>
              <w:pStyle w:val="XML1"/>
              <w:rPr>
                <w:ins w:id="8576" w:author="Thomas Dietz" w:date="2012-08-13T14:10:00Z"/>
              </w:rPr>
            </w:pPr>
            <w:ins w:id="8577" w:author="Thomas Dietz" w:date="2012-08-13T14:10:00Z">
              <w:r>
                <w:t xml:space="preserve">    &lt;/xs:sequence&gt;</w:t>
              </w:r>
            </w:ins>
          </w:p>
          <w:p w14:paraId="51075254" w14:textId="77777777" w:rsidR="00E02224" w:rsidRDefault="00E02224" w:rsidP="00E02224">
            <w:pPr>
              <w:pStyle w:val="XML1"/>
              <w:rPr>
                <w:ins w:id="8578" w:author="Thomas Dietz" w:date="2012-08-13T14:10:00Z"/>
              </w:rPr>
            </w:pPr>
            <w:ins w:id="8579" w:author="Thomas Dietz" w:date="2012-08-13T14:10:00Z">
              <w:r>
                <w:t xml:space="preserve">  &lt;/xs:group&gt;</w:t>
              </w:r>
            </w:ins>
          </w:p>
          <w:p w14:paraId="20EE5269" w14:textId="77777777" w:rsidR="00E02224" w:rsidRDefault="00E02224" w:rsidP="00E02224">
            <w:pPr>
              <w:pStyle w:val="XML1"/>
              <w:rPr>
                <w:ins w:id="8580" w:author="Thomas Dietz" w:date="2012-08-13T14:14:00Z"/>
              </w:rPr>
            </w:pPr>
          </w:p>
          <w:p w14:paraId="51A621FC" w14:textId="77777777" w:rsidR="00E02224" w:rsidRDefault="00E02224" w:rsidP="00E02224">
            <w:pPr>
              <w:pStyle w:val="XML1"/>
              <w:rPr>
                <w:ins w:id="8581" w:author="Thomas Dietz" w:date="2012-08-13T14:14:00Z"/>
              </w:rPr>
            </w:pPr>
            <w:ins w:id="8582" w:author="Thomas Dietz" w:date="2012-08-13T14:14:00Z">
              <w:r>
                <w:t xml:space="preserve">  &lt;xs:group name="OFPortVXLANTunnelType"&gt;</w:t>
              </w:r>
            </w:ins>
          </w:p>
          <w:p w14:paraId="6D72A852" w14:textId="77777777" w:rsidR="00E02224" w:rsidRDefault="00E02224" w:rsidP="00E02224">
            <w:pPr>
              <w:pStyle w:val="XML1"/>
              <w:rPr>
                <w:ins w:id="8583" w:author="Thomas Dietz" w:date="2012-08-13T14:14:00Z"/>
              </w:rPr>
            </w:pPr>
            <w:ins w:id="8584" w:author="Thomas Dietz" w:date="2012-08-13T14:14:00Z">
              <w:r>
                <w:t xml:space="preserve">    &lt;xs:annotation&gt;</w:t>
              </w:r>
            </w:ins>
          </w:p>
          <w:p w14:paraId="62B04D0B" w14:textId="77777777" w:rsidR="00E02224" w:rsidRDefault="00E02224" w:rsidP="00E02224">
            <w:pPr>
              <w:pStyle w:val="XML1"/>
              <w:rPr>
                <w:ins w:id="8585" w:author="Thomas Dietz" w:date="2012-08-13T14:14:00Z"/>
              </w:rPr>
            </w:pPr>
            <w:ins w:id="8586" w:author="Thomas Dietz" w:date="2012-08-13T14:14:00Z">
              <w:r>
                <w:t xml:space="preserve">      &lt;xs:documentation&gt;</w:t>
              </w:r>
            </w:ins>
          </w:p>
          <w:p w14:paraId="2088978F" w14:textId="77777777" w:rsidR="00E02224" w:rsidRDefault="00E02224" w:rsidP="00E02224">
            <w:pPr>
              <w:pStyle w:val="XML1"/>
              <w:rPr>
                <w:ins w:id="8587" w:author="Thomas Dietz" w:date="2012-08-13T14:14:00Z"/>
              </w:rPr>
            </w:pPr>
            <w:ins w:id="8588" w:author="Thomas Dietz" w:date="2012-08-13T14:14:00Z">
              <w:r>
                <w:t xml:space="preserve">        Properties of a VxLAN tunnel.</w:t>
              </w:r>
            </w:ins>
          </w:p>
          <w:p w14:paraId="332B0664" w14:textId="77777777" w:rsidR="00E02224" w:rsidRDefault="00E02224" w:rsidP="00E02224">
            <w:pPr>
              <w:pStyle w:val="XML1"/>
              <w:rPr>
                <w:ins w:id="8589" w:author="Thomas Dietz" w:date="2012-08-13T14:14:00Z"/>
              </w:rPr>
            </w:pPr>
            <w:ins w:id="8590" w:author="Thomas Dietz" w:date="2012-08-13T14:14:00Z">
              <w:r>
                <w:t xml:space="preserve">      &lt;/xs:documentation&gt;</w:t>
              </w:r>
            </w:ins>
          </w:p>
          <w:p w14:paraId="14A10212" w14:textId="77777777" w:rsidR="00E02224" w:rsidRDefault="00E02224" w:rsidP="00E02224">
            <w:pPr>
              <w:pStyle w:val="XML1"/>
              <w:rPr>
                <w:ins w:id="8591" w:author="Thomas Dietz" w:date="2012-08-13T14:14:00Z"/>
              </w:rPr>
            </w:pPr>
            <w:ins w:id="8592" w:author="Thomas Dietz" w:date="2012-08-13T14:14:00Z">
              <w:r>
                <w:t xml:space="preserve">    &lt;/xs:annotation&gt;</w:t>
              </w:r>
            </w:ins>
          </w:p>
          <w:p w14:paraId="7FD93AE9" w14:textId="77777777" w:rsidR="00E02224" w:rsidRDefault="00E02224" w:rsidP="00E02224">
            <w:pPr>
              <w:pStyle w:val="XML1"/>
              <w:rPr>
                <w:ins w:id="8593" w:author="Thomas Dietz" w:date="2012-08-13T14:14:00Z"/>
              </w:rPr>
            </w:pPr>
          </w:p>
          <w:p w14:paraId="4BB5FCB2" w14:textId="77777777" w:rsidR="00E02224" w:rsidRDefault="00E02224" w:rsidP="00E02224">
            <w:pPr>
              <w:pStyle w:val="XML1"/>
              <w:rPr>
                <w:ins w:id="8594" w:author="Thomas Dietz" w:date="2012-08-13T14:14:00Z"/>
              </w:rPr>
            </w:pPr>
            <w:ins w:id="8595" w:author="Thomas Dietz" w:date="2012-08-13T14:14:00Z">
              <w:r>
                <w:t xml:space="preserve">    &lt;xs:sequence&gt;</w:t>
              </w:r>
            </w:ins>
          </w:p>
          <w:p w14:paraId="1FAC22D7" w14:textId="77777777" w:rsidR="00E02224" w:rsidRDefault="00E02224" w:rsidP="00E02224">
            <w:pPr>
              <w:pStyle w:val="XML1"/>
              <w:rPr>
                <w:ins w:id="8596" w:author="Thomas Dietz" w:date="2012-08-13T14:14:00Z"/>
              </w:rPr>
            </w:pPr>
            <w:ins w:id="8597" w:author="Thomas Dietz" w:date="2012-08-13T14:14:00Z">
              <w:r>
                <w:t xml:space="preserve">      &lt;xs:group ref="OFPortBaseTunnelType"/&gt;</w:t>
              </w:r>
            </w:ins>
          </w:p>
          <w:p w14:paraId="29C15458" w14:textId="77777777" w:rsidR="00E02224" w:rsidRDefault="00E02224" w:rsidP="00E02224">
            <w:pPr>
              <w:pStyle w:val="XML1"/>
              <w:rPr>
                <w:ins w:id="8598" w:author="Thomas Dietz" w:date="2012-08-13T14:14:00Z"/>
              </w:rPr>
            </w:pPr>
            <w:ins w:id="8599" w:author="Thomas Dietz" w:date="2012-08-13T14:14:00Z">
              <w:r>
                <w:t xml:space="preserve">      &lt;xs:element name="vni-valid"  type="xs:boolean"&gt;</w:t>
              </w:r>
            </w:ins>
          </w:p>
          <w:p w14:paraId="78CD7D52" w14:textId="77777777" w:rsidR="00E02224" w:rsidRDefault="00E02224" w:rsidP="00E02224">
            <w:pPr>
              <w:pStyle w:val="XML1"/>
              <w:rPr>
                <w:ins w:id="8600" w:author="Thomas Dietz" w:date="2012-08-13T14:14:00Z"/>
              </w:rPr>
            </w:pPr>
            <w:ins w:id="8601" w:author="Thomas Dietz" w:date="2012-08-13T14:14:00Z">
              <w:r>
                <w:t xml:space="preserve">        &lt;xs:annotation&gt;</w:t>
              </w:r>
            </w:ins>
          </w:p>
          <w:p w14:paraId="7E4DAC52" w14:textId="77777777" w:rsidR="00E02224" w:rsidRDefault="00E02224" w:rsidP="00E02224">
            <w:pPr>
              <w:pStyle w:val="XML1"/>
              <w:rPr>
                <w:ins w:id="8602" w:author="Thomas Dietz" w:date="2012-08-13T14:14:00Z"/>
              </w:rPr>
            </w:pPr>
            <w:ins w:id="8603" w:author="Thomas Dietz" w:date="2012-08-13T14:14:00Z">
              <w:r>
                <w:t xml:space="preserve">          &lt;xs:documentation&gt;</w:t>
              </w:r>
            </w:ins>
          </w:p>
          <w:p w14:paraId="04D8B776" w14:textId="77777777" w:rsidR="00E02224" w:rsidRDefault="00E02224" w:rsidP="00E02224">
            <w:pPr>
              <w:pStyle w:val="XML1"/>
              <w:rPr>
                <w:ins w:id="8604" w:author="Thomas Dietz" w:date="2012-08-13T14:14:00Z"/>
              </w:rPr>
            </w:pPr>
            <w:ins w:id="8605" w:author="Thomas Dietz" w:date="2012-08-13T14:14:00Z">
              <w:r>
                <w:t xml:space="preserve">            Indicates how the corresponding flag should be</w:t>
              </w:r>
            </w:ins>
          </w:p>
          <w:p w14:paraId="0902CC1D" w14:textId="77777777" w:rsidR="00E02224" w:rsidRDefault="00E02224" w:rsidP="00E02224">
            <w:pPr>
              <w:pStyle w:val="XML1"/>
              <w:rPr>
                <w:ins w:id="8606" w:author="Thomas Dietz" w:date="2012-08-13T14:14:00Z"/>
              </w:rPr>
            </w:pPr>
            <w:ins w:id="8607" w:author="Thomas Dietz" w:date="2012-08-13T14:14:00Z">
              <w:r>
                <w:t xml:space="preserve">            set in packets sent on the tunnel.</w:t>
              </w:r>
            </w:ins>
          </w:p>
          <w:p w14:paraId="4B5D2863" w14:textId="77777777" w:rsidR="00E02224" w:rsidRDefault="00E02224" w:rsidP="00E02224">
            <w:pPr>
              <w:pStyle w:val="XML1"/>
              <w:rPr>
                <w:ins w:id="8608" w:author="Thomas Dietz" w:date="2012-08-13T14:14:00Z"/>
              </w:rPr>
            </w:pPr>
            <w:ins w:id="8609" w:author="Thomas Dietz" w:date="2012-08-13T14:14:00Z">
              <w:r>
                <w:t xml:space="preserve">          &lt;/xs:documentation&gt;</w:t>
              </w:r>
            </w:ins>
          </w:p>
          <w:p w14:paraId="4FE32C1D" w14:textId="77777777" w:rsidR="00E02224" w:rsidRDefault="00E02224" w:rsidP="00E02224">
            <w:pPr>
              <w:pStyle w:val="XML1"/>
              <w:rPr>
                <w:ins w:id="8610" w:author="Thomas Dietz" w:date="2012-08-13T14:14:00Z"/>
              </w:rPr>
            </w:pPr>
            <w:ins w:id="8611" w:author="Thomas Dietz" w:date="2012-08-13T14:14:00Z">
              <w:r>
                <w:t xml:space="preserve">        &lt;/xs:annotation&gt;</w:t>
              </w:r>
            </w:ins>
          </w:p>
          <w:p w14:paraId="59203FAE" w14:textId="77777777" w:rsidR="00E02224" w:rsidRDefault="00E02224" w:rsidP="00E02224">
            <w:pPr>
              <w:pStyle w:val="XML1"/>
              <w:rPr>
                <w:ins w:id="8612" w:author="Thomas Dietz" w:date="2012-08-13T14:14:00Z"/>
              </w:rPr>
            </w:pPr>
            <w:ins w:id="8613" w:author="Thomas Dietz" w:date="2012-08-13T14:14:00Z">
              <w:r>
                <w:t xml:space="preserve">      &lt;/xs:element&gt;</w:t>
              </w:r>
            </w:ins>
          </w:p>
          <w:p w14:paraId="4537ECAC" w14:textId="77777777" w:rsidR="00E02224" w:rsidRDefault="00E02224" w:rsidP="00E02224">
            <w:pPr>
              <w:pStyle w:val="XML1"/>
              <w:rPr>
                <w:ins w:id="8614" w:author="Thomas Dietz" w:date="2012-08-13T14:14:00Z"/>
              </w:rPr>
            </w:pPr>
            <w:ins w:id="8615" w:author="Thomas Dietz" w:date="2012-08-13T14:14:00Z">
              <w:r>
                <w:t xml:space="preserve">      &lt;xs:element name="vni"  type="xs:unsignedInt"&gt;</w:t>
              </w:r>
            </w:ins>
          </w:p>
          <w:p w14:paraId="0D7F62FF" w14:textId="77777777" w:rsidR="00E02224" w:rsidRDefault="00E02224" w:rsidP="00E02224">
            <w:pPr>
              <w:pStyle w:val="XML1"/>
              <w:rPr>
                <w:ins w:id="8616" w:author="Thomas Dietz" w:date="2012-08-13T14:14:00Z"/>
              </w:rPr>
            </w:pPr>
            <w:ins w:id="8617" w:author="Thomas Dietz" w:date="2012-08-13T14:14:00Z">
              <w:r>
                <w:t xml:space="preserve">        &lt;xs:annotation&gt;</w:t>
              </w:r>
            </w:ins>
          </w:p>
          <w:p w14:paraId="6B058250" w14:textId="77777777" w:rsidR="00E02224" w:rsidRDefault="00E02224" w:rsidP="00E02224">
            <w:pPr>
              <w:pStyle w:val="XML1"/>
              <w:rPr>
                <w:ins w:id="8618" w:author="Thomas Dietz" w:date="2012-08-13T14:14:00Z"/>
              </w:rPr>
            </w:pPr>
            <w:ins w:id="8619" w:author="Thomas Dietz" w:date="2012-08-13T14:14:00Z">
              <w:r>
                <w:t xml:space="preserve">          &lt;xs:documentation&gt;</w:t>
              </w:r>
            </w:ins>
          </w:p>
          <w:p w14:paraId="4D65214F" w14:textId="77777777" w:rsidR="00E02224" w:rsidRDefault="00E02224" w:rsidP="00E02224">
            <w:pPr>
              <w:pStyle w:val="XML1"/>
              <w:rPr>
                <w:ins w:id="8620" w:author="Thomas Dietz" w:date="2012-08-13T14:14:00Z"/>
              </w:rPr>
            </w:pPr>
            <w:ins w:id="8621" w:author="Thomas Dietz" w:date="2012-08-13T14:14:00Z">
              <w:r>
                <w:t xml:space="preserve">            Virtual network identifier assigned to all</w:t>
              </w:r>
            </w:ins>
          </w:p>
          <w:p w14:paraId="3BBBC345" w14:textId="77777777" w:rsidR="00E02224" w:rsidRDefault="00E02224" w:rsidP="00E02224">
            <w:pPr>
              <w:pStyle w:val="XML1"/>
              <w:rPr>
                <w:ins w:id="8622" w:author="Thomas Dietz" w:date="2012-08-13T14:14:00Z"/>
              </w:rPr>
            </w:pPr>
            <w:ins w:id="8623" w:author="Thomas Dietz" w:date="2012-08-13T14:14:00Z">
              <w:r>
                <w:t xml:space="preserve">            packets sent on the tunnel.  A VxLAN  implementation MAY </w:t>
              </w:r>
            </w:ins>
          </w:p>
          <w:p w14:paraId="2D3EF34D" w14:textId="77777777" w:rsidR="00E02224" w:rsidRDefault="00E02224" w:rsidP="00E02224">
            <w:pPr>
              <w:pStyle w:val="XML1"/>
              <w:rPr>
                <w:ins w:id="8624" w:author="Thomas Dietz" w:date="2012-08-13T14:14:00Z"/>
              </w:rPr>
            </w:pPr>
            <w:ins w:id="8625" w:author="Thomas Dietz" w:date="2012-08-13T14:14:00Z">
              <w:r>
                <w:t xml:space="preserve">            use the this element to set the OXM_OF_TUNNEL_ID match </w:t>
              </w:r>
            </w:ins>
          </w:p>
          <w:p w14:paraId="6308A484" w14:textId="77777777" w:rsidR="00E02224" w:rsidRDefault="00E02224" w:rsidP="00E02224">
            <w:pPr>
              <w:pStyle w:val="XML1"/>
              <w:rPr>
                <w:ins w:id="8626" w:author="Thomas Dietz" w:date="2012-08-13T14:14:00Z"/>
              </w:rPr>
            </w:pPr>
            <w:ins w:id="8627" w:author="Thomas Dietz" w:date="2012-08-13T14:14:00Z">
              <w:r>
                <w:t xml:space="preserve">            field metadata in the OpenFlow protocol.</w:t>
              </w:r>
            </w:ins>
          </w:p>
          <w:p w14:paraId="5D9C4A19" w14:textId="77777777" w:rsidR="00E02224" w:rsidRDefault="00E02224" w:rsidP="00E02224">
            <w:pPr>
              <w:pStyle w:val="XML1"/>
              <w:rPr>
                <w:ins w:id="8628" w:author="Thomas Dietz" w:date="2012-08-13T14:14:00Z"/>
              </w:rPr>
            </w:pPr>
            <w:ins w:id="8629" w:author="Thomas Dietz" w:date="2012-08-13T14:14:00Z">
              <w:r>
                <w:t xml:space="preserve">          &lt;/xs:documentation&gt;</w:t>
              </w:r>
            </w:ins>
          </w:p>
          <w:p w14:paraId="4FD37B5F" w14:textId="77777777" w:rsidR="00E02224" w:rsidRDefault="00E02224" w:rsidP="00E02224">
            <w:pPr>
              <w:pStyle w:val="XML1"/>
              <w:rPr>
                <w:ins w:id="8630" w:author="Thomas Dietz" w:date="2012-08-13T14:14:00Z"/>
              </w:rPr>
            </w:pPr>
            <w:ins w:id="8631" w:author="Thomas Dietz" w:date="2012-08-13T14:14:00Z">
              <w:r>
                <w:t xml:space="preserve">        &lt;/xs:annotation&gt;</w:t>
              </w:r>
            </w:ins>
          </w:p>
          <w:p w14:paraId="7F30C0A0" w14:textId="77777777" w:rsidR="00E02224" w:rsidRDefault="00E02224" w:rsidP="00E02224">
            <w:pPr>
              <w:pStyle w:val="XML1"/>
              <w:rPr>
                <w:ins w:id="8632" w:author="Thomas Dietz" w:date="2012-08-13T14:14:00Z"/>
              </w:rPr>
            </w:pPr>
            <w:ins w:id="8633" w:author="Thomas Dietz" w:date="2012-08-13T14:14:00Z">
              <w:r>
                <w:t xml:space="preserve">      &lt;/xs:element&gt;</w:t>
              </w:r>
            </w:ins>
          </w:p>
          <w:p w14:paraId="0C5AC785" w14:textId="77777777" w:rsidR="00E02224" w:rsidRDefault="00E02224" w:rsidP="00E02224">
            <w:pPr>
              <w:pStyle w:val="XML1"/>
              <w:rPr>
                <w:ins w:id="8634" w:author="Thomas Dietz" w:date="2012-08-13T14:14:00Z"/>
              </w:rPr>
            </w:pPr>
            <w:ins w:id="8635" w:author="Thomas Dietz" w:date="2012-08-13T14:14:00Z">
              <w:r>
                <w:t xml:space="preserve">      &lt;xs:element name="vni-multicast-group"  type="inet:ip-address"&gt;</w:t>
              </w:r>
            </w:ins>
          </w:p>
          <w:p w14:paraId="11A4E381" w14:textId="77777777" w:rsidR="00E02224" w:rsidRDefault="00E02224" w:rsidP="00E02224">
            <w:pPr>
              <w:pStyle w:val="XML1"/>
              <w:rPr>
                <w:ins w:id="8636" w:author="Thomas Dietz" w:date="2012-08-13T14:14:00Z"/>
              </w:rPr>
            </w:pPr>
            <w:ins w:id="8637" w:author="Thomas Dietz" w:date="2012-08-13T14:14:00Z">
              <w:r>
                <w:t xml:space="preserve">        &lt;xs:annotation&gt;</w:t>
              </w:r>
            </w:ins>
          </w:p>
          <w:p w14:paraId="7DB88973" w14:textId="77777777" w:rsidR="00E02224" w:rsidRDefault="00E02224" w:rsidP="00E02224">
            <w:pPr>
              <w:pStyle w:val="XML1"/>
              <w:rPr>
                <w:ins w:id="8638" w:author="Thomas Dietz" w:date="2012-08-13T14:14:00Z"/>
              </w:rPr>
            </w:pPr>
            <w:ins w:id="8639" w:author="Thomas Dietz" w:date="2012-08-13T14:14:00Z">
              <w:r>
                <w:t xml:space="preserve">          &lt;xs:documentation&gt;</w:t>
              </w:r>
            </w:ins>
          </w:p>
          <w:p w14:paraId="2B7E0CD2" w14:textId="77777777" w:rsidR="00E02224" w:rsidRDefault="00E02224" w:rsidP="00E02224">
            <w:pPr>
              <w:pStyle w:val="XML1"/>
              <w:rPr>
                <w:ins w:id="8640" w:author="Thomas Dietz" w:date="2012-08-13T14:14:00Z"/>
              </w:rPr>
            </w:pPr>
            <w:ins w:id="8641" w:author="Thomas Dietz" w:date="2012-08-13T14:14:00Z">
              <w:r>
                <w:t xml:space="preserve">            If IP multicast is used to support broadcast</w:t>
              </w:r>
            </w:ins>
          </w:p>
          <w:p w14:paraId="1DBE9A80" w14:textId="77777777" w:rsidR="00E02224" w:rsidRDefault="00E02224" w:rsidP="00E02224">
            <w:pPr>
              <w:pStyle w:val="XML1"/>
              <w:rPr>
                <w:ins w:id="8642" w:author="Thomas Dietz" w:date="2012-08-13T14:14:00Z"/>
              </w:rPr>
            </w:pPr>
            <w:ins w:id="8643" w:author="Thomas Dietz" w:date="2012-08-13T14:14:00Z">
              <w:r>
                <w:t xml:space="preserve">            on the tunnel this specifies the corresponding multicast</w:t>
              </w:r>
            </w:ins>
          </w:p>
          <w:p w14:paraId="3439DB8B" w14:textId="77777777" w:rsidR="00E02224" w:rsidRDefault="00E02224" w:rsidP="00E02224">
            <w:pPr>
              <w:pStyle w:val="XML1"/>
              <w:rPr>
                <w:ins w:id="8644" w:author="Thomas Dietz" w:date="2012-08-13T14:14:00Z"/>
              </w:rPr>
            </w:pPr>
            <w:ins w:id="8645" w:author="Thomas Dietz" w:date="2012-08-13T14:14:00Z">
              <w:r>
                <w:t xml:space="preserve">            IP address</w:t>
              </w:r>
            </w:ins>
          </w:p>
          <w:p w14:paraId="2AA8426F" w14:textId="77777777" w:rsidR="00E02224" w:rsidRDefault="00E02224" w:rsidP="00E02224">
            <w:pPr>
              <w:pStyle w:val="XML1"/>
              <w:rPr>
                <w:ins w:id="8646" w:author="Thomas Dietz" w:date="2012-08-13T14:14:00Z"/>
              </w:rPr>
            </w:pPr>
            <w:ins w:id="8647" w:author="Thomas Dietz" w:date="2012-08-13T14:14:00Z">
              <w:r>
                <w:lastRenderedPageBreak/>
                <w:t xml:space="preserve">          &lt;/xs:documentation&gt;</w:t>
              </w:r>
            </w:ins>
          </w:p>
          <w:p w14:paraId="1409551F" w14:textId="77777777" w:rsidR="00E02224" w:rsidRDefault="00E02224" w:rsidP="00E02224">
            <w:pPr>
              <w:pStyle w:val="XML1"/>
              <w:rPr>
                <w:ins w:id="8648" w:author="Thomas Dietz" w:date="2012-08-13T14:14:00Z"/>
              </w:rPr>
            </w:pPr>
            <w:ins w:id="8649" w:author="Thomas Dietz" w:date="2012-08-13T14:14:00Z">
              <w:r>
                <w:t xml:space="preserve">        &lt;/xs:annotation&gt;</w:t>
              </w:r>
            </w:ins>
          </w:p>
          <w:p w14:paraId="451353F6" w14:textId="77777777" w:rsidR="00E02224" w:rsidRDefault="00E02224" w:rsidP="00E02224">
            <w:pPr>
              <w:pStyle w:val="XML1"/>
              <w:rPr>
                <w:ins w:id="8650" w:author="Thomas Dietz" w:date="2012-08-13T14:14:00Z"/>
              </w:rPr>
            </w:pPr>
            <w:ins w:id="8651" w:author="Thomas Dietz" w:date="2012-08-13T14:14:00Z">
              <w:r>
                <w:t xml:space="preserve">      &lt;/xs:element&gt;</w:t>
              </w:r>
            </w:ins>
          </w:p>
          <w:p w14:paraId="1188EC12" w14:textId="77777777" w:rsidR="00E02224" w:rsidRDefault="00E02224" w:rsidP="00E02224">
            <w:pPr>
              <w:pStyle w:val="XML1"/>
              <w:rPr>
                <w:ins w:id="8652" w:author="Thomas Dietz" w:date="2012-08-13T14:14:00Z"/>
              </w:rPr>
            </w:pPr>
            <w:ins w:id="8653" w:author="Thomas Dietz" w:date="2012-08-13T14:14:00Z">
              <w:r>
                <w:t xml:space="preserve">      &lt;xs:element name="udp-source-port"  type="inet:port-number"&gt;</w:t>
              </w:r>
            </w:ins>
          </w:p>
          <w:p w14:paraId="4CD53100" w14:textId="77777777" w:rsidR="00E02224" w:rsidRDefault="00E02224" w:rsidP="00E02224">
            <w:pPr>
              <w:pStyle w:val="XML1"/>
              <w:rPr>
                <w:ins w:id="8654" w:author="Thomas Dietz" w:date="2012-08-13T14:14:00Z"/>
              </w:rPr>
            </w:pPr>
            <w:ins w:id="8655" w:author="Thomas Dietz" w:date="2012-08-13T14:14:00Z">
              <w:r>
                <w:t xml:space="preserve">        &lt;xs:annotation&gt;</w:t>
              </w:r>
            </w:ins>
          </w:p>
          <w:p w14:paraId="29C5AB43" w14:textId="77777777" w:rsidR="00E02224" w:rsidRDefault="00E02224" w:rsidP="00E02224">
            <w:pPr>
              <w:pStyle w:val="XML1"/>
              <w:rPr>
                <w:ins w:id="8656" w:author="Thomas Dietz" w:date="2012-08-13T14:14:00Z"/>
              </w:rPr>
            </w:pPr>
            <w:ins w:id="8657" w:author="Thomas Dietz" w:date="2012-08-13T14:14:00Z">
              <w:r>
                <w:t xml:space="preserve">          &lt;xs:documentation&gt;</w:t>
              </w:r>
            </w:ins>
          </w:p>
          <w:p w14:paraId="1F47F026" w14:textId="77777777" w:rsidR="00E02224" w:rsidRDefault="00E02224" w:rsidP="00E02224">
            <w:pPr>
              <w:pStyle w:val="XML1"/>
              <w:rPr>
                <w:ins w:id="8658" w:author="Thomas Dietz" w:date="2012-08-13T14:14:00Z"/>
              </w:rPr>
            </w:pPr>
            <w:ins w:id="8659" w:author="Thomas Dietz" w:date="2012-08-13T14:14:00Z">
              <w:r>
                <w:t xml:space="preserve">            Specifies the outer UDP source port number.</w:t>
              </w:r>
            </w:ins>
          </w:p>
          <w:p w14:paraId="25D4AE3C" w14:textId="77777777" w:rsidR="00E02224" w:rsidRDefault="00E02224" w:rsidP="00E02224">
            <w:pPr>
              <w:pStyle w:val="XML1"/>
              <w:rPr>
                <w:ins w:id="8660" w:author="Thomas Dietz" w:date="2012-08-13T14:14:00Z"/>
              </w:rPr>
            </w:pPr>
            <w:ins w:id="8661" w:author="Thomas Dietz" w:date="2012-08-13T14:14:00Z">
              <w:r>
                <w:t xml:space="preserve">            If this element is absent, the port number MAY be chosen </w:t>
              </w:r>
            </w:ins>
          </w:p>
          <w:p w14:paraId="6B2CF1C3" w14:textId="77777777" w:rsidR="00E02224" w:rsidRDefault="00E02224" w:rsidP="00E02224">
            <w:pPr>
              <w:pStyle w:val="XML1"/>
              <w:rPr>
                <w:ins w:id="8662" w:author="Thomas Dietz" w:date="2012-08-13T14:14:00Z"/>
              </w:rPr>
            </w:pPr>
            <w:ins w:id="8663" w:author="Thomas Dietz" w:date="2012-08-13T14:14:00Z">
              <w:r>
                <w:t xml:space="preserve">            dynamically.</w:t>
              </w:r>
            </w:ins>
          </w:p>
          <w:p w14:paraId="3643A7FF" w14:textId="77777777" w:rsidR="00E02224" w:rsidRDefault="00E02224" w:rsidP="00E02224">
            <w:pPr>
              <w:pStyle w:val="XML1"/>
              <w:rPr>
                <w:ins w:id="8664" w:author="Thomas Dietz" w:date="2012-08-13T14:14:00Z"/>
              </w:rPr>
            </w:pPr>
            <w:ins w:id="8665" w:author="Thomas Dietz" w:date="2012-08-13T14:14:00Z">
              <w:r>
                <w:t xml:space="preserve">          &lt;/xs:documentation&gt;</w:t>
              </w:r>
            </w:ins>
          </w:p>
          <w:p w14:paraId="5C90B987" w14:textId="77777777" w:rsidR="00E02224" w:rsidRDefault="00E02224" w:rsidP="00E02224">
            <w:pPr>
              <w:pStyle w:val="XML1"/>
              <w:rPr>
                <w:ins w:id="8666" w:author="Thomas Dietz" w:date="2012-08-13T14:14:00Z"/>
              </w:rPr>
            </w:pPr>
            <w:ins w:id="8667" w:author="Thomas Dietz" w:date="2012-08-13T14:14:00Z">
              <w:r>
                <w:t xml:space="preserve">        &lt;/xs:annotation&gt;</w:t>
              </w:r>
            </w:ins>
          </w:p>
          <w:p w14:paraId="372A4C5B" w14:textId="77777777" w:rsidR="00E02224" w:rsidRDefault="00E02224" w:rsidP="00E02224">
            <w:pPr>
              <w:pStyle w:val="XML1"/>
              <w:rPr>
                <w:ins w:id="8668" w:author="Thomas Dietz" w:date="2012-08-13T14:14:00Z"/>
              </w:rPr>
            </w:pPr>
            <w:ins w:id="8669" w:author="Thomas Dietz" w:date="2012-08-13T14:14:00Z">
              <w:r>
                <w:t xml:space="preserve">      &lt;/xs:element&gt;</w:t>
              </w:r>
            </w:ins>
          </w:p>
          <w:p w14:paraId="6CC01081" w14:textId="77777777" w:rsidR="00E02224" w:rsidRDefault="00E02224" w:rsidP="00E02224">
            <w:pPr>
              <w:pStyle w:val="XML1"/>
              <w:rPr>
                <w:ins w:id="8670" w:author="Thomas Dietz" w:date="2012-08-13T14:14:00Z"/>
              </w:rPr>
            </w:pPr>
            <w:ins w:id="8671" w:author="Thomas Dietz" w:date="2012-08-13T14:14:00Z">
              <w:r>
                <w:t xml:space="preserve">      &lt;xs:element name="udp-dest-port"  type="inet:port-number"&gt;</w:t>
              </w:r>
            </w:ins>
          </w:p>
          <w:p w14:paraId="1F460FB7" w14:textId="77777777" w:rsidR="00E02224" w:rsidRDefault="00E02224" w:rsidP="00E02224">
            <w:pPr>
              <w:pStyle w:val="XML1"/>
              <w:rPr>
                <w:ins w:id="8672" w:author="Thomas Dietz" w:date="2012-08-13T14:14:00Z"/>
              </w:rPr>
            </w:pPr>
            <w:ins w:id="8673" w:author="Thomas Dietz" w:date="2012-08-13T14:14:00Z">
              <w:r>
                <w:t xml:space="preserve">        &lt;xs:annotation&gt;</w:t>
              </w:r>
            </w:ins>
          </w:p>
          <w:p w14:paraId="5DD593B4" w14:textId="77777777" w:rsidR="00E02224" w:rsidRDefault="00E02224" w:rsidP="00E02224">
            <w:pPr>
              <w:pStyle w:val="XML1"/>
              <w:rPr>
                <w:ins w:id="8674" w:author="Thomas Dietz" w:date="2012-08-13T14:14:00Z"/>
              </w:rPr>
            </w:pPr>
            <w:ins w:id="8675" w:author="Thomas Dietz" w:date="2012-08-13T14:14:00Z">
              <w:r>
                <w:t xml:space="preserve">          &lt;xs:documentation&gt;</w:t>
              </w:r>
            </w:ins>
          </w:p>
          <w:p w14:paraId="65905161" w14:textId="77777777" w:rsidR="00E02224" w:rsidRDefault="00E02224" w:rsidP="00E02224">
            <w:pPr>
              <w:pStyle w:val="XML1"/>
              <w:rPr>
                <w:ins w:id="8676" w:author="Thomas Dietz" w:date="2012-08-13T14:14:00Z"/>
              </w:rPr>
            </w:pPr>
            <w:ins w:id="8677" w:author="Thomas Dietz" w:date="2012-08-13T14:14:00Z">
              <w:r>
                <w:t xml:space="preserve">            Specifies the outer UDP destination port</w:t>
              </w:r>
            </w:ins>
          </w:p>
          <w:p w14:paraId="6C8EF324" w14:textId="77777777" w:rsidR="00E02224" w:rsidRDefault="00E02224" w:rsidP="00E02224">
            <w:pPr>
              <w:pStyle w:val="XML1"/>
              <w:rPr>
                <w:ins w:id="8678" w:author="Thomas Dietz" w:date="2012-08-13T14:14:00Z"/>
              </w:rPr>
            </w:pPr>
            <w:ins w:id="8679" w:author="Thomas Dietz" w:date="2012-08-13T14:14:00Z">
              <w:r>
                <w:t xml:space="preserve">            number.  It is intended to reserve a port number for</w:t>
              </w:r>
            </w:ins>
          </w:p>
          <w:p w14:paraId="4312A46A" w14:textId="77777777" w:rsidR="00E02224" w:rsidRDefault="00E02224" w:rsidP="00E02224">
            <w:pPr>
              <w:pStyle w:val="XML1"/>
              <w:rPr>
                <w:ins w:id="8680" w:author="Thomas Dietz" w:date="2012-08-13T14:14:00Z"/>
              </w:rPr>
            </w:pPr>
            <w:ins w:id="8681" w:author="Thomas Dietz" w:date="2012-08-13T14:14:00Z">
              <w:r>
                <w:t xml:space="preserve">            VxLAN at IANA.  As soon as this has been reserved, the</w:t>
              </w:r>
            </w:ins>
          </w:p>
          <w:p w14:paraId="3D3A4568" w14:textId="77777777" w:rsidR="00E02224" w:rsidRDefault="00E02224" w:rsidP="00E02224">
            <w:pPr>
              <w:pStyle w:val="XML1"/>
              <w:rPr>
                <w:ins w:id="8682" w:author="Thomas Dietz" w:date="2012-08-13T14:14:00Z"/>
              </w:rPr>
            </w:pPr>
            <w:ins w:id="8683" w:author="Thomas Dietz" w:date="2012-08-13T14:14:00Z">
              <w:r>
                <w:t xml:space="preserve">            reserved number SHOULD become the default value for this</w:t>
              </w:r>
            </w:ins>
          </w:p>
          <w:p w14:paraId="7F858AE2" w14:textId="77777777" w:rsidR="00E02224" w:rsidRDefault="00E02224" w:rsidP="00E02224">
            <w:pPr>
              <w:pStyle w:val="XML1"/>
              <w:rPr>
                <w:ins w:id="8684" w:author="Thomas Dietz" w:date="2012-08-13T14:14:00Z"/>
              </w:rPr>
            </w:pPr>
            <w:ins w:id="8685" w:author="Thomas Dietz" w:date="2012-08-13T14:14:00Z">
              <w:r>
                <w:t xml:space="preserve">            element.</w:t>
              </w:r>
            </w:ins>
          </w:p>
          <w:p w14:paraId="412DF3B7" w14:textId="77777777" w:rsidR="00E02224" w:rsidRDefault="00E02224" w:rsidP="00E02224">
            <w:pPr>
              <w:pStyle w:val="XML1"/>
              <w:rPr>
                <w:ins w:id="8686" w:author="Thomas Dietz" w:date="2012-08-13T14:14:00Z"/>
              </w:rPr>
            </w:pPr>
            <w:ins w:id="8687" w:author="Thomas Dietz" w:date="2012-08-13T14:14:00Z">
              <w:r>
                <w:t xml:space="preserve">          &lt;/xs:documentation&gt;</w:t>
              </w:r>
            </w:ins>
          </w:p>
          <w:p w14:paraId="1AEB97D0" w14:textId="77777777" w:rsidR="00E02224" w:rsidRDefault="00E02224" w:rsidP="00E02224">
            <w:pPr>
              <w:pStyle w:val="XML1"/>
              <w:rPr>
                <w:ins w:id="8688" w:author="Thomas Dietz" w:date="2012-08-13T14:14:00Z"/>
              </w:rPr>
            </w:pPr>
            <w:ins w:id="8689" w:author="Thomas Dietz" w:date="2012-08-13T14:14:00Z">
              <w:r>
                <w:t xml:space="preserve">        &lt;/xs:annotation&gt;</w:t>
              </w:r>
            </w:ins>
          </w:p>
          <w:p w14:paraId="5B2BC25B" w14:textId="77777777" w:rsidR="00E02224" w:rsidRDefault="00E02224" w:rsidP="00E02224">
            <w:pPr>
              <w:pStyle w:val="XML1"/>
              <w:rPr>
                <w:ins w:id="8690" w:author="Thomas Dietz" w:date="2012-08-13T14:14:00Z"/>
              </w:rPr>
            </w:pPr>
            <w:ins w:id="8691" w:author="Thomas Dietz" w:date="2012-08-13T14:14:00Z">
              <w:r>
                <w:t xml:space="preserve">      &lt;/xs:element&gt;</w:t>
              </w:r>
            </w:ins>
          </w:p>
          <w:p w14:paraId="38CBF4F3" w14:textId="77777777" w:rsidR="00E02224" w:rsidRDefault="00E02224" w:rsidP="00E02224">
            <w:pPr>
              <w:pStyle w:val="XML1"/>
              <w:rPr>
                <w:ins w:id="8692" w:author="Thomas Dietz" w:date="2012-08-13T14:14:00Z"/>
              </w:rPr>
            </w:pPr>
            <w:ins w:id="8693" w:author="Thomas Dietz" w:date="2012-08-13T14:14:00Z">
              <w:r>
                <w:t xml:space="preserve">      &lt;xs:element name="udp-checksum"  type="xs:boolean"&gt;</w:t>
              </w:r>
            </w:ins>
          </w:p>
          <w:p w14:paraId="0380EA98" w14:textId="77777777" w:rsidR="00E02224" w:rsidRDefault="00E02224" w:rsidP="00E02224">
            <w:pPr>
              <w:pStyle w:val="XML1"/>
              <w:rPr>
                <w:ins w:id="8694" w:author="Thomas Dietz" w:date="2012-08-13T14:14:00Z"/>
              </w:rPr>
            </w:pPr>
            <w:ins w:id="8695" w:author="Thomas Dietz" w:date="2012-08-13T14:14:00Z">
              <w:r>
                <w:t xml:space="preserve">        &lt;xs:annotation&gt;</w:t>
              </w:r>
            </w:ins>
          </w:p>
          <w:p w14:paraId="03B4744E" w14:textId="77777777" w:rsidR="00E02224" w:rsidRDefault="00E02224" w:rsidP="00E02224">
            <w:pPr>
              <w:pStyle w:val="XML1"/>
              <w:rPr>
                <w:ins w:id="8696" w:author="Thomas Dietz" w:date="2012-08-13T14:14:00Z"/>
              </w:rPr>
            </w:pPr>
            <w:ins w:id="8697" w:author="Thomas Dietz" w:date="2012-08-13T14:14:00Z">
              <w:r>
                <w:t xml:space="preserve">          &lt;xs:documentation&gt;</w:t>
              </w:r>
            </w:ins>
          </w:p>
          <w:p w14:paraId="3CDE98D2" w14:textId="77777777" w:rsidR="00E02224" w:rsidRDefault="00E02224" w:rsidP="00E02224">
            <w:pPr>
              <w:pStyle w:val="XML1"/>
              <w:rPr>
                <w:ins w:id="8698" w:author="Thomas Dietz" w:date="2012-08-13T14:14:00Z"/>
              </w:rPr>
            </w:pPr>
            <w:ins w:id="8699" w:author="Thomas Dietz" w:date="2012-08-13T14:14:00Z">
              <w:r>
                <w:t xml:space="preserve">            Boolean flag to indicate whether or not the</w:t>
              </w:r>
            </w:ins>
          </w:p>
          <w:p w14:paraId="42998AE1" w14:textId="77777777" w:rsidR="00E02224" w:rsidRDefault="00E02224" w:rsidP="00E02224">
            <w:pPr>
              <w:pStyle w:val="XML1"/>
              <w:rPr>
                <w:ins w:id="8700" w:author="Thomas Dietz" w:date="2012-08-13T14:14:00Z"/>
              </w:rPr>
            </w:pPr>
            <w:ins w:id="8701" w:author="Thomas Dietz" w:date="2012-08-13T14:14:00Z">
              <w:r>
                <w:t xml:space="preserve">            outer UDP checksum should be set</w:t>
              </w:r>
            </w:ins>
          </w:p>
          <w:p w14:paraId="1771A45F" w14:textId="77777777" w:rsidR="00E02224" w:rsidRDefault="00E02224" w:rsidP="00E02224">
            <w:pPr>
              <w:pStyle w:val="XML1"/>
              <w:rPr>
                <w:ins w:id="8702" w:author="Thomas Dietz" w:date="2012-08-13T14:14:00Z"/>
              </w:rPr>
            </w:pPr>
            <w:ins w:id="8703" w:author="Thomas Dietz" w:date="2012-08-13T14:14:00Z">
              <w:r>
                <w:t xml:space="preserve">          &lt;/xs:documentation&gt;</w:t>
              </w:r>
            </w:ins>
          </w:p>
          <w:p w14:paraId="7DBB80B0" w14:textId="77777777" w:rsidR="00E02224" w:rsidRDefault="00E02224" w:rsidP="00E02224">
            <w:pPr>
              <w:pStyle w:val="XML1"/>
              <w:rPr>
                <w:ins w:id="8704" w:author="Thomas Dietz" w:date="2012-08-13T14:14:00Z"/>
              </w:rPr>
            </w:pPr>
            <w:ins w:id="8705" w:author="Thomas Dietz" w:date="2012-08-13T14:14:00Z">
              <w:r>
                <w:t xml:space="preserve">        &lt;/xs:annotation&gt;</w:t>
              </w:r>
            </w:ins>
          </w:p>
          <w:p w14:paraId="1D44D846" w14:textId="77777777" w:rsidR="00E02224" w:rsidRDefault="00E02224" w:rsidP="00E02224">
            <w:pPr>
              <w:pStyle w:val="XML1"/>
              <w:rPr>
                <w:ins w:id="8706" w:author="Thomas Dietz" w:date="2012-08-13T14:14:00Z"/>
              </w:rPr>
            </w:pPr>
            <w:ins w:id="8707" w:author="Thomas Dietz" w:date="2012-08-13T14:14:00Z">
              <w:r>
                <w:t xml:space="preserve">      &lt;/xs:element&gt;</w:t>
              </w:r>
            </w:ins>
          </w:p>
          <w:p w14:paraId="7529C454" w14:textId="77777777" w:rsidR="00E02224" w:rsidRDefault="00E02224" w:rsidP="00E02224">
            <w:pPr>
              <w:pStyle w:val="XML1"/>
              <w:rPr>
                <w:ins w:id="8708" w:author="Thomas Dietz" w:date="2012-08-13T14:14:00Z"/>
              </w:rPr>
            </w:pPr>
            <w:ins w:id="8709" w:author="Thomas Dietz" w:date="2012-08-13T14:14:00Z">
              <w:r>
                <w:t xml:space="preserve">    &lt;/xs:sequence&gt;</w:t>
              </w:r>
            </w:ins>
          </w:p>
          <w:p w14:paraId="609684CE" w14:textId="5E5DAE9E" w:rsidR="00E02224" w:rsidRDefault="00E02224" w:rsidP="00E02224">
            <w:pPr>
              <w:pStyle w:val="XML1"/>
              <w:rPr>
                <w:ins w:id="8710" w:author="Thomas Dietz" w:date="2012-08-13T14:14:00Z"/>
              </w:rPr>
            </w:pPr>
            <w:ins w:id="8711" w:author="Thomas Dietz" w:date="2012-08-13T14:14:00Z">
              <w:r>
                <w:t xml:space="preserve">  &lt;/xs:group&gt;</w:t>
              </w:r>
            </w:ins>
          </w:p>
          <w:p w14:paraId="4B00D703" w14:textId="77777777" w:rsidR="00E02224" w:rsidRDefault="00E02224" w:rsidP="00E02224">
            <w:pPr>
              <w:pStyle w:val="XML1"/>
              <w:rPr>
                <w:ins w:id="8712" w:author="Thomas Dietz" w:date="2012-08-13T14:10:00Z"/>
              </w:rPr>
            </w:pPr>
          </w:p>
          <w:p w14:paraId="71DC3D37" w14:textId="77777777" w:rsidR="00E02224" w:rsidRDefault="00E02224" w:rsidP="00E02224">
            <w:pPr>
              <w:pStyle w:val="XML1"/>
              <w:rPr>
                <w:ins w:id="8713" w:author="Thomas Dietz" w:date="2012-08-13T14:10:00Z"/>
              </w:rPr>
            </w:pPr>
            <w:ins w:id="8714" w:author="Thomas Dietz" w:date="2012-08-13T14:10:00Z">
              <w:r>
                <w:t xml:space="preserve">  &lt;xs:group name="OFPortNVGRETunnelType"&gt;</w:t>
              </w:r>
            </w:ins>
          </w:p>
          <w:p w14:paraId="2925543A" w14:textId="77777777" w:rsidR="00E02224" w:rsidRDefault="00E02224" w:rsidP="00E02224">
            <w:pPr>
              <w:pStyle w:val="XML1"/>
              <w:rPr>
                <w:ins w:id="8715" w:author="Thomas Dietz" w:date="2012-08-13T14:10:00Z"/>
              </w:rPr>
            </w:pPr>
            <w:ins w:id="8716" w:author="Thomas Dietz" w:date="2012-08-13T14:10:00Z">
              <w:r>
                <w:t xml:space="preserve">    &lt;xs:annotation&gt;</w:t>
              </w:r>
            </w:ins>
          </w:p>
          <w:p w14:paraId="181D0878" w14:textId="77777777" w:rsidR="00E02224" w:rsidRDefault="00E02224" w:rsidP="00E02224">
            <w:pPr>
              <w:pStyle w:val="XML1"/>
              <w:rPr>
                <w:ins w:id="8717" w:author="Thomas Dietz" w:date="2012-08-13T14:10:00Z"/>
              </w:rPr>
            </w:pPr>
            <w:ins w:id="8718" w:author="Thomas Dietz" w:date="2012-08-13T14:10:00Z">
              <w:r>
                <w:t xml:space="preserve">      &lt;xs:documentation&gt;</w:t>
              </w:r>
            </w:ins>
          </w:p>
          <w:p w14:paraId="2CDA9D71" w14:textId="77777777" w:rsidR="00E02224" w:rsidRDefault="00E02224" w:rsidP="00E02224">
            <w:pPr>
              <w:pStyle w:val="XML1"/>
              <w:rPr>
                <w:ins w:id="8719" w:author="Thomas Dietz" w:date="2012-08-13T14:10:00Z"/>
              </w:rPr>
            </w:pPr>
            <w:ins w:id="8720" w:author="Thomas Dietz" w:date="2012-08-13T14:10:00Z">
              <w:r>
                <w:t xml:space="preserve">        Properties of a NVGRE tunnel.</w:t>
              </w:r>
            </w:ins>
          </w:p>
          <w:p w14:paraId="59D6B438" w14:textId="77777777" w:rsidR="00E02224" w:rsidRDefault="00E02224" w:rsidP="00E02224">
            <w:pPr>
              <w:pStyle w:val="XML1"/>
              <w:rPr>
                <w:ins w:id="8721" w:author="Thomas Dietz" w:date="2012-08-13T14:10:00Z"/>
              </w:rPr>
            </w:pPr>
            <w:ins w:id="8722" w:author="Thomas Dietz" w:date="2012-08-13T14:10:00Z">
              <w:r>
                <w:t xml:space="preserve">      &lt;/xs:documentation&gt;</w:t>
              </w:r>
            </w:ins>
          </w:p>
          <w:p w14:paraId="1CCC9CB7" w14:textId="77777777" w:rsidR="00E02224" w:rsidRDefault="00E02224" w:rsidP="00E02224">
            <w:pPr>
              <w:pStyle w:val="XML1"/>
              <w:rPr>
                <w:ins w:id="8723" w:author="Thomas Dietz" w:date="2012-08-13T14:10:00Z"/>
              </w:rPr>
            </w:pPr>
            <w:ins w:id="8724" w:author="Thomas Dietz" w:date="2012-08-13T14:10:00Z">
              <w:r>
                <w:t xml:space="preserve">    &lt;/xs:annotation&gt;</w:t>
              </w:r>
            </w:ins>
          </w:p>
          <w:p w14:paraId="70A4E02F" w14:textId="77777777" w:rsidR="00E02224" w:rsidRDefault="00E02224" w:rsidP="00E02224">
            <w:pPr>
              <w:pStyle w:val="XML1"/>
              <w:rPr>
                <w:ins w:id="8725" w:author="Thomas Dietz" w:date="2012-08-13T14:10:00Z"/>
              </w:rPr>
            </w:pPr>
          </w:p>
          <w:p w14:paraId="003964C3" w14:textId="77777777" w:rsidR="00E02224" w:rsidRDefault="00E02224" w:rsidP="00E02224">
            <w:pPr>
              <w:pStyle w:val="XML1"/>
              <w:rPr>
                <w:ins w:id="8726" w:author="Thomas Dietz" w:date="2012-08-13T14:10:00Z"/>
              </w:rPr>
            </w:pPr>
            <w:ins w:id="8727" w:author="Thomas Dietz" w:date="2012-08-13T14:10:00Z">
              <w:r>
                <w:t xml:space="preserve">    &lt;xs:sequence&gt;</w:t>
              </w:r>
            </w:ins>
          </w:p>
          <w:p w14:paraId="34DB3FB8" w14:textId="77777777" w:rsidR="00E02224" w:rsidRDefault="00E02224" w:rsidP="00E02224">
            <w:pPr>
              <w:pStyle w:val="XML1"/>
              <w:rPr>
                <w:ins w:id="8728" w:author="Thomas Dietz" w:date="2012-08-13T14:10:00Z"/>
              </w:rPr>
            </w:pPr>
            <w:ins w:id="8729" w:author="Thomas Dietz" w:date="2012-08-13T14:10:00Z">
              <w:r>
                <w:t xml:space="preserve">      &lt;xs:group ref="OFPortBaseTunnelType"/&gt;</w:t>
              </w:r>
            </w:ins>
          </w:p>
          <w:p w14:paraId="5A283622" w14:textId="77777777" w:rsidR="00E02224" w:rsidRDefault="00E02224" w:rsidP="00E02224">
            <w:pPr>
              <w:pStyle w:val="XML1"/>
              <w:rPr>
                <w:ins w:id="8730" w:author="Thomas Dietz" w:date="2012-08-13T14:10:00Z"/>
              </w:rPr>
            </w:pPr>
            <w:ins w:id="8731" w:author="Thomas Dietz" w:date="2012-08-13T14:10:00Z">
              <w:r>
                <w:t xml:space="preserve">      &lt;xs:element name="tni"  type="xs:unsignedInt"&gt;</w:t>
              </w:r>
            </w:ins>
          </w:p>
          <w:p w14:paraId="53B198BB" w14:textId="77777777" w:rsidR="00E02224" w:rsidRDefault="00E02224" w:rsidP="00E02224">
            <w:pPr>
              <w:pStyle w:val="XML1"/>
              <w:rPr>
                <w:ins w:id="8732" w:author="Thomas Dietz" w:date="2012-08-13T14:10:00Z"/>
              </w:rPr>
            </w:pPr>
            <w:ins w:id="8733" w:author="Thomas Dietz" w:date="2012-08-13T14:10:00Z">
              <w:r>
                <w:t xml:space="preserve">        &lt;xs:annotation&gt;</w:t>
              </w:r>
            </w:ins>
          </w:p>
          <w:p w14:paraId="5F3D2ABA" w14:textId="77777777" w:rsidR="00E02224" w:rsidRDefault="00E02224" w:rsidP="00E02224">
            <w:pPr>
              <w:pStyle w:val="XML1"/>
              <w:rPr>
                <w:ins w:id="8734" w:author="Thomas Dietz" w:date="2012-08-13T14:10:00Z"/>
              </w:rPr>
            </w:pPr>
            <w:ins w:id="8735" w:author="Thomas Dietz" w:date="2012-08-13T14:10:00Z">
              <w:r>
                <w:t xml:space="preserve">          &lt;xs:documentation&gt;</w:t>
              </w:r>
            </w:ins>
          </w:p>
          <w:p w14:paraId="489D17E2" w14:textId="77777777" w:rsidR="00E02224" w:rsidRDefault="00E02224" w:rsidP="00E02224">
            <w:pPr>
              <w:pStyle w:val="XML1"/>
              <w:rPr>
                <w:ins w:id="8736" w:author="Thomas Dietz" w:date="2012-08-13T14:10:00Z"/>
              </w:rPr>
            </w:pPr>
            <w:ins w:id="8737" w:author="Thomas Dietz" w:date="2012-08-13T14:10:00Z">
              <w:r>
                <w:t xml:space="preserve">            Specifies the tenant network identifier</w:t>
              </w:r>
            </w:ins>
          </w:p>
          <w:p w14:paraId="4DAA0BAC" w14:textId="77777777" w:rsidR="00E02224" w:rsidRDefault="00E02224" w:rsidP="00E02224">
            <w:pPr>
              <w:pStyle w:val="XML1"/>
              <w:rPr>
                <w:ins w:id="8738" w:author="Thomas Dietz" w:date="2012-08-13T14:10:00Z"/>
              </w:rPr>
            </w:pPr>
            <w:ins w:id="8739" w:author="Thomas Dietz" w:date="2012-08-13T14:10:00Z">
              <w:r>
                <w:t xml:space="preserve">            assigned to all packets sent on the tunnel</w:t>
              </w:r>
            </w:ins>
          </w:p>
          <w:p w14:paraId="0F8EA5C5" w14:textId="77777777" w:rsidR="00E02224" w:rsidRDefault="00E02224" w:rsidP="00E02224">
            <w:pPr>
              <w:pStyle w:val="XML1"/>
              <w:rPr>
                <w:ins w:id="8740" w:author="Thomas Dietz" w:date="2012-08-13T14:10:00Z"/>
              </w:rPr>
            </w:pPr>
            <w:ins w:id="8741" w:author="Thomas Dietz" w:date="2012-08-13T14:10:00Z">
              <w:r>
                <w:t xml:space="preserve">          &lt;/xs:documentation&gt;</w:t>
              </w:r>
            </w:ins>
          </w:p>
          <w:p w14:paraId="6E7A39B3" w14:textId="77777777" w:rsidR="00E02224" w:rsidRDefault="00E02224" w:rsidP="00E02224">
            <w:pPr>
              <w:pStyle w:val="XML1"/>
              <w:rPr>
                <w:ins w:id="8742" w:author="Thomas Dietz" w:date="2012-08-13T14:10:00Z"/>
              </w:rPr>
            </w:pPr>
            <w:ins w:id="8743" w:author="Thomas Dietz" w:date="2012-08-13T14:10:00Z">
              <w:r>
                <w:t xml:space="preserve">        &lt;/xs:annotation&gt;</w:t>
              </w:r>
            </w:ins>
          </w:p>
          <w:p w14:paraId="62047EA3" w14:textId="77777777" w:rsidR="00E02224" w:rsidRDefault="00E02224" w:rsidP="00E02224">
            <w:pPr>
              <w:pStyle w:val="XML1"/>
              <w:rPr>
                <w:ins w:id="8744" w:author="Thomas Dietz" w:date="2012-08-13T14:10:00Z"/>
              </w:rPr>
            </w:pPr>
            <w:ins w:id="8745" w:author="Thomas Dietz" w:date="2012-08-13T14:10:00Z">
              <w:r>
                <w:t xml:space="preserve">      &lt;/xs:element&gt;</w:t>
              </w:r>
            </w:ins>
          </w:p>
          <w:p w14:paraId="617B21BB" w14:textId="77777777" w:rsidR="00E02224" w:rsidRDefault="00E02224" w:rsidP="00E02224">
            <w:pPr>
              <w:pStyle w:val="XML1"/>
              <w:rPr>
                <w:ins w:id="8746" w:author="Thomas Dietz" w:date="2012-08-13T14:10:00Z"/>
              </w:rPr>
            </w:pPr>
            <w:ins w:id="8747" w:author="Thomas Dietz" w:date="2012-08-13T14:10:00Z">
              <w:r>
                <w:t xml:space="preserve">      &lt;xs:element name="tni-resv"  type="xs:unsignedInt"&gt;</w:t>
              </w:r>
            </w:ins>
          </w:p>
          <w:p w14:paraId="4BCA0010" w14:textId="77777777" w:rsidR="00E02224" w:rsidRDefault="00E02224" w:rsidP="00E02224">
            <w:pPr>
              <w:pStyle w:val="XML1"/>
              <w:rPr>
                <w:ins w:id="8748" w:author="Thomas Dietz" w:date="2012-08-13T14:10:00Z"/>
              </w:rPr>
            </w:pPr>
            <w:ins w:id="8749" w:author="Thomas Dietz" w:date="2012-08-13T14:10:00Z">
              <w:r>
                <w:t xml:space="preserve">        &lt;xs:annotation&gt;</w:t>
              </w:r>
            </w:ins>
          </w:p>
          <w:p w14:paraId="1F714CB1" w14:textId="77777777" w:rsidR="00E02224" w:rsidRDefault="00E02224" w:rsidP="00E02224">
            <w:pPr>
              <w:pStyle w:val="XML1"/>
              <w:rPr>
                <w:ins w:id="8750" w:author="Thomas Dietz" w:date="2012-08-13T14:10:00Z"/>
              </w:rPr>
            </w:pPr>
            <w:ins w:id="8751" w:author="Thomas Dietz" w:date="2012-08-13T14:10:00Z">
              <w:r>
                <w:t xml:space="preserve">          &lt;xs:documentation&gt;</w:t>
              </w:r>
            </w:ins>
          </w:p>
          <w:p w14:paraId="5897E4D6" w14:textId="77777777" w:rsidR="00E02224" w:rsidRDefault="00E02224" w:rsidP="00E02224">
            <w:pPr>
              <w:pStyle w:val="XML1"/>
              <w:rPr>
                <w:ins w:id="8752" w:author="Thomas Dietz" w:date="2012-08-13T14:10:00Z"/>
              </w:rPr>
            </w:pPr>
            <w:ins w:id="8753" w:author="Thomas Dietz" w:date="2012-08-13T14:10:00Z">
              <w:r>
                <w:t xml:space="preserve">            Used to set the reserved user-defined bits of</w:t>
              </w:r>
            </w:ins>
          </w:p>
          <w:p w14:paraId="5632CAF8" w14:textId="77777777" w:rsidR="00E02224" w:rsidRDefault="00E02224" w:rsidP="00E02224">
            <w:pPr>
              <w:pStyle w:val="XML1"/>
              <w:rPr>
                <w:ins w:id="8754" w:author="Thomas Dietz" w:date="2012-08-13T14:10:00Z"/>
              </w:rPr>
            </w:pPr>
            <w:ins w:id="8755" w:author="Thomas Dietz" w:date="2012-08-13T14:10:00Z">
              <w:r>
                <w:t xml:space="preserve">            the GRE key field</w:t>
              </w:r>
            </w:ins>
          </w:p>
          <w:p w14:paraId="75A17524" w14:textId="77777777" w:rsidR="00E02224" w:rsidRDefault="00E02224" w:rsidP="00E02224">
            <w:pPr>
              <w:pStyle w:val="XML1"/>
              <w:rPr>
                <w:ins w:id="8756" w:author="Thomas Dietz" w:date="2012-08-13T14:10:00Z"/>
              </w:rPr>
            </w:pPr>
            <w:ins w:id="8757" w:author="Thomas Dietz" w:date="2012-08-13T14:10:00Z">
              <w:r>
                <w:lastRenderedPageBreak/>
                <w:t xml:space="preserve">          &lt;/xs:documentation&gt;</w:t>
              </w:r>
            </w:ins>
          </w:p>
          <w:p w14:paraId="4E17D93E" w14:textId="77777777" w:rsidR="00E02224" w:rsidRDefault="00E02224" w:rsidP="00E02224">
            <w:pPr>
              <w:pStyle w:val="XML1"/>
              <w:rPr>
                <w:ins w:id="8758" w:author="Thomas Dietz" w:date="2012-08-13T14:10:00Z"/>
              </w:rPr>
            </w:pPr>
            <w:ins w:id="8759" w:author="Thomas Dietz" w:date="2012-08-13T14:10:00Z">
              <w:r>
                <w:t xml:space="preserve">        &lt;/xs:annotation&gt;</w:t>
              </w:r>
            </w:ins>
          </w:p>
          <w:p w14:paraId="03F60069" w14:textId="77777777" w:rsidR="00E02224" w:rsidRDefault="00E02224" w:rsidP="00E02224">
            <w:pPr>
              <w:pStyle w:val="XML1"/>
              <w:rPr>
                <w:ins w:id="8760" w:author="Thomas Dietz" w:date="2012-08-13T14:10:00Z"/>
              </w:rPr>
            </w:pPr>
            <w:ins w:id="8761" w:author="Thomas Dietz" w:date="2012-08-13T14:10:00Z">
              <w:r>
                <w:t xml:space="preserve">      &lt;/xs:element&gt;</w:t>
              </w:r>
            </w:ins>
          </w:p>
          <w:p w14:paraId="0F7A6A4E" w14:textId="77777777" w:rsidR="00E02224" w:rsidRDefault="00E02224" w:rsidP="00E02224">
            <w:pPr>
              <w:pStyle w:val="XML1"/>
              <w:rPr>
                <w:ins w:id="8762" w:author="Thomas Dietz" w:date="2012-08-13T14:10:00Z"/>
              </w:rPr>
            </w:pPr>
            <w:ins w:id="8763" w:author="Thomas Dietz" w:date="2012-08-13T14:10:00Z">
              <w:r>
                <w:t xml:space="preserve">      &lt;xs:element name="tni-multicast-group"  type="inet:ip-address"&gt;</w:t>
              </w:r>
            </w:ins>
          </w:p>
          <w:p w14:paraId="664CE19D" w14:textId="77777777" w:rsidR="00E02224" w:rsidRDefault="00E02224" w:rsidP="00E02224">
            <w:pPr>
              <w:pStyle w:val="XML1"/>
              <w:rPr>
                <w:ins w:id="8764" w:author="Thomas Dietz" w:date="2012-08-13T14:10:00Z"/>
              </w:rPr>
            </w:pPr>
            <w:ins w:id="8765" w:author="Thomas Dietz" w:date="2012-08-13T14:10:00Z">
              <w:r>
                <w:t xml:space="preserve">        &lt;xs:annotation&gt;</w:t>
              </w:r>
            </w:ins>
          </w:p>
          <w:p w14:paraId="2E78357A" w14:textId="77777777" w:rsidR="00E02224" w:rsidRDefault="00E02224" w:rsidP="00E02224">
            <w:pPr>
              <w:pStyle w:val="XML1"/>
              <w:rPr>
                <w:ins w:id="8766" w:author="Thomas Dietz" w:date="2012-08-13T14:10:00Z"/>
              </w:rPr>
            </w:pPr>
            <w:ins w:id="8767" w:author="Thomas Dietz" w:date="2012-08-13T14:10:00Z">
              <w:r>
                <w:t xml:space="preserve">          &lt;xs:documentation&gt;</w:t>
              </w:r>
            </w:ins>
          </w:p>
          <w:p w14:paraId="54A8634F" w14:textId="77777777" w:rsidR="00E02224" w:rsidRDefault="00E02224" w:rsidP="00E02224">
            <w:pPr>
              <w:pStyle w:val="XML1"/>
              <w:rPr>
                <w:ins w:id="8768" w:author="Thomas Dietz" w:date="2012-08-13T14:10:00Z"/>
              </w:rPr>
            </w:pPr>
            <w:ins w:id="8769" w:author="Thomas Dietz" w:date="2012-08-13T14:10:00Z">
              <w:r>
                <w:t xml:space="preserve">            If IP multicast is used to support broadcast</w:t>
              </w:r>
            </w:ins>
          </w:p>
          <w:p w14:paraId="5AF6AD4E" w14:textId="77777777" w:rsidR="00E02224" w:rsidRDefault="00E02224" w:rsidP="00E02224">
            <w:pPr>
              <w:pStyle w:val="XML1"/>
              <w:rPr>
                <w:ins w:id="8770" w:author="Thomas Dietz" w:date="2012-08-13T14:10:00Z"/>
              </w:rPr>
            </w:pPr>
            <w:ins w:id="8771" w:author="Thomas Dietz" w:date="2012-08-13T14:10:00Z">
              <w:r>
                <w:t xml:space="preserve">            on the tunnel this element specifies the corresponding </w:t>
              </w:r>
            </w:ins>
          </w:p>
          <w:p w14:paraId="446380D9" w14:textId="77777777" w:rsidR="00E02224" w:rsidRDefault="00E02224" w:rsidP="00E02224">
            <w:pPr>
              <w:pStyle w:val="XML1"/>
              <w:rPr>
                <w:ins w:id="8772" w:author="Thomas Dietz" w:date="2012-08-13T14:10:00Z"/>
              </w:rPr>
            </w:pPr>
            <w:ins w:id="8773" w:author="Thomas Dietz" w:date="2012-08-13T14:10:00Z">
              <w:r>
                <w:t xml:space="preserve">            multicast IP address</w:t>
              </w:r>
            </w:ins>
          </w:p>
          <w:p w14:paraId="3852D3CF" w14:textId="77777777" w:rsidR="00E02224" w:rsidRDefault="00E02224" w:rsidP="00E02224">
            <w:pPr>
              <w:pStyle w:val="XML1"/>
              <w:rPr>
                <w:ins w:id="8774" w:author="Thomas Dietz" w:date="2012-08-13T14:10:00Z"/>
              </w:rPr>
            </w:pPr>
            <w:ins w:id="8775" w:author="Thomas Dietz" w:date="2012-08-13T14:10:00Z">
              <w:r>
                <w:t xml:space="preserve">          &lt;/xs:documentation&gt;</w:t>
              </w:r>
            </w:ins>
          </w:p>
          <w:p w14:paraId="5C9470E8" w14:textId="77777777" w:rsidR="00E02224" w:rsidRDefault="00E02224" w:rsidP="00E02224">
            <w:pPr>
              <w:pStyle w:val="XML1"/>
              <w:rPr>
                <w:ins w:id="8776" w:author="Thomas Dietz" w:date="2012-08-13T14:10:00Z"/>
              </w:rPr>
            </w:pPr>
            <w:ins w:id="8777" w:author="Thomas Dietz" w:date="2012-08-13T14:10:00Z">
              <w:r>
                <w:t xml:space="preserve">        &lt;/xs:annotation&gt;</w:t>
              </w:r>
            </w:ins>
          </w:p>
          <w:p w14:paraId="45BC63C6" w14:textId="77777777" w:rsidR="00E02224" w:rsidRDefault="00E02224" w:rsidP="00E02224">
            <w:pPr>
              <w:pStyle w:val="XML1"/>
              <w:rPr>
                <w:ins w:id="8778" w:author="Thomas Dietz" w:date="2012-08-13T14:10:00Z"/>
              </w:rPr>
            </w:pPr>
            <w:ins w:id="8779" w:author="Thomas Dietz" w:date="2012-08-13T14:10:00Z">
              <w:r>
                <w:t xml:space="preserve">      &lt;/xs:element&gt;</w:t>
              </w:r>
            </w:ins>
          </w:p>
          <w:p w14:paraId="674C878E" w14:textId="77777777" w:rsidR="00E02224" w:rsidRDefault="00E02224" w:rsidP="00E02224">
            <w:pPr>
              <w:pStyle w:val="XML1"/>
              <w:rPr>
                <w:ins w:id="8780" w:author="Thomas Dietz" w:date="2012-08-13T14:10:00Z"/>
              </w:rPr>
            </w:pPr>
            <w:ins w:id="8781" w:author="Thomas Dietz" w:date="2012-08-13T14:10:00Z">
              <w:r>
                <w:t xml:space="preserve">    &lt;/xs:sequence&gt;</w:t>
              </w:r>
            </w:ins>
          </w:p>
          <w:p w14:paraId="7DF9509D" w14:textId="77777777" w:rsidR="00E02224" w:rsidRDefault="00E02224" w:rsidP="00E02224">
            <w:pPr>
              <w:pStyle w:val="XML1"/>
              <w:rPr>
                <w:ins w:id="8782" w:author="Thomas Dietz" w:date="2012-08-13T14:10:00Z"/>
              </w:rPr>
            </w:pPr>
            <w:ins w:id="8783" w:author="Thomas Dietz" w:date="2012-08-13T14:10:00Z">
              <w:r>
                <w:t xml:space="preserve">  &lt;/xs:group&gt;</w:t>
              </w:r>
            </w:ins>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8784" w:name="_Toc315954015"/>
      <w:bookmarkStart w:id="8785" w:name="_Toc316542525"/>
      <w:bookmarkStart w:id="8786" w:name="_Toc320556717"/>
      <w:r w:rsidRPr="00DB42FD">
        <w:t>XML Example</w:t>
      </w:r>
      <w:bookmarkEnd w:id="8784"/>
      <w:bookmarkEnd w:id="8785"/>
      <w:bookmarkEnd w:id="8786"/>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lastRenderedPageBreak/>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8787" w:author="Thomas Dietz" w:date="2012-08-08T14:23:00Z">
                  <w:rPr/>
                </w:rPrChange>
              </w:rPr>
            </w:pPr>
            <w:r w:rsidRPr="004238F6">
              <w:rPr>
                <w:lang w:val="de-DE"/>
                <w:rPrChange w:id="8788" w:author="Thomas Dietz" w:date="2012-08-08T14:23:00Z">
                  <w:rPr/>
                </w:rPrChange>
              </w:rPr>
              <w:t>&lt;tni-resv&gt;173&lt;/tni-resv&gt;</w:t>
            </w:r>
          </w:p>
          <w:p w14:paraId="6A82F112" w14:textId="77777777" w:rsidR="007344A3" w:rsidRPr="004238F6" w:rsidRDefault="007344A3" w:rsidP="007344A3">
            <w:pPr>
              <w:pStyle w:val="XML2"/>
              <w:rPr>
                <w:lang w:val="de-DE"/>
                <w:rPrChange w:id="8789" w:author="Thomas Dietz" w:date="2012-08-08T14:23:00Z">
                  <w:rPr/>
                </w:rPrChange>
              </w:rPr>
            </w:pPr>
            <w:r w:rsidRPr="004238F6">
              <w:rPr>
                <w:lang w:val="de-DE"/>
                <w:rPrChange w:id="8790" w:author="Thomas Dietz" w:date="2012-08-08T14:23:00Z">
                  <w:rPr/>
                </w:rPrChange>
              </w:rPr>
              <w:t>&lt;/nvgre-tunnel&gt;</w:t>
            </w:r>
          </w:p>
          <w:p w14:paraId="3149D657" w14:textId="3C673BCF" w:rsidR="007344A3" w:rsidRPr="009F1B7D" w:rsidRDefault="007344A3" w:rsidP="007344A3">
            <w:pPr>
              <w:pStyle w:val="XML1"/>
            </w:pPr>
            <w:r w:rsidRPr="009F1B7D">
              <w:lastRenderedPageBreak/>
              <w:t>&lt;/port&gt;</w:t>
            </w:r>
          </w:p>
        </w:tc>
      </w:tr>
    </w:tbl>
    <w:p w14:paraId="29039D0C" w14:textId="77777777" w:rsidR="00B7089E" w:rsidRDefault="00B7089E" w:rsidP="00B7089E">
      <w:r>
        <w:lastRenderedPageBreak/>
        <w:cr/>
      </w:r>
    </w:p>
    <w:p w14:paraId="0AACA490" w14:textId="2A2BA5E1" w:rsidR="00B7089E" w:rsidDel="00E02224" w:rsidRDefault="00B7089E" w:rsidP="00D14D27">
      <w:pPr>
        <w:pStyle w:val="Heading3"/>
        <w:rPr>
          <w:del w:id="8791" w:author="Thomas Dietz" w:date="2012-08-13T14:21:00Z"/>
        </w:rPr>
      </w:pPr>
      <w:bookmarkStart w:id="8792" w:name="_Toc320556718"/>
      <w:del w:id="8793" w:author="Thomas Dietz" w:date="2012-08-13T14:21:00Z">
        <w:r w:rsidDel="00E02224">
          <w:delText>Normative Constraints</w:delText>
        </w:r>
        <w:bookmarkEnd w:id="8792"/>
      </w:del>
    </w:p>
    <w:p w14:paraId="1C31DB91" w14:textId="0DBD0360" w:rsidR="00B7089E" w:rsidDel="00E02224" w:rsidRDefault="00B7089E" w:rsidP="00B7089E">
      <w:pPr>
        <w:rPr>
          <w:del w:id="8794" w:author="Thomas Dietz" w:date="2012-08-13T14:21:00Z"/>
        </w:rPr>
      </w:pPr>
      <w:del w:id="8795" w:author="Thomas Dietz" w:date="2012-08-13T14:21:00Z">
        <w:r w:rsidDel="00E02224">
          <w:delText xml:space="preserve">An OpenFlow Port is identified by identifier </w:delText>
        </w:r>
        <w:r w:rsidRPr="00B96BFC" w:rsidDel="00E02224">
          <w:rPr>
            <w:rStyle w:val="codeChar"/>
          </w:rPr>
          <w:delText>&lt;resource-id&gt;</w:delText>
        </w:r>
        <w:r w:rsidDel="00E02224">
          <w:delText xml:space="preserve"> within the context of the OpenFlow Capable Switch and OpenFlow Logical Switches. Element </w:delText>
        </w:r>
        <w:r w:rsidRPr="00B96BFC" w:rsidDel="00E02224">
          <w:rPr>
            <w:rStyle w:val="codeChar"/>
          </w:rPr>
          <w:delText>&lt;resource-id&gt;</w:delText>
        </w:r>
        <w:r w:rsidDel="00E02224">
          <w:delText xml:space="preserve"> is inherited from superclass OpenFlow Resource. </w:delText>
        </w:r>
      </w:del>
    </w:p>
    <w:p w14:paraId="3FC10671" w14:textId="201393A1" w:rsidR="00B7089E" w:rsidDel="00E02224" w:rsidRDefault="00B7089E" w:rsidP="00B7089E">
      <w:pPr>
        <w:rPr>
          <w:del w:id="8796" w:author="Thomas Dietz" w:date="2012-08-13T14:21:00Z"/>
        </w:rPr>
      </w:pPr>
      <w:del w:id="8797" w:author="Thomas Dietz" w:date="2012-08-13T14:21:00Z">
        <w:r w:rsidDel="00E02224">
          <w:delText xml:space="preserve">Element </w:delText>
        </w:r>
        <w:r w:rsidRPr="00B96BFC" w:rsidDel="00E02224">
          <w:rPr>
            <w:rStyle w:val="codeChar"/>
          </w:rPr>
          <w:delText>&lt;number&gt;</w:delText>
        </w:r>
        <w:r w:rsidR="00275180" w:rsidDel="00E02224">
          <w:delText xml:space="preserve"> </w:delText>
        </w:r>
        <w:r w:rsidDel="00E02224">
          <w:delText xml:space="preserve">identifies the OpenFlow Port to OpenFlow Controllers. If the OpenFlow Port is associated with </w:delText>
        </w:r>
        <w:r w:rsidR="00920140" w:rsidDel="00E02224">
          <w:delText>an</w:delText>
        </w:r>
        <w:r w:rsidDel="00E02224">
          <w:delText xml:space="preserve"> OpenFlow Logical Switch, </w:delText>
        </w:r>
        <w:r w:rsidRPr="00B96BFC" w:rsidDel="00E02224">
          <w:rPr>
            <w:rStyle w:val="codeChar"/>
          </w:rPr>
          <w:delText>&lt;number&gt;</w:delText>
        </w:r>
        <w:r w:rsidDel="00E02224">
          <w:delText xml:space="preserve"> MUST be unique within the context of the OpenFlow Logical Switch.</w:delText>
        </w:r>
      </w:del>
    </w:p>
    <w:p w14:paraId="6B2102CD" w14:textId="4A08C627" w:rsidR="00B7089E" w:rsidDel="00E02224" w:rsidRDefault="00B7089E" w:rsidP="00B7089E">
      <w:pPr>
        <w:rPr>
          <w:del w:id="8798" w:author="Thomas Dietz" w:date="2012-08-13T14:21:00Z"/>
        </w:rPr>
      </w:pPr>
      <w:del w:id="8799" w:author="Thomas Dietz" w:date="2012-08-13T14:21:00Z">
        <w:r w:rsidDel="00E02224">
          <w:delText xml:space="preserve">Element </w:delText>
        </w:r>
        <w:r w:rsidRPr="00B96BFC" w:rsidDel="00E02224">
          <w:rPr>
            <w:rStyle w:val="codeChar"/>
          </w:rPr>
          <w:delText>&lt;name&gt;</w:delText>
        </w:r>
        <w:r w:rsidDel="00E02224">
          <w:delText xml:space="preserve"> assists OpenFlow Controllers in identifying OpenFlow Ports. </w:delText>
        </w:r>
        <w:r w:rsidRPr="00B96BFC" w:rsidDel="00E02224">
          <w:rPr>
            <w:rStyle w:val="codeChar"/>
          </w:rPr>
          <w:delText>&lt;name&gt;</w:delText>
        </w:r>
        <w:r w:rsidDel="00E02224">
          <w:delText xml:space="preserve"> MAY be defined. If the OpenFlow Port is associated with an OpenFlow Logical switch and </w:delText>
        </w:r>
        <w:r w:rsidRPr="00B96BFC" w:rsidDel="00E02224">
          <w:rPr>
            <w:rStyle w:val="codeChar"/>
          </w:rPr>
          <w:delText>&lt;name&gt;</w:delText>
        </w:r>
        <w:r w:rsidDel="00E02224">
          <w:delText xml:space="preserve"> is defined, </w:delText>
        </w:r>
        <w:r w:rsidRPr="00B96BFC" w:rsidDel="00E02224">
          <w:rPr>
            <w:rStyle w:val="codeChar"/>
          </w:rPr>
          <w:delText>&lt;name&gt;</w:delText>
        </w:r>
        <w:r w:rsidR="00275180" w:rsidDel="00E02224">
          <w:delText xml:space="preserve"> </w:delText>
        </w:r>
        <w:r w:rsidDel="00E02224">
          <w:delText>MUST be unique within the context of the OpenFlow Logical Switch.</w:delText>
        </w:r>
      </w:del>
    </w:p>
    <w:p w14:paraId="6C7565EF" w14:textId="715C411F" w:rsidR="00B7089E" w:rsidDel="00E02224" w:rsidRDefault="00B7089E" w:rsidP="00B7089E">
      <w:pPr>
        <w:rPr>
          <w:del w:id="8800" w:author="Thomas Dietz" w:date="2012-08-13T14:21:00Z"/>
        </w:rPr>
      </w:pPr>
      <w:del w:id="8801" w:author="Thomas Dietz" w:date="2012-08-13T14:21:00Z">
        <w:r w:rsidDel="00E02224">
          <w:delText xml:space="preserve">Elements </w:delText>
        </w:r>
        <w:r w:rsidRPr="00B96BFC" w:rsidDel="00E02224">
          <w:rPr>
            <w:rStyle w:val="codeChar"/>
          </w:rPr>
          <w:delText>&lt;current-rate&gt;</w:delText>
        </w:r>
        <w:r w:rsidDel="00E02224">
          <w:delText xml:space="preserve"> and </w:delText>
        </w:r>
        <w:r w:rsidRPr="00B96BFC" w:rsidDel="00E02224">
          <w:rPr>
            <w:rStyle w:val="codeChar"/>
          </w:rPr>
          <w:delText>&lt;max-rate&gt;</w:delText>
        </w:r>
        <w:r w:rsidDel="00E02224">
          <w:delText xml:space="preserve"> indicate the current and maximum bit rate of the port. Both values are to be provided in units of kilobit per second (kbps). Those elements are only valid if the element </w:delText>
        </w:r>
        <w:r w:rsidRPr="00B96BFC" w:rsidDel="00E02224">
          <w:rPr>
            <w:rStyle w:val="codeChar"/>
          </w:rPr>
          <w:delText>&lt;rate&gt;</w:delText>
        </w:r>
        <w:r w:rsidDel="00E02224">
          <w:delText xml:space="preserve"> in the current Port Features has a value of </w:delText>
        </w:r>
        <w:r w:rsidR="00884102" w:rsidDel="00E02224">
          <w:delText>“</w:delText>
        </w:r>
        <w:r w:rsidDel="00E02224">
          <w:delText>other</w:delText>
        </w:r>
        <w:r w:rsidR="00884102" w:rsidDel="00E02224">
          <w:delText>”</w:delText>
        </w:r>
        <w:r w:rsidDel="00E02224">
          <w:delText>.</w:delText>
        </w:r>
      </w:del>
    </w:p>
    <w:p w14:paraId="1CA58707" w14:textId="7B3B4874" w:rsidR="009D00AF" w:rsidDel="00E02224" w:rsidRDefault="009D00AF" w:rsidP="005E2DCB">
      <w:pPr>
        <w:pStyle w:val="Heading4"/>
        <w:rPr>
          <w:del w:id="8802" w:author="Thomas Dietz" w:date="2012-08-13T14:21:00Z"/>
        </w:rPr>
      </w:pPr>
      <w:del w:id="8803" w:author="Thomas Dietz" w:date="2012-08-13T14:21:00Z">
        <w:r w:rsidDel="00E02224">
          <w:delText>Port Configuration</w:delText>
        </w:r>
      </w:del>
    </w:p>
    <w:p w14:paraId="6ED47E94" w14:textId="49A97A77" w:rsidR="00B7089E" w:rsidDel="00E02224" w:rsidRDefault="00B7089E" w:rsidP="00B7089E">
      <w:pPr>
        <w:rPr>
          <w:del w:id="8804" w:author="Thomas Dietz" w:date="2012-08-13T14:21:00Z"/>
        </w:rPr>
      </w:pPr>
      <w:del w:id="8805" w:author="Thomas Dietz" w:date="2012-08-13T14:21:00Z">
        <w:r w:rsidDel="00E02224">
          <w:delText xml:space="preserve">Element </w:delText>
        </w:r>
        <w:r w:rsidRPr="00B96BFC" w:rsidDel="00E02224">
          <w:rPr>
            <w:rStyle w:val="codeChar"/>
          </w:rPr>
          <w:delText>&lt;configuration&gt;</w:delText>
        </w:r>
        <w:r w:rsidR="00275180" w:rsidDel="00E02224">
          <w:delText xml:space="preserve"> </w:delText>
        </w:r>
        <w:r w:rsidDel="00E02224">
          <w:delText>represents the expected behavior of the port based on explicit configuration.</w:delText>
        </w:r>
      </w:del>
    </w:p>
    <w:p w14:paraId="6908DE3D" w14:textId="31BCC4AD" w:rsidR="00B7089E" w:rsidDel="00E02224" w:rsidRDefault="00B7089E" w:rsidP="00B7089E">
      <w:pPr>
        <w:rPr>
          <w:del w:id="8806" w:author="Thomas Dietz" w:date="2012-08-13T14:21:00Z"/>
        </w:rPr>
      </w:pPr>
      <w:del w:id="8807" w:author="Thomas Dietz" w:date="2012-08-13T14:21:00Z">
        <w:r w:rsidDel="00E02224">
          <w:delText xml:space="preserve">Element </w:delText>
        </w:r>
        <w:r w:rsidRPr="00B96BFC" w:rsidDel="00E02224">
          <w:rPr>
            <w:rStyle w:val="codeChar"/>
          </w:rPr>
          <w:delText>&lt;configuration&gt;</w:delText>
        </w:r>
        <w:r w:rsidDel="00E02224">
          <w:delText xml:space="preserve"> contains four further elements: </w:delText>
        </w:r>
        <w:r w:rsidRPr="00B96BFC" w:rsidDel="00E02224">
          <w:rPr>
            <w:rStyle w:val="codeChar"/>
          </w:rPr>
          <w:delText>&lt;admin-state&gt;</w:delText>
        </w:r>
        <w:r w:rsidRPr="00E751F5" w:rsidDel="00E02224">
          <w:delText xml:space="preserve">, </w:delText>
        </w:r>
        <w:r w:rsidRPr="00B96BFC" w:rsidDel="00E02224">
          <w:rPr>
            <w:rStyle w:val="codeChar"/>
          </w:rPr>
          <w:delText>&lt;no-receive&gt;</w:delText>
        </w:r>
        <w:r w:rsidRPr="00E751F5" w:rsidDel="00E02224">
          <w:delText xml:space="preserve">, </w:delText>
        </w:r>
        <w:r w:rsidRPr="00B96BFC" w:rsidDel="00E02224">
          <w:rPr>
            <w:rStyle w:val="codeChar"/>
          </w:rPr>
          <w:delText>&lt;no-forward&gt;</w:delText>
        </w:r>
        <w:r w:rsidRPr="00E751F5" w:rsidDel="00E02224">
          <w:delText xml:space="preserve">, </w:delText>
        </w:r>
        <w:r w:rsidRPr="00B96BFC" w:rsidDel="00E02224">
          <w:rPr>
            <w:rStyle w:val="codeChar"/>
          </w:rPr>
          <w:delText>&lt;no-packet-in&gt;</w:delText>
        </w:r>
        <w:r w:rsidRPr="00E751F5" w:rsidDel="00E02224">
          <w:delText>.</w:delText>
        </w:r>
      </w:del>
    </w:p>
    <w:p w14:paraId="1442A859" w14:textId="06F50574" w:rsidR="00B7089E" w:rsidDel="00E02224" w:rsidRDefault="00B7089E" w:rsidP="00B7089E">
      <w:pPr>
        <w:rPr>
          <w:del w:id="8808" w:author="Thomas Dietz" w:date="2012-08-13T14:21:00Z"/>
        </w:rPr>
      </w:pPr>
      <w:del w:id="8809" w:author="Thomas Dietz" w:date="2012-08-13T14:21:00Z">
        <w:r w:rsidDel="00E02224">
          <w:delText xml:space="preserve">Element </w:delText>
        </w:r>
        <w:r w:rsidRPr="00421113" w:rsidDel="00E02224">
          <w:rPr>
            <w:rStyle w:val="codeChar"/>
          </w:rPr>
          <w:delText>&lt;admin-state&gt;</w:delText>
        </w:r>
        <w:r w:rsidDel="00E02224">
          <w:delText xml:space="preserve"> represents the configured link state of the port and MUST be set to either up or down.</w:delText>
        </w:r>
      </w:del>
    </w:p>
    <w:p w14:paraId="5C411E2B" w14:textId="771C1C2C" w:rsidR="00B7089E" w:rsidDel="00E02224" w:rsidRDefault="00B7089E" w:rsidP="00B7089E">
      <w:pPr>
        <w:rPr>
          <w:del w:id="8810" w:author="Thomas Dietz" w:date="2012-08-13T14:21:00Z"/>
        </w:rPr>
      </w:pPr>
      <w:del w:id="8811" w:author="Thomas Dietz" w:date="2012-08-13T14:21:00Z">
        <w:r w:rsidDel="00E02224">
          <w:delText xml:space="preserve">Element </w:delText>
        </w:r>
        <w:r w:rsidRPr="00B96BFC" w:rsidDel="00E02224">
          <w:rPr>
            <w:rStyle w:val="codeChar"/>
          </w:rPr>
          <w:delText>&lt;no-receive&gt;</w:delText>
        </w:r>
        <w:r w:rsidDel="00E02224">
          <w:delText xml:space="preserve"> MUST be set to either true or false. A </w:delText>
        </w:r>
        <w:r w:rsidR="00884102" w:rsidDel="00E02224">
          <w:delText xml:space="preserve">value of “true” </w:delText>
        </w:r>
        <w:r w:rsidDel="00E02224">
          <w:delText>means the port is not receiving any traffic.</w:delText>
        </w:r>
      </w:del>
    </w:p>
    <w:p w14:paraId="492F4E88" w14:textId="0A981CD9" w:rsidR="00B7089E" w:rsidDel="00E02224" w:rsidRDefault="00B7089E" w:rsidP="00B7089E">
      <w:pPr>
        <w:rPr>
          <w:del w:id="8812" w:author="Thomas Dietz" w:date="2012-08-13T14:21:00Z"/>
        </w:rPr>
      </w:pPr>
      <w:del w:id="8813" w:author="Thomas Dietz" w:date="2012-08-13T14:21:00Z">
        <w:r w:rsidRPr="00B96BFC" w:rsidDel="00E02224">
          <w:delText xml:space="preserve">Element </w:delText>
        </w:r>
        <w:r w:rsidRPr="00B96BFC" w:rsidDel="00E02224">
          <w:rPr>
            <w:rStyle w:val="codeChar"/>
          </w:rPr>
          <w:delText>&lt;no-forward&gt;</w:delText>
        </w:r>
        <w:r w:rsidDel="00E02224">
          <w:delText xml:space="preserve">MUST be set to either true or false. A </w:delText>
        </w:r>
        <w:r w:rsidR="00884102" w:rsidDel="00E02224">
          <w:delText xml:space="preserve">value of “true” </w:delText>
        </w:r>
        <w:r w:rsidDel="00E02224">
          <w:delText>means the port is not forwarding any packets.</w:delText>
        </w:r>
      </w:del>
    </w:p>
    <w:p w14:paraId="36E49B5D" w14:textId="3FE3FEF3" w:rsidR="00B7089E" w:rsidDel="00E02224" w:rsidRDefault="00B7089E" w:rsidP="00B7089E">
      <w:pPr>
        <w:rPr>
          <w:del w:id="8814" w:author="Thomas Dietz" w:date="2012-08-13T14:21:00Z"/>
        </w:rPr>
      </w:pPr>
      <w:del w:id="8815" w:author="Thomas Dietz" w:date="2012-08-13T14:21:00Z">
        <w:r w:rsidDel="00E02224">
          <w:delText xml:space="preserve">Element </w:delText>
        </w:r>
        <w:r w:rsidRPr="00B96BFC" w:rsidDel="00E02224">
          <w:rPr>
            <w:rStyle w:val="codeChar"/>
          </w:rPr>
          <w:delText>&lt;no-packet-in&gt;</w:delText>
        </w:r>
        <w:r w:rsidDel="00E02224">
          <w:delText xml:space="preserve"> MUST be set to either true or false. A </w:delText>
        </w:r>
        <w:r w:rsidR="00884102" w:rsidDel="00E02224">
          <w:delText xml:space="preserve">value of “true” </w:delText>
        </w:r>
        <w:r w:rsidDel="00E02224">
          <w:delText>means port is not receiving any packets.</w:delText>
        </w:r>
      </w:del>
    </w:p>
    <w:p w14:paraId="7EA1BB1A" w14:textId="28B87F54" w:rsidR="009D00AF" w:rsidDel="00E02224" w:rsidRDefault="009D00AF" w:rsidP="009D00AF">
      <w:pPr>
        <w:pStyle w:val="Heading4"/>
        <w:rPr>
          <w:del w:id="8816" w:author="Thomas Dietz" w:date="2012-08-13T14:21:00Z"/>
        </w:rPr>
      </w:pPr>
      <w:del w:id="8817" w:author="Thomas Dietz" w:date="2012-08-13T14:21:00Z">
        <w:r w:rsidDel="00E02224">
          <w:delText>Port State</w:delText>
        </w:r>
      </w:del>
    </w:p>
    <w:p w14:paraId="7B28FE19" w14:textId="4BFF6600" w:rsidR="00B7089E" w:rsidDel="00E02224" w:rsidRDefault="00B7089E" w:rsidP="00B7089E">
      <w:pPr>
        <w:rPr>
          <w:del w:id="8818" w:author="Thomas Dietz" w:date="2012-08-13T14:21:00Z"/>
        </w:rPr>
      </w:pPr>
      <w:del w:id="8819" w:author="Thomas Dietz" w:date="2012-08-13T14:21:00Z">
        <w:r w:rsidDel="00E02224">
          <w:delText xml:space="preserve">Element </w:delText>
        </w:r>
        <w:r w:rsidRPr="00535714" w:rsidDel="00E02224">
          <w:rPr>
            <w:rStyle w:val="codeChar"/>
          </w:rPr>
          <w:delText>&lt;state&gt;</w:delText>
        </w:r>
        <w:r w:rsidDel="00E02224">
          <w:delText xml:space="preserve"> contains three further elements: </w:delText>
        </w:r>
        <w:r w:rsidRPr="00B96BFC" w:rsidDel="00E02224">
          <w:rPr>
            <w:rStyle w:val="codeChar"/>
          </w:rPr>
          <w:delText>&lt;oper-state&gt;</w:delText>
        </w:r>
        <w:r w:rsidRPr="00E751F5" w:rsidDel="00E02224">
          <w:delText xml:space="preserve">, </w:delText>
        </w:r>
        <w:r w:rsidRPr="00B96BFC" w:rsidDel="00E02224">
          <w:rPr>
            <w:rStyle w:val="codeChar"/>
          </w:rPr>
          <w:delText>&lt;blocked&gt;</w:delText>
        </w:r>
        <w:r w:rsidRPr="00B96BFC" w:rsidDel="00E02224">
          <w:delText>,</w:delText>
        </w:r>
        <w:r w:rsidRPr="00E751F5" w:rsidDel="00E02224">
          <w:delText xml:space="preserve"> </w:delText>
        </w:r>
        <w:r w:rsidRPr="00B96BFC" w:rsidDel="00E02224">
          <w:rPr>
            <w:rStyle w:val="codeChar"/>
          </w:rPr>
          <w:delText>&lt;live&gt;</w:delText>
        </w:r>
        <w:r w:rsidRPr="00B96BFC" w:rsidDel="00E02224">
          <w:delText>.</w:delText>
        </w:r>
        <w:r w:rsidDel="00E02224">
          <w:delText xml:space="preserve"> </w:delText>
        </w:r>
      </w:del>
    </w:p>
    <w:p w14:paraId="6EA8F193" w14:textId="79A8F2DD" w:rsidR="00B7089E" w:rsidDel="00E02224" w:rsidRDefault="00B7089E" w:rsidP="00B7089E">
      <w:pPr>
        <w:rPr>
          <w:del w:id="8820" w:author="Thomas Dietz" w:date="2012-08-13T14:21:00Z"/>
        </w:rPr>
      </w:pPr>
      <w:del w:id="8821" w:author="Thomas Dietz" w:date="2012-08-13T14:21:00Z">
        <w:r w:rsidDel="00E02224">
          <w:delText xml:space="preserve">Element </w:delText>
        </w:r>
        <w:r w:rsidRPr="00B96BFC" w:rsidDel="00E02224">
          <w:rPr>
            <w:rStyle w:val="codeChar"/>
          </w:rPr>
          <w:delText>&lt;oper-state&gt;</w:delText>
        </w:r>
        <w:r w:rsidDel="00E02224">
          <w:delText xml:space="preserve"> represents the reported link state of the port and MUST have a value of either </w:delText>
        </w:r>
        <w:r w:rsidR="00884102" w:rsidDel="00E02224">
          <w:delText>“</w:delText>
        </w:r>
        <w:r w:rsidDel="00E02224">
          <w:delText>up</w:delText>
        </w:r>
        <w:r w:rsidR="00884102" w:rsidDel="00E02224">
          <w:delText>”</w:delText>
        </w:r>
        <w:r w:rsidDel="00E02224">
          <w:delText xml:space="preserve"> or </w:delText>
        </w:r>
        <w:r w:rsidR="00884102" w:rsidDel="00E02224">
          <w:delText>“</w:delText>
        </w:r>
        <w:r w:rsidDel="00E02224">
          <w:delText>down</w:delText>
        </w:r>
        <w:r w:rsidR="00884102" w:rsidDel="00E02224">
          <w:delText>“</w:delText>
        </w:r>
        <w:r w:rsidDel="00E02224">
          <w:delText>.</w:delText>
        </w:r>
      </w:del>
    </w:p>
    <w:p w14:paraId="62489534" w14:textId="1CA0FA46" w:rsidR="00B7089E" w:rsidDel="00E02224" w:rsidRDefault="00B7089E" w:rsidP="00B7089E">
      <w:pPr>
        <w:rPr>
          <w:del w:id="8822" w:author="Thomas Dietz" w:date="2012-08-13T14:21:00Z"/>
        </w:rPr>
      </w:pPr>
      <w:del w:id="8823" w:author="Thomas Dietz" w:date="2012-08-13T14:21:00Z">
        <w:r w:rsidDel="00E02224">
          <w:delText xml:space="preserve">Element </w:delText>
        </w:r>
        <w:r w:rsidRPr="00B96BFC" w:rsidDel="00E02224">
          <w:rPr>
            <w:rStyle w:val="codeChar"/>
          </w:rPr>
          <w:delText>&lt;blocked&gt;</w:delText>
        </w:r>
        <w:r w:rsidDel="00E02224">
          <w:delText xml:space="preserve"> MUST have a value of either </w:delText>
        </w:r>
        <w:r w:rsidR="00884102" w:rsidDel="00E02224">
          <w:delText>“</w:delText>
        </w:r>
        <w:r w:rsidDel="00E02224">
          <w:delText>true</w:delText>
        </w:r>
        <w:r w:rsidR="00884102" w:rsidDel="00E02224">
          <w:delText>”</w:delText>
        </w:r>
        <w:r w:rsidDel="00E02224">
          <w:delText xml:space="preserve"> or </w:delText>
        </w:r>
        <w:r w:rsidR="00884102" w:rsidDel="00E02224">
          <w:delText>“</w:delText>
        </w:r>
        <w:r w:rsidDel="00E02224">
          <w:delText>false</w:delText>
        </w:r>
        <w:r w:rsidR="00884102" w:rsidDel="00E02224">
          <w:delText>”</w:delText>
        </w:r>
        <w:r w:rsidDel="00E02224">
          <w:delText xml:space="preserve">. A </w:delText>
        </w:r>
        <w:r w:rsidR="00884102" w:rsidDel="00E02224">
          <w:delText xml:space="preserve">value of “true” </w:delText>
        </w:r>
        <w:r w:rsidDel="00E02224">
          <w:delText>means the port has been blocked from receiving or sending traffic.</w:delText>
        </w:r>
      </w:del>
    </w:p>
    <w:p w14:paraId="1590CF06" w14:textId="542EBFEB" w:rsidR="00B7089E" w:rsidDel="00E02224" w:rsidRDefault="00B7089E" w:rsidP="00B7089E">
      <w:pPr>
        <w:rPr>
          <w:del w:id="8824" w:author="Thomas Dietz" w:date="2012-08-13T14:21:00Z"/>
        </w:rPr>
      </w:pPr>
      <w:del w:id="8825" w:author="Thomas Dietz" w:date="2012-08-13T14:21:00Z">
        <w:r w:rsidDel="00E02224">
          <w:lastRenderedPageBreak/>
          <w:delText xml:space="preserve">Element </w:delText>
        </w:r>
        <w:r w:rsidRPr="00B96BFC" w:rsidDel="00E02224">
          <w:rPr>
            <w:rStyle w:val="codeChar"/>
          </w:rPr>
          <w:delText>&lt;live&gt;</w:delText>
        </w:r>
        <w:r w:rsidDel="00E02224">
          <w:delText xml:space="preserve"> MUST have </w:delText>
        </w:r>
        <w:r w:rsidR="00884102" w:rsidDel="00E02224">
          <w:delText>a value of either “true” or “false”</w:delText>
        </w:r>
        <w:r w:rsidDel="00E02224">
          <w:delText xml:space="preserve"> .A </w:delText>
        </w:r>
        <w:r w:rsidR="00884102" w:rsidDel="00E02224">
          <w:delText xml:space="preserve">value of “true” </w:delText>
        </w:r>
        <w:r w:rsidDel="00E02224">
          <w:delText>means the port is active and sending/receiving packets.</w:delText>
        </w:r>
      </w:del>
    </w:p>
    <w:p w14:paraId="1F314BEA" w14:textId="2085806D" w:rsidR="009D00AF" w:rsidDel="00E02224" w:rsidRDefault="009D00AF" w:rsidP="009D00AF">
      <w:pPr>
        <w:pStyle w:val="Heading4"/>
        <w:rPr>
          <w:del w:id="8826" w:author="Thomas Dietz" w:date="2012-08-13T14:21:00Z"/>
        </w:rPr>
      </w:pPr>
      <w:del w:id="8827" w:author="Thomas Dietz" w:date="2012-08-13T14:21:00Z">
        <w:r w:rsidDel="00E02224">
          <w:delText>Port Features</w:delText>
        </w:r>
      </w:del>
    </w:p>
    <w:p w14:paraId="6F62D891" w14:textId="01614122" w:rsidR="00B7089E" w:rsidDel="00E02224" w:rsidRDefault="00B7089E" w:rsidP="00B7089E">
      <w:pPr>
        <w:rPr>
          <w:del w:id="8828" w:author="Thomas Dietz" w:date="2012-08-13T14:21:00Z"/>
        </w:rPr>
      </w:pPr>
      <w:del w:id="8829" w:author="Thomas Dietz" w:date="2012-08-13T14:21:00Z">
        <w:r w:rsidDel="00E02224">
          <w:delText xml:space="preserve">An OpenFlow Port contains a list of OpenFlow Port Features in element </w:delText>
        </w:r>
        <w:r w:rsidRPr="00B96BFC" w:rsidDel="00E02224">
          <w:rPr>
            <w:rStyle w:val="codeChar"/>
          </w:rPr>
          <w:delText>&lt;features&gt;</w:delText>
        </w:r>
        <w:r w:rsidDel="00E02224">
          <w:delText xml:space="preserve">which contains four sub-lists represented by elements </w:delText>
        </w:r>
        <w:r w:rsidRPr="00B96BFC" w:rsidDel="00E02224">
          <w:rPr>
            <w:rStyle w:val="codeChar"/>
          </w:rPr>
          <w:delText>&lt;current&gt;</w:delText>
        </w:r>
        <w:r w:rsidRPr="00E751F5" w:rsidDel="00E02224">
          <w:delText xml:space="preserve">, </w:delText>
        </w:r>
        <w:r w:rsidRPr="00B96BFC" w:rsidDel="00E02224">
          <w:rPr>
            <w:rStyle w:val="codeChar"/>
          </w:rPr>
          <w:delText>&lt;advertised&gt;</w:delText>
        </w:r>
        <w:r w:rsidRPr="00E751F5" w:rsidDel="00E02224">
          <w:delText xml:space="preserve">, </w:delText>
        </w:r>
        <w:r w:rsidRPr="00B96BFC" w:rsidDel="00E02224">
          <w:rPr>
            <w:rStyle w:val="codeChar"/>
          </w:rPr>
          <w:delText>&lt;supported&gt;</w:delText>
        </w:r>
        <w:r w:rsidRPr="00B96BFC" w:rsidDel="00E02224">
          <w:delText>,</w:delText>
        </w:r>
        <w:r w:rsidRPr="00B96BFC" w:rsidDel="00E02224">
          <w:rPr>
            <w:rStyle w:val="codeChar"/>
          </w:rPr>
          <w:delText>&lt;advertised-peer&gt;</w:delText>
        </w:r>
        <w:r w:rsidRPr="00E751F5" w:rsidDel="00E02224">
          <w:delText>.</w:delText>
        </w:r>
        <w:r w:rsidDel="00E02224">
          <w:delText>These four lists MUST contain the features associated with the OpenFlow Port. The specific semantics of feature membership in each of these four sub-lists are defined in the OpenFlow protocol.</w:delText>
        </w:r>
      </w:del>
    </w:p>
    <w:p w14:paraId="751E6747" w14:textId="7BDBC657" w:rsidR="008D0DE2" w:rsidRPr="00E751F5" w:rsidDel="00E02224" w:rsidRDefault="00B7089E" w:rsidP="00B7089E">
      <w:pPr>
        <w:rPr>
          <w:del w:id="8830" w:author="Thomas Dietz" w:date="2012-08-13T14:21:00Z"/>
        </w:rPr>
      </w:pPr>
      <w:del w:id="8831" w:author="Thomas Dietz" w:date="2012-08-13T14:21:00Z">
        <w:r w:rsidDel="00E02224">
          <w:delText xml:space="preserve">The following elements of the OpenFlow Port can be modified by a NETCONF </w:delText>
        </w:r>
        <w:r w:rsidRPr="00E751F5" w:rsidDel="00E02224">
          <w:rPr>
            <w:rStyle w:val="codeChar"/>
          </w:rPr>
          <w:delText>edit-config</w:delText>
        </w:r>
        <w:r w:rsidDel="00E02224">
          <w:delText xml:space="preserve"> request or retrieved by a NETCONF </w:delText>
        </w:r>
        <w:r w:rsidRPr="00B96BFC" w:rsidDel="00E02224">
          <w:rPr>
            <w:rStyle w:val="codeChar"/>
          </w:rPr>
          <w:delText>get-config</w:delText>
        </w:r>
        <w:r w:rsidDel="00E02224">
          <w:delText xml:space="preserve"> request: </w:delText>
        </w:r>
        <w:r w:rsidRPr="00B96BFC" w:rsidDel="00E02224">
          <w:rPr>
            <w:rStyle w:val="codeChar"/>
          </w:rPr>
          <w:delText>&lt;resource-id&gt;</w:delText>
        </w:r>
        <w:r w:rsidRPr="00B96BFC" w:rsidDel="00E02224">
          <w:delText xml:space="preserve">, </w:delText>
        </w:r>
        <w:r w:rsidRPr="00B96BFC" w:rsidDel="00E02224">
          <w:rPr>
            <w:rStyle w:val="codeChar"/>
          </w:rPr>
          <w:delText>&lt;number&gt;</w:delText>
        </w:r>
        <w:r w:rsidRPr="00B96BFC" w:rsidDel="00E02224">
          <w:delText xml:space="preserve">, </w:delText>
        </w:r>
        <w:r w:rsidRPr="00B96BFC" w:rsidDel="00E02224">
          <w:rPr>
            <w:rStyle w:val="codeChar"/>
          </w:rPr>
          <w:delText>&lt;name&gt;, &lt;admin-state&gt;</w:delText>
        </w:r>
        <w:r w:rsidRPr="00B96BFC" w:rsidDel="00E02224">
          <w:delText xml:space="preserve">, </w:delText>
        </w:r>
        <w:r w:rsidRPr="00B96BFC" w:rsidDel="00E02224">
          <w:rPr>
            <w:rStyle w:val="codeChar"/>
          </w:rPr>
          <w:delText>&lt;no-receive&gt;</w:delText>
        </w:r>
        <w:r w:rsidRPr="00B96BFC" w:rsidDel="00E02224">
          <w:delText xml:space="preserve">, </w:delText>
        </w:r>
        <w:r w:rsidRPr="00B96BFC" w:rsidDel="00E02224">
          <w:rPr>
            <w:rStyle w:val="codeChar"/>
          </w:rPr>
          <w:delText>&lt;no-forward&gt;</w:delText>
        </w:r>
        <w:r w:rsidRPr="00B96BFC" w:rsidDel="00E02224">
          <w:delText xml:space="preserve">, </w:delText>
        </w:r>
        <w:r w:rsidRPr="00B96BFC" w:rsidDel="00E02224">
          <w:rPr>
            <w:rStyle w:val="codeChar"/>
          </w:rPr>
          <w:delText>&lt;no-packet-in&gt;</w:delText>
        </w:r>
        <w:r w:rsidRPr="00E751F5" w:rsidDel="00E02224">
          <w:delText>.</w:delText>
        </w:r>
      </w:del>
    </w:p>
    <w:p w14:paraId="4430DE70" w14:textId="6683A291" w:rsidR="009D00AF" w:rsidDel="00E02224" w:rsidRDefault="009D00AF" w:rsidP="009D00AF">
      <w:pPr>
        <w:pStyle w:val="Heading4"/>
        <w:rPr>
          <w:del w:id="8832" w:author="Thomas Dietz" w:date="2012-08-13T14:21:00Z"/>
        </w:rPr>
      </w:pPr>
      <w:del w:id="8833" w:author="Thomas Dietz" w:date="2012-08-13T14:21:00Z">
        <w:r w:rsidDel="00E02224">
          <w:delText>Tunnel (</w:delText>
        </w:r>
        <w:r w:rsidR="00435B91" w:rsidDel="00E02224">
          <w:delText xml:space="preserve">Logical </w:delText>
        </w:r>
        <w:r w:rsidDel="00E02224">
          <w:delText>Port)</w:delText>
        </w:r>
      </w:del>
    </w:p>
    <w:p w14:paraId="49DC71FC" w14:textId="4FC38E02" w:rsidR="00435B91" w:rsidDel="00E02224" w:rsidRDefault="00435B91" w:rsidP="00B7089E">
      <w:pPr>
        <w:rPr>
          <w:del w:id="8834" w:author="Thomas Dietz" w:date="2012-08-13T14:21:00Z"/>
        </w:rPr>
      </w:pPr>
      <w:del w:id="8835" w:author="Thomas Dietz" w:date="2012-08-13T14:21:00Z">
        <w:r w:rsidDel="00E02224">
          <w:delText>A tunnel endpoint corresponds to a logical OpenFlow port that supports a specific encapsulation method.  A common use case for tunnels is to create virtual overlay networks by encapsulating, for example, Layer 2 (Ethernet) traffic in Layer 3 (IP) packets.  OF-</w:delText>
        </w:r>
        <w:r w:rsidR="008F2AF0" w:rsidDel="00E02224">
          <w:delText xml:space="preserve">CONFIG </w:delText>
        </w:r>
        <w:r w:rsidDel="00E02224">
          <w:delText xml:space="preserve">enables the association of logical OpenFlow ports with an associated tunnel type and corresponding parameters for the tunnel.  </w:delText>
        </w:r>
      </w:del>
    </w:p>
    <w:p w14:paraId="2A6D0C26" w14:textId="00B97786" w:rsidR="008D0DE2" w:rsidDel="00E02224" w:rsidRDefault="008D0DE2" w:rsidP="00B7089E">
      <w:pPr>
        <w:rPr>
          <w:del w:id="8836" w:author="Thomas Dietz" w:date="2012-08-13T14:21:00Z"/>
        </w:rPr>
      </w:pPr>
      <w:del w:id="8837" w:author="Thomas Dietz" w:date="2012-08-13T14:21:00Z">
        <w:r w:rsidRPr="009D00AF" w:rsidDel="00E02224">
          <w:delText xml:space="preserve">Element </w:delText>
        </w:r>
        <w:r w:rsidRPr="00884102" w:rsidDel="00E02224">
          <w:rPr>
            <w:rStyle w:val="codeChar"/>
          </w:rPr>
          <w:delText>&lt;tunnel&gt;</w:delText>
        </w:r>
        <w:r w:rsidRPr="009D00AF" w:rsidDel="00E02224">
          <w:delText xml:space="preserve"> </w:delText>
        </w:r>
        <w:r w:rsidDel="00E02224">
          <w:delText xml:space="preserve">is only present if the port is a </w:delText>
        </w:r>
        <w:r w:rsidR="00435B91" w:rsidDel="00E02224">
          <w:delText xml:space="preserve">logical </w:delText>
        </w:r>
        <w:r w:rsidDel="00E02224">
          <w:delText>port that represents a tunnel endpoint.</w:delText>
        </w:r>
        <w:r w:rsidR="009D00AF" w:rsidDel="00E02224">
          <w:delText xml:space="preserve"> It contains a tunnel type specific element. Currently defined are the following tunnel types: IPinGRE, VxLAN, and NVGRE. All tunnel types have a common set of contained elements: </w:delText>
        </w:r>
        <w:r w:rsidR="00B4160C" w:rsidDel="00E02224">
          <w:delText xml:space="preserve"> a local and a remote endpoint address </w:delText>
        </w:r>
        <w:r w:rsidR="00B4160C" w:rsidRPr="00604F82" w:rsidDel="00E02224">
          <w:delText>(</w:delText>
        </w:r>
        <w:r w:rsidR="00B4160C" w:rsidRPr="00884102" w:rsidDel="00E02224">
          <w:rPr>
            <w:rStyle w:val="codeChar"/>
          </w:rPr>
          <w:delText>&lt;local-XXX-address&gt;</w:delText>
        </w:r>
        <w:r w:rsidR="00B4160C" w:rsidDel="00E02224">
          <w:delText xml:space="preserve"> and </w:delText>
        </w:r>
        <w:r w:rsidR="00B4160C" w:rsidRPr="00884102" w:rsidDel="00E02224">
          <w:rPr>
            <w:rStyle w:val="codeChar"/>
          </w:rPr>
          <w:delText>&lt;remote-XXX-address&gt;</w:delText>
        </w:r>
        <w:r w:rsidR="00B4160C" w:rsidDel="00E02224">
          <w:delText>) for address types IPv4, IPv6, and MAC</w:delText>
        </w:r>
        <w:r w:rsidR="00435B91" w:rsidDel="00E02224">
          <w:delText>.</w:delText>
        </w:r>
        <w:r w:rsidR="00B4160C" w:rsidDel="00E02224">
          <w:delText>.</w:delText>
        </w:r>
        <w:r w:rsidR="00786C46" w:rsidDel="00E02224">
          <w:delText xml:space="preserve"> </w:delText>
        </w:r>
      </w:del>
    </w:p>
    <w:p w14:paraId="0AFA1EC1" w14:textId="662AEE06" w:rsidR="00337278" w:rsidDel="00E02224" w:rsidRDefault="00337278" w:rsidP="00337278">
      <w:pPr>
        <w:pStyle w:val="Heading4"/>
        <w:rPr>
          <w:del w:id="8838" w:author="Thomas Dietz" w:date="2012-08-13T14:21:00Z"/>
        </w:rPr>
      </w:pPr>
      <w:bookmarkStart w:id="8839" w:name="_Toc315954017"/>
      <w:bookmarkStart w:id="8840" w:name="_Toc316542527"/>
      <w:del w:id="8841" w:author="Thomas Dietz" w:date="2012-08-13T14:21:00Z">
        <w:r w:rsidDel="00E02224">
          <w:delText>IPinGRE Tunnel</w:delText>
        </w:r>
      </w:del>
    </w:p>
    <w:p w14:paraId="028B1284" w14:textId="21664992" w:rsidR="00F972B7" w:rsidDel="00E02224" w:rsidRDefault="00337278" w:rsidP="00F972B7">
      <w:pPr>
        <w:rPr>
          <w:del w:id="8842" w:author="Thomas Dietz" w:date="2012-08-13T14:21:00Z"/>
        </w:rPr>
      </w:pPr>
      <w:del w:id="8843" w:author="Thomas Dietz" w:date="2012-08-13T14:21:00Z">
        <w:r w:rsidDel="00E02224">
          <w:delText xml:space="preserve">For IP-in-GRE tunnels, </w:delText>
        </w:r>
        <w:r w:rsidR="00F972B7" w:rsidDel="00E02224">
          <w:delText xml:space="preserve">further elements may be used. The presence of the checksum, key, and sequence number is indicated by boolean elements </w:delText>
        </w:r>
        <w:r w:rsidR="00F972B7" w:rsidRPr="002375BD" w:rsidDel="00E02224">
          <w:rPr>
            <w:rStyle w:val="codeChar"/>
          </w:rPr>
          <w:delText>&lt;checksum-present&gt;</w:delText>
        </w:r>
        <w:r w:rsidR="00F972B7" w:rsidDel="00E02224">
          <w:delText xml:space="preserve">,  </w:delText>
        </w:r>
        <w:r w:rsidR="00F972B7" w:rsidRPr="002375BD" w:rsidDel="00E02224">
          <w:rPr>
            <w:rStyle w:val="codeChar"/>
          </w:rPr>
          <w:delText>&lt;key-present&gt;</w:delText>
        </w:r>
        <w:r w:rsidR="00F972B7" w:rsidDel="00E02224">
          <w:delText xml:space="preserve">, and </w:delText>
        </w:r>
        <w:r w:rsidR="00F972B7" w:rsidRPr="002375BD" w:rsidDel="00E02224">
          <w:rPr>
            <w:rStyle w:val="codeChar"/>
          </w:rPr>
          <w:delText>&lt;sequence-number-present&gt;</w:delText>
        </w:r>
        <w:r w:rsidR="00F972B7" w:rsidDel="00E02224">
          <w:delText xml:space="preserve">. Element </w:delText>
        </w:r>
        <w:r w:rsidR="00F972B7" w:rsidRPr="002375BD" w:rsidDel="00E02224">
          <w:rPr>
            <w:rStyle w:val="codeChar"/>
          </w:rPr>
          <w:delText>&lt;key&gt;</w:delText>
        </w:r>
        <w:r w:rsidR="00F972B7" w:rsidDel="00E02224">
          <w:delText xml:space="preserve"> indicates the key value used. It should not be present if the value of element </w:delText>
        </w:r>
        <w:r w:rsidR="00F972B7" w:rsidRPr="002375BD" w:rsidDel="00E02224">
          <w:rPr>
            <w:rStyle w:val="codeChar"/>
          </w:rPr>
          <w:delText>&lt;key-present&gt;</w:delText>
        </w:r>
        <w:r w:rsidR="00F972B7" w:rsidDel="00E02224">
          <w:delText xml:space="preserve"> is </w:delText>
        </w:r>
        <w:r w:rsidR="00C56A86" w:rsidDel="00E02224">
          <w:delText>”</w:delText>
        </w:r>
        <w:r w:rsidR="00F972B7" w:rsidRPr="00C56A86" w:rsidDel="00E02224">
          <w:delText>false</w:delText>
        </w:r>
        <w:r w:rsidR="00C56A86" w:rsidDel="00E02224">
          <w:delText>”</w:delText>
        </w:r>
        <w:r w:rsidR="00F972B7" w:rsidDel="00E02224">
          <w:delText>.</w:delText>
        </w:r>
        <w:r w:rsidR="008F2AF0" w:rsidDel="00E02224">
          <w:delText xml:space="preserve"> In an implementation of IP-in-GRE tunnels, the &lt;key&gt; element could be used to set the </w:delText>
        </w:r>
        <w:r w:rsidR="008F2AF0" w:rsidRPr="00604F82" w:rsidDel="00E02224">
          <w:rPr>
            <w:rFonts w:ascii="Courier New" w:hAnsi="Courier New" w:cs="Courier New"/>
          </w:rPr>
          <w:delText>OXM_OF_TUNNEL_ID</w:delText>
        </w:r>
        <w:r w:rsidR="008F2AF0" w:rsidDel="00E02224">
          <w:delText xml:space="preserve"> match field metadata in the OpenFlow protocol.</w:delText>
        </w:r>
      </w:del>
    </w:p>
    <w:p w14:paraId="136D6D3B" w14:textId="6C2129B2" w:rsidR="00F972B7" w:rsidDel="00E02224" w:rsidRDefault="00F972B7" w:rsidP="00F972B7">
      <w:pPr>
        <w:pStyle w:val="Heading4"/>
        <w:rPr>
          <w:del w:id="8844" w:author="Thomas Dietz" w:date="2012-08-13T14:21:00Z"/>
        </w:rPr>
      </w:pPr>
      <w:del w:id="8845" w:author="Thomas Dietz" w:date="2012-08-13T14:21:00Z">
        <w:r w:rsidDel="00E02224">
          <w:delText>VXLAN Tunnel</w:delText>
        </w:r>
      </w:del>
    </w:p>
    <w:p w14:paraId="1042FDD7" w14:textId="0B0A3D67" w:rsidR="00F972B7" w:rsidDel="00E02224" w:rsidRDefault="00081FD1" w:rsidP="00F972B7">
      <w:pPr>
        <w:rPr>
          <w:del w:id="8846" w:author="Thomas Dietz" w:date="2012-08-13T14:21:00Z"/>
        </w:rPr>
      </w:pPr>
      <w:del w:id="8847" w:author="Thomas Dietz" w:date="2012-08-13T14:21:00Z">
        <w:r w:rsidDel="00E02224">
          <w:delText>VxLAN tunnel elements are based on the specification current at the time of this writing (</w:delText>
        </w:r>
        <w:r w:rsidRPr="008F4E05" w:rsidDel="00E02224">
          <w:delText>draft-mahalingam-dutt-dcops-vxlan-01.txt</w:delText>
        </w:r>
        <w:r w:rsidDel="00E02224">
          <w:delText xml:space="preserve">).  The </w:delText>
        </w:r>
        <w:r w:rsidRPr="00604F82" w:rsidDel="00E02224">
          <w:rPr>
            <w:rFonts w:ascii="Courier New" w:hAnsi="Courier New" w:cs="Courier New"/>
          </w:rPr>
          <w:delText>&lt;vni-valid&gt;</w:delText>
        </w:r>
        <w:r w:rsidDel="00E02224">
          <w:delText xml:space="preserve"> boolean element indicates how the corresponding flag should be set in packets sent on the tunnel.  It SHOULD generally be set to “true”. The </w:delText>
        </w:r>
        <w:r w:rsidRPr="00604F82" w:rsidDel="00E02224">
          <w:rPr>
            <w:rFonts w:ascii="Courier New" w:hAnsi="Courier New" w:cs="Courier New"/>
          </w:rPr>
          <w:delText>&lt;vni&gt;</w:delText>
        </w:r>
        <w:r w:rsidDel="00E02224">
          <w:delText xml:space="preserve"> element is the virtual network identifier assigned to all packets sent on the tunnel. </w:delText>
        </w:r>
        <w:r w:rsidR="008F2AF0" w:rsidDel="00E02224">
          <w:delText xml:space="preserve">  ”.   A VxLAN  implementation may use the &lt;vni&gt; element to set the </w:delText>
        </w:r>
        <w:r w:rsidR="008F2AF0" w:rsidRPr="009E3EA9" w:rsidDel="00E02224">
          <w:rPr>
            <w:rFonts w:ascii="Courier New" w:hAnsi="Courier New" w:cs="Courier New"/>
          </w:rPr>
          <w:delText>OXM_OF_TUNNEL_ID</w:delText>
        </w:r>
        <w:r w:rsidR="008F2AF0" w:rsidDel="00E02224">
          <w:delText xml:space="preserve"> match field metadata in the OpenFlow protocol.</w:delText>
        </w:r>
        <w:r w:rsidDel="00E02224">
          <w:delText xml:space="preserve"> </w:delText>
        </w:r>
        <w:r w:rsidR="008F2AF0" w:rsidDel="00E02224">
          <w:delText xml:space="preserve"> </w:delText>
        </w:r>
        <w:r w:rsidDel="00E02224">
          <w:delText xml:space="preserve">If IP multicast is used to support broadcast on the tunnel the </w:delText>
        </w:r>
        <w:r w:rsidRPr="00604F82" w:rsidDel="00E02224">
          <w:rPr>
            <w:rFonts w:ascii="Courier New" w:hAnsi="Courier New" w:cs="Courier New"/>
          </w:rPr>
          <w:delText>&lt;vni-multicast-group&gt;</w:delText>
        </w:r>
        <w:r w:rsidDel="00E02224">
          <w:delText xml:space="preserve"> element MAY be used to specify the corresponding multicast IP address.  The </w:delText>
        </w:r>
        <w:r w:rsidRPr="00604F82" w:rsidDel="00E02224">
          <w:rPr>
            <w:rFonts w:ascii="Courier New" w:hAnsi="Courier New" w:cs="Courier New"/>
          </w:rPr>
          <w:delText>&lt;udp-source-port&gt;</w:delText>
        </w:r>
        <w:r w:rsidDel="00E02224">
          <w:delText xml:space="preserve"> element MAY be used to set the </w:delText>
        </w:r>
        <w:r w:rsidR="008F2AF0" w:rsidDel="00E02224">
          <w:delText>outer</w:delText>
        </w:r>
        <w:r w:rsidDel="00E02224">
          <w:delText xml:space="preserve"> UDP </w:delText>
        </w:r>
        <w:r w:rsidR="00DF562A" w:rsidDel="00E02224">
          <w:delText xml:space="preserve">source </w:delText>
        </w:r>
        <w:r w:rsidDel="00E02224">
          <w:delText xml:space="preserve">port number, e.g., to ensure consistent hashing for ECMP.  If </w:delText>
        </w:r>
        <w:r w:rsidRPr="00604F82" w:rsidDel="00E02224">
          <w:rPr>
            <w:rFonts w:ascii="Courier New" w:hAnsi="Courier New" w:cs="Courier New"/>
          </w:rPr>
          <w:delText>&lt;udp-source-port&gt;</w:delText>
        </w:r>
        <w:r w:rsidDel="00E02224">
          <w:delText xml:space="preserve"> is absent, it is expected that the source port will be set dynamically during transmission.  The </w:delText>
        </w:r>
        <w:r w:rsidRPr="00604F82" w:rsidDel="00E02224">
          <w:rPr>
            <w:rFonts w:ascii="Courier New" w:hAnsi="Courier New" w:cs="Courier New"/>
          </w:rPr>
          <w:delText>&lt;udp-dest-port&gt;</w:delText>
        </w:r>
        <w:r w:rsidDel="00E02224">
          <w:delText xml:space="preserve"> SHOULD be set to the IANA assigned well-known port number for VxLAN (pending assignment as of this writing).  The </w:delText>
        </w:r>
        <w:r w:rsidRPr="00604F82" w:rsidDel="00E02224">
          <w:rPr>
            <w:rFonts w:ascii="Courier New" w:hAnsi="Courier New" w:cs="Courier New"/>
          </w:rPr>
          <w:delText>&lt;udp-</w:delText>
        </w:r>
        <w:r w:rsidRPr="00604F82" w:rsidDel="00E02224">
          <w:rPr>
            <w:rFonts w:ascii="Courier New" w:hAnsi="Courier New" w:cs="Courier New"/>
          </w:rPr>
          <w:lastRenderedPageBreak/>
          <w:delText>checksum&gt;</w:delText>
        </w:r>
        <w:r w:rsidDel="00E02224">
          <w:delText xml:space="preserve"> element is a boolean flag to indicate whether or not the outer UDP checksum should be set.  Typically, this element SHOULD be set to “false”.</w:delText>
        </w:r>
      </w:del>
    </w:p>
    <w:p w14:paraId="6804354A" w14:textId="22E243BB" w:rsidR="00F972B7" w:rsidDel="00E02224" w:rsidRDefault="00F972B7" w:rsidP="00F972B7">
      <w:pPr>
        <w:pStyle w:val="Heading4"/>
        <w:rPr>
          <w:del w:id="8848" w:author="Thomas Dietz" w:date="2012-08-13T14:21:00Z"/>
        </w:rPr>
      </w:pPr>
      <w:del w:id="8849" w:author="Thomas Dietz" w:date="2012-08-13T14:21:00Z">
        <w:r w:rsidDel="00E02224">
          <w:delText>NVGRE Tunnel</w:delText>
        </w:r>
      </w:del>
    </w:p>
    <w:p w14:paraId="3967BC80" w14:textId="76AC8AB9" w:rsidR="00081FD1" w:rsidDel="00E02224" w:rsidRDefault="00081FD1" w:rsidP="00081FD1">
      <w:pPr>
        <w:rPr>
          <w:del w:id="8850" w:author="Thomas Dietz" w:date="2012-08-13T14:21:00Z"/>
        </w:rPr>
      </w:pPr>
      <w:del w:id="8851" w:author="Thomas Dietz" w:date="2012-08-13T14:21:00Z">
        <w:r w:rsidDel="00E02224">
          <w:delText>NVGRE tunnel elements are based on the specification current at the time of this writing (</w:delText>
        </w:r>
        <w:r w:rsidRPr="00E24441" w:rsidDel="00E02224">
          <w:delText>draft-sridharan-virtualization-nvgre-00.txt</w:delText>
        </w:r>
        <w:r w:rsidDel="00E02224">
          <w:delText xml:space="preserve">).  The </w:delText>
        </w:r>
        <w:r w:rsidRPr="00604F82" w:rsidDel="00E02224">
          <w:rPr>
            <w:rFonts w:ascii="Courier New" w:hAnsi="Courier New" w:cs="Courier New"/>
          </w:rPr>
          <w:delText>&lt;tni&gt;</w:delText>
        </w:r>
        <w:r w:rsidDel="00E02224">
          <w:delText xml:space="preserve"> element is the tenant network identifier assigned to all packets sent on the tunnel.  </w:delText>
        </w:r>
        <w:r w:rsidR="00DF562A" w:rsidDel="00E02224">
          <w:delText xml:space="preserve">NVGRE implementations may map the </w:delText>
        </w:r>
        <w:r w:rsidR="00DF562A" w:rsidRPr="00604F82" w:rsidDel="00E02224">
          <w:rPr>
            <w:rFonts w:ascii="Courier New" w:hAnsi="Courier New" w:cs="Courier New"/>
          </w:rPr>
          <w:delText>&lt;tni&gt;</w:delText>
        </w:r>
        <w:r w:rsidR="00DF562A" w:rsidDel="00E02224">
          <w:delText xml:space="preserve"> element to the </w:delText>
        </w:r>
        <w:r w:rsidR="00DF562A" w:rsidRPr="009E3EA9" w:rsidDel="00E02224">
          <w:rPr>
            <w:rFonts w:ascii="Courier New" w:hAnsi="Courier New" w:cs="Courier New"/>
          </w:rPr>
          <w:delText>OXM_OF_TUNNEL_ID</w:delText>
        </w:r>
        <w:r w:rsidR="00DF562A" w:rsidDel="00E02224">
          <w:delText xml:space="preserve"> match field metadata in the OpenFlow protocol.  </w:delText>
        </w:r>
        <w:r w:rsidDel="00E02224">
          <w:delText xml:space="preserve">The </w:delText>
        </w:r>
        <w:r w:rsidRPr="00604F82" w:rsidDel="00E02224">
          <w:rPr>
            <w:rFonts w:ascii="Courier New" w:hAnsi="Courier New" w:cs="Courier New"/>
          </w:rPr>
          <w:delText>&lt;tni-</w:delText>
        </w:r>
        <w:r w:rsidR="008F2AF0" w:rsidRPr="00604F82" w:rsidDel="00E02224">
          <w:rPr>
            <w:rFonts w:ascii="Courier New" w:hAnsi="Courier New" w:cs="Courier New"/>
          </w:rPr>
          <w:delText>user</w:delText>
        </w:r>
        <w:r w:rsidRPr="00604F82" w:rsidDel="00E02224">
          <w:rPr>
            <w:rFonts w:ascii="Courier New" w:hAnsi="Courier New" w:cs="Courier New"/>
          </w:rPr>
          <w:delText>&gt;</w:delText>
        </w:r>
        <w:r w:rsidDel="00E02224">
          <w:delText xml:space="preserve"> element MAY be present – it  is used to set the reserved </w:delText>
        </w:r>
        <w:r w:rsidR="008F2AF0" w:rsidDel="00E02224">
          <w:delText xml:space="preserve">user-defined </w:delText>
        </w:r>
        <w:r w:rsidDel="00E02224">
          <w:delText xml:space="preserve">bits of the GRE key field, e.g., to introduce entropy for the purposes of exploiting path diversity.  If IP multicast is used to support broadcast on the tunnel the </w:delText>
        </w:r>
        <w:r w:rsidRPr="00604F82" w:rsidDel="00E02224">
          <w:rPr>
            <w:rFonts w:ascii="Courier New" w:hAnsi="Courier New" w:cs="Courier New"/>
          </w:rPr>
          <w:delText>&lt;tni-multicast-group&gt;</w:delText>
        </w:r>
        <w:r w:rsidDel="00E02224">
          <w:delText xml:space="preserve"> element MAY be used to specify the corresponding multicast IP address. </w:delText>
        </w:r>
      </w:del>
    </w:p>
    <w:p w14:paraId="32930979" w14:textId="77777777" w:rsidR="00010CA1" w:rsidRPr="009F1B7D" w:rsidRDefault="00010CA1" w:rsidP="00D14D27">
      <w:pPr>
        <w:pStyle w:val="Heading3"/>
      </w:pPr>
      <w:bookmarkStart w:id="8852" w:name="_Toc320556719"/>
      <w:r w:rsidRPr="00DB42FD">
        <w:t>YANG Specification</w:t>
      </w:r>
      <w:bookmarkEnd w:id="8839"/>
      <w:bookmarkEnd w:id="8840"/>
      <w:bookmarkEnd w:id="8852"/>
    </w:p>
    <w:tbl>
      <w:tblPr>
        <w:tblStyle w:val="XMLtable"/>
        <w:tblW w:w="5000" w:type="pct"/>
        <w:tblLook w:val="04A0" w:firstRow="1" w:lastRow="0" w:firstColumn="1" w:lastColumn="0" w:noHBand="0" w:noVBand="1"/>
        <w:tblPrChange w:id="8853"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8854">
          <w:tblGrid>
            <w:gridCol w:w="8820"/>
          </w:tblGrid>
        </w:tblGridChange>
      </w:tblGrid>
      <w:tr w:rsidR="00010CA1" w:rsidRPr="009F1B7D" w14:paraId="5AC36FA8" w14:textId="77777777" w:rsidTr="00766893">
        <w:tc>
          <w:tcPr>
            <w:tcW w:w="5000" w:type="pct"/>
            <w:tcPrChange w:id="8855" w:author="Thomas Dietz" w:date="2012-08-13T14:26:00Z">
              <w:tcPr>
                <w:tcW w:w="8820" w:type="dxa"/>
                <w:shd w:val="clear" w:color="auto" w:fill="C8FCCD"/>
              </w:tcPr>
            </w:tcPrChange>
          </w:tcPr>
          <w:p w14:paraId="4DDF2AFE" w14:textId="1544ACDF" w:rsidR="00010CA1" w:rsidRPr="009F1B7D" w:rsidDel="001D500F" w:rsidRDefault="00010CA1" w:rsidP="00011096">
            <w:pPr>
              <w:pStyle w:val="XML1"/>
              <w:rPr>
                <w:del w:id="8856" w:author="Thomas Dietz" w:date="2012-08-13T14:22:00Z"/>
              </w:rPr>
            </w:pPr>
            <w:del w:id="8857" w:author="Thomas Dietz" w:date="2012-08-13T14:22:00Z">
              <w:r w:rsidRPr="009F1B7D" w:rsidDel="001D500F">
                <w:delText>grouping openflow-port-resource-grouping {</w:delText>
              </w:r>
            </w:del>
          </w:p>
          <w:p w14:paraId="0581296B" w14:textId="06A8A030" w:rsidR="00010CA1" w:rsidRPr="009F1B7D" w:rsidDel="001D500F" w:rsidRDefault="00010CA1" w:rsidP="00011096">
            <w:pPr>
              <w:pStyle w:val="XML2"/>
              <w:rPr>
                <w:del w:id="8858" w:author="Thomas Dietz" w:date="2012-08-13T14:22:00Z"/>
              </w:rPr>
            </w:pPr>
            <w:del w:id="8859" w:author="Thomas Dietz" w:date="2012-08-13T14:22:00Z">
              <w:r w:rsidRPr="009F1B7D" w:rsidDel="001D500F">
                <w:delText>description "This grouping specifies all properties of a port resource.";</w:delText>
              </w:r>
            </w:del>
          </w:p>
          <w:p w14:paraId="471EAADD" w14:textId="0E15F542" w:rsidR="00010CA1" w:rsidRPr="009F1B7D" w:rsidDel="001D500F" w:rsidRDefault="00010CA1" w:rsidP="00011096">
            <w:pPr>
              <w:pStyle w:val="XML2"/>
              <w:rPr>
                <w:del w:id="8860" w:author="Thomas Dietz" w:date="2012-08-13T14:22:00Z"/>
              </w:rPr>
            </w:pPr>
            <w:del w:id="8861" w:author="Thomas Dietz" w:date="2012-08-13T14:22:00Z">
              <w:r w:rsidRPr="009F1B7D" w:rsidDel="001D500F">
                <w:delText>leaf resource-id {</w:delText>
              </w:r>
            </w:del>
          </w:p>
          <w:p w14:paraId="7E8DB493" w14:textId="7B6E91B5" w:rsidR="00010CA1" w:rsidRPr="009F1B7D" w:rsidDel="001D500F" w:rsidRDefault="00010CA1" w:rsidP="00011096">
            <w:pPr>
              <w:pStyle w:val="XML3"/>
              <w:rPr>
                <w:del w:id="8862" w:author="Thomas Dietz" w:date="2012-08-13T14:22:00Z"/>
              </w:rPr>
            </w:pPr>
            <w:del w:id="8863" w:author="Thomas Dietz" w:date="2012-08-13T14:22:00Z">
              <w:r w:rsidRPr="009F1B7D" w:rsidDel="001D500F">
                <w:delText>type inet:uri;</w:delText>
              </w:r>
            </w:del>
          </w:p>
          <w:p w14:paraId="1D5578DF" w14:textId="2402A9CB" w:rsidR="00010CA1" w:rsidRPr="009F1B7D" w:rsidDel="001D500F" w:rsidRDefault="00010CA1" w:rsidP="00011096">
            <w:pPr>
              <w:pStyle w:val="XML3"/>
              <w:rPr>
                <w:del w:id="8864" w:author="Thomas Dietz" w:date="2012-08-13T14:22:00Z"/>
              </w:rPr>
            </w:pPr>
            <w:del w:id="8865" w:author="Thomas Dietz" w:date="2012-08-13T14:22:00Z">
              <w:r w:rsidRPr="009F1B7D" w:rsidDel="001D500F">
                <w:delText>description "A unique but locally arbitrary identifier that identifies a port and is persistent across reboots of the system.";</w:delText>
              </w:r>
            </w:del>
          </w:p>
          <w:p w14:paraId="730AB416" w14:textId="1538A39F" w:rsidR="00010CA1" w:rsidRPr="009F1B7D" w:rsidDel="001D500F" w:rsidRDefault="00010CA1" w:rsidP="00011096">
            <w:pPr>
              <w:pStyle w:val="XML2"/>
              <w:rPr>
                <w:del w:id="8866" w:author="Thomas Dietz" w:date="2012-08-13T14:22:00Z"/>
              </w:rPr>
            </w:pPr>
            <w:del w:id="8867" w:author="Thomas Dietz" w:date="2012-08-13T14:22:00Z">
              <w:r w:rsidRPr="009F1B7D" w:rsidDel="001D500F">
                <w:delText>}</w:delText>
              </w:r>
            </w:del>
          </w:p>
          <w:p w14:paraId="7CABAF38" w14:textId="38E9BA31" w:rsidR="00010CA1" w:rsidRPr="009F1B7D" w:rsidDel="001D500F" w:rsidRDefault="00010CA1" w:rsidP="00011096">
            <w:pPr>
              <w:pStyle w:val="XML2"/>
              <w:rPr>
                <w:del w:id="8868" w:author="Thomas Dietz" w:date="2012-08-13T14:22:00Z"/>
              </w:rPr>
            </w:pPr>
            <w:del w:id="8869" w:author="Thomas Dietz" w:date="2012-08-13T14:22:00Z">
              <w:r w:rsidRPr="009F1B7D" w:rsidDel="001D500F">
                <w:delText>leaf number {</w:delText>
              </w:r>
            </w:del>
          </w:p>
          <w:p w14:paraId="616DE1AA" w14:textId="7998C2D0" w:rsidR="00010CA1" w:rsidRPr="009F1B7D" w:rsidDel="001D500F" w:rsidRDefault="00010CA1" w:rsidP="00011096">
            <w:pPr>
              <w:pStyle w:val="XML3"/>
              <w:rPr>
                <w:del w:id="8870" w:author="Thomas Dietz" w:date="2012-08-13T14:22:00Z"/>
              </w:rPr>
            </w:pPr>
            <w:del w:id="8871" w:author="Thomas Dietz" w:date="2012-08-13T14:22:00Z">
              <w:r w:rsidRPr="009F1B7D" w:rsidDel="001D500F">
                <w:delText>type uint64;</w:delText>
              </w:r>
            </w:del>
          </w:p>
          <w:p w14:paraId="4F772D5E" w14:textId="74769DAB" w:rsidR="00010CA1" w:rsidRPr="009F1B7D" w:rsidDel="001D500F" w:rsidRDefault="00010CA1" w:rsidP="00011096">
            <w:pPr>
              <w:pStyle w:val="XML3"/>
              <w:rPr>
                <w:del w:id="8872" w:author="Thomas Dietz" w:date="2012-08-13T14:22:00Z"/>
              </w:rPr>
            </w:pPr>
            <w:del w:id="8873" w:author="Thomas Dietz" w:date="2012-08-13T14:22:00Z">
              <w:r w:rsidRPr="009F1B7D" w:rsidDel="001D500F">
                <w:delText>config false;</w:delText>
              </w:r>
            </w:del>
          </w:p>
          <w:p w14:paraId="2A145D98" w14:textId="058BAFEC" w:rsidR="00010CA1" w:rsidRPr="009F1B7D" w:rsidDel="001D500F" w:rsidRDefault="00010CA1" w:rsidP="00011096">
            <w:pPr>
              <w:pStyle w:val="XML3"/>
              <w:rPr>
                <w:del w:id="8874" w:author="Thomas Dietz" w:date="2012-08-13T14:22:00Z"/>
              </w:rPr>
            </w:pPr>
            <w:del w:id="8875" w:author="Thomas Dietz" w:date="2012-08-13T14:22:00Z">
              <w:r w:rsidRPr="009F1B7D" w:rsidDel="001D500F">
                <w:delText>mandatory true;</w:delText>
              </w:r>
            </w:del>
          </w:p>
          <w:p w14:paraId="6A576004" w14:textId="5AE89B84" w:rsidR="00010CA1" w:rsidRPr="009F1B7D" w:rsidDel="001D500F" w:rsidRDefault="00010CA1" w:rsidP="00011096">
            <w:pPr>
              <w:pStyle w:val="XML3"/>
              <w:rPr>
                <w:del w:id="8876" w:author="Thomas Dietz" w:date="2012-08-13T14:22:00Z"/>
              </w:rPr>
            </w:pPr>
            <w:del w:id="8877" w:author="Thomas Dietz" w:date="2012-08-13T14:22:00Z">
              <w:r w:rsidRPr="009F1B7D" w:rsidDel="001D500F">
                <w:delText>description "An unique but locally arbitrary number that identifies a port and is persistent across reboots of the system.";</w:delText>
              </w:r>
            </w:del>
          </w:p>
          <w:p w14:paraId="350B6474" w14:textId="28A30C4B" w:rsidR="00010CA1" w:rsidRPr="009F1B7D" w:rsidDel="001D500F" w:rsidRDefault="00010CA1" w:rsidP="00011096">
            <w:pPr>
              <w:pStyle w:val="XML2"/>
              <w:rPr>
                <w:del w:id="8878" w:author="Thomas Dietz" w:date="2012-08-13T14:22:00Z"/>
              </w:rPr>
            </w:pPr>
            <w:del w:id="8879" w:author="Thomas Dietz" w:date="2012-08-13T14:22:00Z">
              <w:r w:rsidRPr="009F1B7D" w:rsidDel="001D500F">
                <w:delText>}</w:delText>
              </w:r>
            </w:del>
          </w:p>
          <w:p w14:paraId="1119784E" w14:textId="3EF04922" w:rsidR="00010CA1" w:rsidRPr="009F1B7D" w:rsidDel="001D500F" w:rsidRDefault="00010CA1" w:rsidP="00011096">
            <w:pPr>
              <w:pStyle w:val="XML2"/>
              <w:rPr>
                <w:del w:id="8880" w:author="Thomas Dietz" w:date="2012-08-13T14:22:00Z"/>
              </w:rPr>
            </w:pPr>
            <w:del w:id="8881" w:author="Thomas Dietz" w:date="2012-08-13T14:22:00Z">
              <w:r w:rsidRPr="009F1B7D" w:rsidDel="001D500F">
                <w:delText>leaf name {</w:delText>
              </w:r>
            </w:del>
          </w:p>
          <w:p w14:paraId="19290ABA" w14:textId="233281FB" w:rsidR="00010CA1" w:rsidRPr="009F1B7D" w:rsidDel="001D500F" w:rsidRDefault="00010CA1" w:rsidP="00011096">
            <w:pPr>
              <w:pStyle w:val="XML4"/>
              <w:rPr>
                <w:del w:id="8882" w:author="Thomas Dietz" w:date="2012-08-13T14:22:00Z"/>
              </w:rPr>
            </w:pPr>
            <w:del w:id="8883" w:author="Thomas Dietz" w:date="2012-08-13T14:22:00Z">
              <w:r w:rsidRPr="009F1B7D" w:rsidDel="001D500F">
                <w:delText>type string {</w:delText>
              </w:r>
            </w:del>
          </w:p>
          <w:p w14:paraId="568D327F" w14:textId="63B151D9" w:rsidR="00010CA1" w:rsidRPr="009F1B7D" w:rsidDel="001D500F" w:rsidRDefault="00010CA1" w:rsidP="00011096">
            <w:pPr>
              <w:pStyle w:val="XML5"/>
              <w:rPr>
                <w:del w:id="8884" w:author="Thomas Dietz" w:date="2012-08-13T14:22:00Z"/>
              </w:rPr>
            </w:pPr>
            <w:del w:id="8885" w:author="Thomas Dietz" w:date="2012-08-13T14:22:00Z">
              <w:r w:rsidRPr="009F1B7D" w:rsidDel="001D500F">
                <w:delText>length "1..16";</w:delText>
              </w:r>
            </w:del>
          </w:p>
          <w:p w14:paraId="01D7236F" w14:textId="249DDF9B" w:rsidR="00010CA1" w:rsidRPr="009F1B7D" w:rsidDel="001D500F" w:rsidRDefault="00010CA1" w:rsidP="00011096">
            <w:pPr>
              <w:pStyle w:val="XML4"/>
              <w:rPr>
                <w:del w:id="8886" w:author="Thomas Dietz" w:date="2012-08-13T14:22:00Z"/>
              </w:rPr>
            </w:pPr>
            <w:del w:id="8887" w:author="Thomas Dietz" w:date="2012-08-13T14:22:00Z">
              <w:r w:rsidRPr="009F1B7D" w:rsidDel="001D500F">
                <w:delText>}</w:delText>
              </w:r>
            </w:del>
          </w:p>
          <w:p w14:paraId="3576FF04" w14:textId="5797F4C1" w:rsidR="00010CA1" w:rsidRPr="009F1B7D" w:rsidDel="001D500F" w:rsidRDefault="00010CA1" w:rsidP="00011096">
            <w:pPr>
              <w:pStyle w:val="XML4"/>
              <w:rPr>
                <w:del w:id="8888" w:author="Thomas Dietz" w:date="2012-08-13T14:22:00Z"/>
              </w:rPr>
            </w:pPr>
            <w:del w:id="8889" w:author="Thomas Dietz" w:date="2012-08-13T14:22:00Z">
              <w:r w:rsidRPr="009F1B7D" w:rsidDel="001D500F">
                <w:delText>config false;</w:delText>
              </w:r>
            </w:del>
          </w:p>
          <w:p w14:paraId="3121FDF2" w14:textId="7B9579D5" w:rsidR="00010CA1" w:rsidRPr="009F1B7D" w:rsidDel="001D500F" w:rsidRDefault="00010CA1" w:rsidP="00011096">
            <w:pPr>
              <w:pStyle w:val="XML4"/>
              <w:rPr>
                <w:del w:id="8890" w:author="Thomas Dietz" w:date="2012-08-13T14:22:00Z"/>
              </w:rPr>
            </w:pPr>
            <w:del w:id="8891" w:author="Thomas Dietz" w:date="2012-08-13T14:22:00Z">
              <w:r w:rsidRPr="009F1B7D" w:rsidDel="001D500F">
                <w:delText>description "Textual port name to ease identification of the port at the switch.";</w:delText>
              </w:r>
            </w:del>
          </w:p>
          <w:p w14:paraId="0017EDF5" w14:textId="306FEBE6" w:rsidR="00010CA1" w:rsidRPr="009F1B7D" w:rsidDel="001D500F" w:rsidRDefault="00010CA1" w:rsidP="00011096">
            <w:pPr>
              <w:pStyle w:val="XML2"/>
              <w:rPr>
                <w:del w:id="8892" w:author="Thomas Dietz" w:date="2012-08-13T14:22:00Z"/>
              </w:rPr>
            </w:pPr>
            <w:del w:id="8893" w:author="Thomas Dietz" w:date="2012-08-13T14:22:00Z">
              <w:r w:rsidRPr="009F1B7D" w:rsidDel="001D500F">
                <w:delText>}</w:delText>
              </w:r>
            </w:del>
          </w:p>
          <w:p w14:paraId="31107698" w14:textId="50B99246" w:rsidR="00010CA1" w:rsidRPr="009F1B7D" w:rsidDel="001D500F" w:rsidRDefault="00010CA1" w:rsidP="00011096">
            <w:pPr>
              <w:pStyle w:val="XML2"/>
              <w:rPr>
                <w:del w:id="8894" w:author="Thomas Dietz" w:date="2012-08-13T14:22:00Z"/>
              </w:rPr>
            </w:pPr>
            <w:del w:id="8895" w:author="Thomas Dietz" w:date="2012-08-13T14:22:00Z">
              <w:r w:rsidRPr="009F1B7D" w:rsidDel="001D500F">
                <w:delText>leaf current-rate {</w:delText>
              </w:r>
            </w:del>
          </w:p>
          <w:p w14:paraId="5FA26D99" w14:textId="7A2D5859" w:rsidR="00010CA1" w:rsidRPr="009F1B7D" w:rsidDel="001D500F" w:rsidRDefault="00010CA1" w:rsidP="00011096">
            <w:pPr>
              <w:pStyle w:val="XML3"/>
              <w:rPr>
                <w:del w:id="8896" w:author="Thomas Dietz" w:date="2012-08-13T14:22:00Z"/>
              </w:rPr>
            </w:pPr>
            <w:del w:id="8897" w:author="Thomas Dietz" w:date="2012-08-13T14:22:00Z">
              <w:r w:rsidRPr="009F1B7D" w:rsidDel="001D500F">
                <w:delText>when "../features/current/rate='other'" {</w:delText>
              </w:r>
            </w:del>
          </w:p>
          <w:p w14:paraId="75537FE3" w14:textId="6D05A422" w:rsidR="00010CA1" w:rsidRPr="009F1B7D" w:rsidDel="001D500F" w:rsidRDefault="00010CA1" w:rsidP="00011096">
            <w:pPr>
              <w:pStyle w:val="XML4"/>
              <w:rPr>
                <w:del w:id="8898" w:author="Thomas Dietz" w:date="2012-08-13T14:22:00Z"/>
              </w:rPr>
            </w:pPr>
            <w:del w:id="8899" w:author="Thomas Dietz" w:date="2012-08-13T14:22:00Z">
              <w:r w:rsidRPr="009F1B7D" w:rsidDel="001D500F">
                <w:delText>description "This element is only allowed if the element rate of the current features has value 'other'.";</w:delText>
              </w:r>
            </w:del>
          </w:p>
          <w:p w14:paraId="1F5E2A97" w14:textId="0C76A1B1" w:rsidR="00010CA1" w:rsidRPr="009F1B7D" w:rsidDel="001D500F" w:rsidRDefault="00010CA1" w:rsidP="00011096">
            <w:pPr>
              <w:pStyle w:val="XML3"/>
              <w:rPr>
                <w:del w:id="8900" w:author="Thomas Dietz" w:date="2012-08-13T14:22:00Z"/>
              </w:rPr>
            </w:pPr>
            <w:del w:id="8901" w:author="Thomas Dietz" w:date="2012-08-13T14:22:00Z">
              <w:r w:rsidRPr="009F1B7D" w:rsidDel="001D500F">
                <w:delText>}</w:delText>
              </w:r>
            </w:del>
          </w:p>
          <w:p w14:paraId="7A94B7E5" w14:textId="3E25C803" w:rsidR="00010CA1" w:rsidRPr="009F1B7D" w:rsidDel="001D500F" w:rsidRDefault="00010CA1" w:rsidP="00011096">
            <w:pPr>
              <w:pStyle w:val="XML3"/>
              <w:rPr>
                <w:del w:id="8902" w:author="Thomas Dietz" w:date="2012-08-13T14:22:00Z"/>
              </w:rPr>
            </w:pPr>
            <w:del w:id="8903" w:author="Thomas Dietz" w:date="2012-08-13T14:22:00Z">
              <w:r w:rsidRPr="009F1B7D" w:rsidDel="001D500F">
                <w:delText>type uint32;</w:delText>
              </w:r>
            </w:del>
          </w:p>
          <w:p w14:paraId="365FD29D" w14:textId="4A76E438" w:rsidR="00010CA1" w:rsidRPr="009F1B7D" w:rsidDel="001D500F" w:rsidRDefault="00010CA1" w:rsidP="00011096">
            <w:pPr>
              <w:pStyle w:val="XML3"/>
              <w:rPr>
                <w:del w:id="8904" w:author="Thomas Dietz" w:date="2012-08-13T14:22:00Z"/>
              </w:rPr>
            </w:pPr>
            <w:del w:id="8905" w:author="Thomas Dietz" w:date="2012-08-13T14:22:00Z">
              <w:r w:rsidRPr="009F1B7D" w:rsidDel="001D500F">
                <w:delText>units "kbit/s";</w:delText>
              </w:r>
            </w:del>
          </w:p>
          <w:p w14:paraId="151FA5C8" w14:textId="4E1E1CF9" w:rsidR="00010CA1" w:rsidRPr="009F1B7D" w:rsidDel="001D500F" w:rsidRDefault="00010CA1" w:rsidP="00011096">
            <w:pPr>
              <w:pStyle w:val="XML3"/>
              <w:rPr>
                <w:del w:id="8906" w:author="Thomas Dietz" w:date="2012-08-13T14:22:00Z"/>
              </w:rPr>
            </w:pPr>
            <w:del w:id="8907" w:author="Thomas Dietz" w:date="2012-08-13T14:22:00Z">
              <w:r w:rsidRPr="009F1B7D" w:rsidDel="001D500F">
                <w:delText>config false;</w:delText>
              </w:r>
            </w:del>
          </w:p>
          <w:p w14:paraId="7A27ADD6" w14:textId="744A541F" w:rsidR="00010CA1" w:rsidRPr="009F1B7D" w:rsidDel="001D500F" w:rsidRDefault="00010CA1" w:rsidP="00011096">
            <w:pPr>
              <w:pStyle w:val="XML3"/>
              <w:rPr>
                <w:del w:id="8908" w:author="Thomas Dietz" w:date="2012-08-13T14:22:00Z"/>
              </w:rPr>
            </w:pPr>
            <w:del w:id="8909" w:author="Thomas Dietz" w:date="2012-08-13T14:22:00Z">
              <w:r w:rsidRPr="009F1B7D" w:rsidDel="001D500F">
                <w:delText>description "The current rate in kilobit/second if the current rate selector has value 'other'.";</w:delText>
              </w:r>
            </w:del>
          </w:p>
          <w:p w14:paraId="5F44F62F" w14:textId="628A1708" w:rsidR="00010CA1" w:rsidRPr="009F1B7D" w:rsidDel="001D500F" w:rsidRDefault="00010CA1" w:rsidP="00011096">
            <w:pPr>
              <w:pStyle w:val="XML2"/>
              <w:rPr>
                <w:del w:id="8910" w:author="Thomas Dietz" w:date="2012-08-13T14:22:00Z"/>
              </w:rPr>
            </w:pPr>
            <w:del w:id="8911" w:author="Thomas Dietz" w:date="2012-08-13T14:22:00Z">
              <w:r w:rsidRPr="009F1B7D" w:rsidDel="001D500F">
                <w:delText>}</w:delText>
              </w:r>
            </w:del>
          </w:p>
          <w:p w14:paraId="73A54442" w14:textId="66A26BCA" w:rsidR="00010CA1" w:rsidRPr="009F1B7D" w:rsidDel="001D500F" w:rsidRDefault="00010CA1" w:rsidP="00011096">
            <w:pPr>
              <w:pStyle w:val="XML2"/>
              <w:rPr>
                <w:del w:id="8912" w:author="Thomas Dietz" w:date="2012-08-13T14:22:00Z"/>
              </w:rPr>
            </w:pPr>
            <w:del w:id="8913" w:author="Thomas Dietz" w:date="2012-08-13T14:22:00Z">
              <w:r w:rsidRPr="009F1B7D" w:rsidDel="001D500F">
                <w:delText>leaf max-rate {</w:delText>
              </w:r>
            </w:del>
          </w:p>
          <w:p w14:paraId="26389A5B" w14:textId="374B5AEF" w:rsidR="00010CA1" w:rsidRPr="009F1B7D" w:rsidDel="001D500F" w:rsidRDefault="00010CA1" w:rsidP="00011096">
            <w:pPr>
              <w:pStyle w:val="XML3"/>
              <w:rPr>
                <w:del w:id="8914" w:author="Thomas Dietz" w:date="2012-08-13T14:22:00Z"/>
              </w:rPr>
            </w:pPr>
            <w:del w:id="8915" w:author="Thomas Dietz" w:date="2012-08-13T14:22:00Z">
              <w:r w:rsidRPr="009F1B7D" w:rsidDel="001D500F">
                <w:delText>when "../features/current/rate='other'" {</w:delText>
              </w:r>
            </w:del>
          </w:p>
          <w:p w14:paraId="64864AA1" w14:textId="60EC6548" w:rsidR="00010CA1" w:rsidRPr="009F1B7D" w:rsidDel="001D500F" w:rsidRDefault="00010CA1" w:rsidP="00011096">
            <w:pPr>
              <w:pStyle w:val="XML4"/>
              <w:rPr>
                <w:del w:id="8916" w:author="Thomas Dietz" w:date="2012-08-13T14:22:00Z"/>
              </w:rPr>
            </w:pPr>
            <w:del w:id="8917" w:author="Thomas Dietz" w:date="2012-08-13T14:22:00Z">
              <w:r w:rsidRPr="009F1B7D" w:rsidDel="001D500F">
                <w:delText>description "This element is only allowed if the element rate of the current features has value 'other'.";</w:delText>
              </w:r>
            </w:del>
          </w:p>
          <w:p w14:paraId="0EE9FDD3" w14:textId="67F65631" w:rsidR="00010CA1" w:rsidRPr="009F1B7D" w:rsidDel="001D500F" w:rsidRDefault="00010CA1" w:rsidP="00011096">
            <w:pPr>
              <w:pStyle w:val="XML4"/>
              <w:rPr>
                <w:del w:id="8918" w:author="Thomas Dietz" w:date="2012-08-13T14:22:00Z"/>
              </w:rPr>
            </w:pPr>
            <w:del w:id="8919" w:author="Thomas Dietz" w:date="2012-08-13T14:22:00Z">
              <w:r w:rsidRPr="009F1B7D" w:rsidDel="001D500F">
                <w:delText>}</w:delText>
              </w:r>
            </w:del>
          </w:p>
          <w:p w14:paraId="41BB3A61" w14:textId="70558A3D" w:rsidR="00010CA1" w:rsidRPr="009F1B7D" w:rsidDel="001D500F" w:rsidRDefault="00010CA1" w:rsidP="00011096">
            <w:pPr>
              <w:pStyle w:val="XML4"/>
              <w:rPr>
                <w:del w:id="8920" w:author="Thomas Dietz" w:date="2012-08-13T14:22:00Z"/>
              </w:rPr>
            </w:pPr>
            <w:del w:id="8921" w:author="Thomas Dietz" w:date="2012-08-13T14:22:00Z">
              <w:r w:rsidRPr="009F1B7D" w:rsidDel="001D500F">
                <w:delText>type uint32;</w:delText>
              </w:r>
            </w:del>
          </w:p>
          <w:p w14:paraId="46BB73F4" w14:textId="1CA52A57" w:rsidR="00010CA1" w:rsidRPr="009F1B7D" w:rsidDel="001D500F" w:rsidRDefault="00010CA1" w:rsidP="00011096">
            <w:pPr>
              <w:pStyle w:val="XML4"/>
              <w:rPr>
                <w:del w:id="8922" w:author="Thomas Dietz" w:date="2012-08-13T14:22:00Z"/>
              </w:rPr>
            </w:pPr>
            <w:del w:id="8923" w:author="Thomas Dietz" w:date="2012-08-13T14:22:00Z">
              <w:r w:rsidRPr="009F1B7D" w:rsidDel="001D500F">
                <w:lastRenderedPageBreak/>
                <w:delText>units "kbit/s";</w:delText>
              </w:r>
            </w:del>
          </w:p>
          <w:p w14:paraId="205C33E1" w14:textId="07561FE7" w:rsidR="00010CA1" w:rsidRPr="009F1B7D" w:rsidDel="001D500F" w:rsidRDefault="00010CA1" w:rsidP="00011096">
            <w:pPr>
              <w:pStyle w:val="XML4"/>
              <w:rPr>
                <w:del w:id="8924" w:author="Thomas Dietz" w:date="2012-08-13T14:22:00Z"/>
              </w:rPr>
            </w:pPr>
            <w:del w:id="8925" w:author="Thomas Dietz" w:date="2012-08-13T14:22:00Z">
              <w:r w:rsidRPr="009F1B7D" w:rsidDel="001D500F">
                <w:delText>config false;</w:delText>
              </w:r>
            </w:del>
          </w:p>
          <w:p w14:paraId="0C3F0938" w14:textId="0E12A1A9" w:rsidR="00010CA1" w:rsidRPr="009F1B7D" w:rsidDel="001D500F" w:rsidRDefault="00010CA1" w:rsidP="00011096">
            <w:pPr>
              <w:pStyle w:val="XML4"/>
              <w:rPr>
                <w:del w:id="8926" w:author="Thomas Dietz" w:date="2012-08-13T14:22:00Z"/>
              </w:rPr>
            </w:pPr>
            <w:del w:id="8927" w:author="Thomas Dietz" w:date="2012-08-13T14:22:00Z">
              <w:r w:rsidRPr="009F1B7D" w:rsidDel="001D500F">
                <w:delText>description "The maximum rate in kilobit/second if the current rate selector has value 'other'.";</w:delText>
              </w:r>
            </w:del>
          </w:p>
          <w:p w14:paraId="695171F2" w14:textId="7BD08178" w:rsidR="00010CA1" w:rsidRPr="009F1B7D" w:rsidDel="001D500F" w:rsidRDefault="00010CA1" w:rsidP="00011096">
            <w:pPr>
              <w:pStyle w:val="XML2"/>
              <w:rPr>
                <w:del w:id="8928" w:author="Thomas Dietz" w:date="2012-08-13T14:22:00Z"/>
              </w:rPr>
            </w:pPr>
            <w:del w:id="8929" w:author="Thomas Dietz" w:date="2012-08-13T14:22:00Z">
              <w:r w:rsidRPr="009F1B7D" w:rsidDel="001D500F">
                <w:delText>}</w:delText>
              </w:r>
            </w:del>
          </w:p>
          <w:p w14:paraId="748D517D" w14:textId="737B7D76" w:rsidR="00010CA1" w:rsidRPr="009F1B7D" w:rsidDel="001D500F" w:rsidRDefault="00010CA1" w:rsidP="00011096">
            <w:pPr>
              <w:pStyle w:val="XML2"/>
              <w:rPr>
                <w:del w:id="8930" w:author="Thomas Dietz" w:date="2012-08-13T14:22:00Z"/>
              </w:rPr>
            </w:pPr>
            <w:del w:id="8931" w:author="Thomas Dietz" w:date="2012-08-13T14:22:00Z">
              <w:r w:rsidRPr="009F1B7D" w:rsidDel="001D500F">
                <w:delText>container configuration {</w:delText>
              </w:r>
            </w:del>
          </w:p>
          <w:p w14:paraId="6C7C1CEC" w14:textId="63890077" w:rsidR="00010CA1" w:rsidRPr="009F1B7D" w:rsidDel="001D500F" w:rsidRDefault="00010CA1" w:rsidP="00011096">
            <w:pPr>
              <w:pStyle w:val="XML3"/>
              <w:rPr>
                <w:del w:id="8932" w:author="Thomas Dietz" w:date="2012-08-13T14:22:00Z"/>
              </w:rPr>
            </w:pPr>
            <w:del w:id="8933" w:author="Thomas Dietz" w:date="2012-08-13T14:22:00Z">
              <w:r w:rsidRPr="009F1B7D" w:rsidDel="001D500F">
                <w:delText>leaf admin-state {</w:delText>
              </w:r>
            </w:del>
          </w:p>
          <w:p w14:paraId="706E74F4" w14:textId="19E3C4F4" w:rsidR="00010CA1" w:rsidRPr="009F1B7D" w:rsidDel="001D500F" w:rsidRDefault="00010CA1" w:rsidP="00011096">
            <w:pPr>
              <w:pStyle w:val="XML4"/>
              <w:rPr>
                <w:del w:id="8934" w:author="Thomas Dietz" w:date="2012-08-13T14:22:00Z"/>
              </w:rPr>
            </w:pPr>
            <w:del w:id="8935" w:author="Thomas Dietz" w:date="2012-08-13T14:22:00Z">
              <w:r w:rsidRPr="009F1B7D" w:rsidDel="001D500F">
                <w:delText>type up-down-state-type;</w:delText>
              </w:r>
            </w:del>
          </w:p>
          <w:p w14:paraId="5889B225" w14:textId="52077172" w:rsidR="00010CA1" w:rsidRPr="009F1B7D" w:rsidDel="001D500F" w:rsidRDefault="00010CA1" w:rsidP="00011096">
            <w:pPr>
              <w:pStyle w:val="XML4"/>
              <w:rPr>
                <w:del w:id="8936" w:author="Thomas Dietz" w:date="2012-08-13T14:22:00Z"/>
              </w:rPr>
            </w:pPr>
            <w:del w:id="8937" w:author="Thomas Dietz" w:date="2012-08-13T14:22:00Z">
              <w:r w:rsidRPr="009F1B7D" w:rsidDel="001D500F">
                <w:delText>default up;</w:delText>
              </w:r>
            </w:del>
          </w:p>
          <w:p w14:paraId="358418DF" w14:textId="02981416" w:rsidR="00010CA1" w:rsidRPr="009F1B7D" w:rsidDel="001D500F" w:rsidRDefault="00010CA1" w:rsidP="00011096">
            <w:pPr>
              <w:pStyle w:val="XML4"/>
              <w:rPr>
                <w:del w:id="8938" w:author="Thomas Dietz" w:date="2012-08-13T14:22:00Z"/>
              </w:rPr>
            </w:pPr>
            <w:del w:id="8939" w:author="Thomas Dietz" w:date="2012-08-13T14:22:00Z">
              <w:r w:rsidRPr="009F1B7D" w:rsidDel="001D500F">
                <w:delText>description "The administrative state of the port.";</w:delText>
              </w:r>
            </w:del>
          </w:p>
          <w:p w14:paraId="27BAFE47" w14:textId="1F473229" w:rsidR="00010CA1" w:rsidRPr="009F1B7D" w:rsidDel="001D500F" w:rsidRDefault="00010CA1" w:rsidP="00011096">
            <w:pPr>
              <w:pStyle w:val="XML3"/>
              <w:rPr>
                <w:del w:id="8940" w:author="Thomas Dietz" w:date="2012-08-13T14:22:00Z"/>
              </w:rPr>
            </w:pPr>
            <w:del w:id="8941" w:author="Thomas Dietz" w:date="2012-08-13T14:22:00Z">
              <w:r w:rsidRPr="009F1B7D" w:rsidDel="001D500F">
                <w:delText>}</w:delText>
              </w:r>
            </w:del>
          </w:p>
          <w:p w14:paraId="4BB9A669" w14:textId="095C2225" w:rsidR="00010CA1" w:rsidRPr="009F1B7D" w:rsidDel="001D500F" w:rsidRDefault="00010CA1" w:rsidP="00011096">
            <w:pPr>
              <w:pStyle w:val="XML3"/>
              <w:rPr>
                <w:del w:id="8942" w:author="Thomas Dietz" w:date="2012-08-13T14:22:00Z"/>
              </w:rPr>
            </w:pPr>
            <w:del w:id="8943" w:author="Thomas Dietz" w:date="2012-08-13T14:22:00Z">
              <w:r w:rsidRPr="009F1B7D" w:rsidDel="001D500F">
                <w:delText>leaf no-receive {</w:delText>
              </w:r>
            </w:del>
          </w:p>
          <w:p w14:paraId="2C31E1F6" w14:textId="2E96A85B" w:rsidR="00010CA1" w:rsidRPr="009F1B7D" w:rsidDel="001D500F" w:rsidRDefault="00010CA1" w:rsidP="00011096">
            <w:pPr>
              <w:pStyle w:val="XML4"/>
              <w:rPr>
                <w:del w:id="8944" w:author="Thomas Dietz" w:date="2012-08-13T14:22:00Z"/>
              </w:rPr>
            </w:pPr>
            <w:del w:id="8945" w:author="Thomas Dietz" w:date="2012-08-13T14:22:00Z">
              <w:r w:rsidRPr="009F1B7D" w:rsidDel="001D500F">
                <w:delText>type boolean;</w:delText>
              </w:r>
            </w:del>
          </w:p>
          <w:p w14:paraId="10B66FB7" w14:textId="64C56666" w:rsidR="00010CA1" w:rsidRPr="009F1B7D" w:rsidDel="001D500F" w:rsidRDefault="00010CA1" w:rsidP="00011096">
            <w:pPr>
              <w:pStyle w:val="XML4"/>
              <w:rPr>
                <w:del w:id="8946" w:author="Thomas Dietz" w:date="2012-08-13T14:22:00Z"/>
              </w:rPr>
            </w:pPr>
            <w:del w:id="8947" w:author="Thomas Dietz" w:date="2012-08-13T14:22:00Z">
              <w:r w:rsidRPr="009F1B7D" w:rsidDel="001D500F">
                <w:delText>default false;</w:delText>
              </w:r>
            </w:del>
          </w:p>
          <w:p w14:paraId="41E86EAF" w14:textId="03F651DE" w:rsidR="00010CA1" w:rsidRPr="009F1B7D" w:rsidDel="001D500F" w:rsidRDefault="00010CA1" w:rsidP="00011096">
            <w:pPr>
              <w:pStyle w:val="XML4"/>
              <w:rPr>
                <w:del w:id="8948" w:author="Thomas Dietz" w:date="2012-08-13T14:22:00Z"/>
              </w:rPr>
            </w:pPr>
            <w:del w:id="8949" w:author="Thomas Dietz" w:date="2012-08-13T14:22:00Z">
              <w:r w:rsidRPr="009F1B7D" w:rsidDel="001D500F">
                <w:delText>description "Specifies if receiving packets is not enabled on the port.";</w:delText>
              </w:r>
            </w:del>
          </w:p>
          <w:p w14:paraId="0CEB1A0D" w14:textId="311B0191" w:rsidR="00010CA1" w:rsidRPr="009F1B7D" w:rsidDel="001D500F" w:rsidRDefault="00010CA1" w:rsidP="00011096">
            <w:pPr>
              <w:pStyle w:val="XML3"/>
              <w:rPr>
                <w:del w:id="8950" w:author="Thomas Dietz" w:date="2012-08-13T14:22:00Z"/>
              </w:rPr>
            </w:pPr>
            <w:del w:id="8951" w:author="Thomas Dietz" w:date="2012-08-13T14:22:00Z">
              <w:r w:rsidRPr="009F1B7D" w:rsidDel="001D500F">
                <w:delText>}</w:delText>
              </w:r>
            </w:del>
          </w:p>
          <w:p w14:paraId="32531C78" w14:textId="7417F14A" w:rsidR="00010CA1" w:rsidRPr="009F1B7D" w:rsidDel="001D500F" w:rsidRDefault="00010CA1" w:rsidP="00011096">
            <w:pPr>
              <w:pStyle w:val="XML3"/>
              <w:rPr>
                <w:del w:id="8952" w:author="Thomas Dietz" w:date="2012-08-13T14:22:00Z"/>
              </w:rPr>
            </w:pPr>
            <w:del w:id="8953" w:author="Thomas Dietz" w:date="2012-08-13T14:22:00Z">
              <w:r w:rsidRPr="009F1B7D" w:rsidDel="001D500F">
                <w:delText>leaf no-forward {</w:delText>
              </w:r>
            </w:del>
          </w:p>
          <w:p w14:paraId="397806D4" w14:textId="55908703" w:rsidR="00010CA1" w:rsidRPr="009F1B7D" w:rsidDel="001D500F" w:rsidRDefault="00010CA1" w:rsidP="00011096">
            <w:pPr>
              <w:pStyle w:val="XML4"/>
              <w:rPr>
                <w:del w:id="8954" w:author="Thomas Dietz" w:date="2012-08-13T14:22:00Z"/>
              </w:rPr>
            </w:pPr>
            <w:del w:id="8955" w:author="Thomas Dietz" w:date="2012-08-13T14:22:00Z">
              <w:r w:rsidRPr="009F1B7D" w:rsidDel="001D500F">
                <w:delText>type boolean;</w:delText>
              </w:r>
            </w:del>
          </w:p>
          <w:p w14:paraId="4CAAC7AF" w14:textId="249863EB" w:rsidR="00010CA1" w:rsidRPr="009F1B7D" w:rsidDel="001D500F" w:rsidRDefault="00010CA1" w:rsidP="00011096">
            <w:pPr>
              <w:pStyle w:val="XML4"/>
              <w:rPr>
                <w:del w:id="8956" w:author="Thomas Dietz" w:date="2012-08-13T14:22:00Z"/>
              </w:rPr>
            </w:pPr>
            <w:del w:id="8957" w:author="Thomas Dietz" w:date="2012-08-13T14:22:00Z">
              <w:r w:rsidRPr="009F1B7D" w:rsidDel="001D500F">
                <w:delText>default false;</w:delText>
              </w:r>
            </w:del>
          </w:p>
          <w:p w14:paraId="4EBB6827" w14:textId="053E0272" w:rsidR="00010CA1" w:rsidRPr="009F1B7D" w:rsidDel="001D500F" w:rsidRDefault="00010CA1" w:rsidP="00011096">
            <w:pPr>
              <w:pStyle w:val="XML4"/>
              <w:rPr>
                <w:del w:id="8958" w:author="Thomas Dietz" w:date="2012-08-13T14:22:00Z"/>
              </w:rPr>
            </w:pPr>
            <w:del w:id="8959" w:author="Thomas Dietz" w:date="2012-08-13T14:22:00Z">
              <w:r w:rsidRPr="009F1B7D" w:rsidDel="001D500F">
                <w:delText>description "Specifies if forwarding packets is not enabled on that port.";</w:delText>
              </w:r>
            </w:del>
          </w:p>
          <w:p w14:paraId="0697895F" w14:textId="36F07B3F" w:rsidR="00010CA1" w:rsidRPr="009F1B7D" w:rsidDel="001D500F" w:rsidRDefault="00010CA1" w:rsidP="00011096">
            <w:pPr>
              <w:pStyle w:val="XML3"/>
              <w:rPr>
                <w:del w:id="8960" w:author="Thomas Dietz" w:date="2012-08-13T14:22:00Z"/>
              </w:rPr>
            </w:pPr>
            <w:del w:id="8961" w:author="Thomas Dietz" w:date="2012-08-13T14:22:00Z">
              <w:r w:rsidRPr="009F1B7D" w:rsidDel="001D500F">
                <w:delText>}</w:delText>
              </w:r>
            </w:del>
          </w:p>
          <w:p w14:paraId="7E7DB5E2" w14:textId="42B503B1" w:rsidR="00010CA1" w:rsidRPr="009F1B7D" w:rsidDel="001D500F" w:rsidRDefault="00010CA1" w:rsidP="00011096">
            <w:pPr>
              <w:pStyle w:val="XML3"/>
              <w:rPr>
                <w:del w:id="8962" w:author="Thomas Dietz" w:date="2012-08-13T14:22:00Z"/>
              </w:rPr>
            </w:pPr>
            <w:del w:id="8963" w:author="Thomas Dietz" w:date="2012-08-13T14:22:00Z">
              <w:r w:rsidRPr="009F1B7D" w:rsidDel="001D500F">
                <w:delText>leaf no-packet-in {</w:delText>
              </w:r>
            </w:del>
          </w:p>
          <w:p w14:paraId="37B79E08" w14:textId="355B750B" w:rsidR="00010CA1" w:rsidRPr="009F1B7D" w:rsidDel="001D500F" w:rsidRDefault="00010CA1" w:rsidP="00011096">
            <w:pPr>
              <w:pStyle w:val="XML4"/>
              <w:rPr>
                <w:del w:id="8964" w:author="Thomas Dietz" w:date="2012-08-13T14:22:00Z"/>
              </w:rPr>
            </w:pPr>
            <w:del w:id="8965" w:author="Thomas Dietz" w:date="2012-08-13T14:22:00Z">
              <w:r w:rsidRPr="009F1B7D" w:rsidDel="001D500F">
                <w:delText>type boolean;</w:delText>
              </w:r>
            </w:del>
          </w:p>
          <w:p w14:paraId="1A36675C" w14:textId="10A5F560" w:rsidR="00010CA1" w:rsidRPr="009F1B7D" w:rsidDel="001D500F" w:rsidRDefault="00010CA1" w:rsidP="00011096">
            <w:pPr>
              <w:pStyle w:val="XML4"/>
              <w:rPr>
                <w:del w:id="8966" w:author="Thomas Dietz" w:date="2012-08-13T14:22:00Z"/>
              </w:rPr>
            </w:pPr>
            <w:del w:id="8967" w:author="Thomas Dietz" w:date="2012-08-13T14:22:00Z">
              <w:r w:rsidRPr="009F1B7D" w:rsidDel="001D500F">
                <w:delText>default false;</w:delText>
              </w:r>
            </w:del>
          </w:p>
          <w:p w14:paraId="3427EEB8" w14:textId="5C5DE9A0" w:rsidR="00010CA1" w:rsidRPr="009F1B7D" w:rsidDel="001D500F" w:rsidRDefault="00010CA1" w:rsidP="00011096">
            <w:pPr>
              <w:pStyle w:val="XML4"/>
              <w:rPr>
                <w:del w:id="8968" w:author="Thomas Dietz" w:date="2012-08-13T14:22:00Z"/>
              </w:rPr>
            </w:pPr>
            <w:del w:id="8969" w:author="Thomas Dietz" w:date="2012-08-13T14:22:00Z">
              <w:r w:rsidRPr="009F1B7D" w:rsidDel="001D500F">
                <w:delText>description "Specifies if sending packet-in messages for incoming packets is not enabled on that port.";</w:delText>
              </w:r>
            </w:del>
          </w:p>
          <w:p w14:paraId="7AFDC874" w14:textId="19D880C2" w:rsidR="00010CA1" w:rsidRPr="009F1B7D" w:rsidDel="001D500F" w:rsidRDefault="00010CA1" w:rsidP="00011096">
            <w:pPr>
              <w:pStyle w:val="XML3"/>
              <w:rPr>
                <w:del w:id="8970" w:author="Thomas Dietz" w:date="2012-08-13T14:22:00Z"/>
              </w:rPr>
            </w:pPr>
            <w:del w:id="8971" w:author="Thomas Dietz" w:date="2012-08-13T14:22:00Z">
              <w:r w:rsidRPr="009F1B7D" w:rsidDel="001D500F">
                <w:delText>}</w:delText>
              </w:r>
            </w:del>
          </w:p>
          <w:p w14:paraId="75001282" w14:textId="21D05FF4" w:rsidR="00010CA1" w:rsidRPr="009F1B7D" w:rsidDel="001D500F" w:rsidRDefault="00010CA1" w:rsidP="00011096">
            <w:pPr>
              <w:pStyle w:val="XML2"/>
              <w:rPr>
                <w:del w:id="8972" w:author="Thomas Dietz" w:date="2012-08-13T14:22:00Z"/>
              </w:rPr>
            </w:pPr>
            <w:del w:id="8973" w:author="Thomas Dietz" w:date="2012-08-13T14:22:00Z">
              <w:r w:rsidRPr="009F1B7D" w:rsidDel="001D500F">
                <w:delText>}</w:delText>
              </w:r>
            </w:del>
          </w:p>
          <w:p w14:paraId="1ED2F58C" w14:textId="51FDE670" w:rsidR="00010CA1" w:rsidRPr="009F1B7D" w:rsidDel="001D500F" w:rsidRDefault="00010CA1" w:rsidP="00011096">
            <w:pPr>
              <w:pStyle w:val="XML2"/>
              <w:rPr>
                <w:del w:id="8974" w:author="Thomas Dietz" w:date="2012-08-13T14:22:00Z"/>
              </w:rPr>
            </w:pPr>
            <w:del w:id="8975" w:author="Thomas Dietz" w:date="2012-08-13T14:22:00Z">
              <w:r w:rsidRPr="009F1B7D" w:rsidDel="001D500F">
                <w:delText>container state {</w:delText>
              </w:r>
            </w:del>
          </w:p>
          <w:p w14:paraId="1E22BA21" w14:textId="147E2584" w:rsidR="00010CA1" w:rsidRPr="009F1B7D" w:rsidDel="001D500F" w:rsidRDefault="00010CA1" w:rsidP="00011096">
            <w:pPr>
              <w:pStyle w:val="XML3"/>
              <w:rPr>
                <w:del w:id="8976" w:author="Thomas Dietz" w:date="2012-08-13T14:22:00Z"/>
              </w:rPr>
            </w:pPr>
            <w:del w:id="8977" w:author="Thomas Dietz" w:date="2012-08-13T14:22:00Z">
              <w:r w:rsidRPr="009F1B7D" w:rsidDel="001D500F">
                <w:delText>config false;</w:delText>
              </w:r>
            </w:del>
          </w:p>
          <w:p w14:paraId="354B354B" w14:textId="4671EFBA" w:rsidR="00010CA1" w:rsidRPr="009F1B7D" w:rsidDel="001D500F" w:rsidRDefault="00010CA1" w:rsidP="00011096">
            <w:pPr>
              <w:pStyle w:val="XML3"/>
              <w:rPr>
                <w:del w:id="8978" w:author="Thomas Dietz" w:date="2012-08-13T14:22:00Z"/>
              </w:rPr>
            </w:pPr>
            <w:del w:id="8979" w:author="Thomas Dietz" w:date="2012-08-13T14:22:00Z">
              <w:r w:rsidRPr="009F1B7D" w:rsidDel="001D500F">
                <w:delText>leaf oper-state {</w:delText>
              </w:r>
            </w:del>
          </w:p>
          <w:p w14:paraId="214845A8" w14:textId="1C0683F2" w:rsidR="00010CA1" w:rsidRPr="009F1B7D" w:rsidDel="001D500F" w:rsidRDefault="00010CA1" w:rsidP="00011096">
            <w:pPr>
              <w:pStyle w:val="XML4"/>
              <w:rPr>
                <w:del w:id="8980" w:author="Thomas Dietz" w:date="2012-08-13T14:22:00Z"/>
              </w:rPr>
            </w:pPr>
            <w:del w:id="8981" w:author="Thomas Dietz" w:date="2012-08-13T14:22:00Z">
              <w:r w:rsidRPr="009F1B7D" w:rsidDel="001D500F">
                <w:delText>type up-down-state-type;</w:delText>
              </w:r>
            </w:del>
          </w:p>
          <w:p w14:paraId="6CA4F57A" w14:textId="4100986E" w:rsidR="00010CA1" w:rsidRPr="009F1B7D" w:rsidDel="001D500F" w:rsidRDefault="00010CA1" w:rsidP="00011096">
            <w:pPr>
              <w:pStyle w:val="XML4"/>
              <w:rPr>
                <w:del w:id="8982" w:author="Thomas Dietz" w:date="2012-08-13T14:22:00Z"/>
              </w:rPr>
            </w:pPr>
            <w:del w:id="8983" w:author="Thomas Dietz" w:date="2012-08-13T14:22:00Z">
              <w:r w:rsidRPr="009F1B7D" w:rsidDel="001D500F">
                <w:delText>mandatory true;</w:delText>
              </w:r>
            </w:del>
          </w:p>
          <w:p w14:paraId="0F6A330C" w14:textId="4EE492AB" w:rsidR="00010CA1" w:rsidRPr="009F1B7D" w:rsidDel="001D500F" w:rsidRDefault="00010CA1" w:rsidP="00011096">
            <w:pPr>
              <w:pStyle w:val="XML4"/>
              <w:rPr>
                <w:del w:id="8984" w:author="Thomas Dietz" w:date="2012-08-13T14:22:00Z"/>
              </w:rPr>
            </w:pPr>
            <w:del w:id="8985" w:author="Thomas Dietz" w:date="2012-08-13T14:22:00Z">
              <w:r w:rsidRPr="009F1B7D" w:rsidDel="001D500F">
                <w:delText>description "The operational state of the port.";</w:delText>
              </w:r>
            </w:del>
          </w:p>
          <w:p w14:paraId="78351239" w14:textId="31DB9ABD" w:rsidR="00010CA1" w:rsidRPr="009F1B7D" w:rsidDel="001D500F" w:rsidRDefault="00010CA1" w:rsidP="00011096">
            <w:pPr>
              <w:pStyle w:val="XML3"/>
              <w:rPr>
                <w:del w:id="8986" w:author="Thomas Dietz" w:date="2012-08-13T14:22:00Z"/>
              </w:rPr>
            </w:pPr>
            <w:del w:id="8987" w:author="Thomas Dietz" w:date="2012-08-13T14:22:00Z">
              <w:r w:rsidRPr="009F1B7D" w:rsidDel="001D500F">
                <w:delText>}</w:delText>
              </w:r>
            </w:del>
          </w:p>
          <w:p w14:paraId="2708FDC2" w14:textId="50CC1EB9" w:rsidR="00010CA1" w:rsidRPr="009F1B7D" w:rsidDel="001D500F" w:rsidRDefault="00010CA1" w:rsidP="00011096">
            <w:pPr>
              <w:pStyle w:val="XML3"/>
              <w:rPr>
                <w:del w:id="8988" w:author="Thomas Dietz" w:date="2012-08-13T14:22:00Z"/>
              </w:rPr>
            </w:pPr>
            <w:del w:id="8989" w:author="Thomas Dietz" w:date="2012-08-13T14:22:00Z">
              <w:r w:rsidRPr="009F1B7D" w:rsidDel="001D500F">
                <w:delText>leaf blocked {</w:delText>
              </w:r>
            </w:del>
          </w:p>
          <w:p w14:paraId="1EFBC86E" w14:textId="41C385C9" w:rsidR="00010CA1" w:rsidRPr="009F1B7D" w:rsidDel="001D500F" w:rsidRDefault="00010CA1" w:rsidP="00011096">
            <w:pPr>
              <w:pStyle w:val="XML4"/>
              <w:rPr>
                <w:del w:id="8990" w:author="Thomas Dietz" w:date="2012-08-13T14:22:00Z"/>
              </w:rPr>
            </w:pPr>
            <w:del w:id="8991" w:author="Thomas Dietz" w:date="2012-08-13T14:22:00Z">
              <w:r w:rsidRPr="009F1B7D" w:rsidDel="001D500F">
                <w:delText>type boolean;</w:delText>
              </w:r>
            </w:del>
          </w:p>
          <w:p w14:paraId="3C44EC58" w14:textId="04F03D0D" w:rsidR="00010CA1" w:rsidRPr="009F1B7D" w:rsidDel="001D500F" w:rsidRDefault="00010CA1" w:rsidP="00011096">
            <w:pPr>
              <w:pStyle w:val="XML4"/>
              <w:rPr>
                <w:del w:id="8992" w:author="Thomas Dietz" w:date="2012-08-13T14:22:00Z"/>
              </w:rPr>
            </w:pPr>
            <w:del w:id="8993" w:author="Thomas Dietz" w:date="2012-08-13T14:22:00Z">
              <w:r w:rsidRPr="009F1B7D" w:rsidDel="001D500F">
                <w:delText>mandatory true;</w:delText>
              </w:r>
            </w:del>
          </w:p>
          <w:p w14:paraId="3B2BB147" w14:textId="0F62C4B6" w:rsidR="00010CA1" w:rsidRPr="009F1B7D" w:rsidDel="001D500F" w:rsidRDefault="00010CA1" w:rsidP="00011096">
            <w:pPr>
              <w:pStyle w:val="XML4"/>
              <w:rPr>
                <w:del w:id="8994" w:author="Thomas Dietz" w:date="2012-08-13T14:22:00Z"/>
              </w:rPr>
            </w:pPr>
            <w:del w:id="8995" w:author="Thomas Dietz" w:date="2012-08-13T14:22:00Z">
              <w:r w:rsidRPr="009F1B7D" w:rsidDel="001D500F">
                <w:delText>description "tbd";</w:delText>
              </w:r>
            </w:del>
          </w:p>
          <w:p w14:paraId="163CCB4F" w14:textId="5B213B4E" w:rsidR="00010CA1" w:rsidRPr="009F1B7D" w:rsidDel="001D500F" w:rsidRDefault="00010CA1" w:rsidP="00011096">
            <w:pPr>
              <w:pStyle w:val="XML3"/>
              <w:rPr>
                <w:del w:id="8996" w:author="Thomas Dietz" w:date="2012-08-13T14:22:00Z"/>
              </w:rPr>
            </w:pPr>
            <w:del w:id="8997" w:author="Thomas Dietz" w:date="2012-08-13T14:22:00Z">
              <w:r w:rsidRPr="009F1B7D" w:rsidDel="001D500F">
                <w:delText>}</w:delText>
              </w:r>
            </w:del>
          </w:p>
          <w:p w14:paraId="3550595C" w14:textId="24ECFA3A" w:rsidR="00010CA1" w:rsidRPr="009F1B7D" w:rsidDel="001D500F" w:rsidRDefault="00010CA1" w:rsidP="00011096">
            <w:pPr>
              <w:pStyle w:val="XML3"/>
              <w:rPr>
                <w:del w:id="8998" w:author="Thomas Dietz" w:date="2012-08-13T14:22:00Z"/>
              </w:rPr>
            </w:pPr>
            <w:del w:id="8999" w:author="Thomas Dietz" w:date="2012-08-13T14:22:00Z">
              <w:r w:rsidRPr="009F1B7D" w:rsidDel="001D500F">
                <w:delText>leaf live {</w:delText>
              </w:r>
            </w:del>
          </w:p>
          <w:p w14:paraId="6680F915" w14:textId="194734AE" w:rsidR="00010CA1" w:rsidRPr="009F1B7D" w:rsidDel="001D500F" w:rsidRDefault="00010CA1" w:rsidP="00011096">
            <w:pPr>
              <w:pStyle w:val="XML4"/>
              <w:rPr>
                <w:del w:id="9000" w:author="Thomas Dietz" w:date="2012-08-13T14:22:00Z"/>
              </w:rPr>
            </w:pPr>
            <w:del w:id="9001" w:author="Thomas Dietz" w:date="2012-08-13T14:22:00Z">
              <w:r w:rsidRPr="009F1B7D" w:rsidDel="001D500F">
                <w:delText>type boolean;</w:delText>
              </w:r>
            </w:del>
          </w:p>
          <w:p w14:paraId="7CE09296" w14:textId="5BBCA451" w:rsidR="00010CA1" w:rsidRPr="009F1B7D" w:rsidDel="001D500F" w:rsidRDefault="00010CA1" w:rsidP="00011096">
            <w:pPr>
              <w:pStyle w:val="XML4"/>
              <w:rPr>
                <w:del w:id="9002" w:author="Thomas Dietz" w:date="2012-08-13T14:22:00Z"/>
              </w:rPr>
            </w:pPr>
            <w:del w:id="9003" w:author="Thomas Dietz" w:date="2012-08-13T14:22:00Z">
              <w:r w:rsidRPr="009F1B7D" w:rsidDel="001D500F">
                <w:delText>mandatory true;</w:delText>
              </w:r>
            </w:del>
          </w:p>
          <w:p w14:paraId="4E647D47" w14:textId="6EF89E99" w:rsidR="00010CA1" w:rsidRPr="009F1B7D" w:rsidDel="001D500F" w:rsidRDefault="00010CA1" w:rsidP="00011096">
            <w:pPr>
              <w:pStyle w:val="XML4"/>
              <w:rPr>
                <w:del w:id="9004" w:author="Thomas Dietz" w:date="2012-08-13T14:22:00Z"/>
              </w:rPr>
            </w:pPr>
            <w:del w:id="9005" w:author="Thomas Dietz" w:date="2012-08-13T14:22:00Z">
              <w:r w:rsidRPr="009F1B7D" w:rsidDel="001D500F">
                <w:delText>description "tbd";</w:delText>
              </w:r>
            </w:del>
          </w:p>
          <w:p w14:paraId="0026DF25" w14:textId="52E9585B" w:rsidR="00010CA1" w:rsidRPr="009F1B7D" w:rsidDel="001D500F" w:rsidRDefault="00010CA1" w:rsidP="00011096">
            <w:pPr>
              <w:pStyle w:val="XML3"/>
              <w:rPr>
                <w:del w:id="9006" w:author="Thomas Dietz" w:date="2012-08-13T14:22:00Z"/>
              </w:rPr>
            </w:pPr>
            <w:del w:id="9007" w:author="Thomas Dietz" w:date="2012-08-13T14:22:00Z">
              <w:r w:rsidRPr="009F1B7D" w:rsidDel="001D500F">
                <w:delText>}</w:delText>
              </w:r>
            </w:del>
          </w:p>
          <w:p w14:paraId="6E4B3374" w14:textId="5CEF6FCD" w:rsidR="00010CA1" w:rsidRPr="009F1B7D" w:rsidDel="001D500F" w:rsidRDefault="00010CA1" w:rsidP="00011096">
            <w:pPr>
              <w:pStyle w:val="XML2"/>
              <w:rPr>
                <w:del w:id="9008" w:author="Thomas Dietz" w:date="2012-08-13T14:22:00Z"/>
              </w:rPr>
            </w:pPr>
            <w:del w:id="9009" w:author="Thomas Dietz" w:date="2012-08-13T14:22:00Z">
              <w:r w:rsidRPr="009F1B7D" w:rsidDel="001D500F">
                <w:delText>}</w:delText>
              </w:r>
            </w:del>
          </w:p>
          <w:p w14:paraId="5601DF01" w14:textId="68A0F605" w:rsidR="00010CA1" w:rsidRPr="009F1B7D" w:rsidDel="001D500F" w:rsidRDefault="00010CA1" w:rsidP="00011096">
            <w:pPr>
              <w:pStyle w:val="XML2"/>
              <w:rPr>
                <w:del w:id="9010" w:author="Thomas Dietz" w:date="2012-08-13T14:22:00Z"/>
              </w:rPr>
            </w:pPr>
            <w:del w:id="9011" w:author="Thomas Dietz" w:date="2012-08-13T14:22:00Z">
              <w:r w:rsidRPr="009F1B7D" w:rsidDel="001D500F">
                <w:delText>container features {</w:delText>
              </w:r>
            </w:del>
          </w:p>
          <w:p w14:paraId="20D506F3" w14:textId="020B02E6" w:rsidR="00010CA1" w:rsidRPr="009F1B7D" w:rsidDel="001D500F" w:rsidRDefault="00010CA1" w:rsidP="00011096">
            <w:pPr>
              <w:pStyle w:val="XML3"/>
              <w:rPr>
                <w:del w:id="9012" w:author="Thomas Dietz" w:date="2012-08-13T14:22:00Z"/>
              </w:rPr>
            </w:pPr>
            <w:del w:id="9013" w:author="Thomas Dietz" w:date="2012-08-13T14:22:00Z">
              <w:r w:rsidRPr="009F1B7D" w:rsidDel="001D500F">
                <w:delText>container current {</w:delText>
              </w:r>
            </w:del>
          </w:p>
          <w:p w14:paraId="27786D19" w14:textId="7B7AE64D" w:rsidR="00010CA1" w:rsidRPr="009F1B7D" w:rsidDel="001D500F" w:rsidRDefault="00010CA1" w:rsidP="00011096">
            <w:pPr>
              <w:pStyle w:val="XML4"/>
              <w:rPr>
                <w:del w:id="9014" w:author="Thomas Dietz" w:date="2012-08-13T14:22:00Z"/>
              </w:rPr>
            </w:pPr>
            <w:del w:id="9015" w:author="Thomas Dietz" w:date="2012-08-13T14:22:00Z">
              <w:r w:rsidRPr="009F1B7D" w:rsidDel="001D500F">
                <w:delText>uses openflow-port-current-features-grouping;</w:delText>
              </w:r>
            </w:del>
          </w:p>
          <w:p w14:paraId="51FE233C" w14:textId="34E21362" w:rsidR="00010CA1" w:rsidRPr="009F1B7D" w:rsidDel="001D500F" w:rsidRDefault="00010CA1" w:rsidP="00011096">
            <w:pPr>
              <w:pStyle w:val="XML4"/>
              <w:rPr>
                <w:del w:id="9016" w:author="Thomas Dietz" w:date="2012-08-13T14:22:00Z"/>
              </w:rPr>
            </w:pPr>
            <w:del w:id="9017" w:author="Thomas Dietz" w:date="2012-08-13T14:22:00Z">
              <w:r w:rsidRPr="009F1B7D" w:rsidDel="001D500F">
                <w:delText>config false;</w:delText>
              </w:r>
            </w:del>
          </w:p>
          <w:p w14:paraId="1D9A95C2" w14:textId="600E674C" w:rsidR="00010CA1" w:rsidRPr="009F1B7D" w:rsidDel="001D500F" w:rsidRDefault="00010CA1" w:rsidP="00011096">
            <w:pPr>
              <w:pStyle w:val="XML4"/>
              <w:rPr>
                <w:del w:id="9018" w:author="Thomas Dietz" w:date="2012-08-13T14:22:00Z"/>
              </w:rPr>
            </w:pPr>
            <w:del w:id="9019" w:author="Thomas Dietz" w:date="2012-08-13T14:22:00Z">
              <w:r w:rsidRPr="009F1B7D" w:rsidDel="001D500F">
                <w:delText>description "The features (rates, duplex, etc.) of the port that are currently in use.";</w:delText>
              </w:r>
            </w:del>
          </w:p>
          <w:p w14:paraId="4E6FE89A" w14:textId="239DC081" w:rsidR="00010CA1" w:rsidRPr="009F1B7D" w:rsidDel="001D500F" w:rsidRDefault="00010CA1" w:rsidP="00011096">
            <w:pPr>
              <w:pStyle w:val="XML3"/>
              <w:rPr>
                <w:del w:id="9020" w:author="Thomas Dietz" w:date="2012-08-13T14:22:00Z"/>
              </w:rPr>
            </w:pPr>
            <w:del w:id="9021" w:author="Thomas Dietz" w:date="2012-08-13T14:22:00Z">
              <w:r w:rsidRPr="009F1B7D" w:rsidDel="001D500F">
                <w:delText>}</w:delText>
              </w:r>
            </w:del>
          </w:p>
          <w:p w14:paraId="363B2D78" w14:textId="65127D11" w:rsidR="00010CA1" w:rsidRPr="009F1B7D" w:rsidDel="001D500F" w:rsidRDefault="00010CA1" w:rsidP="00011096">
            <w:pPr>
              <w:pStyle w:val="XML3"/>
              <w:rPr>
                <w:del w:id="9022" w:author="Thomas Dietz" w:date="2012-08-13T14:22:00Z"/>
              </w:rPr>
            </w:pPr>
            <w:del w:id="9023" w:author="Thomas Dietz" w:date="2012-08-13T14:22:00Z">
              <w:r w:rsidRPr="009F1B7D" w:rsidDel="001D500F">
                <w:delText>container advertised {</w:delText>
              </w:r>
            </w:del>
          </w:p>
          <w:p w14:paraId="174C200D" w14:textId="1154EEF0" w:rsidR="00010CA1" w:rsidRPr="009F1B7D" w:rsidDel="001D500F" w:rsidRDefault="00010CA1" w:rsidP="00011096">
            <w:pPr>
              <w:pStyle w:val="XML4"/>
              <w:rPr>
                <w:del w:id="9024" w:author="Thomas Dietz" w:date="2012-08-13T14:22:00Z"/>
              </w:rPr>
            </w:pPr>
            <w:del w:id="9025" w:author="Thomas Dietz" w:date="2012-08-13T14:22:00Z">
              <w:r w:rsidRPr="009F1B7D" w:rsidDel="001D500F">
                <w:lastRenderedPageBreak/>
                <w:delText>uses openflow-port-other-features-grouping;</w:delText>
              </w:r>
            </w:del>
          </w:p>
          <w:p w14:paraId="5E7642D3" w14:textId="025F2709" w:rsidR="00010CA1" w:rsidRPr="009F1B7D" w:rsidDel="001D500F" w:rsidRDefault="00010CA1" w:rsidP="00011096">
            <w:pPr>
              <w:pStyle w:val="XML4"/>
              <w:rPr>
                <w:del w:id="9026" w:author="Thomas Dietz" w:date="2012-08-13T14:22:00Z"/>
              </w:rPr>
            </w:pPr>
            <w:del w:id="9027" w:author="Thomas Dietz" w:date="2012-08-13T14:22:00Z">
              <w:r w:rsidRPr="009F1B7D" w:rsidDel="001D500F">
                <w:delText>description "The features (rates, duplex, etc.) of the port that are advertised to the peer port.";</w:delText>
              </w:r>
            </w:del>
          </w:p>
          <w:p w14:paraId="79EE8A04" w14:textId="17694071" w:rsidR="00010CA1" w:rsidRPr="009F1B7D" w:rsidDel="001D500F" w:rsidRDefault="00010CA1" w:rsidP="00011096">
            <w:pPr>
              <w:pStyle w:val="XML4"/>
              <w:rPr>
                <w:del w:id="9028" w:author="Thomas Dietz" w:date="2012-08-13T14:22:00Z"/>
              </w:rPr>
            </w:pPr>
            <w:del w:id="9029" w:author="Thomas Dietz" w:date="2012-08-13T14:22:00Z">
              <w:r w:rsidRPr="009F1B7D" w:rsidDel="001D500F">
                <w:delText>}</w:delText>
              </w:r>
            </w:del>
          </w:p>
          <w:p w14:paraId="4F31B4D6" w14:textId="3BD9DD0F" w:rsidR="00010CA1" w:rsidRPr="009F1B7D" w:rsidDel="001D500F" w:rsidRDefault="00010CA1" w:rsidP="00011096">
            <w:pPr>
              <w:pStyle w:val="XML4"/>
              <w:rPr>
                <w:del w:id="9030" w:author="Thomas Dietz" w:date="2012-08-13T14:22:00Z"/>
              </w:rPr>
            </w:pPr>
            <w:del w:id="9031" w:author="Thomas Dietz" w:date="2012-08-13T14:22:00Z">
              <w:r w:rsidRPr="009F1B7D" w:rsidDel="001D500F">
                <w:delText>container supported {</w:delText>
              </w:r>
            </w:del>
          </w:p>
          <w:p w14:paraId="40F35979" w14:textId="30026729" w:rsidR="00010CA1" w:rsidRPr="009F1B7D" w:rsidDel="001D500F" w:rsidRDefault="00010CA1" w:rsidP="00011096">
            <w:pPr>
              <w:pStyle w:val="XML4"/>
              <w:rPr>
                <w:del w:id="9032" w:author="Thomas Dietz" w:date="2012-08-13T14:22:00Z"/>
              </w:rPr>
            </w:pPr>
            <w:del w:id="9033" w:author="Thomas Dietz" w:date="2012-08-13T14:22:00Z">
              <w:r w:rsidRPr="009F1B7D" w:rsidDel="001D500F">
                <w:delText>uses openflow-port-other-features-grouping;</w:delText>
              </w:r>
            </w:del>
          </w:p>
          <w:p w14:paraId="52BC47BB" w14:textId="673C5A25" w:rsidR="00010CA1" w:rsidRPr="009F1B7D" w:rsidDel="001D500F" w:rsidRDefault="00010CA1" w:rsidP="00011096">
            <w:pPr>
              <w:pStyle w:val="XML4"/>
              <w:rPr>
                <w:del w:id="9034" w:author="Thomas Dietz" w:date="2012-08-13T14:22:00Z"/>
              </w:rPr>
            </w:pPr>
            <w:del w:id="9035" w:author="Thomas Dietz" w:date="2012-08-13T14:22:00Z">
              <w:r w:rsidRPr="009F1B7D" w:rsidDel="001D500F">
                <w:delText>config false;</w:delText>
              </w:r>
            </w:del>
          </w:p>
          <w:p w14:paraId="1C18A36F" w14:textId="74615439" w:rsidR="00010CA1" w:rsidRPr="009F1B7D" w:rsidDel="001D500F" w:rsidRDefault="00010CA1" w:rsidP="00011096">
            <w:pPr>
              <w:pStyle w:val="XML4"/>
              <w:rPr>
                <w:del w:id="9036" w:author="Thomas Dietz" w:date="2012-08-13T14:22:00Z"/>
              </w:rPr>
            </w:pPr>
            <w:del w:id="9037" w:author="Thomas Dietz" w:date="2012-08-13T14:22:00Z">
              <w:r w:rsidRPr="009F1B7D" w:rsidDel="001D500F">
                <w:delText>description "The features (rates, duplex, etc.) of the port that are supported on the port.";</w:delText>
              </w:r>
            </w:del>
          </w:p>
          <w:p w14:paraId="78428C46" w14:textId="54E90218" w:rsidR="00010CA1" w:rsidRPr="009F1B7D" w:rsidDel="001D500F" w:rsidRDefault="00010CA1" w:rsidP="00011096">
            <w:pPr>
              <w:pStyle w:val="XML3"/>
              <w:rPr>
                <w:del w:id="9038" w:author="Thomas Dietz" w:date="2012-08-13T14:22:00Z"/>
              </w:rPr>
            </w:pPr>
            <w:del w:id="9039" w:author="Thomas Dietz" w:date="2012-08-13T14:22:00Z">
              <w:r w:rsidRPr="009F1B7D" w:rsidDel="001D500F">
                <w:delText>}</w:delText>
              </w:r>
            </w:del>
          </w:p>
          <w:p w14:paraId="2C0C470D" w14:textId="0A02486F" w:rsidR="00010CA1" w:rsidRPr="009F1B7D" w:rsidDel="001D500F" w:rsidRDefault="00010CA1" w:rsidP="00011096">
            <w:pPr>
              <w:pStyle w:val="XML3"/>
              <w:rPr>
                <w:del w:id="9040" w:author="Thomas Dietz" w:date="2012-08-13T14:22:00Z"/>
              </w:rPr>
            </w:pPr>
            <w:del w:id="9041" w:author="Thomas Dietz" w:date="2012-08-13T14:22:00Z">
              <w:r w:rsidRPr="009F1B7D" w:rsidDel="001D500F">
                <w:delText>container advertised-peer {</w:delText>
              </w:r>
            </w:del>
          </w:p>
          <w:p w14:paraId="6E0E8DAB" w14:textId="14A18B84" w:rsidR="00010CA1" w:rsidRPr="009F1B7D" w:rsidDel="001D500F" w:rsidRDefault="00010CA1" w:rsidP="00011096">
            <w:pPr>
              <w:pStyle w:val="XML4"/>
              <w:rPr>
                <w:del w:id="9042" w:author="Thomas Dietz" w:date="2012-08-13T14:22:00Z"/>
              </w:rPr>
            </w:pPr>
            <w:del w:id="9043" w:author="Thomas Dietz" w:date="2012-08-13T14:22:00Z">
              <w:r w:rsidRPr="009F1B7D" w:rsidDel="001D500F">
                <w:delText>uses openflow-port-other-features-grouping;</w:delText>
              </w:r>
            </w:del>
          </w:p>
          <w:p w14:paraId="3F5DD20E" w14:textId="1471FB7B" w:rsidR="00010CA1" w:rsidRPr="009F1B7D" w:rsidDel="001D500F" w:rsidRDefault="00010CA1" w:rsidP="00011096">
            <w:pPr>
              <w:pStyle w:val="XML4"/>
              <w:rPr>
                <w:del w:id="9044" w:author="Thomas Dietz" w:date="2012-08-13T14:22:00Z"/>
              </w:rPr>
            </w:pPr>
            <w:del w:id="9045" w:author="Thomas Dietz" w:date="2012-08-13T14:22:00Z">
              <w:r w:rsidRPr="009F1B7D" w:rsidDel="001D500F">
                <w:delText>config false;</w:delText>
              </w:r>
            </w:del>
          </w:p>
          <w:p w14:paraId="0D504386" w14:textId="73C95DD2" w:rsidR="00010CA1" w:rsidRPr="009F1B7D" w:rsidDel="001D500F" w:rsidRDefault="00010CA1" w:rsidP="00011096">
            <w:pPr>
              <w:pStyle w:val="XML4"/>
              <w:rPr>
                <w:del w:id="9046" w:author="Thomas Dietz" w:date="2012-08-13T14:22:00Z"/>
              </w:rPr>
            </w:pPr>
            <w:del w:id="9047" w:author="Thomas Dietz" w:date="2012-08-13T14:22:00Z">
              <w:r w:rsidRPr="009F1B7D" w:rsidDel="001D500F">
                <w:delText>description "The features (rates, duplex, etc.) that are currently advertised by the peer port.";</w:delText>
              </w:r>
            </w:del>
          </w:p>
          <w:p w14:paraId="5B3B1663" w14:textId="06E372AB" w:rsidR="00010CA1" w:rsidRPr="009F1B7D" w:rsidDel="001D500F" w:rsidRDefault="00010CA1" w:rsidP="00011096">
            <w:pPr>
              <w:pStyle w:val="XML3"/>
              <w:rPr>
                <w:del w:id="9048" w:author="Thomas Dietz" w:date="2012-08-13T14:22:00Z"/>
              </w:rPr>
            </w:pPr>
            <w:del w:id="9049" w:author="Thomas Dietz" w:date="2012-08-13T14:22:00Z">
              <w:r w:rsidRPr="009F1B7D" w:rsidDel="001D500F">
                <w:delText>}</w:delText>
              </w:r>
            </w:del>
          </w:p>
          <w:p w14:paraId="04D6C257" w14:textId="076BA76D" w:rsidR="00010CA1" w:rsidDel="001D500F" w:rsidRDefault="00010CA1" w:rsidP="00011096">
            <w:pPr>
              <w:pStyle w:val="XML2"/>
              <w:rPr>
                <w:del w:id="9050" w:author="Thomas Dietz" w:date="2012-08-13T14:22:00Z"/>
              </w:rPr>
            </w:pPr>
            <w:del w:id="9051" w:author="Thomas Dietz" w:date="2012-08-13T14:22:00Z">
              <w:r w:rsidRPr="009F1B7D" w:rsidDel="001D500F">
                <w:delText>}</w:delText>
              </w:r>
            </w:del>
          </w:p>
          <w:p w14:paraId="0F2F9C5B" w14:textId="4802AF5A" w:rsidR="00236990" w:rsidDel="001D500F" w:rsidRDefault="00236990" w:rsidP="00011096">
            <w:pPr>
              <w:pStyle w:val="XML2"/>
              <w:rPr>
                <w:del w:id="9052" w:author="Thomas Dietz" w:date="2012-08-13T14:22:00Z"/>
              </w:rPr>
            </w:pPr>
            <w:del w:id="9053" w:author="Thomas Dietz" w:date="2012-08-13T14:22:00Z">
              <w:r w:rsidDel="001D500F">
                <w:delText>grouping openflow-port-base-tunnel-grouping {</w:delText>
              </w:r>
            </w:del>
          </w:p>
          <w:p w14:paraId="6F2C3DE7" w14:textId="5ACADB32" w:rsidR="00236990" w:rsidDel="001D500F" w:rsidRDefault="00236990" w:rsidP="001442D2">
            <w:pPr>
              <w:pStyle w:val="XML3"/>
              <w:rPr>
                <w:del w:id="9054" w:author="Thomas Dietz" w:date="2012-08-13T14:22:00Z"/>
              </w:rPr>
            </w:pPr>
            <w:del w:id="9055" w:author="Thomas Dietz" w:date="2012-08-13T14:22:00Z">
              <w:r w:rsidDel="001D500F">
                <w:delText xml:space="preserve">description </w:delText>
              </w:r>
              <w:r w:rsidR="00D65422" w:rsidRPr="009F1B7D" w:rsidDel="001D500F">
                <w:delText>"</w:delText>
              </w:r>
              <w:r w:rsidDel="001D500F">
                <w:delText xml:space="preserve">A grouping with information included in every </w:delText>
              </w:r>
            </w:del>
          </w:p>
          <w:p w14:paraId="24631B31" w14:textId="3C702E43" w:rsidR="00236990" w:rsidDel="001D500F" w:rsidRDefault="00236990" w:rsidP="001442D2">
            <w:pPr>
              <w:pStyle w:val="XML9"/>
              <w:rPr>
                <w:del w:id="9056" w:author="Thomas Dietz" w:date="2012-08-13T14:22:00Z"/>
              </w:rPr>
            </w:pPr>
            <w:del w:id="9057" w:author="Thomas Dietz" w:date="2012-08-13T14:22:00Z">
              <w:r w:rsidDel="001D500F">
                <w:delText>supported tunnel type.</w:delText>
              </w:r>
              <w:r w:rsidR="00D65422" w:rsidRPr="009F1B7D" w:rsidDel="001D500F">
                <w:delText xml:space="preserve"> "</w:delText>
              </w:r>
              <w:r w:rsidDel="001D500F">
                <w:delText>;</w:delText>
              </w:r>
            </w:del>
          </w:p>
          <w:p w14:paraId="2BCA1A91" w14:textId="36AB9216" w:rsidR="00236990" w:rsidDel="001D500F" w:rsidRDefault="00236990" w:rsidP="001442D2">
            <w:pPr>
              <w:pStyle w:val="XML3"/>
              <w:rPr>
                <w:del w:id="9058" w:author="Thomas Dietz" w:date="2012-08-13T14:22:00Z"/>
              </w:rPr>
            </w:pPr>
            <w:del w:id="9059" w:author="Thomas Dietz" w:date="2012-08-13T14:22:00Z">
              <w:r w:rsidDel="001D500F">
                <w:delText>choice local-endpoint-address {</w:delText>
              </w:r>
            </w:del>
          </w:p>
          <w:p w14:paraId="0369FA9B" w14:textId="6F103659" w:rsidR="00236990" w:rsidDel="001D500F" w:rsidRDefault="00236990" w:rsidP="001442D2">
            <w:pPr>
              <w:pStyle w:val="XML4"/>
              <w:rPr>
                <w:del w:id="9060" w:author="Thomas Dietz" w:date="2012-08-13T14:22:00Z"/>
              </w:rPr>
            </w:pPr>
            <w:del w:id="9061" w:author="Thomas Dietz" w:date="2012-08-13T14:22:00Z">
              <w:r w:rsidDel="001D500F">
                <w:delText>leaf local-endpoint-ipv4-adress {</w:delText>
              </w:r>
            </w:del>
          </w:p>
          <w:p w14:paraId="13BFBC31" w14:textId="2E5DB446" w:rsidR="00236990" w:rsidDel="001D500F" w:rsidRDefault="00236990" w:rsidP="001442D2">
            <w:pPr>
              <w:pStyle w:val="XML5"/>
              <w:rPr>
                <w:del w:id="9062" w:author="Thomas Dietz" w:date="2012-08-13T14:22:00Z"/>
              </w:rPr>
            </w:pPr>
            <w:del w:id="9063" w:author="Thomas Dietz" w:date="2012-08-13T14:22:00Z">
              <w:r w:rsidDel="001D500F">
                <w:delText xml:space="preserve">type </w:delText>
              </w:r>
              <w:r w:rsidRPr="00156465" w:rsidDel="001D500F">
                <w:delText>inet:ipv4-address</w:delText>
              </w:r>
              <w:r w:rsidDel="001D500F">
                <w:delText>;</w:delText>
              </w:r>
            </w:del>
          </w:p>
          <w:p w14:paraId="3DA359E6" w14:textId="484BB642" w:rsidR="00236990" w:rsidDel="001D500F" w:rsidRDefault="00236990" w:rsidP="001442D2">
            <w:pPr>
              <w:pStyle w:val="XML5"/>
              <w:rPr>
                <w:del w:id="9064" w:author="Thomas Dietz" w:date="2012-08-13T14:22:00Z"/>
              </w:rPr>
            </w:pPr>
            <w:del w:id="9065" w:author="Thomas Dietz" w:date="2012-08-13T14:22:00Z">
              <w:r w:rsidDel="001D500F">
                <w:delText>description "The IPv4 address of the local tunnel endpoint.";</w:delText>
              </w:r>
            </w:del>
          </w:p>
          <w:p w14:paraId="3EBCABF0" w14:textId="1B9BE8DB" w:rsidR="00236990" w:rsidDel="001D500F" w:rsidRDefault="00236990" w:rsidP="001442D2">
            <w:pPr>
              <w:pStyle w:val="XML4"/>
              <w:rPr>
                <w:del w:id="9066" w:author="Thomas Dietz" w:date="2012-08-13T14:22:00Z"/>
              </w:rPr>
            </w:pPr>
            <w:del w:id="9067" w:author="Thomas Dietz" w:date="2012-08-13T14:22:00Z">
              <w:r w:rsidDel="001D500F">
                <w:delText>}</w:delText>
              </w:r>
            </w:del>
          </w:p>
          <w:p w14:paraId="671CF8CB" w14:textId="4740DC18" w:rsidR="00236990" w:rsidDel="001D500F" w:rsidRDefault="00236990" w:rsidP="001442D2">
            <w:pPr>
              <w:pStyle w:val="XML4"/>
              <w:rPr>
                <w:del w:id="9068" w:author="Thomas Dietz" w:date="2012-08-13T14:22:00Z"/>
              </w:rPr>
            </w:pPr>
            <w:del w:id="9069" w:author="Thomas Dietz" w:date="2012-08-13T14:22:00Z">
              <w:r w:rsidDel="001D500F">
                <w:delText>leaf local-endpoint-ipv6-adress {</w:delText>
              </w:r>
            </w:del>
          </w:p>
          <w:p w14:paraId="5D815F15" w14:textId="5BF63D88" w:rsidR="00236990" w:rsidDel="001D500F" w:rsidRDefault="00236990" w:rsidP="001442D2">
            <w:pPr>
              <w:pStyle w:val="XML5"/>
              <w:rPr>
                <w:del w:id="9070" w:author="Thomas Dietz" w:date="2012-08-13T14:22:00Z"/>
              </w:rPr>
            </w:pPr>
            <w:del w:id="9071" w:author="Thomas Dietz" w:date="2012-08-13T14:22:00Z">
              <w:r w:rsidDel="001D500F">
                <w:delText>type inet:ipv6</w:delText>
              </w:r>
              <w:r w:rsidRPr="00156465" w:rsidDel="001D500F">
                <w:delText>-address</w:delText>
              </w:r>
              <w:r w:rsidDel="001D500F">
                <w:delText>;</w:delText>
              </w:r>
            </w:del>
          </w:p>
          <w:p w14:paraId="47299294" w14:textId="10A36B38" w:rsidR="00236990" w:rsidDel="001D500F" w:rsidRDefault="00236990" w:rsidP="001442D2">
            <w:pPr>
              <w:pStyle w:val="XML5"/>
              <w:rPr>
                <w:del w:id="9072" w:author="Thomas Dietz" w:date="2012-08-13T14:22:00Z"/>
              </w:rPr>
            </w:pPr>
            <w:del w:id="9073" w:author="Thomas Dietz" w:date="2012-08-13T14:22:00Z">
              <w:r w:rsidDel="001D500F">
                <w:delText>description "The IPv6 address of the local tunnel endpoint.";</w:delText>
              </w:r>
            </w:del>
          </w:p>
          <w:p w14:paraId="20E90B76" w14:textId="6854EA87" w:rsidR="00236990" w:rsidDel="001D500F" w:rsidRDefault="00236990" w:rsidP="001442D2">
            <w:pPr>
              <w:pStyle w:val="XML4"/>
              <w:rPr>
                <w:del w:id="9074" w:author="Thomas Dietz" w:date="2012-08-13T14:22:00Z"/>
              </w:rPr>
            </w:pPr>
            <w:del w:id="9075" w:author="Thomas Dietz" w:date="2012-08-13T14:22:00Z">
              <w:r w:rsidDel="001D500F">
                <w:delText>}</w:delText>
              </w:r>
            </w:del>
          </w:p>
          <w:p w14:paraId="27698396" w14:textId="1CB63D2C" w:rsidR="00236990" w:rsidDel="001D500F" w:rsidRDefault="00236990" w:rsidP="001442D2">
            <w:pPr>
              <w:pStyle w:val="XML4"/>
              <w:rPr>
                <w:del w:id="9076" w:author="Thomas Dietz" w:date="2012-08-13T14:22:00Z"/>
              </w:rPr>
            </w:pPr>
            <w:del w:id="9077" w:author="Thomas Dietz" w:date="2012-08-13T14:22:00Z">
              <w:r w:rsidDel="001D500F">
                <w:delText>leaf local-endpoint-mac-adress {</w:delText>
              </w:r>
            </w:del>
          </w:p>
          <w:p w14:paraId="15E9E38B" w14:textId="044EDD23" w:rsidR="00236990" w:rsidDel="001D500F" w:rsidRDefault="00236990" w:rsidP="001442D2">
            <w:pPr>
              <w:pStyle w:val="XML5"/>
              <w:rPr>
                <w:del w:id="9078" w:author="Thomas Dietz" w:date="2012-08-13T14:22:00Z"/>
              </w:rPr>
            </w:pPr>
            <w:del w:id="9079" w:author="Thomas Dietz" w:date="2012-08-13T14:22:00Z">
              <w:r w:rsidDel="001D500F">
                <w:delText xml:space="preserve">type </w:delText>
              </w:r>
              <w:r w:rsidR="00D65422" w:rsidDel="001D500F">
                <w:delText>yang</w:delText>
              </w:r>
              <w:r w:rsidRPr="00156465" w:rsidDel="001D500F">
                <w:delText>:</w:delText>
              </w:r>
              <w:r w:rsidDel="001D500F">
                <w:delText>mac</w:delText>
              </w:r>
              <w:r w:rsidRPr="00156465" w:rsidDel="001D500F">
                <w:delText>-address</w:delText>
              </w:r>
              <w:r w:rsidDel="001D500F">
                <w:delText>;</w:delText>
              </w:r>
            </w:del>
          </w:p>
          <w:p w14:paraId="48CAFB00" w14:textId="1A7F629F" w:rsidR="00236990" w:rsidDel="001D500F" w:rsidRDefault="00236990" w:rsidP="001442D2">
            <w:pPr>
              <w:pStyle w:val="XML5"/>
              <w:rPr>
                <w:del w:id="9080" w:author="Thomas Dietz" w:date="2012-08-13T14:22:00Z"/>
              </w:rPr>
            </w:pPr>
            <w:del w:id="9081" w:author="Thomas Dietz" w:date="2012-08-13T14:22:00Z">
              <w:r w:rsidDel="001D500F">
                <w:delText>description "The MAC address of the local tunnel endpoint.";</w:delText>
              </w:r>
            </w:del>
          </w:p>
          <w:p w14:paraId="2E0C0EFC" w14:textId="23F71ADF" w:rsidR="00236990" w:rsidDel="001D500F" w:rsidRDefault="00236990" w:rsidP="001442D2">
            <w:pPr>
              <w:pStyle w:val="XML4"/>
              <w:rPr>
                <w:del w:id="9082" w:author="Thomas Dietz" w:date="2012-08-13T14:22:00Z"/>
              </w:rPr>
            </w:pPr>
            <w:del w:id="9083" w:author="Thomas Dietz" w:date="2012-08-13T14:22:00Z">
              <w:r w:rsidDel="001D500F">
                <w:delText>}</w:delText>
              </w:r>
            </w:del>
          </w:p>
          <w:p w14:paraId="1FA7A72D" w14:textId="59CE9DD3" w:rsidR="00236990" w:rsidRPr="009F1B7D" w:rsidDel="001D500F" w:rsidRDefault="00236990" w:rsidP="001442D2">
            <w:pPr>
              <w:pStyle w:val="XML3"/>
              <w:rPr>
                <w:del w:id="9084" w:author="Thomas Dietz" w:date="2012-08-13T14:22:00Z"/>
              </w:rPr>
            </w:pPr>
            <w:del w:id="9085" w:author="Thomas Dietz" w:date="2012-08-13T14:22:00Z">
              <w:r w:rsidRPr="009F1B7D" w:rsidDel="001D500F">
                <w:delText>}</w:delText>
              </w:r>
            </w:del>
          </w:p>
          <w:p w14:paraId="7DC523B7" w14:textId="6689860F" w:rsidR="00236990" w:rsidDel="001D500F" w:rsidRDefault="00236990" w:rsidP="001442D2">
            <w:pPr>
              <w:pStyle w:val="XML3"/>
              <w:rPr>
                <w:del w:id="9086" w:author="Thomas Dietz" w:date="2012-08-13T14:22:00Z"/>
              </w:rPr>
            </w:pPr>
            <w:del w:id="9087" w:author="Thomas Dietz" w:date="2012-08-13T14:22:00Z">
              <w:r w:rsidDel="001D500F">
                <w:delText>choice remote-endpoint-address {</w:delText>
              </w:r>
            </w:del>
          </w:p>
          <w:p w14:paraId="0EF8106E" w14:textId="44E8E88E" w:rsidR="00236990" w:rsidDel="001D500F" w:rsidRDefault="00236990" w:rsidP="001442D2">
            <w:pPr>
              <w:pStyle w:val="XML4"/>
              <w:rPr>
                <w:del w:id="9088" w:author="Thomas Dietz" w:date="2012-08-13T14:22:00Z"/>
              </w:rPr>
            </w:pPr>
            <w:del w:id="9089" w:author="Thomas Dietz" w:date="2012-08-13T14:22:00Z">
              <w:r w:rsidDel="001D500F">
                <w:delText>leaf remote-endpoint-ipv4-adress {</w:delText>
              </w:r>
            </w:del>
          </w:p>
          <w:p w14:paraId="5D9B03A2" w14:textId="7CC40A12" w:rsidR="00236990" w:rsidDel="001D500F" w:rsidRDefault="00236990" w:rsidP="001442D2">
            <w:pPr>
              <w:pStyle w:val="XML5"/>
              <w:rPr>
                <w:del w:id="9090" w:author="Thomas Dietz" w:date="2012-08-13T14:22:00Z"/>
              </w:rPr>
            </w:pPr>
            <w:del w:id="9091" w:author="Thomas Dietz" w:date="2012-08-13T14:22:00Z">
              <w:r w:rsidDel="001D500F">
                <w:delText xml:space="preserve">type </w:delText>
              </w:r>
              <w:r w:rsidRPr="00156465" w:rsidDel="001D500F">
                <w:delText>inet:ipv4-address</w:delText>
              </w:r>
              <w:r w:rsidDel="001D500F">
                <w:delText>;</w:delText>
              </w:r>
            </w:del>
          </w:p>
          <w:p w14:paraId="1EE7361F" w14:textId="07C34FF3" w:rsidR="00236990" w:rsidDel="001D500F" w:rsidRDefault="00236990" w:rsidP="001442D2">
            <w:pPr>
              <w:pStyle w:val="XML5"/>
              <w:rPr>
                <w:del w:id="9092" w:author="Thomas Dietz" w:date="2012-08-13T14:22:00Z"/>
              </w:rPr>
            </w:pPr>
            <w:del w:id="9093" w:author="Thomas Dietz" w:date="2012-08-13T14:22:00Z">
              <w:r w:rsidDel="001D500F">
                <w:delText>description "The IPv4 address of the remote tunnel endpoint.";</w:delText>
              </w:r>
            </w:del>
          </w:p>
          <w:p w14:paraId="2713F5B1" w14:textId="6ADED70B" w:rsidR="00236990" w:rsidDel="001D500F" w:rsidRDefault="00236990" w:rsidP="001442D2">
            <w:pPr>
              <w:pStyle w:val="XML4"/>
              <w:rPr>
                <w:del w:id="9094" w:author="Thomas Dietz" w:date="2012-08-13T14:22:00Z"/>
              </w:rPr>
            </w:pPr>
            <w:del w:id="9095" w:author="Thomas Dietz" w:date="2012-08-13T14:22:00Z">
              <w:r w:rsidDel="001D500F">
                <w:delText>}</w:delText>
              </w:r>
            </w:del>
          </w:p>
          <w:p w14:paraId="43C54425" w14:textId="01ECC2ED" w:rsidR="00236990" w:rsidDel="001D500F" w:rsidRDefault="00236990" w:rsidP="001442D2">
            <w:pPr>
              <w:pStyle w:val="XML4"/>
              <w:rPr>
                <w:del w:id="9096" w:author="Thomas Dietz" w:date="2012-08-13T14:22:00Z"/>
              </w:rPr>
            </w:pPr>
            <w:del w:id="9097" w:author="Thomas Dietz" w:date="2012-08-13T14:22:00Z">
              <w:r w:rsidDel="001D500F">
                <w:delText>leaf remote-endpoint-ipv6-adress {</w:delText>
              </w:r>
            </w:del>
          </w:p>
          <w:p w14:paraId="01D405CE" w14:textId="43A12530" w:rsidR="00236990" w:rsidDel="001D500F" w:rsidRDefault="00236990" w:rsidP="001442D2">
            <w:pPr>
              <w:pStyle w:val="XML5"/>
              <w:rPr>
                <w:del w:id="9098" w:author="Thomas Dietz" w:date="2012-08-13T14:22:00Z"/>
              </w:rPr>
            </w:pPr>
            <w:del w:id="9099" w:author="Thomas Dietz" w:date="2012-08-13T14:22:00Z">
              <w:r w:rsidDel="001D500F">
                <w:delText>type inet:ipv6</w:delText>
              </w:r>
              <w:r w:rsidRPr="00156465" w:rsidDel="001D500F">
                <w:delText>-address</w:delText>
              </w:r>
              <w:r w:rsidDel="001D500F">
                <w:delText>;</w:delText>
              </w:r>
            </w:del>
          </w:p>
          <w:p w14:paraId="3DEF5274" w14:textId="1870DA9D" w:rsidR="00236990" w:rsidDel="001D500F" w:rsidRDefault="00236990" w:rsidP="001442D2">
            <w:pPr>
              <w:pStyle w:val="XML5"/>
              <w:rPr>
                <w:del w:id="9100" w:author="Thomas Dietz" w:date="2012-08-13T14:22:00Z"/>
              </w:rPr>
            </w:pPr>
            <w:del w:id="9101" w:author="Thomas Dietz" w:date="2012-08-13T14:22:00Z">
              <w:r w:rsidDel="001D500F">
                <w:delText>description "The IPv6 address of the remote tunnel endpoint.";</w:delText>
              </w:r>
            </w:del>
          </w:p>
          <w:p w14:paraId="213B02D6" w14:textId="3C7F77D3" w:rsidR="00236990" w:rsidDel="001D500F" w:rsidRDefault="00236990" w:rsidP="001442D2">
            <w:pPr>
              <w:pStyle w:val="XML4"/>
              <w:rPr>
                <w:del w:id="9102" w:author="Thomas Dietz" w:date="2012-08-13T14:22:00Z"/>
              </w:rPr>
            </w:pPr>
            <w:del w:id="9103" w:author="Thomas Dietz" w:date="2012-08-13T14:22:00Z">
              <w:r w:rsidDel="001D500F">
                <w:delText>}</w:delText>
              </w:r>
            </w:del>
          </w:p>
          <w:p w14:paraId="6FE89C4A" w14:textId="0124BBBD" w:rsidR="00236990" w:rsidDel="001D500F" w:rsidRDefault="00236990" w:rsidP="001442D2">
            <w:pPr>
              <w:pStyle w:val="XML4"/>
              <w:rPr>
                <w:del w:id="9104" w:author="Thomas Dietz" w:date="2012-08-13T14:22:00Z"/>
              </w:rPr>
            </w:pPr>
            <w:del w:id="9105" w:author="Thomas Dietz" w:date="2012-08-13T14:22:00Z">
              <w:r w:rsidDel="001D500F">
                <w:delText>leaf remote-endpoint-mac-adress {</w:delText>
              </w:r>
            </w:del>
          </w:p>
          <w:p w14:paraId="49C0A6D6" w14:textId="1E3B6F91" w:rsidR="00236990" w:rsidDel="001D500F" w:rsidRDefault="00236990" w:rsidP="001442D2">
            <w:pPr>
              <w:pStyle w:val="XML5"/>
              <w:rPr>
                <w:del w:id="9106" w:author="Thomas Dietz" w:date="2012-08-13T14:22:00Z"/>
              </w:rPr>
            </w:pPr>
            <w:del w:id="9107" w:author="Thomas Dietz" w:date="2012-08-13T14:22:00Z">
              <w:r w:rsidDel="001D500F">
                <w:delText xml:space="preserve">type </w:delText>
              </w:r>
              <w:r w:rsidR="00D65422" w:rsidDel="001D500F">
                <w:delText>yang</w:delText>
              </w:r>
              <w:r w:rsidRPr="00156465" w:rsidDel="001D500F">
                <w:delText>:</w:delText>
              </w:r>
              <w:r w:rsidDel="001D500F">
                <w:delText>mac</w:delText>
              </w:r>
              <w:r w:rsidRPr="00156465" w:rsidDel="001D500F">
                <w:delText>-address</w:delText>
              </w:r>
              <w:r w:rsidDel="001D500F">
                <w:delText>;</w:delText>
              </w:r>
            </w:del>
          </w:p>
          <w:p w14:paraId="7ECD4591" w14:textId="6933CDBD" w:rsidR="00236990" w:rsidDel="001D500F" w:rsidRDefault="00236990" w:rsidP="001442D2">
            <w:pPr>
              <w:pStyle w:val="XML5"/>
              <w:rPr>
                <w:del w:id="9108" w:author="Thomas Dietz" w:date="2012-08-13T14:22:00Z"/>
              </w:rPr>
            </w:pPr>
            <w:del w:id="9109" w:author="Thomas Dietz" w:date="2012-08-13T14:22:00Z">
              <w:r w:rsidDel="001D500F">
                <w:delText>description "The MAC address of the remote tunnel endpoint.";</w:delText>
              </w:r>
            </w:del>
          </w:p>
          <w:p w14:paraId="23F2C61C" w14:textId="0368B11E" w:rsidR="00236990" w:rsidDel="001D500F" w:rsidRDefault="00236990" w:rsidP="001442D2">
            <w:pPr>
              <w:pStyle w:val="XML4"/>
              <w:rPr>
                <w:del w:id="9110" w:author="Thomas Dietz" w:date="2012-08-13T14:22:00Z"/>
              </w:rPr>
            </w:pPr>
            <w:del w:id="9111" w:author="Thomas Dietz" w:date="2012-08-13T14:22:00Z">
              <w:r w:rsidDel="001D500F">
                <w:delText>}</w:delText>
              </w:r>
            </w:del>
          </w:p>
          <w:p w14:paraId="33A6F285" w14:textId="04501B6E" w:rsidR="00236990" w:rsidDel="001D500F" w:rsidRDefault="00236990" w:rsidP="001442D2">
            <w:pPr>
              <w:pStyle w:val="XML3"/>
              <w:rPr>
                <w:del w:id="9112" w:author="Thomas Dietz" w:date="2012-08-13T14:22:00Z"/>
              </w:rPr>
            </w:pPr>
            <w:del w:id="9113" w:author="Thomas Dietz" w:date="2012-08-13T14:22:00Z">
              <w:r w:rsidRPr="009F1B7D" w:rsidDel="001D500F">
                <w:delText>}</w:delText>
              </w:r>
            </w:del>
          </w:p>
          <w:p w14:paraId="53742E66" w14:textId="76BC5264" w:rsidR="00236990" w:rsidRPr="009F1B7D" w:rsidDel="001D500F" w:rsidRDefault="00236990" w:rsidP="00011096">
            <w:pPr>
              <w:pStyle w:val="XML2"/>
              <w:rPr>
                <w:del w:id="9114" w:author="Thomas Dietz" w:date="2012-08-13T14:22:00Z"/>
              </w:rPr>
            </w:pPr>
            <w:del w:id="9115" w:author="Thomas Dietz" w:date="2012-08-13T14:22:00Z">
              <w:r w:rsidDel="001D500F">
                <w:delText>}</w:delText>
              </w:r>
            </w:del>
          </w:p>
          <w:p w14:paraId="18F1C397" w14:textId="1684667B" w:rsidR="00DC6090" w:rsidRPr="009F1B7D" w:rsidDel="001D500F" w:rsidRDefault="00DC6090" w:rsidP="00DC6090">
            <w:pPr>
              <w:pStyle w:val="XML2"/>
              <w:rPr>
                <w:del w:id="9116" w:author="Thomas Dietz" w:date="2012-08-13T14:22:00Z"/>
              </w:rPr>
            </w:pPr>
            <w:del w:id="9117" w:author="Thomas Dietz" w:date="2012-08-13T14:22:00Z">
              <w:r w:rsidDel="001D500F">
                <w:delText xml:space="preserve">choice </w:delText>
              </w:r>
              <w:r w:rsidR="00CD1244" w:rsidDel="001D500F">
                <w:delText>tunnel</w:delText>
              </w:r>
              <w:r w:rsidR="00C0393E" w:rsidDel="001D500F">
                <w:delText>-type</w:delText>
              </w:r>
              <w:r w:rsidRPr="009F1B7D" w:rsidDel="001D500F">
                <w:delText xml:space="preserve"> {</w:delText>
              </w:r>
            </w:del>
          </w:p>
          <w:p w14:paraId="0DE9481B" w14:textId="3FA6F4BC" w:rsidR="00DC6090" w:rsidDel="001D500F" w:rsidRDefault="00DC6090" w:rsidP="00DC6090">
            <w:pPr>
              <w:pStyle w:val="XML3"/>
              <w:rPr>
                <w:del w:id="9118" w:author="Thomas Dietz" w:date="2012-08-13T14:22:00Z"/>
              </w:rPr>
            </w:pPr>
            <w:del w:id="9119" w:author="Thomas Dietz" w:date="2012-08-13T14:22:00Z">
              <w:r w:rsidRPr="009F1B7D" w:rsidDel="001D500F">
                <w:delText xml:space="preserve">container </w:delText>
              </w:r>
              <w:r w:rsidR="00CD1244" w:rsidDel="001D500F">
                <w:delText>tunnel</w:delText>
              </w:r>
              <w:r w:rsidRPr="009F1B7D" w:rsidDel="001D500F">
                <w:delText xml:space="preserve"> {</w:delText>
              </w:r>
            </w:del>
          </w:p>
          <w:p w14:paraId="0F77B53E" w14:textId="1CF1BFAD" w:rsidR="00C0393E" w:rsidDel="001D500F" w:rsidRDefault="00236990" w:rsidP="00C0393E">
            <w:pPr>
              <w:pStyle w:val="XML4"/>
              <w:rPr>
                <w:del w:id="9120" w:author="Thomas Dietz" w:date="2012-08-13T14:22:00Z"/>
              </w:rPr>
            </w:pPr>
            <w:del w:id="9121" w:author="Thomas Dietz" w:date="2012-08-13T14:22:00Z">
              <w:r w:rsidDel="001D500F">
                <w:delText xml:space="preserve">description </w:delText>
              </w:r>
              <w:r w:rsidR="00C0393E" w:rsidRPr="009F1B7D" w:rsidDel="001D500F">
                <w:delText>"</w:delText>
              </w:r>
              <w:r w:rsidR="00C0393E" w:rsidDel="001D500F">
                <w:delText>Features of a basic IP-in-GRE tunnel</w:delText>
              </w:r>
              <w:r w:rsidR="00C0393E" w:rsidRPr="009F1B7D" w:rsidDel="001D500F">
                <w:delText>.</w:delText>
              </w:r>
              <w:r w:rsidR="00C0393E" w:rsidDel="001D500F">
                <w:delText xml:space="preserve"> </w:delText>
              </w:r>
            </w:del>
          </w:p>
          <w:p w14:paraId="49B1706C" w14:textId="56493B93" w:rsidR="00236990" w:rsidDel="001D500F" w:rsidRDefault="00C0393E" w:rsidP="001442D2">
            <w:pPr>
              <w:pStyle w:val="XML9"/>
              <w:rPr>
                <w:del w:id="9122" w:author="Thomas Dietz" w:date="2012-08-13T14:22:00Z"/>
              </w:rPr>
            </w:pPr>
            <w:del w:id="9123" w:author="Thomas Dietz" w:date="2012-08-13T14:22:00Z">
              <w:r w:rsidDel="001D500F">
                <w:delText>Tunnels are modeld as logical ports.</w:delText>
              </w:r>
              <w:r w:rsidRPr="009F1B7D" w:rsidDel="001D500F">
                <w:delText>";</w:delText>
              </w:r>
            </w:del>
          </w:p>
          <w:p w14:paraId="6C8FEE67" w14:textId="7A10A25D" w:rsidR="00236990" w:rsidRPr="009F1B7D" w:rsidDel="001D500F" w:rsidRDefault="00236990" w:rsidP="001442D2">
            <w:pPr>
              <w:pStyle w:val="XML4"/>
              <w:rPr>
                <w:del w:id="9124" w:author="Thomas Dietz" w:date="2012-08-13T14:22:00Z"/>
              </w:rPr>
            </w:pPr>
            <w:del w:id="9125" w:author="Thomas Dietz" w:date="2012-08-13T14:22:00Z">
              <w:r w:rsidDel="001D500F">
                <w:delText>uses openflow-port-base-tunnel-grouping;</w:delText>
              </w:r>
            </w:del>
          </w:p>
          <w:p w14:paraId="2A80A350" w14:textId="6B31C33E" w:rsidR="005800BB" w:rsidRPr="009F1B7D" w:rsidDel="001D500F" w:rsidRDefault="005800BB" w:rsidP="001442D2">
            <w:pPr>
              <w:pStyle w:val="XML3"/>
              <w:rPr>
                <w:del w:id="9126" w:author="Thomas Dietz" w:date="2012-08-13T14:22:00Z"/>
              </w:rPr>
            </w:pPr>
            <w:del w:id="9127" w:author="Thomas Dietz" w:date="2012-08-13T14:22:00Z">
              <w:r w:rsidRPr="009F1B7D" w:rsidDel="001D500F">
                <w:delText>}</w:delText>
              </w:r>
            </w:del>
          </w:p>
          <w:p w14:paraId="196FB630" w14:textId="70EFED20" w:rsidR="00CD1244" w:rsidRPr="009F1B7D" w:rsidDel="001D500F" w:rsidRDefault="00CD1244" w:rsidP="00CD1244">
            <w:pPr>
              <w:pStyle w:val="XML3"/>
              <w:rPr>
                <w:del w:id="9128" w:author="Thomas Dietz" w:date="2012-08-13T14:22:00Z"/>
              </w:rPr>
            </w:pPr>
            <w:del w:id="9129" w:author="Thomas Dietz" w:date="2012-08-13T14:22:00Z">
              <w:r w:rsidRPr="009F1B7D" w:rsidDel="001D500F">
                <w:delText xml:space="preserve">container </w:delText>
              </w:r>
              <w:r w:rsidDel="001D500F">
                <w:delText>ipgre-tunnel</w:delText>
              </w:r>
              <w:r w:rsidRPr="009F1B7D" w:rsidDel="001D500F">
                <w:delText xml:space="preserve"> {</w:delText>
              </w:r>
            </w:del>
          </w:p>
          <w:p w14:paraId="2205AE38" w14:textId="31462E88" w:rsidR="00C0393E" w:rsidDel="001D500F" w:rsidRDefault="00C0393E" w:rsidP="00C0393E">
            <w:pPr>
              <w:pStyle w:val="XML4"/>
              <w:rPr>
                <w:del w:id="9130" w:author="Thomas Dietz" w:date="2012-08-13T14:22:00Z"/>
              </w:rPr>
            </w:pPr>
            <w:del w:id="9131" w:author="Thomas Dietz" w:date="2012-08-13T14:22:00Z">
              <w:r w:rsidDel="001D500F">
                <w:lastRenderedPageBreak/>
                <w:delText xml:space="preserve">description </w:delText>
              </w:r>
              <w:r w:rsidRPr="009F1B7D" w:rsidDel="001D500F">
                <w:delText>"</w:delText>
              </w:r>
              <w:r w:rsidDel="001D500F">
                <w:delText xml:space="preserve">Features of a IP-in-GRE tunnel with key, </w:delText>
              </w:r>
            </w:del>
          </w:p>
          <w:p w14:paraId="4EF94C18" w14:textId="59369D4C" w:rsidR="00C0393E" w:rsidDel="001D500F" w:rsidRDefault="00C0393E" w:rsidP="00C0393E">
            <w:pPr>
              <w:pStyle w:val="XML9"/>
              <w:rPr>
                <w:del w:id="9132" w:author="Thomas Dietz" w:date="2012-08-13T14:22:00Z"/>
              </w:rPr>
            </w:pPr>
            <w:del w:id="9133" w:author="Thomas Dietz" w:date="2012-08-13T14:22:00Z">
              <w:r w:rsidDel="001D500F">
                <w:delText>checksum, and sequence number information.</w:delText>
              </w:r>
              <w:r w:rsidRPr="009F1B7D" w:rsidDel="001D500F">
                <w:delText>";</w:delText>
              </w:r>
            </w:del>
          </w:p>
          <w:p w14:paraId="4CE925EF" w14:textId="1F3D5F41" w:rsidR="00C0393E" w:rsidDel="001D500F" w:rsidRDefault="00C0393E" w:rsidP="00C0393E">
            <w:pPr>
              <w:pStyle w:val="XML4"/>
              <w:rPr>
                <w:del w:id="9134" w:author="Thomas Dietz" w:date="2012-08-13T14:22:00Z"/>
              </w:rPr>
            </w:pPr>
            <w:del w:id="9135" w:author="Thomas Dietz" w:date="2012-08-13T14:22:00Z">
              <w:r w:rsidDel="001D500F">
                <w:delText>uses openflow-port-base-tunnel-grouping;</w:delText>
              </w:r>
            </w:del>
          </w:p>
          <w:p w14:paraId="16B72BCA" w14:textId="7DCBADF9" w:rsidR="00C0393E" w:rsidDel="001D500F" w:rsidRDefault="00C0393E" w:rsidP="00C0393E">
            <w:pPr>
              <w:pStyle w:val="XML4"/>
              <w:rPr>
                <w:del w:id="9136" w:author="Thomas Dietz" w:date="2012-08-13T14:22:00Z"/>
              </w:rPr>
            </w:pPr>
            <w:del w:id="9137" w:author="Thomas Dietz" w:date="2012-08-13T14:22:00Z">
              <w:r w:rsidDel="001D500F">
                <w:delText>leaf checksum-present {</w:delText>
              </w:r>
            </w:del>
          </w:p>
          <w:p w14:paraId="0C179CBB" w14:textId="09DE26F7" w:rsidR="00C0393E" w:rsidDel="001D500F" w:rsidRDefault="00C0393E" w:rsidP="001442D2">
            <w:pPr>
              <w:pStyle w:val="XML5"/>
              <w:rPr>
                <w:del w:id="9138" w:author="Thomas Dietz" w:date="2012-08-13T14:22:00Z"/>
              </w:rPr>
            </w:pPr>
            <w:del w:id="9139" w:author="Thomas Dietz" w:date="2012-08-13T14:22:00Z">
              <w:r w:rsidDel="001D500F">
                <w:delText>type boolean;</w:delText>
              </w:r>
            </w:del>
          </w:p>
          <w:p w14:paraId="587D1780" w14:textId="2A898ECC" w:rsidR="00C0393E" w:rsidDel="001D500F" w:rsidRDefault="00C0393E" w:rsidP="001442D2">
            <w:pPr>
              <w:pStyle w:val="XML5"/>
              <w:rPr>
                <w:del w:id="9140" w:author="Thomas Dietz" w:date="2012-08-13T14:22:00Z"/>
              </w:rPr>
            </w:pPr>
            <w:del w:id="9141" w:author="Thomas Dietz" w:date="2012-08-13T14:22:00Z">
              <w:r w:rsidDel="001D500F">
                <w:delText>description "Indicates presence of the GRE checksum.";</w:delText>
              </w:r>
            </w:del>
          </w:p>
          <w:p w14:paraId="416358E6" w14:textId="7A38035E" w:rsidR="008F1B20" w:rsidDel="001D500F" w:rsidRDefault="008F1B20" w:rsidP="008F1B20">
            <w:pPr>
              <w:pStyle w:val="XML5"/>
              <w:rPr>
                <w:del w:id="9142" w:author="Thomas Dietz" w:date="2012-08-13T14:22:00Z"/>
              </w:rPr>
            </w:pPr>
            <w:del w:id="9143" w:author="Thomas Dietz" w:date="2012-08-13T14:22:00Z">
              <w:r w:rsidDel="001D500F">
                <w:delText>default true;</w:delText>
              </w:r>
            </w:del>
          </w:p>
          <w:p w14:paraId="51FB7014" w14:textId="51E6367E" w:rsidR="00C0393E" w:rsidDel="001D500F" w:rsidRDefault="00C0393E" w:rsidP="00C0393E">
            <w:pPr>
              <w:pStyle w:val="XML4"/>
              <w:rPr>
                <w:del w:id="9144" w:author="Thomas Dietz" w:date="2012-08-13T14:22:00Z"/>
              </w:rPr>
            </w:pPr>
            <w:del w:id="9145" w:author="Thomas Dietz" w:date="2012-08-13T14:22:00Z">
              <w:r w:rsidDel="001D500F">
                <w:delText>}</w:delText>
              </w:r>
            </w:del>
          </w:p>
          <w:p w14:paraId="65366241" w14:textId="07C557AB" w:rsidR="00C0393E" w:rsidDel="001D500F" w:rsidRDefault="00C0393E" w:rsidP="00C0393E">
            <w:pPr>
              <w:pStyle w:val="XML4"/>
              <w:rPr>
                <w:del w:id="9146" w:author="Thomas Dietz" w:date="2012-08-13T14:22:00Z"/>
              </w:rPr>
            </w:pPr>
            <w:del w:id="9147" w:author="Thomas Dietz" w:date="2012-08-13T14:22:00Z">
              <w:r w:rsidDel="001D500F">
                <w:delText>leaf key-present {</w:delText>
              </w:r>
            </w:del>
          </w:p>
          <w:p w14:paraId="72644E5F" w14:textId="38C0F112" w:rsidR="00C0393E" w:rsidDel="001D500F" w:rsidRDefault="00C0393E" w:rsidP="00C0393E">
            <w:pPr>
              <w:pStyle w:val="XML5"/>
              <w:rPr>
                <w:del w:id="9148" w:author="Thomas Dietz" w:date="2012-08-13T14:22:00Z"/>
              </w:rPr>
            </w:pPr>
            <w:del w:id="9149" w:author="Thomas Dietz" w:date="2012-08-13T14:22:00Z">
              <w:r w:rsidDel="001D500F">
                <w:delText>type boolean;</w:delText>
              </w:r>
            </w:del>
          </w:p>
          <w:p w14:paraId="0D1F8EE5" w14:textId="5CED10FC" w:rsidR="00C0393E" w:rsidDel="001D500F" w:rsidRDefault="00C0393E" w:rsidP="00C0393E">
            <w:pPr>
              <w:pStyle w:val="XML5"/>
              <w:rPr>
                <w:del w:id="9150" w:author="Thomas Dietz" w:date="2012-08-13T14:22:00Z"/>
              </w:rPr>
            </w:pPr>
            <w:del w:id="9151" w:author="Thomas Dietz" w:date="2012-08-13T14:22:00Z">
              <w:r w:rsidDel="001D500F">
                <w:delText>description "Indicates presence of the GRE key.";</w:delText>
              </w:r>
            </w:del>
          </w:p>
          <w:p w14:paraId="1B564B92" w14:textId="0DB17E66" w:rsidR="008F1B20" w:rsidDel="001D500F" w:rsidRDefault="008F1B20" w:rsidP="008F1B20">
            <w:pPr>
              <w:pStyle w:val="XML5"/>
              <w:rPr>
                <w:del w:id="9152" w:author="Thomas Dietz" w:date="2012-08-13T14:22:00Z"/>
              </w:rPr>
            </w:pPr>
            <w:del w:id="9153" w:author="Thomas Dietz" w:date="2012-08-13T14:22:00Z">
              <w:r w:rsidDel="001D500F">
                <w:delText>default true;</w:delText>
              </w:r>
            </w:del>
          </w:p>
          <w:p w14:paraId="0EB9AEC0" w14:textId="6D4AC347" w:rsidR="00C0393E" w:rsidDel="001D500F" w:rsidRDefault="00C0393E" w:rsidP="00C0393E">
            <w:pPr>
              <w:pStyle w:val="XML4"/>
              <w:rPr>
                <w:del w:id="9154" w:author="Thomas Dietz" w:date="2012-08-13T14:22:00Z"/>
              </w:rPr>
            </w:pPr>
            <w:del w:id="9155" w:author="Thomas Dietz" w:date="2012-08-13T14:22:00Z">
              <w:r w:rsidDel="001D500F">
                <w:delText>}</w:delText>
              </w:r>
            </w:del>
          </w:p>
          <w:p w14:paraId="5E68A2E9" w14:textId="68326BC8" w:rsidR="00C4220E" w:rsidDel="001D500F" w:rsidRDefault="00C4220E" w:rsidP="00C0393E">
            <w:pPr>
              <w:pStyle w:val="XML4"/>
              <w:rPr>
                <w:del w:id="9156" w:author="Thomas Dietz" w:date="2012-08-13T14:22:00Z"/>
              </w:rPr>
            </w:pPr>
            <w:del w:id="9157" w:author="Thomas Dietz" w:date="2012-08-13T14:22:00Z">
              <w:r w:rsidDel="001D500F">
                <w:delText>leaf key {</w:delText>
              </w:r>
            </w:del>
          </w:p>
          <w:p w14:paraId="7317C7CC" w14:textId="715DD48F" w:rsidR="00C4220E" w:rsidDel="001D500F" w:rsidRDefault="00C4220E" w:rsidP="004165BB">
            <w:pPr>
              <w:pStyle w:val="XML5"/>
              <w:rPr>
                <w:del w:id="9158" w:author="Thomas Dietz" w:date="2012-08-13T14:22:00Z"/>
              </w:rPr>
            </w:pPr>
            <w:del w:id="9159" w:author="Thomas Dietz" w:date="2012-08-13T14:22:00Z">
              <w:r w:rsidDel="001D500F">
                <w:delText>type uint32;</w:delText>
              </w:r>
            </w:del>
          </w:p>
          <w:p w14:paraId="76C292FB" w14:textId="06DC89FB" w:rsidR="002F25F4" w:rsidDel="001D500F" w:rsidRDefault="00C4220E" w:rsidP="004165BB">
            <w:pPr>
              <w:pStyle w:val="XML5"/>
              <w:rPr>
                <w:del w:id="9160" w:author="Thomas Dietz" w:date="2012-08-13T14:22:00Z"/>
              </w:rPr>
            </w:pPr>
            <w:del w:id="9161" w:author="Thomas Dietz" w:date="2012-08-13T14:22:00Z">
              <w:r w:rsidDel="001D500F">
                <w:delText>description "The (optional) key of the GRE tunnel."</w:delText>
              </w:r>
              <w:r w:rsidR="002F25F4" w:rsidDel="001D500F">
                <w:delText>;</w:delText>
              </w:r>
            </w:del>
          </w:p>
          <w:p w14:paraId="6F71A9C9" w14:textId="55A60912" w:rsidR="002F25F4" w:rsidDel="001D500F" w:rsidRDefault="002F25F4" w:rsidP="002F25F4">
            <w:pPr>
              <w:pStyle w:val="XML4"/>
              <w:rPr>
                <w:del w:id="9162" w:author="Thomas Dietz" w:date="2012-08-13T14:22:00Z"/>
              </w:rPr>
            </w:pPr>
            <w:del w:id="9163" w:author="Thomas Dietz" w:date="2012-08-13T14:22:00Z">
              <w:r w:rsidDel="001D500F">
                <w:delText>}</w:delText>
              </w:r>
            </w:del>
          </w:p>
          <w:p w14:paraId="0471C123" w14:textId="5DB6DBCB" w:rsidR="00C0393E" w:rsidDel="001D500F" w:rsidRDefault="00C0393E" w:rsidP="00C0393E">
            <w:pPr>
              <w:pStyle w:val="XML4"/>
              <w:rPr>
                <w:del w:id="9164" w:author="Thomas Dietz" w:date="2012-08-13T14:22:00Z"/>
              </w:rPr>
            </w:pPr>
            <w:del w:id="9165" w:author="Thomas Dietz" w:date="2012-08-13T14:22:00Z">
              <w:r w:rsidDel="001D500F">
                <w:delText>leaf sequence-number-present {</w:delText>
              </w:r>
            </w:del>
          </w:p>
          <w:p w14:paraId="1B0B16D6" w14:textId="4B1AD5EF" w:rsidR="00C0393E" w:rsidDel="001D500F" w:rsidRDefault="00C0393E" w:rsidP="00C0393E">
            <w:pPr>
              <w:pStyle w:val="XML5"/>
              <w:rPr>
                <w:del w:id="9166" w:author="Thomas Dietz" w:date="2012-08-13T14:22:00Z"/>
              </w:rPr>
            </w:pPr>
            <w:del w:id="9167" w:author="Thomas Dietz" w:date="2012-08-13T14:22:00Z">
              <w:r w:rsidDel="001D500F">
                <w:delText>type boolean;</w:delText>
              </w:r>
            </w:del>
          </w:p>
          <w:p w14:paraId="1377CF49" w14:textId="5F8E0DD6" w:rsidR="00C0393E" w:rsidDel="001D500F" w:rsidRDefault="00C0393E" w:rsidP="00C0393E">
            <w:pPr>
              <w:pStyle w:val="XML5"/>
              <w:rPr>
                <w:del w:id="9168" w:author="Thomas Dietz" w:date="2012-08-13T14:22:00Z"/>
              </w:rPr>
            </w:pPr>
            <w:del w:id="9169" w:author="Thomas Dietz" w:date="2012-08-13T14:22:00Z">
              <w:r w:rsidDel="001D500F">
                <w:delText>description "Indicates presence of the GRE sequence number.";</w:delText>
              </w:r>
            </w:del>
          </w:p>
          <w:p w14:paraId="3A18BD01" w14:textId="67B5A6AD" w:rsidR="008F1B20" w:rsidDel="001D500F" w:rsidRDefault="008F1B20" w:rsidP="008F1B20">
            <w:pPr>
              <w:pStyle w:val="XML5"/>
              <w:rPr>
                <w:del w:id="9170" w:author="Thomas Dietz" w:date="2012-08-13T14:22:00Z"/>
              </w:rPr>
            </w:pPr>
            <w:del w:id="9171" w:author="Thomas Dietz" w:date="2012-08-13T14:22:00Z">
              <w:r w:rsidDel="001D500F">
                <w:delText>default false;</w:delText>
              </w:r>
            </w:del>
          </w:p>
          <w:p w14:paraId="1E4C3C83" w14:textId="21D35BCE" w:rsidR="00C0393E" w:rsidRPr="009F1B7D" w:rsidDel="001D500F" w:rsidRDefault="008F1B20" w:rsidP="008F1B20">
            <w:pPr>
              <w:pStyle w:val="XML4"/>
              <w:rPr>
                <w:del w:id="9172" w:author="Thomas Dietz" w:date="2012-08-13T14:22:00Z"/>
              </w:rPr>
            </w:pPr>
            <w:del w:id="9173" w:author="Thomas Dietz" w:date="2012-08-13T14:22:00Z">
              <w:r w:rsidDel="001D500F">
                <w:delText>}</w:delText>
              </w:r>
            </w:del>
          </w:p>
          <w:p w14:paraId="21C8FC43" w14:textId="4475A030" w:rsidR="00CD1244" w:rsidRPr="009F1B7D" w:rsidDel="001D500F" w:rsidRDefault="00CD1244" w:rsidP="00CD1244">
            <w:pPr>
              <w:pStyle w:val="XML3"/>
              <w:rPr>
                <w:del w:id="9174" w:author="Thomas Dietz" w:date="2012-08-13T14:22:00Z"/>
              </w:rPr>
            </w:pPr>
            <w:del w:id="9175" w:author="Thomas Dietz" w:date="2012-08-13T14:22:00Z">
              <w:r w:rsidRPr="009F1B7D" w:rsidDel="001D500F">
                <w:delText>}</w:delText>
              </w:r>
            </w:del>
          </w:p>
          <w:p w14:paraId="368264DE" w14:textId="46D7927A" w:rsidR="00CD1244" w:rsidRPr="009F1B7D" w:rsidDel="001D500F" w:rsidRDefault="00CD1244" w:rsidP="00CD1244">
            <w:pPr>
              <w:pStyle w:val="XML3"/>
              <w:rPr>
                <w:del w:id="9176" w:author="Thomas Dietz" w:date="2012-08-13T14:22:00Z"/>
              </w:rPr>
            </w:pPr>
            <w:del w:id="9177" w:author="Thomas Dietz" w:date="2012-08-13T14:22:00Z">
              <w:r w:rsidRPr="009F1B7D" w:rsidDel="001D500F">
                <w:delText xml:space="preserve">container </w:delText>
              </w:r>
              <w:r w:rsidR="007C63E2" w:rsidDel="001D500F">
                <w:delText>vxlan-</w:delText>
              </w:r>
              <w:r w:rsidDel="001D500F">
                <w:delText>tunnel</w:delText>
              </w:r>
              <w:r w:rsidRPr="009F1B7D" w:rsidDel="001D500F">
                <w:delText xml:space="preserve"> {</w:delText>
              </w:r>
            </w:del>
          </w:p>
          <w:p w14:paraId="7EE3E4D7" w14:textId="13E49D9C" w:rsidR="008F1B20" w:rsidDel="001D500F" w:rsidRDefault="008F1B20" w:rsidP="00275180">
            <w:pPr>
              <w:pStyle w:val="XML4"/>
              <w:rPr>
                <w:del w:id="9178" w:author="Thomas Dietz" w:date="2012-08-13T14:22:00Z"/>
              </w:rPr>
            </w:pPr>
            <w:del w:id="9179" w:author="Thomas Dietz" w:date="2012-08-13T14:22:00Z">
              <w:r w:rsidDel="001D500F">
                <w:delText xml:space="preserve">description </w:delText>
              </w:r>
              <w:r w:rsidRPr="009F1B7D" w:rsidDel="001D500F">
                <w:delText>"</w:delText>
              </w:r>
              <w:r w:rsidDel="001D500F">
                <w:delText>Features of a VxLAN tunnel.</w:delText>
              </w:r>
              <w:r w:rsidRPr="009F1B7D" w:rsidDel="001D500F">
                <w:delText>";</w:delText>
              </w:r>
            </w:del>
          </w:p>
          <w:p w14:paraId="07CEF65C" w14:textId="5E039027" w:rsidR="008F1B20" w:rsidDel="001D500F" w:rsidRDefault="008F1B20" w:rsidP="008F1B20">
            <w:pPr>
              <w:pStyle w:val="XML4"/>
              <w:rPr>
                <w:del w:id="9180" w:author="Thomas Dietz" w:date="2012-08-13T14:22:00Z"/>
              </w:rPr>
            </w:pPr>
            <w:del w:id="9181" w:author="Thomas Dietz" w:date="2012-08-13T14:22:00Z">
              <w:r w:rsidDel="001D500F">
                <w:delText>uses openflow-port-base-tunnel-grouping;</w:delText>
              </w:r>
            </w:del>
          </w:p>
          <w:p w14:paraId="29CDCA6A" w14:textId="49BE13C4" w:rsidR="008F1B20" w:rsidDel="001D500F" w:rsidRDefault="008F1B20" w:rsidP="008F1B20">
            <w:pPr>
              <w:pStyle w:val="XML4"/>
              <w:rPr>
                <w:del w:id="9182" w:author="Thomas Dietz" w:date="2012-08-13T14:22:00Z"/>
              </w:rPr>
            </w:pPr>
            <w:del w:id="9183" w:author="Thomas Dietz" w:date="2012-08-13T14:22:00Z">
              <w:r w:rsidDel="001D500F">
                <w:delText>leaf vni-valid {</w:delText>
              </w:r>
            </w:del>
          </w:p>
          <w:p w14:paraId="56DB17AD" w14:textId="1C0919C0" w:rsidR="008F1B20" w:rsidDel="001D500F" w:rsidRDefault="008F1B20" w:rsidP="008F1B20">
            <w:pPr>
              <w:pStyle w:val="XML5"/>
              <w:rPr>
                <w:del w:id="9184" w:author="Thomas Dietz" w:date="2012-08-13T14:22:00Z"/>
              </w:rPr>
            </w:pPr>
            <w:del w:id="9185" w:author="Thomas Dietz" w:date="2012-08-13T14:22:00Z">
              <w:r w:rsidDel="001D500F">
                <w:delText>type boolean;</w:delText>
              </w:r>
            </w:del>
          </w:p>
          <w:p w14:paraId="2E283984" w14:textId="5B6A22C8" w:rsidR="008F1B20" w:rsidDel="001D500F" w:rsidRDefault="008F1B20" w:rsidP="008F1B20">
            <w:pPr>
              <w:pStyle w:val="XML5"/>
              <w:rPr>
                <w:del w:id="9186" w:author="Thomas Dietz" w:date="2012-08-13T14:22:00Z"/>
              </w:rPr>
            </w:pPr>
            <w:del w:id="9187" w:author="Thomas Dietz" w:date="2012-08-13T14:22:00Z">
              <w:r w:rsidDel="001D500F">
                <w:delText>description "</w:delText>
              </w:r>
              <w:r w:rsidR="00DF562A" w:rsidDel="001D500F">
                <w:delText>Indicates how the corresponding flag should be set in packets sent on the tunnel</w:delText>
              </w:r>
              <w:r w:rsidDel="001D500F">
                <w:delText>";</w:delText>
              </w:r>
            </w:del>
          </w:p>
          <w:p w14:paraId="5833457C" w14:textId="11C539B0" w:rsidR="008F1B20" w:rsidDel="001D500F" w:rsidRDefault="008F1B20" w:rsidP="008F1B20">
            <w:pPr>
              <w:pStyle w:val="XML5"/>
              <w:rPr>
                <w:del w:id="9188" w:author="Thomas Dietz" w:date="2012-08-13T14:22:00Z"/>
              </w:rPr>
            </w:pPr>
            <w:del w:id="9189" w:author="Thomas Dietz" w:date="2012-08-13T14:22:00Z">
              <w:r w:rsidDel="001D500F">
                <w:delText>default true;</w:delText>
              </w:r>
            </w:del>
          </w:p>
          <w:p w14:paraId="41FD794B" w14:textId="5642BF0C" w:rsidR="008F1B20" w:rsidDel="001D500F" w:rsidRDefault="008F1B20" w:rsidP="008F1B20">
            <w:pPr>
              <w:pStyle w:val="XML4"/>
              <w:rPr>
                <w:del w:id="9190" w:author="Thomas Dietz" w:date="2012-08-13T14:22:00Z"/>
              </w:rPr>
            </w:pPr>
            <w:del w:id="9191" w:author="Thomas Dietz" w:date="2012-08-13T14:22:00Z">
              <w:r w:rsidDel="001D500F">
                <w:delText>}</w:delText>
              </w:r>
            </w:del>
          </w:p>
          <w:p w14:paraId="73074FFF" w14:textId="59A80C58" w:rsidR="008F1B20" w:rsidDel="001D500F" w:rsidRDefault="008F1B20" w:rsidP="008F1B20">
            <w:pPr>
              <w:pStyle w:val="XML4"/>
              <w:rPr>
                <w:del w:id="9192" w:author="Thomas Dietz" w:date="2012-08-13T14:22:00Z"/>
              </w:rPr>
            </w:pPr>
            <w:del w:id="9193" w:author="Thomas Dietz" w:date="2012-08-13T14:22:00Z">
              <w:r w:rsidDel="001D500F">
                <w:delText>leaf vni {</w:delText>
              </w:r>
            </w:del>
          </w:p>
          <w:p w14:paraId="5C601838" w14:textId="1EEE75C5" w:rsidR="008F1B20" w:rsidDel="001D500F" w:rsidRDefault="008F1B20" w:rsidP="001442D2">
            <w:pPr>
              <w:pStyle w:val="XML5"/>
              <w:rPr>
                <w:del w:id="9194" w:author="Thomas Dietz" w:date="2012-08-13T14:22:00Z"/>
              </w:rPr>
            </w:pPr>
            <w:del w:id="9195" w:author="Thomas Dietz" w:date="2012-08-13T14:22:00Z">
              <w:r w:rsidDel="001D500F">
                <w:delText>type uint32;</w:delText>
              </w:r>
            </w:del>
          </w:p>
          <w:p w14:paraId="7AF371B1" w14:textId="4321A68C" w:rsidR="008F1B20" w:rsidDel="001D500F" w:rsidRDefault="008F1B20" w:rsidP="001442D2">
            <w:pPr>
              <w:pStyle w:val="XML5"/>
              <w:rPr>
                <w:del w:id="9196" w:author="Thomas Dietz" w:date="2012-08-13T14:22:00Z"/>
              </w:rPr>
            </w:pPr>
            <w:del w:id="9197"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Virtual network identifier assigned to all packets sent on the tunnel</w:delText>
              </w:r>
              <w:r w:rsidR="00D65422" w:rsidRPr="009F1B7D" w:rsidDel="001D500F">
                <w:delText>"</w:delText>
              </w:r>
              <w:r w:rsidDel="001D500F">
                <w:delText>;</w:delText>
              </w:r>
            </w:del>
          </w:p>
          <w:p w14:paraId="7A94D5C1" w14:textId="7CFF1402" w:rsidR="008F1B20" w:rsidDel="001D500F" w:rsidRDefault="008F1B20" w:rsidP="008F1B20">
            <w:pPr>
              <w:pStyle w:val="XML4"/>
              <w:rPr>
                <w:del w:id="9198" w:author="Thomas Dietz" w:date="2012-08-13T14:22:00Z"/>
              </w:rPr>
            </w:pPr>
            <w:del w:id="9199" w:author="Thomas Dietz" w:date="2012-08-13T14:22:00Z">
              <w:r w:rsidDel="001D500F">
                <w:delText>}</w:delText>
              </w:r>
            </w:del>
          </w:p>
          <w:p w14:paraId="0CD9D14C" w14:textId="60AF980C" w:rsidR="008F1B20" w:rsidDel="001D500F" w:rsidRDefault="008F1B20" w:rsidP="008F1B20">
            <w:pPr>
              <w:pStyle w:val="XML4"/>
              <w:rPr>
                <w:del w:id="9200" w:author="Thomas Dietz" w:date="2012-08-13T14:22:00Z"/>
              </w:rPr>
            </w:pPr>
            <w:del w:id="9201" w:author="Thomas Dietz" w:date="2012-08-13T14:22:00Z">
              <w:r w:rsidDel="001D500F">
                <w:delText>leaf vni-multicast-group {</w:delText>
              </w:r>
            </w:del>
          </w:p>
          <w:p w14:paraId="1B3F0549" w14:textId="4B68DFD9" w:rsidR="008F1B20" w:rsidDel="001D500F" w:rsidRDefault="008F1B20" w:rsidP="008F1B20">
            <w:pPr>
              <w:pStyle w:val="XML5"/>
              <w:rPr>
                <w:del w:id="9202" w:author="Thomas Dietz" w:date="2012-08-13T14:22:00Z"/>
              </w:rPr>
            </w:pPr>
            <w:del w:id="9203" w:author="Thomas Dietz" w:date="2012-08-13T14:22:00Z">
              <w:r w:rsidDel="001D500F">
                <w:delText>type inet:ip-address;</w:delText>
              </w:r>
            </w:del>
          </w:p>
          <w:p w14:paraId="5BBA8F98" w14:textId="1DF500E6" w:rsidR="008F1B20" w:rsidDel="001D500F" w:rsidRDefault="008F1B20" w:rsidP="008F1B20">
            <w:pPr>
              <w:pStyle w:val="XML5"/>
              <w:rPr>
                <w:del w:id="9204" w:author="Thomas Dietz" w:date="2012-08-13T14:22:00Z"/>
              </w:rPr>
            </w:pPr>
            <w:del w:id="9205"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If IP multicast is used to support broadcast on the tunnel this specifies the corresponding multicast IP address</w:delText>
              </w:r>
              <w:r w:rsidR="00D65422" w:rsidRPr="009F1B7D" w:rsidDel="001D500F">
                <w:delText>"</w:delText>
              </w:r>
              <w:r w:rsidDel="001D500F">
                <w:delText>;</w:delText>
              </w:r>
            </w:del>
          </w:p>
          <w:p w14:paraId="1F239E66" w14:textId="5B304A0D" w:rsidR="008F1B20" w:rsidDel="001D500F" w:rsidRDefault="008F1B20" w:rsidP="008F1B20">
            <w:pPr>
              <w:pStyle w:val="XML4"/>
              <w:rPr>
                <w:del w:id="9206" w:author="Thomas Dietz" w:date="2012-08-13T14:22:00Z"/>
              </w:rPr>
            </w:pPr>
            <w:del w:id="9207" w:author="Thomas Dietz" w:date="2012-08-13T14:22:00Z">
              <w:r w:rsidDel="001D500F">
                <w:delText>}</w:delText>
              </w:r>
            </w:del>
          </w:p>
          <w:p w14:paraId="452984EF" w14:textId="6695AE09" w:rsidR="008F1B20" w:rsidDel="001D500F" w:rsidRDefault="008F1B20" w:rsidP="008F1B20">
            <w:pPr>
              <w:pStyle w:val="XML4"/>
              <w:rPr>
                <w:del w:id="9208" w:author="Thomas Dietz" w:date="2012-08-13T14:22:00Z"/>
              </w:rPr>
            </w:pPr>
            <w:del w:id="9209" w:author="Thomas Dietz" w:date="2012-08-13T14:22:00Z">
              <w:r w:rsidDel="001D500F">
                <w:delText>leaf udp-source-port {</w:delText>
              </w:r>
            </w:del>
          </w:p>
          <w:p w14:paraId="64DD9080" w14:textId="5113F2FE" w:rsidR="008F1B20" w:rsidDel="001D500F" w:rsidRDefault="008F1B20" w:rsidP="008F1B20">
            <w:pPr>
              <w:pStyle w:val="XML5"/>
              <w:rPr>
                <w:del w:id="9210" w:author="Thomas Dietz" w:date="2012-08-13T14:22:00Z"/>
              </w:rPr>
            </w:pPr>
            <w:del w:id="9211" w:author="Thomas Dietz" w:date="2012-08-13T14:22:00Z">
              <w:r w:rsidDel="001D500F">
                <w:delText xml:space="preserve">type </w:delText>
              </w:r>
              <w:r w:rsidR="00D65422" w:rsidDel="001D500F">
                <w:delText>inet:port-number</w:delText>
              </w:r>
              <w:r w:rsidDel="001D500F">
                <w:delText>;</w:delText>
              </w:r>
            </w:del>
          </w:p>
          <w:p w14:paraId="22FD69E0" w14:textId="09DF4A81" w:rsidR="008F1B20" w:rsidDel="001D500F" w:rsidRDefault="008F1B20" w:rsidP="008F1B20">
            <w:pPr>
              <w:pStyle w:val="XML5"/>
              <w:rPr>
                <w:del w:id="9212" w:author="Thomas Dietz" w:date="2012-08-13T14:22:00Z"/>
              </w:rPr>
            </w:pPr>
            <w:del w:id="9213"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 xml:space="preserve">Specifies the outer UDP source port number </w:delText>
              </w:r>
              <w:r w:rsidDel="001D500F">
                <w:delText>.</w:delText>
              </w:r>
              <w:r w:rsidR="00D65422" w:rsidRPr="009F1B7D" w:rsidDel="001D500F">
                <w:delText>"</w:delText>
              </w:r>
              <w:r w:rsidDel="001D500F">
                <w:delText>;</w:delText>
              </w:r>
            </w:del>
          </w:p>
          <w:p w14:paraId="6ED37503" w14:textId="5639DD86" w:rsidR="008F1B20" w:rsidDel="001D500F" w:rsidRDefault="008F1B20" w:rsidP="008F1B20">
            <w:pPr>
              <w:pStyle w:val="XML4"/>
              <w:rPr>
                <w:del w:id="9214" w:author="Thomas Dietz" w:date="2012-08-13T14:22:00Z"/>
              </w:rPr>
            </w:pPr>
            <w:del w:id="9215" w:author="Thomas Dietz" w:date="2012-08-13T14:22:00Z">
              <w:r w:rsidDel="001D500F">
                <w:delText>}</w:delText>
              </w:r>
            </w:del>
          </w:p>
          <w:p w14:paraId="223DE55B" w14:textId="04F45365" w:rsidR="008F1B20" w:rsidDel="001D500F" w:rsidRDefault="008F1B20" w:rsidP="008F1B20">
            <w:pPr>
              <w:pStyle w:val="XML4"/>
              <w:rPr>
                <w:del w:id="9216" w:author="Thomas Dietz" w:date="2012-08-13T14:22:00Z"/>
              </w:rPr>
            </w:pPr>
            <w:del w:id="9217" w:author="Thomas Dietz" w:date="2012-08-13T14:22:00Z">
              <w:r w:rsidDel="001D500F">
                <w:delText>leaf udp-dest-port {</w:delText>
              </w:r>
            </w:del>
          </w:p>
          <w:p w14:paraId="3B94A415" w14:textId="03D5C4A2" w:rsidR="008F1B20" w:rsidDel="001D500F" w:rsidRDefault="008F1B20" w:rsidP="008F1B20">
            <w:pPr>
              <w:pStyle w:val="XML5"/>
              <w:rPr>
                <w:del w:id="9218" w:author="Thomas Dietz" w:date="2012-08-13T14:22:00Z"/>
              </w:rPr>
            </w:pPr>
            <w:del w:id="9219" w:author="Thomas Dietz" w:date="2012-08-13T14:22:00Z">
              <w:r w:rsidDel="001D500F">
                <w:delText xml:space="preserve">type </w:delText>
              </w:r>
              <w:r w:rsidR="00D65422" w:rsidDel="001D500F">
                <w:delText>inet:port-number</w:delText>
              </w:r>
              <w:r w:rsidDel="001D500F">
                <w:delText>;</w:delText>
              </w:r>
            </w:del>
          </w:p>
          <w:p w14:paraId="5067932B" w14:textId="7487A21A" w:rsidR="008F1B20" w:rsidDel="001D500F" w:rsidRDefault="008F1B20" w:rsidP="008F1B20">
            <w:pPr>
              <w:pStyle w:val="XML5"/>
              <w:rPr>
                <w:del w:id="9220" w:author="Thomas Dietz" w:date="2012-08-13T14:22:00Z"/>
              </w:rPr>
            </w:pPr>
            <w:del w:id="9221"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Specifies the outer UDP destination port number, generally the well-known port number for VxLAN</w:delText>
              </w:r>
              <w:r w:rsidR="00D65422" w:rsidRPr="009F1B7D" w:rsidDel="001D500F">
                <w:delText>"</w:delText>
              </w:r>
              <w:r w:rsidDel="001D500F">
                <w:delText>;</w:delText>
              </w:r>
            </w:del>
          </w:p>
          <w:p w14:paraId="3085B4C9" w14:textId="1262C0D9" w:rsidR="008F1B20" w:rsidDel="001D500F" w:rsidRDefault="008F1B20" w:rsidP="008F1B20">
            <w:pPr>
              <w:pStyle w:val="XML4"/>
              <w:rPr>
                <w:del w:id="9222" w:author="Thomas Dietz" w:date="2012-08-13T14:22:00Z"/>
              </w:rPr>
            </w:pPr>
            <w:del w:id="9223" w:author="Thomas Dietz" w:date="2012-08-13T14:22:00Z">
              <w:r w:rsidDel="001D500F">
                <w:delText>}</w:delText>
              </w:r>
            </w:del>
          </w:p>
          <w:p w14:paraId="7B42D6DE" w14:textId="718D12FB" w:rsidR="008F1B20" w:rsidDel="001D500F" w:rsidRDefault="008F1B20" w:rsidP="008F1B20">
            <w:pPr>
              <w:pStyle w:val="XML4"/>
              <w:rPr>
                <w:del w:id="9224" w:author="Thomas Dietz" w:date="2012-08-13T14:22:00Z"/>
              </w:rPr>
            </w:pPr>
            <w:del w:id="9225" w:author="Thomas Dietz" w:date="2012-08-13T14:22:00Z">
              <w:r w:rsidDel="001D500F">
                <w:delText>leaf udp-checksum {</w:delText>
              </w:r>
            </w:del>
          </w:p>
          <w:p w14:paraId="4E39EE65" w14:textId="4C1E1255" w:rsidR="008F1B20" w:rsidDel="001D500F" w:rsidRDefault="008F1B20" w:rsidP="008F1B20">
            <w:pPr>
              <w:pStyle w:val="XML5"/>
              <w:rPr>
                <w:del w:id="9226" w:author="Thomas Dietz" w:date="2012-08-13T14:22:00Z"/>
              </w:rPr>
            </w:pPr>
            <w:del w:id="9227" w:author="Thomas Dietz" w:date="2012-08-13T14:22:00Z">
              <w:r w:rsidDel="001D500F">
                <w:delText>type boolean;</w:delText>
              </w:r>
            </w:del>
          </w:p>
          <w:p w14:paraId="1F7B7A53" w14:textId="061EE4D7" w:rsidR="008F1B20" w:rsidDel="001D500F" w:rsidRDefault="008F1B20" w:rsidP="008F1B20">
            <w:pPr>
              <w:pStyle w:val="XML5"/>
              <w:rPr>
                <w:del w:id="9228" w:author="Thomas Dietz" w:date="2012-08-13T14:22:00Z"/>
              </w:rPr>
            </w:pPr>
            <w:del w:id="9229" w:author="Thomas Dietz" w:date="2012-08-13T14:22:00Z">
              <w:r w:rsidDel="001D500F">
                <w:delText>description "</w:delText>
              </w:r>
              <w:r w:rsidR="00DF562A" w:rsidDel="001D500F">
                <w:delText>Boolean flag to indicate whether or not the outer UDP checksum should be set</w:delText>
              </w:r>
              <w:r w:rsidDel="001D500F">
                <w:delText>";</w:delText>
              </w:r>
            </w:del>
          </w:p>
          <w:p w14:paraId="5F108FA0" w14:textId="6A3DAEF2" w:rsidR="008F1B20" w:rsidDel="001D500F" w:rsidRDefault="008F1B20" w:rsidP="008F1B20">
            <w:pPr>
              <w:pStyle w:val="XML5"/>
              <w:rPr>
                <w:del w:id="9230" w:author="Thomas Dietz" w:date="2012-08-13T14:22:00Z"/>
              </w:rPr>
            </w:pPr>
            <w:del w:id="9231" w:author="Thomas Dietz" w:date="2012-08-13T14:22:00Z">
              <w:r w:rsidDel="001D500F">
                <w:delText>default false;</w:delText>
              </w:r>
            </w:del>
          </w:p>
          <w:p w14:paraId="1962E649" w14:textId="5B6D6582" w:rsidR="008F1B20" w:rsidDel="001D500F" w:rsidRDefault="008F1B20" w:rsidP="008F1B20">
            <w:pPr>
              <w:pStyle w:val="XML4"/>
              <w:rPr>
                <w:del w:id="9232" w:author="Thomas Dietz" w:date="2012-08-13T14:22:00Z"/>
              </w:rPr>
            </w:pPr>
            <w:del w:id="9233" w:author="Thomas Dietz" w:date="2012-08-13T14:22:00Z">
              <w:r w:rsidDel="001D500F">
                <w:lastRenderedPageBreak/>
                <w:delText>}</w:delText>
              </w:r>
            </w:del>
          </w:p>
          <w:p w14:paraId="577500AA" w14:textId="0EDC2623" w:rsidR="00CD1244" w:rsidRPr="009F1B7D" w:rsidDel="001D500F" w:rsidRDefault="00CD1244" w:rsidP="00CD1244">
            <w:pPr>
              <w:pStyle w:val="XML3"/>
              <w:rPr>
                <w:del w:id="9234" w:author="Thomas Dietz" w:date="2012-08-13T14:22:00Z"/>
              </w:rPr>
            </w:pPr>
            <w:del w:id="9235" w:author="Thomas Dietz" w:date="2012-08-13T14:22:00Z">
              <w:r w:rsidRPr="009F1B7D" w:rsidDel="001D500F">
                <w:delText>}</w:delText>
              </w:r>
            </w:del>
          </w:p>
          <w:p w14:paraId="3EA74F2D" w14:textId="3FEE2B82" w:rsidR="00CD1244" w:rsidRPr="009F1B7D" w:rsidDel="001D500F" w:rsidRDefault="00CD1244" w:rsidP="00CD1244">
            <w:pPr>
              <w:pStyle w:val="XML3"/>
              <w:rPr>
                <w:del w:id="9236" w:author="Thomas Dietz" w:date="2012-08-13T14:22:00Z"/>
              </w:rPr>
            </w:pPr>
            <w:del w:id="9237" w:author="Thomas Dietz" w:date="2012-08-13T14:22:00Z">
              <w:r w:rsidRPr="009F1B7D" w:rsidDel="001D500F">
                <w:delText xml:space="preserve">container </w:delText>
              </w:r>
              <w:r w:rsidR="007C63E2" w:rsidDel="001D500F">
                <w:delText>nvgre-</w:delText>
              </w:r>
              <w:r w:rsidDel="001D500F">
                <w:delText>tunnel</w:delText>
              </w:r>
              <w:r w:rsidRPr="009F1B7D" w:rsidDel="001D500F">
                <w:delText xml:space="preserve"> {</w:delText>
              </w:r>
            </w:del>
          </w:p>
          <w:p w14:paraId="4C114F19" w14:textId="1F1C3E74" w:rsidR="001442D2" w:rsidDel="001D500F" w:rsidRDefault="001442D2" w:rsidP="00073FA0">
            <w:pPr>
              <w:pStyle w:val="XML4"/>
              <w:rPr>
                <w:del w:id="9238" w:author="Thomas Dietz" w:date="2012-08-13T14:22:00Z"/>
              </w:rPr>
            </w:pPr>
            <w:del w:id="9239" w:author="Thomas Dietz" w:date="2012-08-13T14:22:00Z">
              <w:r w:rsidDel="001D500F">
                <w:delText xml:space="preserve">description </w:delText>
              </w:r>
              <w:r w:rsidRPr="009F1B7D" w:rsidDel="001D500F">
                <w:delText>"</w:delText>
              </w:r>
              <w:r w:rsidDel="001D500F">
                <w:delText>Features of a NVGRE tunnel.</w:delText>
              </w:r>
              <w:r w:rsidRPr="009F1B7D" w:rsidDel="001D500F">
                <w:delText>";</w:delText>
              </w:r>
            </w:del>
          </w:p>
          <w:p w14:paraId="4F1445A0" w14:textId="1994B971" w:rsidR="001442D2" w:rsidDel="001D500F" w:rsidRDefault="001442D2" w:rsidP="001442D2">
            <w:pPr>
              <w:pStyle w:val="XML4"/>
              <w:rPr>
                <w:del w:id="9240" w:author="Thomas Dietz" w:date="2012-08-13T14:22:00Z"/>
              </w:rPr>
            </w:pPr>
            <w:del w:id="9241" w:author="Thomas Dietz" w:date="2012-08-13T14:22:00Z">
              <w:r w:rsidDel="001D500F">
                <w:delText>uses openflow-port-base-tunnel-grouping;</w:delText>
              </w:r>
            </w:del>
          </w:p>
          <w:p w14:paraId="3F27A176" w14:textId="799ADA98" w:rsidR="001442D2" w:rsidDel="001D500F" w:rsidRDefault="001442D2" w:rsidP="001442D2">
            <w:pPr>
              <w:pStyle w:val="XML4"/>
              <w:rPr>
                <w:del w:id="9242" w:author="Thomas Dietz" w:date="2012-08-13T14:22:00Z"/>
              </w:rPr>
            </w:pPr>
            <w:del w:id="9243" w:author="Thomas Dietz" w:date="2012-08-13T14:22:00Z">
              <w:r w:rsidDel="001D500F">
                <w:delText>leaf tni {</w:delText>
              </w:r>
            </w:del>
          </w:p>
          <w:p w14:paraId="6E6A03C1" w14:textId="44C1026A" w:rsidR="001442D2" w:rsidDel="001D500F" w:rsidRDefault="001442D2" w:rsidP="001442D2">
            <w:pPr>
              <w:pStyle w:val="XML5"/>
              <w:rPr>
                <w:del w:id="9244" w:author="Thomas Dietz" w:date="2012-08-13T14:22:00Z"/>
              </w:rPr>
            </w:pPr>
            <w:del w:id="9245" w:author="Thomas Dietz" w:date="2012-08-13T14:22:00Z">
              <w:r w:rsidDel="001D500F">
                <w:delText>type uint32;</w:delText>
              </w:r>
            </w:del>
          </w:p>
          <w:p w14:paraId="741F05C9" w14:textId="086BA85B" w:rsidR="001442D2" w:rsidDel="001D500F" w:rsidRDefault="001442D2" w:rsidP="001442D2">
            <w:pPr>
              <w:pStyle w:val="XML5"/>
              <w:rPr>
                <w:del w:id="9246" w:author="Thomas Dietz" w:date="2012-08-13T14:22:00Z"/>
              </w:rPr>
            </w:pPr>
            <w:del w:id="9247" w:author="Thomas Dietz" w:date="2012-08-13T14:22:00Z">
              <w:r w:rsidDel="001D500F">
                <w:delText>description "</w:delText>
              </w:r>
              <w:r w:rsidR="00DF562A" w:rsidDel="001D500F">
                <w:delText>Specifies the tenant network identifier assigned to all packets sent on the tunnel</w:delText>
              </w:r>
              <w:r w:rsidDel="001D500F">
                <w:delText>";</w:delText>
              </w:r>
            </w:del>
          </w:p>
          <w:p w14:paraId="652DE7D4" w14:textId="25266222" w:rsidR="001442D2" w:rsidDel="001D500F" w:rsidRDefault="001442D2" w:rsidP="001442D2">
            <w:pPr>
              <w:pStyle w:val="XML4"/>
              <w:rPr>
                <w:del w:id="9248" w:author="Thomas Dietz" w:date="2012-08-13T14:22:00Z"/>
              </w:rPr>
            </w:pPr>
            <w:del w:id="9249" w:author="Thomas Dietz" w:date="2012-08-13T14:22:00Z">
              <w:r w:rsidDel="001D500F">
                <w:delText>}</w:delText>
              </w:r>
            </w:del>
          </w:p>
          <w:p w14:paraId="2D239AF1" w14:textId="7F022601" w:rsidR="001442D2" w:rsidDel="001D500F" w:rsidRDefault="001442D2" w:rsidP="001442D2">
            <w:pPr>
              <w:pStyle w:val="XML4"/>
              <w:rPr>
                <w:del w:id="9250" w:author="Thomas Dietz" w:date="2012-08-13T14:22:00Z"/>
              </w:rPr>
            </w:pPr>
            <w:del w:id="9251" w:author="Thomas Dietz" w:date="2012-08-13T14:22:00Z">
              <w:r w:rsidDel="001D500F">
                <w:delText>leaf tni-</w:delText>
              </w:r>
              <w:r w:rsidR="00DF562A" w:rsidDel="001D500F">
                <w:delText>user</w:delText>
              </w:r>
              <w:r w:rsidDel="001D500F">
                <w:delText xml:space="preserve"> {</w:delText>
              </w:r>
            </w:del>
          </w:p>
          <w:p w14:paraId="49FBCABE" w14:textId="1078FD43" w:rsidR="001442D2" w:rsidDel="001D500F" w:rsidRDefault="001442D2" w:rsidP="001442D2">
            <w:pPr>
              <w:pStyle w:val="XML5"/>
              <w:rPr>
                <w:del w:id="9252" w:author="Thomas Dietz" w:date="2012-08-13T14:22:00Z"/>
              </w:rPr>
            </w:pPr>
            <w:del w:id="9253" w:author="Thomas Dietz" w:date="2012-08-13T14:22:00Z">
              <w:r w:rsidDel="001D500F">
                <w:delText>type uint32;</w:delText>
              </w:r>
            </w:del>
          </w:p>
          <w:p w14:paraId="5B9DC7E5" w14:textId="73F90BD7" w:rsidR="001442D2" w:rsidDel="001D500F" w:rsidRDefault="001442D2" w:rsidP="001442D2">
            <w:pPr>
              <w:pStyle w:val="XML5"/>
              <w:rPr>
                <w:del w:id="9254" w:author="Thomas Dietz" w:date="2012-08-13T14:22:00Z"/>
              </w:rPr>
            </w:pPr>
            <w:del w:id="9255" w:author="Thomas Dietz" w:date="2012-08-13T14:22:00Z">
              <w:r w:rsidDel="001D500F">
                <w:delText>description "</w:delText>
              </w:r>
              <w:r w:rsidR="00DF562A" w:rsidDel="001D500F">
                <w:delText>Used to set the reserved user-defined bits of the GRE key field</w:delText>
              </w:r>
              <w:r w:rsidDel="001D500F">
                <w:delText>";</w:delText>
              </w:r>
            </w:del>
          </w:p>
          <w:p w14:paraId="4F0A731C" w14:textId="34483716" w:rsidR="001442D2" w:rsidDel="001D500F" w:rsidRDefault="001442D2" w:rsidP="001442D2">
            <w:pPr>
              <w:pStyle w:val="XML4"/>
              <w:rPr>
                <w:del w:id="9256" w:author="Thomas Dietz" w:date="2012-08-13T14:22:00Z"/>
              </w:rPr>
            </w:pPr>
            <w:del w:id="9257" w:author="Thomas Dietz" w:date="2012-08-13T14:22:00Z">
              <w:r w:rsidDel="001D500F">
                <w:delText>}</w:delText>
              </w:r>
            </w:del>
          </w:p>
          <w:p w14:paraId="43A58C00" w14:textId="517603C2" w:rsidR="001442D2" w:rsidDel="001D500F" w:rsidRDefault="001442D2" w:rsidP="001442D2">
            <w:pPr>
              <w:pStyle w:val="XML4"/>
              <w:rPr>
                <w:del w:id="9258" w:author="Thomas Dietz" w:date="2012-08-13T14:22:00Z"/>
              </w:rPr>
            </w:pPr>
            <w:del w:id="9259" w:author="Thomas Dietz" w:date="2012-08-13T14:22:00Z">
              <w:r w:rsidDel="001D500F">
                <w:delText>leaf tni-multicast-group {</w:delText>
              </w:r>
            </w:del>
          </w:p>
          <w:p w14:paraId="40F8A954" w14:textId="377B0F3B" w:rsidR="001442D2" w:rsidDel="001D500F" w:rsidRDefault="001442D2" w:rsidP="001442D2">
            <w:pPr>
              <w:pStyle w:val="XML5"/>
              <w:rPr>
                <w:del w:id="9260" w:author="Thomas Dietz" w:date="2012-08-13T14:22:00Z"/>
              </w:rPr>
            </w:pPr>
            <w:del w:id="9261" w:author="Thomas Dietz" w:date="2012-08-13T14:22:00Z">
              <w:r w:rsidDel="001D500F">
                <w:delText>type inet:ip-address;</w:delText>
              </w:r>
            </w:del>
          </w:p>
          <w:p w14:paraId="1E84C061" w14:textId="350FEC39" w:rsidR="001442D2" w:rsidDel="001D500F" w:rsidRDefault="001442D2" w:rsidP="001442D2">
            <w:pPr>
              <w:pStyle w:val="XML5"/>
              <w:rPr>
                <w:del w:id="9262" w:author="Thomas Dietz" w:date="2012-08-13T14:22:00Z"/>
              </w:rPr>
            </w:pPr>
            <w:del w:id="9263"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If IP multicast is used to support broadcast on the tunnel this specifies the corresponding multicast IP address</w:delText>
              </w:r>
              <w:r w:rsidR="00D65422" w:rsidRPr="009F1B7D" w:rsidDel="001D500F">
                <w:delText>"</w:delText>
              </w:r>
              <w:r w:rsidDel="001D500F">
                <w:delText>;</w:delText>
              </w:r>
            </w:del>
          </w:p>
          <w:p w14:paraId="65D4F9F1" w14:textId="3EE60AD1" w:rsidR="001442D2" w:rsidDel="001D500F" w:rsidRDefault="001442D2" w:rsidP="001442D2">
            <w:pPr>
              <w:pStyle w:val="XML4"/>
              <w:rPr>
                <w:del w:id="9264" w:author="Thomas Dietz" w:date="2012-08-13T14:22:00Z"/>
              </w:rPr>
            </w:pPr>
            <w:del w:id="9265" w:author="Thomas Dietz" w:date="2012-08-13T14:22:00Z">
              <w:r w:rsidDel="001D500F">
                <w:delText>}</w:delText>
              </w:r>
            </w:del>
          </w:p>
          <w:p w14:paraId="3B15612C" w14:textId="1A39D20A" w:rsidR="00CD1244" w:rsidRPr="009F1B7D" w:rsidDel="001D500F" w:rsidRDefault="00CD1244" w:rsidP="00CD1244">
            <w:pPr>
              <w:pStyle w:val="XML3"/>
              <w:rPr>
                <w:del w:id="9266" w:author="Thomas Dietz" w:date="2012-08-13T14:22:00Z"/>
              </w:rPr>
            </w:pPr>
            <w:del w:id="9267" w:author="Thomas Dietz" w:date="2012-08-13T14:22:00Z">
              <w:r w:rsidRPr="009F1B7D" w:rsidDel="001D500F">
                <w:delText>}</w:delText>
              </w:r>
            </w:del>
          </w:p>
          <w:p w14:paraId="56DB21B8" w14:textId="373B8281" w:rsidR="00DC6090" w:rsidRPr="009F1B7D" w:rsidDel="001D500F" w:rsidRDefault="00DC6090" w:rsidP="00DC6090">
            <w:pPr>
              <w:pStyle w:val="XML2"/>
              <w:rPr>
                <w:del w:id="9268" w:author="Thomas Dietz" w:date="2012-08-13T14:22:00Z"/>
              </w:rPr>
            </w:pPr>
            <w:del w:id="9269" w:author="Thomas Dietz" w:date="2012-08-13T14:22:00Z">
              <w:r w:rsidRPr="009F1B7D" w:rsidDel="001D500F">
                <w:delText>}</w:delText>
              </w:r>
            </w:del>
          </w:p>
          <w:p w14:paraId="16C87BDA" w14:textId="77777777" w:rsidR="001D500F" w:rsidRDefault="00010CA1" w:rsidP="001D500F">
            <w:pPr>
              <w:pStyle w:val="XML1"/>
              <w:rPr>
                <w:ins w:id="9270" w:author="Thomas Dietz" w:date="2012-08-13T14:23:00Z"/>
              </w:rPr>
            </w:pPr>
            <w:del w:id="9271" w:author="Thomas Dietz" w:date="2012-08-13T14:22:00Z">
              <w:r w:rsidRPr="009F1B7D" w:rsidDel="001D500F">
                <w:delText>}</w:delText>
              </w:r>
            </w:del>
            <w:ins w:id="9272" w:author="Thomas Dietz" w:date="2012-08-13T14:23:00Z">
              <w:r w:rsidR="001D500F">
                <w:t xml:space="preserve">  grouping OFPortType {</w:t>
              </w:r>
            </w:ins>
          </w:p>
          <w:p w14:paraId="24441012" w14:textId="77777777" w:rsidR="001D500F" w:rsidRDefault="001D500F" w:rsidP="001D500F">
            <w:pPr>
              <w:pStyle w:val="XML1"/>
              <w:rPr>
                <w:ins w:id="9273" w:author="Thomas Dietz" w:date="2012-08-13T14:23:00Z"/>
              </w:rPr>
            </w:pPr>
            <w:ins w:id="9274" w:author="Thomas Dietz" w:date="2012-08-13T14:23:00Z">
              <w:r>
                <w:t xml:space="preserve">    description "This element specifies all properties of an</w:t>
              </w:r>
            </w:ins>
          </w:p>
          <w:p w14:paraId="62294D04" w14:textId="77777777" w:rsidR="001D500F" w:rsidRDefault="001D500F" w:rsidP="001D500F">
            <w:pPr>
              <w:pStyle w:val="XML1"/>
              <w:rPr>
                <w:ins w:id="9275" w:author="Thomas Dietz" w:date="2012-08-13T14:23:00Z"/>
              </w:rPr>
            </w:pPr>
            <w:ins w:id="9276" w:author="Thomas Dietz" w:date="2012-08-13T14:23:00Z">
              <w:r>
                <w:t xml:space="preserve">      OpenFlow resource of type OpenFlow Port. It represent a</w:t>
              </w:r>
            </w:ins>
          </w:p>
          <w:p w14:paraId="657C816C" w14:textId="77777777" w:rsidR="001D500F" w:rsidRDefault="001D500F" w:rsidP="001D500F">
            <w:pPr>
              <w:pStyle w:val="XML1"/>
              <w:rPr>
                <w:ins w:id="9277" w:author="Thomas Dietz" w:date="2012-08-13T14:23:00Z"/>
              </w:rPr>
            </w:pPr>
            <w:ins w:id="9278" w:author="Thomas Dietz" w:date="2012-08-13T14:23:00Z">
              <w:r>
                <w:t xml:space="preserve">      physical port or a logical port of the OpenFlow Capable</w:t>
              </w:r>
            </w:ins>
          </w:p>
          <w:p w14:paraId="747DE672" w14:textId="77777777" w:rsidR="001D500F" w:rsidRDefault="001D500F" w:rsidP="001D500F">
            <w:pPr>
              <w:pStyle w:val="XML1"/>
              <w:rPr>
                <w:ins w:id="9279" w:author="Thomas Dietz" w:date="2012-08-13T14:23:00Z"/>
              </w:rPr>
            </w:pPr>
            <w:ins w:id="9280" w:author="Thomas Dietz" w:date="2012-08-13T14:23:00Z">
              <w:r>
                <w:t xml:space="preserve">      Switch and can be assigned for exclusive use to an OpenFlow</w:t>
              </w:r>
            </w:ins>
          </w:p>
          <w:p w14:paraId="1CFE97EE" w14:textId="77777777" w:rsidR="001D500F" w:rsidRDefault="001D500F" w:rsidP="001D500F">
            <w:pPr>
              <w:pStyle w:val="XML1"/>
              <w:rPr>
                <w:ins w:id="9281" w:author="Thomas Dietz" w:date="2012-08-13T14:23:00Z"/>
              </w:rPr>
            </w:pPr>
            <w:ins w:id="9282" w:author="Thomas Dietz" w:date="2012-08-13T14:23:00Z">
              <w:r>
                <w:t xml:space="preserve">      Logical Switch.  A logical port represents a tunnel endpoint</w:t>
              </w:r>
            </w:ins>
          </w:p>
          <w:p w14:paraId="6E174A51" w14:textId="77777777" w:rsidR="001D500F" w:rsidRDefault="001D500F" w:rsidP="001D500F">
            <w:pPr>
              <w:pStyle w:val="XML1"/>
              <w:rPr>
                <w:ins w:id="9283" w:author="Thomas Dietz" w:date="2012-08-13T14:23:00Z"/>
              </w:rPr>
            </w:pPr>
            <w:ins w:id="9284" w:author="Thomas Dietz" w:date="2012-08-13T14:23:00Z">
              <w:r>
                <w:t xml:space="preserve">      as described in the OpenFlow protocol specification versions</w:t>
              </w:r>
            </w:ins>
          </w:p>
          <w:p w14:paraId="0E8B02DC" w14:textId="77777777" w:rsidR="001D500F" w:rsidRDefault="001D500F" w:rsidP="001D500F">
            <w:pPr>
              <w:pStyle w:val="XML1"/>
              <w:rPr>
                <w:ins w:id="9285" w:author="Thomas Dietz" w:date="2012-08-13T14:23:00Z"/>
              </w:rPr>
            </w:pPr>
            <w:ins w:id="9286" w:author="Thomas Dietz" w:date="2012-08-13T14:23:00Z">
              <w:r>
                <w:t xml:space="preserve">      1.3 - 1.3.1.</w:t>
              </w:r>
            </w:ins>
          </w:p>
          <w:p w14:paraId="05F967F3" w14:textId="77777777" w:rsidR="001D500F" w:rsidRDefault="001D500F" w:rsidP="001D500F">
            <w:pPr>
              <w:pStyle w:val="XML1"/>
              <w:rPr>
                <w:ins w:id="9287" w:author="Thomas Dietz" w:date="2012-08-13T14:23:00Z"/>
              </w:rPr>
            </w:pPr>
          </w:p>
          <w:p w14:paraId="4C158754" w14:textId="77777777" w:rsidR="001D500F" w:rsidRDefault="001D500F" w:rsidP="001D500F">
            <w:pPr>
              <w:pStyle w:val="XML1"/>
              <w:rPr>
                <w:ins w:id="9288" w:author="Thomas Dietz" w:date="2012-08-13T14:23:00Z"/>
              </w:rPr>
            </w:pPr>
            <w:ins w:id="9289" w:author="Thomas Dietz" w:date="2012-08-13T14:23:00Z">
              <w:r>
                <w:t xml:space="preserve">      NETCONF &lt;edit-config&gt; operations MUST be implemented as </w:t>
              </w:r>
            </w:ins>
          </w:p>
          <w:p w14:paraId="70F5883D" w14:textId="77777777" w:rsidR="001D500F" w:rsidRDefault="001D500F" w:rsidP="001D500F">
            <w:pPr>
              <w:pStyle w:val="XML1"/>
              <w:rPr>
                <w:ins w:id="9290" w:author="Thomas Dietz" w:date="2012-08-13T14:23:00Z"/>
              </w:rPr>
            </w:pPr>
            <w:ins w:id="9291" w:author="Thomas Dietz" w:date="2012-08-13T14:23:00Z">
              <w:r>
                <w:t xml:space="preserve">      follows: </w:t>
              </w:r>
            </w:ins>
          </w:p>
          <w:p w14:paraId="16788D7D" w14:textId="77777777" w:rsidR="001D500F" w:rsidRDefault="001D500F" w:rsidP="001D500F">
            <w:pPr>
              <w:pStyle w:val="XML1"/>
              <w:rPr>
                <w:ins w:id="9292" w:author="Thomas Dietz" w:date="2012-08-13T14:23:00Z"/>
              </w:rPr>
            </w:pPr>
          </w:p>
          <w:p w14:paraId="29D8BB85" w14:textId="77777777" w:rsidR="001D500F" w:rsidRDefault="001D500F" w:rsidP="001D500F">
            <w:pPr>
              <w:pStyle w:val="XML1"/>
              <w:rPr>
                <w:ins w:id="9293" w:author="Thomas Dietz" w:date="2012-08-13T14:23:00Z"/>
              </w:rPr>
            </w:pPr>
            <w:ins w:id="9294" w:author="Thomas Dietz" w:date="2012-08-13T14:23:00Z">
              <w:r>
                <w:t xml:space="preserve">      * The 'resource-id' element of OFResoureType MUST be present</w:t>
              </w:r>
            </w:ins>
          </w:p>
          <w:p w14:paraId="7A9E9F40" w14:textId="77777777" w:rsidR="001D500F" w:rsidRDefault="001D500F" w:rsidP="001D500F">
            <w:pPr>
              <w:pStyle w:val="XML1"/>
              <w:rPr>
                <w:ins w:id="9295" w:author="Thomas Dietz" w:date="2012-08-13T14:23:00Z"/>
              </w:rPr>
            </w:pPr>
            <w:ins w:id="9296" w:author="Thomas Dietz" w:date="2012-08-13T14:23:00Z">
              <w:r>
                <w:t xml:space="preserve">        at all &lt;edit-config&gt; operations to identify the port.</w:t>
              </w:r>
            </w:ins>
          </w:p>
          <w:p w14:paraId="32505476" w14:textId="77777777" w:rsidR="001D500F" w:rsidRDefault="001D500F" w:rsidP="001D500F">
            <w:pPr>
              <w:pStyle w:val="XML1"/>
              <w:rPr>
                <w:ins w:id="9297" w:author="Thomas Dietz" w:date="2012-08-13T14:23:00Z"/>
              </w:rPr>
            </w:pPr>
            <w:ins w:id="9298" w:author="Thomas Dietz" w:date="2012-08-13T14:23:00Z">
              <w:r>
                <w:t xml:space="preserve">      * If the operation is 'merge' or 'replace', the element is</w:t>
              </w:r>
            </w:ins>
          </w:p>
          <w:p w14:paraId="4EC4F03C" w14:textId="77777777" w:rsidR="001D500F" w:rsidRDefault="001D500F" w:rsidP="001D500F">
            <w:pPr>
              <w:pStyle w:val="XML1"/>
              <w:rPr>
                <w:ins w:id="9299" w:author="Thomas Dietz" w:date="2012-08-13T14:23:00Z"/>
              </w:rPr>
            </w:pPr>
            <w:ins w:id="9300" w:author="Thomas Dietz" w:date="2012-08-13T14:23:00Z">
              <w:r>
                <w:t xml:space="preserve">        created if it does not exist, and its value is set to the</w:t>
              </w:r>
            </w:ins>
          </w:p>
          <w:p w14:paraId="7440FE91" w14:textId="77777777" w:rsidR="001D500F" w:rsidRDefault="001D500F" w:rsidP="001D500F">
            <w:pPr>
              <w:pStyle w:val="XML1"/>
              <w:rPr>
                <w:ins w:id="9301" w:author="Thomas Dietz" w:date="2012-08-13T14:23:00Z"/>
              </w:rPr>
            </w:pPr>
            <w:ins w:id="9302" w:author="Thomas Dietz" w:date="2012-08-13T14:23:00Z">
              <w:r>
                <w:t xml:space="preserve">        value found in the XML RPC data.</w:t>
              </w:r>
            </w:ins>
          </w:p>
          <w:p w14:paraId="7C72F988" w14:textId="77777777" w:rsidR="001D500F" w:rsidRDefault="001D500F" w:rsidP="001D500F">
            <w:pPr>
              <w:pStyle w:val="XML1"/>
              <w:rPr>
                <w:ins w:id="9303" w:author="Thomas Dietz" w:date="2012-08-13T14:23:00Z"/>
              </w:rPr>
            </w:pPr>
            <w:ins w:id="9304" w:author="Thomas Dietz" w:date="2012-08-13T14:23:00Z">
              <w:r>
                <w:t xml:space="preserve">      * If the operation is 'create', the element is created if it</w:t>
              </w:r>
            </w:ins>
          </w:p>
          <w:p w14:paraId="61DBD628" w14:textId="77777777" w:rsidR="001D500F" w:rsidRDefault="001D500F" w:rsidP="001D500F">
            <w:pPr>
              <w:pStyle w:val="XML1"/>
              <w:rPr>
                <w:ins w:id="9305" w:author="Thomas Dietz" w:date="2012-08-13T14:23:00Z"/>
              </w:rPr>
            </w:pPr>
            <w:ins w:id="9306" w:author="Thomas Dietz" w:date="2012-08-13T14:23:00Z">
              <w:r>
                <w:t xml:space="preserve">        does not exist. If the element already exists, a</w:t>
              </w:r>
            </w:ins>
          </w:p>
          <w:p w14:paraId="49B3B132" w14:textId="77777777" w:rsidR="001D500F" w:rsidRDefault="001D500F" w:rsidP="001D500F">
            <w:pPr>
              <w:pStyle w:val="XML1"/>
              <w:rPr>
                <w:ins w:id="9307" w:author="Thomas Dietz" w:date="2012-08-13T14:23:00Z"/>
              </w:rPr>
            </w:pPr>
            <w:ins w:id="9308" w:author="Thomas Dietz" w:date="2012-08-13T14:23:00Z">
              <w:r>
                <w:t xml:space="preserve">        'data</w:t>
              </w:r>
              <w:r>
                <w:rPr>
                  <w:rFonts w:ascii="MS Mincho" w:eastAsia="MS Mincho" w:hAnsi="MS Mincho" w:cs="MS Mincho" w:hint="eastAsia"/>
                </w:rPr>
                <w:t>‑</w:t>
              </w:r>
              <w:r>
                <w:t>exists' error is returned.</w:t>
              </w:r>
            </w:ins>
          </w:p>
          <w:p w14:paraId="0DA19DE3" w14:textId="77777777" w:rsidR="001D500F" w:rsidRDefault="001D500F" w:rsidP="001D500F">
            <w:pPr>
              <w:pStyle w:val="XML1"/>
              <w:rPr>
                <w:ins w:id="9309" w:author="Thomas Dietz" w:date="2012-08-13T14:23:00Z"/>
              </w:rPr>
            </w:pPr>
            <w:ins w:id="9310" w:author="Thomas Dietz" w:date="2012-08-13T14:23:00Z">
              <w:r>
                <w:t xml:space="preserve">      * If the operation is 'delete', the element is deleted if it</w:t>
              </w:r>
            </w:ins>
          </w:p>
          <w:p w14:paraId="0C32D553" w14:textId="77777777" w:rsidR="001D500F" w:rsidRDefault="001D500F" w:rsidP="001D500F">
            <w:pPr>
              <w:pStyle w:val="XML1"/>
              <w:rPr>
                <w:ins w:id="9311" w:author="Thomas Dietz" w:date="2012-08-13T14:23:00Z"/>
              </w:rPr>
            </w:pPr>
            <w:ins w:id="9312" w:author="Thomas Dietz" w:date="2012-08-13T14:23:00Z">
              <w:r>
                <w:t xml:space="preserve">        exists. If the element does not exist, a 'data</w:t>
              </w:r>
              <w:r>
                <w:rPr>
                  <w:rFonts w:ascii="MS Mincho" w:eastAsia="MS Mincho" w:hAnsi="MS Mincho" w:cs="MS Mincho" w:hint="eastAsia"/>
                </w:rPr>
                <w:t>‑</w:t>
              </w:r>
              <w:r>
                <w:t>missing'</w:t>
              </w:r>
            </w:ins>
          </w:p>
          <w:p w14:paraId="152E8C0D" w14:textId="77777777" w:rsidR="001D500F" w:rsidRDefault="001D500F" w:rsidP="001D500F">
            <w:pPr>
              <w:pStyle w:val="XML1"/>
              <w:rPr>
                <w:ins w:id="9313" w:author="Thomas Dietz" w:date="2012-08-13T14:23:00Z"/>
              </w:rPr>
            </w:pPr>
            <w:ins w:id="9314" w:author="Thomas Dietz" w:date="2012-08-13T14:23:00Z">
              <w:r>
                <w:t xml:space="preserve">        error is returned.";</w:t>
              </w:r>
            </w:ins>
          </w:p>
          <w:p w14:paraId="35BF795C" w14:textId="77777777" w:rsidR="001D500F" w:rsidRDefault="001D500F" w:rsidP="001D500F">
            <w:pPr>
              <w:pStyle w:val="XML1"/>
              <w:rPr>
                <w:ins w:id="9315" w:author="Thomas Dietz" w:date="2012-08-13T14:23:00Z"/>
              </w:rPr>
            </w:pPr>
            <w:ins w:id="9316" w:author="Thomas Dietz" w:date="2012-08-13T14:23:00Z">
              <w:r>
                <w:t xml:space="preserve">    uses OFResourceType;</w:t>
              </w:r>
            </w:ins>
          </w:p>
          <w:p w14:paraId="0D9F7F77" w14:textId="77777777" w:rsidR="001D500F" w:rsidRDefault="001D500F" w:rsidP="001D500F">
            <w:pPr>
              <w:pStyle w:val="XML1"/>
              <w:rPr>
                <w:ins w:id="9317" w:author="Thomas Dietz" w:date="2012-08-13T14:23:00Z"/>
              </w:rPr>
            </w:pPr>
            <w:ins w:id="9318" w:author="Thomas Dietz" w:date="2012-08-13T14:23:00Z">
              <w:r>
                <w:t xml:space="preserve">    leaf number {</w:t>
              </w:r>
            </w:ins>
          </w:p>
          <w:p w14:paraId="3AE99ED2" w14:textId="77777777" w:rsidR="001D500F" w:rsidRDefault="001D500F" w:rsidP="001D500F">
            <w:pPr>
              <w:pStyle w:val="XML1"/>
              <w:rPr>
                <w:ins w:id="9319" w:author="Thomas Dietz" w:date="2012-08-13T14:23:00Z"/>
              </w:rPr>
            </w:pPr>
            <w:ins w:id="9320" w:author="Thomas Dietz" w:date="2012-08-13T14:23:00Z">
              <w:r>
                <w:t xml:space="preserve">      type uint64;</w:t>
              </w:r>
            </w:ins>
          </w:p>
          <w:p w14:paraId="2F7EA6AC" w14:textId="77777777" w:rsidR="001D500F" w:rsidRDefault="001D500F" w:rsidP="001D500F">
            <w:pPr>
              <w:pStyle w:val="XML1"/>
              <w:rPr>
                <w:ins w:id="9321" w:author="Thomas Dietz" w:date="2012-08-13T14:23:00Z"/>
              </w:rPr>
            </w:pPr>
            <w:ins w:id="9322" w:author="Thomas Dietz" w:date="2012-08-13T14:23:00Z">
              <w:r>
                <w:t xml:space="preserve">      config false;</w:t>
              </w:r>
            </w:ins>
          </w:p>
          <w:p w14:paraId="28CCD9CB" w14:textId="77777777" w:rsidR="001D500F" w:rsidRDefault="001D500F" w:rsidP="001D500F">
            <w:pPr>
              <w:pStyle w:val="XML1"/>
              <w:rPr>
                <w:ins w:id="9323" w:author="Thomas Dietz" w:date="2012-08-13T14:23:00Z"/>
              </w:rPr>
            </w:pPr>
            <w:ins w:id="9324" w:author="Thomas Dietz" w:date="2012-08-13T14:23:00Z">
              <w:r>
                <w:t xml:space="preserve">      description "This number identifies the OpenFlow Port to </w:t>
              </w:r>
            </w:ins>
          </w:p>
          <w:p w14:paraId="55CC1B42" w14:textId="77777777" w:rsidR="001D500F" w:rsidRDefault="001D500F" w:rsidP="001D500F">
            <w:pPr>
              <w:pStyle w:val="XML1"/>
              <w:rPr>
                <w:ins w:id="9325" w:author="Thomas Dietz" w:date="2012-08-13T14:23:00Z"/>
              </w:rPr>
            </w:pPr>
            <w:ins w:id="9326" w:author="Thomas Dietz" w:date="2012-08-13T14:23:00Z">
              <w:r>
                <w:t xml:space="preserve">        OpenFlow Controllers. It is assigned to an OpenFlow Port </w:t>
              </w:r>
            </w:ins>
          </w:p>
          <w:p w14:paraId="123E9D01" w14:textId="77777777" w:rsidR="001D500F" w:rsidRDefault="001D500F" w:rsidP="001D500F">
            <w:pPr>
              <w:pStyle w:val="XML1"/>
              <w:rPr>
                <w:ins w:id="9327" w:author="Thomas Dietz" w:date="2012-08-13T14:23:00Z"/>
              </w:rPr>
            </w:pPr>
            <w:ins w:id="9328" w:author="Thomas Dietz" w:date="2012-08-13T14:23:00Z">
              <w:r>
                <w:t xml:space="preserve">        latest when the OpenFlow Port is associated with and</w:t>
              </w:r>
            </w:ins>
          </w:p>
          <w:p w14:paraId="0719E3AB" w14:textId="77777777" w:rsidR="001D500F" w:rsidRDefault="001D500F" w:rsidP="001D500F">
            <w:pPr>
              <w:pStyle w:val="XML1"/>
              <w:rPr>
                <w:ins w:id="9329" w:author="Thomas Dietz" w:date="2012-08-13T14:23:00Z"/>
              </w:rPr>
            </w:pPr>
            <w:ins w:id="9330" w:author="Thomas Dietz" w:date="2012-08-13T14:23:00Z">
              <w:r>
                <w:t xml:space="preserve">        OpenFlow Logical Switch.  If the OpenFlow Port is</w:t>
              </w:r>
            </w:ins>
          </w:p>
          <w:p w14:paraId="073FC25C" w14:textId="77777777" w:rsidR="001D500F" w:rsidRDefault="001D500F" w:rsidP="001D500F">
            <w:pPr>
              <w:pStyle w:val="XML1"/>
              <w:rPr>
                <w:ins w:id="9331" w:author="Thomas Dietz" w:date="2012-08-13T14:23:00Z"/>
              </w:rPr>
            </w:pPr>
            <w:ins w:id="9332" w:author="Thomas Dietz" w:date="2012-08-13T14:23:00Z">
              <w:r>
                <w:t xml:space="preserve">        associated with an OpenFlow Logical Switch, this element</w:t>
              </w:r>
            </w:ins>
          </w:p>
          <w:p w14:paraId="340FEF7B" w14:textId="77777777" w:rsidR="001D500F" w:rsidRDefault="001D500F" w:rsidP="001D500F">
            <w:pPr>
              <w:pStyle w:val="XML1"/>
              <w:rPr>
                <w:ins w:id="9333" w:author="Thomas Dietz" w:date="2012-08-13T14:23:00Z"/>
              </w:rPr>
            </w:pPr>
            <w:ins w:id="9334" w:author="Thomas Dietz" w:date="2012-08-13T14:23:00Z">
              <w:r>
                <w:t xml:space="preserve">        MUST be unique within the context of the OpenFlow Logical</w:t>
              </w:r>
            </w:ins>
          </w:p>
          <w:p w14:paraId="62631407" w14:textId="77777777" w:rsidR="001D500F" w:rsidRDefault="001D500F" w:rsidP="001D500F">
            <w:pPr>
              <w:pStyle w:val="XML1"/>
              <w:rPr>
                <w:ins w:id="9335" w:author="Thomas Dietz" w:date="2012-08-13T14:23:00Z"/>
              </w:rPr>
            </w:pPr>
            <w:ins w:id="9336" w:author="Thomas Dietz" w:date="2012-08-13T14:23:00Z">
              <w:r>
                <w:t xml:space="preserve">        Switch.  </w:t>
              </w:r>
            </w:ins>
          </w:p>
          <w:p w14:paraId="0E04424A" w14:textId="77777777" w:rsidR="001D500F" w:rsidRDefault="001D500F" w:rsidP="001D500F">
            <w:pPr>
              <w:pStyle w:val="XML1"/>
              <w:rPr>
                <w:ins w:id="9337" w:author="Thomas Dietz" w:date="2012-08-13T14:23:00Z"/>
              </w:rPr>
            </w:pPr>
            <w:ins w:id="9338" w:author="Thomas Dietz" w:date="2012-08-13T14:23:00Z">
              <w:r>
                <w:lastRenderedPageBreak/>
                <w:t xml:space="preserve">      </w:t>
              </w:r>
            </w:ins>
          </w:p>
          <w:p w14:paraId="546FBA04" w14:textId="77777777" w:rsidR="001D500F" w:rsidRDefault="001D500F" w:rsidP="001D500F">
            <w:pPr>
              <w:pStyle w:val="XML1"/>
              <w:rPr>
                <w:ins w:id="9339" w:author="Thomas Dietz" w:date="2012-08-13T14:23:00Z"/>
              </w:rPr>
            </w:pPr>
            <w:ins w:id="9340" w:author="Thomas Dietz" w:date="2012-08-13T14:23:00Z">
              <w:r>
                <w:t xml:space="preserve">        OpenFlow Capable Switch implementations may choose to</w:t>
              </w:r>
            </w:ins>
          </w:p>
          <w:p w14:paraId="5D4020F0" w14:textId="77777777" w:rsidR="001D500F" w:rsidRDefault="001D500F" w:rsidP="001D500F">
            <w:pPr>
              <w:pStyle w:val="XML1"/>
              <w:rPr>
                <w:ins w:id="9341" w:author="Thomas Dietz" w:date="2012-08-13T14:23:00Z"/>
              </w:rPr>
            </w:pPr>
            <w:ins w:id="9342" w:author="Thomas Dietz" w:date="2012-08-13T14:23:00Z">
              <w:r>
                <w:t xml:space="preserve">        assign values to OpenFlow Ports that are unique within the</w:t>
              </w:r>
            </w:ins>
          </w:p>
          <w:p w14:paraId="003C9033" w14:textId="77777777" w:rsidR="001D500F" w:rsidRDefault="001D500F" w:rsidP="001D500F">
            <w:pPr>
              <w:pStyle w:val="XML1"/>
              <w:rPr>
                <w:ins w:id="9343" w:author="Thomas Dietz" w:date="2012-08-13T14:23:00Z"/>
              </w:rPr>
            </w:pPr>
            <w:ins w:id="9344" w:author="Thomas Dietz" w:date="2012-08-13T14:23:00Z">
              <w:r>
                <w:t xml:space="preserve">        context of the OpenFlow Logical Switch.  These numbers can</w:t>
              </w:r>
            </w:ins>
          </w:p>
          <w:p w14:paraId="2E74B56B" w14:textId="77777777" w:rsidR="001D500F" w:rsidRDefault="001D500F" w:rsidP="001D500F">
            <w:pPr>
              <w:pStyle w:val="XML1"/>
              <w:rPr>
                <w:ins w:id="9345" w:author="Thomas Dietz" w:date="2012-08-13T14:23:00Z"/>
              </w:rPr>
            </w:pPr>
            <w:ins w:id="9346" w:author="Thomas Dietz" w:date="2012-08-13T14:23:00Z">
              <w:r>
                <w:t xml:space="preserve">        be used independent of assignments to OpenFlow Logical</w:t>
              </w:r>
            </w:ins>
          </w:p>
          <w:p w14:paraId="4E6088E3" w14:textId="77777777" w:rsidR="001D500F" w:rsidRDefault="001D500F" w:rsidP="001D500F">
            <w:pPr>
              <w:pStyle w:val="XML1"/>
              <w:rPr>
                <w:ins w:id="9347" w:author="Thomas Dietz" w:date="2012-08-13T14:23:00Z"/>
              </w:rPr>
            </w:pPr>
            <w:ins w:id="9348" w:author="Thomas Dietz" w:date="2012-08-13T14:23:00Z">
              <w:r>
                <w:t xml:space="preserve">        Switches. </w:t>
              </w:r>
            </w:ins>
          </w:p>
          <w:p w14:paraId="68704B79" w14:textId="77777777" w:rsidR="001D500F" w:rsidRDefault="001D500F" w:rsidP="001D500F">
            <w:pPr>
              <w:pStyle w:val="XML1"/>
              <w:rPr>
                <w:ins w:id="9349" w:author="Thomas Dietz" w:date="2012-08-13T14:23:00Z"/>
              </w:rPr>
            </w:pPr>
            <w:ins w:id="9350" w:author="Thomas Dietz" w:date="2012-08-13T14:23:00Z">
              <w:r>
                <w:t xml:space="preserve">      </w:t>
              </w:r>
            </w:ins>
          </w:p>
          <w:p w14:paraId="370C4716" w14:textId="77777777" w:rsidR="001D500F" w:rsidRDefault="001D500F" w:rsidP="001D500F">
            <w:pPr>
              <w:pStyle w:val="XML1"/>
              <w:rPr>
                <w:ins w:id="9351" w:author="Thomas Dietz" w:date="2012-08-13T14:23:00Z"/>
              </w:rPr>
            </w:pPr>
            <w:ins w:id="9352" w:author="Thomas Dietz" w:date="2012-08-13T14:23:00Z">
              <w:r>
                <w:t xml:space="preserve">        Other implementations may assign values to this element</w:t>
              </w:r>
            </w:ins>
          </w:p>
          <w:p w14:paraId="6D0FE092" w14:textId="77777777" w:rsidR="001D500F" w:rsidRDefault="001D500F" w:rsidP="001D500F">
            <w:pPr>
              <w:pStyle w:val="XML1"/>
              <w:rPr>
                <w:ins w:id="9353" w:author="Thomas Dietz" w:date="2012-08-13T14:23:00Z"/>
              </w:rPr>
            </w:pPr>
            <w:ins w:id="9354" w:author="Thomas Dietz" w:date="2012-08-13T14:23:00Z">
              <w:r>
                <w:t xml:space="preserve">        only if the OpenFlow Port is assigned to an OpenFlow</w:t>
              </w:r>
            </w:ins>
          </w:p>
          <w:p w14:paraId="1527291E" w14:textId="77777777" w:rsidR="001D500F" w:rsidRDefault="001D500F" w:rsidP="001D500F">
            <w:pPr>
              <w:pStyle w:val="XML1"/>
              <w:rPr>
                <w:ins w:id="9355" w:author="Thomas Dietz" w:date="2012-08-13T14:23:00Z"/>
              </w:rPr>
            </w:pPr>
            <w:ins w:id="9356" w:author="Thomas Dietz" w:date="2012-08-13T14:23:00Z">
              <w:r>
                <w:t xml:space="preserve">        Logical Switch.  If no value is currently assigned to this</w:t>
              </w:r>
            </w:ins>
          </w:p>
          <w:p w14:paraId="1A6122EA" w14:textId="77777777" w:rsidR="001D500F" w:rsidRDefault="001D500F" w:rsidP="001D500F">
            <w:pPr>
              <w:pStyle w:val="XML1"/>
              <w:rPr>
                <w:ins w:id="9357" w:author="Thomas Dietz" w:date="2012-08-13T14:23:00Z"/>
              </w:rPr>
            </w:pPr>
            <w:ins w:id="9358" w:author="Thomas Dietz" w:date="2012-08-13T14:23:00Z">
              <w:r>
                <w:t xml:space="preserve">        element then this element MUST NOT be included in replies</w:t>
              </w:r>
            </w:ins>
          </w:p>
          <w:p w14:paraId="1B853BA2" w14:textId="77777777" w:rsidR="001D500F" w:rsidRDefault="001D500F" w:rsidP="001D500F">
            <w:pPr>
              <w:pStyle w:val="XML1"/>
              <w:rPr>
                <w:ins w:id="9359" w:author="Thomas Dietz" w:date="2012-08-13T14:23:00Z"/>
              </w:rPr>
            </w:pPr>
            <w:ins w:id="9360" w:author="Thomas Dietz" w:date="2012-08-13T14:23:00Z">
              <w:r>
                <w:t xml:space="preserve">        to NETCONF &lt;get&gt; requests. Since this element is not</w:t>
              </w:r>
            </w:ins>
          </w:p>
          <w:p w14:paraId="614D7A69" w14:textId="77777777" w:rsidR="001D500F" w:rsidRDefault="001D500F" w:rsidP="001D500F">
            <w:pPr>
              <w:pStyle w:val="XML1"/>
              <w:rPr>
                <w:ins w:id="9361" w:author="Thomas Dietz" w:date="2012-08-13T14:23:00Z"/>
              </w:rPr>
            </w:pPr>
            <w:ins w:id="9362" w:author="Thomas Dietz" w:date="2012-08-13T14:23:00Z">
              <w:r>
                <w:t xml:space="preserve">        configurable with the NETCONF protocol it MUST NOT be</w:t>
              </w:r>
            </w:ins>
          </w:p>
          <w:p w14:paraId="745DEFB3" w14:textId="77777777" w:rsidR="001D500F" w:rsidRDefault="001D500F" w:rsidP="001D500F">
            <w:pPr>
              <w:pStyle w:val="XML1"/>
              <w:rPr>
                <w:ins w:id="9363" w:author="Thomas Dietz" w:date="2012-08-13T14:23:00Z"/>
              </w:rPr>
            </w:pPr>
            <w:ins w:id="9364" w:author="Thomas Dietz" w:date="2012-08-13T14:23:00Z">
              <w:r>
                <w:t xml:space="preserve">        included in replies to NETCONF &lt;get-config&gt; requests.";</w:t>
              </w:r>
            </w:ins>
          </w:p>
          <w:p w14:paraId="52C192E6" w14:textId="77777777" w:rsidR="001D500F" w:rsidRDefault="001D500F" w:rsidP="001D500F">
            <w:pPr>
              <w:pStyle w:val="XML1"/>
              <w:rPr>
                <w:ins w:id="9365" w:author="Thomas Dietz" w:date="2012-08-13T14:23:00Z"/>
              </w:rPr>
            </w:pPr>
            <w:ins w:id="9366" w:author="Thomas Dietz" w:date="2012-08-13T14:23:00Z">
              <w:r>
                <w:t xml:space="preserve">    }</w:t>
              </w:r>
            </w:ins>
          </w:p>
          <w:p w14:paraId="672D588B" w14:textId="77777777" w:rsidR="001D500F" w:rsidRDefault="001D500F" w:rsidP="001D500F">
            <w:pPr>
              <w:pStyle w:val="XML1"/>
              <w:rPr>
                <w:ins w:id="9367" w:author="Thomas Dietz" w:date="2012-08-13T14:23:00Z"/>
              </w:rPr>
            </w:pPr>
            <w:ins w:id="9368" w:author="Thomas Dietz" w:date="2012-08-13T14:23:00Z">
              <w:r>
                <w:t xml:space="preserve">    leaf name {</w:t>
              </w:r>
            </w:ins>
          </w:p>
          <w:p w14:paraId="51AAC847" w14:textId="77777777" w:rsidR="001D500F" w:rsidRDefault="001D500F" w:rsidP="001D500F">
            <w:pPr>
              <w:pStyle w:val="XML1"/>
              <w:rPr>
                <w:ins w:id="9369" w:author="Thomas Dietz" w:date="2012-08-13T14:23:00Z"/>
              </w:rPr>
            </w:pPr>
            <w:ins w:id="9370" w:author="Thomas Dietz" w:date="2012-08-13T14:23:00Z">
              <w:r>
                <w:t xml:space="preserve">      type string { length "1..16"; }</w:t>
              </w:r>
            </w:ins>
          </w:p>
          <w:p w14:paraId="1FD22855" w14:textId="77777777" w:rsidR="001D500F" w:rsidRDefault="001D500F" w:rsidP="001D500F">
            <w:pPr>
              <w:pStyle w:val="XML1"/>
              <w:rPr>
                <w:ins w:id="9371" w:author="Thomas Dietz" w:date="2012-08-13T14:23:00Z"/>
              </w:rPr>
            </w:pPr>
            <w:ins w:id="9372" w:author="Thomas Dietz" w:date="2012-08-13T14:23:00Z">
              <w:r>
                <w:t xml:space="preserve">      config false;</w:t>
              </w:r>
            </w:ins>
          </w:p>
          <w:p w14:paraId="5C6204DE" w14:textId="77777777" w:rsidR="001D500F" w:rsidRDefault="001D500F" w:rsidP="001D500F">
            <w:pPr>
              <w:pStyle w:val="XML1"/>
              <w:rPr>
                <w:ins w:id="9373" w:author="Thomas Dietz" w:date="2012-08-13T14:23:00Z"/>
              </w:rPr>
            </w:pPr>
            <w:ins w:id="9374" w:author="Thomas Dietz" w:date="2012-08-13T14:23:00Z">
              <w:r>
                <w:t xml:space="preserve">      description "This element assists OpenFlow Controllers in </w:t>
              </w:r>
            </w:ins>
          </w:p>
          <w:p w14:paraId="37619722" w14:textId="77777777" w:rsidR="001D500F" w:rsidRDefault="001D500F" w:rsidP="001D500F">
            <w:pPr>
              <w:pStyle w:val="XML1"/>
              <w:rPr>
                <w:ins w:id="9375" w:author="Thomas Dietz" w:date="2012-08-13T14:23:00Z"/>
              </w:rPr>
            </w:pPr>
            <w:ins w:id="9376" w:author="Thomas Dietz" w:date="2012-08-13T14:23:00Z">
              <w:r>
                <w:t xml:space="preserve">        identifying OpenFlow Ports.  </w:t>
              </w:r>
            </w:ins>
          </w:p>
          <w:p w14:paraId="35EFCF11" w14:textId="77777777" w:rsidR="001D500F" w:rsidRDefault="001D500F" w:rsidP="001D500F">
            <w:pPr>
              <w:pStyle w:val="XML1"/>
              <w:rPr>
                <w:ins w:id="9377" w:author="Thomas Dietz" w:date="2012-08-13T14:23:00Z"/>
              </w:rPr>
            </w:pPr>
            <w:ins w:id="9378" w:author="Thomas Dietz" w:date="2012-08-13T14:23:00Z">
              <w:r>
                <w:t xml:space="preserve">      </w:t>
              </w:r>
            </w:ins>
          </w:p>
          <w:p w14:paraId="4BE77F3D" w14:textId="77777777" w:rsidR="001D500F" w:rsidRDefault="001D500F" w:rsidP="001D500F">
            <w:pPr>
              <w:pStyle w:val="XML1"/>
              <w:rPr>
                <w:ins w:id="9379" w:author="Thomas Dietz" w:date="2012-08-13T14:23:00Z"/>
              </w:rPr>
            </w:pPr>
            <w:ins w:id="9380" w:author="Thomas Dietz" w:date="2012-08-13T14:23:00Z">
              <w:r>
                <w:t xml:space="preserve">        This element is not to be set by the OP-CONFIG protocol,</w:t>
              </w:r>
            </w:ins>
          </w:p>
          <w:p w14:paraId="0B092C9E" w14:textId="77777777" w:rsidR="001D500F" w:rsidRDefault="001D500F" w:rsidP="001D500F">
            <w:pPr>
              <w:pStyle w:val="XML1"/>
              <w:rPr>
                <w:ins w:id="9381" w:author="Thomas Dietz" w:date="2012-08-13T14:23:00Z"/>
              </w:rPr>
            </w:pPr>
            <w:ins w:id="9382" w:author="Thomas Dietz" w:date="2012-08-13T14:23:00Z">
              <w:r>
                <w:t xml:space="preserve">        but it is set by the switch implementation.  It may be set</w:t>
              </w:r>
            </w:ins>
          </w:p>
          <w:p w14:paraId="7A015AA0" w14:textId="77777777" w:rsidR="001D500F" w:rsidRDefault="001D500F" w:rsidP="001D500F">
            <w:pPr>
              <w:pStyle w:val="XML1"/>
              <w:rPr>
                <w:ins w:id="9383" w:author="Thomas Dietz" w:date="2012-08-13T14:23:00Z"/>
              </w:rPr>
            </w:pPr>
            <w:ins w:id="9384" w:author="Thomas Dietz" w:date="2012-08-13T14:23:00Z">
              <w:r>
                <w:t xml:space="preserve">        at start-up time of an OpenFlow Capable Switch or when the </w:t>
              </w:r>
            </w:ins>
          </w:p>
          <w:p w14:paraId="20FE92EE" w14:textId="77777777" w:rsidR="001D500F" w:rsidRDefault="001D500F" w:rsidP="001D500F">
            <w:pPr>
              <w:pStyle w:val="XML1"/>
              <w:rPr>
                <w:ins w:id="9385" w:author="Thomas Dietz" w:date="2012-08-13T14:23:00Z"/>
              </w:rPr>
            </w:pPr>
            <w:ins w:id="9386" w:author="Thomas Dietz" w:date="2012-08-13T14:23:00Z">
              <w:r>
                <w:t xml:space="preserve">        OpenFlow Port is assigned to an OpenFlow Logical Switch.</w:t>
              </w:r>
            </w:ins>
          </w:p>
          <w:p w14:paraId="61577007" w14:textId="77777777" w:rsidR="001D500F" w:rsidRDefault="001D500F" w:rsidP="001D500F">
            <w:pPr>
              <w:pStyle w:val="XML1"/>
              <w:rPr>
                <w:ins w:id="9387" w:author="Thomas Dietz" w:date="2012-08-13T14:23:00Z"/>
              </w:rPr>
            </w:pPr>
            <w:ins w:id="9388" w:author="Thomas Dietz" w:date="2012-08-13T14:23:00Z">
              <w:r>
                <w:t xml:space="preserve">        It MAY also be not set at all.  If this element is set to a</w:t>
              </w:r>
            </w:ins>
          </w:p>
          <w:p w14:paraId="7271A5E4" w14:textId="77777777" w:rsidR="001D500F" w:rsidRDefault="001D500F" w:rsidP="001D500F">
            <w:pPr>
              <w:pStyle w:val="XML1"/>
              <w:rPr>
                <w:ins w:id="9389" w:author="Thomas Dietz" w:date="2012-08-13T14:23:00Z"/>
              </w:rPr>
            </w:pPr>
            <w:ins w:id="9390" w:author="Thomas Dietz" w:date="2012-08-13T14:23:00Z">
              <w:r>
                <w:t xml:space="preserve">        value other than the empty string when being assigned to an</w:t>
              </w:r>
            </w:ins>
          </w:p>
          <w:p w14:paraId="0CF60482" w14:textId="77777777" w:rsidR="001D500F" w:rsidRDefault="001D500F" w:rsidP="001D500F">
            <w:pPr>
              <w:pStyle w:val="XML1"/>
              <w:rPr>
                <w:ins w:id="9391" w:author="Thomas Dietz" w:date="2012-08-13T14:23:00Z"/>
              </w:rPr>
            </w:pPr>
            <w:ins w:id="9392" w:author="Thomas Dietz" w:date="2012-08-13T14:23:00Z">
              <w:r>
                <w:t xml:space="preserve">        OpenFlow Logical Switch, then the value of this element</w:t>
              </w:r>
            </w:ins>
          </w:p>
          <w:p w14:paraId="55179943" w14:textId="77777777" w:rsidR="001D500F" w:rsidRDefault="001D500F" w:rsidP="001D500F">
            <w:pPr>
              <w:pStyle w:val="XML1"/>
              <w:rPr>
                <w:ins w:id="9393" w:author="Thomas Dietz" w:date="2012-08-13T14:23:00Z"/>
              </w:rPr>
            </w:pPr>
            <w:ins w:id="9394" w:author="Thomas Dietz" w:date="2012-08-13T14:23:00Z">
              <w:r>
                <w:t xml:space="preserve">        MUST be unique within the context of the OpenFlow Logical</w:t>
              </w:r>
            </w:ins>
          </w:p>
          <w:p w14:paraId="055F755D" w14:textId="77777777" w:rsidR="001D500F" w:rsidRDefault="001D500F" w:rsidP="001D500F">
            <w:pPr>
              <w:pStyle w:val="XML1"/>
              <w:rPr>
                <w:ins w:id="9395" w:author="Thomas Dietz" w:date="2012-08-13T14:23:00Z"/>
              </w:rPr>
            </w:pPr>
            <w:ins w:id="9396" w:author="Thomas Dietz" w:date="2012-08-13T14:23:00Z">
              <w:r>
                <w:t xml:space="preserve">        Switch.  </w:t>
              </w:r>
            </w:ins>
          </w:p>
          <w:p w14:paraId="3A2611FB" w14:textId="77777777" w:rsidR="001D500F" w:rsidRDefault="001D500F" w:rsidP="001D500F">
            <w:pPr>
              <w:pStyle w:val="XML1"/>
              <w:rPr>
                <w:ins w:id="9397" w:author="Thomas Dietz" w:date="2012-08-13T14:23:00Z"/>
              </w:rPr>
            </w:pPr>
            <w:ins w:id="9398" w:author="Thomas Dietz" w:date="2012-08-13T14:23:00Z">
              <w:r>
                <w:t xml:space="preserve">      </w:t>
              </w:r>
            </w:ins>
          </w:p>
          <w:p w14:paraId="618C8F91" w14:textId="77777777" w:rsidR="001D500F" w:rsidRDefault="001D500F" w:rsidP="001D500F">
            <w:pPr>
              <w:pStyle w:val="XML1"/>
              <w:rPr>
                <w:ins w:id="9399" w:author="Thomas Dietz" w:date="2012-08-13T14:23:00Z"/>
              </w:rPr>
            </w:pPr>
            <w:ins w:id="9400" w:author="Thomas Dietz" w:date="2012-08-13T14:23:00Z">
              <w:r>
                <w:t xml:space="preserve">        If no value or the empty string is currently assigned to</w:t>
              </w:r>
            </w:ins>
          </w:p>
          <w:p w14:paraId="686C8F28" w14:textId="77777777" w:rsidR="001D500F" w:rsidRDefault="001D500F" w:rsidP="001D500F">
            <w:pPr>
              <w:pStyle w:val="XML1"/>
              <w:rPr>
                <w:ins w:id="9401" w:author="Thomas Dietz" w:date="2012-08-13T14:23:00Z"/>
              </w:rPr>
            </w:pPr>
            <w:ins w:id="9402" w:author="Thomas Dietz" w:date="2012-08-13T14:23:00Z">
              <w:r>
                <w:t xml:space="preserve">        this element then this element MUST not be included in</w:t>
              </w:r>
            </w:ins>
          </w:p>
          <w:p w14:paraId="27BCD76F" w14:textId="77777777" w:rsidR="001D500F" w:rsidRDefault="001D500F" w:rsidP="001D500F">
            <w:pPr>
              <w:pStyle w:val="XML1"/>
              <w:rPr>
                <w:ins w:id="9403" w:author="Thomas Dietz" w:date="2012-08-13T14:23:00Z"/>
              </w:rPr>
            </w:pPr>
            <w:ins w:id="9404" w:author="Thomas Dietz" w:date="2012-08-13T14:23:00Z">
              <w:r>
                <w:t xml:space="preserve">        replies to NETCONF &lt;get&gt; requests. Since this element is</w:t>
              </w:r>
            </w:ins>
          </w:p>
          <w:p w14:paraId="12A1985D" w14:textId="77777777" w:rsidR="001D500F" w:rsidRDefault="001D500F" w:rsidP="001D500F">
            <w:pPr>
              <w:pStyle w:val="XML1"/>
              <w:rPr>
                <w:ins w:id="9405" w:author="Thomas Dietz" w:date="2012-08-13T14:23:00Z"/>
              </w:rPr>
            </w:pPr>
            <w:ins w:id="9406" w:author="Thomas Dietz" w:date="2012-08-13T14:23:00Z">
              <w:r>
                <w:t xml:space="preserve">        not configurable with the NETCONF protocol it MUST NOT be</w:t>
              </w:r>
            </w:ins>
          </w:p>
          <w:p w14:paraId="5C5EF5DC" w14:textId="77777777" w:rsidR="001D500F" w:rsidRDefault="001D500F" w:rsidP="001D500F">
            <w:pPr>
              <w:pStyle w:val="XML1"/>
              <w:rPr>
                <w:ins w:id="9407" w:author="Thomas Dietz" w:date="2012-08-13T14:23:00Z"/>
              </w:rPr>
            </w:pPr>
            <w:ins w:id="9408" w:author="Thomas Dietz" w:date="2012-08-13T14:23:00Z">
              <w:r>
                <w:t xml:space="preserve">        included in replies to NETCONF &lt;get-config&gt; requests.";</w:t>
              </w:r>
            </w:ins>
          </w:p>
          <w:p w14:paraId="420ADD1A" w14:textId="77777777" w:rsidR="001D500F" w:rsidRDefault="001D500F" w:rsidP="001D500F">
            <w:pPr>
              <w:pStyle w:val="XML1"/>
              <w:rPr>
                <w:ins w:id="9409" w:author="Thomas Dietz" w:date="2012-08-13T14:23:00Z"/>
              </w:rPr>
            </w:pPr>
            <w:ins w:id="9410" w:author="Thomas Dietz" w:date="2012-08-13T14:23:00Z">
              <w:r>
                <w:t xml:space="preserve">    }</w:t>
              </w:r>
            </w:ins>
          </w:p>
          <w:p w14:paraId="35D102AA" w14:textId="77777777" w:rsidR="001D500F" w:rsidRDefault="001D500F" w:rsidP="001D500F">
            <w:pPr>
              <w:pStyle w:val="XML1"/>
              <w:rPr>
                <w:ins w:id="9411" w:author="Thomas Dietz" w:date="2012-08-13T14:23:00Z"/>
              </w:rPr>
            </w:pPr>
            <w:ins w:id="9412" w:author="Thomas Dietz" w:date="2012-08-13T14:23:00Z">
              <w:r>
                <w:t xml:space="preserve">    leaf current-rate {</w:t>
              </w:r>
            </w:ins>
          </w:p>
          <w:p w14:paraId="2E6013E4" w14:textId="77777777" w:rsidR="001D500F" w:rsidRDefault="001D500F" w:rsidP="001D500F">
            <w:pPr>
              <w:pStyle w:val="XML1"/>
              <w:rPr>
                <w:ins w:id="9413" w:author="Thomas Dietz" w:date="2012-08-13T14:23:00Z"/>
              </w:rPr>
            </w:pPr>
            <w:ins w:id="9414" w:author="Thomas Dietz" w:date="2012-08-13T14:23:00Z">
              <w:r>
                <w:t xml:space="preserve">      when "../features/current/rate='other'" {</w:t>
              </w:r>
            </w:ins>
          </w:p>
          <w:p w14:paraId="36E7ED64" w14:textId="77777777" w:rsidR="001D500F" w:rsidRDefault="001D500F" w:rsidP="001D500F">
            <w:pPr>
              <w:pStyle w:val="XML1"/>
              <w:rPr>
                <w:ins w:id="9415" w:author="Thomas Dietz" w:date="2012-08-13T14:23:00Z"/>
              </w:rPr>
            </w:pPr>
            <w:ins w:id="9416" w:author="Thomas Dietz" w:date="2012-08-13T14:23:00Z">
              <w:r>
                <w:t xml:space="preserve">        description "This element is only valid if the element rate</w:t>
              </w:r>
            </w:ins>
          </w:p>
          <w:p w14:paraId="7A8AEDD1" w14:textId="77777777" w:rsidR="001D500F" w:rsidRDefault="001D500F" w:rsidP="001D500F">
            <w:pPr>
              <w:pStyle w:val="XML1"/>
              <w:rPr>
                <w:ins w:id="9417" w:author="Thomas Dietz" w:date="2012-08-13T14:23:00Z"/>
              </w:rPr>
            </w:pPr>
            <w:ins w:id="9418" w:author="Thomas Dietz" w:date="2012-08-13T14:23:00Z">
              <w:r>
                <w:t xml:space="preserve">          of the current features has value 'other'.";</w:t>
              </w:r>
            </w:ins>
          </w:p>
          <w:p w14:paraId="3ED2589F" w14:textId="77777777" w:rsidR="001D500F" w:rsidRDefault="001D500F" w:rsidP="001D500F">
            <w:pPr>
              <w:pStyle w:val="XML1"/>
              <w:rPr>
                <w:ins w:id="9419" w:author="Thomas Dietz" w:date="2012-08-13T14:23:00Z"/>
              </w:rPr>
            </w:pPr>
            <w:ins w:id="9420" w:author="Thomas Dietz" w:date="2012-08-13T14:23:00Z">
              <w:r>
                <w:t xml:space="preserve">      }</w:t>
              </w:r>
            </w:ins>
          </w:p>
          <w:p w14:paraId="269EA29B" w14:textId="77777777" w:rsidR="001D500F" w:rsidRDefault="001D500F" w:rsidP="001D500F">
            <w:pPr>
              <w:pStyle w:val="XML1"/>
              <w:rPr>
                <w:ins w:id="9421" w:author="Thomas Dietz" w:date="2012-08-13T14:23:00Z"/>
              </w:rPr>
            </w:pPr>
            <w:ins w:id="9422" w:author="Thomas Dietz" w:date="2012-08-13T14:23:00Z">
              <w:r>
                <w:t xml:space="preserve">      type uint32;</w:t>
              </w:r>
            </w:ins>
          </w:p>
          <w:p w14:paraId="2ED0DBCB" w14:textId="77777777" w:rsidR="001D500F" w:rsidRDefault="001D500F" w:rsidP="001D500F">
            <w:pPr>
              <w:pStyle w:val="XML1"/>
              <w:rPr>
                <w:ins w:id="9423" w:author="Thomas Dietz" w:date="2012-08-13T14:23:00Z"/>
              </w:rPr>
            </w:pPr>
            <w:ins w:id="9424" w:author="Thomas Dietz" w:date="2012-08-13T14:23:00Z">
              <w:r>
                <w:t xml:space="preserve">      units "kbit/s";</w:t>
              </w:r>
            </w:ins>
          </w:p>
          <w:p w14:paraId="1D8CB92A" w14:textId="77777777" w:rsidR="001D500F" w:rsidRDefault="001D500F" w:rsidP="001D500F">
            <w:pPr>
              <w:pStyle w:val="XML1"/>
              <w:rPr>
                <w:ins w:id="9425" w:author="Thomas Dietz" w:date="2012-08-13T14:23:00Z"/>
              </w:rPr>
            </w:pPr>
            <w:ins w:id="9426" w:author="Thomas Dietz" w:date="2012-08-13T14:23:00Z">
              <w:r>
                <w:t xml:space="preserve">      config false;</w:t>
              </w:r>
            </w:ins>
          </w:p>
          <w:p w14:paraId="3AA83F7F" w14:textId="77777777" w:rsidR="001D500F" w:rsidRDefault="001D500F" w:rsidP="001D500F">
            <w:pPr>
              <w:pStyle w:val="XML1"/>
              <w:rPr>
                <w:ins w:id="9427" w:author="Thomas Dietz" w:date="2012-08-13T14:23:00Z"/>
              </w:rPr>
            </w:pPr>
            <w:ins w:id="9428" w:author="Thomas Dietz" w:date="2012-08-13T14:23:00Z">
              <w:r>
                <w:t xml:space="preserve">      description "This element indicates the current bit rate of </w:t>
              </w:r>
            </w:ins>
          </w:p>
          <w:p w14:paraId="6398D0AA" w14:textId="77777777" w:rsidR="001D500F" w:rsidRDefault="001D500F" w:rsidP="001D500F">
            <w:pPr>
              <w:pStyle w:val="XML1"/>
              <w:rPr>
                <w:ins w:id="9429" w:author="Thomas Dietz" w:date="2012-08-13T14:23:00Z"/>
              </w:rPr>
            </w:pPr>
            <w:ins w:id="9430" w:author="Thomas Dietz" w:date="2012-08-13T14:23:00Z">
              <w:r>
                <w:t xml:space="preserve">        the port. Its values is to be provided in units of kilobit </w:t>
              </w:r>
            </w:ins>
          </w:p>
          <w:p w14:paraId="7889E850" w14:textId="77777777" w:rsidR="001D500F" w:rsidRDefault="001D500F" w:rsidP="001D500F">
            <w:pPr>
              <w:pStyle w:val="XML1"/>
              <w:rPr>
                <w:ins w:id="9431" w:author="Thomas Dietz" w:date="2012-08-13T14:23:00Z"/>
              </w:rPr>
            </w:pPr>
            <w:ins w:id="9432" w:author="Thomas Dietz" w:date="2012-08-13T14:23:00Z">
              <w:r>
                <w:t xml:space="preserve">        per second (kbps). This element is only valid if the </w:t>
              </w:r>
            </w:ins>
          </w:p>
          <w:p w14:paraId="5DA24E1B" w14:textId="77777777" w:rsidR="001D500F" w:rsidRDefault="001D500F" w:rsidP="001D500F">
            <w:pPr>
              <w:pStyle w:val="XML1"/>
              <w:rPr>
                <w:ins w:id="9433" w:author="Thomas Dietz" w:date="2012-08-13T14:23:00Z"/>
              </w:rPr>
            </w:pPr>
            <w:ins w:id="9434" w:author="Thomas Dietz" w:date="2012-08-13T14:23:00Z">
              <w:r>
                <w:t xml:space="preserve">        element called 'rate' in the current Port Features has a </w:t>
              </w:r>
            </w:ins>
          </w:p>
          <w:p w14:paraId="369B4431" w14:textId="77777777" w:rsidR="001D500F" w:rsidRDefault="001D500F" w:rsidP="001D500F">
            <w:pPr>
              <w:pStyle w:val="XML1"/>
              <w:rPr>
                <w:ins w:id="9435" w:author="Thomas Dietz" w:date="2012-08-13T14:23:00Z"/>
              </w:rPr>
            </w:pPr>
            <w:ins w:id="9436" w:author="Thomas Dietz" w:date="2012-08-13T14:23:00Z">
              <w:r>
                <w:t xml:space="preserve">        value of 'other'.</w:t>
              </w:r>
            </w:ins>
          </w:p>
          <w:p w14:paraId="7D93D23B" w14:textId="77777777" w:rsidR="001D500F" w:rsidRDefault="001D500F" w:rsidP="001D500F">
            <w:pPr>
              <w:pStyle w:val="XML1"/>
              <w:rPr>
                <w:ins w:id="9437" w:author="Thomas Dietz" w:date="2012-08-13T14:23:00Z"/>
              </w:rPr>
            </w:pPr>
          </w:p>
          <w:p w14:paraId="2AF517BF" w14:textId="77777777" w:rsidR="001D500F" w:rsidRDefault="001D500F" w:rsidP="001D500F">
            <w:pPr>
              <w:pStyle w:val="XML1"/>
              <w:rPr>
                <w:ins w:id="9438" w:author="Thomas Dietz" w:date="2012-08-13T14:23:00Z"/>
              </w:rPr>
            </w:pPr>
            <w:ins w:id="9439" w:author="Thomas Dietz" w:date="2012-08-13T14:23:00Z">
              <w:r>
                <w:t xml:space="preserve">        Since this element is not configurable with the NETCONF</w:t>
              </w:r>
            </w:ins>
          </w:p>
          <w:p w14:paraId="179CCD09" w14:textId="77777777" w:rsidR="001D500F" w:rsidRDefault="001D500F" w:rsidP="001D500F">
            <w:pPr>
              <w:pStyle w:val="XML1"/>
              <w:rPr>
                <w:ins w:id="9440" w:author="Thomas Dietz" w:date="2012-08-13T14:23:00Z"/>
              </w:rPr>
            </w:pPr>
            <w:ins w:id="9441" w:author="Thomas Dietz" w:date="2012-08-13T14:23:00Z">
              <w:r>
                <w:t xml:space="preserve">        protocol it MUST NOT be included in replies to NETCONF</w:t>
              </w:r>
            </w:ins>
          </w:p>
          <w:p w14:paraId="75729328" w14:textId="77777777" w:rsidR="001D500F" w:rsidRDefault="001D500F" w:rsidP="001D500F">
            <w:pPr>
              <w:pStyle w:val="XML1"/>
              <w:rPr>
                <w:ins w:id="9442" w:author="Thomas Dietz" w:date="2012-08-13T14:23:00Z"/>
              </w:rPr>
            </w:pPr>
            <w:ins w:id="9443" w:author="Thomas Dietz" w:date="2012-08-13T14:23:00Z">
              <w:r>
                <w:t xml:space="preserve">        &lt;get-config&gt; requests.";</w:t>
              </w:r>
            </w:ins>
          </w:p>
          <w:p w14:paraId="47844AE9" w14:textId="77777777" w:rsidR="001D500F" w:rsidRDefault="001D500F" w:rsidP="001D500F">
            <w:pPr>
              <w:pStyle w:val="XML1"/>
              <w:rPr>
                <w:ins w:id="9444" w:author="Thomas Dietz" w:date="2012-08-13T14:23:00Z"/>
              </w:rPr>
            </w:pPr>
            <w:ins w:id="9445" w:author="Thomas Dietz" w:date="2012-08-13T14:23:00Z">
              <w:r>
                <w:t xml:space="preserve">    }</w:t>
              </w:r>
            </w:ins>
          </w:p>
          <w:p w14:paraId="393A9D58" w14:textId="77777777" w:rsidR="001D500F" w:rsidRDefault="001D500F" w:rsidP="001D500F">
            <w:pPr>
              <w:pStyle w:val="XML1"/>
              <w:rPr>
                <w:ins w:id="9446" w:author="Thomas Dietz" w:date="2012-08-13T14:23:00Z"/>
              </w:rPr>
            </w:pPr>
            <w:ins w:id="9447" w:author="Thomas Dietz" w:date="2012-08-13T14:23:00Z">
              <w:r>
                <w:t xml:space="preserve">    leaf max-rate {</w:t>
              </w:r>
            </w:ins>
          </w:p>
          <w:p w14:paraId="18B30480" w14:textId="77777777" w:rsidR="001D500F" w:rsidRDefault="001D500F" w:rsidP="001D500F">
            <w:pPr>
              <w:pStyle w:val="XML1"/>
              <w:rPr>
                <w:ins w:id="9448" w:author="Thomas Dietz" w:date="2012-08-13T14:23:00Z"/>
              </w:rPr>
            </w:pPr>
            <w:ins w:id="9449" w:author="Thomas Dietz" w:date="2012-08-13T14:23:00Z">
              <w:r>
                <w:lastRenderedPageBreak/>
                <w:t xml:space="preserve">      when "../features/current/rate='other'" {</w:t>
              </w:r>
            </w:ins>
          </w:p>
          <w:p w14:paraId="26C05993" w14:textId="77777777" w:rsidR="001D500F" w:rsidRDefault="001D500F" w:rsidP="001D500F">
            <w:pPr>
              <w:pStyle w:val="XML1"/>
              <w:rPr>
                <w:ins w:id="9450" w:author="Thomas Dietz" w:date="2012-08-13T14:23:00Z"/>
              </w:rPr>
            </w:pPr>
            <w:ins w:id="9451" w:author="Thomas Dietz" w:date="2012-08-13T14:23:00Z">
              <w:r>
                <w:t xml:space="preserve">        description "This element is only valid if the element rate</w:t>
              </w:r>
            </w:ins>
          </w:p>
          <w:p w14:paraId="3C392349" w14:textId="77777777" w:rsidR="001D500F" w:rsidRDefault="001D500F" w:rsidP="001D500F">
            <w:pPr>
              <w:pStyle w:val="XML1"/>
              <w:rPr>
                <w:ins w:id="9452" w:author="Thomas Dietz" w:date="2012-08-13T14:23:00Z"/>
              </w:rPr>
            </w:pPr>
            <w:ins w:id="9453" w:author="Thomas Dietz" w:date="2012-08-13T14:23:00Z">
              <w:r>
                <w:t xml:space="preserve">          of the current features has value 'other'.";</w:t>
              </w:r>
            </w:ins>
          </w:p>
          <w:p w14:paraId="770B7AE9" w14:textId="77777777" w:rsidR="001D500F" w:rsidRDefault="001D500F" w:rsidP="001D500F">
            <w:pPr>
              <w:pStyle w:val="XML1"/>
              <w:rPr>
                <w:ins w:id="9454" w:author="Thomas Dietz" w:date="2012-08-13T14:23:00Z"/>
              </w:rPr>
            </w:pPr>
            <w:ins w:id="9455" w:author="Thomas Dietz" w:date="2012-08-13T14:23:00Z">
              <w:r>
                <w:t xml:space="preserve">      }</w:t>
              </w:r>
            </w:ins>
          </w:p>
          <w:p w14:paraId="0E774338" w14:textId="77777777" w:rsidR="001D500F" w:rsidRDefault="001D500F" w:rsidP="001D500F">
            <w:pPr>
              <w:pStyle w:val="XML1"/>
              <w:rPr>
                <w:ins w:id="9456" w:author="Thomas Dietz" w:date="2012-08-13T14:23:00Z"/>
              </w:rPr>
            </w:pPr>
            <w:ins w:id="9457" w:author="Thomas Dietz" w:date="2012-08-13T14:23:00Z">
              <w:r>
                <w:t xml:space="preserve">      type uint32;</w:t>
              </w:r>
            </w:ins>
          </w:p>
          <w:p w14:paraId="105A7784" w14:textId="77777777" w:rsidR="001D500F" w:rsidRDefault="001D500F" w:rsidP="001D500F">
            <w:pPr>
              <w:pStyle w:val="XML1"/>
              <w:rPr>
                <w:ins w:id="9458" w:author="Thomas Dietz" w:date="2012-08-13T14:23:00Z"/>
              </w:rPr>
            </w:pPr>
            <w:ins w:id="9459" w:author="Thomas Dietz" w:date="2012-08-13T14:23:00Z">
              <w:r>
                <w:t xml:space="preserve">      units "kbit/s";</w:t>
              </w:r>
            </w:ins>
          </w:p>
          <w:p w14:paraId="79A7B0F5" w14:textId="77777777" w:rsidR="001D500F" w:rsidRDefault="001D500F" w:rsidP="001D500F">
            <w:pPr>
              <w:pStyle w:val="XML1"/>
              <w:rPr>
                <w:ins w:id="9460" w:author="Thomas Dietz" w:date="2012-08-13T14:23:00Z"/>
              </w:rPr>
            </w:pPr>
            <w:ins w:id="9461" w:author="Thomas Dietz" w:date="2012-08-13T14:23:00Z">
              <w:r>
                <w:t xml:space="preserve">      config false;</w:t>
              </w:r>
            </w:ins>
          </w:p>
          <w:p w14:paraId="313C9513" w14:textId="77777777" w:rsidR="001D500F" w:rsidRDefault="001D500F" w:rsidP="001D500F">
            <w:pPr>
              <w:pStyle w:val="XML1"/>
              <w:rPr>
                <w:ins w:id="9462" w:author="Thomas Dietz" w:date="2012-08-13T14:23:00Z"/>
              </w:rPr>
            </w:pPr>
            <w:ins w:id="9463" w:author="Thomas Dietz" w:date="2012-08-13T14:23:00Z">
              <w:r>
                <w:t xml:space="preserve">      description "This element indicates the maximum bit rate of </w:t>
              </w:r>
            </w:ins>
          </w:p>
          <w:p w14:paraId="7C2FCD4B" w14:textId="77777777" w:rsidR="001D500F" w:rsidRDefault="001D500F" w:rsidP="001D500F">
            <w:pPr>
              <w:pStyle w:val="XML1"/>
              <w:rPr>
                <w:ins w:id="9464" w:author="Thomas Dietz" w:date="2012-08-13T14:23:00Z"/>
              </w:rPr>
            </w:pPr>
            <w:ins w:id="9465" w:author="Thomas Dietz" w:date="2012-08-13T14:23:00Z">
              <w:r>
                <w:t xml:space="preserve">        the port. Its values is to be provided in units of kilobit </w:t>
              </w:r>
            </w:ins>
          </w:p>
          <w:p w14:paraId="50E3BCD1" w14:textId="77777777" w:rsidR="001D500F" w:rsidRDefault="001D500F" w:rsidP="001D500F">
            <w:pPr>
              <w:pStyle w:val="XML1"/>
              <w:rPr>
                <w:ins w:id="9466" w:author="Thomas Dietz" w:date="2012-08-13T14:23:00Z"/>
              </w:rPr>
            </w:pPr>
            <w:ins w:id="9467" w:author="Thomas Dietz" w:date="2012-08-13T14:23:00Z">
              <w:r>
                <w:t xml:space="preserve">        per second (kbps). This element is only valid if the </w:t>
              </w:r>
            </w:ins>
          </w:p>
          <w:p w14:paraId="4BCF8075" w14:textId="77777777" w:rsidR="001D500F" w:rsidRDefault="001D500F" w:rsidP="001D500F">
            <w:pPr>
              <w:pStyle w:val="XML1"/>
              <w:rPr>
                <w:ins w:id="9468" w:author="Thomas Dietz" w:date="2012-08-13T14:23:00Z"/>
              </w:rPr>
            </w:pPr>
            <w:ins w:id="9469" w:author="Thomas Dietz" w:date="2012-08-13T14:23:00Z">
              <w:r>
                <w:t xml:space="preserve">        element called 'rate' in the current Port Features has a </w:t>
              </w:r>
            </w:ins>
          </w:p>
          <w:p w14:paraId="727FDCDF" w14:textId="77777777" w:rsidR="001D500F" w:rsidRDefault="001D500F" w:rsidP="001D500F">
            <w:pPr>
              <w:pStyle w:val="XML1"/>
              <w:rPr>
                <w:ins w:id="9470" w:author="Thomas Dietz" w:date="2012-08-13T14:23:00Z"/>
              </w:rPr>
            </w:pPr>
            <w:ins w:id="9471" w:author="Thomas Dietz" w:date="2012-08-13T14:23:00Z">
              <w:r>
                <w:t xml:space="preserve">        value of 'other'.</w:t>
              </w:r>
            </w:ins>
          </w:p>
          <w:p w14:paraId="2E494515" w14:textId="77777777" w:rsidR="001D500F" w:rsidRDefault="001D500F" w:rsidP="001D500F">
            <w:pPr>
              <w:pStyle w:val="XML1"/>
              <w:rPr>
                <w:ins w:id="9472" w:author="Thomas Dietz" w:date="2012-08-13T14:23:00Z"/>
              </w:rPr>
            </w:pPr>
          </w:p>
          <w:p w14:paraId="4BEC0A06" w14:textId="77777777" w:rsidR="001D500F" w:rsidRDefault="001D500F" w:rsidP="001D500F">
            <w:pPr>
              <w:pStyle w:val="XML1"/>
              <w:rPr>
                <w:ins w:id="9473" w:author="Thomas Dietz" w:date="2012-08-13T14:23:00Z"/>
              </w:rPr>
            </w:pPr>
            <w:ins w:id="9474" w:author="Thomas Dietz" w:date="2012-08-13T14:23:00Z">
              <w:r>
                <w:t xml:space="preserve">        Since this element is not configurable with the NETCONF</w:t>
              </w:r>
            </w:ins>
          </w:p>
          <w:p w14:paraId="39496863" w14:textId="77777777" w:rsidR="001D500F" w:rsidRDefault="001D500F" w:rsidP="001D500F">
            <w:pPr>
              <w:pStyle w:val="XML1"/>
              <w:rPr>
                <w:ins w:id="9475" w:author="Thomas Dietz" w:date="2012-08-13T14:23:00Z"/>
              </w:rPr>
            </w:pPr>
            <w:ins w:id="9476" w:author="Thomas Dietz" w:date="2012-08-13T14:23:00Z">
              <w:r>
                <w:t xml:space="preserve">        protocol it MUST NOT be included in replies to NETCONF</w:t>
              </w:r>
            </w:ins>
          </w:p>
          <w:p w14:paraId="5036807F" w14:textId="77777777" w:rsidR="001D500F" w:rsidRDefault="001D500F" w:rsidP="001D500F">
            <w:pPr>
              <w:pStyle w:val="XML1"/>
              <w:rPr>
                <w:ins w:id="9477" w:author="Thomas Dietz" w:date="2012-08-13T14:23:00Z"/>
              </w:rPr>
            </w:pPr>
            <w:ins w:id="9478" w:author="Thomas Dietz" w:date="2012-08-13T14:23:00Z">
              <w:r>
                <w:t xml:space="preserve">        &lt;get-config&gt; requests.";</w:t>
              </w:r>
            </w:ins>
          </w:p>
          <w:p w14:paraId="55EC5C81" w14:textId="77777777" w:rsidR="001D500F" w:rsidRDefault="001D500F" w:rsidP="001D500F">
            <w:pPr>
              <w:pStyle w:val="XML1"/>
              <w:rPr>
                <w:ins w:id="9479" w:author="Thomas Dietz" w:date="2012-08-13T14:23:00Z"/>
              </w:rPr>
            </w:pPr>
            <w:ins w:id="9480" w:author="Thomas Dietz" w:date="2012-08-13T14:23:00Z">
              <w:r>
                <w:t xml:space="preserve">    }</w:t>
              </w:r>
            </w:ins>
          </w:p>
          <w:p w14:paraId="67A5AEEE" w14:textId="77777777" w:rsidR="001D500F" w:rsidRDefault="001D500F" w:rsidP="001D500F">
            <w:pPr>
              <w:pStyle w:val="XML1"/>
              <w:rPr>
                <w:ins w:id="9481" w:author="Thomas Dietz" w:date="2012-08-13T14:23:00Z"/>
              </w:rPr>
            </w:pPr>
            <w:ins w:id="9482" w:author="Thomas Dietz" w:date="2012-08-13T14:23:00Z">
              <w:r>
                <w:t xml:space="preserve">    container configuration {</w:t>
              </w:r>
            </w:ins>
          </w:p>
          <w:p w14:paraId="5A34DA25" w14:textId="77777777" w:rsidR="001D500F" w:rsidRDefault="001D500F" w:rsidP="001D500F">
            <w:pPr>
              <w:pStyle w:val="XML1"/>
              <w:rPr>
                <w:ins w:id="9483" w:author="Thomas Dietz" w:date="2012-08-13T14:23:00Z"/>
              </w:rPr>
            </w:pPr>
            <w:ins w:id="9484" w:author="Thomas Dietz" w:date="2012-08-13T14:23:00Z">
              <w:r>
                <w:t xml:space="preserve">      description "This element represents the general</w:t>
              </w:r>
            </w:ins>
          </w:p>
          <w:p w14:paraId="38A196AF" w14:textId="77777777" w:rsidR="001D500F" w:rsidRDefault="001D500F" w:rsidP="001D500F">
            <w:pPr>
              <w:pStyle w:val="XML1"/>
              <w:rPr>
                <w:ins w:id="9485" w:author="Thomas Dietz" w:date="2012-08-13T14:23:00Z"/>
              </w:rPr>
            </w:pPr>
            <w:ins w:id="9486" w:author="Thomas Dietz" w:date="2012-08-13T14:23:00Z">
              <w:r>
                <w:t xml:space="preserve">        adminitrative configuration of the OpenFlow Port.";</w:t>
              </w:r>
            </w:ins>
          </w:p>
          <w:p w14:paraId="2A1E77DD" w14:textId="77777777" w:rsidR="001D500F" w:rsidRDefault="001D500F" w:rsidP="001D500F">
            <w:pPr>
              <w:pStyle w:val="XML1"/>
              <w:rPr>
                <w:ins w:id="9487" w:author="Thomas Dietz" w:date="2012-08-13T14:23:00Z"/>
              </w:rPr>
            </w:pPr>
            <w:ins w:id="9488" w:author="Thomas Dietz" w:date="2012-08-13T14:23:00Z">
              <w:r>
                <w:t xml:space="preserve">      leaf admin-state {</w:t>
              </w:r>
            </w:ins>
          </w:p>
          <w:p w14:paraId="6DE92D47" w14:textId="77777777" w:rsidR="001D500F" w:rsidRDefault="001D500F" w:rsidP="001D500F">
            <w:pPr>
              <w:pStyle w:val="XML1"/>
              <w:rPr>
                <w:ins w:id="9489" w:author="Thomas Dietz" w:date="2012-08-13T14:23:00Z"/>
              </w:rPr>
            </w:pPr>
            <w:ins w:id="9490" w:author="Thomas Dietz" w:date="2012-08-13T14:23:00Z">
              <w:r>
                <w:t xml:space="preserve">        type OFUpDownStateType;</w:t>
              </w:r>
            </w:ins>
          </w:p>
          <w:p w14:paraId="257AEE63" w14:textId="77777777" w:rsidR="001D500F" w:rsidRDefault="001D500F" w:rsidP="001D500F">
            <w:pPr>
              <w:pStyle w:val="XML1"/>
              <w:rPr>
                <w:ins w:id="9491" w:author="Thomas Dietz" w:date="2012-08-13T14:23:00Z"/>
              </w:rPr>
            </w:pPr>
            <w:ins w:id="9492" w:author="Thomas Dietz" w:date="2012-08-13T14:23:00Z">
              <w:r>
                <w:t xml:space="preserve">        default 'up';</w:t>
              </w:r>
            </w:ins>
          </w:p>
          <w:p w14:paraId="78180D86" w14:textId="77777777" w:rsidR="001D500F" w:rsidRDefault="001D500F" w:rsidP="001D500F">
            <w:pPr>
              <w:pStyle w:val="XML1"/>
              <w:rPr>
                <w:ins w:id="9493" w:author="Thomas Dietz" w:date="2012-08-13T14:23:00Z"/>
              </w:rPr>
            </w:pPr>
            <w:ins w:id="9494" w:author="Thomas Dietz" w:date="2012-08-13T14:23:00Z">
              <w:r>
                <w:t xml:space="preserve">        description "The administrative state of the port.  If</w:t>
              </w:r>
            </w:ins>
          </w:p>
          <w:p w14:paraId="4DCBCB69" w14:textId="77777777" w:rsidR="001D500F" w:rsidRDefault="001D500F" w:rsidP="001D500F">
            <w:pPr>
              <w:pStyle w:val="XML1"/>
              <w:rPr>
                <w:ins w:id="9495" w:author="Thomas Dietz" w:date="2012-08-13T14:23:00Z"/>
              </w:rPr>
            </w:pPr>
            <w:ins w:id="9496" w:author="Thomas Dietz" w:date="2012-08-13T14:23:00Z">
              <w:r>
                <w:t xml:space="preserve">          true, the port has been administratively brought down and</w:t>
              </w:r>
            </w:ins>
          </w:p>
          <w:p w14:paraId="1E474D0B" w14:textId="77777777" w:rsidR="001D500F" w:rsidRDefault="001D500F" w:rsidP="001D500F">
            <w:pPr>
              <w:pStyle w:val="XML1"/>
              <w:rPr>
                <w:ins w:id="9497" w:author="Thomas Dietz" w:date="2012-08-13T14:23:00Z"/>
              </w:rPr>
            </w:pPr>
            <w:ins w:id="9498" w:author="Thomas Dietz" w:date="2012-08-13T14:23:00Z">
              <w:r>
                <w:t xml:space="preserve">          SHOULD not be used by OpenFlow.</w:t>
              </w:r>
            </w:ins>
          </w:p>
          <w:p w14:paraId="306366EE" w14:textId="77777777" w:rsidR="001D500F" w:rsidRDefault="001D500F" w:rsidP="001D500F">
            <w:pPr>
              <w:pStyle w:val="XML1"/>
              <w:rPr>
                <w:ins w:id="9499" w:author="Thomas Dietz" w:date="2012-08-13T14:23:00Z"/>
              </w:rPr>
            </w:pPr>
          </w:p>
          <w:p w14:paraId="70707A52" w14:textId="77777777" w:rsidR="001D500F" w:rsidRDefault="001D500F" w:rsidP="001D500F">
            <w:pPr>
              <w:pStyle w:val="XML1"/>
              <w:rPr>
                <w:ins w:id="9500" w:author="Thomas Dietz" w:date="2012-08-13T14:23:00Z"/>
              </w:rPr>
            </w:pPr>
            <w:ins w:id="9501" w:author="Thomas Dietz" w:date="2012-08-13T14:23:00Z">
              <w:r>
                <w:t xml:space="preserve">          This element is optional. If this element is not present</w:t>
              </w:r>
            </w:ins>
          </w:p>
          <w:p w14:paraId="26118F08" w14:textId="77777777" w:rsidR="001D500F" w:rsidRDefault="001D500F" w:rsidP="001D500F">
            <w:pPr>
              <w:pStyle w:val="XML1"/>
              <w:rPr>
                <w:ins w:id="9502" w:author="Thomas Dietz" w:date="2012-08-13T14:23:00Z"/>
              </w:rPr>
            </w:pPr>
            <w:ins w:id="9503" w:author="Thomas Dietz" w:date="2012-08-13T14:23:00Z">
              <w:r>
                <w:t xml:space="preserve">          it defaults to 'up'.";</w:t>
              </w:r>
            </w:ins>
          </w:p>
          <w:p w14:paraId="0AA8E752" w14:textId="77777777" w:rsidR="001D500F" w:rsidRDefault="001D500F" w:rsidP="001D500F">
            <w:pPr>
              <w:pStyle w:val="XML1"/>
              <w:rPr>
                <w:ins w:id="9504" w:author="Thomas Dietz" w:date="2012-08-13T14:23:00Z"/>
              </w:rPr>
            </w:pPr>
            <w:ins w:id="9505" w:author="Thomas Dietz" w:date="2012-08-13T14:23:00Z">
              <w:r>
                <w:t xml:space="preserve">      }</w:t>
              </w:r>
            </w:ins>
          </w:p>
          <w:p w14:paraId="0CBEFE39" w14:textId="77777777" w:rsidR="001D500F" w:rsidRDefault="001D500F" w:rsidP="001D500F">
            <w:pPr>
              <w:pStyle w:val="XML1"/>
              <w:rPr>
                <w:ins w:id="9506" w:author="Thomas Dietz" w:date="2012-08-13T14:23:00Z"/>
              </w:rPr>
            </w:pPr>
            <w:ins w:id="9507" w:author="Thomas Dietz" w:date="2012-08-13T14:23:00Z">
              <w:r>
                <w:t xml:space="preserve">      leaf no-receive {</w:t>
              </w:r>
            </w:ins>
          </w:p>
          <w:p w14:paraId="162B847C" w14:textId="77777777" w:rsidR="001D500F" w:rsidRDefault="001D500F" w:rsidP="001D500F">
            <w:pPr>
              <w:pStyle w:val="XML1"/>
              <w:rPr>
                <w:ins w:id="9508" w:author="Thomas Dietz" w:date="2012-08-13T14:23:00Z"/>
              </w:rPr>
            </w:pPr>
            <w:ins w:id="9509" w:author="Thomas Dietz" w:date="2012-08-13T14:23:00Z">
              <w:r>
                <w:t xml:space="preserve">        type boolean;</w:t>
              </w:r>
            </w:ins>
          </w:p>
          <w:p w14:paraId="1E86503B" w14:textId="77777777" w:rsidR="001D500F" w:rsidRDefault="001D500F" w:rsidP="001D500F">
            <w:pPr>
              <w:pStyle w:val="XML1"/>
              <w:rPr>
                <w:ins w:id="9510" w:author="Thomas Dietz" w:date="2012-08-13T14:23:00Z"/>
              </w:rPr>
            </w:pPr>
            <w:ins w:id="9511" w:author="Thomas Dietz" w:date="2012-08-13T14:23:00Z">
              <w:r>
                <w:t xml:space="preserve">        default false;</w:t>
              </w:r>
            </w:ins>
          </w:p>
          <w:p w14:paraId="21C0B057" w14:textId="77777777" w:rsidR="001D500F" w:rsidRDefault="001D500F" w:rsidP="001D500F">
            <w:pPr>
              <w:pStyle w:val="XML1"/>
              <w:rPr>
                <w:ins w:id="9512" w:author="Thomas Dietz" w:date="2012-08-13T14:23:00Z"/>
              </w:rPr>
            </w:pPr>
            <w:ins w:id="9513" w:author="Thomas Dietz" w:date="2012-08-13T14:23:00Z">
              <w:r>
                <w:t xml:space="preserve">        description "If true, packets received at this OpenFlow</w:t>
              </w:r>
            </w:ins>
          </w:p>
          <w:p w14:paraId="7839C953" w14:textId="77777777" w:rsidR="001D500F" w:rsidRDefault="001D500F" w:rsidP="001D500F">
            <w:pPr>
              <w:pStyle w:val="XML1"/>
              <w:rPr>
                <w:ins w:id="9514" w:author="Thomas Dietz" w:date="2012-08-13T14:23:00Z"/>
              </w:rPr>
            </w:pPr>
            <w:ins w:id="9515" w:author="Thomas Dietz" w:date="2012-08-13T14:23:00Z">
              <w:r>
                <w:t xml:space="preserve">          port SHOULD be dropped.</w:t>
              </w:r>
            </w:ins>
          </w:p>
          <w:p w14:paraId="5BED7F8B" w14:textId="77777777" w:rsidR="001D500F" w:rsidRDefault="001D500F" w:rsidP="001D500F">
            <w:pPr>
              <w:pStyle w:val="XML1"/>
              <w:rPr>
                <w:ins w:id="9516" w:author="Thomas Dietz" w:date="2012-08-13T14:23:00Z"/>
              </w:rPr>
            </w:pPr>
          </w:p>
          <w:p w14:paraId="4142E438" w14:textId="77777777" w:rsidR="001D500F" w:rsidRDefault="001D500F" w:rsidP="001D500F">
            <w:pPr>
              <w:pStyle w:val="XML1"/>
              <w:rPr>
                <w:ins w:id="9517" w:author="Thomas Dietz" w:date="2012-08-13T14:23:00Z"/>
              </w:rPr>
            </w:pPr>
            <w:ins w:id="9518" w:author="Thomas Dietz" w:date="2012-08-13T14:23:00Z">
              <w:r>
                <w:t xml:space="preserve">          This element is optional. If this element is not present</w:t>
              </w:r>
            </w:ins>
          </w:p>
          <w:p w14:paraId="3E3A0153" w14:textId="77777777" w:rsidR="001D500F" w:rsidRDefault="001D500F" w:rsidP="001D500F">
            <w:pPr>
              <w:pStyle w:val="XML1"/>
              <w:rPr>
                <w:ins w:id="9519" w:author="Thomas Dietz" w:date="2012-08-13T14:23:00Z"/>
              </w:rPr>
            </w:pPr>
            <w:ins w:id="9520" w:author="Thomas Dietz" w:date="2012-08-13T14:23:00Z">
              <w:r>
                <w:t xml:space="preserve">          it defaults to 'false'.";</w:t>
              </w:r>
            </w:ins>
          </w:p>
          <w:p w14:paraId="5251A3D8" w14:textId="77777777" w:rsidR="001D500F" w:rsidRDefault="001D500F" w:rsidP="001D500F">
            <w:pPr>
              <w:pStyle w:val="XML1"/>
              <w:rPr>
                <w:ins w:id="9521" w:author="Thomas Dietz" w:date="2012-08-13T14:23:00Z"/>
              </w:rPr>
            </w:pPr>
            <w:ins w:id="9522" w:author="Thomas Dietz" w:date="2012-08-13T14:23:00Z">
              <w:r>
                <w:t xml:space="preserve">      }</w:t>
              </w:r>
            </w:ins>
          </w:p>
          <w:p w14:paraId="21077561" w14:textId="77777777" w:rsidR="001D500F" w:rsidRDefault="001D500F" w:rsidP="001D500F">
            <w:pPr>
              <w:pStyle w:val="XML1"/>
              <w:rPr>
                <w:ins w:id="9523" w:author="Thomas Dietz" w:date="2012-08-13T14:23:00Z"/>
              </w:rPr>
            </w:pPr>
            <w:ins w:id="9524" w:author="Thomas Dietz" w:date="2012-08-13T14:23:00Z">
              <w:r>
                <w:t xml:space="preserve">      leaf no-forward {</w:t>
              </w:r>
            </w:ins>
          </w:p>
          <w:p w14:paraId="362ED0E6" w14:textId="77777777" w:rsidR="001D500F" w:rsidRDefault="001D500F" w:rsidP="001D500F">
            <w:pPr>
              <w:pStyle w:val="XML1"/>
              <w:rPr>
                <w:ins w:id="9525" w:author="Thomas Dietz" w:date="2012-08-13T14:23:00Z"/>
              </w:rPr>
            </w:pPr>
            <w:ins w:id="9526" w:author="Thomas Dietz" w:date="2012-08-13T14:23:00Z">
              <w:r>
                <w:t xml:space="preserve">        type boolean;</w:t>
              </w:r>
            </w:ins>
          </w:p>
          <w:p w14:paraId="3D10C60C" w14:textId="77777777" w:rsidR="001D500F" w:rsidRDefault="001D500F" w:rsidP="001D500F">
            <w:pPr>
              <w:pStyle w:val="XML1"/>
              <w:rPr>
                <w:ins w:id="9527" w:author="Thomas Dietz" w:date="2012-08-13T14:23:00Z"/>
              </w:rPr>
            </w:pPr>
            <w:ins w:id="9528" w:author="Thomas Dietz" w:date="2012-08-13T14:23:00Z">
              <w:r>
                <w:t xml:space="preserve">        default false;</w:t>
              </w:r>
            </w:ins>
          </w:p>
          <w:p w14:paraId="478A8091" w14:textId="77777777" w:rsidR="001D500F" w:rsidRDefault="001D500F" w:rsidP="001D500F">
            <w:pPr>
              <w:pStyle w:val="XML1"/>
              <w:rPr>
                <w:ins w:id="9529" w:author="Thomas Dietz" w:date="2012-08-13T14:23:00Z"/>
              </w:rPr>
            </w:pPr>
            <w:ins w:id="9530" w:author="Thomas Dietz" w:date="2012-08-13T14:23:00Z">
              <w:r>
                <w:t xml:space="preserve">        description "If true, packets forwarded to this OpenFlow</w:t>
              </w:r>
            </w:ins>
          </w:p>
          <w:p w14:paraId="27731C16" w14:textId="77777777" w:rsidR="001D500F" w:rsidRDefault="001D500F" w:rsidP="001D500F">
            <w:pPr>
              <w:pStyle w:val="XML1"/>
              <w:rPr>
                <w:ins w:id="9531" w:author="Thomas Dietz" w:date="2012-08-13T14:23:00Z"/>
              </w:rPr>
            </w:pPr>
            <w:ins w:id="9532" w:author="Thomas Dietz" w:date="2012-08-13T14:23:00Z">
              <w:r>
                <w:t xml:space="preserve">          port SHOULD be dropped.</w:t>
              </w:r>
            </w:ins>
          </w:p>
          <w:p w14:paraId="06093091" w14:textId="77777777" w:rsidR="001D500F" w:rsidRDefault="001D500F" w:rsidP="001D500F">
            <w:pPr>
              <w:pStyle w:val="XML1"/>
              <w:rPr>
                <w:ins w:id="9533" w:author="Thomas Dietz" w:date="2012-08-13T14:23:00Z"/>
              </w:rPr>
            </w:pPr>
          </w:p>
          <w:p w14:paraId="2998E379" w14:textId="77777777" w:rsidR="001D500F" w:rsidRDefault="001D500F" w:rsidP="001D500F">
            <w:pPr>
              <w:pStyle w:val="XML1"/>
              <w:rPr>
                <w:ins w:id="9534" w:author="Thomas Dietz" w:date="2012-08-13T14:23:00Z"/>
              </w:rPr>
            </w:pPr>
            <w:ins w:id="9535" w:author="Thomas Dietz" w:date="2012-08-13T14:23:00Z">
              <w:r>
                <w:t xml:space="preserve">          This element is optional. If this element is not present</w:t>
              </w:r>
            </w:ins>
          </w:p>
          <w:p w14:paraId="695B66A8" w14:textId="77777777" w:rsidR="001D500F" w:rsidRDefault="001D500F" w:rsidP="001D500F">
            <w:pPr>
              <w:pStyle w:val="XML1"/>
              <w:rPr>
                <w:ins w:id="9536" w:author="Thomas Dietz" w:date="2012-08-13T14:23:00Z"/>
              </w:rPr>
            </w:pPr>
            <w:ins w:id="9537" w:author="Thomas Dietz" w:date="2012-08-13T14:23:00Z">
              <w:r>
                <w:t xml:space="preserve">          it defaults to 'false'.";</w:t>
              </w:r>
            </w:ins>
          </w:p>
          <w:p w14:paraId="727E22BB" w14:textId="77777777" w:rsidR="001D500F" w:rsidRDefault="001D500F" w:rsidP="001D500F">
            <w:pPr>
              <w:pStyle w:val="XML1"/>
              <w:rPr>
                <w:ins w:id="9538" w:author="Thomas Dietz" w:date="2012-08-13T14:23:00Z"/>
              </w:rPr>
            </w:pPr>
            <w:ins w:id="9539" w:author="Thomas Dietz" w:date="2012-08-13T14:23:00Z">
              <w:r>
                <w:t xml:space="preserve">      }</w:t>
              </w:r>
            </w:ins>
          </w:p>
          <w:p w14:paraId="6C0748C2" w14:textId="77777777" w:rsidR="001D500F" w:rsidRDefault="001D500F" w:rsidP="001D500F">
            <w:pPr>
              <w:pStyle w:val="XML1"/>
              <w:rPr>
                <w:ins w:id="9540" w:author="Thomas Dietz" w:date="2012-08-13T14:23:00Z"/>
              </w:rPr>
            </w:pPr>
            <w:ins w:id="9541" w:author="Thomas Dietz" w:date="2012-08-13T14:23:00Z">
              <w:r>
                <w:t xml:space="preserve">      leaf no-packet-in {</w:t>
              </w:r>
            </w:ins>
          </w:p>
          <w:p w14:paraId="6E7F18CF" w14:textId="77777777" w:rsidR="001D500F" w:rsidRDefault="001D500F" w:rsidP="001D500F">
            <w:pPr>
              <w:pStyle w:val="XML1"/>
              <w:rPr>
                <w:ins w:id="9542" w:author="Thomas Dietz" w:date="2012-08-13T14:23:00Z"/>
              </w:rPr>
            </w:pPr>
            <w:ins w:id="9543" w:author="Thomas Dietz" w:date="2012-08-13T14:23:00Z">
              <w:r>
                <w:t xml:space="preserve">        type boolean;</w:t>
              </w:r>
            </w:ins>
          </w:p>
          <w:p w14:paraId="1CE7B16A" w14:textId="77777777" w:rsidR="001D500F" w:rsidRDefault="001D500F" w:rsidP="001D500F">
            <w:pPr>
              <w:pStyle w:val="XML1"/>
              <w:rPr>
                <w:ins w:id="9544" w:author="Thomas Dietz" w:date="2012-08-13T14:23:00Z"/>
              </w:rPr>
            </w:pPr>
            <w:ins w:id="9545" w:author="Thomas Dietz" w:date="2012-08-13T14:23:00Z">
              <w:r>
                <w:t xml:space="preserve">        default false;</w:t>
              </w:r>
            </w:ins>
          </w:p>
          <w:p w14:paraId="7F8DFEDA" w14:textId="77777777" w:rsidR="001D500F" w:rsidRDefault="001D500F" w:rsidP="001D500F">
            <w:pPr>
              <w:pStyle w:val="XML1"/>
              <w:rPr>
                <w:ins w:id="9546" w:author="Thomas Dietz" w:date="2012-08-13T14:23:00Z"/>
              </w:rPr>
            </w:pPr>
            <w:ins w:id="9547" w:author="Thomas Dietz" w:date="2012-08-13T14:23:00Z">
              <w:r>
                <w:t xml:space="preserve">        description "If true, packets received on that port that </w:t>
              </w:r>
            </w:ins>
          </w:p>
          <w:p w14:paraId="0576FF1D" w14:textId="77777777" w:rsidR="001D500F" w:rsidRDefault="001D500F" w:rsidP="001D500F">
            <w:pPr>
              <w:pStyle w:val="XML1"/>
              <w:rPr>
                <w:ins w:id="9548" w:author="Thomas Dietz" w:date="2012-08-13T14:23:00Z"/>
              </w:rPr>
            </w:pPr>
            <w:ins w:id="9549" w:author="Thomas Dietz" w:date="2012-08-13T14:23:00Z">
              <w:r>
                <w:t xml:space="preserve">          generate a table miss should never trigger a packet-in </w:t>
              </w:r>
            </w:ins>
          </w:p>
          <w:p w14:paraId="4125B00F" w14:textId="77777777" w:rsidR="001D500F" w:rsidRDefault="001D500F" w:rsidP="001D500F">
            <w:pPr>
              <w:pStyle w:val="XML1"/>
              <w:rPr>
                <w:ins w:id="9550" w:author="Thomas Dietz" w:date="2012-08-13T14:23:00Z"/>
              </w:rPr>
            </w:pPr>
            <w:ins w:id="9551" w:author="Thomas Dietz" w:date="2012-08-13T14:23:00Z">
              <w:r>
                <w:t xml:space="preserve">          message to the OpenFlow Controller.</w:t>
              </w:r>
            </w:ins>
          </w:p>
          <w:p w14:paraId="5DE015F3" w14:textId="77777777" w:rsidR="001D500F" w:rsidRDefault="001D500F" w:rsidP="001D500F">
            <w:pPr>
              <w:pStyle w:val="XML1"/>
              <w:rPr>
                <w:ins w:id="9552" w:author="Thomas Dietz" w:date="2012-08-13T14:23:00Z"/>
              </w:rPr>
            </w:pPr>
          </w:p>
          <w:p w14:paraId="78B6F7B2" w14:textId="77777777" w:rsidR="001D500F" w:rsidRDefault="001D500F" w:rsidP="001D500F">
            <w:pPr>
              <w:pStyle w:val="XML1"/>
              <w:rPr>
                <w:ins w:id="9553" w:author="Thomas Dietz" w:date="2012-08-13T14:23:00Z"/>
              </w:rPr>
            </w:pPr>
            <w:ins w:id="9554" w:author="Thomas Dietz" w:date="2012-08-13T14:23:00Z">
              <w:r>
                <w:t xml:space="preserve">          This element is optional. If this element is not present</w:t>
              </w:r>
            </w:ins>
          </w:p>
          <w:p w14:paraId="1E496180" w14:textId="77777777" w:rsidR="001D500F" w:rsidRDefault="001D500F" w:rsidP="001D500F">
            <w:pPr>
              <w:pStyle w:val="XML1"/>
              <w:rPr>
                <w:ins w:id="9555" w:author="Thomas Dietz" w:date="2012-08-13T14:23:00Z"/>
              </w:rPr>
            </w:pPr>
            <w:ins w:id="9556" w:author="Thomas Dietz" w:date="2012-08-13T14:23:00Z">
              <w:r>
                <w:lastRenderedPageBreak/>
                <w:t xml:space="preserve">          it defaults to 'false'.";</w:t>
              </w:r>
            </w:ins>
          </w:p>
          <w:p w14:paraId="002E2C51" w14:textId="77777777" w:rsidR="001D500F" w:rsidRDefault="001D500F" w:rsidP="001D500F">
            <w:pPr>
              <w:pStyle w:val="XML1"/>
              <w:rPr>
                <w:ins w:id="9557" w:author="Thomas Dietz" w:date="2012-08-13T14:23:00Z"/>
              </w:rPr>
            </w:pPr>
            <w:ins w:id="9558" w:author="Thomas Dietz" w:date="2012-08-13T14:23:00Z">
              <w:r>
                <w:t xml:space="preserve">      }</w:t>
              </w:r>
            </w:ins>
          </w:p>
          <w:p w14:paraId="0666D77A" w14:textId="77777777" w:rsidR="001D500F" w:rsidRDefault="001D500F" w:rsidP="001D500F">
            <w:pPr>
              <w:pStyle w:val="XML1"/>
              <w:rPr>
                <w:ins w:id="9559" w:author="Thomas Dietz" w:date="2012-08-13T14:23:00Z"/>
              </w:rPr>
            </w:pPr>
            <w:ins w:id="9560" w:author="Thomas Dietz" w:date="2012-08-13T14:23:00Z">
              <w:r>
                <w:t xml:space="preserve">    }</w:t>
              </w:r>
            </w:ins>
          </w:p>
          <w:p w14:paraId="326511B4" w14:textId="77777777" w:rsidR="001D500F" w:rsidRDefault="001D500F" w:rsidP="001D500F">
            <w:pPr>
              <w:pStyle w:val="XML1"/>
              <w:rPr>
                <w:ins w:id="9561" w:author="Thomas Dietz" w:date="2012-08-13T14:23:00Z"/>
              </w:rPr>
            </w:pPr>
            <w:ins w:id="9562" w:author="Thomas Dietz" w:date="2012-08-13T14:23:00Z">
              <w:r>
                <w:t xml:space="preserve">    container state {</w:t>
              </w:r>
            </w:ins>
          </w:p>
          <w:p w14:paraId="6A64F8F2" w14:textId="77777777" w:rsidR="001D500F" w:rsidRDefault="001D500F" w:rsidP="001D500F">
            <w:pPr>
              <w:pStyle w:val="XML1"/>
              <w:rPr>
                <w:ins w:id="9563" w:author="Thomas Dietz" w:date="2012-08-13T14:23:00Z"/>
              </w:rPr>
            </w:pPr>
            <w:ins w:id="9564" w:author="Thomas Dietz" w:date="2012-08-13T14:23:00Z">
              <w:r>
                <w:t xml:space="preserve">      config false;</w:t>
              </w:r>
            </w:ins>
          </w:p>
          <w:p w14:paraId="3EAF4BAC" w14:textId="77777777" w:rsidR="001D500F" w:rsidRDefault="001D500F" w:rsidP="001D500F">
            <w:pPr>
              <w:pStyle w:val="XML1"/>
              <w:rPr>
                <w:ins w:id="9565" w:author="Thomas Dietz" w:date="2012-08-13T14:23:00Z"/>
              </w:rPr>
            </w:pPr>
            <w:ins w:id="9566" w:author="Thomas Dietz" w:date="2012-08-13T14:23:00Z">
              <w:r>
                <w:t xml:space="preserve">      description "This element represents the general operational </w:t>
              </w:r>
            </w:ins>
          </w:p>
          <w:p w14:paraId="65F6C8FE" w14:textId="77777777" w:rsidR="001D500F" w:rsidRDefault="001D500F" w:rsidP="001D500F">
            <w:pPr>
              <w:pStyle w:val="XML1"/>
              <w:rPr>
                <w:ins w:id="9567" w:author="Thomas Dietz" w:date="2012-08-13T14:23:00Z"/>
              </w:rPr>
            </w:pPr>
            <w:ins w:id="9568" w:author="Thomas Dietz" w:date="2012-08-13T14:23:00Z">
              <w:r>
                <w:t xml:space="preserve">      state of the OpenFlow Port.</w:t>
              </w:r>
            </w:ins>
          </w:p>
          <w:p w14:paraId="4789AB5D" w14:textId="77777777" w:rsidR="001D500F" w:rsidRDefault="001D500F" w:rsidP="001D500F">
            <w:pPr>
              <w:pStyle w:val="XML1"/>
              <w:rPr>
                <w:ins w:id="9569" w:author="Thomas Dietz" w:date="2012-08-13T14:23:00Z"/>
              </w:rPr>
            </w:pPr>
          </w:p>
          <w:p w14:paraId="077FE8A1" w14:textId="77777777" w:rsidR="001D500F" w:rsidRDefault="001D500F" w:rsidP="001D500F">
            <w:pPr>
              <w:pStyle w:val="XML1"/>
              <w:rPr>
                <w:ins w:id="9570" w:author="Thomas Dietz" w:date="2012-08-13T14:23:00Z"/>
              </w:rPr>
            </w:pPr>
            <w:ins w:id="9571" w:author="Thomas Dietz" w:date="2012-08-13T14:23:00Z">
              <w:r>
                <w:t xml:space="preserve">      Children of this element are not configurable and can only be</w:t>
              </w:r>
            </w:ins>
          </w:p>
          <w:p w14:paraId="510C13CC" w14:textId="77777777" w:rsidR="001D500F" w:rsidRDefault="001D500F" w:rsidP="001D500F">
            <w:pPr>
              <w:pStyle w:val="XML1"/>
              <w:rPr>
                <w:ins w:id="9572" w:author="Thomas Dietz" w:date="2012-08-13T14:23:00Z"/>
              </w:rPr>
            </w:pPr>
            <w:ins w:id="9573" w:author="Thomas Dietz" w:date="2012-08-13T14:23:00Z">
              <w:r>
                <w:t xml:space="preserve">      retrieved by NETCONF &lt;get&gt; operations. Attemps to modify this</w:t>
              </w:r>
            </w:ins>
          </w:p>
          <w:p w14:paraId="5760527F" w14:textId="77777777" w:rsidR="001D500F" w:rsidRDefault="001D500F" w:rsidP="001D500F">
            <w:pPr>
              <w:pStyle w:val="XML1"/>
              <w:rPr>
                <w:ins w:id="9574" w:author="Thomas Dietz" w:date="2012-08-13T14:23:00Z"/>
              </w:rPr>
            </w:pPr>
            <w:ins w:id="9575" w:author="Thomas Dietz" w:date="2012-08-13T14:23:00Z">
              <w:r>
                <w:t xml:space="preserve">      element and its children with a NETCONF &lt;edit-config&gt;</w:t>
              </w:r>
            </w:ins>
          </w:p>
          <w:p w14:paraId="2549C6BA" w14:textId="77777777" w:rsidR="001D500F" w:rsidRDefault="001D500F" w:rsidP="001D500F">
            <w:pPr>
              <w:pStyle w:val="XML1"/>
              <w:rPr>
                <w:ins w:id="9576" w:author="Thomas Dietz" w:date="2012-08-13T14:23:00Z"/>
              </w:rPr>
            </w:pPr>
            <w:ins w:id="9577" w:author="Thomas Dietz" w:date="2012-08-13T14:23:00Z">
              <w:r>
                <w:t xml:space="preserve">      operation MUST result in an 'operation-not-supported' error</w:t>
              </w:r>
            </w:ins>
          </w:p>
          <w:p w14:paraId="1A599953" w14:textId="77777777" w:rsidR="001D500F" w:rsidRDefault="001D500F" w:rsidP="001D500F">
            <w:pPr>
              <w:pStyle w:val="XML1"/>
              <w:rPr>
                <w:ins w:id="9578" w:author="Thomas Dietz" w:date="2012-08-13T14:23:00Z"/>
              </w:rPr>
            </w:pPr>
            <w:ins w:id="9579" w:author="Thomas Dietz" w:date="2012-08-13T14:23:00Z">
              <w:r>
                <w:t xml:space="preserve">      with type 'application'.";</w:t>
              </w:r>
            </w:ins>
          </w:p>
          <w:p w14:paraId="7A5BD120" w14:textId="77777777" w:rsidR="001D500F" w:rsidRDefault="001D500F" w:rsidP="001D500F">
            <w:pPr>
              <w:pStyle w:val="XML1"/>
              <w:rPr>
                <w:ins w:id="9580" w:author="Thomas Dietz" w:date="2012-08-13T14:23:00Z"/>
              </w:rPr>
            </w:pPr>
            <w:ins w:id="9581" w:author="Thomas Dietz" w:date="2012-08-13T14:23:00Z">
              <w:r>
                <w:t xml:space="preserve">      leaf oper-state {</w:t>
              </w:r>
            </w:ins>
          </w:p>
          <w:p w14:paraId="2F72BFDF" w14:textId="77777777" w:rsidR="001D500F" w:rsidRDefault="001D500F" w:rsidP="001D500F">
            <w:pPr>
              <w:pStyle w:val="XML1"/>
              <w:rPr>
                <w:ins w:id="9582" w:author="Thomas Dietz" w:date="2012-08-13T14:23:00Z"/>
              </w:rPr>
            </w:pPr>
            <w:ins w:id="9583" w:author="Thomas Dietz" w:date="2012-08-13T14:23:00Z">
              <w:r>
                <w:t xml:space="preserve">        type OFUpDownStateType;</w:t>
              </w:r>
            </w:ins>
          </w:p>
          <w:p w14:paraId="6037A29B" w14:textId="77777777" w:rsidR="001D500F" w:rsidRDefault="001D500F" w:rsidP="001D500F">
            <w:pPr>
              <w:pStyle w:val="XML1"/>
              <w:rPr>
                <w:ins w:id="9584" w:author="Thomas Dietz" w:date="2012-08-13T14:23:00Z"/>
              </w:rPr>
            </w:pPr>
            <w:ins w:id="9585" w:author="Thomas Dietz" w:date="2012-08-13T14:23:00Z">
              <w:r>
                <w:t xml:space="preserve">        description "If the value of this element is 'down', it </w:t>
              </w:r>
            </w:ins>
          </w:p>
          <w:p w14:paraId="5165F0EB" w14:textId="77777777" w:rsidR="001D500F" w:rsidRDefault="001D500F" w:rsidP="001D500F">
            <w:pPr>
              <w:pStyle w:val="XML1"/>
              <w:rPr>
                <w:ins w:id="9586" w:author="Thomas Dietz" w:date="2012-08-13T14:23:00Z"/>
              </w:rPr>
            </w:pPr>
            <w:ins w:id="9587" w:author="Thomas Dietz" w:date="2012-08-13T14:23:00Z">
              <w:r>
                <w:t xml:space="preserve">          indicates that there is no physical link present.";</w:t>
              </w:r>
            </w:ins>
          </w:p>
          <w:p w14:paraId="4ED854B1" w14:textId="77777777" w:rsidR="001D500F" w:rsidRDefault="001D500F" w:rsidP="001D500F">
            <w:pPr>
              <w:pStyle w:val="XML1"/>
              <w:rPr>
                <w:ins w:id="9588" w:author="Thomas Dietz" w:date="2012-08-13T14:23:00Z"/>
              </w:rPr>
            </w:pPr>
            <w:ins w:id="9589" w:author="Thomas Dietz" w:date="2012-08-13T14:23:00Z">
              <w:r>
                <w:t xml:space="preserve">      }</w:t>
              </w:r>
            </w:ins>
          </w:p>
          <w:p w14:paraId="5C35E4AA" w14:textId="77777777" w:rsidR="001D500F" w:rsidRDefault="001D500F" w:rsidP="001D500F">
            <w:pPr>
              <w:pStyle w:val="XML1"/>
              <w:rPr>
                <w:ins w:id="9590" w:author="Thomas Dietz" w:date="2012-08-13T14:23:00Z"/>
              </w:rPr>
            </w:pPr>
            <w:ins w:id="9591" w:author="Thomas Dietz" w:date="2012-08-13T14:23:00Z">
              <w:r>
                <w:t xml:space="preserve">      leaf blocked {</w:t>
              </w:r>
            </w:ins>
          </w:p>
          <w:p w14:paraId="1A9229D9" w14:textId="77777777" w:rsidR="001D500F" w:rsidRDefault="001D500F" w:rsidP="001D500F">
            <w:pPr>
              <w:pStyle w:val="XML1"/>
              <w:rPr>
                <w:ins w:id="9592" w:author="Thomas Dietz" w:date="2012-08-13T14:23:00Z"/>
              </w:rPr>
            </w:pPr>
            <w:ins w:id="9593" w:author="Thomas Dietz" w:date="2012-08-13T14:23:00Z">
              <w:r>
                <w:t xml:space="preserve">        type boolean;</w:t>
              </w:r>
            </w:ins>
          </w:p>
          <w:p w14:paraId="745C265F" w14:textId="77777777" w:rsidR="001D500F" w:rsidRDefault="001D500F" w:rsidP="001D500F">
            <w:pPr>
              <w:pStyle w:val="XML1"/>
              <w:rPr>
                <w:ins w:id="9594" w:author="Thomas Dietz" w:date="2012-08-13T14:23:00Z"/>
              </w:rPr>
            </w:pPr>
            <w:ins w:id="9595" w:author="Thomas Dietz" w:date="2012-08-13T14:23:00Z">
              <w:r>
                <w:t xml:space="preserve">        description "If the value of this element is 'true', it </w:t>
              </w:r>
            </w:ins>
          </w:p>
          <w:p w14:paraId="0E3901BA" w14:textId="77777777" w:rsidR="001D500F" w:rsidRDefault="001D500F" w:rsidP="001D500F">
            <w:pPr>
              <w:pStyle w:val="XML1"/>
              <w:rPr>
                <w:ins w:id="9596" w:author="Thomas Dietz" w:date="2012-08-13T14:23:00Z"/>
              </w:rPr>
            </w:pPr>
            <w:ins w:id="9597" w:author="Thomas Dietz" w:date="2012-08-13T14:23:00Z">
              <w:r>
                <w:t xml:space="preserve">          indicates that a switch protocol outside of OpenFlow,</w:t>
              </w:r>
            </w:ins>
          </w:p>
          <w:p w14:paraId="3C03EFBF" w14:textId="77777777" w:rsidR="001D500F" w:rsidRDefault="001D500F" w:rsidP="001D500F">
            <w:pPr>
              <w:pStyle w:val="XML1"/>
              <w:rPr>
                <w:ins w:id="9598" w:author="Thomas Dietz" w:date="2012-08-13T14:23:00Z"/>
              </w:rPr>
            </w:pPr>
            <w:ins w:id="9599" w:author="Thomas Dietz" w:date="2012-08-13T14:23:00Z">
              <w:r>
                <w:t xml:space="preserve">          such as 802.1D Spanning Tree, is preventing the use of</w:t>
              </w:r>
            </w:ins>
          </w:p>
          <w:p w14:paraId="7E114E8C" w14:textId="77777777" w:rsidR="001D500F" w:rsidRDefault="001D500F" w:rsidP="001D500F">
            <w:pPr>
              <w:pStyle w:val="XML1"/>
              <w:rPr>
                <w:ins w:id="9600" w:author="Thomas Dietz" w:date="2012-08-13T14:23:00Z"/>
              </w:rPr>
            </w:pPr>
            <w:ins w:id="9601" w:author="Thomas Dietz" w:date="2012-08-13T14:23:00Z">
              <w:r>
                <w:t xml:space="preserve">          this OpenFlow port for OpenFlow flooding.";</w:t>
              </w:r>
            </w:ins>
          </w:p>
          <w:p w14:paraId="78FF3ABB" w14:textId="77777777" w:rsidR="001D500F" w:rsidRDefault="001D500F" w:rsidP="001D500F">
            <w:pPr>
              <w:pStyle w:val="XML1"/>
              <w:rPr>
                <w:ins w:id="9602" w:author="Thomas Dietz" w:date="2012-08-13T14:23:00Z"/>
              </w:rPr>
            </w:pPr>
            <w:ins w:id="9603" w:author="Thomas Dietz" w:date="2012-08-13T14:23:00Z">
              <w:r>
                <w:t xml:space="preserve">      }</w:t>
              </w:r>
            </w:ins>
          </w:p>
          <w:p w14:paraId="727D0B18" w14:textId="77777777" w:rsidR="001D500F" w:rsidRDefault="001D500F" w:rsidP="001D500F">
            <w:pPr>
              <w:pStyle w:val="XML1"/>
              <w:rPr>
                <w:ins w:id="9604" w:author="Thomas Dietz" w:date="2012-08-13T14:23:00Z"/>
              </w:rPr>
            </w:pPr>
            <w:ins w:id="9605" w:author="Thomas Dietz" w:date="2012-08-13T14:23:00Z">
              <w:r>
                <w:t xml:space="preserve">      leaf live {</w:t>
              </w:r>
            </w:ins>
          </w:p>
          <w:p w14:paraId="421F9EF7" w14:textId="77777777" w:rsidR="001D500F" w:rsidRDefault="001D500F" w:rsidP="001D500F">
            <w:pPr>
              <w:pStyle w:val="XML1"/>
              <w:rPr>
                <w:ins w:id="9606" w:author="Thomas Dietz" w:date="2012-08-13T14:23:00Z"/>
              </w:rPr>
            </w:pPr>
            <w:ins w:id="9607" w:author="Thomas Dietz" w:date="2012-08-13T14:23:00Z">
              <w:r>
                <w:t xml:space="preserve">        type boolean;</w:t>
              </w:r>
            </w:ins>
          </w:p>
          <w:p w14:paraId="52223E53" w14:textId="77777777" w:rsidR="001D500F" w:rsidRDefault="001D500F" w:rsidP="001D500F">
            <w:pPr>
              <w:pStyle w:val="XML1"/>
              <w:rPr>
                <w:ins w:id="9608" w:author="Thomas Dietz" w:date="2012-08-13T14:23:00Z"/>
              </w:rPr>
            </w:pPr>
            <w:ins w:id="9609" w:author="Thomas Dietz" w:date="2012-08-13T14:23:00Z">
              <w:r>
                <w:t xml:space="preserve">        description "If the value of this element is 'true', it </w:t>
              </w:r>
            </w:ins>
          </w:p>
          <w:p w14:paraId="06BDD2C4" w14:textId="77777777" w:rsidR="001D500F" w:rsidRDefault="001D500F" w:rsidP="001D500F">
            <w:pPr>
              <w:pStyle w:val="XML1"/>
              <w:rPr>
                <w:ins w:id="9610" w:author="Thomas Dietz" w:date="2012-08-13T14:23:00Z"/>
              </w:rPr>
            </w:pPr>
            <w:ins w:id="9611" w:author="Thomas Dietz" w:date="2012-08-13T14:23:00Z">
              <w:r>
                <w:t xml:space="preserve">          indicates that this OpenFlow Port is live and can be used</w:t>
              </w:r>
            </w:ins>
          </w:p>
          <w:p w14:paraId="3B4B7029" w14:textId="77777777" w:rsidR="001D500F" w:rsidRDefault="001D500F" w:rsidP="001D500F">
            <w:pPr>
              <w:pStyle w:val="XML1"/>
              <w:rPr>
                <w:ins w:id="9612" w:author="Thomas Dietz" w:date="2012-08-13T14:23:00Z"/>
              </w:rPr>
            </w:pPr>
            <w:ins w:id="9613" w:author="Thomas Dietz" w:date="2012-08-13T14:23:00Z">
              <w:r>
                <w:t xml:space="preserve">          for fast failover.";</w:t>
              </w:r>
            </w:ins>
          </w:p>
          <w:p w14:paraId="581AAF42" w14:textId="77777777" w:rsidR="001D500F" w:rsidRDefault="001D500F" w:rsidP="001D500F">
            <w:pPr>
              <w:pStyle w:val="XML1"/>
              <w:rPr>
                <w:ins w:id="9614" w:author="Thomas Dietz" w:date="2012-08-13T14:23:00Z"/>
              </w:rPr>
            </w:pPr>
            <w:ins w:id="9615" w:author="Thomas Dietz" w:date="2012-08-13T14:23:00Z">
              <w:r>
                <w:t xml:space="preserve">      }</w:t>
              </w:r>
            </w:ins>
          </w:p>
          <w:p w14:paraId="12C25311" w14:textId="77777777" w:rsidR="001D500F" w:rsidRDefault="001D500F" w:rsidP="001D500F">
            <w:pPr>
              <w:pStyle w:val="XML1"/>
              <w:rPr>
                <w:ins w:id="9616" w:author="Thomas Dietz" w:date="2012-08-13T14:23:00Z"/>
              </w:rPr>
            </w:pPr>
            <w:ins w:id="9617" w:author="Thomas Dietz" w:date="2012-08-13T14:23:00Z">
              <w:r>
                <w:t xml:space="preserve">    }</w:t>
              </w:r>
            </w:ins>
          </w:p>
          <w:p w14:paraId="43F96FB8" w14:textId="77777777" w:rsidR="001D500F" w:rsidRDefault="001D500F" w:rsidP="001D500F">
            <w:pPr>
              <w:pStyle w:val="XML1"/>
              <w:rPr>
                <w:ins w:id="9618" w:author="Thomas Dietz" w:date="2012-08-13T14:23:00Z"/>
              </w:rPr>
            </w:pPr>
            <w:ins w:id="9619" w:author="Thomas Dietz" w:date="2012-08-13T14:23:00Z">
              <w:r>
                <w:t xml:space="preserve">    container features {</w:t>
              </w:r>
            </w:ins>
          </w:p>
          <w:p w14:paraId="533FB6B1" w14:textId="77777777" w:rsidR="001D500F" w:rsidRDefault="001D500F" w:rsidP="001D500F">
            <w:pPr>
              <w:pStyle w:val="XML1"/>
              <w:rPr>
                <w:ins w:id="9620" w:author="Thomas Dietz" w:date="2012-08-13T14:23:00Z"/>
              </w:rPr>
            </w:pPr>
            <w:ins w:id="9621" w:author="Thomas Dietz" w:date="2012-08-13T14:23:00Z">
              <w:r>
                <w:t xml:space="preserve">      container current {</w:t>
              </w:r>
            </w:ins>
          </w:p>
          <w:p w14:paraId="4E507DC4" w14:textId="77777777" w:rsidR="001D500F" w:rsidRDefault="001D500F" w:rsidP="001D500F">
            <w:pPr>
              <w:pStyle w:val="XML1"/>
              <w:rPr>
                <w:ins w:id="9622" w:author="Thomas Dietz" w:date="2012-08-13T14:23:00Z"/>
              </w:rPr>
            </w:pPr>
            <w:ins w:id="9623" w:author="Thomas Dietz" w:date="2012-08-13T14:23:00Z">
              <w:r>
                <w:t xml:space="preserve">        uses OFPortCurrentFeatureListType;</w:t>
              </w:r>
            </w:ins>
          </w:p>
          <w:p w14:paraId="00F59D67" w14:textId="77777777" w:rsidR="001D500F" w:rsidRDefault="001D500F" w:rsidP="001D500F">
            <w:pPr>
              <w:pStyle w:val="XML1"/>
              <w:rPr>
                <w:ins w:id="9624" w:author="Thomas Dietz" w:date="2012-08-13T14:23:00Z"/>
              </w:rPr>
            </w:pPr>
            <w:ins w:id="9625" w:author="Thomas Dietz" w:date="2012-08-13T14:23:00Z">
              <w:r>
                <w:t xml:space="preserve">        config false;</w:t>
              </w:r>
            </w:ins>
          </w:p>
          <w:p w14:paraId="69A419AF" w14:textId="77777777" w:rsidR="001D500F" w:rsidRDefault="001D500F" w:rsidP="001D500F">
            <w:pPr>
              <w:pStyle w:val="XML1"/>
              <w:rPr>
                <w:ins w:id="9626" w:author="Thomas Dietz" w:date="2012-08-13T14:23:00Z"/>
              </w:rPr>
            </w:pPr>
            <w:ins w:id="9627" w:author="Thomas Dietz" w:date="2012-08-13T14:23:00Z">
              <w:r>
                <w:t xml:space="preserve">        description "The features (rates, duplex, etc.) of the</w:t>
              </w:r>
            </w:ins>
          </w:p>
          <w:p w14:paraId="577A414A" w14:textId="77777777" w:rsidR="001D500F" w:rsidRDefault="001D500F" w:rsidP="001D500F">
            <w:pPr>
              <w:pStyle w:val="XML1"/>
              <w:rPr>
                <w:ins w:id="9628" w:author="Thomas Dietz" w:date="2012-08-13T14:23:00Z"/>
              </w:rPr>
            </w:pPr>
            <w:ins w:id="9629" w:author="Thomas Dietz" w:date="2012-08-13T14:23:00Z">
              <w:r>
                <w:t xml:space="preserve">          port, that are currently in use.</w:t>
              </w:r>
            </w:ins>
          </w:p>
          <w:p w14:paraId="08279CB6" w14:textId="77777777" w:rsidR="001D500F" w:rsidRDefault="001D500F" w:rsidP="001D500F">
            <w:pPr>
              <w:pStyle w:val="XML1"/>
              <w:rPr>
                <w:ins w:id="9630" w:author="Thomas Dietz" w:date="2012-08-13T14:23:00Z"/>
              </w:rPr>
            </w:pPr>
          </w:p>
          <w:p w14:paraId="72B3AA03" w14:textId="77777777" w:rsidR="001D500F" w:rsidRDefault="001D500F" w:rsidP="001D500F">
            <w:pPr>
              <w:pStyle w:val="XML1"/>
              <w:rPr>
                <w:ins w:id="9631" w:author="Thomas Dietz" w:date="2012-08-13T14:23:00Z"/>
              </w:rPr>
            </w:pPr>
            <w:ins w:id="9632" w:author="Thomas Dietz" w:date="2012-08-13T14:23:00Z">
              <w:r>
                <w:t xml:space="preserve">          Children of this element are not configurable and can</w:t>
              </w:r>
            </w:ins>
          </w:p>
          <w:p w14:paraId="718E2242" w14:textId="77777777" w:rsidR="001D500F" w:rsidRDefault="001D500F" w:rsidP="001D500F">
            <w:pPr>
              <w:pStyle w:val="XML1"/>
              <w:rPr>
                <w:ins w:id="9633" w:author="Thomas Dietz" w:date="2012-08-13T14:23:00Z"/>
              </w:rPr>
            </w:pPr>
            <w:ins w:id="9634" w:author="Thomas Dietz" w:date="2012-08-13T14:23:00Z">
              <w:r>
                <w:t xml:space="preserve">          only be retrieved by NETCONF &lt;get&gt; operations. Attemps to</w:t>
              </w:r>
            </w:ins>
          </w:p>
          <w:p w14:paraId="74C530D7" w14:textId="77777777" w:rsidR="001D500F" w:rsidRDefault="001D500F" w:rsidP="001D500F">
            <w:pPr>
              <w:pStyle w:val="XML1"/>
              <w:rPr>
                <w:ins w:id="9635" w:author="Thomas Dietz" w:date="2012-08-13T14:23:00Z"/>
              </w:rPr>
            </w:pPr>
            <w:ins w:id="9636" w:author="Thomas Dietz" w:date="2012-08-13T14:23:00Z">
              <w:r>
                <w:t xml:space="preserve">          modify this element and its children with a NETCONF</w:t>
              </w:r>
            </w:ins>
          </w:p>
          <w:p w14:paraId="4BEF937A" w14:textId="77777777" w:rsidR="001D500F" w:rsidRDefault="001D500F" w:rsidP="001D500F">
            <w:pPr>
              <w:pStyle w:val="XML1"/>
              <w:rPr>
                <w:ins w:id="9637" w:author="Thomas Dietz" w:date="2012-08-13T14:23:00Z"/>
              </w:rPr>
            </w:pPr>
            <w:ins w:id="9638" w:author="Thomas Dietz" w:date="2012-08-13T14:23:00Z">
              <w:r>
                <w:t xml:space="preserve">          &lt;edit-config&gt; operation MUST result in an</w:t>
              </w:r>
            </w:ins>
          </w:p>
          <w:p w14:paraId="40F99466" w14:textId="77777777" w:rsidR="001D500F" w:rsidRDefault="001D500F" w:rsidP="001D500F">
            <w:pPr>
              <w:pStyle w:val="XML1"/>
              <w:rPr>
                <w:ins w:id="9639" w:author="Thomas Dietz" w:date="2012-08-13T14:23:00Z"/>
              </w:rPr>
            </w:pPr>
            <w:ins w:id="9640" w:author="Thomas Dietz" w:date="2012-08-13T14:23:00Z">
              <w:r>
                <w:t xml:space="preserve">          'operation-not-supported' error with type</w:t>
              </w:r>
            </w:ins>
          </w:p>
          <w:p w14:paraId="41BEE82B" w14:textId="77777777" w:rsidR="001D500F" w:rsidRDefault="001D500F" w:rsidP="001D500F">
            <w:pPr>
              <w:pStyle w:val="XML1"/>
              <w:rPr>
                <w:ins w:id="9641" w:author="Thomas Dietz" w:date="2012-08-13T14:23:00Z"/>
              </w:rPr>
            </w:pPr>
            <w:ins w:id="9642" w:author="Thomas Dietz" w:date="2012-08-13T14:23:00Z">
              <w:r>
                <w:t xml:space="preserve">          'application'.";</w:t>
              </w:r>
            </w:ins>
          </w:p>
          <w:p w14:paraId="53DD8EAA" w14:textId="77777777" w:rsidR="001D500F" w:rsidRDefault="001D500F" w:rsidP="001D500F">
            <w:pPr>
              <w:pStyle w:val="XML1"/>
              <w:rPr>
                <w:ins w:id="9643" w:author="Thomas Dietz" w:date="2012-08-13T14:23:00Z"/>
              </w:rPr>
            </w:pPr>
            <w:ins w:id="9644" w:author="Thomas Dietz" w:date="2012-08-13T14:23:00Z">
              <w:r>
                <w:t xml:space="preserve">      }</w:t>
              </w:r>
            </w:ins>
          </w:p>
          <w:p w14:paraId="75B6EFD0" w14:textId="77777777" w:rsidR="001D500F" w:rsidRDefault="001D500F" w:rsidP="001D500F">
            <w:pPr>
              <w:pStyle w:val="XML1"/>
              <w:rPr>
                <w:ins w:id="9645" w:author="Thomas Dietz" w:date="2012-08-13T14:23:00Z"/>
              </w:rPr>
            </w:pPr>
            <w:ins w:id="9646" w:author="Thomas Dietz" w:date="2012-08-13T14:23:00Z">
              <w:r>
                <w:t xml:space="preserve">      container advertised {</w:t>
              </w:r>
            </w:ins>
          </w:p>
          <w:p w14:paraId="061AF986" w14:textId="77777777" w:rsidR="001D500F" w:rsidRDefault="001D500F" w:rsidP="001D500F">
            <w:pPr>
              <w:pStyle w:val="XML1"/>
              <w:rPr>
                <w:ins w:id="9647" w:author="Thomas Dietz" w:date="2012-08-13T14:23:00Z"/>
              </w:rPr>
            </w:pPr>
            <w:ins w:id="9648" w:author="Thomas Dietz" w:date="2012-08-13T14:23:00Z">
              <w:r>
                <w:t xml:space="preserve">        uses OFPortOtherFeatureListType;</w:t>
              </w:r>
            </w:ins>
          </w:p>
          <w:p w14:paraId="53E34000" w14:textId="77777777" w:rsidR="001D500F" w:rsidRDefault="001D500F" w:rsidP="001D500F">
            <w:pPr>
              <w:pStyle w:val="XML1"/>
              <w:rPr>
                <w:ins w:id="9649" w:author="Thomas Dietz" w:date="2012-08-13T14:23:00Z"/>
              </w:rPr>
            </w:pPr>
            <w:ins w:id="9650" w:author="Thomas Dietz" w:date="2012-08-13T14:23:00Z">
              <w:r>
                <w:t xml:space="preserve">        description "The features (rates, duplex, etc.) of the</w:t>
              </w:r>
            </w:ins>
          </w:p>
          <w:p w14:paraId="501B344A" w14:textId="77777777" w:rsidR="001D500F" w:rsidRDefault="001D500F" w:rsidP="001D500F">
            <w:pPr>
              <w:pStyle w:val="XML1"/>
              <w:rPr>
                <w:ins w:id="9651" w:author="Thomas Dietz" w:date="2012-08-13T14:23:00Z"/>
              </w:rPr>
            </w:pPr>
            <w:ins w:id="9652" w:author="Thomas Dietz" w:date="2012-08-13T14:23:00Z">
              <w:r>
                <w:t xml:space="preserve">          port, that are advertised to the peer port.</w:t>
              </w:r>
            </w:ins>
          </w:p>
          <w:p w14:paraId="3EB1D120" w14:textId="77777777" w:rsidR="001D500F" w:rsidRDefault="001D500F" w:rsidP="001D500F">
            <w:pPr>
              <w:pStyle w:val="XML1"/>
              <w:rPr>
                <w:ins w:id="9653" w:author="Thomas Dietz" w:date="2012-08-13T14:23:00Z"/>
              </w:rPr>
            </w:pPr>
          </w:p>
          <w:p w14:paraId="46B09516" w14:textId="77777777" w:rsidR="001D500F" w:rsidRDefault="001D500F" w:rsidP="001D500F">
            <w:pPr>
              <w:pStyle w:val="XML1"/>
              <w:rPr>
                <w:ins w:id="9654" w:author="Thomas Dietz" w:date="2012-08-13T14:23:00Z"/>
              </w:rPr>
            </w:pPr>
            <w:ins w:id="9655" w:author="Thomas Dietz" w:date="2012-08-13T14:23:00Z">
              <w:r>
                <w:t xml:space="preserve">          NETCONF &lt;edit-config&gt; operations MUST be implemented as </w:t>
              </w:r>
            </w:ins>
          </w:p>
          <w:p w14:paraId="7F544C5F" w14:textId="77777777" w:rsidR="001D500F" w:rsidRDefault="001D500F" w:rsidP="001D500F">
            <w:pPr>
              <w:pStyle w:val="XML1"/>
              <w:rPr>
                <w:ins w:id="9656" w:author="Thomas Dietz" w:date="2012-08-13T14:23:00Z"/>
              </w:rPr>
            </w:pPr>
            <w:ins w:id="9657" w:author="Thomas Dietz" w:date="2012-08-13T14:23:00Z">
              <w:r>
                <w:t xml:space="preserve">          follows: </w:t>
              </w:r>
            </w:ins>
          </w:p>
          <w:p w14:paraId="6002E17B" w14:textId="77777777" w:rsidR="001D500F" w:rsidRDefault="001D500F" w:rsidP="001D500F">
            <w:pPr>
              <w:pStyle w:val="XML1"/>
              <w:rPr>
                <w:ins w:id="9658" w:author="Thomas Dietz" w:date="2012-08-13T14:23:00Z"/>
              </w:rPr>
            </w:pPr>
          </w:p>
          <w:p w14:paraId="69910705" w14:textId="77777777" w:rsidR="001D500F" w:rsidRDefault="001D500F" w:rsidP="001D500F">
            <w:pPr>
              <w:pStyle w:val="XML1"/>
              <w:rPr>
                <w:ins w:id="9659" w:author="Thomas Dietz" w:date="2012-08-13T14:23:00Z"/>
              </w:rPr>
            </w:pPr>
            <w:ins w:id="9660" w:author="Thomas Dietz" w:date="2012-08-13T14:23:00Z">
              <w:r>
                <w:t xml:space="preserve">          * The 'resource-id' element of OFResoureType MUST be</w:t>
              </w:r>
            </w:ins>
          </w:p>
          <w:p w14:paraId="7BC734C3" w14:textId="77777777" w:rsidR="001D500F" w:rsidRDefault="001D500F" w:rsidP="001D500F">
            <w:pPr>
              <w:pStyle w:val="XML1"/>
              <w:rPr>
                <w:ins w:id="9661" w:author="Thomas Dietz" w:date="2012-08-13T14:23:00Z"/>
              </w:rPr>
            </w:pPr>
            <w:ins w:id="9662" w:author="Thomas Dietz" w:date="2012-08-13T14:23:00Z">
              <w:r>
                <w:t xml:space="preserve">            present in the path or in the filter at all</w:t>
              </w:r>
            </w:ins>
          </w:p>
          <w:p w14:paraId="244016E6" w14:textId="77777777" w:rsidR="001D500F" w:rsidRDefault="001D500F" w:rsidP="001D500F">
            <w:pPr>
              <w:pStyle w:val="XML1"/>
              <w:rPr>
                <w:ins w:id="9663" w:author="Thomas Dietz" w:date="2012-08-13T14:23:00Z"/>
              </w:rPr>
            </w:pPr>
            <w:ins w:id="9664" w:author="Thomas Dietz" w:date="2012-08-13T14:23:00Z">
              <w:r>
                <w:lastRenderedPageBreak/>
                <w:t xml:space="preserve">            &lt;edit-config&gt; operations to identify the port.</w:t>
              </w:r>
            </w:ins>
          </w:p>
          <w:p w14:paraId="49BB4B59" w14:textId="77777777" w:rsidR="001D500F" w:rsidRDefault="001D500F" w:rsidP="001D500F">
            <w:pPr>
              <w:pStyle w:val="XML1"/>
              <w:rPr>
                <w:ins w:id="9665" w:author="Thomas Dietz" w:date="2012-08-13T14:23:00Z"/>
              </w:rPr>
            </w:pPr>
            <w:ins w:id="9666" w:author="Thomas Dietz" w:date="2012-08-13T14:23:00Z">
              <w:r>
                <w:t xml:space="preserve">          * If the operation is 'merge' or 'replace', the element</w:t>
              </w:r>
            </w:ins>
          </w:p>
          <w:p w14:paraId="31466E59" w14:textId="77777777" w:rsidR="001D500F" w:rsidRDefault="001D500F" w:rsidP="001D500F">
            <w:pPr>
              <w:pStyle w:val="XML1"/>
              <w:rPr>
                <w:ins w:id="9667" w:author="Thomas Dietz" w:date="2012-08-13T14:23:00Z"/>
              </w:rPr>
            </w:pPr>
            <w:ins w:id="9668" w:author="Thomas Dietz" w:date="2012-08-13T14:23:00Z">
              <w:r>
                <w:t xml:space="preserve">            is created if it does not exist, and its value is set</w:t>
              </w:r>
            </w:ins>
          </w:p>
          <w:p w14:paraId="76041E13" w14:textId="77777777" w:rsidR="001D500F" w:rsidRDefault="001D500F" w:rsidP="001D500F">
            <w:pPr>
              <w:pStyle w:val="XML1"/>
              <w:rPr>
                <w:ins w:id="9669" w:author="Thomas Dietz" w:date="2012-08-13T14:23:00Z"/>
              </w:rPr>
            </w:pPr>
            <w:ins w:id="9670" w:author="Thomas Dietz" w:date="2012-08-13T14:23:00Z">
              <w:r>
                <w:t xml:space="preserve">            to the value found in the XML RPC data.</w:t>
              </w:r>
            </w:ins>
          </w:p>
          <w:p w14:paraId="1702C5A0" w14:textId="77777777" w:rsidR="001D500F" w:rsidRDefault="001D500F" w:rsidP="001D500F">
            <w:pPr>
              <w:pStyle w:val="XML1"/>
              <w:rPr>
                <w:ins w:id="9671" w:author="Thomas Dietz" w:date="2012-08-13T14:23:00Z"/>
              </w:rPr>
            </w:pPr>
            <w:ins w:id="9672" w:author="Thomas Dietz" w:date="2012-08-13T14:23:00Z">
              <w:r>
                <w:t xml:space="preserve">          * If the operation is 'create', the element is created if</w:t>
              </w:r>
            </w:ins>
          </w:p>
          <w:p w14:paraId="6064553A" w14:textId="77777777" w:rsidR="001D500F" w:rsidRDefault="001D500F" w:rsidP="001D500F">
            <w:pPr>
              <w:pStyle w:val="XML1"/>
              <w:rPr>
                <w:ins w:id="9673" w:author="Thomas Dietz" w:date="2012-08-13T14:23:00Z"/>
              </w:rPr>
            </w:pPr>
            <w:ins w:id="9674" w:author="Thomas Dietz" w:date="2012-08-13T14:23:00Z">
              <w:r>
                <w:t xml:space="preserve">            it does not exist. If the element already exists, a</w:t>
              </w:r>
            </w:ins>
          </w:p>
          <w:p w14:paraId="04268491" w14:textId="77777777" w:rsidR="001D500F" w:rsidRDefault="001D500F" w:rsidP="001D500F">
            <w:pPr>
              <w:pStyle w:val="XML1"/>
              <w:rPr>
                <w:ins w:id="9675" w:author="Thomas Dietz" w:date="2012-08-13T14:23:00Z"/>
              </w:rPr>
            </w:pPr>
            <w:ins w:id="9676" w:author="Thomas Dietz" w:date="2012-08-13T14:23:00Z">
              <w:r>
                <w:t xml:space="preserve">            'data</w:t>
              </w:r>
              <w:r>
                <w:rPr>
                  <w:rFonts w:ascii="MS Mincho" w:eastAsia="MS Mincho" w:hAnsi="MS Mincho" w:cs="MS Mincho" w:hint="eastAsia"/>
                </w:rPr>
                <w:t>‑</w:t>
              </w:r>
              <w:r>
                <w:t>exists' error is returned.</w:t>
              </w:r>
            </w:ins>
          </w:p>
          <w:p w14:paraId="54B850C4" w14:textId="77777777" w:rsidR="001D500F" w:rsidRDefault="001D500F" w:rsidP="001D500F">
            <w:pPr>
              <w:pStyle w:val="XML1"/>
              <w:rPr>
                <w:ins w:id="9677" w:author="Thomas Dietz" w:date="2012-08-13T14:23:00Z"/>
              </w:rPr>
            </w:pPr>
            <w:ins w:id="9678" w:author="Thomas Dietz" w:date="2012-08-13T14:23:00Z">
              <w:r>
                <w:t xml:space="preserve">          * If the operation is 'delete', the element is deleted if</w:t>
              </w:r>
            </w:ins>
          </w:p>
          <w:p w14:paraId="3DFF61D8" w14:textId="77777777" w:rsidR="001D500F" w:rsidRDefault="001D500F" w:rsidP="001D500F">
            <w:pPr>
              <w:pStyle w:val="XML1"/>
              <w:rPr>
                <w:ins w:id="9679" w:author="Thomas Dietz" w:date="2012-08-13T14:23:00Z"/>
              </w:rPr>
            </w:pPr>
            <w:ins w:id="9680" w:author="Thomas Dietz" w:date="2012-08-13T14:23:00Z">
              <w:r>
                <w:t xml:space="preserve">            it exists. If the element does not exist, a</w:t>
              </w:r>
            </w:ins>
          </w:p>
          <w:p w14:paraId="095971DD" w14:textId="77777777" w:rsidR="001D500F" w:rsidRDefault="001D500F" w:rsidP="001D500F">
            <w:pPr>
              <w:pStyle w:val="XML1"/>
              <w:rPr>
                <w:ins w:id="9681" w:author="Thomas Dietz" w:date="2012-08-13T14:23:00Z"/>
              </w:rPr>
            </w:pPr>
            <w:ins w:id="9682" w:author="Thomas Dietz" w:date="2012-08-13T14:23:00Z">
              <w:r>
                <w:t xml:space="preserve">            'data</w:t>
              </w:r>
              <w:r>
                <w:rPr>
                  <w:rFonts w:ascii="MS Mincho" w:eastAsia="MS Mincho" w:hAnsi="MS Mincho" w:cs="MS Mincho" w:hint="eastAsia"/>
                </w:rPr>
                <w:t>‑</w:t>
              </w:r>
              <w:r>
                <w:t>missing' error is returned.";</w:t>
              </w:r>
            </w:ins>
          </w:p>
          <w:p w14:paraId="4771EF52" w14:textId="77777777" w:rsidR="001D500F" w:rsidRDefault="001D500F" w:rsidP="001D500F">
            <w:pPr>
              <w:pStyle w:val="XML1"/>
              <w:rPr>
                <w:ins w:id="9683" w:author="Thomas Dietz" w:date="2012-08-13T14:23:00Z"/>
              </w:rPr>
            </w:pPr>
            <w:ins w:id="9684" w:author="Thomas Dietz" w:date="2012-08-13T14:23:00Z">
              <w:r>
                <w:t xml:space="preserve">      }</w:t>
              </w:r>
            </w:ins>
          </w:p>
          <w:p w14:paraId="78F6F3ED" w14:textId="77777777" w:rsidR="001D500F" w:rsidRDefault="001D500F" w:rsidP="001D500F">
            <w:pPr>
              <w:pStyle w:val="XML1"/>
              <w:rPr>
                <w:ins w:id="9685" w:author="Thomas Dietz" w:date="2012-08-13T14:23:00Z"/>
              </w:rPr>
            </w:pPr>
            <w:ins w:id="9686" w:author="Thomas Dietz" w:date="2012-08-13T14:23:00Z">
              <w:r>
                <w:t xml:space="preserve">      container supported {</w:t>
              </w:r>
            </w:ins>
          </w:p>
          <w:p w14:paraId="34F8D4D1" w14:textId="77777777" w:rsidR="001D500F" w:rsidRDefault="001D500F" w:rsidP="001D500F">
            <w:pPr>
              <w:pStyle w:val="XML1"/>
              <w:rPr>
                <w:ins w:id="9687" w:author="Thomas Dietz" w:date="2012-08-13T14:23:00Z"/>
              </w:rPr>
            </w:pPr>
            <w:ins w:id="9688" w:author="Thomas Dietz" w:date="2012-08-13T14:23:00Z">
              <w:r>
                <w:t xml:space="preserve">        uses OFPortOtherFeatureListType;</w:t>
              </w:r>
            </w:ins>
          </w:p>
          <w:p w14:paraId="49092A38" w14:textId="77777777" w:rsidR="001D500F" w:rsidRDefault="001D500F" w:rsidP="001D500F">
            <w:pPr>
              <w:pStyle w:val="XML1"/>
              <w:rPr>
                <w:ins w:id="9689" w:author="Thomas Dietz" w:date="2012-08-13T14:23:00Z"/>
              </w:rPr>
            </w:pPr>
            <w:ins w:id="9690" w:author="Thomas Dietz" w:date="2012-08-13T14:23:00Z">
              <w:r>
                <w:t xml:space="preserve">        config false;</w:t>
              </w:r>
            </w:ins>
          </w:p>
          <w:p w14:paraId="7FA58D71" w14:textId="77777777" w:rsidR="001D500F" w:rsidRDefault="001D500F" w:rsidP="001D500F">
            <w:pPr>
              <w:pStyle w:val="XML1"/>
              <w:rPr>
                <w:ins w:id="9691" w:author="Thomas Dietz" w:date="2012-08-13T14:23:00Z"/>
              </w:rPr>
            </w:pPr>
            <w:ins w:id="9692" w:author="Thomas Dietz" w:date="2012-08-13T14:23:00Z">
              <w:r>
                <w:t xml:space="preserve">        description "The features (rates, duplex, etc.) of the</w:t>
              </w:r>
            </w:ins>
          </w:p>
          <w:p w14:paraId="0D3025DC" w14:textId="77777777" w:rsidR="001D500F" w:rsidRDefault="001D500F" w:rsidP="001D500F">
            <w:pPr>
              <w:pStyle w:val="XML1"/>
              <w:rPr>
                <w:ins w:id="9693" w:author="Thomas Dietz" w:date="2012-08-13T14:23:00Z"/>
              </w:rPr>
            </w:pPr>
            <w:ins w:id="9694" w:author="Thomas Dietz" w:date="2012-08-13T14:23:00Z">
              <w:r>
                <w:t xml:space="preserve">          port, that are supported on the port.</w:t>
              </w:r>
            </w:ins>
          </w:p>
          <w:p w14:paraId="0B291B81" w14:textId="77777777" w:rsidR="001D500F" w:rsidRDefault="001D500F" w:rsidP="001D500F">
            <w:pPr>
              <w:pStyle w:val="XML1"/>
              <w:rPr>
                <w:ins w:id="9695" w:author="Thomas Dietz" w:date="2012-08-13T14:23:00Z"/>
              </w:rPr>
            </w:pPr>
          </w:p>
          <w:p w14:paraId="4310C847" w14:textId="77777777" w:rsidR="001D500F" w:rsidRDefault="001D500F" w:rsidP="001D500F">
            <w:pPr>
              <w:pStyle w:val="XML1"/>
              <w:rPr>
                <w:ins w:id="9696" w:author="Thomas Dietz" w:date="2012-08-13T14:23:00Z"/>
              </w:rPr>
            </w:pPr>
            <w:ins w:id="9697" w:author="Thomas Dietz" w:date="2012-08-13T14:23:00Z">
              <w:r>
                <w:t xml:space="preserve">          Children of this element are not configurable and can</w:t>
              </w:r>
            </w:ins>
          </w:p>
          <w:p w14:paraId="75E03045" w14:textId="77777777" w:rsidR="001D500F" w:rsidRDefault="001D500F" w:rsidP="001D500F">
            <w:pPr>
              <w:pStyle w:val="XML1"/>
              <w:rPr>
                <w:ins w:id="9698" w:author="Thomas Dietz" w:date="2012-08-13T14:23:00Z"/>
              </w:rPr>
            </w:pPr>
            <w:ins w:id="9699" w:author="Thomas Dietz" w:date="2012-08-13T14:23:00Z">
              <w:r>
                <w:t xml:space="preserve">          only be retrieved by NETCONF &lt;get&gt; operations. Attemps to</w:t>
              </w:r>
            </w:ins>
          </w:p>
          <w:p w14:paraId="34A8B729" w14:textId="77777777" w:rsidR="001D500F" w:rsidRDefault="001D500F" w:rsidP="001D500F">
            <w:pPr>
              <w:pStyle w:val="XML1"/>
              <w:rPr>
                <w:ins w:id="9700" w:author="Thomas Dietz" w:date="2012-08-13T14:23:00Z"/>
              </w:rPr>
            </w:pPr>
            <w:ins w:id="9701" w:author="Thomas Dietz" w:date="2012-08-13T14:23:00Z">
              <w:r>
                <w:t xml:space="preserve">          modify this element and its children with a NETCONF</w:t>
              </w:r>
            </w:ins>
          </w:p>
          <w:p w14:paraId="47876F8B" w14:textId="77777777" w:rsidR="001D500F" w:rsidRDefault="001D500F" w:rsidP="001D500F">
            <w:pPr>
              <w:pStyle w:val="XML1"/>
              <w:rPr>
                <w:ins w:id="9702" w:author="Thomas Dietz" w:date="2012-08-13T14:23:00Z"/>
              </w:rPr>
            </w:pPr>
            <w:ins w:id="9703" w:author="Thomas Dietz" w:date="2012-08-13T14:23:00Z">
              <w:r>
                <w:t xml:space="preserve">          &lt;edit-config&gt; operation MUST result in an</w:t>
              </w:r>
            </w:ins>
          </w:p>
          <w:p w14:paraId="31CF048F" w14:textId="77777777" w:rsidR="001D500F" w:rsidRDefault="001D500F" w:rsidP="001D500F">
            <w:pPr>
              <w:pStyle w:val="XML1"/>
              <w:rPr>
                <w:ins w:id="9704" w:author="Thomas Dietz" w:date="2012-08-13T14:23:00Z"/>
              </w:rPr>
            </w:pPr>
            <w:ins w:id="9705" w:author="Thomas Dietz" w:date="2012-08-13T14:23:00Z">
              <w:r>
                <w:t xml:space="preserve">          'operation-not-supported' error with type</w:t>
              </w:r>
            </w:ins>
          </w:p>
          <w:p w14:paraId="6DEEAC5A" w14:textId="77777777" w:rsidR="001D500F" w:rsidRDefault="001D500F" w:rsidP="001D500F">
            <w:pPr>
              <w:pStyle w:val="XML1"/>
              <w:rPr>
                <w:ins w:id="9706" w:author="Thomas Dietz" w:date="2012-08-13T14:23:00Z"/>
              </w:rPr>
            </w:pPr>
            <w:ins w:id="9707" w:author="Thomas Dietz" w:date="2012-08-13T14:23:00Z">
              <w:r>
                <w:t xml:space="preserve">          'application'.";</w:t>
              </w:r>
            </w:ins>
          </w:p>
          <w:p w14:paraId="7856E0B1" w14:textId="77777777" w:rsidR="001D500F" w:rsidRDefault="001D500F" w:rsidP="001D500F">
            <w:pPr>
              <w:pStyle w:val="XML1"/>
              <w:rPr>
                <w:ins w:id="9708" w:author="Thomas Dietz" w:date="2012-08-13T14:23:00Z"/>
              </w:rPr>
            </w:pPr>
            <w:ins w:id="9709" w:author="Thomas Dietz" w:date="2012-08-13T14:23:00Z">
              <w:r>
                <w:t xml:space="preserve">      }</w:t>
              </w:r>
            </w:ins>
          </w:p>
          <w:p w14:paraId="37F6EB00" w14:textId="77777777" w:rsidR="001D500F" w:rsidRDefault="001D500F" w:rsidP="001D500F">
            <w:pPr>
              <w:pStyle w:val="XML1"/>
              <w:rPr>
                <w:ins w:id="9710" w:author="Thomas Dietz" w:date="2012-08-13T14:23:00Z"/>
              </w:rPr>
            </w:pPr>
            <w:ins w:id="9711" w:author="Thomas Dietz" w:date="2012-08-13T14:23:00Z">
              <w:r>
                <w:t xml:space="preserve">      container advertised-peer {</w:t>
              </w:r>
            </w:ins>
          </w:p>
          <w:p w14:paraId="16A22CDA" w14:textId="77777777" w:rsidR="001D500F" w:rsidRDefault="001D500F" w:rsidP="001D500F">
            <w:pPr>
              <w:pStyle w:val="XML1"/>
              <w:rPr>
                <w:ins w:id="9712" w:author="Thomas Dietz" w:date="2012-08-13T14:23:00Z"/>
              </w:rPr>
            </w:pPr>
            <w:ins w:id="9713" w:author="Thomas Dietz" w:date="2012-08-13T14:23:00Z">
              <w:r>
                <w:t xml:space="preserve">        uses OFPortOtherFeatureListType;</w:t>
              </w:r>
            </w:ins>
          </w:p>
          <w:p w14:paraId="669F7678" w14:textId="77777777" w:rsidR="001D500F" w:rsidRDefault="001D500F" w:rsidP="001D500F">
            <w:pPr>
              <w:pStyle w:val="XML1"/>
              <w:rPr>
                <w:ins w:id="9714" w:author="Thomas Dietz" w:date="2012-08-13T14:23:00Z"/>
              </w:rPr>
            </w:pPr>
            <w:ins w:id="9715" w:author="Thomas Dietz" w:date="2012-08-13T14:23:00Z">
              <w:r>
                <w:t xml:space="preserve">        config false;</w:t>
              </w:r>
            </w:ins>
          </w:p>
          <w:p w14:paraId="0E90BA2E" w14:textId="77777777" w:rsidR="001D500F" w:rsidRDefault="001D500F" w:rsidP="001D500F">
            <w:pPr>
              <w:pStyle w:val="XML1"/>
              <w:rPr>
                <w:ins w:id="9716" w:author="Thomas Dietz" w:date="2012-08-13T14:23:00Z"/>
              </w:rPr>
            </w:pPr>
            <w:ins w:id="9717" w:author="Thomas Dietz" w:date="2012-08-13T14:23:00Z">
              <w:r>
                <w:t xml:space="preserve">        description "The features (rates, duplex, etc.) that are</w:t>
              </w:r>
            </w:ins>
          </w:p>
          <w:p w14:paraId="61432F5B" w14:textId="77777777" w:rsidR="001D500F" w:rsidRDefault="001D500F" w:rsidP="001D500F">
            <w:pPr>
              <w:pStyle w:val="XML1"/>
              <w:rPr>
                <w:ins w:id="9718" w:author="Thomas Dietz" w:date="2012-08-13T14:23:00Z"/>
              </w:rPr>
            </w:pPr>
            <w:ins w:id="9719" w:author="Thomas Dietz" w:date="2012-08-13T14:23:00Z">
              <w:r>
                <w:t xml:space="preserve">          currently advertised by the peer port.</w:t>
              </w:r>
            </w:ins>
          </w:p>
          <w:p w14:paraId="697C9C2F" w14:textId="77777777" w:rsidR="001D500F" w:rsidRDefault="001D500F" w:rsidP="001D500F">
            <w:pPr>
              <w:pStyle w:val="XML1"/>
              <w:rPr>
                <w:ins w:id="9720" w:author="Thomas Dietz" w:date="2012-08-13T14:23:00Z"/>
              </w:rPr>
            </w:pPr>
          </w:p>
          <w:p w14:paraId="6C80A704" w14:textId="77777777" w:rsidR="001D500F" w:rsidRDefault="001D500F" w:rsidP="001D500F">
            <w:pPr>
              <w:pStyle w:val="XML1"/>
              <w:rPr>
                <w:ins w:id="9721" w:author="Thomas Dietz" w:date="2012-08-13T14:23:00Z"/>
              </w:rPr>
            </w:pPr>
            <w:ins w:id="9722" w:author="Thomas Dietz" w:date="2012-08-13T14:23:00Z">
              <w:r>
                <w:t xml:space="preserve">          Children of this element are not configurable and can</w:t>
              </w:r>
            </w:ins>
          </w:p>
          <w:p w14:paraId="1E942C88" w14:textId="77777777" w:rsidR="001D500F" w:rsidRDefault="001D500F" w:rsidP="001D500F">
            <w:pPr>
              <w:pStyle w:val="XML1"/>
              <w:rPr>
                <w:ins w:id="9723" w:author="Thomas Dietz" w:date="2012-08-13T14:23:00Z"/>
              </w:rPr>
            </w:pPr>
            <w:ins w:id="9724" w:author="Thomas Dietz" w:date="2012-08-13T14:23:00Z">
              <w:r>
                <w:t xml:space="preserve">          only be retrieved by NETCONF &lt;get&gt; operations. Attemps to</w:t>
              </w:r>
            </w:ins>
          </w:p>
          <w:p w14:paraId="357D1C6C" w14:textId="77777777" w:rsidR="001D500F" w:rsidRDefault="001D500F" w:rsidP="001D500F">
            <w:pPr>
              <w:pStyle w:val="XML1"/>
              <w:rPr>
                <w:ins w:id="9725" w:author="Thomas Dietz" w:date="2012-08-13T14:23:00Z"/>
              </w:rPr>
            </w:pPr>
            <w:ins w:id="9726" w:author="Thomas Dietz" w:date="2012-08-13T14:23:00Z">
              <w:r>
                <w:t xml:space="preserve">          modify this element and its children with a NETCONF</w:t>
              </w:r>
            </w:ins>
          </w:p>
          <w:p w14:paraId="1BB82BDC" w14:textId="77777777" w:rsidR="001D500F" w:rsidRDefault="001D500F" w:rsidP="001D500F">
            <w:pPr>
              <w:pStyle w:val="XML1"/>
              <w:rPr>
                <w:ins w:id="9727" w:author="Thomas Dietz" w:date="2012-08-13T14:23:00Z"/>
              </w:rPr>
            </w:pPr>
            <w:ins w:id="9728" w:author="Thomas Dietz" w:date="2012-08-13T14:23:00Z">
              <w:r>
                <w:t xml:space="preserve">          &lt;edit-config&gt; operation MUST result in an</w:t>
              </w:r>
            </w:ins>
          </w:p>
          <w:p w14:paraId="03775B7C" w14:textId="77777777" w:rsidR="001D500F" w:rsidRDefault="001D500F" w:rsidP="001D500F">
            <w:pPr>
              <w:pStyle w:val="XML1"/>
              <w:rPr>
                <w:ins w:id="9729" w:author="Thomas Dietz" w:date="2012-08-13T14:23:00Z"/>
              </w:rPr>
            </w:pPr>
            <w:ins w:id="9730" w:author="Thomas Dietz" w:date="2012-08-13T14:23:00Z">
              <w:r>
                <w:t xml:space="preserve">          'operation-not-supported' error with type</w:t>
              </w:r>
            </w:ins>
          </w:p>
          <w:p w14:paraId="14FD5F3E" w14:textId="77777777" w:rsidR="001D500F" w:rsidRDefault="001D500F" w:rsidP="001D500F">
            <w:pPr>
              <w:pStyle w:val="XML1"/>
              <w:rPr>
                <w:ins w:id="9731" w:author="Thomas Dietz" w:date="2012-08-13T14:23:00Z"/>
              </w:rPr>
            </w:pPr>
            <w:ins w:id="9732" w:author="Thomas Dietz" w:date="2012-08-13T14:23:00Z">
              <w:r>
                <w:t xml:space="preserve">          'application'.";</w:t>
              </w:r>
            </w:ins>
          </w:p>
          <w:p w14:paraId="573B9408" w14:textId="77777777" w:rsidR="001D500F" w:rsidRDefault="001D500F" w:rsidP="001D500F">
            <w:pPr>
              <w:pStyle w:val="XML1"/>
              <w:rPr>
                <w:ins w:id="9733" w:author="Thomas Dietz" w:date="2012-08-13T14:23:00Z"/>
              </w:rPr>
            </w:pPr>
            <w:ins w:id="9734" w:author="Thomas Dietz" w:date="2012-08-13T14:23:00Z">
              <w:r>
                <w:t xml:space="preserve">      }</w:t>
              </w:r>
            </w:ins>
          </w:p>
          <w:p w14:paraId="23AACDD3" w14:textId="77777777" w:rsidR="001D500F" w:rsidRDefault="001D500F" w:rsidP="001D500F">
            <w:pPr>
              <w:pStyle w:val="XML1"/>
              <w:rPr>
                <w:ins w:id="9735" w:author="Thomas Dietz" w:date="2012-08-13T14:23:00Z"/>
              </w:rPr>
            </w:pPr>
            <w:ins w:id="9736" w:author="Thomas Dietz" w:date="2012-08-13T14:23:00Z">
              <w:r>
                <w:t xml:space="preserve">    }</w:t>
              </w:r>
            </w:ins>
          </w:p>
          <w:p w14:paraId="6AA6E61A" w14:textId="77777777" w:rsidR="001D500F" w:rsidRDefault="001D500F" w:rsidP="001D500F">
            <w:pPr>
              <w:pStyle w:val="XML1"/>
              <w:rPr>
                <w:ins w:id="9737" w:author="Thomas Dietz" w:date="2012-08-13T14:23:00Z"/>
              </w:rPr>
            </w:pPr>
            <w:ins w:id="9738" w:author="Thomas Dietz" w:date="2012-08-13T14:23:00Z">
              <w:r>
                <w:t xml:space="preserve">    choice tunnel-type {</w:t>
              </w:r>
            </w:ins>
          </w:p>
          <w:p w14:paraId="1FD6541B" w14:textId="77777777" w:rsidR="001D500F" w:rsidRDefault="001D500F" w:rsidP="001D500F">
            <w:pPr>
              <w:pStyle w:val="XML1"/>
              <w:rPr>
                <w:ins w:id="9739" w:author="Thomas Dietz" w:date="2012-08-13T14:23:00Z"/>
              </w:rPr>
            </w:pPr>
            <w:ins w:id="9740" w:author="Thomas Dietz" w:date="2012-08-13T14:23:00Z">
              <w:r>
                <w:t xml:space="preserve">      description "Tunnels are modeled as logical ports.</w:t>
              </w:r>
            </w:ins>
          </w:p>
          <w:p w14:paraId="7C654F6B" w14:textId="77777777" w:rsidR="001D500F" w:rsidRDefault="001D500F" w:rsidP="001D500F">
            <w:pPr>
              <w:pStyle w:val="XML1"/>
              <w:rPr>
                <w:ins w:id="9741" w:author="Thomas Dietz" w:date="2012-08-13T14:23:00Z"/>
              </w:rPr>
            </w:pPr>
          </w:p>
          <w:p w14:paraId="55A4C43D" w14:textId="77777777" w:rsidR="001D500F" w:rsidRDefault="001D500F" w:rsidP="001D500F">
            <w:pPr>
              <w:pStyle w:val="XML1"/>
              <w:rPr>
                <w:ins w:id="9742" w:author="Thomas Dietz" w:date="2012-08-13T14:23:00Z"/>
              </w:rPr>
            </w:pPr>
            <w:ins w:id="9743" w:author="Thomas Dietz" w:date="2012-08-13T14:23:00Z">
              <w:r>
                <w:t xml:space="preserve">        Elements in this choice are not configurable and can only</w:t>
              </w:r>
            </w:ins>
          </w:p>
          <w:p w14:paraId="2D09487B" w14:textId="77777777" w:rsidR="001D500F" w:rsidRDefault="001D500F" w:rsidP="001D500F">
            <w:pPr>
              <w:pStyle w:val="XML1"/>
              <w:rPr>
                <w:ins w:id="9744" w:author="Thomas Dietz" w:date="2012-08-13T14:23:00Z"/>
              </w:rPr>
            </w:pPr>
            <w:ins w:id="9745" w:author="Thomas Dietz" w:date="2012-08-13T14:23:00Z">
              <w:r>
                <w:t xml:space="preserve">        be retrieved by NETCONF &lt;get&gt; operations. Attemps to modify</w:t>
              </w:r>
            </w:ins>
          </w:p>
          <w:p w14:paraId="582E54DF" w14:textId="77777777" w:rsidR="001D500F" w:rsidRDefault="001D500F" w:rsidP="001D500F">
            <w:pPr>
              <w:pStyle w:val="XML1"/>
              <w:rPr>
                <w:ins w:id="9746" w:author="Thomas Dietz" w:date="2012-08-13T14:23:00Z"/>
              </w:rPr>
            </w:pPr>
            <w:ins w:id="9747" w:author="Thomas Dietz" w:date="2012-08-13T14:23:00Z">
              <w:r>
                <w:t xml:space="preserve">        this element and its children with a NETCONF &lt;edit-config&gt;</w:t>
              </w:r>
            </w:ins>
          </w:p>
          <w:p w14:paraId="047AE614" w14:textId="77777777" w:rsidR="001D500F" w:rsidRDefault="001D500F" w:rsidP="001D500F">
            <w:pPr>
              <w:pStyle w:val="XML1"/>
              <w:rPr>
                <w:ins w:id="9748" w:author="Thomas Dietz" w:date="2012-08-13T14:23:00Z"/>
              </w:rPr>
            </w:pPr>
            <w:ins w:id="9749" w:author="Thomas Dietz" w:date="2012-08-13T14:23:00Z">
              <w:r>
                <w:t xml:space="preserve">        operation MUST result in an 'operation-not-supported' error</w:t>
              </w:r>
            </w:ins>
          </w:p>
          <w:p w14:paraId="79D9326D" w14:textId="77777777" w:rsidR="001D500F" w:rsidRDefault="001D500F" w:rsidP="001D500F">
            <w:pPr>
              <w:pStyle w:val="XML1"/>
              <w:rPr>
                <w:ins w:id="9750" w:author="Thomas Dietz" w:date="2012-08-13T14:23:00Z"/>
              </w:rPr>
            </w:pPr>
            <w:ins w:id="9751" w:author="Thomas Dietz" w:date="2012-08-13T14:23:00Z">
              <w:r>
                <w:t xml:space="preserve">        with type 'application'.</w:t>
              </w:r>
            </w:ins>
          </w:p>
          <w:p w14:paraId="1C708366" w14:textId="77777777" w:rsidR="001D500F" w:rsidRDefault="001D500F" w:rsidP="001D500F">
            <w:pPr>
              <w:pStyle w:val="XML1"/>
              <w:rPr>
                <w:ins w:id="9752" w:author="Thomas Dietz" w:date="2012-08-13T14:23:00Z"/>
              </w:rPr>
            </w:pPr>
          </w:p>
          <w:p w14:paraId="236DA704" w14:textId="77777777" w:rsidR="001D500F" w:rsidRDefault="001D500F" w:rsidP="001D500F">
            <w:pPr>
              <w:pStyle w:val="XML1"/>
              <w:rPr>
                <w:ins w:id="9753" w:author="Thomas Dietz" w:date="2012-08-13T14:23:00Z"/>
              </w:rPr>
            </w:pPr>
            <w:ins w:id="9754" w:author="Thomas Dietz" w:date="2012-08-13T14:23:00Z">
              <w:r>
                <w:t xml:space="preserve">        Only elements from one choice must exist at a time.";</w:t>
              </w:r>
            </w:ins>
          </w:p>
          <w:p w14:paraId="40ACF874" w14:textId="77777777" w:rsidR="001D500F" w:rsidRDefault="001D500F" w:rsidP="001D500F">
            <w:pPr>
              <w:pStyle w:val="XML1"/>
              <w:rPr>
                <w:ins w:id="9755" w:author="Thomas Dietz" w:date="2012-08-13T14:23:00Z"/>
              </w:rPr>
            </w:pPr>
            <w:ins w:id="9756" w:author="Thomas Dietz" w:date="2012-08-13T14:23:00Z">
              <w:r>
                <w:t xml:space="preserve">      container tunnel {</w:t>
              </w:r>
            </w:ins>
          </w:p>
          <w:p w14:paraId="46C4563A" w14:textId="77777777" w:rsidR="001D500F" w:rsidRDefault="001D500F" w:rsidP="001D500F">
            <w:pPr>
              <w:pStyle w:val="XML1"/>
              <w:rPr>
                <w:ins w:id="9757" w:author="Thomas Dietz" w:date="2012-08-13T14:23:00Z"/>
              </w:rPr>
            </w:pPr>
            <w:ins w:id="9758" w:author="Thomas Dietz" w:date="2012-08-13T14:23:00Z">
              <w:r>
                <w:t xml:space="preserve">        description "Properties of a basic IP-in-GRE tunnel.";</w:t>
              </w:r>
            </w:ins>
          </w:p>
          <w:p w14:paraId="752CD1F9" w14:textId="77777777" w:rsidR="001D500F" w:rsidRDefault="001D500F" w:rsidP="001D500F">
            <w:pPr>
              <w:pStyle w:val="XML1"/>
              <w:rPr>
                <w:ins w:id="9759" w:author="Thomas Dietz" w:date="2012-08-13T14:23:00Z"/>
              </w:rPr>
            </w:pPr>
            <w:ins w:id="9760" w:author="Thomas Dietz" w:date="2012-08-13T14:23:00Z">
              <w:r>
                <w:t xml:space="preserve">        uses OFPortBaseTunnelType;</w:t>
              </w:r>
            </w:ins>
          </w:p>
          <w:p w14:paraId="538034AB" w14:textId="77777777" w:rsidR="001D500F" w:rsidRDefault="001D500F" w:rsidP="001D500F">
            <w:pPr>
              <w:pStyle w:val="XML1"/>
              <w:rPr>
                <w:ins w:id="9761" w:author="Thomas Dietz" w:date="2012-08-13T14:23:00Z"/>
              </w:rPr>
            </w:pPr>
            <w:ins w:id="9762" w:author="Thomas Dietz" w:date="2012-08-13T14:23:00Z">
              <w:r>
                <w:t xml:space="preserve">      }</w:t>
              </w:r>
            </w:ins>
          </w:p>
          <w:p w14:paraId="78715DA8" w14:textId="77777777" w:rsidR="001D500F" w:rsidRDefault="001D500F" w:rsidP="001D500F">
            <w:pPr>
              <w:pStyle w:val="XML1"/>
              <w:rPr>
                <w:ins w:id="9763" w:author="Thomas Dietz" w:date="2012-08-13T14:23:00Z"/>
              </w:rPr>
            </w:pPr>
            <w:ins w:id="9764" w:author="Thomas Dietz" w:date="2012-08-13T14:23:00Z">
              <w:r>
                <w:t xml:space="preserve">      container ipgre-tunnel {</w:t>
              </w:r>
            </w:ins>
          </w:p>
          <w:p w14:paraId="3022F88F" w14:textId="77777777" w:rsidR="001D500F" w:rsidRDefault="001D500F" w:rsidP="001D500F">
            <w:pPr>
              <w:pStyle w:val="XML1"/>
              <w:rPr>
                <w:ins w:id="9765" w:author="Thomas Dietz" w:date="2012-08-13T14:23:00Z"/>
              </w:rPr>
            </w:pPr>
            <w:ins w:id="9766" w:author="Thomas Dietz" w:date="2012-08-13T14:23:00Z">
              <w:r>
                <w:t xml:space="preserve">        description "Properties of a IP-in-GRE tunnel.";</w:t>
              </w:r>
            </w:ins>
          </w:p>
          <w:p w14:paraId="48A64976" w14:textId="77777777" w:rsidR="001D500F" w:rsidRDefault="001D500F" w:rsidP="001D500F">
            <w:pPr>
              <w:pStyle w:val="XML1"/>
              <w:rPr>
                <w:ins w:id="9767" w:author="Thomas Dietz" w:date="2012-08-13T14:23:00Z"/>
              </w:rPr>
            </w:pPr>
            <w:ins w:id="9768" w:author="Thomas Dietz" w:date="2012-08-13T14:23:00Z">
              <w:r>
                <w:t xml:space="preserve">        uses OFPortIPGRETunnelType;</w:t>
              </w:r>
            </w:ins>
          </w:p>
          <w:p w14:paraId="2E5D0098" w14:textId="77777777" w:rsidR="001D500F" w:rsidRDefault="001D500F" w:rsidP="001D500F">
            <w:pPr>
              <w:pStyle w:val="XML1"/>
              <w:rPr>
                <w:ins w:id="9769" w:author="Thomas Dietz" w:date="2012-08-13T14:23:00Z"/>
              </w:rPr>
            </w:pPr>
            <w:ins w:id="9770" w:author="Thomas Dietz" w:date="2012-08-13T14:23:00Z">
              <w:r>
                <w:t xml:space="preserve">      }</w:t>
              </w:r>
            </w:ins>
          </w:p>
          <w:p w14:paraId="40ECA10F" w14:textId="77777777" w:rsidR="001D500F" w:rsidRDefault="001D500F" w:rsidP="001D500F">
            <w:pPr>
              <w:pStyle w:val="XML1"/>
              <w:rPr>
                <w:ins w:id="9771" w:author="Thomas Dietz" w:date="2012-08-13T14:23:00Z"/>
              </w:rPr>
            </w:pPr>
            <w:ins w:id="9772" w:author="Thomas Dietz" w:date="2012-08-13T14:23:00Z">
              <w:r>
                <w:lastRenderedPageBreak/>
                <w:t xml:space="preserve">      container vxlan-tunnel {</w:t>
              </w:r>
            </w:ins>
          </w:p>
          <w:p w14:paraId="50EB8E1F" w14:textId="77777777" w:rsidR="001D500F" w:rsidRDefault="001D500F" w:rsidP="001D500F">
            <w:pPr>
              <w:pStyle w:val="XML1"/>
              <w:rPr>
                <w:ins w:id="9773" w:author="Thomas Dietz" w:date="2012-08-13T14:23:00Z"/>
              </w:rPr>
            </w:pPr>
            <w:ins w:id="9774" w:author="Thomas Dietz" w:date="2012-08-13T14:23:00Z">
              <w:r>
                <w:t xml:space="preserve">        description "Properties of a VxLAN tunnel.";</w:t>
              </w:r>
            </w:ins>
          </w:p>
          <w:p w14:paraId="77B814A6" w14:textId="77777777" w:rsidR="001D500F" w:rsidRDefault="001D500F" w:rsidP="001D500F">
            <w:pPr>
              <w:pStyle w:val="XML1"/>
              <w:rPr>
                <w:ins w:id="9775" w:author="Thomas Dietz" w:date="2012-08-13T14:23:00Z"/>
              </w:rPr>
            </w:pPr>
            <w:ins w:id="9776" w:author="Thomas Dietz" w:date="2012-08-13T14:23:00Z">
              <w:r>
                <w:t xml:space="preserve">        uses OFPortVXLANTunnelType;</w:t>
              </w:r>
            </w:ins>
          </w:p>
          <w:p w14:paraId="6BFD18E4" w14:textId="77777777" w:rsidR="001D500F" w:rsidRDefault="001D500F" w:rsidP="001D500F">
            <w:pPr>
              <w:pStyle w:val="XML1"/>
              <w:rPr>
                <w:ins w:id="9777" w:author="Thomas Dietz" w:date="2012-08-13T14:23:00Z"/>
              </w:rPr>
            </w:pPr>
            <w:ins w:id="9778" w:author="Thomas Dietz" w:date="2012-08-13T14:23:00Z">
              <w:r>
                <w:t xml:space="preserve">      }</w:t>
              </w:r>
            </w:ins>
          </w:p>
          <w:p w14:paraId="67B0D4F1" w14:textId="77777777" w:rsidR="001D500F" w:rsidRDefault="001D500F" w:rsidP="001D500F">
            <w:pPr>
              <w:pStyle w:val="XML1"/>
              <w:rPr>
                <w:ins w:id="9779" w:author="Thomas Dietz" w:date="2012-08-13T14:23:00Z"/>
              </w:rPr>
            </w:pPr>
            <w:ins w:id="9780" w:author="Thomas Dietz" w:date="2012-08-13T14:23:00Z">
              <w:r>
                <w:t xml:space="preserve">      container nvgre-tunnel {</w:t>
              </w:r>
            </w:ins>
          </w:p>
          <w:p w14:paraId="05E613F8" w14:textId="77777777" w:rsidR="001D500F" w:rsidRDefault="001D500F" w:rsidP="001D500F">
            <w:pPr>
              <w:pStyle w:val="XML1"/>
              <w:rPr>
                <w:ins w:id="9781" w:author="Thomas Dietz" w:date="2012-08-13T14:23:00Z"/>
              </w:rPr>
            </w:pPr>
            <w:ins w:id="9782" w:author="Thomas Dietz" w:date="2012-08-13T14:23:00Z">
              <w:r>
                <w:t xml:space="preserve">        description "Properties of a NVGRE tunnel.";</w:t>
              </w:r>
            </w:ins>
          </w:p>
          <w:p w14:paraId="6698D294" w14:textId="77777777" w:rsidR="001D500F" w:rsidRDefault="001D500F" w:rsidP="001D500F">
            <w:pPr>
              <w:pStyle w:val="XML1"/>
              <w:rPr>
                <w:ins w:id="9783" w:author="Thomas Dietz" w:date="2012-08-13T14:23:00Z"/>
              </w:rPr>
            </w:pPr>
            <w:ins w:id="9784" w:author="Thomas Dietz" w:date="2012-08-13T14:23:00Z">
              <w:r>
                <w:t xml:space="preserve">        uses OFPortNVGRETunnelType;</w:t>
              </w:r>
            </w:ins>
          </w:p>
          <w:p w14:paraId="0FD36E88" w14:textId="77777777" w:rsidR="001D500F" w:rsidRDefault="001D500F" w:rsidP="001D500F">
            <w:pPr>
              <w:pStyle w:val="XML1"/>
              <w:rPr>
                <w:ins w:id="9785" w:author="Thomas Dietz" w:date="2012-08-13T14:23:00Z"/>
              </w:rPr>
            </w:pPr>
            <w:ins w:id="9786" w:author="Thomas Dietz" w:date="2012-08-13T14:23:00Z">
              <w:r>
                <w:t xml:space="preserve">      }</w:t>
              </w:r>
            </w:ins>
          </w:p>
          <w:p w14:paraId="3D440710" w14:textId="77777777" w:rsidR="001D500F" w:rsidRDefault="001D500F" w:rsidP="001D500F">
            <w:pPr>
              <w:pStyle w:val="XML1"/>
              <w:rPr>
                <w:ins w:id="9787" w:author="Thomas Dietz" w:date="2012-08-13T14:23:00Z"/>
              </w:rPr>
            </w:pPr>
            <w:ins w:id="9788" w:author="Thomas Dietz" w:date="2012-08-13T14:23:00Z">
              <w:r>
                <w:t xml:space="preserve">    }</w:t>
              </w:r>
            </w:ins>
          </w:p>
          <w:p w14:paraId="706F3E07" w14:textId="75CFB85E" w:rsidR="001D500F" w:rsidRDefault="001D500F" w:rsidP="001D500F">
            <w:pPr>
              <w:pStyle w:val="XML1"/>
              <w:rPr>
                <w:ins w:id="9789" w:author="Thomas Dietz" w:date="2012-08-13T14:23:00Z"/>
              </w:rPr>
            </w:pPr>
            <w:ins w:id="9790" w:author="Thomas Dietz" w:date="2012-08-13T14:23:00Z">
              <w:r>
                <w:t xml:space="preserve">  }</w:t>
              </w:r>
            </w:ins>
          </w:p>
          <w:p w14:paraId="2E8E421E" w14:textId="77777777" w:rsidR="001D500F" w:rsidRDefault="001D500F" w:rsidP="001D500F">
            <w:pPr>
              <w:pStyle w:val="XML1"/>
              <w:rPr>
                <w:ins w:id="9791" w:author="Thomas Dietz" w:date="2012-08-13T14:23:00Z"/>
              </w:rPr>
            </w:pPr>
          </w:p>
          <w:p w14:paraId="59E6ED26" w14:textId="76AB8EB2" w:rsidR="001D500F" w:rsidRDefault="001D500F" w:rsidP="001D500F">
            <w:pPr>
              <w:pStyle w:val="XML1"/>
              <w:rPr>
                <w:ins w:id="9792" w:author="Thomas Dietz" w:date="2012-08-13T14:23:00Z"/>
              </w:rPr>
            </w:pPr>
            <w:ins w:id="9793" w:author="Thomas Dietz" w:date="2012-08-13T14:23:00Z">
              <w:r>
                <w:t xml:space="preserve">  grouping OFPortBaseTunnelType {</w:t>
              </w:r>
            </w:ins>
          </w:p>
          <w:p w14:paraId="0B249E47" w14:textId="77777777" w:rsidR="001D500F" w:rsidRDefault="001D500F" w:rsidP="001D500F">
            <w:pPr>
              <w:pStyle w:val="XML1"/>
              <w:rPr>
                <w:ins w:id="9794" w:author="Thomas Dietz" w:date="2012-08-13T14:23:00Z"/>
              </w:rPr>
            </w:pPr>
            <w:ins w:id="9795" w:author="Thomas Dietz" w:date="2012-08-13T14:23:00Z">
              <w:r>
                <w:t xml:space="preserve">    description "A group of common elements that are included</w:t>
              </w:r>
            </w:ins>
          </w:p>
          <w:p w14:paraId="16D8CA9C" w14:textId="77777777" w:rsidR="001D500F" w:rsidRDefault="001D500F" w:rsidP="001D500F">
            <w:pPr>
              <w:pStyle w:val="XML1"/>
              <w:rPr>
                <w:ins w:id="9796" w:author="Thomas Dietz" w:date="2012-08-13T14:23:00Z"/>
              </w:rPr>
            </w:pPr>
            <w:ins w:id="9797" w:author="Thomas Dietz" w:date="2012-08-13T14:23:00Z">
              <w:r>
                <w:t xml:space="preserve">      in every supported tunnel type.  Tunnels are modeled as </w:t>
              </w:r>
            </w:ins>
          </w:p>
          <w:p w14:paraId="15E17AB9" w14:textId="77777777" w:rsidR="001D500F" w:rsidRDefault="001D500F" w:rsidP="001D500F">
            <w:pPr>
              <w:pStyle w:val="XML1"/>
              <w:rPr>
                <w:ins w:id="9798" w:author="Thomas Dietz" w:date="2012-08-13T14:23:00Z"/>
              </w:rPr>
            </w:pPr>
            <w:ins w:id="9799" w:author="Thomas Dietz" w:date="2012-08-13T14:23:00Z">
              <w:r>
                <w:t xml:space="preserve">      logical ports.</w:t>
              </w:r>
            </w:ins>
          </w:p>
          <w:p w14:paraId="062DB997" w14:textId="77777777" w:rsidR="001D500F" w:rsidRDefault="001D500F" w:rsidP="001D500F">
            <w:pPr>
              <w:pStyle w:val="XML1"/>
              <w:rPr>
                <w:ins w:id="9800" w:author="Thomas Dietz" w:date="2012-08-13T14:23:00Z"/>
              </w:rPr>
            </w:pPr>
          </w:p>
          <w:p w14:paraId="23359A0B" w14:textId="77777777" w:rsidR="001D500F" w:rsidRDefault="001D500F" w:rsidP="001D500F">
            <w:pPr>
              <w:pStyle w:val="XML1"/>
              <w:rPr>
                <w:ins w:id="9801" w:author="Thomas Dietz" w:date="2012-08-13T14:23:00Z"/>
              </w:rPr>
            </w:pPr>
            <w:ins w:id="9802" w:author="Thomas Dietz" w:date="2012-08-13T14:23:00Z">
              <w:r>
                <w:t xml:space="preserve">      One pair of local/remote endpoints must exist for a tunnel</w:t>
              </w:r>
            </w:ins>
          </w:p>
          <w:p w14:paraId="5A6356B6" w14:textId="77777777" w:rsidR="001D500F" w:rsidRDefault="001D500F" w:rsidP="001D500F">
            <w:pPr>
              <w:pStyle w:val="XML1"/>
              <w:rPr>
                <w:ins w:id="9803" w:author="Thomas Dietz" w:date="2012-08-13T14:23:00Z"/>
              </w:rPr>
            </w:pPr>
            <w:ins w:id="9804" w:author="Thomas Dietz" w:date="2012-08-13T14:23:00Z">
              <w:r>
                <w:t xml:space="preserve">      configuration.</w:t>
              </w:r>
            </w:ins>
          </w:p>
          <w:p w14:paraId="30025F3B" w14:textId="77777777" w:rsidR="001D500F" w:rsidRDefault="001D500F" w:rsidP="001D500F">
            <w:pPr>
              <w:pStyle w:val="XML1"/>
              <w:rPr>
                <w:ins w:id="9805" w:author="Thomas Dietz" w:date="2012-08-13T14:23:00Z"/>
              </w:rPr>
            </w:pPr>
          </w:p>
          <w:p w14:paraId="660C2F7A" w14:textId="77777777" w:rsidR="001D500F" w:rsidRDefault="001D500F" w:rsidP="001D500F">
            <w:pPr>
              <w:pStyle w:val="XML1"/>
              <w:rPr>
                <w:ins w:id="9806" w:author="Thomas Dietz" w:date="2012-08-13T14:23:00Z"/>
              </w:rPr>
            </w:pPr>
            <w:ins w:id="9807" w:author="Thomas Dietz" w:date="2012-08-13T14:23:00Z">
              <w:r>
                <w:t xml:space="preserve">      Only elements from one choice must exist at a time.";</w:t>
              </w:r>
            </w:ins>
          </w:p>
          <w:p w14:paraId="7C863B60" w14:textId="77777777" w:rsidR="001D500F" w:rsidRDefault="001D500F" w:rsidP="001D500F">
            <w:pPr>
              <w:pStyle w:val="XML1"/>
              <w:rPr>
                <w:ins w:id="9808" w:author="Thomas Dietz" w:date="2012-08-13T14:23:00Z"/>
              </w:rPr>
            </w:pPr>
            <w:ins w:id="9809" w:author="Thomas Dietz" w:date="2012-08-13T14:23:00Z">
              <w:r>
                <w:t xml:space="preserve">    choice endpoints {</w:t>
              </w:r>
            </w:ins>
          </w:p>
          <w:p w14:paraId="44A0CCD5" w14:textId="77777777" w:rsidR="001D500F" w:rsidRDefault="001D500F" w:rsidP="001D500F">
            <w:pPr>
              <w:pStyle w:val="XML1"/>
              <w:rPr>
                <w:ins w:id="9810" w:author="Thomas Dietz" w:date="2012-08-13T14:23:00Z"/>
              </w:rPr>
            </w:pPr>
            <w:ins w:id="9811" w:author="Thomas Dietz" w:date="2012-08-13T14:23:00Z">
              <w:r>
                <w:t xml:space="preserve">      mandatory true;</w:t>
              </w:r>
            </w:ins>
          </w:p>
          <w:p w14:paraId="67DEE410" w14:textId="77777777" w:rsidR="001D500F" w:rsidRDefault="001D500F" w:rsidP="001D500F">
            <w:pPr>
              <w:pStyle w:val="XML1"/>
              <w:rPr>
                <w:ins w:id="9812" w:author="Thomas Dietz" w:date="2012-08-13T14:23:00Z"/>
              </w:rPr>
            </w:pPr>
            <w:ins w:id="9813" w:author="Thomas Dietz" w:date="2012-08-13T14:23:00Z">
              <w:r>
                <w:t xml:space="preserve">      case v4-endpoints {</w:t>
              </w:r>
            </w:ins>
          </w:p>
          <w:p w14:paraId="6CE02E19" w14:textId="77777777" w:rsidR="001D500F" w:rsidRDefault="001D500F" w:rsidP="001D500F">
            <w:pPr>
              <w:pStyle w:val="XML1"/>
              <w:rPr>
                <w:ins w:id="9814" w:author="Thomas Dietz" w:date="2012-08-13T14:23:00Z"/>
              </w:rPr>
            </w:pPr>
            <w:ins w:id="9815" w:author="Thomas Dietz" w:date="2012-08-13T14:23:00Z">
              <w:r>
                <w:t xml:space="preserve">        leaf local-endpoint-ipv4-adress {</w:t>
              </w:r>
            </w:ins>
          </w:p>
          <w:p w14:paraId="6F5571AF" w14:textId="77777777" w:rsidR="001D500F" w:rsidRDefault="001D500F" w:rsidP="001D500F">
            <w:pPr>
              <w:pStyle w:val="XML1"/>
              <w:rPr>
                <w:ins w:id="9816" w:author="Thomas Dietz" w:date="2012-08-13T14:23:00Z"/>
              </w:rPr>
            </w:pPr>
            <w:ins w:id="9817" w:author="Thomas Dietz" w:date="2012-08-13T14:23:00Z">
              <w:r>
                <w:t xml:space="preserve">          type inet:ipv4-address;</w:t>
              </w:r>
            </w:ins>
          </w:p>
          <w:p w14:paraId="3BF74979" w14:textId="77777777" w:rsidR="001D500F" w:rsidRDefault="001D500F" w:rsidP="001D500F">
            <w:pPr>
              <w:pStyle w:val="XML1"/>
              <w:rPr>
                <w:ins w:id="9818" w:author="Thomas Dietz" w:date="2012-08-13T14:23:00Z"/>
              </w:rPr>
            </w:pPr>
            <w:ins w:id="9819" w:author="Thomas Dietz" w:date="2012-08-13T14:23:00Z">
              <w:r>
                <w:t xml:space="preserve">          description "The IPv4 address of the local tunnel</w:t>
              </w:r>
            </w:ins>
          </w:p>
          <w:p w14:paraId="18CA8D63" w14:textId="77777777" w:rsidR="001D500F" w:rsidRDefault="001D500F" w:rsidP="001D500F">
            <w:pPr>
              <w:pStyle w:val="XML1"/>
              <w:rPr>
                <w:ins w:id="9820" w:author="Thomas Dietz" w:date="2012-08-13T14:23:00Z"/>
              </w:rPr>
            </w:pPr>
            <w:ins w:id="9821" w:author="Thomas Dietz" w:date="2012-08-13T14:23:00Z">
              <w:r>
                <w:t xml:space="preserve">            endpoint.";</w:t>
              </w:r>
            </w:ins>
          </w:p>
          <w:p w14:paraId="2D9ECE0E" w14:textId="77777777" w:rsidR="001D500F" w:rsidRDefault="001D500F" w:rsidP="001D500F">
            <w:pPr>
              <w:pStyle w:val="XML1"/>
              <w:rPr>
                <w:ins w:id="9822" w:author="Thomas Dietz" w:date="2012-08-13T14:23:00Z"/>
              </w:rPr>
            </w:pPr>
            <w:ins w:id="9823" w:author="Thomas Dietz" w:date="2012-08-13T14:23:00Z">
              <w:r>
                <w:t xml:space="preserve">        }</w:t>
              </w:r>
            </w:ins>
          </w:p>
          <w:p w14:paraId="4053C6AD" w14:textId="77777777" w:rsidR="001D500F" w:rsidRDefault="001D500F" w:rsidP="001D500F">
            <w:pPr>
              <w:pStyle w:val="XML1"/>
              <w:rPr>
                <w:ins w:id="9824" w:author="Thomas Dietz" w:date="2012-08-13T14:23:00Z"/>
              </w:rPr>
            </w:pPr>
            <w:ins w:id="9825" w:author="Thomas Dietz" w:date="2012-08-13T14:23:00Z">
              <w:r>
                <w:t xml:space="preserve">        leaf remote-endpoint-ipv4-adress {</w:t>
              </w:r>
            </w:ins>
          </w:p>
          <w:p w14:paraId="68F9C1A6" w14:textId="77777777" w:rsidR="001D500F" w:rsidRDefault="001D500F" w:rsidP="001D500F">
            <w:pPr>
              <w:pStyle w:val="XML1"/>
              <w:rPr>
                <w:ins w:id="9826" w:author="Thomas Dietz" w:date="2012-08-13T14:23:00Z"/>
              </w:rPr>
            </w:pPr>
            <w:ins w:id="9827" w:author="Thomas Dietz" w:date="2012-08-13T14:23:00Z">
              <w:r>
                <w:t xml:space="preserve">          type inet:ipv4-address;</w:t>
              </w:r>
            </w:ins>
          </w:p>
          <w:p w14:paraId="5086DF3C" w14:textId="77777777" w:rsidR="001D500F" w:rsidRDefault="001D500F" w:rsidP="001D500F">
            <w:pPr>
              <w:pStyle w:val="XML1"/>
              <w:rPr>
                <w:ins w:id="9828" w:author="Thomas Dietz" w:date="2012-08-13T14:23:00Z"/>
              </w:rPr>
            </w:pPr>
            <w:ins w:id="9829" w:author="Thomas Dietz" w:date="2012-08-13T14:23:00Z">
              <w:r>
                <w:t xml:space="preserve">          description "The IPv4 address of the remote tunnel</w:t>
              </w:r>
            </w:ins>
          </w:p>
          <w:p w14:paraId="612EEA25" w14:textId="77777777" w:rsidR="001D500F" w:rsidRDefault="001D500F" w:rsidP="001D500F">
            <w:pPr>
              <w:pStyle w:val="XML1"/>
              <w:rPr>
                <w:ins w:id="9830" w:author="Thomas Dietz" w:date="2012-08-13T14:23:00Z"/>
              </w:rPr>
            </w:pPr>
            <w:ins w:id="9831" w:author="Thomas Dietz" w:date="2012-08-13T14:23:00Z">
              <w:r>
                <w:t xml:space="preserve">            endpoint.";</w:t>
              </w:r>
            </w:ins>
          </w:p>
          <w:p w14:paraId="5FD9761D" w14:textId="77777777" w:rsidR="001D500F" w:rsidRDefault="001D500F" w:rsidP="001D500F">
            <w:pPr>
              <w:pStyle w:val="XML1"/>
              <w:rPr>
                <w:ins w:id="9832" w:author="Thomas Dietz" w:date="2012-08-13T14:23:00Z"/>
              </w:rPr>
            </w:pPr>
            <w:ins w:id="9833" w:author="Thomas Dietz" w:date="2012-08-13T14:23:00Z">
              <w:r>
                <w:t xml:space="preserve">        }</w:t>
              </w:r>
            </w:ins>
          </w:p>
          <w:p w14:paraId="34952D39" w14:textId="77777777" w:rsidR="001D500F" w:rsidRDefault="001D500F" w:rsidP="001D500F">
            <w:pPr>
              <w:pStyle w:val="XML1"/>
              <w:rPr>
                <w:ins w:id="9834" w:author="Thomas Dietz" w:date="2012-08-13T14:23:00Z"/>
              </w:rPr>
            </w:pPr>
            <w:ins w:id="9835" w:author="Thomas Dietz" w:date="2012-08-13T14:23:00Z">
              <w:r>
                <w:t xml:space="preserve">      }</w:t>
              </w:r>
            </w:ins>
          </w:p>
          <w:p w14:paraId="59F4B2C1" w14:textId="77777777" w:rsidR="001D500F" w:rsidRDefault="001D500F" w:rsidP="001D500F">
            <w:pPr>
              <w:pStyle w:val="XML1"/>
              <w:rPr>
                <w:ins w:id="9836" w:author="Thomas Dietz" w:date="2012-08-13T14:23:00Z"/>
              </w:rPr>
            </w:pPr>
            <w:ins w:id="9837" w:author="Thomas Dietz" w:date="2012-08-13T14:23:00Z">
              <w:r>
                <w:t xml:space="preserve">      case v6-endpoints {</w:t>
              </w:r>
            </w:ins>
          </w:p>
          <w:p w14:paraId="1B7A8828" w14:textId="77777777" w:rsidR="001D500F" w:rsidRDefault="001D500F" w:rsidP="001D500F">
            <w:pPr>
              <w:pStyle w:val="XML1"/>
              <w:rPr>
                <w:ins w:id="9838" w:author="Thomas Dietz" w:date="2012-08-13T14:23:00Z"/>
              </w:rPr>
            </w:pPr>
            <w:ins w:id="9839" w:author="Thomas Dietz" w:date="2012-08-13T14:23:00Z">
              <w:r>
                <w:t xml:space="preserve">        leaf local-endpoint-ipv6-adress {</w:t>
              </w:r>
            </w:ins>
          </w:p>
          <w:p w14:paraId="46C62B8A" w14:textId="77777777" w:rsidR="001D500F" w:rsidRDefault="001D500F" w:rsidP="001D500F">
            <w:pPr>
              <w:pStyle w:val="XML1"/>
              <w:rPr>
                <w:ins w:id="9840" w:author="Thomas Dietz" w:date="2012-08-13T14:23:00Z"/>
              </w:rPr>
            </w:pPr>
            <w:ins w:id="9841" w:author="Thomas Dietz" w:date="2012-08-13T14:23:00Z">
              <w:r>
                <w:t xml:space="preserve">          type inet:ipv6-address;</w:t>
              </w:r>
            </w:ins>
          </w:p>
          <w:p w14:paraId="3B813223" w14:textId="77777777" w:rsidR="001D500F" w:rsidRDefault="001D500F" w:rsidP="001D500F">
            <w:pPr>
              <w:pStyle w:val="XML1"/>
              <w:rPr>
                <w:ins w:id="9842" w:author="Thomas Dietz" w:date="2012-08-13T14:23:00Z"/>
              </w:rPr>
            </w:pPr>
            <w:ins w:id="9843" w:author="Thomas Dietz" w:date="2012-08-13T14:23:00Z">
              <w:r>
                <w:t xml:space="preserve">          description "The IPv6 address of the local tunnel</w:t>
              </w:r>
            </w:ins>
          </w:p>
          <w:p w14:paraId="666D3CDB" w14:textId="77777777" w:rsidR="001D500F" w:rsidRDefault="001D500F" w:rsidP="001D500F">
            <w:pPr>
              <w:pStyle w:val="XML1"/>
              <w:rPr>
                <w:ins w:id="9844" w:author="Thomas Dietz" w:date="2012-08-13T14:23:00Z"/>
              </w:rPr>
            </w:pPr>
            <w:ins w:id="9845" w:author="Thomas Dietz" w:date="2012-08-13T14:23:00Z">
              <w:r>
                <w:t xml:space="preserve">            endpoint.";</w:t>
              </w:r>
            </w:ins>
          </w:p>
          <w:p w14:paraId="07C49D17" w14:textId="77777777" w:rsidR="001D500F" w:rsidRDefault="001D500F" w:rsidP="001D500F">
            <w:pPr>
              <w:pStyle w:val="XML1"/>
              <w:rPr>
                <w:ins w:id="9846" w:author="Thomas Dietz" w:date="2012-08-13T14:23:00Z"/>
              </w:rPr>
            </w:pPr>
            <w:ins w:id="9847" w:author="Thomas Dietz" w:date="2012-08-13T14:23:00Z">
              <w:r>
                <w:t xml:space="preserve">        }</w:t>
              </w:r>
            </w:ins>
          </w:p>
          <w:p w14:paraId="1CCB34AE" w14:textId="77777777" w:rsidR="001D500F" w:rsidRDefault="001D500F" w:rsidP="001D500F">
            <w:pPr>
              <w:pStyle w:val="XML1"/>
              <w:rPr>
                <w:ins w:id="9848" w:author="Thomas Dietz" w:date="2012-08-13T14:23:00Z"/>
              </w:rPr>
            </w:pPr>
            <w:ins w:id="9849" w:author="Thomas Dietz" w:date="2012-08-13T14:23:00Z">
              <w:r>
                <w:t xml:space="preserve">        leaf remote-endpoint-ipv6-adress {</w:t>
              </w:r>
            </w:ins>
          </w:p>
          <w:p w14:paraId="3AB0A8F7" w14:textId="77777777" w:rsidR="001D500F" w:rsidRDefault="001D500F" w:rsidP="001D500F">
            <w:pPr>
              <w:pStyle w:val="XML1"/>
              <w:rPr>
                <w:ins w:id="9850" w:author="Thomas Dietz" w:date="2012-08-13T14:23:00Z"/>
              </w:rPr>
            </w:pPr>
            <w:ins w:id="9851" w:author="Thomas Dietz" w:date="2012-08-13T14:23:00Z">
              <w:r>
                <w:t xml:space="preserve">          type inet:ipv6-address;</w:t>
              </w:r>
            </w:ins>
          </w:p>
          <w:p w14:paraId="264ED696" w14:textId="77777777" w:rsidR="001D500F" w:rsidRDefault="001D500F" w:rsidP="001D500F">
            <w:pPr>
              <w:pStyle w:val="XML1"/>
              <w:rPr>
                <w:ins w:id="9852" w:author="Thomas Dietz" w:date="2012-08-13T14:23:00Z"/>
              </w:rPr>
            </w:pPr>
            <w:ins w:id="9853" w:author="Thomas Dietz" w:date="2012-08-13T14:23:00Z">
              <w:r>
                <w:t xml:space="preserve">          description "The IPv6 address of the remote tunnel</w:t>
              </w:r>
            </w:ins>
          </w:p>
          <w:p w14:paraId="398AFD94" w14:textId="77777777" w:rsidR="001D500F" w:rsidRDefault="001D500F" w:rsidP="001D500F">
            <w:pPr>
              <w:pStyle w:val="XML1"/>
              <w:rPr>
                <w:ins w:id="9854" w:author="Thomas Dietz" w:date="2012-08-13T14:23:00Z"/>
              </w:rPr>
            </w:pPr>
            <w:ins w:id="9855" w:author="Thomas Dietz" w:date="2012-08-13T14:23:00Z">
              <w:r>
                <w:t xml:space="preserve">            endpoint.";</w:t>
              </w:r>
            </w:ins>
          </w:p>
          <w:p w14:paraId="242EDC60" w14:textId="77777777" w:rsidR="001D500F" w:rsidRDefault="001D500F" w:rsidP="001D500F">
            <w:pPr>
              <w:pStyle w:val="XML1"/>
              <w:rPr>
                <w:ins w:id="9856" w:author="Thomas Dietz" w:date="2012-08-13T14:23:00Z"/>
              </w:rPr>
            </w:pPr>
            <w:ins w:id="9857" w:author="Thomas Dietz" w:date="2012-08-13T14:23:00Z">
              <w:r>
                <w:t xml:space="preserve">        }</w:t>
              </w:r>
            </w:ins>
          </w:p>
          <w:p w14:paraId="34C91EE6" w14:textId="77777777" w:rsidR="001D500F" w:rsidRDefault="001D500F" w:rsidP="001D500F">
            <w:pPr>
              <w:pStyle w:val="XML1"/>
              <w:rPr>
                <w:ins w:id="9858" w:author="Thomas Dietz" w:date="2012-08-13T14:23:00Z"/>
              </w:rPr>
            </w:pPr>
            <w:ins w:id="9859" w:author="Thomas Dietz" w:date="2012-08-13T14:23:00Z">
              <w:r>
                <w:t xml:space="preserve">      }</w:t>
              </w:r>
            </w:ins>
          </w:p>
          <w:p w14:paraId="22B33719" w14:textId="77777777" w:rsidR="001D500F" w:rsidRDefault="001D500F" w:rsidP="001D500F">
            <w:pPr>
              <w:pStyle w:val="XML1"/>
              <w:rPr>
                <w:ins w:id="9860" w:author="Thomas Dietz" w:date="2012-08-13T14:23:00Z"/>
              </w:rPr>
            </w:pPr>
            <w:ins w:id="9861" w:author="Thomas Dietz" w:date="2012-08-13T14:23:00Z">
              <w:r>
                <w:t xml:space="preserve">      case mac-endpoints {</w:t>
              </w:r>
            </w:ins>
          </w:p>
          <w:p w14:paraId="50556FE1" w14:textId="77777777" w:rsidR="001D500F" w:rsidRDefault="001D500F" w:rsidP="001D500F">
            <w:pPr>
              <w:pStyle w:val="XML1"/>
              <w:rPr>
                <w:ins w:id="9862" w:author="Thomas Dietz" w:date="2012-08-13T14:23:00Z"/>
              </w:rPr>
            </w:pPr>
            <w:ins w:id="9863" w:author="Thomas Dietz" w:date="2012-08-13T14:23:00Z">
              <w:r>
                <w:t xml:space="preserve">        leaf local-endpoint-mac-adress {</w:t>
              </w:r>
            </w:ins>
          </w:p>
          <w:p w14:paraId="78B1F49C" w14:textId="77777777" w:rsidR="001D500F" w:rsidRDefault="001D500F" w:rsidP="001D500F">
            <w:pPr>
              <w:pStyle w:val="XML1"/>
              <w:rPr>
                <w:ins w:id="9864" w:author="Thomas Dietz" w:date="2012-08-13T14:23:00Z"/>
              </w:rPr>
            </w:pPr>
            <w:ins w:id="9865" w:author="Thomas Dietz" w:date="2012-08-13T14:23:00Z">
              <w:r>
                <w:t xml:space="preserve">          type yang:mac-address;</w:t>
              </w:r>
            </w:ins>
          </w:p>
          <w:p w14:paraId="5E01F7C3" w14:textId="77777777" w:rsidR="001D500F" w:rsidRDefault="001D500F" w:rsidP="001D500F">
            <w:pPr>
              <w:pStyle w:val="XML1"/>
              <w:rPr>
                <w:ins w:id="9866" w:author="Thomas Dietz" w:date="2012-08-13T14:23:00Z"/>
              </w:rPr>
            </w:pPr>
            <w:ins w:id="9867" w:author="Thomas Dietz" w:date="2012-08-13T14:23:00Z">
              <w:r>
                <w:t xml:space="preserve">          description "The MAC address of the local tunnel</w:t>
              </w:r>
            </w:ins>
          </w:p>
          <w:p w14:paraId="0C8ACDAF" w14:textId="77777777" w:rsidR="001D500F" w:rsidRDefault="001D500F" w:rsidP="001D500F">
            <w:pPr>
              <w:pStyle w:val="XML1"/>
              <w:rPr>
                <w:ins w:id="9868" w:author="Thomas Dietz" w:date="2012-08-13T14:23:00Z"/>
              </w:rPr>
            </w:pPr>
            <w:ins w:id="9869" w:author="Thomas Dietz" w:date="2012-08-13T14:23:00Z">
              <w:r>
                <w:t xml:space="preserve">            endpoint.";</w:t>
              </w:r>
            </w:ins>
          </w:p>
          <w:p w14:paraId="44015DE2" w14:textId="77777777" w:rsidR="001D500F" w:rsidRDefault="001D500F" w:rsidP="001D500F">
            <w:pPr>
              <w:pStyle w:val="XML1"/>
              <w:rPr>
                <w:ins w:id="9870" w:author="Thomas Dietz" w:date="2012-08-13T14:23:00Z"/>
              </w:rPr>
            </w:pPr>
            <w:ins w:id="9871" w:author="Thomas Dietz" w:date="2012-08-13T14:23:00Z">
              <w:r>
                <w:t xml:space="preserve">        }</w:t>
              </w:r>
            </w:ins>
          </w:p>
          <w:p w14:paraId="037B807F" w14:textId="77777777" w:rsidR="001D500F" w:rsidRDefault="001D500F" w:rsidP="001D500F">
            <w:pPr>
              <w:pStyle w:val="XML1"/>
              <w:rPr>
                <w:ins w:id="9872" w:author="Thomas Dietz" w:date="2012-08-13T14:23:00Z"/>
              </w:rPr>
            </w:pPr>
            <w:ins w:id="9873" w:author="Thomas Dietz" w:date="2012-08-13T14:23:00Z">
              <w:r>
                <w:t xml:space="preserve">        leaf remote-endpoint-mac-adress {</w:t>
              </w:r>
            </w:ins>
          </w:p>
          <w:p w14:paraId="33FD3000" w14:textId="77777777" w:rsidR="001D500F" w:rsidRDefault="001D500F" w:rsidP="001D500F">
            <w:pPr>
              <w:pStyle w:val="XML1"/>
              <w:rPr>
                <w:ins w:id="9874" w:author="Thomas Dietz" w:date="2012-08-13T14:23:00Z"/>
              </w:rPr>
            </w:pPr>
            <w:ins w:id="9875" w:author="Thomas Dietz" w:date="2012-08-13T14:23:00Z">
              <w:r>
                <w:t xml:space="preserve">          type yang:mac-address;</w:t>
              </w:r>
            </w:ins>
          </w:p>
          <w:p w14:paraId="13273BC1" w14:textId="77777777" w:rsidR="001D500F" w:rsidRDefault="001D500F" w:rsidP="001D500F">
            <w:pPr>
              <w:pStyle w:val="XML1"/>
              <w:rPr>
                <w:ins w:id="9876" w:author="Thomas Dietz" w:date="2012-08-13T14:23:00Z"/>
              </w:rPr>
            </w:pPr>
            <w:ins w:id="9877" w:author="Thomas Dietz" w:date="2012-08-13T14:23:00Z">
              <w:r>
                <w:t xml:space="preserve">          description "The MAC address of the remote tunnel</w:t>
              </w:r>
            </w:ins>
          </w:p>
          <w:p w14:paraId="632C2717" w14:textId="77777777" w:rsidR="001D500F" w:rsidRDefault="001D500F" w:rsidP="001D500F">
            <w:pPr>
              <w:pStyle w:val="XML1"/>
              <w:rPr>
                <w:ins w:id="9878" w:author="Thomas Dietz" w:date="2012-08-13T14:23:00Z"/>
              </w:rPr>
            </w:pPr>
            <w:ins w:id="9879" w:author="Thomas Dietz" w:date="2012-08-13T14:23:00Z">
              <w:r>
                <w:t xml:space="preserve">            endpoint.";</w:t>
              </w:r>
            </w:ins>
          </w:p>
          <w:p w14:paraId="2FE47E3D" w14:textId="77777777" w:rsidR="001D500F" w:rsidRDefault="001D500F" w:rsidP="001D500F">
            <w:pPr>
              <w:pStyle w:val="XML1"/>
              <w:rPr>
                <w:ins w:id="9880" w:author="Thomas Dietz" w:date="2012-08-13T14:23:00Z"/>
              </w:rPr>
            </w:pPr>
            <w:ins w:id="9881" w:author="Thomas Dietz" w:date="2012-08-13T14:23:00Z">
              <w:r>
                <w:lastRenderedPageBreak/>
                <w:t xml:space="preserve">        }</w:t>
              </w:r>
            </w:ins>
          </w:p>
          <w:p w14:paraId="6BCBBEAD" w14:textId="77777777" w:rsidR="001D500F" w:rsidRDefault="001D500F" w:rsidP="001D500F">
            <w:pPr>
              <w:pStyle w:val="XML1"/>
              <w:rPr>
                <w:ins w:id="9882" w:author="Thomas Dietz" w:date="2012-08-13T14:23:00Z"/>
              </w:rPr>
            </w:pPr>
            <w:ins w:id="9883" w:author="Thomas Dietz" w:date="2012-08-13T14:23:00Z">
              <w:r>
                <w:t xml:space="preserve">      }</w:t>
              </w:r>
            </w:ins>
          </w:p>
          <w:p w14:paraId="025EEEDC" w14:textId="77777777" w:rsidR="001D500F" w:rsidRDefault="001D500F" w:rsidP="001D500F">
            <w:pPr>
              <w:pStyle w:val="XML1"/>
              <w:rPr>
                <w:ins w:id="9884" w:author="Thomas Dietz" w:date="2012-08-13T14:23:00Z"/>
              </w:rPr>
            </w:pPr>
            <w:ins w:id="9885" w:author="Thomas Dietz" w:date="2012-08-13T14:23:00Z">
              <w:r>
                <w:t xml:space="preserve">    }</w:t>
              </w:r>
            </w:ins>
          </w:p>
          <w:p w14:paraId="0EFE12B7" w14:textId="77777777" w:rsidR="001D500F" w:rsidRDefault="001D500F" w:rsidP="001D500F">
            <w:pPr>
              <w:pStyle w:val="XML1"/>
              <w:rPr>
                <w:ins w:id="9886" w:author="Thomas Dietz" w:date="2012-08-13T14:23:00Z"/>
              </w:rPr>
            </w:pPr>
            <w:ins w:id="9887" w:author="Thomas Dietz" w:date="2012-08-13T14:23:00Z">
              <w:r>
                <w:t xml:space="preserve">  }</w:t>
              </w:r>
            </w:ins>
          </w:p>
          <w:p w14:paraId="4420B114" w14:textId="77777777" w:rsidR="001D500F" w:rsidRDefault="001D500F" w:rsidP="001D500F">
            <w:pPr>
              <w:pStyle w:val="XML1"/>
              <w:rPr>
                <w:ins w:id="9888" w:author="Thomas Dietz" w:date="2012-08-13T14:23:00Z"/>
              </w:rPr>
            </w:pPr>
          </w:p>
          <w:p w14:paraId="35361865" w14:textId="77777777" w:rsidR="001D500F" w:rsidRDefault="001D500F" w:rsidP="001D500F">
            <w:pPr>
              <w:pStyle w:val="XML1"/>
              <w:rPr>
                <w:ins w:id="9889" w:author="Thomas Dietz" w:date="2012-08-13T14:23:00Z"/>
              </w:rPr>
            </w:pPr>
            <w:ins w:id="9890" w:author="Thomas Dietz" w:date="2012-08-13T14:23:00Z">
              <w:r>
                <w:t xml:space="preserve">  grouping OFPortIPGRETunnelType {</w:t>
              </w:r>
            </w:ins>
          </w:p>
          <w:p w14:paraId="7752A325" w14:textId="77777777" w:rsidR="001D500F" w:rsidRDefault="001D500F" w:rsidP="001D500F">
            <w:pPr>
              <w:pStyle w:val="XML1"/>
              <w:rPr>
                <w:ins w:id="9891" w:author="Thomas Dietz" w:date="2012-08-13T14:23:00Z"/>
              </w:rPr>
            </w:pPr>
            <w:ins w:id="9892" w:author="Thomas Dietz" w:date="2012-08-13T14:23:00Z">
              <w:r>
                <w:t xml:space="preserve">    description "Properties of a IP-in-GRE tunnel with key,</w:t>
              </w:r>
            </w:ins>
          </w:p>
          <w:p w14:paraId="3849B515" w14:textId="77777777" w:rsidR="001D500F" w:rsidRDefault="001D500F" w:rsidP="001D500F">
            <w:pPr>
              <w:pStyle w:val="XML1"/>
              <w:rPr>
                <w:ins w:id="9893" w:author="Thomas Dietz" w:date="2012-08-13T14:23:00Z"/>
              </w:rPr>
            </w:pPr>
            <w:ins w:id="9894" w:author="Thomas Dietz" w:date="2012-08-13T14:23:00Z">
              <w:r>
                <w:t xml:space="preserve">      checksum, and sequence number information.";</w:t>
              </w:r>
            </w:ins>
          </w:p>
          <w:p w14:paraId="7EB4BD05" w14:textId="77777777" w:rsidR="001D500F" w:rsidRDefault="001D500F" w:rsidP="001D500F">
            <w:pPr>
              <w:pStyle w:val="XML1"/>
              <w:rPr>
                <w:ins w:id="9895" w:author="Thomas Dietz" w:date="2012-08-13T14:23:00Z"/>
              </w:rPr>
            </w:pPr>
            <w:ins w:id="9896" w:author="Thomas Dietz" w:date="2012-08-13T14:23:00Z">
              <w:r>
                <w:t xml:space="preserve">    uses OFPortBaseTunnelType;</w:t>
              </w:r>
            </w:ins>
          </w:p>
          <w:p w14:paraId="76C45336" w14:textId="77777777" w:rsidR="001D500F" w:rsidRDefault="001D500F" w:rsidP="001D500F">
            <w:pPr>
              <w:pStyle w:val="XML1"/>
              <w:rPr>
                <w:ins w:id="9897" w:author="Thomas Dietz" w:date="2012-08-13T14:23:00Z"/>
              </w:rPr>
            </w:pPr>
            <w:ins w:id="9898" w:author="Thomas Dietz" w:date="2012-08-13T14:23:00Z">
              <w:r>
                <w:t xml:space="preserve">    leaf checksum-present {</w:t>
              </w:r>
            </w:ins>
          </w:p>
          <w:p w14:paraId="64B93C1F" w14:textId="77777777" w:rsidR="001D500F" w:rsidRDefault="001D500F" w:rsidP="001D500F">
            <w:pPr>
              <w:pStyle w:val="XML1"/>
              <w:rPr>
                <w:ins w:id="9899" w:author="Thomas Dietz" w:date="2012-08-13T14:23:00Z"/>
              </w:rPr>
            </w:pPr>
            <w:ins w:id="9900" w:author="Thomas Dietz" w:date="2012-08-13T14:23:00Z">
              <w:r>
                <w:t xml:space="preserve">      type boolean;</w:t>
              </w:r>
            </w:ins>
          </w:p>
          <w:p w14:paraId="314454B1" w14:textId="77777777" w:rsidR="001D500F" w:rsidRDefault="001D500F" w:rsidP="001D500F">
            <w:pPr>
              <w:pStyle w:val="XML1"/>
              <w:rPr>
                <w:ins w:id="9901" w:author="Thomas Dietz" w:date="2012-08-13T14:23:00Z"/>
              </w:rPr>
            </w:pPr>
            <w:ins w:id="9902" w:author="Thomas Dietz" w:date="2012-08-13T14:23:00Z">
              <w:r>
                <w:t xml:space="preserve">      default true;</w:t>
              </w:r>
            </w:ins>
          </w:p>
          <w:p w14:paraId="2571E591" w14:textId="77777777" w:rsidR="001D500F" w:rsidRDefault="001D500F" w:rsidP="001D500F">
            <w:pPr>
              <w:pStyle w:val="XML1"/>
              <w:rPr>
                <w:ins w:id="9903" w:author="Thomas Dietz" w:date="2012-08-13T14:23:00Z"/>
              </w:rPr>
            </w:pPr>
            <w:ins w:id="9904" w:author="Thomas Dietz" w:date="2012-08-13T14:23:00Z">
              <w:r>
                <w:t xml:space="preserve">      description "Indicates presence of the GRE checksum.";</w:t>
              </w:r>
            </w:ins>
          </w:p>
          <w:p w14:paraId="1D80A84C" w14:textId="77777777" w:rsidR="001D500F" w:rsidRDefault="001D500F" w:rsidP="001D500F">
            <w:pPr>
              <w:pStyle w:val="XML1"/>
              <w:rPr>
                <w:ins w:id="9905" w:author="Thomas Dietz" w:date="2012-08-13T14:23:00Z"/>
              </w:rPr>
            </w:pPr>
            <w:ins w:id="9906" w:author="Thomas Dietz" w:date="2012-08-13T14:23:00Z">
              <w:r>
                <w:t xml:space="preserve">    }</w:t>
              </w:r>
            </w:ins>
          </w:p>
          <w:p w14:paraId="6BC51D0F" w14:textId="77777777" w:rsidR="001D500F" w:rsidRDefault="001D500F" w:rsidP="001D500F">
            <w:pPr>
              <w:pStyle w:val="XML1"/>
              <w:rPr>
                <w:ins w:id="9907" w:author="Thomas Dietz" w:date="2012-08-13T14:23:00Z"/>
              </w:rPr>
            </w:pPr>
            <w:ins w:id="9908" w:author="Thomas Dietz" w:date="2012-08-13T14:23:00Z">
              <w:r>
                <w:t xml:space="preserve">    leaf key-present {</w:t>
              </w:r>
            </w:ins>
          </w:p>
          <w:p w14:paraId="03F8C429" w14:textId="77777777" w:rsidR="001D500F" w:rsidRDefault="001D500F" w:rsidP="001D500F">
            <w:pPr>
              <w:pStyle w:val="XML1"/>
              <w:rPr>
                <w:ins w:id="9909" w:author="Thomas Dietz" w:date="2012-08-13T14:23:00Z"/>
              </w:rPr>
            </w:pPr>
            <w:ins w:id="9910" w:author="Thomas Dietz" w:date="2012-08-13T14:23:00Z">
              <w:r>
                <w:t xml:space="preserve">      type boolean;</w:t>
              </w:r>
            </w:ins>
          </w:p>
          <w:p w14:paraId="798A082C" w14:textId="77777777" w:rsidR="001D500F" w:rsidRDefault="001D500F" w:rsidP="001D500F">
            <w:pPr>
              <w:pStyle w:val="XML1"/>
              <w:rPr>
                <w:ins w:id="9911" w:author="Thomas Dietz" w:date="2012-08-13T14:23:00Z"/>
              </w:rPr>
            </w:pPr>
            <w:ins w:id="9912" w:author="Thomas Dietz" w:date="2012-08-13T14:23:00Z">
              <w:r>
                <w:t xml:space="preserve">      default true;</w:t>
              </w:r>
            </w:ins>
          </w:p>
          <w:p w14:paraId="3F68716D" w14:textId="77777777" w:rsidR="001D500F" w:rsidRDefault="001D500F" w:rsidP="001D500F">
            <w:pPr>
              <w:pStyle w:val="XML1"/>
              <w:rPr>
                <w:ins w:id="9913" w:author="Thomas Dietz" w:date="2012-08-13T14:23:00Z"/>
              </w:rPr>
            </w:pPr>
            <w:ins w:id="9914" w:author="Thomas Dietz" w:date="2012-08-13T14:23:00Z">
              <w:r>
                <w:t xml:space="preserve">      description "Indicates presence of the GRE key.";</w:t>
              </w:r>
            </w:ins>
          </w:p>
          <w:p w14:paraId="24D43C97" w14:textId="77777777" w:rsidR="001D500F" w:rsidRDefault="001D500F" w:rsidP="001D500F">
            <w:pPr>
              <w:pStyle w:val="XML1"/>
              <w:rPr>
                <w:ins w:id="9915" w:author="Thomas Dietz" w:date="2012-08-13T14:23:00Z"/>
              </w:rPr>
            </w:pPr>
            <w:ins w:id="9916" w:author="Thomas Dietz" w:date="2012-08-13T14:23:00Z">
              <w:r>
                <w:t xml:space="preserve">    }</w:t>
              </w:r>
            </w:ins>
          </w:p>
          <w:p w14:paraId="7D252619" w14:textId="77777777" w:rsidR="001D500F" w:rsidRDefault="001D500F" w:rsidP="001D500F">
            <w:pPr>
              <w:pStyle w:val="XML1"/>
              <w:rPr>
                <w:ins w:id="9917" w:author="Thomas Dietz" w:date="2012-08-13T14:23:00Z"/>
              </w:rPr>
            </w:pPr>
            <w:ins w:id="9918" w:author="Thomas Dietz" w:date="2012-08-13T14:23:00Z">
              <w:r>
                <w:t xml:space="preserve">    leaf key {</w:t>
              </w:r>
            </w:ins>
          </w:p>
          <w:p w14:paraId="15338498" w14:textId="77777777" w:rsidR="001D500F" w:rsidRDefault="001D500F" w:rsidP="001D500F">
            <w:pPr>
              <w:pStyle w:val="XML1"/>
              <w:rPr>
                <w:ins w:id="9919" w:author="Thomas Dietz" w:date="2012-08-13T14:23:00Z"/>
              </w:rPr>
            </w:pPr>
            <w:ins w:id="9920" w:author="Thomas Dietz" w:date="2012-08-13T14:23:00Z">
              <w:r>
                <w:t xml:space="preserve">      when "../key-present='true'" {</w:t>
              </w:r>
            </w:ins>
          </w:p>
          <w:p w14:paraId="74728A44" w14:textId="77777777" w:rsidR="001D500F" w:rsidRDefault="001D500F" w:rsidP="001D500F">
            <w:pPr>
              <w:pStyle w:val="XML1"/>
              <w:rPr>
                <w:ins w:id="9921" w:author="Thomas Dietz" w:date="2012-08-13T14:23:00Z"/>
              </w:rPr>
            </w:pPr>
            <w:ins w:id="9922" w:author="Thomas Dietz" w:date="2012-08-13T14:23:00Z">
              <w:r>
                <w:t xml:space="preserve">        description "This element is only relevant if element </w:t>
              </w:r>
            </w:ins>
          </w:p>
          <w:p w14:paraId="692F44BE" w14:textId="77777777" w:rsidR="001D500F" w:rsidRDefault="001D500F" w:rsidP="001D500F">
            <w:pPr>
              <w:pStyle w:val="XML1"/>
              <w:rPr>
                <w:ins w:id="9923" w:author="Thomas Dietz" w:date="2012-08-13T14:23:00Z"/>
              </w:rPr>
            </w:pPr>
            <w:ins w:id="9924" w:author="Thomas Dietz" w:date="2012-08-13T14:23:00Z">
              <w:r>
                <w:t xml:space="preserve">          key-present of this IP GRE Tunnel has value 'true'.";</w:t>
              </w:r>
            </w:ins>
          </w:p>
          <w:p w14:paraId="556D1865" w14:textId="77777777" w:rsidR="001D500F" w:rsidRDefault="001D500F" w:rsidP="001D500F">
            <w:pPr>
              <w:pStyle w:val="XML1"/>
              <w:rPr>
                <w:ins w:id="9925" w:author="Thomas Dietz" w:date="2012-08-13T14:23:00Z"/>
              </w:rPr>
            </w:pPr>
            <w:ins w:id="9926" w:author="Thomas Dietz" w:date="2012-08-13T14:23:00Z">
              <w:r>
                <w:t xml:space="preserve">      }</w:t>
              </w:r>
            </w:ins>
          </w:p>
          <w:p w14:paraId="554DBFB2" w14:textId="77777777" w:rsidR="001D500F" w:rsidRDefault="001D500F" w:rsidP="001D500F">
            <w:pPr>
              <w:pStyle w:val="XML1"/>
              <w:rPr>
                <w:ins w:id="9927" w:author="Thomas Dietz" w:date="2012-08-13T14:23:00Z"/>
              </w:rPr>
            </w:pPr>
            <w:ins w:id="9928" w:author="Thomas Dietz" w:date="2012-08-13T14:23:00Z">
              <w:r>
                <w:t xml:space="preserve">      type uint32;</w:t>
              </w:r>
            </w:ins>
          </w:p>
          <w:p w14:paraId="22BFE3D0" w14:textId="77777777" w:rsidR="001D500F" w:rsidRDefault="001D500F" w:rsidP="001D500F">
            <w:pPr>
              <w:pStyle w:val="XML1"/>
              <w:rPr>
                <w:ins w:id="9929" w:author="Thomas Dietz" w:date="2012-08-13T14:23:00Z"/>
              </w:rPr>
            </w:pPr>
            <w:ins w:id="9930" w:author="Thomas Dietz" w:date="2012-08-13T14:23:00Z">
              <w:r>
                <w:t xml:space="preserve">      mandatory true;</w:t>
              </w:r>
            </w:ins>
          </w:p>
          <w:p w14:paraId="3693555D" w14:textId="77777777" w:rsidR="001D500F" w:rsidRDefault="001D500F" w:rsidP="001D500F">
            <w:pPr>
              <w:pStyle w:val="XML1"/>
              <w:rPr>
                <w:ins w:id="9931" w:author="Thomas Dietz" w:date="2012-08-13T14:23:00Z"/>
              </w:rPr>
            </w:pPr>
            <w:ins w:id="9932" w:author="Thomas Dietz" w:date="2012-08-13T14:23:00Z">
              <w:r>
                <w:t xml:space="preserve">      description "The (optional) key of the GRE tunnel.  It MAY</w:t>
              </w:r>
            </w:ins>
          </w:p>
          <w:p w14:paraId="4D3EB078" w14:textId="77777777" w:rsidR="001D500F" w:rsidRDefault="001D500F" w:rsidP="001D500F">
            <w:pPr>
              <w:pStyle w:val="XML1"/>
              <w:rPr>
                <w:ins w:id="9933" w:author="Thomas Dietz" w:date="2012-08-13T14:23:00Z"/>
              </w:rPr>
            </w:pPr>
            <w:ins w:id="9934" w:author="Thomas Dietz" w:date="2012-08-13T14:23:00Z">
              <w:r>
                <w:t xml:space="preserve">        be used to set the OXM_OF_TUNNEL_ID match field metadata </w:t>
              </w:r>
            </w:ins>
          </w:p>
          <w:p w14:paraId="7904C3B5" w14:textId="77777777" w:rsidR="001D500F" w:rsidRDefault="001D500F" w:rsidP="001D500F">
            <w:pPr>
              <w:pStyle w:val="XML1"/>
              <w:rPr>
                <w:ins w:id="9935" w:author="Thomas Dietz" w:date="2012-08-13T14:23:00Z"/>
              </w:rPr>
            </w:pPr>
            <w:ins w:id="9936" w:author="Thomas Dietz" w:date="2012-08-13T14:23:00Z">
              <w:r>
                <w:t xml:space="preserve">        in the OpenFlow protocol";</w:t>
              </w:r>
            </w:ins>
          </w:p>
          <w:p w14:paraId="46D4E7F8" w14:textId="77777777" w:rsidR="001D500F" w:rsidRDefault="001D500F" w:rsidP="001D500F">
            <w:pPr>
              <w:pStyle w:val="XML1"/>
              <w:rPr>
                <w:ins w:id="9937" w:author="Thomas Dietz" w:date="2012-08-13T14:23:00Z"/>
              </w:rPr>
            </w:pPr>
            <w:ins w:id="9938" w:author="Thomas Dietz" w:date="2012-08-13T14:23:00Z">
              <w:r>
                <w:t xml:space="preserve">    }</w:t>
              </w:r>
            </w:ins>
          </w:p>
          <w:p w14:paraId="70D4009D" w14:textId="77777777" w:rsidR="001D500F" w:rsidRDefault="001D500F" w:rsidP="001D500F">
            <w:pPr>
              <w:pStyle w:val="XML1"/>
              <w:rPr>
                <w:ins w:id="9939" w:author="Thomas Dietz" w:date="2012-08-13T14:23:00Z"/>
              </w:rPr>
            </w:pPr>
            <w:ins w:id="9940" w:author="Thomas Dietz" w:date="2012-08-13T14:23:00Z">
              <w:r>
                <w:t xml:space="preserve">    leaf sequence-number-present {</w:t>
              </w:r>
            </w:ins>
          </w:p>
          <w:p w14:paraId="102879FA" w14:textId="77777777" w:rsidR="001D500F" w:rsidRDefault="001D500F" w:rsidP="001D500F">
            <w:pPr>
              <w:pStyle w:val="XML1"/>
              <w:rPr>
                <w:ins w:id="9941" w:author="Thomas Dietz" w:date="2012-08-13T14:23:00Z"/>
              </w:rPr>
            </w:pPr>
            <w:ins w:id="9942" w:author="Thomas Dietz" w:date="2012-08-13T14:23:00Z">
              <w:r>
                <w:t xml:space="preserve">      type boolean;</w:t>
              </w:r>
            </w:ins>
          </w:p>
          <w:p w14:paraId="7BDC37B8" w14:textId="77777777" w:rsidR="001D500F" w:rsidRDefault="001D500F" w:rsidP="001D500F">
            <w:pPr>
              <w:pStyle w:val="XML1"/>
              <w:rPr>
                <w:ins w:id="9943" w:author="Thomas Dietz" w:date="2012-08-13T14:23:00Z"/>
              </w:rPr>
            </w:pPr>
            <w:ins w:id="9944" w:author="Thomas Dietz" w:date="2012-08-13T14:23:00Z">
              <w:r>
                <w:t xml:space="preserve">      default false;</w:t>
              </w:r>
            </w:ins>
          </w:p>
          <w:p w14:paraId="4A528E1F" w14:textId="77777777" w:rsidR="001D500F" w:rsidRDefault="001D500F" w:rsidP="001D500F">
            <w:pPr>
              <w:pStyle w:val="XML1"/>
              <w:rPr>
                <w:ins w:id="9945" w:author="Thomas Dietz" w:date="2012-08-13T14:23:00Z"/>
              </w:rPr>
            </w:pPr>
            <w:ins w:id="9946" w:author="Thomas Dietz" w:date="2012-08-13T14:23:00Z">
              <w:r>
                <w:t xml:space="preserve">      description "Indicates presence of the GRE sequence</w:t>
              </w:r>
            </w:ins>
          </w:p>
          <w:p w14:paraId="5C2313E7" w14:textId="77777777" w:rsidR="001D500F" w:rsidRDefault="001D500F" w:rsidP="001D500F">
            <w:pPr>
              <w:pStyle w:val="XML1"/>
              <w:rPr>
                <w:ins w:id="9947" w:author="Thomas Dietz" w:date="2012-08-13T14:23:00Z"/>
              </w:rPr>
            </w:pPr>
            <w:ins w:id="9948" w:author="Thomas Dietz" w:date="2012-08-13T14:23:00Z">
              <w:r>
                <w:t xml:space="preserve">        number.";</w:t>
              </w:r>
            </w:ins>
          </w:p>
          <w:p w14:paraId="48BF5A30" w14:textId="77777777" w:rsidR="001D500F" w:rsidRDefault="001D500F" w:rsidP="001D500F">
            <w:pPr>
              <w:pStyle w:val="XML1"/>
              <w:rPr>
                <w:ins w:id="9949" w:author="Thomas Dietz" w:date="2012-08-13T14:23:00Z"/>
              </w:rPr>
            </w:pPr>
            <w:ins w:id="9950" w:author="Thomas Dietz" w:date="2012-08-13T14:23:00Z">
              <w:r>
                <w:t xml:space="preserve">    }</w:t>
              </w:r>
            </w:ins>
          </w:p>
          <w:p w14:paraId="6FF3B209" w14:textId="77777777" w:rsidR="001D500F" w:rsidRDefault="001D500F" w:rsidP="001D500F">
            <w:pPr>
              <w:pStyle w:val="XML1"/>
              <w:rPr>
                <w:ins w:id="9951" w:author="Thomas Dietz" w:date="2012-08-13T14:23:00Z"/>
              </w:rPr>
            </w:pPr>
            <w:ins w:id="9952" w:author="Thomas Dietz" w:date="2012-08-13T14:23:00Z">
              <w:r>
                <w:t xml:space="preserve">  }</w:t>
              </w:r>
            </w:ins>
          </w:p>
          <w:p w14:paraId="7301F1DC" w14:textId="77777777" w:rsidR="001D500F" w:rsidRDefault="001D500F" w:rsidP="001D500F">
            <w:pPr>
              <w:pStyle w:val="XML1"/>
              <w:rPr>
                <w:ins w:id="9953" w:author="Thomas Dietz" w:date="2012-08-13T14:23:00Z"/>
              </w:rPr>
            </w:pPr>
          </w:p>
          <w:p w14:paraId="2CA88906" w14:textId="77777777" w:rsidR="001D500F" w:rsidRDefault="001D500F" w:rsidP="001D500F">
            <w:pPr>
              <w:pStyle w:val="XML1"/>
              <w:rPr>
                <w:ins w:id="9954" w:author="Thomas Dietz" w:date="2012-08-13T14:23:00Z"/>
              </w:rPr>
            </w:pPr>
            <w:ins w:id="9955" w:author="Thomas Dietz" w:date="2012-08-13T14:23:00Z">
              <w:r>
                <w:t xml:space="preserve">  grouping OFPortVXLANTunnelType {</w:t>
              </w:r>
            </w:ins>
          </w:p>
          <w:p w14:paraId="589D67A5" w14:textId="77777777" w:rsidR="001D500F" w:rsidRDefault="001D500F" w:rsidP="001D500F">
            <w:pPr>
              <w:pStyle w:val="XML1"/>
              <w:rPr>
                <w:ins w:id="9956" w:author="Thomas Dietz" w:date="2012-08-13T14:23:00Z"/>
              </w:rPr>
            </w:pPr>
            <w:ins w:id="9957" w:author="Thomas Dietz" w:date="2012-08-13T14:23:00Z">
              <w:r>
                <w:t xml:space="preserve">    description "Properties of a VxLAN tunnel.";</w:t>
              </w:r>
            </w:ins>
          </w:p>
          <w:p w14:paraId="299E1530" w14:textId="77777777" w:rsidR="001D500F" w:rsidRDefault="001D500F" w:rsidP="001D500F">
            <w:pPr>
              <w:pStyle w:val="XML1"/>
              <w:rPr>
                <w:ins w:id="9958" w:author="Thomas Dietz" w:date="2012-08-13T14:23:00Z"/>
              </w:rPr>
            </w:pPr>
            <w:ins w:id="9959" w:author="Thomas Dietz" w:date="2012-08-13T14:23:00Z">
              <w:r>
                <w:t xml:space="preserve">    uses OFPortBaseTunnelType;</w:t>
              </w:r>
            </w:ins>
          </w:p>
          <w:p w14:paraId="309F89A9" w14:textId="77777777" w:rsidR="001D500F" w:rsidRDefault="001D500F" w:rsidP="001D500F">
            <w:pPr>
              <w:pStyle w:val="XML1"/>
              <w:rPr>
                <w:ins w:id="9960" w:author="Thomas Dietz" w:date="2012-08-13T14:23:00Z"/>
              </w:rPr>
            </w:pPr>
            <w:ins w:id="9961" w:author="Thomas Dietz" w:date="2012-08-13T14:23:00Z">
              <w:r>
                <w:t xml:space="preserve">    leaf vni-valid {</w:t>
              </w:r>
            </w:ins>
          </w:p>
          <w:p w14:paraId="7370ED36" w14:textId="77777777" w:rsidR="001D500F" w:rsidRDefault="001D500F" w:rsidP="001D500F">
            <w:pPr>
              <w:pStyle w:val="XML1"/>
              <w:rPr>
                <w:ins w:id="9962" w:author="Thomas Dietz" w:date="2012-08-13T14:23:00Z"/>
              </w:rPr>
            </w:pPr>
            <w:ins w:id="9963" w:author="Thomas Dietz" w:date="2012-08-13T14:23:00Z">
              <w:r>
                <w:t xml:space="preserve">      type boolean;</w:t>
              </w:r>
            </w:ins>
          </w:p>
          <w:p w14:paraId="4E492222" w14:textId="77777777" w:rsidR="001D500F" w:rsidRDefault="001D500F" w:rsidP="001D500F">
            <w:pPr>
              <w:pStyle w:val="XML1"/>
              <w:rPr>
                <w:ins w:id="9964" w:author="Thomas Dietz" w:date="2012-08-13T14:23:00Z"/>
              </w:rPr>
            </w:pPr>
            <w:ins w:id="9965" w:author="Thomas Dietz" w:date="2012-08-13T14:23:00Z">
              <w:r>
                <w:t xml:space="preserve">      default true;</w:t>
              </w:r>
            </w:ins>
          </w:p>
          <w:p w14:paraId="66AF5362" w14:textId="77777777" w:rsidR="001D500F" w:rsidRDefault="001D500F" w:rsidP="001D500F">
            <w:pPr>
              <w:pStyle w:val="XML1"/>
              <w:rPr>
                <w:ins w:id="9966" w:author="Thomas Dietz" w:date="2012-08-13T14:23:00Z"/>
              </w:rPr>
            </w:pPr>
            <w:ins w:id="9967" w:author="Thomas Dietz" w:date="2012-08-13T14:23:00Z">
              <w:r>
                <w:t xml:space="preserve">      description "Indicates how the corresponding flag should be</w:t>
              </w:r>
            </w:ins>
          </w:p>
          <w:p w14:paraId="6F1EB90E" w14:textId="77777777" w:rsidR="001D500F" w:rsidRDefault="001D500F" w:rsidP="001D500F">
            <w:pPr>
              <w:pStyle w:val="XML1"/>
              <w:rPr>
                <w:ins w:id="9968" w:author="Thomas Dietz" w:date="2012-08-13T14:23:00Z"/>
              </w:rPr>
            </w:pPr>
            <w:ins w:id="9969" w:author="Thomas Dietz" w:date="2012-08-13T14:23:00Z">
              <w:r>
                <w:t xml:space="preserve">        set in packets sent on the tunnel.";</w:t>
              </w:r>
            </w:ins>
          </w:p>
          <w:p w14:paraId="08AE41DB" w14:textId="77777777" w:rsidR="001D500F" w:rsidRDefault="001D500F" w:rsidP="001D500F">
            <w:pPr>
              <w:pStyle w:val="XML1"/>
              <w:rPr>
                <w:ins w:id="9970" w:author="Thomas Dietz" w:date="2012-08-13T14:23:00Z"/>
              </w:rPr>
            </w:pPr>
            <w:ins w:id="9971" w:author="Thomas Dietz" w:date="2012-08-13T14:23:00Z">
              <w:r>
                <w:t xml:space="preserve">    }</w:t>
              </w:r>
            </w:ins>
          </w:p>
          <w:p w14:paraId="2021141A" w14:textId="77777777" w:rsidR="001D500F" w:rsidRDefault="001D500F" w:rsidP="001D500F">
            <w:pPr>
              <w:pStyle w:val="XML1"/>
              <w:rPr>
                <w:ins w:id="9972" w:author="Thomas Dietz" w:date="2012-08-13T14:23:00Z"/>
              </w:rPr>
            </w:pPr>
            <w:ins w:id="9973" w:author="Thomas Dietz" w:date="2012-08-13T14:23:00Z">
              <w:r>
                <w:t xml:space="preserve">    leaf vni {</w:t>
              </w:r>
            </w:ins>
          </w:p>
          <w:p w14:paraId="300CDCFF" w14:textId="77777777" w:rsidR="001D500F" w:rsidRDefault="001D500F" w:rsidP="001D500F">
            <w:pPr>
              <w:pStyle w:val="XML1"/>
              <w:rPr>
                <w:ins w:id="9974" w:author="Thomas Dietz" w:date="2012-08-13T14:23:00Z"/>
              </w:rPr>
            </w:pPr>
            <w:ins w:id="9975" w:author="Thomas Dietz" w:date="2012-08-13T14:23:00Z">
              <w:r>
                <w:t xml:space="preserve">      type uint32;</w:t>
              </w:r>
            </w:ins>
          </w:p>
          <w:p w14:paraId="7886FB46" w14:textId="77777777" w:rsidR="001D500F" w:rsidRDefault="001D500F" w:rsidP="001D500F">
            <w:pPr>
              <w:pStyle w:val="XML1"/>
              <w:rPr>
                <w:ins w:id="9976" w:author="Thomas Dietz" w:date="2012-08-13T14:23:00Z"/>
              </w:rPr>
            </w:pPr>
            <w:ins w:id="9977" w:author="Thomas Dietz" w:date="2012-08-13T14:23:00Z">
              <w:r>
                <w:t xml:space="preserve">      description "Virtual network identifier assigned to all</w:t>
              </w:r>
            </w:ins>
          </w:p>
          <w:p w14:paraId="6D62A80F" w14:textId="77777777" w:rsidR="001D500F" w:rsidRDefault="001D500F" w:rsidP="001D500F">
            <w:pPr>
              <w:pStyle w:val="XML1"/>
              <w:rPr>
                <w:ins w:id="9978" w:author="Thomas Dietz" w:date="2012-08-13T14:23:00Z"/>
              </w:rPr>
            </w:pPr>
            <w:ins w:id="9979" w:author="Thomas Dietz" w:date="2012-08-13T14:23:00Z">
              <w:r>
                <w:t xml:space="preserve">        packets sent on the tunnel.  A VxLAN  implementation MAY </w:t>
              </w:r>
            </w:ins>
          </w:p>
          <w:p w14:paraId="7CD63C69" w14:textId="77777777" w:rsidR="001D500F" w:rsidRDefault="001D500F" w:rsidP="001D500F">
            <w:pPr>
              <w:pStyle w:val="XML1"/>
              <w:rPr>
                <w:ins w:id="9980" w:author="Thomas Dietz" w:date="2012-08-13T14:23:00Z"/>
              </w:rPr>
            </w:pPr>
            <w:ins w:id="9981" w:author="Thomas Dietz" w:date="2012-08-13T14:23:00Z">
              <w:r>
                <w:t xml:space="preserve">        use the this element to set the OXM_OF_TUNNEL_ID match </w:t>
              </w:r>
            </w:ins>
          </w:p>
          <w:p w14:paraId="41D876D0" w14:textId="77777777" w:rsidR="001D500F" w:rsidRDefault="001D500F" w:rsidP="001D500F">
            <w:pPr>
              <w:pStyle w:val="XML1"/>
              <w:rPr>
                <w:ins w:id="9982" w:author="Thomas Dietz" w:date="2012-08-13T14:23:00Z"/>
              </w:rPr>
            </w:pPr>
            <w:ins w:id="9983" w:author="Thomas Dietz" w:date="2012-08-13T14:23:00Z">
              <w:r>
                <w:t xml:space="preserve">        field metadata in the OpenFlow protocol.";</w:t>
              </w:r>
            </w:ins>
          </w:p>
          <w:p w14:paraId="2852EE58" w14:textId="77777777" w:rsidR="001D500F" w:rsidRDefault="001D500F" w:rsidP="001D500F">
            <w:pPr>
              <w:pStyle w:val="XML1"/>
              <w:rPr>
                <w:ins w:id="9984" w:author="Thomas Dietz" w:date="2012-08-13T14:23:00Z"/>
              </w:rPr>
            </w:pPr>
            <w:ins w:id="9985" w:author="Thomas Dietz" w:date="2012-08-13T14:23:00Z">
              <w:r>
                <w:t xml:space="preserve">    }</w:t>
              </w:r>
            </w:ins>
          </w:p>
          <w:p w14:paraId="108E6536" w14:textId="77777777" w:rsidR="001D500F" w:rsidRDefault="001D500F" w:rsidP="001D500F">
            <w:pPr>
              <w:pStyle w:val="XML1"/>
              <w:rPr>
                <w:ins w:id="9986" w:author="Thomas Dietz" w:date="2012-08-13T14:23:00Z"/>
              </w:rPr>
            </w:pPr>
            <w:ins w:id="9987" w:author="Thomas Dietz" w:date="2012-08-13T14:23:00Z">
              <w:r>
                <w:t xml:space="preserve">    leaf vni-multicast-group {</w:t>
              </w:r>
            </w:ins>
          </w:p>
          <w:p w14:paraId="41CD87C8" w14:textId="77777777" w:rsidR="001D500F" w:rsidRDefault="001D500F" w:rsidP="001D500F">
            <w:pPr>
              <w:pStyle w:val="XML1"/>
              <w:rPr>
                <w:ins w:id="9988" w:author="Thomas Dietz" w:date="2012-08-13T14:23:00Z"/>
              </w:rPr>
            </w:pPr>
            <w:ins w:id="9989" w:author="Thomas Dietz" w:date="2012-08-13T14:23:00Z">
              <w:r>
                <w:t xml:space="preserve">      type inet:ip-address;</w:t>
              </w:r>
            </w:ins>
          </w:p>
          <w:p w14:paraId="04DEE238" w14:textId="77777777" w:rsidR="001D500F" w:rsidRDefault="001D500F" w:rsidP="001D500F">
            <w:pPr>
              <w:pStyle w:val="XML1"/>
              <w:rPr>
                <w:ins w:id="9990" w:author="Thomas Dietz" w:date="2012-08-13T14:23:00Z"/>
              </w:rPr>
            </w:pPr>
            <w:ins w:id="9991" w:author="Thomas Dietz" w:date="2012-08-13T14:23:00Z">
              <w:r>
                <w:lastRenderedPageBreak/>
                <w:t xml:space="preserve">      description "If IP multicast is used to support broadcast</w:t>
              </w:r>
            </w:ins>
          </w:p>
          <w:p w14:paraId="75993AA8" w14:textId="77777777" w:rsidR="001D500F" w:rsidRDefault="001D500F" w:rsidP="001D500F">
            <w:pPr>
              <w:pStyle w:val="XML1"/>
              <w:rPr>
                <w:ins w:id="9992" w:author="Thomas Dietz" w:date="2012-08-13T14:23:00Z"/>
              </w:rPr>
            </w:pPr>
            <w:ins w:id="9993" w:author="Thomas Dietz" w:date="2012-08-13T14:23:00Z">
              <w:r>
                <w:t xml:space="preserve">        on the tunnel this specifies the corresponding multicast</w:t>
              </w:r>
            </w:ins>
          </w:p>
          <w:p w14:paraId="126C47B4" w14:textId="77777777" w:rsidR="001D500F" w:rsidRDefault="001D500F" w:rsidP="001D500F">
            <w:pPr>
              <w:pStyle w:val="XML1"/>
              <w:rPr>
                <w:ins w:id="9994" w:author="Thomas Dietz" w:date="2012-08-13T14:23:00Z"/>
              </w:rPr>
            </w:pPr>
            <w:ins w:id="9995" w:author="Thomas Dietz" w:date="2012-08-13T14:23:00Z">
              <w:r>
                <w:t xml:space="preserve">        IP address";</w:t>
              </w:r>
            </w:ins>
          </w:p>
          <w:p w14:paraId="5F0783DA" w14:textId="77777777" w:rsidR="001D500F" w:rsidRDefault="001D500F" w:rsidP="001D500F">
            <w:pPr>
              <w:pStyle w:val="XML1"/>
              <w:rPr>
                <w:ins w:id="9996" w:author="Thomas Dietz" w:date="2012-08-13T14:23:00Z"/>
              </w:rPr>
            </w:pPr>
            <w:ins w:id="9997" w:author="Thomas Dietz" w:date="2012-08-13T14:23:00Z">
              <w:r>
                <w:t xml:space="preserve">    }</w:t>
              </w:r>
            </w:ins>
          </w:p>
          <w:p w14:paraId="3E5A3CA1" w14:textId="77777777" w:rsidR="001D500F" w:rsidRDefault="001D500F" w:rsidP="001D500F">
            <w:pPr>
              <w:pStyle w:val="XML1"/>
              <w:rPr>
                <w:ins w:id="9998" w:author="Thomas Dietz" w:date="2012-08-13T14:23:00Z"/>
              </w:rPr>
            </w:pPr>
            <w:ins w:id="9999" w:author="Thomas Dietz" w:date="2012-08-13T14:23:00Z">
              <w:r>
                <w:t xml:space="preserve">    leaf udp-source-port {</w:t>
              </w:r>
            </w:ins>
          </w:p>
          <w:p w14:paraId="26D4BEB0" w14:textId="77777777" w:rsidR="001D500F" w:rsidRDefault="001D500F" w:rsidP="001D500F">
            <w:pPr>
              <w:pStyle w:val="XML1"/>
              <w:rPr>
                <w:ins w:id="10000" w:author="Thomas Dietz" w:date="2012-08-13T14:23:00Z"/>
              </w:rPr>
            </w:pPr>
            <w:ins w:id="10001" w:author="Thomas Dietz" w:date="2012-08-13T14:23:00Z">
              <w:r>
                <w:t xml:space="preserve">      type inet:port-number;</w:t>
              </w:r>
            </w:ins>
          </w:p>
          <w:p w14:paraId="4AA42361" w14:textId="77777777" w:rsidR="001D500F" w:rsidRDefault="001D500F" w:rsidP="001D500F">
            <w:pPr>
              <w:pStyle w:val="XML1"/>
              <w:rPr>
                <w:ins w:id="10002" w:author="Thomas Dietz" w:date="2012-08-13T14:23:00Z"/>
              </w:rPr>
            </w:pPr>
            <w:ins w:id="10003" w:author="Thomas Dietz" w:date="2012-08-13T14:23:00Z">
              <w:r>
                <w:t xml:space="preserve">      description "Specifies the outer UDP source port number.</w:t>
              </w:r>
            </w:ins>
          </w:p>
          <w:p w14:paraId="15EE17FB" w14:textId="77777777" w:rsidR="001D500F" w:rsidRDefault="001D500F" w:rsidP="001D500F">
            <w:pPr>
              <w:pStyle w:val="XML1"/>
              <w:rPr>
                <w:ins w:id="10004" w:author="Thomas Dietz" w:date="2012-08-13T14:23:00Z"/>
              </w:rPr>
            </w:pPr>
            <w:ins w:id="10005" w:author="Thomas Dietz" w:date="2012-08-13T14:23:00Z">
              <w:r>
                <w:t xml:space="preserve">        If this element is absent, the port number MAY be chosen </w:t>
              </w:r>
            </w:ins>
          </w:p>
          <w:p w14:paraId="6A1AC68E" w14:textId="77777777" w:rsidR="001D500F" w:rsidRDefault="001D500F" w:rsidP="001D500F">
            <w:pPr>
              <w:pStyle w:val="XML1"/>
              <w:rPr>
                <w:ins w:id="10006" w:author="Thomas Dietz" w:date="2012-08-13T14:23:00Z"/>
              </w:rPr>
            </w:pPr>
            <w:ins w:id="10007" w:author="Thomas Dietz" w:date="2012-08-13T14:23:00Z">
              <w:r>
                <w:t xml:space="preserve">        dynamically.";</w:t>
              </w:r>
            </w:ins>
          </w:p>
          <w:p w14:paraId="204035A4" w14:textId="77777777" w:rsidR="001D500F" w:rsidRDefault="001D500F" w:rsidP="001D500F">
            <w:pPr>
              <w:pStyle w:val="XML1"/>
              <w:rPr>
                <w:ins w:id="10008" w:author="Thomas Dietz" w:date="2012-08-13T14:23:00Z"/>
              </w:rPr>
            </w:pPr>
            <w:ins w:id="10009" w:author="Thomas Dietz" w:date="2012-08-13T14:23:00Z">
              <w:r>
                <w:t xml:space="preserve">    }</w:t>
              </w:r>
            </w:ins>
          </w:p>
          <w:p w14:paraId="5A569850" w14:textId="77777777" w:rsidR="001D500F" w:rsidRDefault="001D500F" w:rsidP="001D500F">
            <w:pPr>
              <w:pStyle w:val="XML1"/>
              <w:rPr>
                <w:ins w:id="10010" w:author="Thomas Dietz" w:date="2012-08-13T14:23:00Z"/>
              </w:rPr>
            </w:pPr>
            <w:ins w:id="10011" w:author="Thomas Dietz" w:date="2012-08-13T14:23:00Z">
              <w:r>
                <w:t xml:space="preserve">    leaf udp-dest-port {</w:t>
              </w:r>
            </w:ins>
          </w:p>
          <w:p w14:paraId="471E16B2" w14:textId="77777777" w:rsidR="001D500F" w:rsidRDefault="001D500F" w:rsidP="001D500F">
            <w:pPr>
              <w:pStyle w:val="XML1"/>
              <w:rPr>
                <w:ins w:id="10012" w:author="Thomas Dietz" w:date="2012-08-13T14:23:00Z"/>
              </w:rPr>
            </w:pPr>
            <w:ins w:id="10013" w:author="Thomas Dietz" w:date="2012-08-13T14:23:00Z">
              <w:r>
                <w:t xml:space="preserve">      type inet:port-number;</w:t>
              </w:r>
            </w:ins>
          </w:p>
          <w:p w14:paraId="68597823" w14:textId="77777777" w:rsidR="001D500F" w:rsidRDefault="001D500F" w:rsidP="001D500F">
            <w:pPr>
              <w:pStyle w:val="XML1"/>
              <w:rPr>
                <w:ins w:id="10014" w:author="Thomas Dietz" w:date="2012-08-13T14:23:00Z"/>
              </w:rPr>
            </w:pPr>
            <w:ins w:id="10015" w:author="Thomas Dietz" w:date="2012-08-13T14:23:00Z">
              <w:r>
                <w:t xml:space="preserve">      description "Specifies the outer UDP destination port</w:t>
              </w:r>
            </w:ins>
          </w:p>
          <w:p w14:paraId="4B62CFE0" w14:textId="77777777" w:rsidR="001D500F" w:rsidRDefault="001D500F" w:rsidP="001D500F">
            <w:pPr>
              <w:pStyle w:val="XML1"/>
              <w:rPr>
                <w:ins w:id="10016" w:author="Thomas Dietz" w:date="2012-08-13T14:23:00Z"/>
              </w:rPr>
            </w:pPr>
            <w:ins w:id="10017" w:author="Thomas Dietz" w:date="2012-08-13T14:23:00Z">
              <w:r>
                <w:t xml:space="preserve">        number.  It is intended to reserve a port number for</w:t>
              </w:r>
            </w:ins>
          </w:p>
          <w:p w14:paraId="28CD9334" w14:textId="77777777" w:rsidR="001D500F" w:rsidRDefault="001D500F" w:rsidP="001D500F">
            <w:pPr>
              <w:pStyle w:val="XML1"/>
              <w:rPr>
                <w:ins w:id="10018" w:author="Thomas Dietz" w:date="2012-08-13T14:23:00Z"/>
              </w:rPr>
            </w:pPr>
            <w:ins w:id="10019" w:author="Thomas Dietz" w:date="2012-08-13T14:23:00Z">
              <w:r>
                <w:t xml:space="preserve">        VxLAN at IANA.  As soon as this has been reserved, the</w:t>
              </w:r>
            </w:ins>
          </w:p>
          <w:p w14:paraId="7194E8A9" w14:textId="77777777" w:rsidR="001D500F" w:rsidRDefault="001D500F" w:rsidP="001D500F">
            <w:pPr>
              <w:pStyle w:val="XML1"/>
              <w:rPr>
                <w:ins w:id="10020" w:author="Thomas Dietz" w:date="2012-08-13T14:23:00Z"/>
              </w:rPr>
            </w:pPr>
            <w:ins w:id="10021" w:author="Thomas Dietz" w:date="2012-08-13T14:23:00Z">
              <w:r>
                <w:t xml:space="preserve">        reserved number SHOULD become the default value for this</w:t>
              </w:r>
            </w:ins>
          </w:p>
          <w:p w14:paraId="78AE9320" w14:textId="77777777" w:rsidR="001D500F" w:rsidRDefault="001D500F" w:rsidP="001D500F">
            <w:pPr>
              <w:pStyle w:val="XML1"/>
              <w:rPr>
                <w:ins w:id="10022" w:author="Thomas Dietz" w:date="2012-08-13T14:23:00Z"/>
              </w:rPr>
            </w:pPr>
            <w:ins w:id="10023" w:author="Thomas Dietz" w:date="2012-08-13T14:23:00Z">
              <w:r>
                <w:t xml:space="preserve">        element.";</w:t>
              </w:r>
            </w:ins>
          </w:p>
          <w:p w14:paraId="5C4F3CDE" w14:textId="77777777" w:rsidR="001D500F" w:rsidRDefault="001D500F" w:rsidP="001D500F">
            <w:pPr>
              <w:pStyle w:val="XML1"/>
              <w:rPr>
                <w:ins w:id="10024" w:author="Thomas Dietz" w:date="2012-08-13T14:23:00Z"/>
              </w:rPr>
            </w:pPr>
            <w:ins w:id="10025" w:author="Thomas Dietz" w:date="2012-08-13T14:23:00Z">
              <w:r>
                <w:t xml:space="preserve">    }</w:t>
              </w:r>
            </w:ins>
          </w:p>
          <w:p w14:paraId="66DEEF6E" w14:textId="77777777" w:rsidR="001D500F" w:rsidRDefault="001D500F" w:rsidP="001D500F">
            <w:pPr>
              <w:pStyle w:val="XML1"/>
              <w:rPr>
                <w:ins w:id="10026" w:author="Thomas Dietz" w:date="2012-08-13T14:23:00Z"/>
              </w:rPr>
            </w:pPr>
            <w:ins w:id="10027" w:author="Thomas Dietz" w:date="2012-08-13T14:23:00Z">
              <w:r>
                <w:t xml:space="preserve">    leaf udp-checksum {</w:t>
              </w:r>
            </w:ins>
          </w:p>
          <w:p w14:paraId="1194468D" w14:textId="77777777" w:rsidR="001D500F" w:rsidRDefault="001D500F" w:rsidP="001D500F">
            <w:pPr>
              <w:pStyle w:val="XML1"/>
              <w:rPr>
                <w:ins w:id="10028" w:author="Thomas Dietz" w:date="2012-08-13T14:23:00Z"/>
              </w:rPr>
            </w:pPr>
            <w:ins w:id="10029" w:author="Thomas Dietz" w:date="2012-08-13T14:23:00Z">
              <w:r>
                <w:t xml:space="preserve">      type boolean;</w:t>
              </w:r>
            </w:ins>
          </w:p>
          <w:p w14:paraId="00633ECE" w14:textId="77777777" w:rsidR="001D500F" w:rsidRDefault="001D500F" w:rsidP="001D500F">
            <w:pPr>
              <w:pStyle w:val="XML1"/>
              <w:rPr>
                <w:ins w:id="10030" w:author="Thomas Dietz" w:date="2012-08-13T14:23:00Z"/>
              </w:rPr>
            </w:pPr>
            <w:ins w:id="10031" w:author="Thomas Dietz" w:date="2012-08-13T14:23:00Z">
              <w:r>
                <w:t xml:space="preserve">      default false;</w:t>
              </w:r>
            </w:ins>
          </w:p>
          <w:p w14:paraId="7A6D256C" w14:textId="77777777" w:rsidR="001D500F" w:rsidRDefault="001D500F" w:rsidP="001D500F">
            <w:pPr>
              <w:pStyle w:val="XML1"/>
              <w:rPr>
                <w:ins w:id="10032" w:author="Thomas Dietz" w:date="2012-08-13T14:23:00Z"/>
              </w:rPr>
            </w:pPr>
            <w:ins w:id="10033" w:author="Thomas Dietz" w:date="2012-08-13T14:23:00Z">
              <w:r>
                <w:t xml:space="preserve">      description "Boolean flag to indicate whether or not the</w:t>
              </w:r>
            </w:ins>
          </w:p>
          <w:p w14:paraId="4841901B" w14:textId="77777777" w:rsidR="001D500F" w:rsidRDefault="001D500F" w:rsidP="001D500F">
            <w:pPr>
              <w:pStyle w:val="XML1"/>
              <w:rPr>
                <w:ins w:id="10034" w:author="Thomas Dietz" w:date="2012-08-13T14:23:00Z"/>
              </w:rPr>
            </w:pPr>
            <w:ins w:id="10035" w:author="Thomas Dietz" w:date="2012-08-13T14:23:00Z">
              <w:r>
                <w:t xml:space="preserve">        outer UDP checksum should be set";</w:t>
              </w:r>
            </w:ins>
          </w:p>
          <w:p w14:paraId="164224DE" w14:textId="77777777" w:rsidR="001D500F" w:rsidRDefault="001D500F" w:rsidP="001D500F">
            <w:pPr>
              <w:pStyle w:val="XML1"/>
              <w:rPr>
                <w:ins w:id="10036" w:author="Thomas Dietz" w:date="2012-08-13T14:23:00Z"/>
              </w:rPr>
            </w:pPr>
            <w:ins w:id="10037" w:author="Thomas Dietz" w:date="2012-08-13T14:23:00Z">
              <w:r>
                <w:t xml:space="preserve">    }</w:t>
              </w:r>
            </w:ins>
          </w:p>
          <w:p w14:paraId="028D0FF3" w14:textId="77777777" w:rsidR="001D500F" w:rsidRDefault="001D500F" w:rsidP="001D500F">
            <w:pPr>
              <w:pStyle w:val="XML1"/>
              <w:rPr>
                <w:ins w:id="10038" w:author="Thomas Dietz" w:date="2012-08-13T14:23:00Z"/>
              </w:rPr>
            </w:pPr>
            <w:ins w:id="10039" w:author="Thomas Dietz" w:date="2012-08-13T14:23:00Z">
              <w:r>
                <w:t xml:space="preserve">  }</w:t>
              </w:r>
            </w:ins>
          </w:p>
          <w:p w14:paraId="78A992B3" w14:textId="77777777" w:rsidR="001D500F" w:rsidRDefault="001D500F" w:rsidP="001D500F">
            <w:pPr>
              <w:pStyle w:val="XML1"/>
              <w:rPr>
                <w:ins w:id="10040" w:author="Thomas Dietz" w:date="2012-08-13T14:23:00Z"/>
              </w:rPr>
            </w:pPr>
            <w:ins w:id="10041" w:author="Thomas Dietz" w:date="2012-08-13T14:23:00Z">
              <w:r>
                <w:t xml:space="preserve"> </w:t>
              </w:r>
            </w:ins>
          </w:p>
          <w:p w14:paraId="1C6DCA6D" w14:textId="77777777" w:rsidR="001D500F" w:rsidRDefault="001D500F" w:rsidP="001D500F">
            <w:pPr>
              <w:pStyle w:val="XML1"/>
              <w:rPr>
                <w:ins w:id="10042" w:author="Thomas Dietz" w:date="2012-08-13T14:23:00Z"/>
              </w:rPr>
            </w:pPr>
            <w:ins w:id="10043" w:author="Thomas Dietz" w:date="2012-08-13T14:23:00Z">
              <w:r>
                <w:t xml:space="preserve">  grouping OFPortNVGRETunnelType {</w:t>
              </w:r>
            </w:ins>
          </w:p>
          <w:p w14:paraId="3AFB897F" w14:textId="77777777" w:rsidR="001D500F" w:rsidRDefault="001D500F" w:rsidP="001D500F">
            <w:pPr>
              <w:pStyle w:val="XML1"/>
              <w:rPr>
                <w:ins w:id="10044" w:author="Thomas Dietz" w:date="2012-08-13T14:23:00Z"/>
              </w:rPr>
            </w:pPr>
            <w:ins w:id="10045" w:author="Thomas Dietz" w:date="2012-08-13T14:23:00Z">
              <w:r>
                <w:t xml:space="preserve">    description "Properties of a NVGRE tunnel.";</w:t>
              </w:r>
            </w:ins>
          </w:p>
          <w:p w14:paraId="5ED69511" w14:textId="77777777" w:rsidR="001D500F" w:rsidRDefault="001D500F" w:rsidP="001D500F">
            <w:pPr>
              <w:pStyle w:val="XML1"/>
              <w:rPr>
                <w:ins w:id="10046" w:author="Thomas Dietz" w:date="2012-08-13T14:23:00Z"/>
              </w:rPr>
            </w:pPr>
            <w:ins w:id="10047" w:author="Thomas Dietz" w:date="2012-08-13T14:23:00Z">
              <w:r>
                <w:t xml:space="preserve">    uses OFPortBaseTunnelType;</w:t>
              </w:r>
            </w:ins>
          </w:p>
          <w:p w14:paraId="69219566" w14:textId="77777777" w:rsidR="001D500F" w:rsidRDefault="001D500F" w:rsidP="001D500F">
            <w:pPr>
              <w:pStyle w:val="XML1"/>
              <w:rPr>
                <w:ins w:id="10048" w:author="Thomas Dietz" w:date="2012-08-13T14:23:00Z"/>
              </w:rPr>
            </w:pPr>
            <w:ins w:id="10049" w:author="Thomas Dietz" w:date="2012-08-13T14:23:00Z">
              <w:r>
                <w:t xml:space="preserve">    leaf tni {</w:t>
              </w:r>
            </w:ins>
          </w:p>
          <w:p w14:paraId="486D5D4B" w14:textId="77777777" w:rsidR="001D500F" w:rsidRDefault="001D500F" w:rsidP="001D500F">
            <w:pPr>
              <w:pStyle w:val="XML1"/>
              <w:rPr>
                <w:ins w:id="10050" w:author="Thomas Dietz" w:date="2012-08-13T14:23:00Z"/>
              </w:rPr>
            </w:pPr>
            <w:ins w:id="10051" w:author="Thomas Dietz" w:date="2012-08-13T14:23:00Z">
              <w:r>
                <w:t xml:space="preserve">      type uint32;</w:t>
              </w:r>
            </w:ins>
          </w:p>
          <w:p w14:paraId="26A0EE06" w14:textId="77777777" w:rsidR="001D500F" w:rsidRDefault="001D500F" w:rsidP="001D500F">
            <w:pPr>
              <w:pStyle w:val="XML1"/>
              <w:rPr>
                <w:ins w:id="10052" w:author="Thomas Dietz" w:date="2012-08-13T14:23:00Z"/>
              </w:rPr>
            </w:pPr>
            <w:ins w:id="10053" w:author="Thomas Dietz" w:date="2012-08-13T14:23:00Z">
              <w:r>
                <w:t xml:space="preserve">      description "Specifies the tenant network identifier</w:t>
              </w:r>
            </w:ins>
          </w:p>
          <w:p w14:paraId="06D8259D" w14:textId="77777777" w:rsidR="001D500F" w:rsidRDefault="001D500F" w:rsidP="001D500F">
            <w:pPr>
              <w:pStyle w:val="XML1"/>
              <w:rPr>
                <w:ins w:id="10054" w:author="Thomas Dietz" w:date="2012-08-13T14:23:00Z"/>
              </w:rPr>
            </w:pPr>
            <w:ins w:id="10055" w:author="Thomas Dietz" w:date="2012-08-13T14:23:00Z">
              <w:r>
                <w:t xml:space="preserve">        assigned to all packets sent on the tunnel";</w:t>
              </w:r>
            </w:ins>
          </w:p>
          <w:p w14:paraId="2D27ABD0" w14:textId="77777777" w:rsidR="001D500F" w:rsidRDefault="001D500F" w:rsidP="001D500F">
            <w:pPr>
              <w:pStyle w:val="XML1"/>
              <w:rPr>
                <w:ins w:id="10056" w:author="Thomas Dietz" w:date="2012-08-13T14:23:00Z"/>
              </w:rPr>
            </w:pPr>
            <w:ins w:id="10057" w:author="Thomas Dietz" w:date="2012-08-13T14:23:00Z">
              <w:r>
                <w:t xml:space="preserve">    }</w:t>
              </w:r>
            </w:ins>
          </w:p>
          <w:p w14:paraId="65F711BE" w14:textId="77777777" w:rsidR="001D500F" w:rsidRDefault="001D500F" w:rsidP="001D500F">
            <w:pPr>
              <w:pStyle w:val="XML1"/>
              <w:rPr>
                <w:ins w:id="10058" w:author="Thomas Dietz" w:date="2012-08-13T14:23:00Z"/>
              </w:rPr>
            </w:pPr>
            <w:ins w:id="10059" w:author="Thomas Dietz" w:date="2012-08-13T14:23:00Z">
              <w:r>
                <w:t xml:space="preserve">    leaf tni-resv {</w:t>
              </w:r>
            </w:ins>
          </w:p>
          <w:p w14:paraId="5270954B" w14:textId="77777777" w:rsidR="001D500F" w:rsidRDefault="001D500F" w:rsidP="001D500F">
            <w:pPr>
              <w:pStyle w:val="XML1"/>
              <w:rPr>
                <w:ins w:id="10060" w:author="Thomas Dietz" w:date="2012-08-13T14:23:00Z"/>
              </w:rPr>
            </w:pPr>
            <w:ins w:id="10061" w:author="Thomas Dietz" w:date="2012-08-13T14:23:00Z">
              <w:r>
                <w:t xml:space="preserve">      type uint32;</w:t>
              </w:r>
            </w:ins>
          </w:p>
          <w:p w14:paraId="441C2DF8" w14:textId="77777777" w:rsidR="001D500F" w:rsidRDefault="001D500F" w:rsidP="001D500F">
            <w:pPr>
              <w:pStyle w:val="XML1"/>
              <w:rPr>
                <w:ins w:id="10062" w:author="Thomas Dietz" w:date="2012-08-13T14:23:00Z"/>
              </w:rPr>
            </w:pPr>
            <w:ins w:id="10063" w:author="Thomas Dietz" w:date="2012-08-13T14:23:00Z">
              <w:r>
                <w:t xml:space="preserve">      description "Used to set the reserved user-defined bits of</w:t>
              </w:r>
            </w:ins>
          </w:p>
          <w:p w14:paraId="081C6720" w14:textId="77777777" w:rsidR="001D500F" w:rsidRDefault="001D500F" w:rsidP="001D500F">
            <w:pPr>
              <w:pStyle w:val="XML1"/>
              <w:rPr>
                <w:ins w:id="10064" w:author="Thomas Dietz" w:date="2012-08-13T14:23:00Z"/>
              </w:rPr>
            </w:pPr>
            <w:ins w:id="10065" w:author="Thomas Dietz" w:date="2012-08-13T14:23:00Z">
              <w:r>
                <w:t xml:space="preserve">        the GRE key field";</w:t>
              </w:r>
            </w:ins>
          </w:p>
          <w:p w14:paraId="44ACFCE8" w14:textId="77777777" w:rsidR="001D500F" w:rsidRDefault="001D500F" w:rsidP="001D500F">
            <w:pPr>
              <w:pStyle w:val="XML1"/>
              <w:rPr>
                <w:ins w:id="10066" w:author="Thomas Dietz" w:date="2012-08-13T14:23:00Z"/>
              </w:rPr>
            </w:pPr>
            <w:ins w:id="10067" w:author="Thomas Dietz" w:date="2012-08-13T14:23:00Z">
              <w:r>
                <w:t xml:space="preserve">    }</w:t>
              </w:r>
            </w:ins>
          </w:p>
          <w:p w14:paraId="3B6F38A8" w14:textId="77777777" w:rsidR="001D500F" w:rsidRDefault="001D500F" w:rsidP="001D500F">
            <w:pPr>
              <w:pStyle w:val="XML1"/>
              <w:rPr>
                <w:ins w:id="10068" w:author="Thomas Dietz" w:date="2012-08-13T14:23:00Z"/>
              </w:rPr>
            </w:pPr>
            <w:ins w:id="10069" w:author="Thomas Dietz" w:date="2012-08-13T14:23:00Z">
              <w:r>
                <w:t xml:space="preserve">    leaf tni-multicast-group {</w:t>
              </w:r>
            </w:ins>
          </w:p>
          <w:p w14:paraId="34DD5FD8" w14:textId="77777777" w:rsidR="001D500F" w:rsidRDefault="001D500F" w:rsidP="001D500F">
            <w:pPr>
              <w:pStyle w:val="XML1"/>
              <w:rPr>
                <w:ins w:id="10070" w:author="Thomas Dietz" w:date="2012-08-13T14:23:00Z"/>
              </w:rPr>
            </w:pPr>
            <w:ins w:id="10071" w:author="Thomas Dietz" w:date="2012-08-13T14:23:00Z">
              <w:r>
                <w:t xml:space="preserve">      type inet:ip-address;</w:t>
              </w:r>
            </w:ins>
          </w:p>
          <w:p w14:paraId="2BB2C101" w14:textId="77777777" w:rsidR="001D500F" w:rsidRDefault="001D500F" w:rsidP="001D500F">
            <w:pPr>
              <w:pStyle w:val="XML1"/>
              <w:rPr>
                <w:ins w:id="10072" w:author="Thomas Dietz" w:date="2012-08-13T14:23:00Z"/>
              </w:rPr>
            </w:pPr>
            <w:ins w:id="10073" w:author="Thomas Dietz" w:date="2012-08-13T14:23:00Z">
              <w:r>
                <w:t xml:space="preserve">      description "If IP multicast is used to support broadcast</w:t>
              </w:r>
            </w:ins>
          </w:p>
          <w:p w14:paraId="03A30D8C" w14:textId="77777777" w:rsidR="001D500F" w:rsidRDefault="001D500F" w:rsidP="001D500F">
            <w:pPr>
              <w:pStyle w:val="XML1"/>
              <w:rPr>
                <w:ins w:id="10074" w:author="Thomas Dietz" w:date="2012-08-13T14:23:00Z"/>
              </w:rPr>
            </w:pPr>
            <w:ins w:id="10075" w:author="Thomas Dietz" w:date="2012-08-13T14:23:00Z">
              <w:r>
                <w:t xml:space="preserve">        on the tunnel this element specifies the corresponding </w:t>
              </w:r>
            </w:ins>
          </w:p>
          <w:p w14:paraId="214B6098" w14:textId="77777777" w:rsidR="001D500F" w:rsidRDefault="001D500F" w:rsidP="001D500F">
            <w:pPr>
              <w:pStyle w:val="XML1"/>
              <w:rPr>
                <w:ins w:id="10076" w:author="Thomas Dietz" w:date="2012-08-13T14:23:00Z"/>
              </w:rPr>
            </w:pPr>
            <w:ins w:id="10077" w:author="Thomas Dietz" w:date="2012-08-13T14:23:00Z">
              <w:r>
                <w:t xml:space="preserve">        multicast IP address";</w:t>
              </w:r>
            </w:ins>
          </w:p>
          <w:p w14:paraId="63C56B8D" w14:textId="77777777" w:rsidR="001D500F" w:rsidRDefault="001D500F" w:rsidP="001D500F">
            <w:pPr>
              <w:pStyle w:val="XML1"/>
              <w:rPr>
                <w:ins w:id="10078" w:author="Thomas Dietz" w:date="2012-08-13T14:23:00Z"/>
              </w:rPr>
            </w:pPr>
            <w:ins w:id="10079" w:author="Thomas Dietz" w:date="2012-08-13T14:23:00Z">
              <w:r>
                <w:t xml:space="preserve">    }</w:t>
              </w:r>
            </w:ins>
          </w:p>
          <w:p w14:paraId="3DEA2613" w14:textId="27BBF33D" w:rsidR="005B0BF6" w:rsidRPr="009F1B7D" w:rsidRDefault="001D500F" w:rsidP="001D500F">
            <w:pPr>
              <w:pStyle w:val="XML1"/>
            </w:pPr>
            <w:ins w:id="10080" w:author="Thomas Dietz" w:date="2012-08-13T14:23:00Z">
              <w:r>
                <w:t xml:space="preserve">  }</w:t>
              </w:r>
            </w:ins>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0081" w:name="_Toc320556720"/>
      <w:r w:rsidRPr="00EB2D77">
        <w:t>OpenFlow Port Feature</w:t>
      </w:r>
      <w:bookmarkEnd w:id="10081"/>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082" w:name="_Toc315954019"/>
      <w:bookmarkStart w:id="10083" w:name="_Toc316542529"/>
      <w:bookmarkStart w:id="10084" w:name="_Toc320556721"/>
      <w:r w:rsidRPr="00DB42FD">
        <w:lastRenderedPageBreak/>
        <w:t>UML Diagram</w:t>
      </w:r>
      <w:bookmarkEnd w:id="10082"/>
      <w:bookmarkEnd w:id="10083"/>
      <w:bookmarkEnd w:id="10084"/>
    </w:p>
    <w:p w14:paraId="3AF6164F" w14:textId="4D5A695E" w:rsidR="0094763A" w:rsidRPr="009F1B7D" w:rsidRDefault="007E5BB2" w:rsidP="0094763A">
      <w:pPr>
        <w:keepNext/>
        <w:jc w:val="center"/>
      </w:pPr>
      <w:r>
        <w:object w:dxaOrig="7156" w:dyaOrig="7489" w14:anchorId="6A6204AE">
          <v:shape id="_x0000_i1035" type="#_x0000_t75" style="width:357.6pt;height:373.8pt" o:ole="">
            <v:imagedata r:id="rId34" o:title=""/>
          </v:shape>
          <o:OLEObject Type="Embed" ProgID="Visio.Drawing.11" ShapeID="_x0000_i1035" DrawAspect="Content" ObjectID="_1406379235" r:id="rId35"/>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085" w:name="_Toc315954020"/>
      <w:bookmarkStart w:id="10086" w:name="_Toc316542530"/>
      <w:bookmarkStart w:id="10087" w:name="_Toc320556722"/>
      <w:r w:rsidRPr="00DB42FD">
        <w:t>XML Schema</w:t>
      </w:r>
      <w:bookmarkEnd w:id="10085"/>
      <w:bookmarkEnd w:id="10086"/>
      <w:bookmarkEnd w:id="10087"/>
    </w:p>
    <w:tbl>
      <w:tblPr>
        <w:tblStyle w:val="XMLtable"/>
        <w:tblW w:w="5000" w:type="pct"/>
        <w:tblLook w:val="04A0" w:firstRow="1" w:lastRow="0" w:firstColumn="1" w:lastColumn="0" w:noHBand="0" w:noVBand="1"/>
        <w:tblPrChange w:id="10088"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0089">
          <w:tblGrid>
            <w:gridCol w:w="8820"/>
          </w:tblGrid>
        </w:tblGridChange>
      </w:tblGrid>
      <w:tr w:rsidR="0094763A" w:rsidRPr="009F1B7D" w14:paraId="1AFA6689" w14:textId="77777777" w:rsidTr="00766893">
        <w:tc>
          <w:tcPr>
            <w:tcW w:w="8820" w:type="dxa"/>
            <w:tcPrChange w:id="10090" w:author="Thomas Dietz" w:date="2012-08-13T14:26:00Z">
              <w:tcPr>
                <w:tcW w:w="8820" w:type="dxa"/>
                <w:shd w:val="clear" w:color="auto" w:fill="C8FCCD"/>
              </w:tcPr>
            </w:tcPrChange>
          </w:tcPr>
          <w:p w14:paraId="24E3DCEC" w14:textId="77777777" w:rsidR="00766893" w:rsidRDefault="00766893" w:rsidP="00766893">
            <w:pPr>
              <w:pStyle w:val="XML1"/>
              <w:rPr>
                <w:ins w:id="10091" w:author="Thomas Dietz" w:date="2012-08-13T14:26:00Z"/>
              </w:rPr>
            </w:pPr>
            <w:ins w:id="10092" w:author="Thomas Dietz" w:date="2012-08-13T14:26:00Z">
              <w:r>
                <w:t xml:space="preserve">  &lt;xs:group name="OFPortCurrentFeatureListType"&gt;</w:t>
              </w:r>
            </w:ins>
          </w:p>
          <w:p w14:paraId="549F0574" w14:textId="77777777" w:rsidR="00766893" w:rsidRDefault="00766893" w:rsidP="00766893">
            <w:pPr>
              <w:pStyle w:val="XML1"/>
              <w:rPr>
                <w:ins w:id="10093" w:author="Thomas Dietz" w:date="2012-08-13T14:26:00Z"/>
              </w:rPr>
            </w:pPr>
            <w:ins w:id="10094" w:author="Thomas Dietz" w:date="2012-08-13T14:26:00Z">
              <w:r>
                <w:t xml:space="preserve">    &lt;xs:annotation&gt;</w:t>
              </w:r>
            </w:ins>
          </w:p>
          <w:p w14:paraId="73A1040F" w14:textId="77777777" w:rsidR="00766893" w:rsidRDefault="00766893" w:rsidP="00766893">
            <w:pPr>
              <w:pStyle w:val="XML1"/>
              <w:rPr>
                <w:ins w:id="10095" w:author="Thomas Dietz" w:date="2012-08-13T14:26:00Z"/>
              </w:rPr>
            </w:pPr>
            <w:ins w:id="10096" w:author="Thomas Dietz" w:date="2012-08-13T14:26:00Z">
              <w:r>
                <w:t xml:space="preserve">      &lt;xs:documentation&gt;</w:t>
              </w:r>
            </w:ins>
          </w:p>
          <w:p w14:paraId="0325BA40" w14:textId="77777777" w:rsidR="00766893" w:rsidRDefault="00766893" w:rsidP="00766893">
            <w:pPr>
              <w:pStyle w:val="XML1"/>
              <w:rPr>
                <w:ins w:id="10097" w:author="Thomas Dietz" w:date="2012-08-13T14:26:00Z"/>
              </w:rPr>
            </w:pPr>
            <w:ins w:id="10098" w:author="Thomas Dietz" w:date="2012-08-13T14:26:00Z">
              <w:r>
                <w:t xml:space="preserve">        The current features of a port.</w:t>
              </w:r>
            </w:ins>
          </w:p>
          <w:p w14:paraId="5966D408" w14:textId="77777777" w:rsidR="00766893" w:rsidRDefault="00766893" w:rsidP="00766893">
            <w:pPr>
              <w:pStyle w:val="XML1"/>
              <w:rPr>
                <w:ins w:id="10099" w:author="Thomas Dietz" w:date="2012-08-13T14:26:00Z"/>
              </w:rPr>
            </w:pPr>
          </w:p>
          <w:p w14:paraId="58E12C3F" w14:textId="77777777" w:rsidR="00766893" w:rsidRDefault="00766893" w:rsidP="00766893">
            <w:pPr>
              <w:pStyle w:val="XML1"/>
              <w:rPr>
                <w:ins w:id="10100" w:author="Thomas Dietz" w:date="2012-08-13T14:26:00Z"/>
              </w:rPr>
            </w:pPr>
            <w:ins w:id="10101" w:author="Thomas Dietz" w:date="2012-08-13T14:26:00Z">
              <w:r>
                <w:t xml:space="preserve">        Elements in the type OFPortCurrentFeatureListType are not</w:t>
              </w:r>
            </w:ins>
          </w:p>
          <w:p w14:paraId="516B4899" w14:textId="77777777" w:rsidR="00766893" w:rsidRDefault="00766893" w:rsidP="00766893">
            <w:pPr>
              <w:pStyle w:val="XML1"/>
              <w:rPr>
                <w:ins w:id="10102" w:author="Thomas Dietz" w:date="2012-08-13T14:26:00Z"/>
              </w:rPr>
            </w:pPr>
            <w:ins w:id="10103" w:author="Thomas Dietz" w:date="2012-08-13T14:26:00Z">
              <w:r>
                <w:t xml:space="preserve">        configurable and can only be retrieved by NETCONF &amp;lt;get&amp;gt;</w:t>
              </w:r>
            </w:ins>
          </w:p>
          <w:p w14:paraId="1BCCFC03" w14:textId="77777777" w:rsidR="00766893" w:rsidRDefault="00766893" w:rsidP="00766893">
            <w:pPr>
              <w:pStyle w:val="XML1"/>
              <w:rPr>
                <w:ins w:id="10104" w:author="Thomas Dietz" w:date="2012-08-13T14:26:00Z"/>
              </w:rPr>
            </w:pPr>
            <w:ins w:id="10105" w:author="Thomas Dietz" w:date="2012-08-13T14:26:00Z">
              <w:r>
                <w:t xml:space="preserve">        operations. Attemps to modify this element and its children</w:t>
              </w:r>
            </w:ins>
          </w:p>
          <w:p w14:paraId="21ECBE2E" w14:textId="77777777" w:rsidR="00766893" w:rsidRDefault="00766893" w:rsidP="00766893">
            <w:pPr>
              <w:pStyle w:val="XML1"/>
              <w:rPr>
                <w:ins w:id="10106" w:author="Thomas Dietz" w:date="2012-08-13T14:26:00Z"/>
              </w:rPr>
            </w:pPr>
            <w:ins w:id="10107" w:author="Thomas Dietz" w:date="2012-08-13T14:26:00Z">
              <w:r>
                <w:t xml:space="preserve">        with a NETCONF &amp;lt;edit-config&amp;gt; operation MUST result in an </w:t>
              </w:r>
            </w:ins>
          </w:p>
          <w:p w14:paraId="1248C24E" w14:textId="77777777" w:rsidR="00766893" w:rsidRDefault="00766893" w:rsidP="00766893">
            <w:pPr>
              <w:pStyle w:val="XML1"/>
              <w:rPr>
                <w:ins w:id="10108" w:author="Thomas Dietz" w:date="2012-08-13T14:26:00Z"/>
              </w:rPr>
            </w:pPr>
            <w:ins w:id="10109" w:author="Thomas Dietz" w:date="2012-08-13T14:26:00Z">
              <w:r>
                <w:t xml:space="preserve">        'operation-not-supported' error with type 'application'.</w:t>
              </w:r>
            </w:ins>
          </w:p>
          <w:p w14:paraId="0C52EAC7" w14:textId="77777777" w:rsidR="00766893" w:rsidRDefault="00766893" w:rsidP="00766893">
            <w:pPr>
              <w:pStyle w:val="XML1"/>
              <w:rPr>
                <w:ins w:id="10110" w:author="Thomas Dietz" w:date="2012-08-13T14:26:00Z"/>
              </w:rPr>
            </w:pPr>
            <w:ins w:id="10111" w:author="Thomas Dietz" w:date="2012-08-13T14:26:00Z">
              <w:r>
                <w:t xml:space="preserve">      &lt;/xs:documentation&gt;</w:t>
              </w:r>
            </w:ins>
          </w:p>
          <w:p w14:paraId="64058FDC" w14:textId="77777777" w:rsidR="00766893" w:rsidRDefault="00766893" w:rsidP="00766893">
            <w:pPr>
              <w:pStyle w:val="XML1"/>
              <w:rPr>
                <w:ins w:id="10112" w:author="Thomas Dietz" w:date="2012-08-13T14:26:00Z"/>
              </w:rPr>
            </w:pPr>
            <w:ins w:id="10113" w:author="Thomas Dietz" w:date="2012-08-13T14:26:00Z">
              <w:r>
                <w:t xml:space="preserve">    &lt;/xs:annotation&gt;</w:t>
              </w:r>
            </w:ins>
          </w:p>
          <w:p w14:paraId="446CD445" w14:textId="77777777" w:rsidR="00766893" w:rsidRDefault="00766893" w:rsidP="00766893">
            <w:pPr>
              <w:pStyle w:val="XML1"/>
              <w:rPr>
                <w:ins w:id="10114" w:author="Thomas Dietz" w:date="2012-08-13T14:26:00Z"/>
              </w:rPr>
            </w:pPr>
          </w:p>
          <w:p w14:paraId="1E1843BE" w14:textId="77777777" w:rsidR="00766893" w:rsidRDefault="00766893" w:rsidP="00766893">
            <w:pPr>
              <w:pStyle w:val="XML1"/>
              <w:rPr>
                <w:ins w:id="10115" w:author="Thomas Dietz" w:date="2012-08-13T14:26:00Z"/>
              </w:rPr>
            </w:pPr>
            <w:ins w:id="10116" w:author="Thomas Dietz" w:date="2012-08-13T14:26:00Z">
              <w:r>
                <w:t xml:space="preserve">    &lt;xs:sequence&gt;</w:t>
              </w:r>
            </w:ins>
          </w:p>
          <w:p w14:paraId="23EBA059" w14:textId="77777777" w:rsidR="00766893" w:rsidRDefault="00766893" w:rsidP="00766893">
            <w:pPr>
              <w:pStyle w:val="XML1"/>
              <w:rPr>
                <w:ins w:id="10117" w:author="Thomas Dietz" w:date="2012-08-13T14:26:00Z"/>
              </w:rPr>
            </w:pPr>
            <w:ins w:id="10118" w:author="Thomas Dietz" w:date="2012-08-13T14:26:00Z">
              <w:r>
                <w:t xml:space="preserve">      &lt;xs:element name="rate"  type="OFPortRateType"&gt;</w:t>
              </w:r>
            </w:ins>
          </w:p>
          <w:p w14:paraId="21734562" w14:textId="77777777" w:rsidR="00766893" w:rsidRDefault="00766893" w:rsidP="00766893">
            <w:pPr>
              <w:pStyle w:val="XML1"/>
              <w:rPr>
                <w:ins w:id="10119" w:author="Thomas Dietz" w:date="2012-08-13T14:26:00Z"/>
              </w:rPr>
            </w:pPr>
            <w:ins w:id="10120" w:author="Thomas Dietz" w:date="2012-08-13T14:26:00Z">
              <w:r>
                <w:t xml:space="preserve">        &lt;xs:annotation&gt;</w:t>
              </w:r>
            </w:ins>
          </w:p>
          <w:p w14:paraId="5E398C47" w14:textId="77777777" w:rsidR="00766893" w:rsidRDefault="00766893" w:rsidP="00766893">
            <w:pPr>
              <w:pStyle w:val="XML1"/>
              <w:rPr>
                <w:ins w:id="10121" w:author="Thomas Dietz" w:date="2012-08-13T14:26:00Z"/>
              </w:rPr>
            </w:pPr>
            <w:ins w:id="10122" w:author="Thomas Dietz" w:date="2012-08-13T14:26:00Z">
              <w:r>
                <w:t xml:space="preserve">          &lt;xs:documentation&gt;</w:t>
              </w:r>
            </w:ins>
          </w:p>
          <w:p w14:paraId="60C76B2A" w14:textId="77777777" w:rsidR="00766893" w:rsidRDefault="00766893" w:rsidP="00766893">
            <w:pPr>
              <w:pStyle w:val="XML1"/>
              <w:rPr>
                <w:ins w:id="10123" w:author="Thomas Dietz" w:date="2012-08-13T14:26:00Z"/>
              </w:rPr>
            </w:pPr>
            <w:ins w:id="10124" w:author="Thomas Dietz" w:date="2012-08-13T14:26:00Z">
              <w:r>
                <w:lastRenderedPageBreak/>
                <w:t xml:space="preserve">            The transmission rate that is currently used.</w:t>
              </w:r>
            </w:ins>
          </w:p>
          <w:p w14:paraId="5D670F42" w14:textId="77777777" w:rsidR="00766893" w:rsidRDefault="00766893" w:rsidP="00766893">
            <w:pPr>
              <w:pStyle w:val="XML1"/>
              <w:rPr>
                <w:ins w:id="10125" w:author="Thomas Dietz" w:date="2012-08-13T14:26:00Z"/>
              </w:rPr>
            </w:pPr>
            <w:ins w:id="10126" w:author="Thomas Dietz" w:date="2012-08-13T14:26:00Z">
              <w:r>
                <w:t xml:space="preserve">            The value MUST indicate a valid forwarding rate.  </w:t>
              </w:r>
            </w:ins>
          </w:p>
          <w:p w14:paraId="55C1517C" w14:textId="77777777" w:rsidR="00766893" w:rsidRDefault="00766893" w:rsidP="00766893">
            <w:pPr>
              <w:pStyle w:val="XML1"/>
              <w:rPr>
                <w:ins w:id="10127" w:author="Thomas Dietz" w:date="2012-08-13T14:26:00Z"/>
              </w:rPr>
            </w:pPr>
            <w:ins w:id="10128" w:author="Thomas Dietz" w:date="2012-08-13T14:26:00Z">
              <w:r>
                <w:t xml:space="preserve">                  </w:t>
              </w:r>
            </w:ins>
          </w:p>
          <w:p w14:paraId="745FDB35" w14:textId="77777777" w:rsidR="00766893" w:rsidRDefault="00766893" w:rsidP="00766893">
            <w:pPr>
              <w:pStyle w:val="XML1"/>
              <w:rPr>
                <w:ins w:id="10129" w:author="Thomas Dietz" w:date="2012-08-13T14:26:00Z"/>
              </w:rPr>
            </w:pPr>
            <w:ins w:id="10130" w:author="Thomas Dietz" w:date="2012-08-13T14:26:00Z">
              <w:r>
                <w:t xml:space="preserve">            The current Port Feature set MUST contain this element</w:t>
              </w:r>
            </w:ins>
          </w:p>
          <w:p w14:paraId="1C69864E" w14:textId="77777777" w:rsidR="00766893" w:rsidRDefault="00766893" w:rsidP="00766893">
            <w:pPr>
              <w:pStyle w:val="XML1"/>
              <w:rPr>
                <w:ins w:id="10131" w:author="Thomas Dietz" w:date="2012-08-13T14:26:00Z"/>
              </w:rPr>
            </w:pPr>
            <w:ins w:id="10132" w:author="Thomas Dietz" w:date="2012-08-13T14:26:00Z">
              <w:r>
                <w:t xml:space="preserve">            exactly once.  The other Port Feature sets MAY contain this</w:t>
              </w:r>
            </w:ins>
          </w:p>
          <w:p w14:paraId="1752102B" w14:textId="77777777" w:rsidR="00766893" w:rsidRDefault="00766893" w:rsidP="00766893">
            <w:pPr>
              <w:pStyle w:val="XML1"/>
              <w:rPr>
                <w:ins w:id="10133" w:author="Thomas Dietz" w:date="2012-08-13T14:26:00Z"/>
              </w:rPr>
            </w:pPr>
            <w:ins w:id="10134" w:author="Thomas Dietz" w:date="2012-08-13T14:26:00Z">
              <w:r>
                <w:t xml:space="preserve">            element more than once.  If this element appears more than</w:t>
              </w:r>
            </w:ins>
          </w:p>
          <w:p w14:paraId="4242ED14" w14:textId="77777777" w:rsidR="00766893" w:rsidRDefault="00766893" w:rsidP="00766893">
            <w:pPr>
              <w:pStyle w:val="XML1"/>
              <w:rPr>
                <w:ins w:id="10135" w:author="Thomas Dietz" w:date="2012-08-13T14:26:00Z"/>
              </w:rPr>
            </w:pPr>
            <w:ins w:id="10136" w:author="Thomas Dietz" w:date="2012-08-13T14:26:00Z">
              <w:r>
                <w:t xml:space="preserve">            once in a Port Feature set than the value MUST be unique</w:t>
              </w:r>
            </w:ins>
          </w:p>
          <w:p w14:paraId="1C8DFF98" w14:textId="77777777" w:rsidR="00766893" w:rsidRDefault="00766893" w:rsidP="00766893">
            <w:pPr>
              <w:pStyle w:val="XML1"/>
              <w:rPr>
                <w:ins w:id="10137" w:author="Thomas Dietz" w:date="2012-08-13T14:26:00Z"/>
              </w:rPr>
            </w:pPr>
            <w:ins w:id="10138" w:author="Thomas Dietz" w:date="2012-08-13T14:26:00Z">
              <w:r>
                <w:t xml:space="preserve">            within the Port Feature set.</w:t>
              </w:r>
            </w:ins>
          </w:p>
          <w:p w14:paraId="0E933035" w14:textId="77777777" w:rsidR="00766893" w:rsidRDefault="00766893" w:rsidP="00766893">
            <w:pPr>
              <w:pStyle w:val="XML1"/>
              <w:rPr>
                <w:ins w:id="10139" w:author="Thomas Dietz" w:date="2012-08-13T14:26:00Z"/>
              </w:rPr>
            </w:pPr>
            <w:ins w:id="10140" w:author="Thomas Dietz" w:date="2012-08-13T14:26:00Z">
              <w:r>
                <w:t xml:space="preserve">          &lt;/xs:documentation&gt;</w:t>
              </w:r>
            </w:ins>
          </w:p>
          <w:p w14:paraId="3FAD0765" w14:textId="77777777" w:rsidR="00766893" w:rsidRDefault="00766893" w:rsidP="00766893">
            <w:pPr>
              <w:pStyle w:val="XML1"/>
              <w:rPr>
                <w:ins w:id="10141" w:author="Thomas Dietz" w:date="2012-08-13T14:26:00Z"/>
              </w:rPr>
            </w:pPr>
            <w:ins w:id="10142" w:author="Thomas Dietz" w:date="2012-08-13T14:26:00Z">
              <w:r>
                <w:t xml:space="preserve">        &lt;/xs:annotation&gt;</w:t>
              </w:r>
            </w:ins>
          </w:p>
          <w:p w14:paraId="6C0172A0" w14:textId="77777777" w:rsidR="00766893" w:rsidRDefault="00766893" w:rsidP="00766893">
            <w:pPr>
              <w:pStyle w:val="XML1"/>
              <w:rPr>
                <w:ins w:id="10143" w:author="Thomas Dietz" w:date="2012-08-13T14:26:00Z"/>
              </w:rPr>
            </w:pPr>
            <w:ins w:id="10144" w:author="Thomas Dietz" w:date="2012-08-13T14:26:00Z">
              <w:r>
                <w:t xml:space="preserve">      &lt;/xs:element&gt;</w:t>
              </w:r>
            </w:ins>
          </w:p>
          <w:p w14:paraId="0E97422A" w14:textId="77777777" w:rsidR="00766893" w:rsidRDefault="00766893" w:rsidP="00766893">
            <w:pPr>
              <w:pStyle w:val="XML1"/>
              <w:rPr>
                <w:ins w:id="10145" w:author="Thomas Dietz" w:date="2012-08-13T14:26:00Z"/>
              </w:rPr>
            </w:pPr>
            <w:ins w:id="10146" w:author="Thomas Dietz" w:date="2012-08-13T14:26:00Z">
              <w:r>
                <w:t xml:space="preserve">      &lt;xs:element name="auto-negotiate"  type="xs:boolean"&gt;</w:t>
              </w:r>
            </w:ins>
          </w:p>
          <w:p w14:paraId="5BD1F73C" w14:textId="77777777" w:rsidR="00766893" w:rsidRDefault="00766893" w:rsidP="00766893">
            <w:pPr>
              <w:pStyle w:val="XML1"/>
              <w:rPr>
                <w:ins w:id="10147" w:author="Thomas Dietz" w:date="2012-08-13T14:26:00Z"/>
              </w:rPr>
            </w:pPr>
            <w:ins w:id="10148" w:author="Thomas Dietz" w:date="2012-08-13T14:26:00Z">
              <w:r>
                <w:t xml:space="preserve">        &lt;xs:annotation&gt;</w:t>
              </w:r>
            </w:ins>
          </w:p>
          <w:p w14:paraId="2106988F" w14:textId="77777777" w:rsidR="00766893" w:rsidRDefault="00766893" w:rsidP="00766893">
            <w:pPr>
              <w:pStyle w:val="XML1"/>
              <w:rPr>
                <w:ins w:id="10149" w:author="Thomas Dietz" w:date="2012-08-13T14:26:00Z"/>
              </w:rPr>
            </w:pPr>
            <w:ins w:id="10150" w:author="Thomas Dietz" w:date="2012-08-13T14:26:00Z">
              <w:r>
                <w:t xml:space="preserve">          &lt;xs:documentation&gt;</w:t>
              </w:r>
            </w:ins>
          </w:p>
          <w:p w14:paraId="15175EAC" w14:textId="77777777" w:rsidR="00766893" w:rsidRDefault="00766893" w:rsidP="00766893">
            <w:pPr>
              <w:pStyle w:val="XML1"/>
              <w:rPr>
                <w:ins w:id="10151" w:author="Thomas Dietz" w:date="2012-08-13T14:26:00Z"/>
              </w:rPr>
            </w:pPr>
            <w:ins w:id="10152" w:author="Thomas Dietz" w:date="2012-08-13T14:26:00Z">
              <w:r>
                <w:t xml:space="preserve">            Specifies the administrative state of the </w:t>
              </w:r>
            </w:ins>
          </w:p>
          <w:p w14:paraId="3C97B338" w14:textId="77777777" w:rsidR="00766893" w:rsidRDefault="00766893" w:rsidP="00766893">
            <w:pPr>
              <w:pStyle w:val="XML1"/>
              <w:rPr>
                <w:ins w:id="10153" w:author="Thomas Dietz" w:date="2012-08-13T14:26:00Z"/>
              </w:rPr>
            </w:pPr>
            <w:ins w:id="10154" w:author="Thomas Dietz" w:date="2012-08-13T14:26:00Z">
              <w:r>
                <w:t xml:space="preserve">            forwarding rate auto-negotiation protocol at this OpenFlow</w:t>
              </w:r>
            </w:ins>
          </w:p>
          <w:p w14:paraId="22C330CE" w14:textId="77777777" w:rsidR="00766893" w:rsidRDefault="00766893" w:rsidP="00766893">
            <w:pPr>
              <w:pStyle w:val="XML1"/>
              <w:rPr>
                <w:ins w:id="10155" w:author="Thomas Dietz" w:date="2012-08-13T14:26:00Z"/>
              </w:rPr>
            </w:pPr>
            <w:ins w:id="10156" w:author="Thomas Dietz" w:date="2012-08-13T14:26:00Z">
              <w:r>
                <w:t xml:space="preserve">            Port.</w:t>
              </w:r>
            </w:ins>
          </w:p>
          <w:p w14:paraId="353410EC" w14:textId="77777777" w:rsidR="00766893" w:rsidRDefault="00766893" w:rsidP="00766893">
            <w:pPr>
              <w:pStyle w:val="XML1"/>
              <w:rPr>
                <w:ins w:id="10157" w:author="Thomas Dietz" w:date="2012-08-13T14:26:00Z"/>
              </w:rPr>
            </w:pPr>
            <w:ins w:id="10158" w:author="Thomas Dietz" w:date="2012-08-13T14:26:00Z">
              <w:r>
                <w:t xml:space="preserve">          &lt;/xs:documentation&gt;</w:t>
              </w:r>
            </w:ins>
          </w:p>
          <w:p w14:paraId="297A0F84" w14:textId="77777777" w:rsidR="00766893" w:rsidRDefault="00766893" w:rsidP="00766893">
            <w:pPr>
              <w:pStyle w:val="XML1"/>
              <w:rPr>
                <w:ins w:id="10159" w:author="Thomas Dietz" w:date="2012-08-13T14:26:00Z"/>
              </w:rPr>
            </w:pPr>
            <w:ins w:id="10160" w:author="Thomas Dietz" w:date="2012-08-13T14:26:00Z">
              <w:r>
                <w:t xml:space="preserve">        &lt;/xs:annotation&gt;</w:t>
              </w:r>
            </w:ins>
          </w:p>
          <w:p w14:paraId="4AB2165E" w14:textId="77777777" w:rsidR="00766893" w:rsidRDefault="00766893" w:rsidP="00766893">
            <w:pPr>
              <w:pStyle w:val="XML1"/>
              <w:rPr>
                <w:ins w:id="10161" w:author="Thomas Dietz" w:date="2012-08-13T14:26:00Z"/>
              </w:rPr>
            </w:pPr>
            <w:ins w:id="10162" w:author="Thomas Dietz" w:date="2012-08-13T14:26:00Z">
              <w:r>
                <w:t xml:space="preserve">      &lt;/xs:element&gt;</w:t>
              </w:r>
            </w:ins>
          </w:p>
          <w:p w14:paraId="2D10DEB4" w14:textId="77777777" w:rsidR="00766893" w:rsidRDefault="00766893" w:rsidP="00766893">
            <w:pPr>
              <w:pStyle w:val="XML1"/>
              <w:rPr>
                <w:ins w:id="10163" w:author="Thomas Dietz" w:date="2012-08-13T14:26:00Z"/>
              </w:rPr>
            </w:pPr>
            <w:ins w:id="10164" w:author="Thomas Dietz" w:date="2012-08-13T14:26:00Z">
              <w:r>
                <w:t xml:space="preserve">      &lt;xs:element name="medium"&gt;</w:t>
              </w:r>
            </w:ins>
          </w:p>
          <w:p w14:paraId="7B3C6EF6" w14:textId="77777777" w:rsidR="00766893" w:rsidRDefault="00766893" w:rsidP="00766893">
            <w:pPr>
              <w:pStyle w:val="XML1"/>
              <w:rPr>
                <w:ins w:id="10165" w:author="Thomas Dietz" w:date="2012-08-13T14:26:00Z"/>
              </w:rPr>
            </w:pPr>
            <w:ins w:id="10166" w:author="Thomas Dietz" w:date="2012-08-13T14:26:00Z">
              <w:r>
                <w:t xml:space="preserve">        &lt;xs:annotation&gt;</w:t>
              </w:r>
            </w:ins>
          </w:p>
          <w:p w14:paraId="5879CFD2" w14:textId="77777777" w:rsidR="00766893" w:rsidRDefault="00766893" w:rsidP="00766893">
            <w:pPr>
              <w:pStyle w:val="XML1"/>
              <w:rPr>
                <w:ins w:id="10167" w:author="Thomas Dietz" w:date="2012-08-13T14:26:00Z"/>
              </w:rPr>
            </w:pPr>
            <w:ins w:id="10168" w:author="Thomas Dietz" w:date="2012-08-13T14:26:00Z">
              <w:r>
                <w:t xml:space="preserve">          &lt;xs:documentation&gt;</w:t>
              </w:r>
            </w:ins>
          </w:p>
          <w:p w14:paraId="5426A040" w14:textId="77777777" w:rsidR="00766893" w:rsidRDefault="00766893" w:rsidP="00766893">
            <w:pPr>
              <w:pStyle w:val="XML1"/>
              <w:rPr>
                <w:ins w:id="10169" w:author="Thomas Dietz" w:date="2012-08-13T14:26:00Z"/>
              </w:rPr>
            </w:pPr>
            <w:ins w:id="10170" w:author="Thomas Dietz" w:date="2012-08-13T14:26:00Z">
              <w:r>
                <w:t xml:space="preserve">            This element MUST indicate a valid physical</w:t>
              </w:r>
            </w:ins>
          </w:p>
          <w:p w14:paraId="68DEA5D8" w14:textId="77777777" w:rsidR="00766893" w:rsidRDefault="00766893" w:rsidP="00766893">
            <w:pPr>
              <w:pStyle w:val="XML1"/>
              <w:rPr>
                <w:ins w:id="10171" w:author="Thomas Dietz" w:date="2012-08-13T14:26:00Z"/>
              </w:rPr>
            </w:pPr>
            <w:ins w:id="10172" w:author="Thomas Dietz" w:date="2012-08-13T14:26:00Z">
              <w:r>
                <w:t xml:space="preserve">            medium used by the OpenFlow Port.</w:t>
              </w:r>
            </w:ins>
          </w:p>
          <w:p w14:paraId="408D2D34" w14:textId="77777777" w:rsidR="00766893" w:rsidRDefault="00766893" w:rsidP="00766893">
            <w:pPr>
              <w:pStyle w:val="XML1"/>
              <w:rPr>
                <w:ins w:id="10173" w:author="Thomas Dietz" w:date="2012-08-13T14:26:00Z"/>
              </w:rPr>
            </w:pPr>
            <w:ins w:id="10174" w:author="Thomas Dietz" w:date="2012-08-13T14:26:00Z">
              <w:r>
                <w:t xml:space="preserve">                  </w:t>
              </w:r>
            </w:ins>
          </w:p>
          <w:p w14:paraId="030C06A6" w14:textId="77777777" w:rsidR="00766893" w:rsidRDefault="00766893" w:rsidP="00766893">
            <w:pPr>
              <w:pStyle w:val="XML1"/>
              <w:rPr>
                <w:ins w:id="10175" w:author="Thomas Dietz" w:date="2012-08-13T14:26:00Z"/>
              </w:rPr>
            </w:pPr>
            <w:ins w:id="10176" w:author="Thomas Dietz" w:date="2012-08-13T14:26:00Z">
              <w:r>
                <w:t xml:space="preserve">            The current Port Feature set MUST contain this element</w:t>
              </w:r>
            </w:ins>
          </w:p>
          <w:p w14:paraId="7F67D136" w14:textId="77777777" w:rsidR="00766893" w:rsidRDefault="00766893" w:rsidP="00766893">
            <w:pPr>
              <w:pStyle w:val="XML1"/>
              <w:rPr>
                <w:ins w:id="10177" w:author="Thomas Dietz" w:date="2012-08-13T14:26:00Z"/>
              </w:rPr>
            </w:pPr>
            <w:ins w:id="10178" w:author="Thomas Dietz" w:date="2012-08-13T14:26:00Z">
              <w:r>
                <w:t xml:space="preserve">            exactly once. The other Port Feature sets MAY contain this</w:t>
              </w:r>
            </w:ins>
          </w:p>
          <w:p w14:paraId="4CD20CB0" w14:textId="77777777" w:rsidR="00766893" w:rsidRDefault="00766893" w:rsidP="00766893">
            <w:pPr>
              <w:pStyle w:val="XML1"/>
              <w:rPr>
                <w:ins w:id="10179" w:author="Thomas Dietz" w:date="2012-08-13T14:26:00Z"/>
              </w:rPr>
            </w:pPr>
            <w:ins w:id="10180" w:author="Thomas Dietz" w:date="2012-08-13T14:26:00Z">
              <w:r>
                <w:t xml:space="preserve">            element more than once. If this element appears more than</w:t>
              </w:r>
            </w:ins>
          </w:p>
          <w:p w14:paraId="313DA750" w14:textId="77777777" w:rsidR="00766893" w:rsidRDefault="00766893" w:rsidP="00766893">
            <w:pPr>
              <w:pStyle w:val="XML1"/>
              <w:rPr>
                <w:ins w:id="10181" w:author="Thomas Dietz" w:date="2012-08-13T14:26:00Z"/>
              </w:rPr>
            </w:pPr>
            <w:ins w:id="10182" w:author="Thomas Dietz" w:date="2012-08-13T14:26:00Z">
              <w:r>
                <w:t xml:space="preserve">            once in a Port Feature set than the value MUST be unique</w:t>
              </w:r>
            </w:ins>
          </w:p>
          <w:p w14:paraId="254866B4" w14:textId="77777777" w:rsidR="00766893" w:rsidRDefault="00766893" w:rsidP="00766893">
            <w:pPr>
              <w:pStyle w:val="XML1"/>
              <w:rPr>
                <w:ins w:id="10183" w:author="Thomas Dietz" w:date="2012-08-13T14:26:00Z"/>
              </w:rPr>
            </w:pPr>
            <w:ins w:id="10184" w:author="Thomas Dietz" w:date="2012-08-13T14:26:00Z">
              <w:r>
                <w:t xml:space="preserve">            within the Port Feature set.</w:t>
              </w:r>
            </w:ins>
          </w:p>
          <w:p w14:paraId="6598DB88" w14:textId="77777777" w:rsidR="00766893" w:rsidRDefault="00766893" w:rsidP="00766893">
            <w:pPr>
              <w:pStyle w:val="XML1"/>
              <w:rPr>
                <w:ins w:id="10185" w:author="Thomas Dietz" w:date="2012-08-13T14:26:00Z"/>
              </w:rPr>
            </w:pPr>
            <w:ins w:id="10186" w:author="Thomas Dietz" w:date="2012-08-13T14:26:00Z">
              <w:r>
                <w:t xml:space="preserve">          &lt;/xs:documentation&gt;</w:t>
              </w:r>
            </w:ins>
          </w:p>
          <w:p w14:paraId="342AEFEF" w14:textId="77777777" w:rsidR="00766893" w:rsidRDefault="00766893" w:rsidP="00766893">
            <w:pPr>
              <w:pStyle w:val="XML1"/>
              <w:rPr>
                <w:ins w:id="10187" w:author="Thomas Dietz" w:date="2012-08-13T14:26:00Z"/>
              </w:rPr>
            </w:pPr>
            <w:ins w:id="10188" w:author="Thomas Dietz" w:date="2012-08-13T14:26:00Z">
              <w:r>
                <w:t xml:space="preserve">        &lt;/xs:annotation&gt;</w:t>
              </w:r>
            </w:ins>
          </w:p>
          <w:p w14:paraId="6E438381" w14:textId="77777777" w:rsidR="00766893" w:rsidRDefault="00766893" w:rsidP="00766893">
            <w:pPr>
              <w:pStyle w:val="XML1"/>
              <w:rPr>
                <w:ins w:id="10189" w:author="Thomas Dietz" w:date="2012-08-13T14:26:00Z"/>
              </w:rPr>
            </w:pPr>
            <w:ins w:id="10190" w:author="Thomas Dietz" w:date="2012-08-13T14:26:00Z">
              <w:r>
                <w:t xml:space="preserve">        &lt;xs:simpleType&gt;</w:t>
              </w:r>
            </w:ins>
          </w:p>
          <w:p w14:paraId="2F18EA58" w14:textId="77777777" w:rsidR="00766893" w:rsidRDefault="00766893" w:rsidP="00766893">
            <w:pPr>
              <w:pStyle w:val="XML1"/>
              <w:rPr>
                <w:ins w:id="10191" w:author="Thomas Dietz" w:date="2012-08-13T14:26:00Z"/>
              </w:rPr>
            </w:pPr>
            <w:ins w:id="10192" w:author="Thomas Dietz" w:date="2012-08-13T14:26:00Z">
              <w:r>
                <w:t xml:space="preserve">          &lt;xs:restriction base="xs:string"&gt;</w:t>
              </w:r>
            </w:ins>
          </w:p>
          <w:p w14:paraId="69E2FCD2" w14:textId="77777777" w:rsidR="00766893" w:rsidRDefault="00766893" w:rsidP="00766893">
            <w:pPr>
              <w:pStyle w:val="XML1"/>
              <w:rPr>
                <w:ins w:id="10193" w:author="Thomas Dietz" w:date="2012-08-13T14:26:00Z"/>
              </w:rPr>
            </w:pPr>
            <w:ins w:id="10194" w:author="Thomas Dietz" w:date="2012-08-13T14:26:00Z">
              <w:r>
                <w:t xml:space="preserve">            &lt;xs:enumeration value="copper"/&gt;</w:t>
              </w:r>
            </w:ins>
          </w:p>
          <w:p w14:paraId="4409EFBC" w14:textId="77777777" w:rsidR="00766893" w:rsidRDefault="00766893" w:rsidP="00766893">
            <w:pPr>
              <w:pStyle w:val="XML1"/>
              <w:rPr>
                <w:ins w:id="10195" w:author="Thomas Dietz" w:date="2012-08-13T14:26:00Z"/>
              </w:rPr>
            </w:pPr>
            <w:ins w:id="10196" w:author="Thomas Dietz" w:date="2012-08-13T14:26:00Z">
              <w:r>
                <w:t xml:space="preserve">            &lt;xs:enumeration value="fiber"/&gt;</w:t>
              </w:r>
            </w:ins>
          </w:p>
          <w:p w14:paraId="4C3EEB45" w14:textId="77777777" w:rsidR="00766893" w:rsidRDefault="00766893" w:rsidP="00766893">
            <w:pPr>
              <w:pStyle w:val="XML1"/>
              <w:rPr>
                <w:ins w:id="10197" w:author="Thomas Dietz" w:date="2012-08-13T14:26:00Z"/>
              </w:rPr>
            </w:pPr>
            <w:ins w:id="10198" w:author="Thomas Dietz" w:date="2012-08-13T14:26:00Z">
              <w:r>
                <w:t xml:space="preserve">          &lt;/xs:restriction&gt;</w:t>
              </w:r>
            </w:ins>
          </w:p>
          <w:p w14:paraId="24D48618" w14:textId="77777777" w:rsidR="00766893" w:rsidRDefault="00766893" w:rsidP="00766893">
            <w:pPr>
              <w:pStyle w:val="XML1"/>
              <w:rPr>
                <w:ins w:id="10199" w:author="Thomas Dietz" w:date="2012-08-13T14:26:00Z"/>
              </w:rPr>
            </w:pPr>
            <w:ins w:id="10200" w:author="Thomas Dietz" w:date="2012-08-13T14:26:00Z">
              <w:r>
                <w:t xml:space="preserve">        &lt;/xs:simpleType&gt;</w:t>
              </w:r>
            </w:ins>
          </w:p>
          <w:p w14:paraId="0828F9E6" w14:textId="77777777" w:rsidR="00766893" w:rsidRDefault="00766893" w:rsidP="00766893">
            <w:pPr>
              <w:pStyle w:val="XML1"/>
              <w:rPr>
                <w:ins w:id="10201" w:author="Thomas Dietz" w:date="2012-08-13T14:26:00Z"/>
              </w:rPr>
            </w:pPr>
            <w:ins w:id="10202" w:author="Thomas Dietz" w:date="2012-08-13T14:26:00Z">
              <w:r>
                <w:t xml:space="preserve">      &lt;/xs:element&gt;</w:t>
              </w:r>
            </w:ins>
          </w:p>
          <w:p w14:paraId="2707A25B" w14:textId="77777777" w:rsidR="00766893" w:rsidRDefault="00766893" w:rsidP="00766893">
            <w:pPr>
              <w:pStyle w:val="XML1"/>
              <w:rPr>
                <w:ins w:id="10203" w:author="Thomas Dietz" w:date="2012-08-13T14:26:00Z"/>
              </w:rPr>
            </w:pPr>
            <w:ins w:id="10204" w:author="Thomas Dietz" w:date="2012-08-13T14:26:00Z">
              <w:r>
                <w:t xml:space="preserve">      &lt;xs:element name="pause"&gt;</w:t>
              </w:r>
            </w:ins>
          </w:p>
          <w:p w14:paraId="6AEC4091" w14:textId="77777777" w:rsidR="00766893" w:rsidRDefault="00766893" w:rsidP="00766893">
            <w:pPr>
              <w:pStyle w:val="XML1"/>
              <w:rPr>
                <w:ins w:id="10205" w:author="Thomas Dietz" w:date="2012-08-13T14:26:00Z"/>
              </w:rPr>
            </w:pPr>
            <w:ins w:id="10206" w:author="Thomas Dietz" w:date="2012-08-13T14:26:00Z">
              <w:r>
                <w:t xml:space="preserve">        &lt;xs:annotation&gt;</w:t>
              </w:r>
            </w:ins>
          </w:p>
          <w:p w14:paraId="0475EDC5" w14:textId="77777777" w:rsidR="00766893" w:rsidRDefault="00766893" w:rsidP="00766893">
            <w:pPr>
              <w:pStyle w:val="XML1"/>
              <w:rPr>
                <w:ins w:id="10207" w:author="Thomas Dietz" w:date="2012-08-13T14:26:00Z"/>
              </w:rPr>
            </w:pPr>
            <w:ins w:id="10208" w:author="Thomas Dietz" w:date="2012-08-13T14:26:00Z">
              <w:r>
                <w:t xml:space="preserve">          &lt;xs:documentation&gt;</w:t>
              </w:r>
            </w:ins>
          </w:p>
          <w:p w14:paraId="3B2F520B" w14:textId="77777777" w:rsidR="00766893" w:rsidRDefault="00766893" w:rsidP="00766893">
            <w:pPr>
              <w:pStyle w:val="XML1"/>
              <w:rPr>
                <w:ins w:id="10209" w:author="Thomas Dietz" w:date="2012-08-13T14:26:00Z"/>
              </w:rPr>
            </w:pPr>
            <w:ins w:id="10210" w:author="Thomas Dietz" w:date="2012-08-13T14:26:00Z">
              <w:r>
                <w:t xml:space="preserve">            Specifies if pausing of transmission is</w:t>
              </w:r>
            </w:ins>
          </w:p>
          <w:p w14:paraId="216B41AC" w14:textId="77777777" w:rsidR="00766893" w:rsidRDefault="00766893" w:rsidP="00766893">
            <w:pPr>
              <w:pStyle w:val="XML1"/>
              <w:rPr>
                <w:ins w:id="10211" w:author="Thomas Dietz" w:date="2012-08-13T14:26:00Z"/>
              </w:rPr>
            </w:pPr>
            <w:ins w:id="10212" w:author="Thomas Dietz" w:date="2012-08-13T14:26:00Z">
              <w:r>
                <w:t xml:space="preserve">            supported at all and if yes if it is asymmetric or</w:t>
              </w:r>
            </w:ins>
          </w:p>
          <w:p w14:paraId="2AC31683" w14:textId="77777777" w:rsidR="00766893" w:rsidRDefault="00766893" w:rsidP="00766893">
            <w:pPr>
              <w:pStyle w:val="XML1"/>
              <w:rPr>
                <w:ins w:id="10213" w:author="Thomas Dietz" w:date="2012-08-13T14:26:00Z"/>
              </w:rPr>
            </w:pPr>
            <w:ins w:id="10214" w:author="Thomas Dietz" w:date="2012-08-13T14:26:00Z">
              <w:r>
                <w:t xml:space="preserve">            symmetric.</w:t>
              </w:r>
            </w:ins>
          </w:p>
          <w:p w14:paraId="19436DD1" w14:textId="77777777" w:rsidR="00766893" w:rsidRDefault="00766893" w:rsidP="00766893">
            <w:pPr>
              <w:pStyle w:val="XML1"/>
              <w:rPr>
                <w:ins w:id="10215" w:author="Thomas Dietz" w:date="2012-08-13T14:26:00Z"/>
              </w:rPr>
            </w:pPr>
            <w:ins w:id="10216" w:author="Thomas Dietz" w:date="2012-08-13T14:26:00Z">
              <w:r>
                <w:t xml:space="preserve">          &lt;/xs:documentation&gt;</w:t>
              </w:r>
            </w:ins>
          </w:p>
          <w:p w14:paraId="4AD8B6AE" w14:textId="77777777" w:rsidR="00766893" w:rsidRDefault="00766893" w:rsidP="00766893">
            <w:pPr>
              <w:pStyle w:val="XML1"/>
              <w:rPr>
                <w:ins w:id="10217" w:author="Thomas Dietz" w:date="2012-08-13T14:26:00Z"/>
              </w:rPr>
            </w:pPr>
            <w:ins w:id="10218" w:author="Thomas Dietz" w:date="2012-08-13T14:26:00Z">
              <w:r>
                <w:t xml:space="preserve">        &lt;/xs:annotation&gt;</w:t>
              </w:r>
            </w:ins>
          </w:p>
          <w:p w14:paraId="76E4FD2F" w14:textId="77777777" w:rsidR="00766893" w:rsidRDefault="00766893" w:rsidP="00766893">
            <w:pPr>
              <w:pStyle w:val="XML1"/>
              <w:rPr>
                <w:ins w:id="10219" w:author="Thomas Dietz" w:date="2012-08-13T14:26:00Z"/>
              </w:rPr>
            </w:pPr>
            <w:ins w:id="10220" w:author="Thomas Dietz" w:date="2012-08-13T14:26:00Z">
              <w:r>
                <w:t xml:space="preserve">        &lt;xs:simpleType&gt;</w:t>
              </w:r>
            </w:ins>
          </w:p>
          <w:p w14:paraId="49D1FB52" w14:textId="77777777" w:rsidR="00766893" w:rsidRDefault="00766893" w:rsidP="00766893">
            <w:pPr>
              <w:pStyle w:val="XML1"/>
              <w:rPr>
                <w:ins w:id="10221" w:author="Thomas Dietz" w:date="2012-08-13T14:26:00Z"/>
              </w:rPr>
            </w:pPr>
            <w:ins w:id="10222" w:author="Thomas Dietz" w:date="2012-08-13T14:26:00Z">
              <w:r>
                <w:t xml:space="preserve">          &lt;xs:restriction base="xs:string"&gt;</w:t>
              </w:r>
            </w:ins>
          </w:p>
          <w:p w14:paraId="17A34D63" w14:textId="77777777" w:rsidR="00766893" w:rsidRDefault="00766893" w:rsidP="00766893">
            <w:pPr>
              <w:pStyle w:val="XML1"/>
              <w:rPr>
                <w:ins w:id="10223" w:author="Thomas Dietz" w:date="2012-08-13T14:26:00Z"/>
              </w:rPr>
            </w:pPr>
            <w:ins w:id="10224" w:author="Thomas Dietz" w:date="2012-08-13T14:26:00Z">
              <w:r>
                <w:t xml:space="preserve">            &lt;xs:enumeration value="unsupported"/&gt;</w:t>
              </w:r>
            </w:ins>
          </w:p>
          <w:p w14:paraId="6EDC8536" w14:textId="77777777" w:rsidR="00766893" w:rsidRDefault="00766893" w:rsidP="00766893">
            <w:pPr>
              <w:pStyle w:val="XML1"/>
              <w:rPr>
                <w:ins w:id="10225" w:author="Thomas Dietz" w:date="2012-08-13T14:26:00Z"/>
              </w:rPr>
            </w:pPr>
            <w:ins w:id="10226" w:author="Thomas Dietz" w:date="2012-08-13T14:26:00Z">
              <w:r>
                <w:t xml:space="preserve">            &lt;xs:enumeration value="symmetric"/&gt;</w:t>
              </w:r>
            </w:ins>
          </w:p>
          <w:p w14:paraId="1CEF55F1" w14:textId="77777777" w:rsidR="00766893" w:rsidRDefault="00766893" w:rsidP="00766893">
            <w:pPr>
              <w:pStyle w:val="XML1"/>
              <w:rPr>
                <w:ins w:id="10227" w:author="Thomas Dietz" w:date="2012-08-13T14:26:00Z"/>
              </w:rPr>
            </w:pPr>
            <w:ins w:id="10228" w:author="Thomas Dietz" w:date="2012-08-13T14:26:00Z">
              <w:r>
                <w:t xml:space="preserve">            &lt;xs:enumeration value="asymmetric"/&gt;</w:t>
              </w:r>
            </w:ins>
          </w:p>
          <w:p w14:paraId="24C0B2A1" w14:textId="77777777" w:rsidR="00766893" w:rsidRDefault="00766893" w:rsidP="00766893">
            <w:pPr>
              <w:pStyle w:val="XML1"/>
              <w:rPr>
                <w:ins w:id="10229" w:author="Thomas Dietz" w:date="2012-08-13T14:26:00Z"/>
              </w:rPr>
            </w:pPr>
            <w:ins w:id="10230" w:author="Thomas Dietz" w:date="2012-08-13T14:26:00Z">
              <w:r>
                <w:t xml:space="preserve">          &lt;/xs:restriction&gt;</w:t>
              </w:r>
            </w:ins>
          </w:p>
          <w:p w14:paraId="0F91872F" w14:textId="77777777" w:rsidR="00766893" w:rsidRDefault="00766893" w:rsidP="00766893">
            <w:pPr>
              <w:pStyle w:val="XML1"/>
              <w:rPr>
                <w:ins w:id="10231" w:author="Thomas Dietz" w:date="2012-08-13T14:26:00Z"/>
              </w:rPr>
            </w:pPr>
            <w:ins w:id="10232" w:author="Thomas Dietz" w:date="2012-08-13T14:26:00Z">
              <w:r>
                <w:t xml:space="preserve">        &lt;/xs:simpleType&gt;</w:t>
              </w:r>
            </w:ins>
          </w:p>
          <w:p w14:paraId="5CFBCE7E" w14:textId="77777777" w:rsidR="00766893" w:rsidRDefault="00766893" w:rsidP="00766893">
            <w:pPr>
              <w:pStyle w:val="XML1"/>
              <w:rPr>
                <w:ins w:id="10233" w:author="Thomas Dietz" w:date="2012-08-13T14:26:00Z"/>
              </w:rPr>
            </w:pPr>
            <w:ins w:id="10234" w:author="Thomas Dietz" w:date="2012-08-13T14:26:00Z">
              <w:r>
                <w:t xml:space="preserve">      &lt;/xs:element&gt;</w:t>
              </w:r>
            </w:ins>
          </w:p>
          <w:p w14:paraId="432DAF5C" w14:textId="77777777" w:rsidR="00766893" w:rsidRDefault="00766893" w:rsidP="00766893">
            <w:pPr>
              <w:pStyle w:val="XML1"/>
              <w:rPr>
                <w:ins w:id="10235" w:author="Thomas Dietz" w:date="2012-08-13T14:26:00Z"/>
              </w:rPr>
            </w:pPr>
            <w:ins w:id="10236" w:author="Thomas Dietz" w:date="2012-08-13T14:26:00Z">
              <w:r>
                <w:lastRenderedPageBreak/>
                <w:t xml:space="preserve">    &lt;/xs:sequence&gt;</w:t>
              </w:r>
            </w:ins>
          </w:p>
          <w:p w14:paraId="4AAD325D" w14:textId="77777777" w:rsidR="00766893" w:rsidRDefault="00766893" w:rsidP="00766893">
            <w:pPr>
              <w:pStyle w:val="XML1"/>
              <w:rPr>
                <w:ins w:id="10237" w:author="Thomas Dietz" w:date="2012-08-13T14:26:00Z"/>
              </w:rPr>
            </w:pPr>
            <w:ins w:id="10238" w:author="Thomas Dietz" w:date="2012-08-13T14:26:00Z">
              <w:r>
                <w:t xml:space="preserve">  &lt;/xs:group&gt;</w:t>
              </w:r>
            </w:ins>
          </w:p>
          <w:p w14:paraId="717200BC" w14:textId="77777777" w:rsidR="00766893" w:rsidRDefault="00766893" w:rsidP="00766893">
            <w:pPr>
              <w:pStyle w:val="XML1"/>
              <w:rPr>
                <w:ins w:id="10239" w:author="Thomas Dietz" w:date="2012-08-13T14:26:00Z"/>
              </w:rPr>
            </w:pPr>
          </w:p>
          <w:p w14:paraId="3D931C2A" w14:textId="77777777" w:rsidR="00766893" w:rsidRDefault="00766893" w:rsidP="00766893">
            <w:pPr>
              <w:pStyle w:val="XML1"/>
              <w:rPr>
                <w:ins w:id="10240" w:author="Thomas Dietz" w:date="2012-08-13T14:26:00Z"/>
              </w:rPr>
            </w:pPr>
            <w:ins w:id="10241" w:author="Thomas Dietz" w:date="2012-08-13T14:26:00Z">
              <w:r>
                <w:t xml:space="preserve">  &lt;xs:group name="OFPortOtherFeatureListType"&gt;</w:t>
              </w:r>
            </w:ins>
          </w:p>
          <w:p w14:paraId="4FAC5870" w14:textId="77777777" w:rsidR="00766893" w:rsidRDefault="00766893" w:rsidP="00766893">
            <w:pPr>
              <w:pStyle w:val="XML1"/>
              <w:rPr>
                <w:ins w:id="10242" w:author="Thomas Dietz" w:date="2012-08-13T14:26:00Z"/>
              </w:rPr>
            </w:pPr>
            <w:ins w:id="10243" w:author="Thomas Dietz" w:date="2012-08-13T14:26:00Z">
              <w:r>
                <w:t xml:space="preserve">    &lt;xs:annotation&gt;</w:t>
              </w:r>
            </w:ins>
          </w:p>
          <w:p w14:paraId="21C9B115" w14:textId="77777777" w:rsidR="00766893" w:rsidRDefault="00766893" w:rsidP="00766893">
            <w:pPr>
              <w:pStyle w:val="XML1"/>
              <w:rPr>
                <w:ins w:id="10244" w:author="Thomas Dietz" w:date="2012-08-13T14:26:00Z"/>
              </w:rPr>
            </w:pPr>
            <w:ins w:id="10245" w:author="Thomas Dietz" w:date="2012-08-13T14:26:00Z">
              <w:r>
                <w:t xml:space="preserve">      &lt;xs:documentation&gt;</w:t>
              </w:r>
            </w:ins>
          </w:p>
          <w:p w14:paraId="519B37C9" w14:textId="77777777" w:rsidR="00766893" w:rsidRDefault="00766893" w:rsidP="00766893">
            <w:pPr>
              <w:pStyle w:val="XML1"/>
              <w:rPr>
                <w:ins w:id="10246" w:author="Thomas Dietz" w:date="2012-08-13T14:26:00Z"/>
              </w:rPr>
            </w:pPr>
            <w:ins w:id="10247" w:author="Thomas Dietz" w:date="2012-08-13T14:26:00Z">
              <w:r>
                <w:t xml:space="preserve">        The features of a port that are supported or</w:t>
              </w:r>
            </w:ins>
          </w:p>
          <w:p w14:paraId="4AB80CF6" w14:textId="77777777" w:rsidR="00766893" w:rsidRDefault="00766893" w:rsidP="00766893">
            <w:pPr>
              <w:pStyle w:val="XML1"/>
              <w:rPr>
                <w:ins w:id="10248" w:author="Thomas Dietz" w:date="2012-08-13T14:26:00Z"/>
              </w:rPr>
            </w:pPr>
            <w:ins w:id="10249" w:author="Thomas Dietz" w:date="2012-08-13T14:26:00Z">
              <w:r>
                <w:t xml:space="preserve">        advertised.</w:t>
              </w:r>
            </w:ins>
          </w:p>
          <w:p w14:paraId="11D60546" w14:textId="77777777" w:rsidR="00766893" w:rsidRDefault="00766893" w:rsidP="00766893">
            <w:pPr>
              <w:pStyle w:val="XML1"/>
              <w:rPr>
                <w:ins w:id="10250" w:author="Thomas Dietz" w:date="2012-08-13T14:26:00Z"/>
              </w:rPr>
            </w:pPr>
          </w:p>
          <w:p w14:paraId="5A9501FB" w14:textId="77777777" w:rsidR="00766893" w:rsidRDefault="00766893" w:rsidP="00766893">
            <w:pPr>
              <w:pStyle w:val="XML1"/>
              <w:rPr>
                <w:ins w:id="10251" w:author="Thomas Dietz" w:date="2012-08-13T14:26:00Z"/>
              </w:rPr>
            </w:pPr>
            <w:ins w:id="10252" w:author="Thomas Dietz" w:date="2012-08-13T14:26:00Z">
              <w:r>
                <w:t xml:space="preserve">        If the elements in the OFPortOtherFeatureListType ares used</w:t>
              </w:r>
            </w:ins>
          </w:p>
          <w:p w14:paraId="2179D2D3" w14:textId="77777777" w:rsidR="00766893" w:rsidRDefault="00766893" w:rsidP="00766893">
            <w:pPr>
              <w:pStyle w:val="XML1"/>
              <w:rPr>
                <w:ins w:id="10253" w:author="Thomas Dietz" w:date="2012-08-13T14:26:00Z"/>
              </w:rPr>
            </w:pPr>
            <w:ins w:id="10254" w:author="Thomas Dietz" w:date="2012-08-13T14:26:00Z">
              <w:r>
                <w:t xml:space="preserve">        as configurable elements the NETCONF &amp;lt;edit-config&amp;gt; operations</w:t>
              </w:r>
            </w:ins>
          </w:p>
          <w:p w14:paraId="5999BDEB" w14:textId="77777777" w:rsidR="00766893" w:rsidRDefault="00766893" w:rsidP="00766893">
            <w:pPr>
              <w:pStyle w:val="XML1"/>
              <w:rPr>
                <w:ins w:id="10255" w:author="Thomas Dietz" w:date="2012-08-13T14:26:00Z"/>
              </w:rPr>
            </w:pPr>
            <w:ins w:id="10256" w:author="Thomas Dietz" w:date="2012-08-13T14:26:00Z">
              <w:r>
                <w:t xml:space="preserve">        MUST be implemented as follows: </w:t>
              </w:r>
            </w:ins>
          </w:p>
          <w:p w14:paraId="7A17D555" w14:textId="77777777" w:rsidR="00766893" w:rsidRDefault="00766893" w:rsidP="00766893">
            <w:pPr>
              <w:pStyle w:val="XML1"/>
              <w:rPr>
                <w:ins w:id="10257" w:author="Thomas Dietz" w:date="2012-08-13T14:26:00Z"/>
              </w:rPr>
            </w:pPr>
          </w:p>
          <w:p w14:paraId="7F600C78" w14:textId="77777777" w:rsidR="00766893" w:rsidRDefault="00766893" w:rsidP="00766893">
            <w:pPr>
              <w:pStyle w:val="XML1"/>
              <w:rPr>
                <w:ins w:id="10258" w:author="Thomas Dietz" w:date="2012-08-13T14:26:00Z"/>
              </w:rPr>
            </w:pPr>
            <w:ins w:id="10259" w:author="Thomas Dietz" w:date="2012-08-13T14:26:00Z">
              <w:r>
                <w:t xml:space="preserve">        * The 'resource-id' element MUST be present in the path or in</w:t>
              </w:r>
            </w:ins>
          </w:p>
          <w:p w14:paraId="22CB5BB2" w14:textId="77777777" w:rsidR="00766893" w:rsidRDefault="00766893" w:rsidP="00766893">
            <w:pPr>
              <w:pStyle w:val="XML1"/>
              <w:rPr>
                <w:ins w:id="10260" w:author="Thomas Dietz" w:date="2012-08-13T14:26:00Z"/>
              </w:rPr>
            </w:pPr>
            <w:ins w:id="10261" w:author="Thomas Dietz" w:date="2012-08-13T14:26:00Z">
              <w:r>
                <w:t xml:space="preserve">        the filter at all &amp;lt;edit-config&amp;gt; operations to identify the</w:t>
              </w:r>
            </w:ins>
          </w:p>
          <w:p w14:paraId="6E897821" w14:textId="77777777" w:rsidR="00766893" w:rsidRDefault="00766893" w:rsidP="00766893">
            <w:pPr>
              <w:pStyle w:val="XML1"/>
              <w:rPr>
                <w:ins w:id="10262" w:author="Thomas Dietz" w:date="2012-08-13T14:26:00Z"/>
              </w:rPr>
            </w:pPr>
            <w:ins w:id="10263" w:author="Thomas Dietz" w:date="2012-08-13T14:26:00Z">
              <w:r>
                <w:t xml:space="preserve">        resource.</w:t>
              </w:r>
            </w:ins>
          </w:p>
          <w:p w14:paraId="2AD27A3C" w14:textId="77777777" w:rsidR="00766893" w:rsidRDefault="00766893" w:rsidP="00766893">
            <w:pPr>
              <w:pStyle w:val="XML1"/>
              <w:rPr>
                <w:ins w:id="10264" w:author="Thomas Dietz" w:date="2012-08-13T14:26:00Z"/>
              </w:rPr>
            </w:pPr>
            <w:ins w:id="10265" w:author="Thomas Dietz" w:date="2012-08-13T14:26:00Z">
              <w:r>
                <w:t xml:space="preserve">        * If the operation is 'merge' or 'replace', the element is</w:t>
              </w:r>
            </w:ins>
          </w:p>
          <w:p w14:paraId="67A80704" w14:textId="77777777" w:rsidR="00766893" w:rsidRDefault="00766893" w:rsidP="00766893">
            <w:pPr>
              <w:pStyle w:val="XML1"/>
              <w:rPr>
                <w:ins w:id="10266" w:author="Thomas Dietz" w:date="2012-08-13T14:26:00Z"/>
              </w:rPr>
            </w:pPr>
            <w:ins w:id="10267" w:author="Thomas Dietz" w:date="2012-08-13T14:26:00Z">
              <w:r>
                <w:t xml:space="preserve">        created if it does not exist, and its value is set to the</w:t>
              </w:r>
            </w:ins>
          </w:p>
          <w:p w14:paraId="34221FA3" w14:textId="77777777" w:rsidR="00766893" w:rsidRDefault="00766893" w:rsidP="00766893">
            <w:pPr>
              <w:pStyle w:val="XML1"/>
              <w:rPr>
                <w:ins w:id="10268" w:author="Thomas Dietz" w:date="2012-08-13T14:26:00Z"/>
              </w:rPr>
            </w:pPr>
            <w:ins w:id="10269" w:author="Thomas Dietz" w:date="2012-08-13T14:26:00Z">
              <w:r>
                <w:t xml:space="preserve">        value found in the XML RPC data.</w:t>
              </w:r>
            </w:ins>
          </w:p>
          <w:p w14:paraId="1C247B5F" w14:textId="77777777" w:rsidR="00766893" w:rsidRDefault="00766893" w:rsidP="00766893">
            <w:pPr>
              <w:pStyle w:val="XML1"/>
              <w:rPr>
                <w:ins w:id="10270" w:author="Thomas Dietz" w:date="2012-08-13T14:26:00Z"/>
              </w:rPr>
            </w:pPr>
            <w:ins w:id="10271" w:author="Thomas Dietz" w:date="2012-08-13T14:26:00Z">
              <w:r>
                <w:t xml:space="preserve">        * If the operation is 'create', the element is created if it</w:t>
              </w:r>
            </w:ins>
          </w:p>
          <w:p w14:paraId="3E9DA61B" w14:textId="77777777" w:rsidR="00766893" w:rsidRDefault="00766893" w:rsidP="00766893">
            <w:pPr>
              <w:pStyle w:val="XML1"/>
              <w:rPr>
                <w:ins w:id="10272" w:author="Thomas Dietz" w:date="2012-08-13T14:26:00Z"/>
              </w:rPr>
            </w:pPr>
            <w:ins w:id="10273" w:author="Thomas Dietz" w:date="2012-08-13T14:26:00Z">
              <w:r>
                <w:t xml:space="preserve">        does not exist. If the element already exists, a</w:t>
              </w:r>
            </w:ins>
          </w:p>
          <w:p w14:paraId="40FA354C" w14:textId="77777777" w:rsidR="00766893" w:rsidRDefault="00766893" w:rsidP="00766893">
            <w:pPr>
              <w:pStyle w:val="XML1"/>
              <w:rPr>
                <w:ins w:id="10274" w:author="Thomas Dietz" w:date="2012-08-13T14:26:00Z"/>
              </w:rPr>
            </w:pPr>
            <w:ins w:id="10275" w:author="Thomas Dietz" w:date="2012-08-13T14:26:00Z">
              <w:r>
                <w:t xml:space="preserve">        'data</w:t>
              </w:r>
              <w:r>
                <w:rPr>
                  <w:rFonts w:ascii="MS Mincho" w:eastAsia="MS Mincho" w:hAnsi="MS Mincho" w:cs="MS Mincho" w:hint="eastAsia"/>
                </w:rPr>
                <w:t>‑</w:t>
              </w:r>
              <w:r>
                <w:t>exists' error is returned.</w:t>
              </w:r>
            </w:ins>
          </w:p>
          <w:p w14:paraId="59DB7621" w14:textId="77777777" w:rsidR="00766893" w:rsidRDefault="00766893" w:rsidP="00766893">
            <w:pPr>
              <w:pStyle w:val="XML1"/>
              <w:rPr>
                <w:ins w:id="10276" w:author="Thomas Dietz" w:date="2012-08-13T14:26:00Z"/>
              </w:rPr>
            </w:pPr>
            <w:ins w:id="10277" w:author="Thomas Dietz" w:date="2012-08-13T14:26:00Z">
              <w:r>
                <w:t xml:space="preserve">        * If the operation is 'delete', the element is deleted if it</w:t>
              </w:r>
            </w:ins>
          </w:p>
          <w:p w14:paraId="534FC1CE" w14:textId="77777777" w:rsidR="00766893" w:rsidRDefault="00766893" w:rsidP="00766893">
            <w:pPr>
              <w:pStyle w:val="XML1"/>
              <w:rPr>
                <w:ins w:id="10278" w:author="Thomas Dietz" w:date="2012-08-13T14:26:00Z"/>
              </w:rPr>
            </w:pPr>
            <w:ins w:id="10279" w:author="Thomas Dietz" w:date="2012-08-13T14:26:00Z">
              <w:r>
                <w:t xml:space="preserve">        exists. If the element does not exist, a 'data</w:t>
              </w:r>
              <w:r>
                <w:rPr>
                  <w:rFonts w:ascii="MS Mincho" w:eastAsia="MS Mincho" w:hAnsi="MS Mincho" w:cs="MS Mincho" w:hint="eastAsia"/>
                </w:rPr>
                <w:t>‑</w:t>
              </w:r>
              <w:r>
                <w:t>missing'</w:t>
              </w:r>
            </w:ins>
          </w:p>
          <w:p w14:paraId="35CAD24E" w14:textId="77777777" w:rsidR="00766893" w:rsidRDefault="00766893" w:rsidP="00766893">
            <w:pPr>
              <w:pStyle w:val="XML1"/>
              <w:rPr>
                <w:ins w:id="10280" w:author="Thomas Dietz" w:date="2012-08-13T14:26:00Z"/>
              </w:rPr>
            </w:pPr>
            <w:ins w:id="10281" w:author="Thomas Dietz" w:date="2012-08-13T14:26:00Z">
              <w:r>
                <w:t xml:space="preserve">        error is returned.</w:t>
              </w:r>
            </w:ins>
          </w:p>
          <w:p w14:paraId="40F2C557" w14:textId="77777777" w:rsidR="00766893" w:rsidRDefault="00766893" w:rsidP="00766893">
            <w:pPr>
              <w:pStyle w:val="XML1"/>
              <w:rPr>
                <w:ins w:id="10282" w:author="Thomas Dietz" w:date="2012-08-13T14:26:00Z"/>
              </w:rPr>
            </w:pPr>
          </w:p>
          <w:p w14:paraId="3C896DA0" w14:textId="77777777" w:rsidR="00766893" w:rsidRDefault="00766893" w:rsidP="00766893">
            <w:pPr>
              <w:pStyle w:val="XML1"/>
              <w:rPr>
                <w:ins w:id="10283" w:author="Thomas Dietz" w:date="2012-08-13T14:26:00Z"/>
              </w:rPr>
            </w:pPr>
            <w:ins w:id="10284" w:author="Thomas Dietz" w:date="2012-08-13T14:26:00Z">
              <w:r>
                <w:t xml:space="preserve">        If elements in the type OFPortOtherFeatureListType are used</w:t>
              </w:r>
            </w:ins>
          </w:p>
          <w:p w14:paraId="7F3F76DA" w14:textId="77777777" w:rsidR="00766893" w:rsidRDefault="00766893" w:rsidP="00766893">
            <w:pPr>
              <w:pStyle w:val="XML1"/>
              <w:rPr>
                <w:ins w:id="10285" w:author="Thomas Dietz" w:date="2012-08-13T14:26:00Z"/>
              </w:rPr>
            </w:pPr>
            <w:ins w:id="10286" w:author="Thomas Dietz" w:date="2012-08-13T14:26:00Z">
              <w:r>
                <w:t xml:space="preserve">        in an non-configurable way, they only be retrieved by NETCONF</w:t>
              </w:r>
            </w:ins>
          </w:p>
          <w:p w14:paraId="40BF8055" w14:textId="77777777" w:rsidR="00766893" w:rsidRDefault="00766893" w:rsidP="00766893">
            <w:pPr>
              <w:pStyle w:val="XML1"/>
              <w:rPr>
                <w:ins w:id="10287" w:author="Thomas Dietz" w:date="2012-08-13T14:26:00Z"/>
              </w:rPr>
            </w:pPr>
            <w:ins w:id="10288" w:author="Thomas Dietz" w:date="2012-08-13T14:26:00Z">
              <w:r>
                <w:t xml:space="preserve">        &amp;lt;get&amp;gt; operations. Attemps to modify this element and its</w:t>
              </w:r>
            </w:ins>
          </w:p>
          <w:p w14:paraId="0DAB0F61" w14:textId="77777777" w:rsidR="00766893" w:rsidRDefault="00766893" w:rsidP="00766893">
            <w:pPr>
              <w:pStyle w:val="XML1"/>
              <w:rPr>
                <w:ins w:id="10289" w:author="Thomas Dietz" w:date="2012-08-13T14:26:00Z"/>
              </w:rPr>
            </w:pPr>
            <w:ins w:id="10290" w:author="Thomas Dietz" w:date="2012-08-13T14:26:00Z">
              <w:r>
                <w:t xml:space="preserve">        children with a NETCONF &amp;lt;edit-config&amp;gt; operation MUST result</w:t>
              </w:r>
            </w:ins>
          </w:p>
          <w:p w14:paraId="7679AF30" w14:textId="77777777" w:rsidR="00766893" w:rsidRDefault="00766893" w:rsidP="00766893">
            <w:pPr>
              <w:pStyle w:val="XML1"/>
              <w:rPr>
                <w:ins w:id="10291" w:author="Thomas Dietz" w:date="2012-08-13T14:26:00Z"/>
              </w:rPr>
            </w:pPr>
            <w:ins w:id="10292" w:author="Thomas Dietz" w:date="2012-08-13T14:26:00Z">
              <w:r>
                <w:t xml:space="preserve">        in an 'operation-not-supported' error with type</w:t>
              </w:r>
            </w:ins>
          </w:p>
          <w:p w14:paraId="3542B20F" w14:textId="77777777" w:rsidR="00766893" w:rsidRDefault="00766893" w:rsidP="00766893">
            <w:pPr>
              <w:pStyle w:val="XML1"/>
              <w:rPr>
                <w:ins w:id="10293" w:author="Thomas Dietz" w:date="2012-08-13T14:26:00Z"/>
              </w:rPr>
            </w:pPr>
            <w:ins w:id="10294" w:author="Thomas Dietz" w:date="2012-08-13T14:26:00Z">
              <w:r>
                <w:t xml:space="preserve">        'application'.</w:t>
              </w:r>
            </w:ins>
          </w:p>
          <w:p w14:paraId="5AB5B965" w14:textId="77777777" w:rsidR="00766893" w:rsidRDefault="00766893" w:rsidP="00766893">
            <w:pPr>
              <w:pStyle w:val="XML1"/>
              <w:rPr>
                <w:ins w:id="10295" w:author="Thomas Dietz" w:date="2012-08-13T14:26:00Z"/>
              </w:rPr>
            </w:pPr>
            <w:ins w:id="10296" w:author="Thomas Dietz" w:date="2012-08-13T14:26:00Z">
              <w:r>
                <w:t xml:space="preserve">      &lt;/xs:documentation&gt;</w:t>
              </w:r>
            </w:ins>
          </w:p>
          <w:p w14:paraId="089650A1" w14:textId="77777777" w:rsidR="00766893" w:rsidRDefault="00766893" w:rsidP="00766893">
            <w:pPr>
              <w:pStyle w:val="XML1"/>
              <w:rPr>
                <w:ins w:id="10297" w:author="Thomas Dietz" w:date="2012-08-13T14:26:00Z"/>
              </w:rPr>
            </w:pPr>
            <w:ins w:id="10298" w:author="Thomas Dietz" w:date="2012-08-13T14:26:00Z">
              <w:r>
                <w:t xml:space="preserve">    &lt;/xs:annotation&gt;</w:t>
              </w:r>
            </w:ins>
          </w:p>
          <w:p w14:paraId="099FEA69" w14:textId="77777777" w:rsidR="00766893" w:rsidRDefault="00766893" w:rsidP="00766893">
            <w:pPr>
              <w:pStyle w:val="XML1"/>
              <w:rPr>
                <w:ins w:id="10299" w:author="Thomas Dietz" w:date="2012-08-13T14:26:00Z"/>
              </w:rPr>
            </w:pPr>
          </w:p>
          <w:p w14:paraId="56F08147" w14:textId="77777777" w:rsidR="00766893" w:rsidRDefault="00766893" w:rsidP="00766893">
            <w:pPr>
              <w:pStyle w:val="XML1"/>
              <w:rPr>
                <w:ins w:id="10300" w:author="Thomas Dietz" w:date="2012-08-13T14:26:00Z"/>
              </w:rPr>
            </w:pPr>
            <w:ins w:id="10301" w:author="Thomas Dietz" w:date="2012-08-13T14:26:00Z">
              <w:r>
                <w:t xml:space="preserve">    &lt;xs:sequence&gt;</w:t>
              </w:r>
            </w:ins>
          </w:p>
          <w:p w14:paraId="639C7767" w14:textId="77777777" w:rsidR="00766893" w:rsidRDefault="00766893" w:rsidP="00766893">
            <w:pPr>
              <w:pStyle w:val="XML1"/>
              <w:rPr>
                <w:ins w:id="10302" w:author="Thomas Dietz" w:date="2012-08-13T14:26:00Z"/>
              </w:rPr>
            </w:pPr>
            <w:ins w:id="10303" w:author="Thomas Dietz" w:date="2012-08-13T14:26:00Z">
              <w:r>
                <w:t xml:space="preserve">      &lt;xs:element name="rate"  type="OFPortRateType"&gt;</w:t>
              </w:r>
            </w:ins>
          </w:p>
          <w:p w14:paraId="049D98DE" w14:textId="77777777" w:rsidR="00766893" w:rsidRDefault="00766893" w:rsidP="00766893">
            <w:pPr>
              <w:pStyle w:val="XML1"/>
              <w:rPr>
                <w:ins w:id="10304" w:author="Thomas Dietz" w:date="2012-08-13T14:26:00Z"/>
              </w:rPr>
            </w:pPr>
            <w:ins w:id="10305" w:author="Thomas Dietz" w:date="2012-08-13T14:26:00Z">
              <w:r>
                <w:t xml:space="preserve">        &lt;xs:annotation&gt;</w:t>
              </w:r>
            </w:ins>
          </w:p>
          <w:p w14:paraId="2CFE2616" w14:textId="77777777" w:rsidR="00766893" w:rsidRDefault="00766893" w:rsidP="00766893">
            <w:pPr>
              <w:pStyle w:val="XML1"/>
              <w:rPr>
                <w:ins w:id="10306" w:author="Thomas Dietz" w:date="2012-08-13T14:26:00Z"/>
              </w:rPr>
            </w:pPr>
            <w:ins w:id="10307" w:author="Thomas Dietz" w:date="2012-08-13T14:26:00Z">
              <w:r>
                <w:t xml:space="preserve">          &lt;xs:documentation&gt;</w:t>
              </w:r>
            </w:ins>
          </w:p>
          <w:p w14:paraId="2D07DEA1" w14:textId="77777777" w:rsidR="00766893" w:rsidRDefault="00766893" w:rsidP="00766893">
            <w:pPr>
              <w:pStyle w:val="XML1"/>
              <w:rPr>
                <w:ins w:id="10308" w:author="Thomas Dietz" w:date="2012-08-13T14:26:00Z"/>
              </w:rPr>
            </w:pPr>
            <w:ins w:id="10309" w:author="Thomas Dietz" w:date="2012-08-13T14:26:00Z">
              <w:r>
                <w:t xml:space="preserve">            The transmission rate that is supported or</w:t>
              </w:r>
            </w:ins>
          </w:p>
          <w:p w14:paraId="21F488A7" w14:textId="77777777" w:rsidR="00766893" w:rsidRDefault="00766893" w:rsidP="00766893">
            <w:pPr>
              <w:pStyle w:val="XML1"/>
              <w:rPr>
                <w:ins w:id="10310" w:author="Thomas Dietz" w:date="2012-08-13T14:26:00Z"/>
              </w:rPr>
            </w:pPr>
            <w:ins w:id="10311" w:author="Thomas Dietz" w:date="2012-08-13T14:26:00Z">
              <w:r>
                <w:t xml:space="preserve">            advertised. Multiple transmissions rates are allowed.</w:t>
              </w:r>
            </w:ins>
          </w:p>
          <w:p w14:paraId="3D2B310E" w14:textId="77777777" w:rsidR="00766893" w:rsidRDefault="00766893" w:rsidP="00766893">
            <w:pPr>
              <w:pStyle w:val="XML1"/>
              <w:rPr>
                <w:ins w:id="10312" w:author="Thomas Dietz" w:date="2012-08-13T14:26:00Z"/>
              </w:rPr>
            </w:pPr>
          </w:p>
          <w:p w14:paraId="3D05BD61" w14:textId="77777777" w:rsidR="00766893" w:rsidRDefault="00766893" w:rsidP="00766893">
            <w:pPr>
              <w:pStyle w:val="XML1"/>
              <w:rPr>
                <w:ins w:id="10313" w:author="Thomas Dietz" w:date="2012-08-13T14:26:00Z"/>
              </w:rPr>
            </w:pPr>
            <w:ins w:id="10314" w:author="Thomas Dietz" w:date="2012-08-13T14:26:00Z">
              <w:r>
                <w:t xml:space="preserve">            At least one element MUST be present in the NETCONF data</w:t>
              </w:r>
            </w:ins>
          </w:p>
          <w:p w14:paraId="203EFD2B" w14:textId="77777777" w:rsidR="00766893" w:rsidRDefault="00766893" w:rsidP="00766893">
            <w:pPr>
              <w:pStyle w:val="XML1"/>
              <w:rPr>
                <w:ins w:id="10315" w:author="Thomas Dietz" w:date="2012-08-13T14:26:00Z"/>
              </w:rPr>
            </w:pPr>
            <w:ins w:id="10316" w:author="Thomas Dietz" w:date="2012-08-13T14:26:00Z">
              <w:r>
                <w:t xml:space="preserve">            store. If none of this elements is are present in a NETCONF</w:t>
              </w:r>
            </w:ins>
          </w:p>
          <w:p w14:paraId="2B8326AD" w14:textId="77777777" w:rsidR="00766893" w:rsidRDefault="00766893" w:rsidP="00766893">
            <w:pPr>
              <w:pStyle w:val="XML1"/>
              <w:rPr>
                <w:ins w:id="10317" w:author="Thomas Dietz" w:date="2012-08-13T14:26:00Z"/>
              </w:rPr>
            </w:pPr>
            <w:ins w:id="10318" w:author="Thomas Dietz" w:date="2012-08-13T14:26:00Z">
              <w:r>
                <w:t xml:space="preserve">            &amp;lt;edit-config&amp;gt; operation 'create', 'merge' or 'replace' and</w:t>
              </w:r>
            </w:ins>
          </w:p>
          <w:p w14:paraId="616F7C55" w14:textId="77777777" w:rsidR="00766893" w:rsidRDefault="00766893" w:rsidP="00766893">
            <w:pPr>
              <w:pStyle w:val="XML1"/>
              <w:rPr>
                <w:ins w:id="10319" w:author="Thomas Dietz" w:date="2012-08-13T14:26:00Z"/>
              </w:rPr>
            </w:pPr>
            <w:ins w:id="10320" w:author="Thomas Dietz" w:date="2012-08-13T14:26:00Z">
              <w:r>
                <w:t xml:space="preserve">            the parent element does not exist, a 'data-missing' error</w:t>
              </w:r>
            </w:ins>
          </w:p>
          <w:p w14:paraId="0D01BFA5" w14:textId="77777777" w:rsidR="00766893" w:rsidRDefault="00766893" w:rsidP="00766893">
            <w:pPr>
              <w:pStyle w:val="XML1"/>
              <w:rPr>
                <w:ins w:id="10321" w:author="Thomas Dietz" w:date="2012-08-13T14:26:00Z"/>
              </w:rPr>
            </w:pPr>
            <w:ins w:id="10322" w:author="Thomas Dietz" w:date="2012-08-13T14:26:00Z">
              <w:r>
                <w:t xml:space="preserve">            is returned.</w:t>
              </w:r>
            </w:ins>
          </w:p>
          <w:p w14:paraId="1721CC99" w14:textId="77777777" w:rsidR="00766893" w:rsidRDefault="00766893" w:rsidP="00766893">
            <w:pPr>
              <w:pStyle w:val="XML1"/>
              <w:rPr>
                <w:ins w:id="10323" w:author="Thomas Dietz" w:date="2012-08-13T14:26:00Z"/>
              </w:rPr>
            </w:pPr>
            <w:ins w:id="10324" w:author="Thomas Dietz" w:date="2012-08-13T14:26:00Z">
              <w:r>
                <w:t xml:space="preserve">          &lt;/xs:documentation&gt;</w:t>
              </w:r>
            </w:ins>
          </w:p>
          <w:p w14:paraId="06B2D124" w14:textId="77777777" w:rsidR="00766893" w:rsidRDefault="00766893" w:rsidP="00766893">
            <w:pPr>
              <w:pStyle w:val="XML1"/>
              <w:rPr>
                <w:ins w:id="10325" w:author="Thomas Dietz" w:date="2012-08-13T14:26:00Z"/>
              </w:rPr>
            </w:pPr>
            <w:ins w:id="10326" w:author="Thomas Dietz" w:date="2012-08-13T14:26:00Z">
              <w:r>
                <w:t xml:space="preserve">        &lt;/xs:annotation&gt;</w:t>
              </w:r>
            </w:ins>
          </w:p>
          <w:p w14:paraId="150E1777" w14:textId="77777777" w:rsidR="00766893" w:rsidRDefault="00766893" w:rsidP="00766893">
            <w:pPr>
              <w:pStyle w:val="XML1"/>
              <w:rPr>
                <w:ins w:id="10327" w:author="Thomas Dietz" w:date="2012-08-13T14:26:00Z"/>
              </w:rPr>
            </w:pPr>
            <w:ins w:id="10328" w:author="Thomas Dietz" w:date="2012-08-13T14:26:00Z">
              <w:r>
                <w:t xml:space="preserve">      &lt;/xs:element&gt;</w:t>
              </w:r>
            </w:ins>
          </w:p>
          <w:p w14:paraId="58A6EB59" w14:textId="77777777" w:rsidR="00766893" w:rsidRDefault="00766893" w:rsidP="00766893">
            <w:pPr>
              <w:pStyle w:val="XML1"/>
              <w:rPr>
                <w:ins w:id="10329" w:author="Thomas Dietz" w:date="2012-08-13T14:26:00Z"/>
              </w:rPr>
            </w:pPr>
            <w:ins w:id="10330" w:author="Thomas Dietz" w:date="2012-08-13T14:26:00Z">
              <w:r>
                <w:t xml:space="preserve">      &lt;xs:element name="auto-negotiate"  type="xs:boolean"&gt;</w:t>
              </w:r>
            </w:ins>
          </w:p>
          <w:p w14:paraId="169F9B3D" w14:textId="77777777" w:rsidR="00766893" w:rsidRDefault="00766893" w:rsidP="00766893">
            <w:pPr>
              <w:pStyle w:val="XML1"/>
              <w:rPr>
                <w:ins w:id="10331" w:author="Thomas Dietz" w:date="2012-08-13T14:26:00Z"/>
              </w:rPr>
            </w:pPr>
            <w:ins w:id="10332" w:author="Thomas Dietz" w:date="2012-08-13T14:26:00Z">
              <w:r>
                <w:t xml:space="preserve">        &lt;xs:annotation&gt;</w:t>
              </w:r>
            </w:ins>
          </w:p>
          <w:p w14:paraId="041327D7" w14:textId="77777777" w:rsidR="00766893" w:rsidRDefault="00766893" w:rsidP="00766893">
            <w:pPr>
              <w:pStyle w:val="XML1"/>
              <w:rPr>
                <w:ins w:id="10333" w:author="Thomas Dietz" w:date="2012-08-13T14:26:00Z"/>
              </w:rPr>
            </w:pPr>
            <w:ins w:id="10334" w:author="Thomas Dietz" w:date="2012-08-13T14:26:00Z">
              <w:r>
                <w:t xml:space="preserve">          &lt;xs:documentation&gt;</w:t>
              </w:r>
            </w:ins>
          </w:p>
          <w:p w14:paraId="6DEC0AD1" w14:textId="77777777" w:rsidR="00766893" w:rsidRDefault="00766893" w:rsidP="00766893">
            <w:pPr>
              <w:pStyle w:val="XML1"/>
              <w:rPr>
                <w:ins w:id="10335" w:author="Thomas Dietz" w:date="2012-08-13T14:26:00Z"/>
              </w:rPr>
            </w:pPr>
            <w:ins w:id="10336" w:author="Thomas Dietz" w:date="2012-08-13T14:26:00Z">
              <w:r>
                <w:t xml:space="preserve">            Specifies if auto-negotiation of transmission</w:t>
              </w:r>
            </w:ins>
          </w:p>
          <w:p w14:paraId="1367D81C" w14:textId="77777777" w:rsidR="00766893" w:rsidRDefault="00766893" w:rsidP="00766893">
            <w:pPr>
              <w:pStyle w:val="XML1"/>
              <w:rPr>
                <w:ins w:id="10337" w:author="Thomas Dietz" w:date="2012-08-13T14:26:00Z"/>
              </w:rPr>
            </w:pPr>
            <w:ins w:id="10338" w:author="Thomas Dietz" w:date="2012-08-13T14:26:00Z">
              <w:r>
                <w:t xml:space="preserve">            parameters is enabled for the port.</w:t>
              </w:r>
            </w:ins>
          </w:p>
          <w:p w14:paraId="11DA581B" w14:textId="77777777" w:rsidR="00766893" w:rsidRDefault="00766893" w:rsidP="00766893">
            <w:pPr>
              <w:pStyle w:val="XML1"/>
              <w:rPr>
                <w:ins w:id="10339" w:author="Thomas Dietz" w:date="2012-08-13T14:26:00Z"/>
              </w:rPr>
            </w:pPr>
          </w:p>
          <w:p w14:paraId="0072C48D" w14:textId="77777777" w:rsidR="00766893" w:rsidRDefault="00766893" w:rsidP="00766893">
            <w:pPr>
              <w:pStyle w:val="XML1"/>
              <w:rPr>
                <w:ins w:id="10340" w:author="Thomas Dietz" w:date="2012-08-13T14:26:00Z"/>
              </w:rPr>
            </w:pPr>
            <w:ins w:id="10341" w:author="Thomas Dietz" w:date="2012-08-13T14:26:00Z">
              <w:r>
                <w:lastRenderedPageBreak/>
                <w:t xml:space="preserve">            This element is optional. If this element is not present it</w:t>
              </w:r>
            </w:ins>
          </w:p>
          <w:p w14:paraId="4DEB064D" w14:textId="77777777" w:rsidR="00766893" w:rsidRDefault="00766893" w:rsidP="00766893">
            <w:pPr>
              <w:pStyle w:val="XML1"/>
              <w:rPr>
                <w:ins w:id="10342" w:author="Thomas Dietz" w:date="2012-08-13T14:26:00Z"/>
              </w:rPr>
            </w:pPr>
            <w:ins w:id="10343" w:author="Thomas Dietz" w:date="2012-08-13T14:26:00Z">
              <w:r>
                <w:t xml:space="preserve">            defaults to 'true'.</w:t>
              </w:r>
            </w:ins>
          </w:p>
          <w:p w14:paraId="4C5D90D7" w14:textId="77777777" w:rsidR="00766893" w:rsidRDefault="00766893" w:rsidP="00766893">
            <w:pPr>
              <w:pStyle w:val="XML1"/>
              <w:rPr>
                <w:ins w:id="10344" w:author="Thomas Dietz" w:date="2012-08-13T14:26:00Z"/>
              </w:rPr>
            </w:pPr>
            <w:ins w:id="10345" w:author="Thomas Dietz" w:date="2012-08-13T14:26:00Z">
              <w:r>
                <w:t xml:space="preserve">          &lt;/xs:documentation&gt;</w:t>
              </w:r>
            </w:ins>
          </w:p>
          <w:p w14:paraId="3C8A5761" w14:textId="77777777" w:rsidR="00766893" w:rsidRDefault="00766893" w:rsidP="00766893">
            <w:pPr>
              <w:pStyle w:val="XML1"/>
              <w:rPr>
                <w:ins w:id="10346" w:author="Thomas Dietz" w:date="2012-08-13T14:26:00Z"/>
              </w:rPr>
            </w:pPr>
            <w:ins w:id="10347" w:author="Thomas Dietz" w:date="2012-08-13T14:26:00Z">
              <w:r>
                <w:t xml:space="preserve">        &lt;/xs:annotation&gt;</w:t>
              </w:r>
            </w:ins>
          </w:p>
          <w:p w14:paraId="224704D3" w14:textId="77777777" w:rsidR="00766893" w:rsidRDefault="00766893" w:rsidP="00766893">
            <w:pPr>
              <w:pStyle w:val="XML1"/>
              <w:rPr>
                <w:ins w:id="10348" w:author="Thomas Dietz" w:date="2012-08-13T14:26:00Z"/>
              </w:rPr>
            </w:pPr>
            <w:ins w:id="10349" w:author="Thomas Dietz" w:date="2012-08-13T14:26:00Z">
              <w:r>
                <w:t xml:space="preserve">      &lt;/xs:element&gt;</w:t>
              </w:r>
            </w:ins>
          </w:p>
          <w:p w14:paraId="1990CB4D" w14:textId="77777777" w:rsidR="00766893" w:rsidRDefault="00766893" w:rsidP="00766893">
            <w:pPr>
              <w:pStyle w:val="XML1"/>
              <w:rPr>
                <w:ins w:id="10350" w:author="Thomas Dietz" w:date="2012-08-13T14:26:00Z"/>
              </w:rPr>
            </w:pPr>
            <w:ins w:id="10351" w:author="Thomas Dietz" w:date="2012-08-13T14:26:00Z">
              <w:r>
                <w:t xml:space="preserve">      &lt;xs:element name="medium"&gt;</w:t>
              </w:r>
            </w:ins>
          </w:p>
          <w:p w14:paraId="62D408BC" w14:textId="77777777" w:rsidR="00766893" w:rsidRDefault="00766893" w:rsidP="00766893">
            <w:pPr>
              <w:pStyle w:val="XML1"/>
              <w:rPr>
                <w:ins w:id="10352" w:author="Thomas Dietz" w:date="2012-08-13T14:26:00Z"/>
              </w:rPr>
            </w:pPr>
            <w:ins w:id="10353" w:author="Thomas Dietz" w:date="2012-08-13T14:26:00Z">
              <w:r>
                <w:t xml:space="preserve">        &lt;xs:annotation&gt;</w:t>
              </w:r>
            </w:ins>
          </w:p>
          <w:p w14:paraId="7B60043D" w14:textId="77777777" w:rsidR="00766893" w:rsidRDefault="00766893" w:rsidP="00766893">
            <w:pPr>
              <w:pStyle w:val="XML1"/>
              <w:rPr>
                <w:ins w:id="10354" w:author="Thomas Dietz" w:date="2012-08-13T14:26:00Z"/>
              </w:rPr>
            </w:pPr>
            <w:ins w:id="10355" w:author="Thomas Dietz" w:date="2012-08-13T14:26:00Z">
              <w:r>
                <w:t xml:space="preserve">          &lt;xs:documentation&gt;</w:t>
              </w:r>
            </w:ins>
          </w:p>
          <w:p w14:paraId="2D8F803D" w14:textId="77777777" w:rsidR="00766893" w:rsidRDefault="00766893" w:rsidP="00766893">
            <w:pPr>
              <w:pStyle w:val="XML1"/>
              <w:rPr>
                <w:ins w:id="10356" w:author="Thomas Dietz" w:date="2012-08-13T14:26:00Z"/>
              </w:rPr>
            </w:pPr>
            <w:ins w:id="10357" w:author="Thomas Dietz" w:date="2012-08-13T14:26:00Z">
              <w:r>
                <w:t xml:space="preserve">            The transmission medium used by the port.</w:t>
              </w:r>
            </w:ins>
          </w:p>
          <w:p w14:paraId="7537632C" w14:textId="77777777" w:rsidR="00766893" w:rsidRDefault="00766893" w:rsidP="00766893">
            <w:pPr>
              <w:pStyle w:val="XML1"/>
              <w:rPr>
                <w:ins w:id="10358" w:author="Thomas Dietz" w:date="2012-08-13T14:26:00Z"/>
              </w:rPr>
            </w:pPr>
            <w:ins w:id="10359" w:author="Thomas Dietz" w:date="2012-08-13T14:26:00Z">
              <w:r>
                <w:t xml:space="preserve">            Multiple media are allowed.</w:t>
              </w:r>
            </w:ins>
          </w:p>
          <w:p w14:paraId="68E485F8" w14:textId="77777777" w:rsidR="00766893" w:rsidRDefault="00766893" w:rsidP="00766893">
            <w:pPr>
              <w:pStyle w:val="XML1"/>
              <w:rPr>
                <w:ins w:id="10360" w:author="Thomas Dietz" w:date="2012-08-13T14:26:00Z"/>
              </w:rPr>
            </w:pPr>
          </w:p>
          <w:p w14:paraId="21F46605" w14:textId="77777777" w:rsidR="00766893" w:rsidRDefault="00766893" w:rsidP="00766893">
            <w:pPr>
              <w:pStyle w:val="XML1"/>
              <w:rPr>
                <w:ins w:id="10361" w:author="Thomas Dietz" w:date="2012-08-13T14:26:00Z"/>
              </w:rPr>
            </w:pPr>
            <w:ins w:id="10362" w:author="Thomas Dietz" w:date="2012-08-13T14:26:00Z">
              <w:r>
                <w:t xml:space="preserve">            At least one element MUST be present in the NETCONF data</w:t>
              </w:r>
            </w:ins>
          </w:p>
          <w:p w14:paraId="37FA8903" w14:textId="77777777" w:rsidR="00766893" w:rsidRDefault="00766893" w:rsidP="00766893">
            <w:pPr>
              <w:pStyle w:val="XML1"/>
              <w:rPr>
                <w:ins w:id="10363" w:author="Thomas Dietz" w:date="2012-08-13T14:26:00Z"/>
              </w:rPr>
            </w:pPr>
            <w:ins w:id="10364" w:author="Thomas Dietz" w:date="2012-08-13T14:26:00Z">
              <w:r>
                <w:t xml:space="preserve">            store. If none of this elements is are present in a NETCONF</w:t>
              </w:r>
            </w:ins>
          </w:p>
          <w:p w14:paraId="2166FE99" w14:textId="77777777" w:rsidR="00766893" w:rsidRDefault="00766893" w:rsidP="00766893">
            <w:pPr>
              <w:pStyle w:val="XML1"/>
              <w:rPr>
                <w:ins w:id="10365" w:author="Thomas Dietz" w:date="2012-08-13T14:26:00Z"/>
              </w:rPr>
            </w:pPr>
            <w:ins w:id="10366" w:author="Thomas Dietz" w:date="2012-08-13T14:26:00Z">
              <w:r>
                <w:t xml:space="preserve">            &amp;lt;edit-config&amp;gt; operation 'create', 'merge' or 'replace' and</w:t>
              </w:r>
            </w:ins>
          </w:p>
          <w:p w14:paraId="07420A81" w14:textId="77777777" w:rsidR="00766893" w:rsidRDefault="00766893" w:rsidP="00766893">
            <w:pPr>
              <w:pStyle w:val="XML1"/>
              <w:rPr>
                <w:ins w:id="10367" w:author="Thomas Dietz" w:date="2012-08-13T14:26:00Z"/>
              </w:rPr>
            </w:pPr>
            <w:ins w:id="10368" w:author="Thomas Dietz" w:date="2012-08-13T14:26:00Z">
              <w:r>
                <w:t xml:space="preserve">            the parent element does not exist, a 'data-missing' error</w:t>
              </w:r>
            </w:ins>
          </w:p>
          <w:p w14:paraId="0B999EF4" w14:textId="77777777" w:rsidR="00766893" w:rsidRDefault="00766893" w:rsidP="00766893">
            <w:pPr>
              <w:pStyle w:val="XML1"/>
              <w:rPr>
                <w:ins w:id="10369" w:author="Thomas Dietz" w:date="2012-08-13T14:26:00Z"/>
              </w:rPr>
            </w:pPr>
            <w:ins w:id="10370" w:author="Thomas Dietz" w:date="2012-08-13T14:26:00Z">
              <w:r>
                <w:t xml:space="preserve">            is returned.</w:t>
              </w:r>
            </w:ins>
          </w:p>
          <w:p w14:paraId="1F73B0F0" w14:textId="77777777" w:rsidR="00766893" w:rsidRDefault="00766893" w:rsidP="00766893">
            <w:pPr>
              <w:pStyle w:val="XML1"/>
              <w:rPr>
                <w:ins w:id="10371" w:author="Thomas Dietz" w:date="2012-08-13T14:26:00Z"/>
              </w:rPr>
            </w:pPr>
            <w:ins w:id="10372" w:author="Thomas Dietz" w:date="2012-08-13T14:26:00Z">
              <w:r>
                <w:t xml:space="preserve">          &lt;/xs:documentation&gt;</w:t>
              </w:r>
            </w:ins>
          </w:p>
          <w:p w14:paraId="3457A6CD" w14:textId="77777777" w:rsidR="00766893" w:rsidRDefault="00766893" w:rsidP="00766893">
            <w:pPr>
              <w:pStyle w:val="XML1"/>
              <w:rPr>
                <w:ins w:id="10373" w:author="Thomas Dietz" w:date="2012-08-13T14:26:00Z"/>
              </w:rPr>
            </w:pPr>
            <w:ins w:id="10374" w:author="Thomas Dietz" w:date="2012-08-13T14:26:00Z">
              <w:r>
                <w:t xml:space="preserve">        &lt;/xs:annotation&gt;</w:t>
              </w:r>
            </w:ins>
          </w:p>
          <w:p w14:paraId="21A6E87B" w14:textId="77777777" w:rsidR="00766893" w:rsidRDefault="00766893" w:rsidP="00766893">
            <w:pPr>
              <w:pStyle w:val="XML1"/>
              <w:rPr>
                <w:ins w:id="10375" w:author="Thomas Dietz" w:date="2012-08-13T14:26:00Z"/>
              </w:rPr>
            </w:pPr>
            <w:ins w:id="10376" w:author="Thomas Dietz" w:date="2012-08-13T14:26:00Z">
              <w:r>
                <w:t xml:space="preserve">        &lt;xs:simpleType&gt;</w:t>
              </w:r>
            </w:ins>
          </w:p>
          <w:p w14:paraId="1B3180A4" w14:textId="77777777" w:rsidR="00766893" w:rsidRDefault="00766893" w:rsidP="00766893">
            <w:pPr>
              <w:pStyle w:val="XML1"/>
              <w:rPr>
                <w:ins w:id="10377" w:author="Thomas Dietz" w:date="2012-08-13T14:26:00Z"/>
              </w:rPr>
            </w:pPr>
            <w:ins w:id="10378" w:author="Thomas Dietz" w:date="2012-08-13T14:26:00Z">
              <w:r>
                <w:t xml:space="preserve">          &lt;xs:restriction base="xs:string"&gt;</w:t>
              </w:r>
            </w:ins>
          </w:p>
          <w:p w14:paraId="5520D1C5" w14:textId="77777777" w:rsidR="00766893" w:rsidRDefault="00766893" w:rsidP="00766893">
            <w:pPr>
              <w:pStyle w:val="XML1"/>
              <w:rPr>
                <w:ins w:id="10379" w:author="Thomas Dietz" w:date="2012-08-13T14:26:00Z"/>
              </w:rPr>
            </w:pPr>
            <w:ins w:id="10380" w:author="Thomas Dietz" w:date="2012-08-13T14:26:00Z">
              <w:r>
                <w:t xml:space="preserve">            &lt;xs:enumeration value="copper"/&gt;</w:t>
              </w:r>
            </w:ins>
          </w:p>
          <w:p w14:paraId="671C4343" w14:textId="77777777" w:rsidR="00766893" w:rsidRDefault="00766893" w:rsidP="00766893">
            <w:pPr>
              <w:pStyle w:val="XML1"/>
              <w:rPr>
                <w:ins w:id="10381" w:author="Thomas Dietz" w:date="2012-08-13T14:26:00Z"/>
              </w:rPr>
            </w:pPr>
            <w:ins w:id="10382" w:author="Thomas Dietz" w:date="2012-08-13T14:26:00Z">
              <w:r>
                <w:t xml:space="preserve">            &lt;xs:enumeration value="fiber"/&gt;</w:t>
              </w:r>
            </w:ins>
          </w:p>
          <w:p w14:paraId="424D533B" w14:textId="77777777" w:rsidR="00766893" w:rsidRDefault="00766893" w:rsidP="00766893">
            <w:pPr>
              <w:pStyle w:val="XML1"/>
              <w:rPr>
                <w:ins w:id="10383" w:author="Thomas Dietz" w:date="2012-08-13T14:26:00Z"/>
              </w:rPr>
            </w:pPr>
            <w:ins w:id="10384" w:author="Thomas Dietz" w:date="2012-08-13T14:26:00Z">
              <w:r>
                <w:t xml:space="preserve">          &lt;/xs:restriction&gt;</w:t>
              </w:r>
            </w:ins>
          </w:p>
          <w:p w14:paraId="2B7EDBDF" w14:textId="77777777" w:rsidR="00766893" w:rsidRDefault="00766893" w:rsidP="00766893">
            <w:pPr>
              <w:pStyle w:val="XML1"/>
              <w:rPr>
                <w:ins w:id="10385" w:author="Thomas Dietz" w:date="2012-08-13T14:26:00Z"/>
              </w:rPr>
            </w:pPr>
            <w:ins w:id="10386" w:author="Thomas Dietz" w:date="2012-08-13T14:26:00Z">
              <w:r>
                <w:t xml:space="preserve">        &lt;/xs:simpleType&gt;</w:t>
              </w:r>
            </w:ins>
          </w:p>
          <w:p w14:paraId="3CC5C0E5" w14:textId="77777777" w:rsidR="00766893" w:rsidRDefault="00766893" w:rsidP="00766893">
            <w:pPr>
              <w:pStyle w:val="XML1"/>
              <w:rPr>
                <w:ins w:id="10387" w:author="Thomas Dietz" w:date="2012-08-13T14:26:00Z"/>
              </w:rPr>
            </w:pPr>
            <w:ins w:id="10388" w:author="Thomas Dietz" w:date="2012-08-13T14:26:00Z">
              <w:r>
                <w:t xml:space="preserve">      &lt;/xs:element&gt;</w:t>
              </w:r>
            </w:ins>
          </w:p>
          <w:p w14:paraId="0985E497" w14:textId="77777777" w:rsidR="00766893" w:rsidRDefault="00766893" w:rsidP="00766893">
            <w:pPr>
              <w:pStyle w:val="XML1"/>
              <w:rPr>
                <w:ins w:id="10389" w:author="Thomas Dietz" w:date="2012-08-13T14:26:00Z"/>
              </w:rPr>
            </w:pPr>
            <w:ins w:id="10390" w:author="Thomas Dietz" w:date="2012-08-13T14:26:00Z">
              <w:r>
                <w:t xml:space="preserve">      &lt;xs:element name="pause"&gt;</w:t>
              </w:r>
            </w:ins>
          </w:p>
          <w:p w14:paraId="709F2EB3" w14:textId="77777777" w:rsidR="00766893" w:rsidRDefault="00766893" w:rsidP="00766893">
            <w:pPr>
              <w:pStyle w:val="XML1"/>
              <w:rPr>
                <w:ins w:id="10391" w:author="Thomas Dietz" w:date="2012-08-13T14:26:00Z"/>
              </w:rPr>
            </w:pPr>
            <w:ins w:id="10392" w:author="Thomas Dietz" w:date="2012-08-13T14:26:00Z">
              <w:r>
                <w:t xml:space="preserve">        &lt;xs:annotation&gt;</w:t>
              </w:r>
            </w:ins>
          </w:p>
          <w:p w14:paraId="25CF6B8F" w14:textId="77777777" w:rsidR="00766893" w:rsidRDefault="00766893" w:rsidP="00766893">
            <w:pPr>
              <w:pStyle w:val="XML1"/>
              <w:rPr>
                <w:ins w:id="10393" w:author="Thomas Dietz" w:date="2012-08-13T14:26:00Z"/>
              </w:rPr>
            </w:pPr>
            <w:ins w:id="10394" w:author="Thomas Dietz" w:date="2012-08-13T14:26:00Z">
              <w:r>
                <w:t xml:space="preserve">          &lt;xs:documentation&gt;</w:t>
              </w:r>
            </w:ins>
          </w:p>
          <w:p w14:paraId="215E2165" w14:textId="77777777" w:rsidR="00766893" w:rsidRDefault="00766893" w:rsidP="00766893">
            <w:pPr>
              <w:pStyle w:val="XML1"/>
              <w:rPr>
                <w:ins w:id="10395" w:author="Thomas Dietz" w:date="2012-08-13T14:26:00Z"/>
              </w:rPr>
            </w:pPr>
            <w:ins w:id="10396" w:author="Thomas Dietz" w:date="2012-08-13T14:26:00Z">
              <w:r>
                <w:t xml:space="preserve">            Specifies if pausing of transmission is</w:t>
              </w:r>
            </w:ins>
          </w:p>
          <w:p w14:paraId="3333EE5E" w14:textId="77777777" w:rsidR="00766893" w:rsidRDefault="00766893" w:rsidP="00766893">
            <w:pPr>
              <w:pStyle w:val="XML1"/>
              <w:rPr>
                <w:ins w:id="10397" w:author="Thomas Dietz" w:date="2012-08-13T14:26:00Z"/>
              </w:rPr>
            </w:pPr>
            <w:ins w:id="10398" w:author="Thomas Dietz" w:date="2012-08-13T14:26:00Z">
              <w:r>
                <w:t xml:space="preserve">            supported at all and if yes if it is asymmetric or</w:t>
              </w:r>
            </w:ins>
          </w:p>
          <w:p w14:paraId="6A4C5B58" w14:textId="77777777" w:rsidR="00766893" w:rsidRDefault="00766893" w:rsidP="00766893">
            <w:pPr>
              <w:pStyle w:val="XML1"/>
              <w:rPr>
                <w:ins w:id="10399" w:author="Thomas Dietz" w:date="2012-08-13T14:26:00Z"/>
              </w:rPr>
            </w:pPr>
            <w:ins w:id="10400" w:author="Thomas Dietz" w:date="2012-08-13T14:26:00Z">
              <w:r>
                <w:t xml:space="preserve">            symmetric.</w:t>
              </w:r>
            </w:ins>
          </w:p>
          <w:p w14:paraId="0E593EF3" w14:textId="77777777" w:rsidR="00766893" w:rsidRDefault="00766893" w:rsidP="00766893">
            <w:pPr>
              <w:pStyle w:val="XML1"/>
              <w:rPr>
                <w:ins w:id="10401" w:author="Thomas Dietz" w:date="2012-08-13T14:26:00Z"/>
              </w:rPr>
            </w:pPr>
          </w:p>
          <w:p w14:paraId="10D0AD0C" w14:textId="77777777" w:rsidR="00766893" w:rsidRDefault="00766893" w:rsidP="00766893">
            <w:pPr>
              <w:pStyle w:val="XML1"/>
              <w:rPr>
                <w:ins w:id="10402" w:author="Thomas Dietz" w:date="2012-08-13T14:26:00Z"/>
              </w:rPr>
            </w:pPr>
            <w:ins w:id="10403" w:author="Thomas Dietz" w:date="2012-08-13T14:26:00Z">
              <w:r>
                <w:t xml:space="preserve">            This element MUST be present in the NETCONF data store.</w:t>
              </w:r>
            </w:ins>
          </w:p>
          <w:p w14:paraId="308B64C0" w14:textId="77777777" w:rsidR="00766893" w:rsidRDefault="00766893" w:rsidP="00766893">
            <w:pPr>
              <w:pStyle w:val="XML1"/>
              <w:rPr>
                <w:ins w:id="10404" w:author="Thomas Dietz" w:date="2012-08-13T14:26:00Z"/>
              </w:rPr>
            </w:pPr>
            <w:ins w:id="10405" w:author="Thomas Dietz" w:date="2012-08-13T14:26:00Z">
              <w:r>
                <w:t xml:space="preserve">            If this element is not present in a NETCONF &amp;lt;edit-config&amp;gt;</w:t>
              </w:r>
            </w:ins>
          </w:p>
          <w:p w14:paraId="6EA4E6D9" w14:textId="77777777" w:rsidR="00766893" w:rsidRDefault="00766893" w:rsidP="00766893">
            <w:pPr>
              <w:pStyle w:val="XML1"/>
              <w:rPr>
                <w:ins w:id="10406" w:author="Thomas Dietz" w:date="2012-08-13T14:26:00Z"/>
              </w:rPr>
            </w:pPr>
            <w:ins w:id="10407" w:author="Thomas Dietz" w:date="2012-08-13T14:26:00Z">
              <w:r>
                <w:t xml:space="preserve">            operation 'create', 'merge' or 'replace' and the parent</w:t>
              </w:r>
            </w:ins>
          </w:p>
          <w:p w14:paraId="47390F83" w14:textId="77777777" w:rsidR="00766893" w:rsidRDefault="00766893" w:rsidP="00766893">
            <w:pPr>
              <w:pStyle w:val="XML1"/>
              <w:rPr>
                <w:ins w:id="10408" w:author="Thomas Dietz" w:date="2012-08-13T14:26:00Z"/>
              </w:rPr>
            </w:pPr>
            <w:ins w:id="10409" w:author="Thomas Dietz" w:date="2012-08-13T14:26:00Z">
              <w:r>
                <w:t xml:space="preserve">            element does not exist, a 'data-missing' error is</w:t>
              </w:r>
            </w:ins>
          </w:p>
          <w:p w14:paraId="7314F804" w14:textId="77777777" w:rsidR="00766893" w:rsidRDefault="00766893" w:rsidP="00766893">
            <w:pPr>
              <w:pStyle w:val="XML1"/>
              <w:rPr>
                <w:ins w:id="10410" w:author="Thomas Dietz" w:date="2012-08-13T14:26:00Z"/>
              </w:rPr>
            </w:pPr>
            <w:ins w:id="10411" w:author="Thomas Dietz" w:date="2012-08-13T14:26:00Z">
              <w:r>
                <w:t xml:space="preserve">            returned.</w:t>
              </w:r>
            </w:ins>
          </w:p>
          <w:p w14:paraId="067BB315" w14:textId="77777777" w:rsidR="00766893" w:rsidRDefault="00766893" w:rsidP="00766893">
            <w:pPr>
              <w:pStyle w:val="XML1"/>
              <w:rPr>
                <w:ins w:id="10412" w:author="Thomas Dietz" w:date="2012-08-13T14:26:00Z"/>
              </w:rPr>
            </w:pPr>
            <w:ins w:id="10413" w:author="Thomas Dietz" w:date="2012-08-13T14:26:00Z">
              <w:r>
                <w:t xml:space="preserve">          &lt;/xs:documentation&gt;</w:t>
              </w:r>
            </w:ins>
          </w:p>
          <w:p w14:paraId="5291E93F" w14:textId="77777777" w:rsidR="00766893" w:rsidRDefault="00766893" w:rsidP="00766893">
            <w:pPr>
              <w:pStyle w:val="XML1"/>
              <w:rPr>
                <w:ins w:id="10414" w:author="Thomas Dietz" w:date="2012-08-13T14:26:00Z"/>
              </w:rPr>
            </w:pPr>
            <w:ins w:id="10415" w:author="Thomas Dietz" w:date="2012-08-13T14:26:00Z">
              <w:r>
                <w:t xml:space="preserve">        &lt;/xs:annotation&gt;</w:t>
              </w:r>
            </w:ins>
          </w:p>
          <w:p w14:paraId="42ADEDB4" w14:textId="77777777" w:rsidR="00766893" w:rsidRDefault="00766893" w:rsidP="00766893">
            <w:pPr>
              <w:pStyle w:val="XML1"/>
              <w:rPr>
                <w:ins w:id="10416" w:author="Thomas Dietz" w:date="2012-08-13T14:26:00Z"/>
              </w:rPr>
            </w:pPr>
            <w:ins w:id="10417" w:author="Thomas Dietz" w:date="2012-08-13T14:26:00Z">
              <w:r>
                <w:t xml:space="preserve">        &lt;xs:simpleType&gt;</w:t>
              </w:r>
            </w:ins>
          </w:p>
          <w:p w14:paraId="2584E7BC" w14:textId="77777777" w:rsidR="00766893" w:rsidRDefault="00766893" w:rsidP="00766893">
            <w:pPr>
              <w:pStyle w:val="XML1"/>
              <w:rPr>
                <w:ins w:id="10418" w:author="Thomas Dietz" w:date="2012-08-13T14:26:00Z"/>
              </w:rPr>
            </w:pPr>
            <w:ins w:id="10419" w:author="Thomas Dietz" w:date="2012-08-13T14:26:00Z">
              <w:r>
                <w:t xml:space="preserve">          &lt;xs:restriction base="xs:string"&gt;</w:t>
              </w:r>
            </w:ins>
          </w:p>
          <w:p w14:paraId="76BAECDD" w14:textId="77777777" w:rsidR="00766893" w:rsidRDefault="00766893" w:rsidP="00766893">
            <w:pPr>
              <w:pStyle w:val="XML1"/>
              <w:rPr>
                <w:ins w:id="10420" w:author="Thomas Dietz" w:date="2012-08-13T14:26:00Z"/>
              </w:rPr>
            </w:pPr>
            <w:ins w:id="10421" w:author="Thomas Dietz" w:date="2012-08-13T14:26:00Z">
              <w:r>
                <w:t xml:space="preserve">            &lt;xs:enumeration value="unsupported"/&gt;</w:t>
              </w:r>
            </w:ins>
          </w:p>
          <w:p w14:paraId="7C1DC4C1" w14:textId="77777777" w:rsidR="00766893" w:rsidRDefault="00766893" w:rsidP="00766893">
            <w:pPr>
              <w:pStyle w:val="XML1"/>
              <w:rPr>
                <w:ins w:id="10422" w:author="Thomas Dietz" w:date="2012-08-13T14:26:00Z"/>
              </w:rPr>
            </w:pPr>
            <w:ins w:id="10423" w:author="Thomas Dietz" w:date="2012-08-13T14:26:00Z">
              <w:r>
                <w:t xml:space="preserve">            &lt;xs:enumeration value="symmetric"/&gt;</w:t>
              </w:r>
            </w:ins>
          </w:p>
          <w:p w14:paraId="1D1224AA" w14:textId="77777777" w:rsidR="00766893" w:rsidRDefault="00766893" w:rsidP="00766893">
            <w:pPr>
              <w:pStyle w:val="XML1"/>
              <w:rPr>
                <w:ins w:id="10424" w:author="Thomas Dietz" w:date="2012-08-13T14:26:00Z"/>
              </w:rPr>
            </w:pPr>
            <w:ins w:id="10425" w:author="Thomas Dietz" w:date="2012-08-13T14:26:00Z">
              <w:r>
                <w:t xml:space="preserve">            &lt;xs:enumeration value="asymmetric"/&gt;</w:t>
              </w:r>
            </w:ins>
          </w:p>
          <w:p w14:paraId="5C154DAC" w14:textId="77777777" w:rsidR="00766893" w:rsidRDefault="00766893" w:rsidP="00766893">
            <w:pPr>
              <w:pStyle w:val="XML1"/>
              <w:rPr>
                <w:ins w:id="10426" w:author="Thomas Dietz" w:date="2012-08-13T14:26:00Z"/>
              </w:rPr>
            </w:pPr>
            <w:ins w:id="10427" w:author="Thomas Dietz" w:date="2012-08-13T14:26:00Z">
              <w:r>
                <w:t xml:space="preserve">          &lt;/xs:restriction&gt;</w:t>
              </w:r>
            </w:ins>
          </w:p>
          <w:p w14:paraId="38519700" w14:textId="77777777" w:rsidR="00766893" w:rsidRDefault="00766893" w:rsidP="00766893">
            <w:pPr>
              <w:pStyle w:val="XML1"/>
              <w:rPr>
                <w:ins w:id="10428" w:author="Thomas Dietz" w:date="2012-08-13T14:26:00Z"/>
              </w:rPr>
            </w:pPr>
            <w:ins w:id="10429" w:author="Thomas Dietz" w:date="2012-08-13T14:26:00Z">
              <w:r>
                <w:t xml:space="preserve">        &lt;/xs:simpleType&gt;</w:t>
              </w:r>
            </w:ins>
          </w:p>
          <w:p w14:paraId="2D1ABAD6" w14:textId="77777777" w:rsidR="00766893" w:rsidRDefault="00766893" w:rsidP="00766893">
            <w:pPr>
              <w:pStyle w:val="XML1"/>
              <w:rPr>
                <w:ins w:id="10430" w:author="Thomas Dietz" w:date="2012-08-13T14:26:00Z"/>
              </w:rPr>
            </w:pPr>
            <w:ins w:id="10431" w:author="Thomas Dietz" w:date="2012-08-13T14:26:00Z">
              <w:r>
                <w:t xml:space="preserve">      &lt;/xs:element&gt;</w:t>
              </w:r>
            </w:ins>
          </w:p>
          <w:p w14:paraId="757E636E" w14:textId="77777777" w:rsidR="00766893" w:rsidRDefault="00766893" w:rsidP="00766893">
            <w:pPr>
              <w:pStyle w:val="XML1"/>
              <w:rPr>
                <w:ins w:id="10432" w:author="Thomas Dietz" w:date="2012-08-13T14:26:00Z"/>
              </w:rPr>
            </w:pPr>
            <w:ins w:id="10433" w:author="Thomas Dietz" w:date="2012-08-13T14:26:00Z">
              <w:r>
                <w:t xml:space="preserve">    &lt;/xs:sequence&gt;</w:t>
              </w:r>
            </w:ins>
          </w:p>
          <w:p w14:paraId="3E08CC19" w14:textId="77777777" w:rsidR="00766893" w:rsidRDefault="00766893" w:rsidP="00766893">
            <w:pPr>
              <w:pStyle w:val="XML1"/>
              <w:rPr>
                <w:ins w:id="10434" w:author="Thomas Dietz" w:date="2012-08-13T14:28:00Z"/>
              </w:rPr>
            </w:pPr>
            <w:ins w:id="10435" w:author="Thomas Dietz" w:date="2012-08-13T14:26:00Z">
              <w:r>
                <w:t xml:space="preserve">  &lt;/xs:group&gt;</w:t>
              </w:r>
            </w:ins>
          </w:p>
          <w:p w14:paraId="4B409674" w14:textId="77777777" w:rsidR="00766893" w:rsidRDefault="00766893" w:rsidP="00766893">
            <w:pPr>
              <w:pStyle w:val="XML1"/>
              <w:rPr>
                <w:ins w:id="10436" w:author="Thomas Dietz" w:date="2012-08-13T14:28:00Z"/>
              </w:rPr>
            </w:pPr>
          </w:p>
          <w:p w14:paraId="6303833C" w14:textId="77777777" w:rsidR="00766893" w:rsidRDefault="00766893" w:rsidP="00766893">
            <w:pPr>
              <w:pStyle w:val="XML1"/>
              <w:rPr>
                <w:ins w:id="10437" w:author="Thomas Dietz" w:date="2012-08-13T14:28:00Z"/>
              </w:rPr>
            </w:pPr>
            <w:ins w:id="10438" w:author="Thomas Dietz" w:date="2012-08-13T14:28:00Z">
              <w:r>
                <w:t xml:space="preserve">  &lt;xs:simpleType name="OFPortRateType"&gt;</w:t>
              </w:r>
            </w:ins>
          </w:p>
          <w:p w14:paraId="18CE70E3" w14:textId="77777777" w:rsidR="00766893" w:rsidRDefault="00766893" w:rsidP="00766893">
            <w:pPr>
              <w:pStyle w:val="XML1"/>
              <w:rPr>
                <w:ins w:id="10439" w:author="Thomas Dietz" w:date="2012-08-13T14:28:00Z"/>
              </w:rPr>
            </w:pPr>
            <w:ins w:id="10440" w:author="Thomas Dietz" w:date="2012-08-13T14:28:00Z">
              <w:r>
                <w:t xml:space="preserve">    &lt;xs:annotation&gt;</w:t>
              </w:r>
            </w:ins>
          </w:p>
          <w:p w14:paraId="42CD7102" w14:textId="77777777" w:rsidR="00766893" w:rsidRDefault="00766893" w:rsidP="00766893">
            <w:pPr>
              <w:pStyle w:val="XML1"/>
              <w:rPr>
                <w:ins w:id="10441" w:author="Thomas Dietz" w:date="2012-08-13T14:28:00Z"/>
              </w:rPr>
            </w:pPr>
            <w:ins w:id="10442" w:author="Thomas Dietz" w:date="2012-08-13T14:28:00Z">
              <w:r>
                <w:t xml:space="preserve">      &lt;xs:documentation&gt;</w:t>
              </w:r>
            </w:ins>
          </w:p>
          <w:p w14:paraId="5E752A93" w14:textId="77777777" w:rsidR="00766893" w:rsidRDefault="00766893" w:rsidP="00766893">
            <w:pPr>
              <w:pStyle w:val="XML1"/>
              <w:rPr>
                <w:ins w:id="10443" w:author="Thomas Dietz" w:date="2012-08-13T14:28:00Z"/>
              </w:rPr>
            </w:pPr>
            <w:ins w:id="10444" w:author="Thomas Dietz" w:date="2012-08-13T14:28:00Z">
              <w:r>
                <w:t xml:space="preserve">        Type to specify the rate of a port including the</w:t>
              </w:r>
            </w:ins>
          </w:p>
          <w:p w14:paraId="4FEF22DE" w14:textId="77777777" w:rsidR="00766893" w:rsidRDefault="00766893" w:rsidP="00766893">
            <w:pPr>
              <w:pStyle w:val="XML1"/>
              <w:rPr>
                <w:ins w:id="10445" w:author="Thomas Dietz" w:date="2012-08-13T14:28:00Z"/>
              </w:rPr>
            </w:pPr>
            <w:ins w:id="10446" w:author="Thomas Dietz" w:date="2012-08-13T14:28:00Z">
              <w:r>
                <w:t xml:space="preserve">        duplex transmission feature. Possible rates are 10Mb, 100Mb,</w:t>
              </w:r>
            </w:ins>
          </w:p>
          <w:p w14:paraId="241973D8" w14:textId="77777777" w:rsidR="00766893" w:rsidRDefault="00766893" w:rsidP="00766893">
            <w:pPr>
              <w:pStyle w:val="XML1"/>
              <w:rPr>
                <w:ins w:id="10447" w:author="Thomas Dietz" w:date="2012-08-13T14:28:00Z"/>
              </w:rPr>
            </w:pPr>
            <w:ins w:id="10448" w:author="Thomas Dietz" w:date="2012-08-13T14:28:00Z">
              <w:r>
                <w:t xml:space="preserve">        1Gb, 10Gb, 40Gb, 100Gb, 1Tb or other. Rates of 10Mb, 100Mb</w:t>
              </w:r>
            </w:ins>
          </w:p>
          <w:p w14:paraId="7F7DED19" w14:textId="77777777" w:rsidR="00766893" w:rsidRDefault="00766893" w:rsidP="00766893">
            <w:pPr>
              <w:pStyle w:val="XML1"/>
              <w:rPr>
                <w:ins w:id="10449" w:author="Thomas Dietz" w:date="2012-08-13T14:28:00Z"/>
              </w:rPr>
            </w:pPr>
            <w:ins w:id="10450" w:author="Thomas Dietz" w:date="2012-08-13T14:28:00Z">
              <w:r>
                <w:lastRenderedPageBreak/>
                <w:t xml:space="preserve">        and 1 Gb can support half or full duplex transmission.</w:t>
              </w:r>
            </w:ins>
          </w:p>
          <w:p w14:paraId="1CFDCACD" w14:textId="77777777" w:rsidR="00766893" w:rsidRDefault="00766893" w:rsidP="00766893">
            <w:pPr>
              <w:pStyle w:val="XML1"/>
              <w:rPr>
                <w:ins w:id="10451" w:author="Thomas Dietz" w:date="2012-08-13T14:28:00Z"/>
              </w:rPr>
            </w:pPr>
            <w:ins w:id="10452" w:author="Thomas Dietz" w:date="2012-08-13T14:28:00Z">
              <w:r>
                <w:t xml:space="preserve">      &lt;/xs:documentation&gt;</w:t>
              </w:r>
            </w:ins>
          </w:p>
          <w:p w14:paraId="4F59D18B" w14:textId="77777777" w:rsidR="00766893" w:rsidRDefault="00766893" w:rsidP="00766893">
            <w:pPr>
              <w:pStyle w:val="XML1"/>
              <w:rPr>
                <w:ins w:id="10453" w:author="Thomas Dietz" w:date="2012-08-13T14:28:00Z"/>
              </w:rPr>
            </w:pPr>
            <w:ins w:id="10454" w:author="Thomas Dietz" w:date="2012-08-13T14:28:00Z">
              <w:r>
                <w:t xml:space="preserve">    &lt;/xs:annotation&gt;</w:t>
              </w:r>
            </w:ins>
          </w:p>
          <w:p w14:paraId="43C8AEBE" w14:textId="77777777" w:rsidR="00766893" w:rsidRDefault="00766893" w:rsidP="00766893">
            <w:pPr>
              <w:pStyle w:val="XML1"/>
              <w:rPr>
                <w:ins w:id="10455" w:author="Thomas Dietz" w:date="2012-08-13T14:28:00Z"/>
              </w:rPr>
            </w:pPr>
          </w:p>
          <w:p w14:paraId="04E4826C" w14:textId="77777777" w:rsidR="00766893" w:rsidRDefault="00766893" w:rsidP="00766893">
            <w:pPr>
              <w:pStyle w:val="XML1"/>
              <w:rPr>
                <w:ins w:id="10456" w:author="Thomas Dietz" w:date="2012-08-13T14:28:00Z"/>
              </w:rPr>
            </w:pPr>
            <w:ins w:id="10457" w:author="Thomas Dietz" w:date="2012-08-13T14:28:00Z">
              <w:r>
                <w:t xml:space="preserve">    &lt;xs:restriction base="xs:string"&gt;</w:t>
              </w:r>
            </w:ins>
          </w:p>
          <w:p w14:paraId="4D6C2314" w14:textId="77777777" w:rsidR="00766893" w:rsidRDefault="00766893" w:rsidP="00766893">
            <w:pPr>
              <w:pStyle w:val="XML1"/>
              <w:rPr>
                <w:ins w:id="10458" w:author="Thomas Dietz" w:date="2012-08-13T14:28:00Z"/>
              </w:rPr>
            </w:pPr>
            <w:ins w:id="10459" w:author="Thomas Dietz" w:date="2012-08-13T14:28:00Z">
              <w:r>
                <w:t xml:space="preserve">      &lt;xs:enumeration value="10Mb-HD"/&gt;</w:t>
              </w:r>
            </w:ins>
          </w:p>
          <w:p w14:paraId="488A98CC" w14:textId="77777777" w:rsidR="00766893" w:rsidRDefault="00766893" w:rsidP="00766893">
            <w:pPr>
              <w:pStyle w:val="XML1"/>
              <w:rPr>
                <w:ins w:id="10460" w:author="Thomas Dietz" w:date="2012-08-13T14:28:00Z"/>
              </w:rPr>
            </w:pPr>
            <w:ins w:id="10461" w:author="Thomas Dietz" w:date="2012-08-13T14:28:00Z">
              <w:r>
                <w:t xml:space="preserve">      &lt;xs:enumeration value="10Mb-FD"/&gt;</w:t>
              </w:r>
            </w:ins>
          </w:p>
          <w:p w14:paraId="08149E7B" w14:textId="77777777" w:rsidR="00766893" w:rsidRDefault="00766893" w:rsidP="00766893">
            <w:pPr>
              <w:pStyle w:val="XML1"/>
              <w:rPr>
                <w:ins w:id="10462" w:author="Thomas Dietz" w:date="2012-08-13T14:28:00Z"/>
              </w:rPr>
            </w:pPr>
            <w:ins w:id="10463" w:author="Thomas Dietz" w:date="2012-08-13T14:28:00Z">
              <w:r>
                <w:t xml:space="preserve">      &lt;xs:enumeration value="100Mb-HD"/&gt;</w:t>
              </w:r>
            </w:ins>
          </w:p>
          <w:p w14:paraId="1A109C65" w14:textId="77777777" w:rsidR="00766893" w:rsidRDefault="00766893" w:rsidP="00766893">
            <w:pPr>
              <w:pStyle w:val="XML1"/>
              <w:rPr>
                <w:ins w:id="10464" w:author="Thomas Dietz" w:date="2012-08-13T14:28:00Z"/>
              </w:rPr>
            </w:pPr>
            <w:ins w:id="10465" w:author="Thomas Dietz" w:date="2012-08-13T14:28:00Z">
              <w:r>
                <w:t xml:space="preserve">      &lt;xs:enumeration value="100Mb-FD"/&gt;</w:t>
              </w:r>
            </w:ins>
          </w:p>
          <w:p w14:paraId="0A4C7BA7" w14:textId="77777777" w:rsidR="00766893" w:rsidRDefault="00766893" w:rsidP="00766893">
            <w:pPr>
              <w:pStyle w:val="XML1"/>
              <w:rPr>
                <w:ins w:id="10466" w:author="Thomas Dietz" w:date="2012-08-13T14:28:00Z"/>
              </w:rPr>
            </w:pPr>
            <w:ins w:id="10467" w:author="Thomas Dietz" w:date="2012-08-13T14:28:00Z">
              <w:r>
                <w:t xml:space="preserve">      &lt;xs:enumeration value="1Gb-HD"/&gt;</w:t>
              </w:r>
            </w:ins>
          </w:p>
          <w:p w14:paraId="3330688C" w14:textId="77777777" w:rsidR="00766893" w:rsidRDefault="00766893" w:rsidP="00766893">
            <w:pPr>
              <w:pStyle w:val="XML1"/>
              <w:rPr>
                <w:ins w:id="10468" w:author="Thomas Dietz" w:date="2012-08-13T14:28:00Z"/>
              </w:rPr>
            </w:pPr>
            <w:ins w:id="10469" w:author="Thomas Dietz" w:date="2012-08-13T14:28:00Z">
              <w:r>
                <w:t xml:space="preserve">      &lt;xs:enumeration value="1Gb-FD"/&gt;</w:t>
              </w:r>
            </w:ins>
          </w:p>
          <w:p w14:paraId="63278325" w14:textId="77777777" w:rsidR="00766893" w:rsidRDefault="00766893" w:rsidP="00766893">
            <w:pPr>
              <w:pStyle w:val="XML1"/>
              <w:rPr>
                <w:ins w:id="10470" w:author="Thomas Dietz" w:date="2012-08-13T14:28:00Z"/>
              </w:rPr>
            </w:pPr>
            <w:ins w:id="10471" w:author="Thomas Dietz" w:date="2012-08-13T14:28:00Z">
              <w:r>
                <w:t xml:space="preserve">      &lt;xs:enumeration value="10Gb"/&gt;</w:t>
              </w:r>
            </w:ins>
          </w:p>
          <w:p w14:paraId="7DDF1CCC" w14:textId="77777777" w:rsidR="00766893" w:rsidRDefault="00766893" w:rsidP="00766893">
            <w:pPr>
              <w:pStyle w:val="XML1"/>
              <w:rPr>
                <w:ins w:id="10472" w:author="Thomas Dietz" w:date="2012-08-13T14:28:00Z"/>
              </w:rPr>
            </w:pPr>
            <w:ins w:id="10473" w:author="Thomas Dietz" w:date="2012-08-13T14:28:00Z">
              <w:r>
                <w:t xml:space="preserve">      &lt;xs:enumeration value="40Gb"/&gt;</w:t>
              </w:r>
            </w:ins>
          </w:p>
          <w:p w14:paraId="7360AFB3" w14:textId="77777777" w:rsidR="00766893" w:rsidRDefault="00766893" w:rsidP="00766893">
            <w:pPr>
              <w:pStyle w:val="XML1"/>
              <w:rPr>
                <w:ins w:id="10474" w:author="Thomas Dietz" w:date="2012-08-13T14:28:00Z"/>
              </w:rPr>
            </w:pPr>
            <w:ins w:id="10475" w:author="Thomas Dietz" w:date="2012-08-13T14:28:00Z">
              <w:r>
                <w:t xml:space="preserve">      &lt;xs:enumeration value="100Gb"/&gt;</w:t>
              </w:r>
            </w:ins>
          </w:p>
          <w:p w14:paraId="5F414DF4" w14:textId="77777777" w:rsidR="00766893" w:rsidRDefault="00766893" w:rsidP="00766893">
            <w:pPr>
              <w:pStyle w:val="XML1"/>
              <w:rPr>
                <w:ins w:id="10476" w:author="Thomas Dietz" w:date="2012-08-13T14:28:00Z"/>
              </w:rPr>
            </w:pPr>
            <w:ins w:id="10477" w:author="Thomas Dietz" w:date="2012-08-13T14:28:00Z">
              <w:r>
                <w:t xml:space="preserve">      &lt;xs:enumeration value="1Tb"/&gt;</w:t>
              </w:r>
            </w:ins>
          </w:p>
          <w:p w14:paraId="67586114" w14:textId="77777777" w:rsidR="00766893" w:rsidRDefault="00766893" w:rsidP="00766893">
            <w:pPr>
              <w:pStyle w:val="XML1"/>
              <w:rPr>
                <w:ins w:id="10478" w:author="Thomas Dietz" w:date="2012-08-13T14:28:00Z"/>
              </w:rPr>
            </w:pPr>
            <w:ins w:id="10479" w:author="Thomas Dietz" w:date="2012-08-13T14:28:00Z">
              <w:r>
                <w:t xml:space="preserve">      &lt;xs:enumeration value="other"/&gt;</w:t>
              </w:r>
            </w:ins>
          </w:p>
          <w:p w14:paraId="44913B7E" w14:textId="77777777" w:rsidR="00766893" w:rsidRDefault="00766893" w:rsidP="00766893">
            <w:pPr>
              <w:pStyle w:val="XML1"/>
              <w:rPr>
                <w:ins w:id="10480" w:author="Thomas Dietz" w:date="2012-08-13T14:28:00Z"/>
              </w:rPr>
            </w:pPr>
            <w:ins w:id="10481" w:author="Thomas Dietz" w:date="2012-08-13T14:28:00Z">
              <w:r>
                <w:t xml:space="preserve">    &lt;/xs:restriction&gt;</w:t>
              </w:r>
            </w:ins>
          </w:p>
          <w:p w14:paraId="0C3CB238" w14:textId="12A43AF3" w:rsidR="0094763A" w:rsidRPr="009F1B7D" w:rsidDel="00766893" w:rsidRDefault="00766893" w:rsidP="00766893">
            <w:pPr>
              <w:pStyle w:val="XML1"/>
              <w:rPr>
                <w:del w:id="10482" w:author="Thomas Dietz" w:date="2012-08-13T14:26:00Z"/>
              </w:rPr>
            </w:pPr>
            <w:ins w:id="10483" w:author="Thomas Dietz" w:date="2012-08-13T14:28:00Z">
              <w:r>
                <w:t xml:space="preserve">  &lt;/xs:simpleType&gt;</w:t>
              </w:r>
            </w:ins>
            <w:del w:id="10484" w:author="Thomas Dietz" w:date="2012-08-13T14:26:00Z">
              <w:r w:rsidR="0094763A" w:rsidRPr="009F1B7D" w:rsidDel="00766893">
                <w:delText>&lt;xs:simpleType name="OFPortRateType"&gt;</w:delText>
              </w:r>
            </w:del>
          </w:p>
          <w:p w14:paraId="0F8DBC6E" w14:textId="73A82E5E" w:rsidR="0094763A" w:rsidRPr="009F1B7D" w:rsidDel="00766893" w:rsidRDefault="0094763A" w:rsidP="00011096">
            <w:pPr>
              <w:pStyle w:val="XML2"/>
              <w:rPr>
                <w:del w:id="10485" w:author="Thomas Dietz" w:date="2012-08-13T14:26:00Z"/>
              </w:rPr>
            </w:pPr>
            <w:del w:id="10486" w:author="Thomas Dietz" w:date="2012-08-13T14:26:00Z">
              <w:r w:rsidRPr="009F1B7D" w:rsidDel="00766893">
                <w:delText>&lt;xs:restriction base="xs:string"&gt;</w:delText>
              </w:r>
            </w:del>
          </w:p>
          <w:p w14:paraId="4B828744" w14:textId="1607C34A" w:rsidR="0094763A" w:rsidRPr="009F1B7D" w:rsidDel="00766893" w:rsidRDefault="0094763A" w:rsidP="00011096">
            <w:pPr>
              <w:pStyle w:val="XML3"/>
              <w:rPr>
                <w:del w:id="10487" w:author="Thomas Dietz" w:date="2012-08-13T14:26:00Z"/>
              </w:rPr>
            </w:pPr>
            <w:del w:id="10488" w:author="Thomas Dietz" w:date="2012-08-13T14:26:00Z">
              <w:r w:rsidRPr="009F1B7D" w:rsidDel="00766893">
                <w:delText>&lt;xs:enumeration value="10Mb-HD"/&gt;</w:delText>
              </w:r>
            </w:del>
          </w:p>
          <w:p w14:paraId="698C18F3" w14:textId="42DB9A04" w:rsidR="0094763A" w:rsidRPr="009F1B7D" w:rsidDel="00766893" w:rsidRDefault="0094763A" w:rsidP="00011096">
            <w:pPr>
              <w:pStyle w:val="XML3"/>
              <w:rPr>
                <w:del w:id="10489" w:author="Thomas Dietz" w:date="2012-08-13T14:26:00Z"/>
              </w:rPr>
            </w:pPr>
            <w:del w:id="10490" w:author="Thomas Dietz" w:date="2012-08-13T14:26:00Z">
              <w:r w:rsidRPr="009F1B7D" w:rsidDel="00766893">
                <w:delText>&lt;xs:enumeration value="10Mb-FD"/&gt;</w:delText>
              </w:r>
            </w:del>
          </w:p>
          <w:p w14:paraId="3EA61152" w14:textId="7DB064C4" w:rsidR="0094763A" w:rsidRPr="009F1B7D" w:rsidDel="00766893" w:rsidRDefault="0094763A" w:rsidP="00011096">
            <w:pPr>
              <w:pStyle w:val="XML3"/>
              <w:rPr>
                <w:del w:id="10491" w:author="Thomas Dietz" w:date="2012-08-13T14:26:00Z"/>
              </w:rPr>
            </w:pPr>
            <w:del w:id="10492" w:author="Thomas Dietz" w:date="2012-08-13T14:26:00Z">
              <w:r w:rsidRPr="009F1B7D" w:rsidDel="00766893">
                <w:delText>&lt;xs:enumeration value="100Mb-HD"/&gt;</w:delText>
              </w:r>
            </w:del>
          </w:p>
          <w:p w14:paraId="03F357FA" w14:textId="7316A0D2" w:rsidR="0094763A" w:rsidRPr="009F1B7D" w:rsidDel="00766893" w:rsidRDefault="0094763A" w:rsidP="00011096">
            <w:pPr>
              <w:pStyle w:val="XML3"/>
              <w:rPr>
                <w:del w:id="10493" w:author="Thomas Dietz" w:date="2012-08-13T14:26:00Z"/>
              </w:rPr>
            </w:pPr>
            <w:del w:id="10494" w:author="Thomas Dietz" w:date="2012-08-13T14:26:00Z">
              <w:r w:rsidRPr="009F1B7D" w:rsidDel="00766893">
                <w:delText>&lt;xs:enumeration value="100Mb-FD"/&gt;</w:delText>
              </w:r>
            </w:del>
          </w:p>
          <w:p w14:paraId="2982B57D" w14:textId="46248E9A" w:rsidR="0094763A" w:rsidRPr="009F1B7D" w:rsidDel="00766893" w:rsidRDefault="0094763A" w:rsidP="00011096">
            <w:pPr>
              <w:pStyle w:val="XML3"/>
              <w:rPr>
                <w:del w:id="10495" w:author="Thomas Dietz" w:date="2012-08-13T14:26:00Z"/>
              </w:rPr>
            </w:pPr>
            <w:del w:id="10496" w:author="Thomas Dietz" w:date="2012-08-13T14:26:00Z">
              <w:r w:rsidRPr="009F1B7D" w:rsidDel="00766893">
                <w:delText>&lt;xs:enumeration value="1Gb-HD"/&gt;</w:delText>
              </w:r>
            </w:del>
          </w:p>
          <w:p w14:paraId="16794192" w14:textId="037F7C98" w:rsidR="0094763A" w:rsidRPr="009F1B7D" w:rsidDel="00766893" w:rsidRDefault="0094763A" w:rsidP="00011096">
            <w:pPr>
              <w:pStyle w:val="XML3"/>
              <w:rPr>
                <w:del w:id="10497" w:author="Thomas Dietz" w:date="2012-08-13T14:26:00Z"/>
              </w:rPr>
            </w:pPr>
            <w:del w:id="10498" w:author="Thomas Dietz" w:date="2012-08-13T14:26:00Z">
              <w:r w:rsidRPr="009F1B7D" w:rsidDel="00766893">
                <w:delText>&lt;xs:enumeration value="1Gb-FD"/&gt;</w:delText>
              </w:r>
            </w:del>
          </w:p>
          <w:p w14:paraId="44D54A9E" w14:textId="4CDB941B" w:rsidR="0094763A" w:rsidRPr="009F1B7D" w:rsidDel="00766893" w:rsidRDefault="0094763A" w:rsidP="00011096">
            <w:pPr>
              <w:pStyle w:val="XML3"/>
              <w:rPr>
                <w:del w:id="10499" w:author="Thomas Dietz" w:date="2012-08-13T14:26:00Z"/>
              </w:rPr>
            </w:pPr>
            <w:del w:id="10500" w:author="Thomas Dietz" w:date="2012-08-13T14:26:00Z">
              <w:r w:rsidRPr="009F1B7D" w:rsidDel="00766893">
                <w:delText>&lt;xs:enumeration value="1 Tb"/&gt;</w:delText>
              </w:r>
            </w:del>
          </w:p>
          <w:p w14:paraId="459C5B4D" w14:textId="54ACC30F" w:rsidR="0094763A" w:rsidRPr="009F1B7D" w:rsidDel="00766893" w:rsidRDefault="0094763A" w:rsidP="00011096">
            <w:pPr>
              <w:pStyle w:val="XML3"/>
              <w:rPr>
                <w:del w:id="10501" w:author="Thomas Dietz" w:date="2012-08-13T14:26:00Z"/>
              </w:rPr>
            </w:pPr>
            <w:del w:id="10502" w:author="Thomas Dietz" w:date="2012-08-13T14:26:00Z">
              <w:r w:rsidRPr="009F1B7D" w:rsidDel="00766893">
                <w:delText>&lt;xs:enumeration value="Other"/&gt;</w:delText>
              </w:r>
            </w:del>
          </w:p>
          <w:p w14:paraId="1A6772E4" w14:textId="02C40160" w:rsidR="0094763A" w:rsidRPr="009F1B7D" w:rsidDel="00766893" w:rsidRDefault="0094763A" w:rsidP="00011096">
            <w:pPr>
              <w:pStyle w:val="XML2"/>
              <w:rPr>
                <w:del w:id="10503" w:author="Thomas Dietz" w:date="2012-08-13T14:26:00Z"/>
              </w:rPr>
            </w:pPr>
            <w:del w:id="10504" w:author="Thomas Dietz" w:date="2012-08-13T14:26:00Z">
              <w:r w:rsidRPr="009F1B7D" w:rsidDel="00766893">
                <w:delText>&lt;/xs:restriction&gt;</w:delText>
              </w:r>
            </w:del>
          </w:p>
          <w:p w14:paraId="0DAF471C" w14:textId="34757B12" w:rsidR="0094763A" w:rsidRPr="009F1B7D" w:rsidDel="00766893" w:rsidRDefault="0094763A" w:rsidP="00011096">
            <w:pPr>
              <w:pStyle w:val="XML1"/>
              <w:rPr>
                <w:del w:id="10505" w:author="Thomas Dietz" w:date="2012-08-13T14:26:00Z"/>
              </w:rPr>
            </w:pPr>
            <w:del w:id="10506" w:author="Thomas Dietz" w:date="2012-08-13T14:26:00Z">
              <w:r w:rsidRPr="009F1B7D" w:rsidDel="00766893">
                <w:delText>&lt;/xs:simpleType&gt;</w:delText>
              </w:r>
            </w:del>
          </w:p>
          <w:p w14:paraId="1847AC14" w14:textId="19FF280D" w:rsidR="0094763A" w:rsidRPr="009F1B7D" w:rsidDel="00766893" w:rsidRDefault="0094763A" w:rsidP="00011096">
            <w:pPr>
              <w:pStyle w:val="XML1"/>
              <w:rPr>
                <w:del w:id="10507" w:author="Thomas Dietz" w:date="2012-08-13T14:26:00Z"/>
              </w:rPr>
            </w:pPr>
          </w:p>
          <w:p w14:paraId="10A149DE" w14:textId="6CB04247" w:rsidR="0094763A" w:rsidRPr="009F1B7D" w:rsidDel="00766893" w:rsidRDefault="0094763A" w:rsidP="00011096">
            <w:pPr>
              <w:pStyle w:val="XML1"/>
              <w:rPr>
                <w:del w:id="10508" w:author="Thomas Dietz" w:date="2012-08-13T14:26:00Z"/>
              </w:rPr>
            </w:pPr>
            <w:del w:id="10509" w:author="Thomas Dietz" w:date="2012-08-13T14:26:00Z">
              <w:r w:rsidRPr="009F1B7D" w:rsidDel="00766893">
                <w:delText>&lt;xs:simpleType name="OFPortAutoNegotiateType"&gt;</w:delText>
              </w:r>
            </w:del>
          </w:p>
          <w:p w14:paraId="169B91E2" w14:textId="40EB898A" w:rsidR="0094763A" w:rsidRPr="009F1B7D" w:rsidDel="00766893" w:rsidRDefault="0094763A" w:rsidP="00011096">
            <w:pPr>
              <w:pStyle w:val="XML2"/>
              <w:rPr>
                <w:del w:id="10510" w:author="Thomas Dietz" w:date="2012-08-13T14:26:00Z"/>
              </w:rPr>
            </w:pPr>
            <w:del w:id="10511" w:author="Thomas Dietz" w:date="2012-08-13T14:26:00Z">
              <w:r w:rsidRPr="009F1B7D" w:rsidDel="00766893">
                <w:delText>&lt;xs:restriction base="xs:string"&gt;</w:delText>
              </w:r>
            </w:del>
          </w:p>
          <w:p w14:paraId="69384279" w14:textId="2708549E" w:rsidR="0094763A" w:rsidRPr="009F1B7D" w:rsidDel="00766893" w:rsidRDefault="0094763A" w:rsidP="00011096">
            <w:pPr>
              <w:pStyle w:val="XML3"/>
              <w:rPr>
                <w:del w:id="10512" w:author="Thomas Dietz" w:date="2012-08-13T14:26:00Z"/>
              </w:rPr>
            </w:pPr>
            <w:del w:id="10513" w:author="Thomas Dietz" w:date="2012-08-13T14:26:00Z">
              <w:r w:rsidRPr="009F1B7D" w:rsidDel="00766893">
                <w:delText>&lt;xs:enumeration value="enabled"/&gt;</w:delText>
              </w:r>
            </w:del>
          </w:p>
          <w:p w14:paraId="2E5AFEB7" w14:textId="05A2F0F1" w:rsidR="0094763A" w:rsidRPr="009F1B7D" w:rsidDel="00766893" w:rsidRDefault="0094763A" w:rsidP="00011096">
            <w:pPr>
              <w:pStyle w:val="XML3"/>
              <w:rPr>
                <w:del w:id="10514" w:author="Thomas Dietz" w:date="2012-08-13T14:26:00Z"/>
              </w:rPr>
            </w:pPr>
            <w:del w:id="10515" w:author="Thomas Dietz" w:date="2012-08-13T14:26:00Z">
              <w:r w:rsidRPr="009F1B7D" w:rsidDel="00766893">
                <w:delText>&lt;xs:enumeration value="disabled"/&gt;</w:delText>
              </w:r>
            </w:del>
          </w:p>
          <w:p w14:paraId="73EA7563" w14:textId="57020239" w:rsidR="0094763A" w:rsidRPr="009F1B7D" w:rsidDel="00766893" w:rsidRDefault="0094763A" w:rsidP="00011096">
            <w:pPr>
              <w:pStyle w:val="XML2"/>
              <w:rPr>
                <w:del w:id="10516" w:author="Thomas Dietz" w:date="2012-08-13T14:26:00Z"/>
              </w:rPr>
            </w:pPr>
            <w:del w:id="10517" w:author="Thomas Dietz" w:date="2012-08-13T14:26:00Z">
              <w:r w:rsidRPr="009F1B7D" w:rsidDel="00766893">
                <w:delText>&lt;/xs:restriction&gt;</w:delText>
              </w:r>
            </w:del>
          </w:p>
          <w:p w14:paraId="04A65F0A" w14:textId="031C3926" w:rsidR="0094763A" w:rsidRPr="009F1B7D" w:rsidDel="00766893" w:rsidRDefault="0094763A" w:rsidP="00011096">
            <w:pPr>
              <w:pStyle w:val="XML1"/>
              <w:rPr>
                <w:del w:id="10518" w:author="Thomas Dietz" w:date="2012-08-13T14:26:00Z"/>
              </w:rPr>
            </w:pPr>
            <w:del w:id="10519" w:author="Thomas Dietz" w:date="2012-08-13T14:26:00Z">
              <w:r w:rsidRPr="009F1B7D" w:rsidDel="00766893">
                <w:delText>&lt;/xs:simpleType&gt;</w:delText>
              </w:r>
            </w:del>
          </w:p>
          <w:p w14:paraId="7D98B0B6" w14:textId="6CC9249E" w:rsidR="0094763A" w:rsidRPr="009F1B7D" w:rsidDel="00766893" w:rsidRDefault="0094763A" w:rsidP="00011096">
            <w:pPr>
              <w:pStyle w:val="XML1"/>
              <w:rPr>
                <w:del w:id="10520" w:author="Thomas Dietz" w:date="2012-08-13T14:26:00Z"/>
              </w:rPr>
            </w:pPr>
          </w:p>
          <w:p w14:paraId="65C02B27" w14:textId="2DCE833F" w:rsidR="0094763A" w:rsidRPr="009F1B7D" w:rsidDel="00766893" w:rsidRDefault="0094763A" w:rsidP="00011096">
            <w:pPr>
              <w:pStyle w:val="XML1"/>
              <w:rPr>
                <w:del w:id="10521" w:author="Thomas Dietz" w:date="2012-08-13T14:26:00Z"/>
              </w:rPr>
            </w:pPr>
            <w:del w:id="10522" w:author="Thomas Dietz" w:date="2012-08-13T14:26:00Z">
              <w:r w:rsidRPr="009F1B7D" w:rsidDel="00766893">
                <w:delText>&lt;xs:simpleType name="OFPortMediumType"&gt;</w:delText>
              </w:r>
            </w:del>
          </w:p>
          <w:p w14:paraId="18446CE2" w14:textId="668DD37D" w:rsidR="0094763A" w:rsidRPr="009F1B7D" w:rsidDel="00766893" w:rsidRDefault="0094763A" w:rsidP="00011096">
            <w:pPr>
              <w:pStyle w:val="XML2"/>
              <w:rPr>
                <w:del w:id="10523" w:author="Thomas Dietz" w:date="2012-08-13T14:26:00Z"/>
              </w:rPr>
            </w:pPr>
            <w:del w:id="10524" w:author="Thomas Dietz" w:date="2012-08-13T14:26:00Z">
              <w:r w:rsidRPr="009F1B7D" w:rsidDel="00766893">
                <w:delText>&lt;xs:restriction base="xs:string"&gt;</w:delText>
              </w:r>
            </w:del>
          </w:p>
          <w:p w14:paraId="1411DB4B" w14:textId="69F746D0" w:rsidR="0094763A" w:rsidRPr="009F1B7D" w:rsidDel="00766893" w:rsidRDefault="0094763A" w:rsidP="00011096">
            <w:pPr>
              <w:pStyle w:val="XML3"/>
              <w:rPr>
                <w:del w:id="10525" w:author="Thomas Dietz" w:date="2012-08-13T14:26:00Z"/>
              </w:rPr>
            </w:pPr>
            <w:del w:id="10526" w:author="Thomas Dietz" w:date="2012-08-13T14:26:00Z">
              <w:r w:rsidRPr="009F1B7D" w:rsidDel="00766893">
                <w:delText>&lt;xs:enumeration value="copper"/&gt;</w:delText>
              </w:r>
            </w:del>
          </w:p>
          <w:p w14:paraId="0C1680C6" w14:textId="4E6482B0" w:rsidR="0094763A" w:rsidRPr="009F1B7D" w:rsidDel="00766893" w:rsidRDefault="0094763A" w:rsidP="00011096">
            <w:pPr>
              <w:pStyle w:val="XML3"/>
              <w:rPr>
                <w:del w:id="10527" w:author="Thomas Dietz" w:date="2012-08-13T14:26:00Z"/>
              </w:rPr>
            </w:pPr>
            <w:del w:id="10528" w:author="Thomas Dietz" w:date="2012-08-13T14:26:00Z">
              <w:r w:rsidRPr="009F1B7D" w:rsidDel="00766893">
                <w:delText>&lt;xs:enumeration value="fiber"/&gt;</w:delText>
              </w:r>
            </w:del>
          </w:p>
          <w:p w14:paraId="5656EC11" w14:textId="00F66DB6" w:rsidR="0094763A" w:rsidRPr="009F1B7D" w:rsidDel="00766893" w:rsidRDefault="0094763A" w:rsidP="00011096">
            <w:pPr>
              <w:pStyle w:val="XML3"/>
              <w:rPr>
                <w:del w:id="10529" w:author="Thomas Dietz" w:date="2012-08-13T14:26:00Z"/>
              </w:rPr>
            </w:pPr>
            <w:del w:id="10530" w:author="Thomas Dietz" w:date="2012-08-13T14:26:00Z">
              <w:r w:rsidRPr="009F1B7D" w:rsidDel="00766893">
                <w:delText>&lt;/xs:restriction&gt;</w:delText>
              </w:r>
            </w:del>
          </w:p>
          <w:p w14:paraId="5FAB3498" w14:textId="08DB9572" w:rsidR="0094763A" w:rsidRPr="009F1B7D" w:rsidDel="00766893" w:rsidRDefault="0094763A" w:rsidP="00011096">
            <w:pPr>
              <w:pStyle w:val="XML3"/>
              <w:rPr>
                <w:del w:id="10531" w:author="Thomas Dietz" w:date="2012-08-13T14:26:00Z"/>
              </w:rPr>
            </w:pPr>
            <w:del w:id="10532" w:author="Thomas Dietz" w:date="2012-08-13T14:26:00Z">
              <w:r w:rsidRPr="009F1B7D" w:rsidDel="00766893">
                <w:delText>&lt;/xs:simpleType&gt;</w:delText>
              </w:r>
            </w:del>
          </w:p>
          <w:p w14:paraId="460DA50D" w14:textId="6B00DDFA" w:rsidR="0094763A" w:rsidRPr="009F1B7D" w:rsidDel="00766893" w:rsidRDefault="0094763A" w:rsidP="00011096">
            <w:pPr>
              <w:pStyle w:val="XML3"/>
              <w:rPr>
                <w:del w:id="10533" w:author="Thomas Dietz" w:date="2012-08-13T14:26:00Z"/>
              </w:rPr>
            </w:pPr>
          </w:p>
          <w:p w14:paraId="1481CAE7" w14:textId="1B50A191" w:rsidR="0094763A" w:rsidRPr="009F1B7D" w:rsidDel="00766893" w:rsidRDefault="0094763A" w:rsidP="00011096">
            <w:pPr>
              <w:pStyle w:val="XML3"/>
              <w:rPr>
                <w:del w:id="10534" w:author="Thomas Dietz" w:date="2012-08-13T14:26:00Z"/>
              </w:rPr>
            </w:pPr>
            <w:del w:id="10535" w:author="Thomas Dietz" w:date="2012-08-13T14:26:00Z">
              <w:r w:rsidRPr="009F1B7D" w:rsidDel="00766893">
                <w:delText>&lt;xs:simpleType name="OFPortPauseType"&gt;</w:delText>
              </w:r>
            </w:del>
          </w:p>
          <w:p w14:paraId="5251B7F7" w14:textId="7F52FC62" w:rsidR="0094763A" w:rsidRPr="009F1B7D" w:rsidDel="00766893" w:rsidRDefault="0094763A" w:rsidP="00011096">
            <w:pPr>
              <w:pStyle w:val="XML3"/>
              <w:rPr>
                <w:del w:id="10536" w:author="Thomas Dietz" w:date="2012-08-13T14:26:00Z"/>
              </w:rPr>
            </w:pPr>
            <w:del w:id="10537" w:author="Thomas Dietz" w:date="2012-08-13T14:26:00Z">
              <w:r w:rsidRPr="009F1B7D" w:rsidDel="00766893">
                <w:delText>&lt;xs:restriction base="xs:string"&gt;</w:delText>
              </w:r>
            </w:del>
          </w:p>
          <w:p w14:paraId="240B537A" w14:textId="4DE71C59" w:rsidR="0094763A" w:rsidRPr="009F1B7D" w:rsidDel="00766893" w:rsidRDefault="0094763A" w:rsidP="00011096">
            <w:pPr>
              <w:pStyle w:val="XML3"/>
              <w:rPr>
                <w:del w:id="10538" w:author="Thomas Dietz" w:date="2012-08-13T14:26:00Z"/>
              </w:rPr>
            </w:pPr>
            <w:del w:id="10539" w:author="Thomas Dietz" w:date="2012-08-13T14:26:00Z">
              <w:r w:rsidRPr="009F1B7D" w:rsidDel="00766893">
                <w:delText>&lt;xs:enumeration value="unsupported"/&gt;</w:delText>
              </w:r>
            </w:del>
          </w:p>
          <w:p w14:paraId="618E3381" w14:textId="36375A00" w:rsidR="0094763A" w:rsidRPr="009F1B7D" w:rsidDel="00766893" w:rsidRDefault="0094763A" w:rsidP="00011096">
            <w:pPr>
              <w:pStyle w:val="XML3"/>
              <w:rPr>
                <w:del w:id="10540" w:author="Thomas Dietz" w:date="2012-08-13T14:26:00Z"/>
              </w:rPr>
            </w:pPr>
            <w:del w:id="10541" w:author="Thomas Dietz" w:date="2012-08-13T14:26:00Z">
              <w:r w:rsidRPr="009F1B7D" w:rsidDel="00766893">
                <w:delText>&lt;xs:enumeration value="symmetric"/&gt;</w:delText>
              </w:r>
            </w:del>
          </w:p>
          <w:p w14:paraId="275AC0F2" w14:textId="04847969" w:rsidR="0094763A" w:rsidRPr="009F1B7D" w:rsidDel="00766893" w:rsidRDefault="0094763A" w:rsidP="00011096">
            <w:pPr>
              <w:pStyle w:val="XML3"/>
              <w:rPr>
                <w:del w:id="10542" w:author="Thomas Dietz" w:date="2012-08-13T14:26:00Z"/>
              </w:rPr>
            </w:pPr>
            <w:del w:id="10543" w:author="Thomas Dietz" w:date="2012-08-13T14:26:00Z">
              <w:r w:rsidRPr="009F1B7D" w:rsidDel="00766893">
                <w:delText>&lt;xs:enumeration value="asymmetric"/&gt;</w:delText>
              </w:r>
            </w:del>
          </w:p>
          <w:p w14:paraId="5FA8B8A9" w14:textId="69326897" w:rsidR="0094763A" w:rsidRPr="009F1B7D" w:rsidDel="00766893" w:rsidRDefault="0094763A" w:rsidP="00011096">
            <w:pPr>
              <w:pStyle w:val="XML2"/>
              <w:rPr>
                <w:del w:id="10544" w:author="Thomas Dietz" w:date="2012-08-13T14:26:00Z"/>
              </w:rPr>
            </w:pPr>
            <w:del w:id="10545" w:author="Thomas Dietz" w:date="2012-08-13T14:26:00Z">
              <w:r w:rsidRPr="009F1B7D" w:rsidDel="00766893">
                <w:delText>&lt;/xs:restriction&gt;</w:delText>
              </w:r>
            </w:del>
          </w:p>
          <w:p w14:paraId="66C126CD" w14:textId="4DE35294" w:rsidR="0094763A" w:rsidRPr="009F1B7D" w:rsidRDefault="0094763A" w:rsidP="00011096">
            <w:pPr>
              <w:pStyle w:val="XML1"/>
            </w:pPr>
            <w:del w:id="10546" w:author="Thomas Dietz" w:date="2012-08-13T14:26:00Z">
              <w:r w:rsidRPr="009F1B7D" w:rsidDel="00766893">
                <w:delText>&lt;/xs:simpleType&gt;</w:delText>
              </w:r>
            </w:del>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0547" w:name="_Toc315954021"/>
      <w:bookmarkStart w:id="10548" w:name="_Toc316542531"/>
      <w:bookmarkStart w:id="10549" w:name="_Toc320556723"/>
      <w:r w:rsidRPr="00DB42FD">
        <w:t>XML Example</w:t>
      </w:r>
      <w:bookmarkEnd w:id="10547"/>
      <w:bookmarkEnd w:id="10548"/>
      <w:bookmarkEnd w:id="10549"/>
    </w:p>
    <w:tbl>
      <w:tblPr>
        <w:tblStyle w:val="TableGrid"/>
        <w:tblW w:w="0" w:type="auto"/>
        <w:tblInd w:w="378" w:type="dxa"/>
        <w:shd w:val="clear" w:color="auto" w:fill="C8FCCD"/>
        <w:tblLook w:val="04A0" w:firstRow="1" w:lastRow="0" w:firstColumn="1" w:lastColumn="0" w:noHBand="0" w:noVBand="1"/>
      </w:tblPr>
      <w:tblGrid>
        <w:gridCol w:w="8820"/>
      </w:tblGrid>
      <w:tr w:rsidR="0094763A" w:rsidRPr="00257D58"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lastRenderedPageBreak/>
              <w:t>&lt;auto-negotiate&gt;enabled&lt;/auto-negotiate&gt;</w:t>
            </w:r>
          </w:p>
          <w:p w14:paraId="7569904C" w14:textId="77777777" w:rsidR="0094763A" w:rsidRPr="004238F6" w:rsidRDefault="0094763A" w:rsidP="00011096">
            <w:pPr>
              <w:pStyle w:val="XML1"/>
              <w:rPr>
                <w:lang w:val="de-DE"/>
                <w:rPrChange w:id="10550" w:author="Thomas Dietz" w:date="2012-08-08T14:23:00Z">
                  <w:rPr/>
                </w:rPrChange>
              </w:rPr>
            </w:pPr>
            <w:r w:rsidRPr="004238F6">
              <w:rPr>
                <w:lang w:val="de-DE"/>
                <w:rPrChange w:id="10551" w:author="Thomas Dietz" w:date="2012-08-08T14:23:00Z">
                  <w:rPr/>
                </w:rPrChange>
              </w:rPr>
              <w:t>&lt;medium&gt;copper&lt;/medium&gt;</w:t>
            </w:r>
          </w:p>
          <w:p w14:paraId="6DD1BCE0" w14:textId="77777777" w:rsidR="0094763A" w:rsidRPr="004238F6" w:rsidRDefault="0094763A" w:rsidP="00011096">
            <w:pPr>
              <w:pStyle w:val="XML1"/>
              <w:rPr>
                <w:lang w:val="de-DE"/>
                <w:rPrChange w:id="10552" w:author="Thomas Dietz" w:date="2012-08-08T14:23:00Z">
                  <w:rPr/>
                </w:rPrChange>
              </w:rPr>
            </w:pPr>
            <w:r w:rsidRPr="004238F6">
              <w:rPr>
                <w:lang w:val="de-DE"/>
                <w:rPrChange w:id="10553" w:author="Thomas Dietz" w:date="2012-08-08T14:23:00Z">
                  <w:rPr/>
                </w:rPrChange>
              </w:rPr>
              <w:t>&lt;pause&gt;symmetric&lt;/pause&gt;</w:t>
            </w:r>
          </w:p>
        </w:tc>
      </w:tr>
    </w:tbl>
    <w:p w14:paraId="38B35808" w14:textId="7049174E" w:rsidR="00F07D3E" w:rsidDel="00766893" w:rsidRDefault="00F07D3E" w:rsidP="00D14D27">
      <w:pPr>
        <w:pStyle w:val="Heading3"/>
        <w:rPr>
          <w:del w:id="10554" w:author="Thomas Dietz" w:date="2012-08-13T14:28:00Z"/>
        </w:rPr>
      </w:pPr>
      <w:bookmarkStart w:id="10555" w:name="_Toc320556724"/>
      <w:del w:id="10556" w:author="Thomas Dietz" w:date="2012-08-13T14:28:00Z">
        <w:r w:rsidDel="00766893">
          <w:lastRenderedPageBreak/>
          <w:delText>Normative Constraints</w:delText>
        </w:r>
        <w:bookmarkEnd w:id="10555"/>
      </w:del>
    </w:p>
    <w:p w14:paraId="53450711" w14:textId="69676085" w:rsidR="00F07D3E" w:rsidDel="00766893" w:rsidRDefault="00F07D3E" w:rsidP="00F07D3E">
      <w:pPr>
        <w:rPr>
          <w:del w:id="10557" w:author="Thomas Dietz" w:date="2012-08-13T14:28:00Z"/>
        </w:rPr>
      </w:pPr>
      <w:del w:id="10558" w:author="Thomas Dietz" w:date="2012-08-13T14:28:00Z">
        <w:r w:rsidDel="00766893">
          <w:delText>The OpenFlow Port has several attributes configurable via OF-CONFIG protocol. The normative semantics of these attributes are described in the OpenFlow protocol.</w:delText>
        </w:r>
      </w:del>
    </w:p>
    <w:p w14:paraId="1A2D010D" w14:textId="618C9234" w:rsidR="00F07D3E" w:rsidDel="00766893" w:rsidRDefault="00F07D3E" w:rsidP="00F07D3E">
      <w:pPr>
        <w:rPr>
          <w:del w:id="10559" w:author="Thomas Dietz" w:date="2012-08-13T14:28:00Z"/>
        </w:rPr>
      </w:pPr>
      <w:del w:id="10560" w:author="Thomas Dietz" w:date="2012-08-13T14:28:00Z">
        <w:r w:rsidDel="00766893">
          <w:delText xml:space="preserve">Element </w:delText>
        </w:r>
        <w:r w:rsidRPr="00E751F5" w:rsidDel="00766893">
          <w:rPr>
            <w:rStyle w:val="codeChar"/>
          </w:rPr>
          <w:delText>&lt;rate&gt;</w:delText>
        </w:r>
        <w:r w:rsidDel="00766893">
          <w:delTex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delText>
        </w:r>
      </w:del>
    </w:p>
    <w:p w14:paraId="4B8E1C73" w14:textId="543EF94F" w:rsidR="00F07D3E" w:rsidDel="00766893" w:rsidRDefault="00F07D3E" w:rsidP="00F07D3E">
      <w:pPr>
        <w:rPr>
          <w:del w:id="10561" w:author="Thomas Dietz" w:date="2012-08-13T14:28:00Z"/>
        </w:rPr>
      </w:pPr>
      <w:del w:id="10562" w:author="Thomas Dietz" w:date="2012-08-13T14:28:00Z">
        <w:r w:rsidDel="00766893">
          <w:delText xml:space="preserve">Element </w:delText>
        </w:r>
        <w:r w:rsidRPr="00E751F5" w:rsidDel="00766893">
          <w:rPr>
            <w:rStyle w:val="codeChar"/>
          </w:rPr>
          <w:delText>&lt;auto-negotiate&gt;</w:delText>
        </w:r>
        <w:r w:rsidDel="00766893">
          <w:delText>MUST indicate an administrative state of the forwarding rate auto-negotiation protocol.</w:delText>
        </w:r>
      </w:del>
    </w:p>
    <w:p w14:paraId="25E6419E" w14:textId="165BE2D6" w:rsidR="00F07D3E" w:rsidDel="00766893" w:rsidRDefault="00F07D3E" w:rsidP="00F07D3E">
      <w:pPr>
        <w:rPr>
          <w:del w:id="10563" w:author="Thomas Dietz" w:date="2012-08-13T14:28:00Z"/>
        </w:rPr>
      </w:pPr>
      <w:del w:id="10564" w:author="Thomas Dietz" w:date="2012-08-13T14:28:00Z">
        <w:r w:rsidDel="00766893">
          <w:delText xml:space="preserve">Element </w:delText>
        </w:r>
        <w:r w:rsidRPr="00E751F5" w:rsidDel="00766893">
          <w:rPr>
            <w:rStyle w:val="codeChar"/>
          </w:rPr>
          <w:delText>&lt;medium&gt;</w:delText>
        </w:r>
        <w:r w:rsidDel="00766893">
          <w:delTex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delText>
        </w:r>
      </w:del>
    </w:p>
    <w:p w14:paraId="0D701C13" w14:textId="4BCAFB6B" w:rsidR="00F07D3E" w:rsidDel="00766893" w:rsidRDefault="00F07D3E" w:rsidP="00F07D3E">
      <w:pPr>
        <w:rPr>
          <w:del w:id="10565" w:author="Thomas Dietz" w:date="2012-08-13T14:28:00Z"/>
        </w:rPr>
      </w:pPr>
      <w:del w:id="10566" w:author="Thomas Dietz" w:date="2012-08-13T14:28:00Z">
        <w:r w:rsidDel="00766893">
          <w:delText xml:space="preserve">Element </w:delText>
        </w:r>
        <w:r w:rsidRPr="00E751F5" w:rsidDel="00766893">
          <w:rPr>
            <w:rStyle w:val="codeChar"/>
          </w:rPr>
          <w:delText>&lt;pause&gt;</w:delText>
        </w:r>
        <w:r w:rsidR="00275180" w:rsidDel="00766893">
          <w:delText xml:space="preserve"> </w:delText>
        </w:r>
        <w:r w:rsidDel="00766893">
          <w:delText xml:space="preserve">MUST indicate the flavor of the pause function by indicating either asymmetric or asymmetric. </w:delText>
        </w:r>
      </w:del>
    </w:p>
    <w:p w14:paraId="20F1B7EE" w14:textId="41082278" w:rsidR="00B7089E" w:rsidRPr="00E751F5" w:rsidDel="00766893" w:rsidRDefault="00F07D3E" w:rsidP="00F07D3E">
      <w:pPr>
        <w:rPr>
          <w:del w:id="10567" w:author="Thomas Dietz" w:date="2012-08-13T14:28:00Z"/>
          <w:rStyle w:val="codeChar"/>
        </w:rPr>
      </w:pPr>
      <w:del w:id="10568" w:author="Thomas Dietz" w:date="2012-08-13T14:28:00Z">
        <w:r w:rsidDel="00766893">
          <w:delText xml:space="preserve">The following elements in the advertised Port Feature set can be modified by a NETCONF </w:delText>
        </w:r>
        <w:r w:rsidRPr="00E751F5" w:rsidDel="00766893">
          <w:rPr>
            <w:rStyle w:val="codeChar"/>
          </w:rPr>
          <w:delText>edit-config</w:delText>
        </w:r>
        <w:r w:rsidDel="00766893">
          <w:delText xml:space="preserve"> request or retrieved by a NETCONF </w:delText>
        </w:r>
        <w:r w:rsidRPr="00E751F5" w:rsidDel="00766893">
          <w:rPr>
            <w:rStyle w:val="codeChar"/>
          </w:rPr>
          <w:delText>get-config</w:delText>
        </w:r>
        <w:r w:rsidDel="00766893">
          <w:delText xml:space="preserve"> request: </w:delText>
        </w:r>
        <w:r w:rsidRPr="00E751F5" w:rsidDel="00766893">
          <w:rPr>
            <w:rStyle w:val="codeChar"/>
          </w:rPr>
          <w:delText>&lt;rate&gt;</w:delText>
        </w:r>
        <w:r w:rsidRPr="00E751F5" w:rsidDel="00766893">
          <w:delText xml:space="preserve">, </w:delText>
        </w:r>
        <w:r w:rsidRPr="00E751F5" w:rsidDel="00766893">
          <w:rPr>
            <w:rStyle w:val="codeChar"/>
          </w:rPr>
          <w:delText>&lt;auto-negotiate&gt;</w:delText>
        </w:r>
        <w:r w:rsidRPr="00E751F5" w:rsidDel="00766893">
          <w:delText xml:space="preserve">, </w:delText>
        </w:r>
        <w:r w:rsidRPr="00E751F5" w:rsidDel="00766893">
          <w:rPr>
            <w:rStyle w:val="codeChar"/>
          </w:rPr>
          <w:delText>&lt;medium&gt;</w:delText>
        </w:r>
        <w:r w:rsidRPr="00E751F5" w:rsidDel="00766893">
          <w:delText xml:space="preserve">, </w:delText>
        </w:r>
        <w:r w:rsidRPr="00E751F5" w:rsidDel="00766893">
          <w:rPr>
            <w:rStyle w:val="codeChar"/>
          </w:rPr>
          <w:delText>&lt;pause&gt;</w:delText>
        </w:r>
        <w:r w:rsidRPr="00585700" w:rsidDel="00766893">
          <w:delText>.</w:delText>
        </w:r>
      </w:del>
    </w:p>
    <w:p w14:paraId="7429F3AF" w14:textId="77777777" w:rsidR="00F07D3E" w:rsidRPr="009F1B7D" w:rsidRDefault="00F07D3E" w:rsidP="00D14D27">
      <w:pPr>
        <w:pStyle w:val="Heading3"/>
      </w:pPr>
      <w:bookmarkStart w:id="10569" w:name="_Toc315954023"/>
      <w:bookmarkStart w:id="10570" w:name="_Toc316542533"/>
      <w:bookmarkStart w:id="10571" w:name="_Toc320556725"/>
      <w:r w:rsidRPr="00DB42FD">
        <w:t>YANG Specification</w:t>
      </w:r>
      <w:bookmarkEnd w:id="10569"/>
      <w:bookmarkEnd w:id="10570"/>
      <w:bookmarkEnd w:id="10571"/>
    </w:p>
    <w:tbl>
      <w:tblPr>
        <w:tblStyle w:val="XMLtable"/>
        <w:tblW w:w="5000" w:type="pct"/>
        <w:tblLook w:val="04A0" w:firstRow="1" w:lastRow="0" w:firstColumn="1" w:lastColumn="0" w:noHBand="0" w:noVBand="1"/>
        <w:tblPrChange w:id="10572" w:author="Thomas Dietz" w:date="2012-08-13T14:28:00Z">
          <w:tblPr>
            <w:tblStyle w:val="TableGrid"/>
            <w:tblW w:w="0" w:type="auto"/>
            <w:tblInd w:w="378" w:type="dxa"/>
            <w:shd w:val="clear" w:color="auto" w:fill="C8FCCD"/>
            <w:tblLook w:val="04A0" w:firstRow="1" w:lastRow="0" w:firstColumn="1" w:lastColumn="0" w:noHBand="0" w:noVBand="1"/>
          </w:tblPr>
        </w:tblPrChange>
      </w:tblPr>
      <w:tblGrid>
        <w:gridCol w:w="9474"/>
        <w:tblGridChange w:id="10573">
          <w:tblGrid>
            <w:gridCol w:w="8820"/>
          </w:tblGrid>
        </w:tblGridChange>
      </w:tblGrid>
      <w:tr w:rsidR="00F07D3E" w:rsidRPr="009F1B7D" w14:paraId="5482E38C" w14:textId="77777777" w:rsidTr="00766893">
        <w:tc>
          <w:tcPr>
            <w:tcW w:w="8820" w:type="dxa"/>
            <w:tcPrChange w:id="10574" w:author="Thomas Dietz" w:date="2012-08-13T14:28:00Z">
              <w:tcPr>
                <w:tcW w:w="8820" w:type="dxa"/>
                <w:shd w:val="clear" w:color="auto" w:fill="C8FCCD"/>
              </w:tcPr>
            </w:tcPrChange>
          </w:tcPr>
          <w:p w14:paraId="087672B2" w14:textId="701F33DA" w:rsidR="00F07D3E" w:rsidRPr="009F1B7D" w:rsidDel="00766893" w:rsidRDefault="00F07D3E" w:rsidP="00011096">
            <w:pPr>
              <w:pStyle w:val="XML1"/>
              <w:rPr>
                <w:del w:id="10575" w:author="Thomas Dietz" w:date="2012-08-13T14:30:00Z"/>
              </w:rPr>
            </w:pPr>
            <w:del w:id="10576" w:author="Thomas Dietz" w:date="2012-08-13T14:30:00Z">
              <w:r w:rsidRPr="009F1B7D" w:rsidDel="00766893">
                <w:delText>typedef rate-type {</w:delText>
              </w:r>
            </w:del>
          </w:p>
          <w:p w14:paraId="431ABC5A" w14:textId="78151F5D" w:rsidR="00F07D3E" w:rsidRPr="009F1B7D" w:rsidDel="00766893" w:rsidRDefault="00F07D3E" w:rsidP="00011096">
            <w:pPr>
              <w:pStyle w:val="XML2"/>
              <w:rPr>
                <w:del w:id="10577" w:author="Thomas Dietz" w:date="2012-08-13T14:30:00Z"/>
              </w:rPr>
            </w:pPr>
            <w:del w:id="10578" w:author="Thomas Dietz" w:date="2012-08-13T14:30:00Z">
              <w:r w:rsidRPr="009F1B7D" w:rsidDel="00766893">
                <w:delText>type enumeration {</w:delText>
              </w:r>
            </w:del>
          </w:p>
          <w:p w14:paraId="73B8B08B" w14:textId="72EE3CAD" w:rsidR="00F07D3E" w:rsidRPr="009F1B7D" w:rsidDel="00766893" w:rsidRDefault="00F07D3E" w:rsidP="00011096">
            <w:pPr>
              <w:pStyle w:val="XML3"/>
              <w:rPr>
                <w:del w:id="10579" w:author="Thomas Dietz" w:date="2012-08-13T14:30:00Z"/>
              </w:rPr>
            </w:pPr>
            <w:del w:id="10580" w:author="Thomas Dietz" w:date="2012-08-13T14:30:00Z">
              <w:r w:rsidRPr="009F1B7D" w:rsidDel="00766893">
                <w:delText>enum 10Mb-HD;</w:delText>
              </w:r>
            </w:del>
          </w:p>
          <w:p w14:paraId="0F59BB43" w14:textId="389A9DDA" w:rsidR="00F07D3E" w:rsidRPr="009F1B7D" w:rsidDel="00766893" w:rsidRDefault="00F07D3E" w:rsidP="00011096">
            <w:pPr>
              <w:pStyle w:val="XML3"/>
              <w:rPr>
                <w:del w:id="10581" w:author="Thomas Dietz" w:date="2012-08-13T14:30:00Z"/>
              </w:rPr>
            </w:pPr>
            <w:del w:id="10582" w:author="Thomas Dietz" w:date="2012-08-13T14:30:00Z">
              <w:r w:rsidRPr="009F1B7D" w:rsidDel="00766893">
                <w:delText>enum 10Mb-FD;</w:delText>
              </w:r>
            </w:del>
          </w:p>
          <w:p w14:paraId="0071A913" w14:textId="1EA68858" w:rsidR="00F07D3E" w:rsidRPr="009F1B7D" w:rsidDel="00766893" w:rsidRDefault="00F07D3E" w:rsidP="00011096">
            <w:pPr>
              <w:pStyle w:val="XML3"/>
              <w:rPr>
                <w:del w:id="10583" w:author="Thomas Dietz" w:date="2012-08-13T14:30:00Z"/>
              </w:rPr>
            </w:pPr>
            <w:del w:id="10584" w:author="Thomas Dietz" w:date="2012-08-13T14:30:00Z">
              <w:r w:rsidRPr="009F1B7D" w:rsidDel="00766893">
                <w:delText>enum 100Mb-HD;</w:delText>
              </w:r>
            </w:del>
          </w:p>
          <w:p w14:paraId="236FE611" w14:textId="75C94AC4" w:rsidR="00F07D3E" w:rsidRPr="009F1B7D" w:rsidDel="00766893" w:rsidRDefault="00F07D3E" w:rsidP="00011096">
            <w:pPr>
              <w:pStyle w:val="XML3"/>
              <w:rPr>
                <w:del w:id="10585" w:author="Thomas Dietz" w:date="2012-08-13T14:30:00Z"/>
              </w:rPr>
            </w:pPr>
            <w:del w:id="10586" w:author="Thomas Dietz" w:date="2012-08-13T14:30:00Z">
              <w:r w:rsidRPr="009F1B7D" w:rsidDel="00766893">
                <w:delText>enum 100Mb-FD;</w:delText>
              </w:r>
            </w:del>
          </w:p>
          <w:p w14:paraId="16D9DB71" w14:textId="46464740" w:rsidR="00F07D3E" w:rsidRPr="009F1B7D" w:rsidDel="00766893" w:rsidRDefault="00F07D3E" w:rsidP="00011096">
            <w:pPr>
              <w:pStyle w:val="XML3"/>
              <w:rPr>
                <w:del w:id="10587" w:author="Thomas Dietz" w:date="2012-08-13T14:30:00Z"/>
              </w:rPr>
            </w:pPr>
            <w:del w:id="10588" w:author="Thomas Dietz" w:date="2012-08-13T14:30:00Z">
              <w:r w:rsidRPr="009F1B7D" w:rsidDel="00766893">
                <w:delText>enum 1Gb-HD;</w:delText>
              </w:r>
            </w:del>
          </w:p>
          <w:p w14:paraId="3EC4450C" w14:textId="11283A72" w:rsidR="00F07D3E" w:rsidRPr="009F1B7D" w:rsidDel="00766893" w:rsidRDefault="00F07D3E" w:rsidP="00011096">
            <w:pPr>
              <w:pStyle w:val="XML3"/>
              <w:rPr>
                <w:del w:id="10589" w:author="Thomas Dietz" w:date="2012-08-13T14:30:00Z"/>
              </w:rPr>
            </w:pPr>
            <w:del w:id="10590" w:author="Thomas Dietz" w:date="2012-08-13T14:30:00Z">
              <w:r w:rsidRPr="009F1B7D" w:rsidDel="00766893">
                <w:delText>enum 1Gb-FD;</w:delText>
              </w:r>
            </w:del>
          </w:p>
          <w:p w14:paraId="0A99A807" w14:textId="4F56D2DF" w:rsidR="00F07D3E" w:rsidRPr="009F1B7D" w:rsidDel="00766893" w:rsidRDefault="00F07D3E" w:rsidP="00011096">
            <w:pPr>
              <w:pStyle w:val="XML3"/>
              <w:rPr>
                <w:del w:id="10591" w:author="Thomas Dietz" w:date="2012-08-13T14:30:00Z"/>
              </w:rPr>
            </w:pPr>
            <w:del w:id="10592" w:author="Thomas Dietz" w:date="2012-08-13T14:30:00Z">
              <w:r w:rsidRPr="009F1B7D" w:rsidDel="00766893">
                <w:delText>enum 10Gb;</w:delText>
              </w:r>
            </w:del>
          </w:p>
          <w:p w14:paraId="43CFDB6D" w14:textId="50E49C56" w:rsidR="00F07D3E" w:rsidRPr="009F1B7D" w:rsidDel="00766893" w:rsidRDefault="00F07D3E" w:rsidP="00011096">
            <w:pPr>
              <w:pStyle w:val="XML3"/>
              <w:rPr>
                <w:del w:id="10593" w:author="Thomas Dietz" w:date="2012-08-13T14:30:00Z"/>
              </w:rPr>
            </w:pPr>
            <w:del w:id="10594" w:author="Thomas Dietz" w:date="2012-08-13T14:30:00Z">
              <w:r w:rsidRPr="009F1B7D" w:rsidDel="00766893">
                <w:delText>enum 40Gb;</w:delText>
              </w:r>
            </w:del>
          </w:p>
          <w:p w14:paraId="1821B7FF" w14:textId="6D4E7B96" w:rsidR="00F07D3E" w:rsidRPr="009F1B7D" w:rsidDel="00766893" w:rsidRDefault="00F07D3E" w:rsidP="00011096">
            <w:pPr>
              <w:pStyle w:val="XML3"/>
              <w:rPr>
                <w:del w:id="10595" w:author="Thomas Dietz" w:date="2012-08-13T14:30:00Z"/>
              </w:rPr>
            </w:pPr>
            <w:del w:id="10596" w:author="Thomas Dietz" w:date="2012-08-13T14:30:00Z">
              <w:r w:rsidRPr="009F1B7D" w:rsidDel="00766893">
                <w:delText>enum 100Gb;</w:delText>
              </w:r>
            </w:del>
          </w:p>
          <w:p w14:paraId="609C6B7B" w14:textId="76E81C5B" w:rsidR="00F07D3E" w:rsidRPr="009F1B7D" w:rsidDel="00766893" w:rsidRDefault="00F07D3E" w:rsidP="00011096">
            <w:pPr>
              <w:pStyle w:val="XML3"/>
              <w:rPr>
                <w:del w:id="10597" w:author="Thomas Dietz" w:date="2012-08-13T14:30:00Z"/>
              </w:rPr>
            </w:pPr>
            <w:del w:id="10598" w:author="Thomas Dietz" w:date="2012-08-13T14:30:00Z">
              <w:r w:rsidRPr="009F1B7D" w:rsidDel="00766893">
                <w:delText>enum 1Tb;</w:delText>
              </w:r>
            </w:del>
          </w:p>
          <w:p w14:paraId="6BD43036" w14:textId="4194BA6E" w:rsidR="00F07D3E" w:rsidRPr="009F1B7D" w:rsidDel="00766893" w:rsidRDefault="00F07D3E" w:rsidP="00011096">
            <w:pPr>
              <w:pStyle w:val="XML3"/>
              <w:rPr>
                <w:del w:id="10599" w:author="Thomas Dietz" w:date="2012-08-13T14:30:00Z"/>
              </w:rPr>
            </w:pPr>
            <w:del w:id="10600" w:author="Thomas Dietz" w:date="2012-08-13T14:30:00Z">
              <w:r w:rsidRPr="009F1B7D" w:rsidDel="00766893">
                <w:delText>enum other;</w:delText>
              </w:r>
            </w:del>
          </w:p>
          <w:p w14:paraId="464A825A" w14:textId="01C0F30B" w:rsidR="00F07D3E" w:rsidRPr="009F1B7D" w:rsidDel="00766893" w:rsidRDefault="00F07D3E" w:rsidP="00011096">
            <w:pPr>
              <w:pStyle w:val="XML2"/>
              <w:rPr>
                <w:del w:id="10601" w:author="Thomas Dietz" w:date="2012-08-13T14:30:00Z"/>
              </w:rPr>
            </w:pPr>
            <w:del w:id="10602" w:author="Thomas Dietz" w:date="2012-08-13T14:30:00Z">
              <w:r w:rsidRPr="009F1B7D" w:rsidDel="00766893">
                <w:delText>}</w:delText>
              </w:r>
            </w:del>
          </w:p>
          <w:p w14:paraId="33777E8D" w14:textId="31A1F16F" w:rsidR="00F07D3E" w:rsidRPr="009F1B7D" w:rsidDel="00766893" w:rsidRDefault="00F07D3E" w:rsidP="00011096">
            <w:pPr>
              <w:pStyle w:val="XML2"/>
              <w:rPr>
                <w:del w:id="10603" w:author="Thomas Dietz" w:date="2012-08-13T14:30:00Z"/>
              </w:rPr>
            </w:pPr>
            <w:del w:id="10604" w:author="Thomas Dietz" w:date="2012-08-13T14:30:00Z">
              <w:r w:rsidRPr="009F1B7D" w:rsidDel="00766893">
                <w:delText>description "Type to specify the rate of a port including the duplex transmission feature. Possible rates are 10Mb, 100Mb, 1Gb, 10Gb, 40Gb, 100Gb, 1Tb or other. Rates of 10Mb, 100Mb and 1Gb can support half or full duplex transmission.";</w:delText>
              </w:r>
            </w:del>
          </w:p>
          <w:p w14:paraId="0A3EC87C" w14:textId="2CB80006" w:rsidR="00F07D3E" w:rsidRPr="009F1B7D" w:rsidDel="00766893" w:rsidRDefault="00F07D3E" w:rsidP="00011096">
            <w:pPr>
              <w:pStyle w:val="XML1"/>
              <w:rPr>
                <w:del w:id="10605" w:author="Thomas Dietz" w:date="2012-08-13T14:30:00Z"/>
              </w:rPr>
            </w:pPr>
            <w:del w:id="10606" w:author="Thomas Dietz" w:date="2012-08-13T14:30:00Z">
              <w:r w:rsidRPr="009F1B7D" w:rsidDel="00766893">
                <w:delText>}</w:delText>
              </w:r>
            </w:del>
          </w:p>
          <w:p w14:paraId="259DE7AF" w14:textId="29E5B1B6" w:rsidR="00F07D3E" w:rsidRPr="009F1B7D" w:rsidDel="00766893" w:rsidRDefault="00F07D3E" w:rsidP="00011096">
            <w:pPr>
              <w:pStyle w:val="XML1"/>
              <w:rPr>
                <w:del w:id="10607" w:author="Thomas Dietz" w:date="2012-08-13T14:30:00Z"/>
              </w:rPr>
            </w:pPr>
          </w:p>
          <w:p w14:paraId="35CDE59D" w14:textId="6BDF4A30" w:rsidR="00F07D3E" w:rsidRPr="009F1B7D" w:rsidDel="00766893" w:rsidRDefault="00F07D3E" w:rsidP="00011096">
            <w:pPr>
              <w:pStyle w:val="XML1"/>
              <w:rPr>
                <w:del w:id="10608" w:author="Thomas Dietz" w:date="2012-08-13T14:30:00Z"/>
              </w:rPr>
            </w:pPr>
            <w:del w:id="10609" w:author="Thomas Dietz" w:date="2012-08-13T14:30:00Z">
              <w:r w:rsidRPr="009F1B7D" w:rsidDel="00766893">
                <w:delText>grouping openflow-port-current-features-grouping {</w:delText>
              </w:r>
            </w:del>
          </w:p>
          <w:p w14:paraId="36EE84FD" w14:textId="702E00AE" w:rsidR="00F07D3E" w:rsidRPr="009F1B7D" w:rsidDel="00766893" w:rsidRDefault="00F07D3E" w:rsidP="00011096">
            <w:pPr>
              <w:pStyle w:val="XML2"/>
              <w:rPr>
                <w:del w:id="10610" w:author="Thomas Dietz" w:date="2012-08-13T14:30:00Z"/>
              </w:rPr>
            </w:pPr>
            <w:del w:id="10611" w:author="Thomas Dietz" w:date="2012-08-13T14:30:00Z">
              <w:r w:rsidRPr="009F1B7D" w:rsidDel="00766893">
                <w:delText>description "The current features of a port.";</w:delText>
              </w:r>
            </w:del>
          </w:p>
          <w:p w14:paraId="7770A64A" w14:textId="2FDD0CF9" w:rsidR="00F07D3E" w:rsidRPr="009F1B7D" w:rsidDel="00766893" w:rsidRDefault="00F07D3E" w:rsidP="00011096">
            <w:pPr>
              <w:pStyle w:val="XML2"/>
              <w:rPr>
                <w:del w:id="10612" w:author="Thomas Dietz" w:date="2012-08-13T14:30:00Z"/>
              </w:rPr>
            </w:pPr>
            <w:del w:id="10613" w:author="Thomas Dietz" w:date="2012-08-13T14:30:00Z">
              <w:r w:rsidRPr="009F1B7D" w:rsidDel="00766893">
                <w:delText>leaf rate {</w:delText>
              </w:r>
            </w:del>
          </w:p>
          <w:p w14:paraId="37A8508E" w14:textId="4E476660" w:rsidR="00F07D3E" w:rsidRPr="009F1B7D" w:rsidDel="00766893" w:rsidRDefault="00F07D3E" w:rsidP="00011096">
            <w:pPr>
              <w:pStyle w:val="XML3"/>
              <w:rPr>
                <w:del w:id="10614" w:author="Thomas Dietz" w:date="2012-08-13T14:30:00Z"/>
              </w:rPr>
            </w:pPr>
            <w:del w:id="10615" w:author="Thomas Dietz" w:date="2012-08-13T14:30:00Z">
              <w:r w:rsidRPr="009F1B7D" w:rsidDel="00766893">
                <w:lastRenderedPageBreak/>
                <w:delText>type rate-type;</w:delText>
              </w:r>
            </w:del>
          </w:p>
          <w:p w14:paraId="4F27322C" w14:textId="47AAE520" w:rsidR="00F07D3E" w:rsidRPr="009F1B7D" w:rsidDel="00766893" w:rsidRDefault="00F07D3E" w:rsidP="00011096">
            <w:pPr>
              <w:pStyle w:val="XML3"/>
              <w:rPr>
                <w:del w:id="10616" w:author="Thomas Dietz" w:date="2012-08-13T14:30:00Z"/>
              </w:rPr>
            </w:pPr>
            <w:del w:id="10617" w:author="Thomas Dietz" w:date="2012-08-13T14:30:00Z">
              <w:r w:rsidRPr="009F1B7D" w:rsidDel="00766893">
                <w:delText>mandatory true;</w:delText>
              </w:r>
            </w:del>
          </w:p>
          <w:p w14:paraId="2DBCB2FA" w14:textId="0224C4B6" w:rsidR="00F07D3E" w:rsidRPr="009F1B7D" w:rsidDel="00766893" w:rsidRDefault="00F07D3E" w:rsidP="00011096">
            <w:pPr>
              <w:pStyle w:val="XML3"/>
              <w:rPr>
                <w:del w:id="10618" w:author="Thomas Dietz" w:date="2012-08-13T14:30:00Z"/>
              </w:rPr>
            </w:pPr>
            <w:del w:id="10619" w:author="Thomas Dietz" w:date="2012-08-13T14:30:00Z">
              <w:r w:rsidRPr="009F1B7D" w:rsidDel="00766893">
                <w:delText>description "The transmission rate that is currently used.";</w:delText>
              </w:r>
            </w:del>
          </w:p>
          <w:p w14:paraId="3B2AF75D" w14:textId="579B238D" w:rsidR="00F07D3E" w:rsidRPr="009F1B7D" w:rsidDel="00766893" w:rsidRDefault="00F07D3E" w:rsidP="00011096">
            <w:pPr>
              <w:pStyle w:val="XML2"/>
              <w:rPr>
                <w:del w:id="10620" w:author="Thomas Dietz" w:date="2012-08-13T14:30:00Z"/>
              </w:rPr>
            </w:pPr>
            <w:del w:id="10621" w:author="Thomas Dietz" w:date="2012-08-13T14:30:00Z">
              <w:r w:rsidRPr="009F1B7D" w:rsidDel="00766893">
                <w:delText>}</w:delText>
              </w:r>
            </w:del>
          </w:p>
          <w:p w14:paraId="7A607CC1" w14:textId="75AFC338" w:rsidR="00F07D3E" w:rsidRPr="009F1B7D" w:rsidDel="00766893" w:rsidRDefault="00F07D3E" w:rsidP="00011096">
            <w:pPr>
              <w:pStyle w:val="XML2"/>
              <w:rPr>
                <w:del w:id="10622" w:author="Thomas Dietz" w:date="2012-08-13T14:30:00Z"/>
              </w:rPr>
            </w:pPr>
            <w:del w:id="10623" w:author="Thomas Dietz" w:date="2012-08-13T14:30:00Z">
              <w:r w:rsidRPr="009F1B7D" w:rsidDel="00766893">
                <w:delText xml:space="preserve">leaf auto-negotiate { </w:delText>
              </w:r>
            </w:del>
          </w:p>
          <w:p w14:paraId="629EED60" w14:textId="72E13ADE" w:rsidR="00F07D3E" w:rsidRPr="009F1B7D" w:rsidDel="00766893" w:rsidRDefault="00F07D3E" w:rsidP="00011096">
            <w:pPr>
              <w:pStyle w:val="XML3"/>
              <w:rPr>
                <w:del w:id="10624" w:author="Thomas Dietz" w:date="2012-08-13T14:30:00Z"/>
              </w:rPr>
            </w:pPr>
            <w:del w:id="10625" w:author="Thomas Dietz" w:date="2012-08-13T14:30:00Z">
              <w:r w:rsidRPr="009F1B7D" w:rsidDel="00766893">
                <w:delText>type boolean;</w:delText>
              </w:r>
            </w:del>
          </w:p>
          <w:p w14:paraId="0605600F" w14:textId="459C5CB2" w:rsidR="00F07D3E" w:rsidRPr="009F1B7D" w:rsidDel="00766893" w:rsidRDefault="00F07D3E" w:rsidP="00011096">
            <w:pPr>
              <w:pStyle w:val="XML3"/>
              <w:rPr>
                <w:del w:id="10626" w:author="Thomas Dietz" w:date="2012-08-13T14:30:00Z"/>
              </w:rPr>
            </w:pPr>
            <w:del w:id="10627" w:author="Thomas Dietz" w:date="2012-08-13T14:30:00Z">
              <w:r w:rsidRPr="009F1B7D" w:rsidDel="00766893">
                <w:delText>mandatory true;</w:delText>
              </w:r>
            </w:del>
          </w:p>
          <w:p w14:paraId="1742CD4F" w14:textId="1A9CF0DB" w:rsidR="00F07D3E" w:rsidRPr="009F1B7D" w:rsidDel="00766893" w:rsidRDefault="00F07D3E" w:rsidP="00011096">
            <w:pPr>
              <w:pStyle w:val="XML3"/>
              <w:rPr>
                <w:del w:id="10628" w:author="Thomas Dietz" w:date="2012-08-13T14:30:00Z"/>
              </w:rPr>
            </w:pPr>
            <w:del w:id="10629" w:author="Thomas Dietz" w:date="2012-08-13T14:30:00Z">
              <w:r w:rsidRPr="009F1B7D" w:rsidDel="00766893">
                <w:delText>description "Specifies if auto-negotiation of transmission parameters was used for the port.";</w:delText>
              </w:r>
            </w:del>
          </w:p>
          <w:p w14:paraId="78CB0977" w14:textId="11D0D362" w:rsidR="00F07D3E" w:rsidRPr="009F1B7D" w:rsidDel="00766893" w:rsidRDefault="00F07D3E" w:rsidP="00011096">
            <w:pPr>
              <w:pStyle w:val="XML2"/>
              <w:rPr>
                <w:del w:id="10630" w:author="Thomas Dietz" w:date="2012-08-13T14:30:00Z"/>
              </w:rPr>
            </w:pPr>
            <w:del w:id="10631" w:author="Thomas Dietz" w:date="2012-08-13T14:30:00Z">
              <w:r w:rsidRPr="009F1B7D" w:rsidDel="00766893">
                <w:delText>}</w:delText>
              </w:r>
            </w:del>
          </w:p>
          <w:p w14:paraId="20371C29" w14:textId="134A1791" w:rsidR="00F07D3E" w:rsidRPr="009F1B7D" w:rsidDel="00766893" w:rsidRDefault="00F07D3E" w:rsidP="00011096">
            <w:pPr>
              <w:pStyle w:val="XML2"/>
              <w:rPr>
                <w:del w:id="10632" w:author="Thomas Dietz" w:date="2012-08-13T14:30:00Z"/>
              </w:rPr>
            </w:pPr>
            <w:del w:id="10633" w:author="Thomas Dietz" w:date="2012-08-13T14:30:00Z">
              <w:r w:rsidRPr="009F1B7D" w:rsidDel="00766893">
                <w:delText>leaf medium {</w:delText>
              </w:r>
            </w:del>
          </w:p>
          <w:p w14:paraId="7D40032B" w14:textId="16D5AEE6" w:rsidR="00F07D3E" w:rsidRPr="009F1B7D" w:rsidDel="00766893" w:rsidRDefault="00F07D3E" w:rsidP="00011096">
            <w:pPr>
              <w:pStyle w:val="XML3"/>
              <w:rPr>
                <w:del w:id="10634" w:author="Thomas Dietz" w:date="2012-08-13T14:30:00Z"/>
              </w:rPr>
            </w:pPr>
            <w:del w:id="10635" w:author="Thomas Dietz" w:date="2012-08-13T14:30:00Z">
              <w:r w:rsidRPr="009F1B7D" w:rsidDel="00766893">
                <w:delText>type enumeration {</w:delText>
              </w:r>
            </w:del>
          </w:p>
          <w:p w14:paraId="1BC68441" w14:textId="1EA3727E" w:rsidR="00F07D3E" w:rsidRPr="009F1B7D" w:rsidDel="00766893" w:rsidRDefault="00F07D3E" w:rsidP="00011096">
            <w:pPr>
              <w:pStyle w:val="XML4"/>
              <w:rPr>
                <w:del w:id="10636" w:author="Thomas Dietz" w:date="2012-08-13T14:30:00Z"/>
              </w:rPr>
            </w:pPr>
            <w:del w:id="10637" w:author="Thomas Dietz" w:date="2012-08-13T14:30:00Z">
              <w:r w:rsidRPr="009F1B7D" w:rsidDel="00766893">
                <w:delText>enum copper;</w:delText>
              </w:r>
            </w:del>
          </w:p>
          <w:p w14:paraId="29CC805D" w14:textId="7F6C0371" w:rsidR="00F07D3E" w:rsidRPr="009F1B7D" w:rsidDel="00766893" w:rsidRDefault="00F07D3E" w:rsidP="00011096">
            <w:pPr>
              <w:pStyle w:val="XML4"/>
              <w:rPr>
                <w:del w:id="10638" w:author="Thomas Dietz" w:date="2012-08-13T14:30:00Z"/>
              </w:rPr>
            </w:pPr>
            <w:del w:id="10639" w:author="Thomas Dietz" w:date="2012-08-13T14:30:00Z">
              <w:r w:rsidRPr="009F1B7D" w:rsidDel="00766893">
                <w:delText>enum fiber;</w:delText>
              </w:r>
            </w:del>
          </w:p>
          <w:p w14:paraId="256545F4" w14:textId="6DCD04AD" w:rsidR="00F07D3E" w:rsidRPr="009F1B7D" w:rsidDel="00766893" w:rsidRDefault="00F07D3E" w:rsidP="00011096">
            <w:pPr>
              <w:pStyle w:val="XML3"/>
              <w:rPr>
                <w:del w:id="10640" w:author="Thomas Dietz" w:date="2012-08-13T14:30:00Z"/>
              </w:rPr>
            </w:pPr>
            <w:del w:id="10641" w:author="Thomas Dietz" w:date="2012-08-13T14:30:00Z">
              <w:r w:rsidRPr="009F1B7D" w:rsidDel="00766893">
                <w:delText>}</w:delText>
              </w:r>
            </w:del>
          </w:p>
          <w:p w14:paraId="39397722" w14:textId="6D396000" w:rsidR="00F07D3E" w:rsidRPr="009F1B7D" w:rsidDel="00766893" w:rsidRDefault="00F07D3E" w:rsidP="00011096">
            <w:pPr>
              <w:pStyle w:val="XML3"/>
              <w:rPr>
                <w:del w:id="10642" w:author="Thomas Dietz" w:date="2012-08-13T14:30:00Z"/>
              </w:rPr>
            </w:pPr>
            <w:del w:id="10643" w:author="Thomas Dietz" w:date="2012-08-13T14:30:00Z">
              <w:r w:rsidRPr="009F1B7D" w:rsidDel="00766893">
                <w:delText>mandatory true;</w:delText>
              </w:r>
            </w:del>
          </w:p>
          <w:p w14:paraId="6C9C36DB" w14:textId="4D24C348" w:rsidR="00F07D3E" w:rsidRPr="009F1B7D" w:rsidDel="00766893" w:rsidRDefault="00F07D3E" w:rsidP="00011096">
            <w:pPr>
              <w:pStyle w:val="XML3"/>
              <w:rPr>
                <w:del w:id="10644" w:author="Thomas Dietz" w:date="2012-08-13T14:30:00Z"/>
              </w:rPr>
            </w:pPr>
            <w:del w:id="10645" w:author="Thomas Dietz" w:date="2012-08-13T14:30:00Z">
              <w:r w:rsidRPr="009F1B7D" w:rsidDel="00766893">
                <w:delText>description "The transmission medium used by the port.";</w:delText>
              </w:r>
            </w:del>
          </w:p>
          <w:p w14:paraId="3FF151CA" w14:textId="16646E8F" w:rsidR="00F07D3E" w:rsidRPr="009F1B7D" w:rsidDel="00766893" w:rsidRDefault="00F07D3E" w:rsidP="00011096">
            <w:pPr>
              <w:pStyle w:val="XML2"/>
              <w:rPr>
                <w:del w:id="10646" w:author="Thomas Dietz" w:date="2012-08-13T14:30:00Z"/>
              </w:rPr>
            </w:pPr>
            <w:del w:id="10647" w:author="Thomas Dietz" w:date="2012-08-13T14:30:00Z">
              <w:r w:rsidRPr="009F1B7D" w:rsidDel="00766893">
                <w:delText>}</w:delText>
              </w:r>
            </w:del>
          </w:p>
          <w:p w14:paraId="27DB9152" w14:textId="25F22FC7" w:rsidR="00F07D3E" w:rsidRPr="009F1B7D" w:rsidDel="00766893" w:rsidRDefault="00F07D3E" w:rsidP="00011096">
            <w:pPr>
              <w:pStyle w:val="XML2"/>
              <w:rPr>
                <w:del w:id="10648" w:author="Thomas Dietz" w:date="2012-08-13T14:30:00Z"/>
              </w:rPr>
            </w:pPr>
            <w:del w:id="10649" w:author="Thomas Dietz" w:date="2012-08-13T14:30:00Z">
              <w:r w:rsidRPr="009F1B7D" w:rsidDel="00766893">
                <w:delText>leaf pause {</w:delText>
              </w:r>
            </w:del>
          </w:p>
          <w:p w14:paraId="2D62AF96" w14:textId="571FB83D" w:rsidR="00F07D3E" w:rsidRPr="009F1B7D" w:rsidDel="00766893" w:rsidRDefault="00F07D3E" w:rsidP="00011096">
            <w:pPr>
              <w:pStyle w:val="XML3"/>
              <w:rPr>
                <w:del w:id="10650" w:author="Thomas Dietz" w:date="2012-08-13T14:30:00Z"/>
              </w:rPr>
            </w:pPr>
            <w:del w:id="10651" w:author="Thomas Dietz" w:date="2012-08-13T14:30:00Z">
              <w:r w:rsidRPr="009F1B7D" w:rsidDel="00766893">
                <w:delText>type enumeration {</w:delText>
              </w:r>
            </w:del>
          </w:p>
          <w:p w14:paraId="3DF6DB31" w14:textId="76EBD8EB" w:rsidR="00F07D3E" w:rsidRPr="009F1B7D" w:rsidDel="00766893" w:rsidRDefault="00F07D3E" w:rsidP="00011096">
            <w:pPr>
              <w:pStyle w:val="XML4"/>
              <w:rPr>
                <w:del w:id="10652" w:author="Thomas Dietz" w:date="2012-08-13T14:30:00Z"/>
              </w:rPr>
            </w:pPr>
            <w:del w:id="10653" w:author="Thomas Dietz" w:date="2012-08-13T14:30:00Z">
              <w:r w:rsidRPr="009F1B7D" w:rsidDel="00766893">
                <w:delText>enum unsupported;</w:delText>
              </w:r>
            </w:del>
          </w:p>
          <w:p w14:paraId="4243CE80" w14:textId="50EDAAA1" w:rsidR="00F07D3E" w:rsidRPr="009F1B7D" w:rsidDel="00766893" w:rsidRDefault="00F07D3E" w:rsidP="00011096">
            <w:pPr>
              <w:pStyle w:val="XML4"/>
              <w:rPr>
                <w:del w:id="10654" w:author="Thomas Dietz" w:date="2012-08-13T14:30:00Z"/>
              </w:rPr>
            </w:pPr>
            <w:del w:id="10655" w:author="Thomas Dietz" w:date="2012-08-13T14:30:00Z">
              <w:r w:rsidRPr="009F1B7D" w:rsidDel="00766893">
                <w:delText>enum symmetric;</w:delText>
              </w:r>
            </w:del>
          </w:p>
          <w:p w14:paraId="3E55ED53" w14:textId="48B7B4AF" w:rsidR="00F07D3E" w:rsidRPr="009F1B7D" w:rsidDel="00766893" w:rsidRDefault="00F07D3E" w:rsidP="00011096">
            <w:pPr>
              <w:pStyle w:val="XML4"/>
              <w:rPr>
                <w:del w:id="10656" w:author="Thomas Dietz" w:date="2012-08-13T14:30:00Z"/>
              </w:rPr>
            </w:pPr>
            <w:del w:id="10657" w:author="Thomas Dietz" w:date="2012-08-13T14:30:00Z">
              <w:r w:rsidRPr="009F1B7D" w:rsidDel="00766893">
                <w:delText>enum asymmetric;</w:delText>
              </w:r>
            </w:del>
          </w:p>
          <w:p w14:paraId="017E676B" w14:textId="4A9B8161" w:rsidR="00F07D3E" w:rsidRPr="009F1B7D" w:rsidDel="00766893" w:rsidRDefault="00F07D3E" w:rsidP="00011096">
            <w:pPr>
              <w:pStyle w:val="XML4"/>
              <w:rPr>
                <w:del w:id="10658" w:author="Thomas Dietz" w:date="2012-08-13T14:30:00Z"/>
              </w:rPr>
            </w:pPr>
            <w:del w:id="10659" w:author="Thomas Dietz" w:date="2012-08-13T14:30:00Z">
              <w:r w:rsidRPr="009F1B7D" w:rsidDel="00766893">
                <w:delText>}</w:delText>
              </w:r>
            </w:del>
          </w:p>
          <w:p w14:paraId="69521450" w14:textId="4ABF3DFB" w:rsidR="00F07D3E" w:rsidRPr="009F1B7D" w:rsidDel="00766893" w:rsidRDefault="00F07D3E" w:rsidP="00011096">
            <w:pPr>
              <w:pStyle w:val="XML3"/>
              <w:rPr>
                <w:del w:id="10660" w:author="Thomas Dietz" w:date="2012-08-13T14:30:00Z"/>
              </w:rPr>
            </w:pPr>
            <w:del w:id="10661" w:author="Thomas Dietz" w:date="2012-08-13T14:30:00Z">
              <w:r w:rsidRPr="009F1B7D" w:rsidDel="00766893">
                <w:delText>mandatory true;</w:delText>
              </w:r>
            </w:del>
          </w:p>
          <w:p w14:paraId="0CE233DB" w14:textId="5B850BA3" w:rsidR="00F07D3E" w:rsidRPr="009F1B7D" w:rsidDel="00766893" w:rsidRDefault="00F07D3E" w:rsidP="00011096">
            <w:pPr>
              <w:pStyle w:val="XML3"/>
              <w:rPr>
                <w:del w:id="10662" w:author="Thomas Dietz" w:date="2012-08-13T14:30:00Z"/>
              </w:rPr>
            </w:pPr>
            <w:del w:id="10663" w:author="Thomas Dietz" w:date="2012-08-13T14:30:00Z">
              <w:r w:rsidRPr="009F1B7D" w:rsidDel="00766893">
                <w:delText>description "Specifies if pausing of transmission is supported at all and if yes if it is asymmetric or symmetric.";</w:delText>
              </w:r>
            </w:del>
          </w:p>
          <w:p w14:paraId="5CEC21FD" w14:textId="1A1C5651" w:rsidR="00F07D3E" w:rsidRPr="009F1B7D" w:rsidDel="00766893" w:rsidRDefault="00F07D3E" w:rsidP="00011096">
            <w:pPr>
              <w:pStyle w:val="XML2"/>
              <w:rPr>
                <w:del w:id="10664" w:author="Thomas Dietz" w:date="2012-08-13T14:30:00Z"/>
              </w:rPr>
            </w:pPr>
            <w:del w:id="10665" w:author="Thomas Dietz" w:date="2012-08-13T14:30:00Z">
              <w:r w:rsidRPr="009F1B7D" w:rsidDel="00766893">
                <w:delText>}</w:delText>
              </w:r>
            </w:del>
          </w:p>
          <w:p w14:paraId="69E0C10C" w14:textId="4C281CB2" w:rsidR="00F07D3E" w:rsidRPr="009F1B7D" w:rsidDel="00766893" w:rsidRDefault="00F07D3E" w:rsidP="00011096">
            <w:pPr>
              <w:pStyle w:val="XML1"/>
              <w:rPr>
                <w:del w:id="10666" w:author="Thomas Dietz" w:date="2012-08-13T14:30:00Z"/>
              </w:rPr>
            </w:pPr>
            <w:del w:id="10667" w:author="Thomas Dietz" w:date="2012-08-13T14:30:00Z">
              <w:r w:rsidRPr="009F1B7D" w:rsidDel="00766893">
                <w:delText>}</w:delText>
              </w:r>
            </w:del>
          </w:p>
          <w:p w14:paraId="6E5AD6E7" w14:textId="39E1A624" w:rsidR="00F07D3E" w:rsidRPr="009F1B7D" w:rsidDel="00766893" w:rsidRDefault="00F07D3E" w:rsidP="00011096">
            <w:pPr>
              <w:pStyle w:val="XML1"/>
              <w:rPr>
                <w:del w:id="10668" w:author="Thomas Dietz" w:date="2012-08-13T14:30:00Z"/>
              </w:rPr>
            </w:pPr>
          </w:p>
          <w:p w14:paraId="2DF34B30" w14:textId="20AF85E0" w:rsidR="00F07D3E" w:rsidRPr="009F1B7D" w:rsidDel="00766893" w:rsidRDefault="00F07D3E" w:rsidP="00011096">
            <w:pPr>
              <w:pStyle w:val="XML1"/>
              <w:rPr>
                <w:del w:id="10669" w:author="Thomas Dietz" w:date="2012-08-13T14:30:00Z"/>
              </w:rPr>
            </w:pPr>
            <w:del w:id="10670" w:author="Thomas Dietz" w:date="2012-08-13T14:30:00Z">
              <w:r w:rsidRPr="009F1B7D" w:rsidDel="00766893">
                <w:delText>grouping openflow-port-other-features-grouping {</w:delText>
              </w:r>
            </w:del>
          </w:p>
          <w:p w14:paraId="6998403C" w14:textId="08AFB134" w:rsidR="00F07D3E" w:rsidRPr="009F1B7D" w:rsidDel="00766893" w:rsidRDefault="00F07D3E" w:rsidP="00011096">
            <w:pPr>
              <w:pStyle w:val="XML2"/>
              <w:rPr>
                <w:del w:id="10671" w:author="Thomas Dietz" w:date="2012-08-13T14:30:00Z"/>
              </w:rPr>
            </w:pPr>
            <w:del w:id="10672" w:author="Thomas Dietz" w:date="2012-08-13T14:30:00Z">
              <w:r w:rsidRPr="009F1B7D" w:rsidDel="00766893">
                <w:delText>description "The features of a port that are supported or advertised.";</w:delText>
              </w:r>
            </w:del>
          </w:p>
          <w:p w14:paraId="10E528CC" w14:textId="572DCEAA" w:rsidR="00F07D3E" w:rsidRPr="009F1B7D" w:rsidDel="00766893" w:rsidRDefault="00F07D3E" w:rsidP="00011096">
            <w:pPr>
              <w:pStyle w:val="XML2"/>
              <w:rPr>
                <w:del w:id="10673" w:author="Thomas Dietz" w:date="2012-08-13T14:30:00Z"/>
              </w:rPr>
            </w:pPr>
            <w:del w:id="10674" w:author="Thomas Dietz" w:date="2012-08-13T14:30:00Z">
              <w:r w:rsidRPr="009F1B7D" w:rsidDel="00766893">
                <w:delText>leaf-list rate {</w:delText>
              </w:r>
            </w:del>
          </w:p>
          <w:p w14:paraId="425ADC45" w14:textId="135E2122" w:rsidR="00F07D3E" w:rsidRPr="009F1B7D" w:rsidDel="00766893" w:rsidRDefault="00F07D3E" w:rsidP="00011096">
            <w:pPr>
              <w:pStyle w:val="XML3"/>
              <w:rPr>
                <w:del w:id="10675" w:author="Thomas Dietz" w:date="2012-08-13T14:30:00Z"/>
              </w:rPr>
            </w:pPr>
            <w:del w:id="10676" w:author="Thomas Dietz" w:date="2012-08-13T14:30:00Z">
              <w:r w:rsidRPr="009F1B7D" w:rsidDel="00766893">
                <w:delText>type rate-type;</w:delText>
              </w:r>
            </w:del>
          </w:p>
          <w:p w14:paraId="32C12BD1" w14:textId="1D29D2DF" w:rsidR="00F07D3E" w:rsidRPr="009F1B7D" w:rsidDel="00766893" w:rsidRDefault="00F07D3E" w:rsidP="00011096">
            <w:pPr>
              <w:pStyle w:val="XML3"/>
              <w:rPr>
                <w:del w:id="10677" w:author="Thomas Dietz" w:date="2012-08-13T14:30:00Z"/>
              </w:rPr>
            </w:pPr>
            <w:del w:id="10678" w:author="Thomas Dietz" w:date="2012-08-13T14:30:00Z">
              <w:r w:rsidRPr="009F1B7D" w:rsidDel="00766893">
                <w:delText>min-elements 1;</w:delText>
              </w:r>
            </w:del>
          </w:p>
          <w:p w14:paraId="37BAC838" w14:textId="47EF2CAD" w:rsidR="00F07D3E" w:rsidRPr="009F1B7D" w:rsidDel="00766893" w:rsidRDefault="00F07D3E" w:rsidP="00011096">
            <w:pPr>
              <w:pStyle w:val="XML3"/>
              <w:rPr>
                <w:del w:id="10679" w:author="Thomas Dietz" w:date="2012-08-13T14:30:00Z"/>
              </w:rPr>
            </w:pPr>
            <w:del w:id="10680" w:author="Thomas Dietz" w:date="2012-08-13T14:30:00Z">
              <w:r w:rsidRPr="009F1B7D" w:rsidDel="00766893">
                <w:delText>description "The transmission rate that is supported or advertised. Multiple transmissions rates are allowed.";</w:delText>
              </w:r>
            </w:del>
          </w:p>
          <w:p w14:paraId="139FD746" w14:textId="3D91C2E9" w:rsidR="00F07D3E" w:rsidRPr="009F1B7D" w:rsidDel="00766893" w:rsidRDefault="00F07D3E" w:rsidP="00011096">
            <w:pPr>
              <w:pStyle w:val="XML2"/>
              <w:rPr>
                <w:del w:id="10681" w:author="Thomas Dietz" w:date="2012-08-13T14:30:00Z"/>
              </w:rPr>
            </w:pPr>
            <w:del w:id="10682" w:author="Thomas Dietz" w:date="2012-08-13T14:30:00Z">
              <w:r w:rsidRPr="009F1B7D" w:rsidDel="00766893">
                <w:delText>}</w:delText>
              </w:r>
            </w:del>
          </w:p>
          <w:p w14:paraId="7612647B" w14:textId="1BEF4B39" w:rsidR="00F07D3E" w:rsidRPr="009F1B7D" w:rsidDel="00766893" w:rsidRDefault="00F07D3E" w:rsidP="00011096">
            <w:pPr>
              <w:pStyle w:val="XML2"/>
              <w:rPr>
                <w:del w:id="10683" w:author="Thomas Dietz" w:date="2012-08-13T14:30:00Z"/>
              </w:rPr>
            </w:pPr>
            <w:del w:id="10684" w:author="Thomas Dietz" w:date="2012-08-13T14:30:00Z">
              <w:r w:rsidRPr="009F1B7D" w:rsidDel="00766893">
                <w:delText xml:space="preserve">leaf auto-negotiate { </w:delText>
              </w:r>
            </w:del>
          </w:p>
          <w:p w14:paraId="3AA5AA89" w14:textId="462596BC" w:rsidR="00F07D3E" w:rsidRPr="009F1B7D" w:rsidDel="00766893" w:rsidRDefault="00F07D3E" w:rsidP="00011096">
            <w:pPr>
              <w:pStyle w:val="XML3"/>
              <w:rPr>
                <w:del w:id="10685" w:author="Thomas Dietz" w:date="2012-08-13T14:30:00Z"/>
              </w:rPr>
            </w:pPr>
            <w:del w:id="10686" w:author="Thomas Dietz" w:date="2012-08-13T14:30:00Z">
              <w:r w:rsidRPr="009F1B7D" w:rsidDel="00766893">
                <w:delText>type boolean;</w:delText>
              </w:r>
            </w:del>
          </w:p>
          <w:p w14:paraId="008C1A52" w14:textId="2B1479A6" w:rsidR="00F07D3E" w:rsidRPr="009F1B7D" w:rsidDel="00766893" w:rsidRDefault="00F07D3E" w:rsidP="00011096">
            <w:pPr>
              <w:pStyle w:val="XML3"/>
              <w:rPr>
                <w:del w:id="10687" w:author="Thomas Dietz" w:date="2012-08-13T14:30:00Z"/>
              </w:rPr>
            </w:pPr>
            <w:del w:id="10688" w:author="Thomas Dietz" w:date="2012-08-13T14:30:00Z">
              <w:r w:rsidRPr="009F1B7D" w:rsidDel="00766893">
                <w:delText>mandatory true;</w:delText>
              </w:r>
            </w:del>
          </w:p>
          <w:p w14:paraId="19DA7962" w14:textId="4B8B967E" w:rsidR="00F07D3E" w:rsidRPr="009F1B7D" w:rsidDel="00766893" w:rsidRDefault="00F07D3E" w:rsidP="00011096">
            <w:pPr>
              <w:pStyle w:val="XML3"/>
              <w:rPr>
                <w:del w:id="10689" w:author="Thomas Dietz" w:date="2012-08-13T14:30:00Z"/>
              </w:rPr>
            </w:pPr>
            <w:del w:id="10690" w:author="Thomas Dietz" w:date="2012-08-13T14:30:00Z">
              <w:r w:rsidRPr="009F1B7D" w:rsidDel="00766893">
                <w:delText>description "Specifies if auto-negotiation of transmission parameters is enabled for the port.";</w:delText>
              </w:r>
            </w:del>
          </w:p>
          <w:p w14:paraId="6D6F63EA" w14:textId="45193AA9" w:rsidR="00F07D3E" w:rsidRPr="009F1B7D" w:rsidDel="00766893" w:rsidRDefault="00F07D3E" w:rsidP="00011096">
            <w:pPr>
              <w:pStyle w:val="XML2"/>
              <w:rPr>
                <w:del w:id="10691" w:author="Thomas Dietz" w:date="2012-08-13T14:30:00Z"/>
              </w:rPr>
            </w:pPr>
            <w:del w:id="10692" w:author="Thomas Dietz" w:date="2012-08-13T14:30:00Z">
              <w:r w:rsidRPr="009F1B7D" w:rsidDel="00766893">
                <w:delText>}</w:delText>
              </w:r>
            </w:del>
          </w:p>
          <w:p w14:paraId="65590001" w14:textId="4B287C9D" w:rsidR="00F07D3E" w:rsidRPr="009F1B7D" w:rsidDel="00766893" w:rsidRDefault="00F07D3E" w:rsidP="00011096">
            <w:pPr>
              <w:pStyle w:val="XML2"/>
              <w:rPr>
                <w:del w:id="10693" w:author="Thomas Dietz" w:date="2012-08-13T14:30:00Z"/>
              </w:rPr>
            </w:pPr>
            <w:del w:id="10694" w:author="Thomas Dietz" w:date="2012-08-13T14:30:00Z">
              <w:r w:rsidRPr="009F1B7D" w:rsidDel="00766893">
                <w:delText>leaf-list medium {</w:delText>
              </w:r>
            </w:del>
          </w:p>
          <w:p w14:paraId="22620F7D" w14:textId="6B416694" w:rsidR="00F07D3E" w:rsidRPr="009F1B7D" w:rsidDel="00766893" w:rsidRDefault="00F07D3E" w:rsidP="00011096">
            <w:pPr>
              <w:pStyle w:val="XML3"/>
              <w:rPr>
                <w:del w:id="10695" w:author="Thomas Dietz" w:date="2012-08-13T14:30:00Z"/>
              </w:rPr>
            </w:pPr>
            <w:del w:id="10696" w:author="Thomas Dietz" w:date="2012-08-13T14:30:00Z">
              <w:r w:rsidRPr="009F1B7D" w:rsidDel="00766893">
                <w:delText>type enumeration {</w:delText>
              </w:r>
            </w:del>
          </w:p>
          <w:p w14:paraId="26F9022F" w14:textId="470929E9" w:rsidR="00F07D3E" w:rsidRPr="009F1B7D" w:rsidDel="00766893" w:rsidRDefault="00F07D3E" w:rsidP="00011096">
            <w:pPr>
              <w:pStyle w:val="XML4"/>
              <w:rPr>
                <w:del w:id="10697" w:author="Thomas Dietz" w:date="2012-08-13T14:30:00Z"/>
              </w:rPr>
            </w:pPr>
            <w:del w:id="10698" w:author="Thomas Dietz" w:date="2012-08-13T14:30:00Z">
              <w:r w:rsidRPr="009F1B7D" w:rsidDel="00766893">
                <w:delText>enum copper;</w:delText>
              </w:r>
            </w:del>
          </w:p>
          <w:p w14:paraId="39D57B66" w14:textId="4599A9EF" w:rsidR="00F07D3E" w:rsidRPr="009F1B7D" w:rsidDel="00766893" w:rsidRDefault="00F07D3E" w:rsidP="00011096">
            <w:pPr>
              <w:pStyle w:val="XML4"/>
              <w:rPr>
                <w:del w:id="10699" w:author="Thomas Dietz" w:date="2012-08-13T14:30:00Z"/>
              </w:rPr>
            </w:pPr>
            <w:del w:id="10700" w:author="Thomas Dietz" w:date="2012-08-13T14:30:00Z">
              <w:r w:rsidRPr="009F1B7D" w:rsidDel="00766893">
                <w:delText>enum fiber;</w:delText>
              </w:r>
            </w:del>
          </w:p>
          <w:p w14:paraId="4DEBC5FB" w14:textId="33190AF2" w:rsidR="00F07D3E" w:rsidRPr="009F1B7D" w:rsidDel="00766893" w:rsidRDefault="00F07D3E" w:rsidP="00011096">
            <w:pPr>
              <w:pStyle w:val="XML4"/>
              <w:rPr>
                <w:del w:id="10701" w:author="Thomas Dietz" w:date="2012-08-13T14:30:00Z"/>
              </w:rPr>
            </w:pPr>
            <w:del w:id="10702" w:author="Thomas Dietz" w:date="2012-08-13T14:30:00Z">
              <w:r w:rsidRPr="009F1B7D" w:rsidDel="00766893">
                <w:delText>}</w:delText>
              </w:r>
            </w:del>
          </w:p>
          <w:p w14:paraId="6917046D" w14:textId="62C5A693" w:rsidR="00F07D3E" w:rsidRPr="009F1B7D" w:rsidDel="00766893" w:rsidRDefault="00F07D3E" w:rsidP="00011096">
            <w:pPr>
              <w:pStyle w:val="XML3"/>
              <w:rPr>
                <w:del w:id="10703" w:author="Thomas Dietz" w:date="2012-08-13T14:30:00Z"/>
              </w:rPr>
            </w:pPr>
            <w:del w:id="10704" w:author="Thomas Dietz" w:date="2012-08-13T14:30:00Z">
              <w:r w:rsidRPr="009F1B7D" w:rsidDel="00766893">
                <w:delText>min-elements 1;</w:delText>
              </w:r>
            </w:del>
          </w:p>
          <w:p w14:paraId="3311A60F" w14:textId="53944C3D" w:rsidR="00F07D3E" w:rsidRPr="009F1B7D" w:rsidDel="00766893" w:rsidRDefault="00F07D3E" w:rsidP="00011096">
            <w:pPr>
              <w:pStyle w:val="XML3"/>
              <w:rPr>
                <w:del w:id="10705" w:author="Thomas Dietz" w:date="2012-08-13T14:30:00Z"/>
              </w:rPr>
            </w:pPr>
            <w:del w:id="10706" w:author="Thomas Dietz" w:date="2012-08-13T14:30:00Z">
              <w:r w:rsidRPr="009F1B7D" w:rsidDel="00766893">
                <w:delText>description "The transmission medium used by the port. Multiple media are allowed.";</w:delText>
              </w:r>
            </w:del>
          </w:p>
          <w:p w14:paraId="471C6CD5" w14:textId="7B3D9D25" w:rsidR="00F07D3E" w:rsidRPr="009F1B7D" w:rsidDel="00766893" w:rsidRDefault="00F07D3E" w:rsidP="00011096">
            <w:pPr>
              <w:pStyle w:val="XML3"/>
              <w:rPr>
                <w:del w:id="10707" w:author="Thomas Dietz" w:date="2012-08-13T14:30:00Z"/>
              </w:rPr>
            </w:pPr>
            <w:del w:id="10708" w:author="Thomas Dietz" w:date="2012-08-13T14:30:00Z">
              <w:r w:rsidRPr="009F1B7D" w:rsidDel="00766893">
                <w:delText>}</w:delText>
              </w:r>
            </w:del>
          </w:p>
          <w:p w14:paraId="288809FC" w14:textId="05C27E3E" w:rsidR="00F07D3E" w:rsidRPr="009F1B7D" w:rsidDel="00766893" w:rsidRDefault="00F07D3E" w:rsidP="00011096">
            <w:pPr>
              <w:pStyle w:val="XML3"/>
              <w:rPr>
                <w:del w:id="10709" w:author="Thomas Dietz" w:date="2012-08-13T14:30:00Z"/>
              </w:rPr>
            </w:pPr>
            <w:del w:id="10710" w:author="Thomas Dietz" w:date="2012-08-13T14:30:00Z">
              <w:r w:rsidRPr="009F1B7D" w:rsidDel="00766893">
                <w:delText>leaf pause {</w:delText>
              </w:r>
            </w:del>
          </w:p>
          <w:p w14:paraId="05F3E3E3" w14:textId="1171D649" w:rsidR="00F07D3E" w:rsidRPr="009F1B7D" w:rsidDel="00766893" w:rsidRDefault="00F07D3E" w:rsidP="00011096">
            <w:pPr>
              <w:pStyle w:val="XML4"/>
              <w:rPr>
                <w:del w:id="10711" w:author="Thomas Dietz" w:date="2012-08-13T14:30:00Z"/>
              </w:rPr>
            </w:pPr>
            <w:del w:id="10712" w:author="Thomas Dietz" w:date="2012-08-13T14:30:00Z">
              <w:r w:rsidRPr="009F1B7D" w:rsidDel="00766893">
                <w:delText>type enumeration {</w:delText>
              </w:r>
            </w:del>
          </w:p>
          <w:p w14:paraId="787A3F0C" w14:textId="5736661E" w:rsidR="00F07D3E" w:rsidRPr="009F1B7D" w:rsidDel="00766893" w:rsidRDefault="00F07D3E" w:rsidP="00011096">
            <w:pPr>
              <w:pStyle w:val="XML5"/>
              <w:rPr>
                <w:del w:id="10713" w:author="Thomas Dietz" w:date="2012-08-13T14:30:00Z"/>
              </w:rPr>
            </w:pPr>
            <w:del w:id="10714" w:author="Thomas Dietz" w:date="2012-08-13T14:30:00Z">
              <w:r w:rsidRPr="009F1B7D" w:rsidDel="00766893">
                <w:delText>enum unsupported;</w:delText>
              </w:r>
            </w:del>
          </w:p>
          <w:p w14:paraId="04D1A96C" w14:textId="5CF85E32" w:rsidR="00F07D3E" w:rsidRPr="009F1B7D" w:rsidDel="00766893" w:rsidRDefault="00F07D3E" w:rsidP="00011096">
            <w:pPr>
              <w:pStyle w:val="XML5"/>
              <w:rPr>
                <w:del w:id="10715" w:author="Thomas Dietz" w:date="2012-08-13T14:30:00Z"/>
              </w:rPr>
            </w:pPr>
            <w:del w:id="10716" w:author="Thomas Dietz" w:date="2012-08-13T14:30:00Z">
              <w:r w:rsidRPr="009F1B7D" w:rsidDel="00766893">
                <w:lastRenderedPageBreak/>
                <w:delText>enum symmetric;</w:delText>
              </w:r>
            </w:del>
          </w:p>
          <w:p w14:paraId="7A5D43A9" w14:textId="3F428113" w:rsidR="00F07D3E" w:rsidRPr="009F1B7D" w:rsidDel="00766893" w:rsidRDefault="00F07D3E" w:rsidP="00011096">
            <w:pPr>
              <w:pStyle w:val="XML5"/>
              <w:rPr>
                <w:del w:id="10717" w:author="Thomas Dietz" w:date="2012-08-13T14:30:00Z"/>
              </w:rPr>
            </w:pPr>
            <w:del w:id="10718" w:author="Thomas Dietz" w:date="2012-08-13T14:30:00Z">
              <w:r w:rsidRPr="009F1B7D" w:rsidDel="00766893">
                <w:delText>enum asymmetric;</w:delText>
              </w:r>
            </w:del>
          </w:p>
          <w:p w14:paraId="66F9A9C5" w14:textId="755E98BB" w:rsidR="00F07D3E" w:rsidRPr="009F1B7D" w:rsidDel="00766893" w:rsidRDefault="00F07D3E" w:rsidP="00011096">
            <w:pPr>
              <w:pStyle w:val="XML4"/>
              <w:rPr>
                <w:del w:id="10719" w:author="Thomas Dietz" w:date="2012-08-13T14:30:00Z"/>
              </w:rPr>
            </w:pPr>
            <w:del w:id="10720" w:author="Thomas Dietz" w:date="2012-08-13T14:30:00Z">
              <w:r w:rsidRPr="009F1B7D" w:rsidDel="00766893">
                <w:delText>}</w:delText>
              </w:r>
            </w:del>
          </w:p>
          <w:p w14:paraId="12F2E2AE" w14:textId="72F651EE" w:rsidR="00F07D3E" w:rsidRPr="009F1B7D" w:rsidDel="00766893" w:rsidRDefault="00F07D3E" w:rsidP="00011096">
            <w:pPr>
              <w:pStyle w:val="XML4"/>
              <w:rPr>
                <w:del w:id="10721" w:author="Thomas Dietz" w:date="2012-08-13T14:30:00Z"/>
              </w:rPr>
            </w:pPr>
            <w:del w:id="10722" w:author="Thomas Dietz" w:date="2012-08-13T14:30:00Z">
              <w:r w:rsidRPr="009F1B7D" w:rsidDel="00766893">
                <w:delText>description "Specifies if pausing of transmission is supported at all and if yes if it is asymmetric or symmetric.";</w:delText>
              </w:r>
            </w:del>
          </w:p>
          <w:p w14:paraId="0AEEE736" w14:textId="6EB212A4" w:rsidR="00F07D3E" w:rsidRPr="009F1B7D" w:rsidDel="00766893" w:rsidRDefault="00F07D3E" w:rsidP="00011096">
            <w:pPr>
              <w:pStyle w:val="XML2"/>
              <w:rPr>
                <w:del w:id="10723" w:author="Thomas Dietz" w:date="2012-08-13T14:30:00Z"/>
              </w:rPr>
            </w:pPr>
            <w:del w:id="10724" w:author="Thomas Dietz" w:date="2012-08-13T14:30:00Z">
              <w:r w:rsidRPr="009F1B7D" w:rsidDel="00766893">
                <w:delText>}</w:delText>
              </w:r>
            </w:del>
          </w:p>
          <w:p w14:paraId="4FEFBF82" w14:textId="77777777" w:rsidR="00766893" w:rsidRDefault="00F07D3E" w:rsidP="00766893">
            <w:pPr>
              <w:pStyle w:val="XML1"/>
              <w:rPr>
                <w:ins w:id="10725" w:author="Thomas Dietz" w:date="2012-08-13T14:30:00Z"/>
              </w:rPr>
            </w:pPr>
            <w:del w:id="10726" w:author="Thomas Dietz" w:date="2012-08-13T14:30:00Z">
              <w:r w:rsidRPr="009F1B7D" w:rsidDel="00766893">
                <w:delText>}</w:delText>
              </w:r>
            </w:del>
            <w:ins w:id="10727" w:author="Thomas Dietz" w:date="2012-08-13T14:30:00Z">
              <w:r w:rsidR="00766893">
                <w:t xml:space="preserve">  grouping OFPortCurrentFeatureListType {</w:t>
              </w:r>
            </w:ins>
          </w:p>
          <w:p w14:paraId="3B92ACD4" w14:textId="77777777" w:rsidR="00766893" w:rsidRDefault="00766893" w:rsidP="00766893">
            <w:pPr>
              <w:pStyle w:val="XML1"/>
              <w:rPr>
                <w:ins w:id="10728" w:author="Thomas Dietz" w:date="2012-08-13T14:30:00Z"/>
              </w:rPr>
            </w:pPr>
            <w:ins w:id="10729" w:author="Thomas Dietz" w:date="2012-08-13T14:30:00Z">
              <w:r>
                <w:t xml:space="preserve">    description "The current features of a port.</w:t>
              </w:r>
            </w:ins>
          </w:p>
          <w:p w14:paraId="04FD0940" w14:textId="77777777" w:rsidR="00766893" w:rsidRDefault="00766893" w:rsidP="00766893">
            <w:pPr>
              <w:pStyle w:val="XML1"/>
              <w:rPr>
                <w:ins w:id="10730" w:author="Thomas Dietz" w:date="2012-08-13T14:30:00Z"/>
              </w:rPr>
            </w:pPr>
          </w:p>
          <w:p w14:paraId="7A58939E" w14:textId="77777777" w:rsidR="00766893" w:rsidRDefault="00766893" w:rsidP="00766893">
            <w:pPr>
              <w:pStyle w:val="XML1"/>
              <w:rPr>
                <w:ins w:id="10731" w:author="Thomas Dietz" w:date="2012-08-13T14:30:00Z"/>
              </w:rPr>
            </w:pPr>
            <w:ins w:id="10732" w:author="Thomas Dietz" w:date="2012-08-13T14:30:00Z">
              <w:r>
                <w:t xml:space="preserve">      Elements in the type OFPortCurrentFeatureListType are not</w:t>
              </w:r>
            </w:ins>
          </w:p>
          <w:p w14:paraId="33241D85" w14:textId="77777777" w:rsidR="00766893" w:rsidRDefault="00766893" w:rsidP="00766893">
            <w:pPr>
              <w:pStyle w:val="XML1"/>
              <w:rPr>
                <w:ins w:id="10733" w:author="Thomas Dietz" w:date="2012-08-13T14:30:00Z"/>
              </w:rPr>
            </w:pPr>
            <w:ins w:id="10734" w:author="Thomas Dietz" w:date="2012-08-13T14:30:00Z">
              <w:r>
                <w:t xml:space="preserve">      configurable and can only be retrieved by NETCONF &lt;get&gt;</w:t>
              </w:r>
            </w:ins>
          </w:p>
          <w:p w14:paraId="0B8D3A3B" w14:textId="77777777" w:rsidR="00766893" w:rsidRDefault="00766893" w:rsidP="00766893">
            <w:pPr>
              <w:pStyle w:val="XML1"/>
              <w:rPr>
                <w:ins w:id="10735" w:author="Thomas Dietz" w:date="2012-08-13T14:30:00Z"/>
              </w:rPr>
            </w:pPr>
            <w:ins w:id="10736" w:author="Thomas Dietz" w:date="2012-08-13T14:30:00Z">
              <w:r>
                <w:t xml:space="preserve">      operations. Attemps to modify this element and its children</w:t>
              </w:r>
            </w:ins>
          </w:p>
          <w:p w14:paraId="43FFA4C7" w14:textId="77777777" w:rsidR="00766893" w:rsidRDefault="00766893" w:rsidP="00766893">
            <w:pPr>
              <w:pStyle w:val="XML1"/>
              <w:rPr>
                <w:ins w:id="10737" w:author="Thomas Dietz" w:date="2012-08-13T14:30:00Z"/>
              </w:rPr>
            </w:pPr>
            <w:ins w:id="10738" w:author="Thomas Dietz" w:date="2012-08-13T14:30:00Z">
              <w:r>
                <w:t xml:space="preserve">      with a NETCONF &lt;edit-config&gt; operation MUST result in an </w:t>
              </w:r>
            </w:ins>
          </w:p>
          <w:p w14:paraId="41613ABD" w14:textId="77777777" w:rsidR="00766893" w:rsidRDefault="00766893" w:rsidP="00766893">
            <w:pPr>
              <w:pStyle w:val="XML1"/>
              <w:rPr>
                <w:ins w:id="10739" w:author="Thomas Dietz" w:date="2012-08-13T14:30:00Z"/>
              </w:rPr>
            </w:pPr>
            <w:ins w:id="10740" w:author="Thomas Dietz" w:date="2012-08-13T14:30:00Z">
              <w:r>
                <w:t xml:space="preserve">      'operation-not-supported' error with type 'application'.";</w:t>
              </w:r>
            </w:ins>
          </w:p>
          <w:p w14:paraId="4A173356" w14:textId="77777777" w:rsidR="00766893" w:rsidRDefault="00766893" w:rsidP="00766893">
            <w:pPr>
              <w:pStyle w:val="XML1"/>
              <w:rPr>
                <w:ins w:id="10741" w:author="Thomas Dietz" w:date="2012-08-13T14:30:00Z"/>
              </w:rPr>
            </w:pPr>
            <w:ins w:id="10742" w:author="Thomas Dietz" w:date="2012-08-13T14:30:00Z">
              <w:r>
                <w:t xml:space="preserve">    leaf rate {</w:t>
              </w:r>
            </w:ins>
          </w:p>
          <w:p w14:paraId="77193970" w14:textId="77777777" w:rsidR="00766893" w:rsidRDefault="00766893" w:rsidP="00766893">
            <w:pPr>
              <w:pStyle w:val="XML1"/>
              <w:rPr>
                <w:ins w:id="10743" w:author="Thomas Dietz" w:date="2012-08-13T14:30:00Z"/>
              </w:rPr>
            </w:pPr>
            <w:ins w:id="10744" w:author="Thomas Dietz" w:date="2012-08-13T14:30:00Z">
              <w:r>
                <w:t xml:space="preserve">      type OFPortRateType;</w:t>
              </w:r>
            </w:ins>
          </w:p>
          <w:p w14:paraId="1DBD7DAB" w14:textId="77777777" w:rsidR="00766893" w:rsidRDefault="00766893" w:rsidP="00766893">
            <w:pPr>
              <w:pStyle w:val="XML1"/>
              <w:rPr>
                <w:ins w:id="10745" w:author="Thomas Dietz" w:date="2012-08-13T14:30:00Z"/>
              </w:rPr>
            </w:pPr>
            <w:ins w:id="10746" w:author="Thomas Dietz" w:date="2012-08-13T14:30:00Z">
              <w:r>
                <w:t xml:space="preserve">      description "The transmission rate that is currently used.</w:t>
              </w:r>
            </w:ins>
          </w:p>
          <w:p w14:paraId="098AC5E4" w14:textId="77777777" w:rsidR="00766893" w:rsidRDefault="00766893" w:rsidP="00766893">
            <w:pPr>
              <w:pStyle w:val="XML1"/>
              <w:rPr>
                <w:ins w:id="10747" w:author="Thomas Dietz" w:date="2012-08-13T14:30:00Z"/>
              </w:rPr>
            </w:pPr>
            <w:ins w:id="10748" w:author="Thomas Dietz" w:date="2012-08-13T14:30:00Z">
              <w:r>
                <w:t xml:space="preserve">        The value MUST indicate a valid forwarding rate.  </w:t>
              </w:r>
            </w:ins>
          </w:p>
          <w:p w14:paraId="2BD67B38" w14:textId="77777777" w:rsidR="00766893" w:rsidRDefault="00766893" w:rsidP="00766893">
            <w:pPr>
              <w:pStyle w:val="XML1"/>
              <w:rPr>
                <w:ins w:id="10749" w:author="Thomas Dietz" w:date="2012-08-13T14:30:00Z"/>
              </w:rPr>
            </w:pPr>
            <w:ins w:id="10750" w:author="Thomas Dietz" w:date="2012-08-13T14:30:00Z">
              <w:r>
                <w:t xml:space="preserve">      </w:t>
              </w:r>
            </w:ins>
          </w:p>
          <w:p w14:paraId="5E41E072" w14:textId="77777777" w:rsidR="00766893" w:rsidRDefault="00766893" w:rsidP="00766893">
            <w:pPr>
              <w:pStyle w:val="XML1"/>
              <w:rPr>
                <w:ins w:id="10751" w:author="Thomas Dietz" w:date="2012-08-13T14:30:00Z"/>
              </w:rPr>
            </w:pPr>
            <w:ins w:id="10752" w:author="Thomas Dietz" w:date="2012-08-13T14:30:00Z">
              <w:r>
                <w:t xml:space="preserve">        The current Port Feature set MUST contain this element</w:t>
              </w:r>
            </w:ins>
          </w:p>
          <w:p w14:paraId="204C4BBC" w14:textId="77777777" w:rsidR="00766893" w:rsidRDefault="00766893" w:rsidP="00766893">
            <w:pPr>
              <w:pStyle w:val="XML1"/>
              <w:rPr>
                <w:ins w:id="10753" w:author="Thomas Dietz" w:date="2012-08-13T14:30:00Z"/>
              </w:rPr>
            </w:pPr>
            <w:ins w:id="10754" w:author="Thomas Dietz" w:date="2012-08-13T14:30:00Z">
              <w:r>
                <w:t xml:space="preserve">        exactly once.  The other Port Feature sets MAY contain this</w:t>
              </w:r>
            </w:ins>
          </w:p>
          <w:p w14:paraId="2A02285D" w14:textId="77777777" w:rsidR="00766893" w:rsidRDefault="00766893" w:rsidP="00766893">
            <w:pPr>
              <w:pStyle w:val="XML1"/>
              <w:rPr>
                <w:ins w:id="10755" w:author="Thomas Dietz" w:date="2012-08-13T14:30:00Z"/>
              </w:rPr>
            </w:pPr>
            <w:ins w:id="10756" w:author="Thomas Dietz" w:date="2012-08-13T14:30:00Z">
              <w:r>
                <w:t xml:space="preserve">        element more than once.  If this element appears more than</w:t>
              </w:r>
            </w:ins>
          </w:p>
          <w:p w14:paraId="2FD3530D" w14:textId="77777777" w:rsidR="00766893" w:rsidRDefault="00766893" w:rsidP="00766893">
            <w:pPr>
              <w:pStyle w:val="XML1"/>
              <w:rPr>
                <w:ins w:id="10757" w:author="Thomas Dietz" w:date="2012-08-13T14:30:00Z"/>
              </w:rPr>
            </w:pPr>
            <w:ins w:id="10758" w:author="Thomas Dietz" w:date="2012-08-13T14:30:00Z">
              <w:r>
                <w:t xml:space="preserve">        once in a Port Feature set than the value MUST be unique</w:t>
              </w:r>
            </w:ins>
          </w:p>
          <w:p w14:paraId="5925D657" w14:textId="77777777" w:rsidR="00766893" w:rsidRDefault="00766893" w:rsidP="00766893">
            <w:pPr>
              <w:pStyle w:val="XML1"/>
              <w:rPr>
                <w:ins w:id="10759" w:author="Thomas Dietz" w:date="2012-08-13T14:30:00Z"/>
              </w:rPr>
            </w:pPr>
            <w:ins w:id="10760" w:author="Thomas Dietz" w:date="2012-08-13T14:30:00Z">
              <w:r>
                <w:t xml:space="preserve">        within the Port Feature set.";</w:t>
              </w:r>
            </w:ins>
          </w:p>
          <w:p w14:paraId="1B9C9F6D" w14:textId="77777777" w:rsidR="00766893" w:rsidRDefault="00766893" w:rsidP="00766893">
            <w:pPr>
              <w:pStyle w:val="XML1"/>
              <w:rPr>
                <w:ins w:id="10761" w:author="Thomas Dietz" w:date="2012-08-13T14:30:00Z"/>
              </w:rPr>
            </w:pPr>
            <w:ins w:id="10762" w:author="Thomas Dietz" w:date="2012-08-13T14:30:00Z">
              <w:r>
                <w:t xml:space="preserve">    }</w:t>
              </w:r>
            </w:ins>
          </w:p>
          <w:p w14:paraId="629CC793" w14:textId="77777777" w:rsidR="00766893" w:rsidRDefault="00766893" w:rsidP="00766893">
            <w:pPr>
              <w:pStyle w:val="XML1"/>
              <w:rPr>
                <w:ins w:id="10763" w:author="Thomas Dietz" w:date="2012-08-13T14:30:00Z"/>
              </w:rPr>
            </w:pPr>
            <w:ins w:id="10764" w:author="Thomas Dietz" w:date="2012-08-13T14:30:00Z">
              <w:r>
                <w:t xml:space="preserve">    leaf auto-negotiate { </w:t>
              </w:r>
            </w:ins>
          </w:p>
          <w:p w14:paraId="33A14E56" w14:textId="77777777" w:rsidR="00766893" w:rsidRDefault="00766893" w:rsidP="00766893">
            <w:pPr>
              <w:pStyle w:val="XML1"/>
              <w:rPr>
                <w:ins w:id="10765" w:author="Thomas Dietz" w:date="2012-08-13T14:30:00Z"/>
              </w:rPr>
            </w:pPr>
            <w:ins w:id="10766" w:author="Thomas Dietz" w:date="2012-08-13T14:30:00Z">
              <w:r>
                <w:t xml:space="preserve">      type boolean;</w:t>
              </w:r>
            </w:ins>
          </w:p>
          <w:p w14:paraId="4E46FD5A" w14:textId="77777777" w:rsidR="00766893" w:rsidRDefault="00766893" w:rsidP="00766893">
            <w:pPr>
              <w:pStyle w:val="XML1"/>
              <w:rPr>
                <w:ins w:id="10767" w:author="Thomas Dietz" w:date="2012-08-13T14:30:00Z"/>
              </w:rPr>
            </w:pPr>
            <w:ins w:id="10768" w:author="Thomas Dietz" w:date="2012-08-13T14:30:00Z">
              <w:r>
                <w:t xml:space="preserve">      description "Specifies the administrative state of the </w:t>
              </w:r>
            </w:ins>
          </w:p>
          <w:p w14:paraId="147243CF" w14:textId="77777777" w:rsidR="00766893" w:rsidRDefault="00766893" w:rsidP="00766893">
            <w:pPr>
              <w:pStyle w:val="XML1"/>
              <w:rPr>
                <w:ins w:id="10769" w:author="Thomas Dietz" w:date="2012-08-13T14:30:00Z"/>
              </w:rPr>
            </w:pPr>
            <w:ins w:id="10770" w:author="Thomas Dietz" w:date="2012-08-13T14:30:00Z">
              <w:r>
                <w:t xml:space="preserve">        forwarding rate auto-negotiation protocol at this OpenFlow</w:t>
              </w:r>
            </w:ins>
          </w:p>
          <w:p w14:paraId="7EA01511" w14:textId="77777777" w:rsidR="00766893" w:rsidRDefault="00766893" w:rsidP="00766893">
            <w:pPr>
              <w:pStyle w:val="XML1"/>
              <w:rPr>
                <w:ins w:id="10771" w:author="Thomas Dietz" w:date="2012-08-13T14:30:00Z"/>
              </w:rPr>
            </w:pPr>
            <w:ins w:id="10772" w:author="Thomas Dietz" w:date="2012-08-13T14:30:00Z">
              <w:r>
                <w:t xml:space="preserve">        Port.";</w:t>
              </w:r>
            </w:ins>
          </w:p>
          <w:p w14:paraId="5E552835" w14:textId="77777777" w:rsidR="00766893" w:rsidRDefault="00766893" w:rsidP="00766893">
            <w:pPr>
              <w:pStyle w:val="XML1"/>
              <w:rPr>
                <w:ins w:id="10773" w:author="Thomas Dietz" w:date="2012-08-13T14:30:00Z"/>
              </w:rPr>
            </w:pPr>
            <w:ins w:id="10774" w:author="Thomas Dietz" w:date="2012-08-13T14:30:00Z">
              <w:r>
                <w:t xml:space="preserve">    }</w:t>
              </w:r>
            </w:ins>
          </w:p>
          <w:p w14:paraId="03F45CD6" w14:textId="77777777" w:rsidR="00766893" w:rsidRDefault="00766893" w:rsidP="00766893">
            <w:pPr>
              <w:pStyle w:val="XML1"/>
              <w:rPr>
                <w:ins w:id="10775" w:author="Thomas Dietz" w:date="2012-08-13T14:30:00Z"/>
              </w:rPr>
            </w:pPr>
            <w:ins w:id="10776" w:author="Thomas Dietz" w:date="2012-08-13T14:30:00Z">
              <w:r>
                <w:t xml:space="preserve">    leaf medium {</w:t>
              </w:r>
            </w:ins>
          </w:p>
          <w:p w14:paraId="509A4094" w14:textId="77777777" w:rsidR="00766893" w:rsidRDefault="00766893" w:rsidP="00766893">
            <w:pPr>
              <w:pStyle w:val="XML1"/>
              <w:rPr>
                <w:ins w:id="10777" w:author="Thomas Dietz" w:date="2012-08-13T14:30:00Z"/>
              </w:rPr>
            </w:pPr>
            <w:ins w:id="10778" w:author="Thomas Dietz" w:date="2012-08-13T14:30:00Z">
              <w:r>
                <w:t xml:space="preserve">      type enumeration {</w:t>
              </w:r>
            </w:ins>
          </w:p>
          <w:p w14:paraId="48AC4881" w14:textId="77777777" w:rsidR="00766893" w:rsidRDefault="00766893" w:rsidP="00766893">
            <w:pPr>
              <w:pStyle w:val="XML1"/>
              <w:rPr>
                <w:ins w:id="10779" w:author="Thomas Dietz" w:date="2012-08-13T14:30:00Z"/>
              </w:rPr>
            </w:pPr>
            <w:ins w:id="10780" w:author="Thomas Dietz" w:date="2012-08-13T14:30:00Z">
              <w:r>
                <w:t xml:space="preserve">        enum copper;</w:t>
              </w:r>
            </w:ins>
          </w:p>
          <w:p w14:paraId="1466556E" w14:textId="77777777" w:rsidR="00766893" w:rsidRDefault="00766893" w:rsidP="00766893">
            <w:pPr>
              <w:pStyle w:val="XML1"/>
              <w:rPr>
                <w:ins w:id="10781" w:author="Thomas Dietz" w:date="2012-08-13T14:30:00Z"/>
              </w:rPr>
            </w:pPr>
            <w:ins w:id="10782" w:author="Thomas Dietz" w:date="2012-08-13T14:30:00Z">
              <w:r>
                <w:t xml:space="preserve">        enum fiber;</w:t>
              </w:r>
            </w:ins>
          </w:p>
          <w:p w14:paraId="34E82B43" w14:textId="77777777" w:rsidR="00766893" w:rsidRDefault="00766893" w:rsidP="00766893">
            <w:pPr>
              <w:pStyle w:val="XML1"/>
              <w:rPr>
                <w:ins w:id="10783" w:author="Thomas Dietz" w:date="2012-08-13T14:30:00Z"/>
              </w:rPr>
            </w:pPr>
            <w:ins w:id="10784" w:author="Thomas Dietz" w:date="2012-08-13T14:30:00Z">
              <w:r>
                <w:t xml:space="preserve">      }</w:t>
              </w:r>
            </w:ins>
          </w:p>
          <w:p w14:paraId="49D07C0F" w14:textId="77777777" w:rsidR="00766893" w:rsidRDefault="00766893" w:rsidP="00766893">
            <w:pPr>
              <w:pStyle w:val="XML1"/>
              <w:rPr>
                <w:ins w:id="10785" w:author="Thomas Dietz" w:date="2012-08-13T14:30:00Z"/>
              </w:rPr>
            </w:pPr>
            <w:ins w:id="10786" w:author="Thomas Dietz" w:date="2012-08-13T14:30:00Z">
              <w:r>
                <w:t xml:space="preserve">      description "This element MUST indicate a valid physical</w:t>
              </w:r>
            </w:ins>
          </w:p>
          <w:p w14:paraId="5E3439AB" w14:textId="77777777" w:rsidR="00766893" w:rsidRDefault="00766893" w:rsidP="00766893">
            <w:pPr>
              <w:pStyle w:val="XML1"/>
              <w:rPr>
                <w:ins w:id="10787" w:author="Thomas Dietz" w:date="2012-08-13T14:30:00Z"/>
              </w:rPr>
            </w:pPr>
            <w:ins w:id="10788" w:author="Thomas Dietz" w:date="2012-08-13T14:30:00Z">
              <w:r>
                <w:t xml:space="preserve">        medium used by the OpenFlow Port.</w:t>
              </w:r>
            </w:ins>
          </w:p>
          <w:p w14:paraId="14953662" w14:textId="77777777" w:rsidR="00766893" w:rsidRDefault="00766893" w:rsidP="00766893">
            <w:pPr>
              <w:pStyle w:val="XML1"/>
              <w:rPr>
                <w:ins w:id="10789" w:author="Thomas Dietz" w:date="2012-08-13T14:30:00Z"/>
              </w:rPr>
            </w:pPr>
            <w:ins w:id="10790" w:author="Thomas Dietz" w:date="2012-08-13T14:30:00Z">
              <w:r>
                <w:t xml:space="preserve">      </w:t>
              </w:r>
            </w:ins>
          </w:p>
          <w:p w14:paraId="3B53F83D" w14:textId="77777777" w:rsidR="00766893" w:rsidRDefault="00766893" w:rsidP="00766893">
            <w:pPr>
              <w:pStyle w:val="XML1"/>
              <w:rPr>
                <w:ins w:id="10791" w:author="Thomas Dietz" w:date="2012-08-13T14:30:00Z"/>
              </w:rPr>
            </w:pPr>
            <w:ins w:id="10792" w:author="Thomas Dietz" w:date="2012-08-13T14:30:00Z">
              <w:r>
                <w:t xml:space="preserve">        The current Port Feature set MUST contain this element</w:t>
              </w:r>
            </w:ins>
          </w:p>
          <w:p w14:paraId="1F66FD33" w14:textId="77777777" w:rsidR="00766893" w:rsidRDefault="00766893" w:rsidP="00766893">
            <w:pPr>
              <w:pStyle w:val="XML1"/>
              <w:rPr>
                <w:ins w:id="10793" w:author="Thomas Dietz" w:date="2012-08-13T14:30:00Z"/>
              </w:rPr>
            </w:pPr>
            <w:ins w:id="10794" w:author="Thomas Dietz" w:date="2012-08-13T14:30:00Z">
              <w:r>
                <w:t xml:space="preserve">        exactly once. The other Port Feature sets MAY contain this</w:t>
              </w:r>
            </w:ins>
          </w:p>
          <w:p w14:paraId="4D0C5A7A" w14:textId="77777777" w:rsidR="00766893" w:rsidRDefault="00766893" w:rsidP="00766893">
            <w:pPr>
              <w:pStyle w:val="XML1"/>
              <w:rPr>
                <w:ins w:id="10795" w:author="Thomas Dietz" w:date="2012-08-13T14:30:00Z"/>
              </w:rPr>
            </w:pPr>
            <w:ins w:id="10796" w:author="Thomas Dietz" w:date="2012-08-13T14:30:00Z">
              <w:r>
                <w:t xml:space="preserve">        element more than once. If this element appears more than</w:t>
              </w:r>
            </w:ins>
          </w:p>
          <w:p w14:paraId="6DF7E910" w14:textId="77777777" w:rsidR="00766893" w:rsidRDefault="00766893" w:rsidP="00766893">
            <w:pPr>
              <w:pStyle w:val="XML1"/>
              <w:rPr>
                <w:ins w:id="10797" w:author="Thomas Dietz" w:date="2012-08-13T14:30:00Z"/>
              </w:rPr>
            </w:pPr>
            <w:ins w:id="10798" w:author="Thomas Dietz" w:date="2012-08-13T14:30:00Z">
              <w:r>
                <w:t xml:space="preserve">        once in a Port Feature set than the value MUST be unique</w:t>
              </w:r>
            </w:ins>
          </w:p>
          <w:p w14:paraId="5AB4F67C" w14:textId="77777777" w:rsidR="00766893" w:rsidRDefault="00766893" w:rsidP="00766893">
            <w:pPr>
              <w:pStyle w:val="XML1"/>
              <w:rPr>
                <w:ins w:id="10799" w:author="Thomas Dietz" w:date="2012-08-13T14:30:00Z"/>
              </w:rPr>
            </w:pPr>
            <w:ins w:id="10800" w:author="Thomas Dietz" w:date="2012-08-13T14:30:00Z">
              <w:r>
                <w:t xml:space="preserve">        within the Port Feature set.";</w:t>
              </w:r>
            </w:ins>
          </w:p>
          <w:p w14:paraId="6B60CDA2" w14:textId="77777777" w:rsidR="00766893" w:rsidRDefault="00766893" w:rsidP="00766893">
            <w:pPr>
              <w:pStyle w:val="XML1"/>
              <w:rPr>
                <w:ins w:id="10801" w:author="Thomas Dietz" w:date="2012-08-13T14:30:00Z"/>
              </w:rPr>
            </w:pPr>
            <w:ins w:id="10802" w:author="Thomas Dietz" w:date="2012-08-13T14:30:00Z">
              <w:r>
                <w:t xml:space="preserve">    }</w:t>
              </w:r>
            </w:ins>
          </w:p>
          <w:p w14:paraId="7BBDB0D7" w14:textId="77777777" w:rsidR="00766893" w:rsidRDefault="00766893" w:rsidP="00766893">
            <w:pPr>
              <w:pStyle w:val="XML1"/>
              <w:rPr>
                <w:ins w:id="10803" w:author="Thomas Dietz" w:date="2012-08-13T14:30:00Z"/>
              </w:rPr>
            </w:pPr>
            <w:ins w:id="10804" w:author="Thomas Dietz" w:date="2012-08-13T14:30:00Z">
              <w:r>
                <w:t xml:space="preserve">    leaf pause {</w:t>
              </w:r>
            </w:ins>
          </w:p>
          <w:p w14:paraId="37362503" w14:textId="77777777" w:rsidR="00766893" w:rsidRDefault="00766893" w:rsidP="00766893">
            <w:pPr>
              <w:pStyle w:val="XML1"/>
              <w:rPr>
                <w:ins w:id="10805" w:author="Thomas Dietz" w:date="2012-08-13T14:30:00Z"/>
              </w:rPr>
            </w:pPr>
            <w:ins w:id="10806" w:author="Thomas Dietz" w:date="2012-08-13T14:30:00Z">
              <w:r>
                <w:t xml:space="preserve">      type enumeration {</w:t>
              </w:r>
            </w:ins>
          </w:p>
          <w:p w14:paraId="3336B623" w14:textId="77777777" w:rsidR="00766893" w:rsidRDefault="00766893" w:rsidP="00766893">
            <w:pPr>
              <w:pStyle w:val="XML1"/>
              <w:rPr>
                <w:ins w:id="10807" w:author="Thomas Dietz" w:date="2012-08-13T14:30:00Z"/>
              </w:rPr>
            </w:pPr>
            <w:ins w:id="10808" w:author="Thomas Dietz" w:date="2012-08-13T14:30:00Z">
              <w:r>
                <w:t xml:space="preserve">        enum unsupported;</w:t>
              </w:r>
            </w:ins>
          </w:p>
          <w:p w14:paraId="54F63295" w14:textId="77777777" w:rsidR="00766893" w:rsidRDefault="00766893" w:rsidP="00766893">
            <w:pPr>
              <w:pStyle w:val="XML1"/>
              <w:rPr>
                <w:ins w:id="10809" w:author="Thomas Dietz" w:date="2012-08-13T14:30:00Z"/>
              </w:rPr>
            </w:pPr>
            <w:ins w:id="10810" w:author="Thomas Dietz" w:date="2012-08-13T14:30:00Z">
              <w:r>
                <w:t xml:space="preserve">        enum symmetric;</w:t>
              </w:r>
            </w:ins>
          </w:p>
          <w:p w14:paraId="03FF5E1E" w14:textId="77777777" w:rsidR="00766893" w:rsidRDefault="00766893" w:rsidP="00766893">
            <w:pPr>
              <w:pStyle w:val="XML1"/>
              <w:rPr>
                <w:ins w:id="10811" w:author="Thomas Dietz" w:date="2012-08-13T14:30:00Z"/>
              </w:rPr>
            </w:pPr>
            <w:ins w:id="10812" w:author="Thomas Dietz" w:date="2012-08-13T14:30:00Z">
              <w:r>
                <w:t xml:space="preserve">        enum asymmetric;</w:t>
              </w:r>
            </w:ins>
          </w:p>
          <w:p w14:paraId="76CA4C28" w14:textId="77777777" w:rsidR="00766893" w:rsidRDefault="00766893" w:rsidP="00766893">
            <w:pPr>
              <w:pStyle w:val="XML1"/>
              <w:rPr>
                <w:ins w:id="10813" w:author="Thomas Dietz" w:date="2012-08-13T14:30:00Z"/>
              </w:rPr>
            </w:pPr>
            <w:ins w:id="10814" w:author="Thomas Dietz" w:date="2012-08-13T14:30:00Z">
              <w:r>
                <w:t xml:space="preserve">      }</w:t>
              </w:r>
            </w:ins>
          </w:p>
          <w:p w14:paraId="49D8A1A0" w14:textId="77777777" w:rsidR="00766893" w:rsidRDefault="00766893" w:rsidP="00766893">
            <w:pPr>
              <w:pStyle w:val="XML1"/>
              <w:rPr>
                <w:ins w:id="10815" w:author="Thomas Dietz" w:date="2012-08-13T14:30:00Z"/>
              </w:rPr>
            </w:pPr>
            <w:ins w:id="10816" w:author="Thomas Dietz" w:date="2012-08-13T14:30:00Z">
              <w:r>
                <w:t xml:space="preserve">      description "Specifies if pausing of transmission is</w:t>
              </w:r>
            </w:ins>
          </w:p>
          <w:p w14:paraId="16BD6426" w14:textId="77777777" w:rsidR="00766893" w:rsidRDefault="00766893" w:rsidP="00766893">
            <w:pPr>
              <w:pStyle w:val="XML1"/>
              <w:rPr>
                <w:ins w:id="10817" w:author="Thomas Dietz" w:date="2012-08-13T14:30:00Z"/>
              </w:rPr>
            </w:pPr>
            <w:ins w:id="10818" w:author="Thomas Dietz" w:date="2012-08-13T14:30:00Z">
              <w:r>
                <w:t xml:space="preserve">        supported at all and if yes if it is asymmetric or</w:t>
              </w:r>
            </w:ins>
          </w:p>
          <w:p w14:paraId="7AB7C44B" w14:textId="77777777" w:rsidR="00766893" w:rsidRDefault="00766893" w:rsidP="00766893">
            <w:pPr>
              <w:pStyle w:val="XML1"/>
              <w:rPr>
                <w:ins w:id="10819" w:author="Thomas Dietz" w:date="2012-08-13T14:30:00Z"/>
              </w:rPr>
            </w:pPr>
            <w:ins w:id="10820" w:author="Thomas Dietz" w:date="2012-08-13T14:30:00Z">
              <w:r>
                <w:t xml:space="preserve">        symmetric.";</w:t>
              </w:r>
            </w:ins>
          </w:p>
          <w:p w14:paraId="76F25DD0" w14:textId="77777777" w:rsidR="00766893" w:rsidRDefault="00766893" w:rsidP="00766893">
            <w:pPr>
              <w:pStyle w:val="XML1"/>
              <w:rPr>
                <w:ins w:id="10821" w:author="Thomas Dietz" w:date="2012-08-13T14:30:00Z"/>
              </w:rPr>
            </w:pPr>
            <w:ins w:id="10822" w:author="Thomas Dietz" w:date="2012-08-13T14:30:00Z">
              <w:r>
                <w:t xml:space="preserve">    }</w:t>
              </w:r>
            </w:ins>
          </w:p>
          <w:p w14:paraId="4B05FC68" w14:textId="77777777" w:rsidR="00766893" w:rsidRDefault="00766893" w:rsidP="00766893">
            <w:pPr>
              <w:pStyle w:val="XML1"/>
              <w:rPr>
                <w:ins w:id="10823" w:author="Thomas Dietz" w:date="2012-08-13T14:30:00Z"/>
              </w:rPr>
            </w:pPr>
            <w:ins w:id="10824" w:author="Thomas Dietz" w:date="2012-08-13T14:30:00Z">
              <w:r>
                <w:t xml:space="preserve">  }</w:t>
              </w:r>
            </w:ins>
          </w:p>
          <w:p w14:paraId="3FB107C2" w14:textId="77777777" w:rsidR="00766893" w:rsidRDefault="00766893" w:rsidP="00766893">
            <w:pPr>
              <w:pStyle w:val="XML1"/>
              <w:rPr>
                <w:ins w:id="10825" w:author="Thomas Dietz" w:date="2012-08-13T14:30:00Z"/>
              </w:rPr>
            </w:pPr>
          </w:p>
          <w:p w14:paraId="05837F7D" w14:textId="77777777" w:rsidR="00766893" w:rsidRDefault="00766893" w:rsidP="00766893">
            <w:pPr>
              <w:pStyle w:val="XML1"/>
              <w:rPr>
                <w:ins w:id="10826" w:author="Thomas Dietz" w:date="2012-08-13T14:30:00Z"/>
              </w:rPr>
            </w:pPr>
            <w:ins w:id="10827" w:author="Thomas Dietz" w:date="2012-08-13T14:30:00Z">
              <w:r>
                <w:t xml:space="preserve">  grouping OFPortOtherFeatureListType {</w:t>
              </w:r>
            </w:ins>
          </w:p>
          <w:p w14:paraId="20BE8201" w14:textId="77777777" w:rsidR="00766893" w:rsidRDefault="00766893" w:rsidP="00766893">
            <w:pPr>
              <w:pStyle w:val="XML1"/>
              <w:rPr>
                <w:ins w:id="10828" w:author="Thomas Dietz" w:date="2012-08-13T14:30:00Z"/>
              </w:rPr>
            </w:pPr>
            <w:ins w:id="10829" w:author="Thomas Dietz" w:date="2012-08-13T14:30:00Z">
              <w:r>
                <w:t xml:space="preserve">    description "The features of a port that are supported or</w:t>
              </w:r>
            </w:ins>
          </w:p>
          <w:p w14:paraId="478E1E8E" w14:textId="77777777" w:rsidR="00766893" w:rsidRDefault="00766893" w:rsidP="00766893">
            <w:pPr>
              <w:pStyle w:val="XML1"/>
              <w:rPr>
                <w:ins w:id="10830" w:author="Thomas Dietz" w:date="2012-08-13T14:30:00Z"/>
              </w:rPr>
            </w:pPr>
            <w:ins w:id="10831" w:author="Thomas Dietz" w:date="2012-08-13T14:30:00Z">
              <w:r>
                <w:t xml:space="preserve">      advertised.</w:t>
              </w:r>
            </w:ins>
          </w:p>
          <w:p w14:paraId="3236FE49" w14:textId="77777777" w:rsidR="00766893" w:rsidRDefault="00766893" w:rsidP="00766893">
            <w:pPr>
              <w:pStyle w:val="XML1"/>
              <w:rPr>
                <w:ins w:id="10832" w:author="Thomas Dietz" w:date="2012-08-13T14:30:00Z"/>
              </w:rPr>
            </w:pPr>
          </w:p>
          <w:p w14:paraId="02C6020D" w14:textId="77777777" w:rsidR="00766893" w:rsidRDefault="00766893" w:rsidP="00766893">
            <w:pPr>
              <w:pStyle w:val="XML1"/>
              <w:rPr>
                <w:ins w:id="10833" w:author="Thomas Dietz" w:date="2012-08-13T14:30:00Z"/>
              </w:rPr>
            </w:pPr>
            <w:ins w:id="10834" w:author="Thomas Dietz" w:date="2012-08-13T14:30:00Z">
              <w:r>
                <w:t xml:space="preserve">      If the elements in the OFPortOtherFeatureListType ares used</w:t>
              </w:r>
            </w:ins>
          </w:p>
          <w:p w14:paraId="014963CD" w14:textId="77777777" w:rsidR="00766893" w:rsidRDefault="00766893" w:rsidP="00766893">
            <w:pPr>
              <w:pStyle w:val="XML1"/>
              <w:rPr>
                <w:ins w:id="10835" w:author="Thomas Dietz" w:date="2012-08-13T14:30:00Z"/>
              </w:rPr>
            </w:pPr>
            <w:ins w:id="10836" w:author="Thomas Dietz" w:date="2012-08-13T14:30:00Z">
              <w:r>
                <w:t xml:space="preserve">      as configurable elements the NETCONF &lt;edit-config&gt; operations</w:t>
              </w:r>
            </w:ins>
          </w:p>
          <w:p w14:paraId="77864FFE" w14:textId="77777777" w:rsidR="00766893" w:rsidRDefault="00766893" w:rsidP="00766893">
            <w:pPr>
              <w:pStyle w:val="XML1"/>
              <w:rPr>
                <w:ins w:id="10837" w:author="Thomas Dietz" w:date="2012-08-13T14:30:00Z"/>
              </w:rPr>
            </w:pPr>
            <w:ins w:id="10838" w:author="Thomas Dietz" w:date="2012-08-13T14:30:00Z">
              <w:r>
                <w:t xml:space="preserve">      MUST be implemented as follows: </w:t>
              </w:r>
            </w:ins>
          </w:p>
          <w:p w14:paraId="76B7ADAA" w14:textId="77777777" w:rsidR="00766893" w:rsidRDefault="00766893" w:rsidP="00766893">
            <w:pPr>
              <w:pStyle w:val="XML1"/>
              <w:rPr>
                <w:ins w:id="10839" w:author="Thomas Dietz" w:date="2012-08-13T14:30:00Z"/>
              </w:rPr>
            </w:pPr>
          </w:p>
          <w:p w14:paraId="7F8E3D14" w14:textId="77777777" w:rsidR="00766893" w:rsidRDefault="00766893" w:rsidP="00766893">
            <w:pPr>
              <w:pStyle w:val="XML1"/>
              <w:rPr>
                <w:ins w:id="10840" w:author="Thomas Dietz" w:date="2012-08-13T14:30:00Z"/>
              </w:rPr>
            </w:pPr>
            <w:ins w:id="10841" w:author="Thomas Dietz" w:date="2012-08-13T14:30:00Z">
              <w:r>
                <w:t xml:space="preserve">      * The 'resource-id' element MUST be present in the path or in</w:t>
              </w:r>
            </w:ins>
          </w:p>
          <w:p w14:paraId="0ECA1EE1" w14:textId="77777777" w:rsidR="00766893" w:rsidRDefault="00766893" w:rsidP="00766893">
            <w:pPr>
              <w:pStyle w:val="XML1"/>
              <w:rPr>
                <w:ins w:id="10842" w:author="Thomas Dietz" w:date="2012-08-13T14:30:00Z"/>
              </w:rPr>
            </w:pPr>
            <w:ins w:id="10843" w:author="Thomas Dietz" w:date="2012-08-13T14:30:00Z">
              <w:r>
                <w:t xml:space="preserve">        the filter at all &lt;edit-config&gt; operations to identify the</w:t>
              </w:r>
            </w:ins>
          </w:p>
          <w:p w14:paraId="7B0F65E4" w14:textId="77777777" w:rsidR="00766893" w:rsidRDefault="00766893" w:rsidP="00766893">
            <w:pPr>
              <w:pStyle w:val="XML1"/>
              <w:rPr>
                <w:ins w:id="10844" w:author="Thomas Dietz" w:date="2012-08-13T14:30:00Z"/>
              </w:rPr>
            </w:pPr>
            <w:ins w:id="10845" w:author="Thomas Dietz" w:date="2012-08-13T14:30:00Z">
              <w:r>
                <w:t xml:space="preserve">        resource.</w:t>
              </w:r>
            </w:ins>
          </w:p>
          <w:p w14:paraId="18C4D8F6" w14:textId="77777777" w:rsidR="00766893" w:rsidRDefault="00766893" w:rsidP="00766893">
            <w:pPr>
              <w:pStyle w:val="XML1"/>
              <w:rPr>
                <w:ins w:id="10846" w:author="Thomas Dietz" w:date="2012-08-13T14:30:00Z"/>
              </w:rPr>
            </w:pPr>
            <w:ins w:id="10847" w:author="Thomas Dietz" w:date="2012-08-13T14:30:00Z">
              <w:r>
                <w:t xml:space="preserve">      * If the operation is 'merge' or 'replace', the element is</w:t>
              </w:r>
            </w:ins>
          </w:p>
          <w:p w14:paraId="52C415E1" w14:textId="77777777" w:rsidR="00766893" w:rsidRDefault="00766893" w:rsidP="00766893">
            <w:pPr>
              <w:pStyle w:val="XML1"/>
              <w:rPr>
                <w:ins w:id="10848" w:author="Thomas Dietz" w:date="2012-08-13T14:30:00Z"/>
              </w:rPr>
            </w:pPr>
            <w:ins w:id="10849" w:author="Thomas Dietz" w:date="2012-08-13T14:30:00Z">
              <w:r>
                <w:t xml:space="preserve">        created if it does not exist, and its value is set to the</w:t>
              </w:r>
            </w:ins>
          </w:p>
          <w:p w14:paraId="478841A3" w14:textId="77777777" w:rsidR="00766893" w:rsidRDefault="00766893" w:rsidP="00766893">
            <w:pPr>
              <w:pStyle w:val="XML1"/>
              <w:rPr>
                <w:ins w:id="10850" w:author="Thomas Dietz" w:date="2012-08-13T14:30:00Z"/>
              </w:rPr>
            </w:pPr>
            <w:ins w:id="10851" w:author="Thomas Dietz" w:date="2012-08-13T14:30:00Z">
              <w:r>
                <w:t xml:space="preserve">        value found in the XML RPC data.</w:t>
              </w:r>
            </w:ins>
          </w:p>
          <w:p w14:paraId="514AEF71" w14:textId="77777777" w:rsidR="00766893" w:rsidRDefault="00766893" w:rsidP="00766893">
            <w:pPr>
              <w:pStyle w:val="XML1"/>
              <w:rPr>
                <w:ins w:id="10852" w:author="Thomas Dietz" w:date="2012-08-13T14:30:00Z"/>
              </w:rPr>
            </w:pPr>
            <w:ins w:id="10853" w:author="Thomas Dietz" w:date="2012-08-13T14:30:00Z">
              <w:r>
                <w:t xml:space="preserve">      * If the operation is 'create', the element is created if it</w:t>
              </w:r>
            </w:ins>
          </w:p>
          <w:p w14:paraId="42D0AB1A" w14:textId="77777777" w:rsidR="00766893" w:rsidRDefault="00766893" w:rsidP="00766893">
            <w:pPr>
              <w:pStyle w:val="XML1"/>
              <w:rPr>
                <w:ins w:id="10854" w:author="Thomas Dietz" w:date="2012-08-13T14:30:00Z"/>
              </w:rPr>
            </w:pPr>
            <w:ins w:id="10855" w:author="Thomas Dietz" w:date="2012-08-13T14:30:00Z">
              <w:r>
                <w:t xml:space="preserve">        does not exist. If the element already exists, a</w:t>
              </w:r>
            </w:ins>
          </w:p>
          <w:p w14:paraId="5A40D13F" w14:textId="77777777" w:rsidR="00766893" w:rsidRDefault="00766893" w:rsidP="00766893">
            <w:pPr>
              <w:pStyle w:val="XML1"/>
              <w:rPr>
                <w:ins w:id="10856" w:author="Thomas Dietz" w:date="2012-08-13T14:30:00Z"/>
              </w:rPr>
            </w:pPr>
            <w:ins w:id="10857" w:author="Thomas Dietz" w:date="2012-08-13T14:30:00Z">
              <w:r>
                <w:t xml:space="preserve">        'data</w:t>
              </w:r>
              <w:r>
                <w:rPr>
                  <w:rFonts w:ascii="MS Mincho" w:eastAsia="MS Mincho" w:hAnsi="MS Mincho" w:cs="MS Mincho" w:hint="eastAsia"/>
                </w:rPr>
                <w:t>‑</w:t>
              </w:r>
              <w:r>
                <w:t>exists' error is returned.</w:t>
              </w:r>
            </w:ins>
          </w:p>
          <w:p w14:paraId="03A83EB3" w14:textId="77777777" w:rsidR="00766893" w:rsidRDefault="00766893" w:rsidP="00766893">
            <w:pPr>
              <w:pStyle w:val="XML1"/>
              <w:rPr>
                <w:ins w:id="10858" w:author="Thomas Dietz" w:date="2012-08-13T14:30:00Z"/>
              </w:rPr>
            </w:pPr>
            <w:ins w:id="10859" w:author="Thomas Dietz" w:date="2012-08-13T14:30:00Z">
              <w:r>
                <w:t xml:space="preserve">      * If the operation is 'delete', the element is deleted if it</w:t>
              </w:r>
            </w:ins>
          </w:p>
          <w:p w14:paraId="687A0036" w14:textId="77777777" w:rsidR="00766893" w:rsidRDefault="00766893" w:rsidP="00766893">
            <w:pPr>
              <w:pStyle w:val="XML1"/>
              <w:rPr>
                <w:ins w:id="10860" w:author="Thomas Dietz" w:date="2012-08-13T14:30:00Z"/>
              </w:rPr>
            </w:pPr>
            <w:ins w:id="10861" w:author="Thomas Dietz" w:date="2012-08-13T14:30:00Z">
              <w:r>
                <w:t xml:space="preserve">        exists. If the element does not exist, a 'data</w:t>
              </w:r>
              <w:r>
                <w:rPr>
                  <w:rFonts w:ascii="MS Mincho" w:eastAsia="MS Mincho" w:hAnsi="MS Mincho" w:cs="MS Mincho" w:hint="eastAsia"/>
                </w:rPr>
                <w:t>‑</w:t>
              </w:r>
              <w:r>
                <w:t>missing'</w:t>
              </w:r>
            </w:ins>
          </w:p>
          <w:p w14:paraId="2B6717BF" w14:textId="77777777" w:rsidR="00766893" w:rsidRDefault="00766893" w:rsidP="00766893">
            <w:pPr>
              <w:pStyle w:val="XML1"/>
              <w:rPr>
                <w:ins w:id="10862" w:author="Thomas Dietz" w:date="2012-08-13T14:30:00Z"/>
              </w:rPr>
            </w:pPr>
            <w:ins w:id="10863" w:author="Thomas Dietz" w:date="2012-08-13T14:30:00Z">
              <w:r>
                <w:t xml:space="preserve">        error is returned.</w:t>
              </w:r>
            </w:ins>
          </w:p>
          <w:p w14:paraId="2D06C517" w14:textId="77777777" w:rsidR="00766893" w:rsidRDefault="00766893" w:rsidP="00766893">
            <w:pPr>
              <w:pStyle w:val="XML1"/>
              <w:rPr>
                <w:ins w:id="10864" w:author="Thomas Dietz" w:date="2012-08-13T14:30:00Z"/>
              </w:rPr>
            </w:pPr>
          </w:p>
          <w:p w14:paraId="77C3E0DD" w14:textId="77777777" w:rsidR="00766893" w:rsidRDefault="00766893" w:rsidP="00766893">
            <w:pPr>
              <w:pStyle w:val="XML1"/>
              <w:rPr>
                <w:ins w:id="10865" w:author="Thomas Dietz" w:date="2012-08-13T14:30:00Z"/>
              </w:rPr>
            </w:pPr>
            <w:ins w:id="10866" w:author="Thomas Dietz" w:date="2012-08-13T14:30:00Z">
              <w:r>
                <w:t xml:space="preserve">      If elements in the type OFPortOtherFeatureListType are used</w:t>
              </w:r>
            </w:ins>
          </w:p>
          <w:p w14:paraId="30967280" w14:textId="77777777" w:rsidR="00766893" w:rsidRDefault="00766893" w:rsidP="00766893">
            <w:pPr>
              <w:pStyle w:val="XML1"/>
              <w:rPr>
                <w:ins w:id="10867" w:author="Thomas Dietz" w:date="2012-08-13T14:30:00Z"/>
              </w:rPr>
            </w:pPr>
            <w:ins w:id="10868" w:author="Thomas Dietz" w:date="2012-08-13T14:30:00Z">
              <w:r>
                <w:t xml:space="preserve">      in an non-configurable way, they only be retrieved by NETCONF</w:t>
              </w:r>
            </w:ins>
          </w:p>
          <w:p w14:paraId="16B367DA" w14:textId="77777777" w:rsidR="00766893" w:rsidRDefault="00766893" w:rsidP="00766893">
            <w:pPr>
              <w:pStyle w:val="XML1"/>
              <w:rPr>
                <w:ins w:id="10869" w:author="Thomas Dietz" w:date="2012-08-13T14:30:00Z"/>
              </w:rPr>
            </w:pPr>
            <w:ins w:id="10870" w:author="Thomas Dietz" w:date="2012-08-13T14:30:00Z">
              <w:r>
                <w:t xml:space="preserve">      &lt;get&gt; operations. Attemps to modify this element and its</w:t>
              </w:r>
            </w:ins>
          </w:p>
          <w:p w14:paraId="7BA3D761" w14:textId="77777777" w:rsidR="00766893" w:rsidRDefault="00766893" w:rsidP="00766893">
            <w:pPr>
              <w:pStyle w:val="XML1"/>
              <w:rPr>
                <w:ins w:id="10871" w:author="Thomas Dietz" w:date="2012-08-13T14:30:00Z"/>
              </w:rPr>
            </w:pPr>
            <w:ins w:id="10872" w:author="Thomas Dietz" w:date="2012-08-13T14:30:00Z">
              <w:r>
                <w:t xml:space="preserve">      children with a NETCONF &lt;edit-config&gt; operation MUST result</w:t>
              </w:r>
            </w:ins>
          </w:p>
          <w:p w14:paraId="578AA57D" w14:textId="77777777" w:rsidR="00766893" w:rsidRDefault="00766893" w:rsidP="00766893">
            <w:pPr>
              <w:pStyle w:val="XML1"/>
              <w:rPr>
                <w:ins w:id="10873" w:author="Thomas Dietz" w:date="2012-08-13T14:30:00Z"/>
              </w:rPr>
            </w:pPr>
            <w:ins w:id="10874" w:author="Thomas Dietz" w:date="2012-08-13T14:30:00Z">
              <w:r>
                <w:t xml:space="preserve">      in an 'operation-not-supported' error with type</w:t>
              </w:r>
            </w:ins>
          </w:p>
          <w:p w14:paraId="7CFB92FC" w14:textId="77777777" w:rsidR="00766893" w:rsidRDefault="00766893" w:rsidP="00766893">
            <w:pPr>
              <w:pStyle w:val="XML1"/>
              <w:rPr>
                <w:ins w:id="10875" w:author="Thomas Dietz" w:date="2012-08-13T14:30:00Z"/>
              </w:rPr>
            </w:pPr>
            <w:ins w:id="10876" w:author="Thomas Dietz" w:date="2012-08-13T14:30:00Z">
              <w:r>
                <w:t xml:space="preserve">      'application'.";</w:t>
              </w:r>
            </w:ins>
          </w:p>
          <w:p w14:paraId="5A42C0EF" w14:textId="77777777" w:rsidR="00766893" w:rsidRDefault="00766893" w:rsidP="00766893">
            <w:pPr>
              <w:pStyle w:val="XML1"/>
              <w:rPr>
                <w:ins w:id="10877" w:author="Thomas Dietz" w:date="2012-08-13T14:30:00Z"/>
              </w:rPr>
            </w:pPr>
            <w:ins w:id="10878" w:author="Thomas Dietz" w:date="2012-08-13T14:30:00Z">
              <w:r>
                <w:t xml:space="preserve">    leaf-list rate {</w:t>
              </w:r>
            </w:ins>
          </w:p>
          <w:p w14:paraId="4DF08689" w14:textId="77777777" w:rsidR="00766893" w:rsidRDefault="00766893" w:rsidP="00766893">
            <w:pPr>
              <w:pStyle w:val="XML1"/>
              <w:rPr>
                <w:ins w:id="10879" w:author="Thomas Dietz" w:date="2012-08-13T14:30:00Z"/>
              </w:rPr>
            </w:pPr>
            <w:ins w:id="10880" w:author="Thomas Dietz" w:date="2012-08-13T14:30:00Z">
              <w:r>
                <w:t xml:space="preserve">      type OFPortRateType;</w:t>
              </w:r>
            </w:ins>
          </w:p>
          <w:p w14:paraId="1F661D53" w14:textId="77777777" w:rsidR="00766893" w:rsidRDefault="00766893" w:rsidP="00766893">
            <w:pPr>
              <w:pStyle w:val="XML1"/>
              <w:rPr>
                <w:ins w:id="10881" w:author="Thomas Dietz" w:date="2012-08-13T14:30:00Z"/>
              </w:rPr>
            </w:pPr>
            <w:ins w:id="10882" w:author="Thomas Dietz" w:date="2012-08-13T14:30:00Z">
              <w:r>
                <w:t xml:space="preserve">      min-elements 1;</w:t>
              </w:r>
            </w:ins>
          </w:p>
          <w:p w14:paraId="2B7FADAE" w14:textId="77777777" w:rsidR="00766893" w:rsidRDefault="00766893" w:rsidP="00766893">
            <w:pPr>
              <w:pStyle w:val="XML1"/>
              <w:rPr>
                <w:ins w:id="10883" w:author="Thomas Dietz" w:date="2012-08-13T14:30:00Z"/>
              </w:rPr>
            </w:pPr>
            <w:ins w:id="10884" w:author="Thomas Dietz" w:date="2012-08-13T14:30:00Z">
              <w:r>
                <w:t xml:space="preserve">      description "The transmission rate that is supported or</w:t>
              </w:r>
            </w:ins>
          </w:p>
          <w:p w14:paraId="5C36AC59" w14:textId="77777777" w:rsidR="00766893" w:rsidRDefault="00766893" w:rsidP="00766893">
            <w:pPr>
              <w:pStyle w:val="XML1"/>
              <w:rPr>
                <w:ins w:id="10885" w:author="Thomas Dietz" w:date="2012-08-13T14:30:00Z"/>
              </w:rPr>
            </w:pPr>
            <w:ins w:id="10886" w:author="Thomas Dietz" w:date="2012-08-13T14:30:00Z">
              <w:r>
                <w:t xml:space="preserve">        advertised. Multiple transmissions rates are allowed.</w:t>
              </w:r>
            </w:ins>
          </w:p>
          <w:p w14:paraId="387EBEC1" w14:textId="77777777" w:rsidR="00766893" w:rsidRDefault="00766893" w:rsidP="00766893">
            <w:pPr>
              <w:pStyle w:val="XML1"/>
              <w:rPr>
                <w:ins w:id="10887" w:author="Thomas Dietz" w:date="2012-08-13T14:30:00Z"/>
              </w:rPr>
            </w:pPr>
          </w:p>
          <w:p w14:paraId="7168C595" w14:textId="77777777" w:rsidR="00766893" w:rsidRDefault="00766893" w:rsidP="00766893">
            <w:pPr>
              <w:pStyle w:val="XML1"/>
              <w:rPr>
                <w:ins w:id="10888" w:author="Thomas Dietz" w:date="2012-08-13T14:30:00Z"/>
              </w:rPr>
            </w:pPr>
            <w:ins w:id="10889" w:author="Thomas Dietz" w:date="2012-08-13T14:30:00Z">
              <w:r>
                <w:t xml:space="preserve">        At least one element MUST be present in the NETCONF data</w:t>
              </w:r>
            </w:ins>
          </w:p>
          <w:p w14:paraId="5B70CC4E" w14:textId="77777777" w:rsidR="00766893" w:rsidRDefault="00766893" w:rsidP="00766893">
            <w:pPr>
              <w:pStyle w:val="XML1"/>
              <w:rPr>
                <w:ins w:id="10890" w:author="Thomas Dietz" w:date="2012-08-13T14:30:00Z"/>
              </w:rPr>
            </w:pPr>
            <w:ins w:id="10891" w:author="Thomas Dietz" w:date="2012-08-13T14:30:00Z">
              <w:r>
                <w:t xml:space="preserve">        store. If none of this elements is are present in a NETCONF</w:t>
              </w:r>
            </w:ins>
          </w:p>
          <w:p w14:paraId="115AAAD3" w14:textId="77777777" w:rsidR="00766893" w:rsidRDefault="00766893" w:rsidP="00766893">
            <w:pPr>
              <w:pStyle w:val="XML1"/>
              <w:rPr>
                <w:ins w:id="10892" w:author="Thomas Dietz" w:date="2012-08-13T14:30:00Z"/>
              </w:rPr>
            </w:pPr>
            <w:ins w:id="10893" w:author="Thomas Dietz" w:date="2012-08-13T14:30:00Z">
              <w:r>
                <w:t xml:space="preserve">        &lt;edit-config&gt; operation 'create', 'merge' or 'replace' and</w:t>
              </w:r>
            </w:ins>
          </w:p>
          <w:p w14:paraId="5E581600" w14:textId="77777777" w:rsidR="00766893" w:rsidRDefault="00766893" w:rsidP="00766893">
            <w:pPr>
              <w:pStyle w:val="XML1"/>
              <w:rPr>
                <w:ins w:id="10894" w:author="Thomas Dietz" w:date="2012-08-13T14:30:00Z"/>
              </w:rPr>
            </w:pPr>
            <w:ins w:id="10895" w:author="Thomas Dietz" w:date="2012-08-13T14:30:00Z">
              <w:r>
                <w:t xml:space="preserve">        the parent element does not exist, a 'data-missing' error</w:t>
              </w:r>
            </w:ins>
          </w:p>
          <w:p w14:paraId="7450E46D" w14:textId="77777777" w:rsidR="00766893" w:rsidRDefault="00766893" w:rsidP="00766893">
            <w:pPr>
              <w:pStyle w:val="XML1"/>
              <w:rPr>
                <w:ins w:id="10896" w:author="Thomas Dietz" w:date="2012-08-13T14:30:00Z"/>
              </w:rPr>
            </w:pPr>
            <w:ins w:id="10897" w:author="Thomas Dietz" w:date="2012-08-13T14:30:00Z">
              <w:r>
                <w:t xml:space="preserve">        is returned.";</w:t>
              </w:r>
            </w:ins>
          </w:p>
          <w:p w14:paraId="5E580F0D" w14:textId="77777777" w:rsidR="00766893" w:rsidRDefault="00766893" w:rsidP="00766893">
            <w:pPr>
              <w:pStyle w:val="XML1"/>
              <w:rPr>
                <w:ins w:id="10898" w:author="Thomas Dietz" w:date="2012-08-13T14:30:00Z"/>
              </w:rPr>
            </w:pPr>
            <w:ins w:id="10899" w:author="Thomas Dietz" w:date="2012-08-13T14:30:00Z">
              <w:r>
                <w:t xml:space="preserve">    }</w:t>
              </w:r>
            </w:ins>
          </w:p>
          <w:p w14:paraId="73463D50" w14:textId="77777777" w:rsidR="00766893" w:rsidRDefault="00766893" w:rsidP="00766893">
            <w:pPr>
              <w:pStyle w:val="XML1"/>
              <w:rPr>
                <w:ins w:id="10900" w:author="Thomas Dietz" w:date="2012-08-13T14:30:00Z"/>
              </w:rPr>
            </w:pPr>
            <w:ins w:id="10901" w:author="Thomas Dietz" w:date="2012-08-13T14:30:00Z">
              <w:r>
                <w:t xml:space="preserve">    leaf auto-negotiate { </w:t>
              </w:r>
            </w:ins>
          </w:p>
          <w:p w14:paraId="68AB0CDD" w14:textId="77777777" w:rsidR="00766893" w:rsidRDefault="00766893" w:rsidP="00766893">
            <w:pPr>
              <w:pStyle w:val="XML1"/>
              <w:rPr>
                <w:ins w:id="10902" w:author="Thomas Dietz" w:date="2012-08-13T14:30:00Z"/>
              </w:rPr>
            </w:pPr>
            <w:ins w:id="10903" w:author="Thomas Dietz" w:date="2012-08-13T14:30:00Z">
              <w:r>
                <w:t xml:space="preserve">      type boolean;</w:t>
              </w:r>
            </w:ins>
          </w:p>
          <w:p w14:paraId="05195C38" w14:textId="77777777" w:rsidR="00766893" w:rsidRDefault="00766893" w:rsidP="00766893">
            <w:pPr>
              <w:pStyle w:val="XML1"/>
              <w:rPr>
                <w:ins w:id="10904" w:author="Thomas Dietz" w:date="2012-08-13T14:30:00Z"/>
              </w:rPr>
            </w:pPr>
            <w:ins w:id="10905" w:author="Thomas Dietz" w:date="2012-08-13T14:30:00Z">
              <w:r>
                <w:t xml:space="preserve">      default true;</w:t>
              </w:r>
            </w:ins>
          </w:p>
          <w:p w14:paraId="38F39355" w14:textId="77777777" w:rsidR="00766893" w:rsidRDefault="00766893" w:rsidP="00766893">
            <w:pPr>
              <w:pStyle w:val="XML1"/>
              <w:rPr>
                <w:ins w:id="10906" w:author="Thomas Dietz" w:date="2012-08-13T14:30:00Z"/>
              </w:rPr>
            </w:pPr>
            <w:ins w:id="10907" w:author="Thomas Dietz" w:date="2012-08-13T14:30:00Z">
              <w:r>
                <w:t xml:space="preserve">      description "Specifies if auto-negotiation of transmission</w:t>
              </w:r>
            </w:ins>
          </w:p>
          <w:p w14:paraId="7367E630" w14:textId="77777777" w:rsidR="00766893" w:rsidRDefault="00766893" w:rsidP="00766893">
            <w:pPr>
              <w:pStyle w:val="XML1"/>
              <w:rPr>
                <w:ins w:id="10908" w:author="Thomas Dietz" w:date="2012-08-13T14:30:00Z"/>
              </w:rPr>
            </w:pPr>
            <w:ins w:id="10909" w:author="Thomas Dietz" w:date="2012-08-13T14:30:00Z">
              <w:r>
                <w:t xml:space="preserve">        parameters is enabled for the port.</w:t>
              </w:r>
            </w:ins>
          </w:p>
          <w:p w14:paraId="73F6B61F" w14:textId="77777777" w:rsidR="00766893" w:rsidRDefault="00766893" w:rsidP="00766893">
            <w:pPr>
              <w:pStyle w:val="XML1"/>
              <w:rPr>
                <w:ins w:id="10910" w:author="Thomas Dietz" w:date="2012-08-13T14:30:00Z"/>
              </w:rPr>
            </w:pPr>
          </w:p>
          <w:p w14:paraId="5AB5B8AC" w14:textId="77777777" w:rsidR="00766893" w:rsidRDefault="00766893" w:rsidP="00766893">
            <w:pPr>
              <w:pStyle w:val="XML1"/>
              <w:rPr>
                <w:ins w:id="10911" w:author="Thomas Dietz" w:date="2012-08-13T14:30:00Z"/>
              </w:rPr>
            </w:pPr>
            <w:ins w:id="10912" w:author="Thomas Dietz" w:date="2012-08-13T14:30:00Z">
              <w:r>
                <w:t xml:space="preserve">        This element is optional. If this element is not present it</w:t>
              </w:r>
            </w:ins>
          </w:p>
          <w:p w14:paraId="087A909B" w14:textId="77777777" w:rsidR="00766893" w:rsidRDefault="00766893" w:rsidP="00766893">
            <w:pPr>
              <w:pStyle w:val="XML1"/>
              <w:rPr>
                <w:ins w:id="10913" w:author="Thomas Dietz" w:date="2012-08-13T14:30:00Z"/>
              </w:rPr>
            </w:pPr>
            <w:ins w:id="10914" w:author="Thomas Dietz" w:date="2012-08-13T14:30:00Z">
              <w:r>
                <w:t xml:space="preserve">        defaults to 'true'.";</w:t>
              </w:r>
            </w:ins>
          </w:p>
          <w:p w14:paraId="610A2FEC" w14:textId="77777777" w:rsidR="00766893" w:rsidRDefault="00766893" w:rsidP="00766893">
            <w:pPr>
              <w:pStyle w:val="XML1"/>
              <w:rPr>
                <w:ins w:id="10915" w:author="Thomas Dietz" w:date="2012-08-13T14:30:00Z"/>
              </w:rPr>
            </w:pPr>
            <w:ins w:id="10916" w:author="Thomas Dietz" w:date="2012-08-13T14:30:00Z">
              <w:r>
                <w:t xml:space="preserve">    }</w:t>
              </w:r>
            </w:ins>
          </w:p>
          <w:p w14:paraId="5EDD519D" w14:textId="77777777" w:rsidR="00766893" w:rsidRDefault="00766893" w:rsidP="00766893">
            <w:pPr>
              <w:pStyle w:val="XML1"/>
              <w:rPr>
                <w:ins w:id="10917" w:author="Thomas Dietz" w:date="2012-08-13T14:30:00Z"/>
              </w:rPr>
            </w:pPr>
            <w:ins w:id="10918" w:author="Thomas Dietz" w:date="2012-08-13T14:30:00Z">
              <w:r>
                <w:t xml:space="preserve">    leaf-list medium {</w:t>
              </w:r>
            </w:ins>
          </w:p>
          <w:p w14:paraId="6B90EEEA" w14:textId="77777777" w:rsidR="00766893" w:rsidRDefault="00766893" w:rsidP="00766893">
            <w:pPr>
              <w:pStyle w:val="XML1"/>
              <w:rPr>
                <w:ins w:id="10919" w:author="Thomas Dietz" w:date="2012-08-13T14:30:00Z"/>
              </w:rPr>
            </w:pPr>
            <w:ins w:id="10920" w:author="Thomas Dietz" w:date="2012-08-13T14:30:00Z">
              <w:r>
                <w:t xml:space="preserve">      type enumeration {</w:t>
              </w:r>
            </w:ins>
          </w:p>
          <w:p w14:paraId="322A8304" w14:textId="77777777" w:rsidR="00766893" w:rsidRDefault="00766893" w:rsidP="00766893">
            <w:pPr>
              <w:pStyle w:val="XML1"/>
              <w:rPr>
                <w:ins w:id="10921" w:author="Thomas Dietz" w:date="2012-08-13T14:30:00Z"/>
              </w:rPr>
            </w:pPr>
            <w:ins w:id="10922" w:author="Thomas Dietz" w:date="2012-08-13T14:30:00Z">
              <w:r>
                <w:t xml:space="preserve">        enum copper;</w:t>
              </w:r>
            </w:ins>
          </w:p>
          <w:p w14:paraId="23F0FB9C" w14:textId="77777777" w:rsidR="00766893" w:rsidRDefault="00766893" w:rsidP="00766893">
            <w:pPr>
              <w:pStyle w:val="XML1"/>
              <w:rPr>
                <w:ins w:id="10923" w:author="Thomas Dietz" w:date="2012-08-13T14:30:00Z"/>
              </w:rPr>
            </w:pPr>
            <w:ins w:id="10924" w:author="Thomas Dietz" w:date="2012-08-13T14:30:00Z">
              <w:r>
                <w:t xml:space="preserve">        enum fiber;</w:t>
              </w:r>
            </w:ins>
          </w:p>
          <w:p w14:paraId="6EF14A43" w14:textId="77777777" w:rsidR="00766893" w:rsidRDefault="00766893" w:rsidP="00766893">
            <w:pPr>
              <w:pStyle w:val="XML1"/>
              <w:rPr>
                <w:ins w:id="10925" w:author="Thomas Dietz" w:date="2012-08-13T14:30:00Z"/>
              </w:rPr>
            </w:pPr>
            <w:ins w:id="10926" w:author="Thomas Dietz" w:date="2012-08-13T14:30:00Z">
              <w:r>
                <w:t xml:space="preserve">      }</w:t>
              </w:r>
            </w:ins>
          </w:p>
          <w:p w14:paraId="39BAEE31" w14:textId="77777777" w:rsidR="00766893" w:rsidRDefault="00766893" w:rsidP="00766893">
            <w:pPr>
              <w:pStyle w:val="XML1"/>
              <w:rPr>
                <w:ins w:id="10927" w:author="Thomas Dietz" w:date="2012-08-13T14:30:00Z"/>
              </w:rPr>
            </w:pPr>
            <w:ins w:id="10928" w:author="Thomas Dietz" w:date="2012-08-13T14:30:00Z">
              <w:r>
                <w:t xml:space="preserve">      min-elements 1;</w:t>
              </w:r>
            </w:ins>
          </w:p>
          <w:p w14:paraId="53509F66" w14:textId="77777777" w:rsidR="00766893" w:rsidRDefault="00766893" w:rsidP="00766893">
            <w:pPr>
              <w:pStyle w:val="XML1"/>
              <w:rPr>
                <w:ins w:id="10929" w:author="Thomas Dietz" w:date="2012-08-13T14:30:00Z"/>
              </w:rPr>
            </w:pPr>
            <w:ins w:id="10930" w:author="Thomas Dietz" w:date="2012-08-13T14:30:00Z">
              <w:r>
                <w:t xml:space="preserve">      description "The transmission medium used by the port.</w:t>
              </w:r>
            </w:ins>
          </w:p>
          <w:p w14:paraId="56FFDE7A" w14:textId="77777777" w:rsidR="00766893" w:rsidRDefault="00766893" w:rsidP="00766893">
            <w:pPr>
              <w:pStyle w:val="XML1"/>
              <w:rPr>
                <w:ins w:id="10931" w:author="Thomas Dietz" w:date="2012-08-13T14:30:00Z"/>
              </w:rPr>
            </w:pPr>
            <w:ins w:id="10932" w:author="Thomas Dietz" w:date="2012-08-13T14:30:00Z">
              <w:r>
                <w:lastRenderedPageBreak/>
                <w:t xml:space="preserve">        Multiple media are allowed.</w:t>
              </w:r>
            </w:ins>
          </w:p>
          <w:p w14:paraId="3106C0AB" w14:textId="77777777" w:rsidR="00766893" w:rsidRDefault="00766893" w:rsidP="00766893">
            <w:pPr>
              <w:pStyle w:val="XML1"/>
              <w:rPr>
                <w:ins w:id="10933" w:author="Thomas Dietz" w:date="2012-08-13T14:30:00Z"/>
              </w:rPr>
            </w:pPr>
          </w:p>
          <w:p w14:paraId="6B1A2B7F" w14:textId="77777777" w:rsidR="00766893" w:rsidRDefault="00766893" w:rsidP="00766893">
            <w:pPr>
              <w:pStyle w:val="XML1"/>
              <w:rPr>
                <w:ins w:id="10934" w:author="Thomas Dietz" w:date="2012-08-13T14:30:00Z"/>
              </w:rPr>
            </w:pPr>
            <w:ins w:id="10935" w:author="Thomas Dietz" w:date="2012-08-13T14:30:00Z">
              <w:r>
                <w:t xml:space="preserve">        At least one element MUST be present in the NETCONF data</w:t>
              </w:r>
            </w:ins>
          </w:p>
          <w:p w14:paraId="66039CFF" w14:textId="77777777" w:rsidR="00766893" w:rsidRDefault="00766893" w:rsidP="00766893">
            <w:pPr>
              <w:pStyle w:val="XML1"/>
              <w:rPr>
                <w:ins w:id="10936" w:author="Thomas Dietz" w:date="2012-08-13T14:30:00Z"/>
              </w:rPr>
            </w:pPr>
            <w:ins w:id="10937" w:author="Thomas Dietz" w:date="2012-08-13T14:30:00Z">
              <w:r>
                <w:t xml:space="preserve">        store. If none of this elements is are present in a NETCONF</w:t>
              </w:r>
            </w:ins>
          </w:p>
          <w:p w14:paraId="33AAD833" w14:textId="77777777" w:rsidR="00766893" w:rsidRDefault="00766893" w:rsidP="00766893">
            <w:pPr>
              <w:pStyle w:val="XML1"/>
              <w:rPr>
                <w:ins w:id="10938" w:author="Thomas Dietz" w:date="2012-08-13T14:30:00Z"/>
              </w:rPr>
            </w:pPr>
            <w:ins w:id="10939" w:author="Thomas Dietz" w:date="2012-08-13T14:30:00Z">
              <w:r>
                <w:t xml:space="preserve">        &lt;edit-config&gt; operation 'create', 'merge' or 'replace' and</w:t>
              </w:r>
            </w:ins>
          </w:p>
          <w:p w14:paraId="3C34F624" w14:textId="77777777" w:rsidR="00766893" w:rsidRDefault="00766893" w:rsidP="00766893">
            <w:pPr>
              <w:pStyle w:val="XML1"/>
              <w:rPr>
                <w:ins w:id="10940" w:author="Thomas Dietz" w:date="2012-08-13T14:30:00Z"/>
              </w:rPr>
            </w:pPr>
            <w:ins w:id="10941" w:author="Thomas Dietz" w:date="2012-08-13T14:30:00Z">
              <w:r>
                <w:t xml:space="preserve">        the parent element does not exist, a 'data-missing' error</w:t>
              </w:r>
            </w:ins>
          </w:p>
          <w:p w14:paraId="56D3A635" w14:textId="77777777" w:rsidR="00766893" w:rsidRDefault="00766893" w:rsidP="00766893">
            <w:pPr>
              <w:pStyle w:val="XML1"/>
              <w:rPr>
                <w:ins w:id="10942" w:author="Thomas Dietz" w:date="2012-08-13T14:30:00Z"/>
              </w:rPr>
            </w:pPr>
            <w:ins w:id="10943" w:author="Thomas Dietz" w:date="2012-08-13T14:30:00Z">
              <w:r>
                <w:t xml:space="preserve">        is returned.";</w:t>
              </w:r>
            </w:ins>
          </w:p>
          <w:p w14:paraId="109C2502" w14:textId="77777777" w:rsidR="00766893" w:rsidRDefault="00766893" w:rsidP="00766893">
            <w:pPr>
              <w:pStyle w:val="XML1"/>
              <w:rPr>
                <w:ins w:id="10944" w:author="Thomas Dietz" w:date="2012-08-13T14:30:00Z"/>
              </w:rPr>
            </w:pPr>
            <w:ins w:id="10945" w:author="Thomas Dietz" w:date="2012-08-13T14:30:00Z">
              <w:r>
                <w:t xml:space="preserve">    }</w:t>
              </w:r>
            </w:ins>
          </w:p>
          <w:p w14:paraId="51448AD4" w14:textId="77777777" w:rsidR="00766893" w:rsidRDefault="00766893" w:rsidP="00766893">
            <w:pPr>
              <w:pStyle w:val="XML1"/>
              <w:rPr>
                <w:ins w:id="10946" w:author="Thomas Dietz" w:date="2012-08-13T14:30:00Z"/>
              </w:rPr>
            </w:pPr>
            <w:ins w:id="10947" w:author="Thomas Dietz" w:date="2012-08-13T14:30:00Z">
              <w:r>
                <w:t xml:space="preserve">    leaf pause {</w:t>
              </w:r>
            </w:ins>
          </w:p>
          <w:p w14:paraId="4D8EBD55" w14:textId="77777777" w:rsidR="00766893" w:rsidRDefault="00766893" w:rsidP="00766893">
            <w:pPr>
              <w:pStyle w:val="XML1"/>
              <w:rPr>
                <w:ins w:id="10948" w:author="Thomas Dietz" w:date="2012-08-13T14:30:00Z"/>
              </w:rPr>
            </w:pPr>
            <w:ins w:id="10949" w:author="Thomas Dietz" w:date="2012-08-13T14:30:00Z">
              <w:r>
                <w:t xml:space="preserve">      type enumeration {</w:t>
              </w:r>
            </w:ins>
          </w:p>
          <w:p w14:paraId="7802494E" w14:textId="77777777" w:rsidR="00766893" w:rsidRDefault="00766893" w:rsidP="00766893">
            <w:pPr>
              <w:pStyle w:val="XML1"/>
              <w:rPr>
                <w:ins w:id="10950" w:author="Thomas Dietz" w:date="2012-08-13T14:30:00Z"/>
              </w:rPr>
            </w:pPr>
            <w:ins w:id="10951" w:author="Thomas Dietz" w:date="2012-08-13T14:30:00Z">
              <w:r>
                <w:t xml:space="preserve">        enum unsupported;</w:t>
              </w:r>
            </w:ins>
          </w:p>
          <w:p w14:paraId="0AC336F7" w14:textId="77777777" w:rsidR="00766893" w:rsidRDefault="00766893" w:rsidP="00766893">
            <w:pPr>
              <w:pStyle w:val="XML1"/>
              <w:rPr>
                <w:ins w:id="10952" w:author="Thomas Dietz" w:date="2012-08-13T14:30:00Z"/>
              </w:rPr>
            </w:pPr>
            <w:ins w:id="10953" w:author="Thomas Dietz" w:date="2012-08-13T14:30:00Z">
              <w:r>
                <w:t xml:space="preserve">        enum symmetric;</w:t>
              </w:r>
            </w:ins>
          </w:p>
          <w:p w14:paraId="7E205E58" w14:textId="77777777" w:rsidR="00766893" w:rsidRDefault="00766893" w:rsidP="00766893">
            <w:pPr>
              <w:pStyle w:val="XML1"/>
              <w:rPr>
                <w:ins w:id="10954" w:author="Thomas Dietz" w:date="2012-08-13T14:30:00Z"/>
              </w:rPr>
            </w:pPr>
            <w:ins w:id="10955" w:author="Thomas Dietz" w:date="2012-08-13T14:30:00Z">
              <w:r>
                <w:t xml:space="preserve">        enum asymmetric;</w:t>
              </w:r>
            </w:ins>
          </w:p>
          <w:p w14:paraId="3AD05426" w14:textId="77777777" w:rsidR="00766893" w:rsidRDefault="00766893" w:rsidP="00766893">
            <w:pPr>
              <w:pStyle w:val="XML1"/>
              <w:rPr>
                <w:ins w:id="10956" w:author="Thomas Dietz" w:date="2012-08-13T14:30:00Z"/>
              </w:rPr>
            </w:pPr>
            <w:ins w:id="10957" w:author="Thomas Dietz" w:date="2012-08-13T14:30:00Z">
              <w:r>
                <w:t xml:space="preserve">      }</w:t>
              </w:r>
            </w:ins>
          </w:p>
          <w:p w14:paraId="65390B25" w14:textId="77777777" w:rsidR="00766893" w:rsidRDefault="00766893" w:rsidP="00766893">
            <w:pPr>
              <w:pStyle w:val="XML1"/>
              <w:rPr>
                <w:ins w:id="10958" w:author="Thomas Dietz" w:date="2012-08-13T14:30:00Z"/>
              </w:rPr>
            </w:pPr>
            <w:ins w:id="10959" w:author="Thomas Dietz" w:date="2012-08-13T14:30:00Z">
              <w:r>
                <w:t xml:space="preserve">      mandatory true;</w:t>
              </w:r>
            </w:ins>
          </w:p>
          <w:p w14:paraId="586D865F" w14:textId="77777777" w:rsidR="00766893" w:rsidRDefault="00766893" w:rsidP="00766893">
            <w:pPr>
              <w:pStyle w:val="XML1"/>
              <w:rPr>
                <w:ins w:id="10960" w:author="Thomas Dietz" w:date="2012-08-13T14:30:00Z"/>
              </w:rPr>
            </w:pPr>
            <w:ins w:id="10961" w:author="Thomas Dietz" w:date="2012-08-13T14:30:00Z">
              <w:r>
                <w:t xml:space="preserve">      description "Specifies if pausing of transmission is</w:t>
              </w:r>
            </w:ins>
          </w:p>
          <w:p w14:paraId="7CC8D4FB" w14:textId="77777777" w:rsidR="00766893" w:rsidRDefault="00766893" w:rsidP="00766893">
            <w:pPr>
              <w:pStyle w:val="XML1"/>
              <w:rPr>
                <w:ins w:id="10962" w:author="Thomas Dietz" w:date="2012-08-13T14:30:00Z"/>
              </w:rPr>
            </w:pPr>
            <w:ins w:id="10963" w:author="Thomas Dietz" w:date="2012-08-13T14:30:00Z">
              <w:r>
                <w:t xml:space="preserve">        supported at all and if yes if it is asymmetric or</w:t>
              </w:r>
            </w:ins>
          </w:p>
          <w:p w14:paraId="3F9FA5A8" w14:textId="77777777" w:rsidR="00766893" w:rsidRDefault="00766893" w:rsidP="00766893">
            <w:pPr>
              <w:pStyle w:val="XML1"/>
              <w:rPr>
                <w:ins w:id="10964" w:author="Thomas Dietz" w:date="2012-08-13T14:30:00Z"/>
              </w:rPr>
            </w:pPr>
            <w:ins w:id="10965" w:author="Thomas Dietz" w:date="2012-08-13T14:30:00Z">
              <w:r>
                <w:t xml:space="preserve">        symmetric.</w:t>
              </w:r>
            </w:ins>
          </w:p>
          <w:p w14:paraId="6AA2FD43" w14:textId="77777777" w:rsidR="00766893" w:rsidRDefault="00766893" w:rsidP="00766893">
            <w:pPr>
              <w:pStyle w:val="XML1"/>
              <w:rPr>
                <w:ins w:id="10966" w:author="Thomas Dietz" w:date="2012-08-13T14:30:00Z"/>
              </w:rPr>
            </w:pPr>
          </w:p>
          <w:p w14:paraId="09DAEE60" w14:textId="77777777" w:rsidR="00766893" w:rsidRDefault="00766893" w:rsidP="00766893">
            <w:pPr>
              <w:pStyle w:val="XML1"/>
              <w:rPr>
                <w:ins w:id="10967" w:author="Thomas Dietz" w:date="2012-08-13T14:30:00Z"/>
              </w:rPr>
            </w:pPr>
            <w:ins w:id="10968" w:author="Thomas Dietz" w:date="2012-08-13T14:30:00Z">
              <w:r>
                <w:t xml:space="preserve">        This element MUST be present in the NETCONF data store.</w:t>
              </w:r>
            </w:ins>
          </w:p>
          <w:p w14:paraId="2EF79618" w14:textId="77777777" w:rsidR="00766893" w:rsidRDefault="00766893" w:rsidP="00766893">
            <w:pPr>
              <w:pStyle w:val="XML1"/>
              <w:rPr>
                <w:ins w:id="10969" w:author="Thomas Dietz" w:date="2012-08-13T14:30:00Z"/>
              </w:rPr>
            </w:pPr>
            <w:ins w:id="10970" w:author="Thomas Dietz" w:date="2012-08-13T14:30:00Z">
              <w:r>
                <w:t xml:space="preserve">        If this element is not present in a NETCONF &lt;edit-config&gt;</w:t>
              </w:r>
            </w:ins>
          </w:p>
          <w:p w14:paraId="6B45D98D" w14:textId="77777777" w:rsidR="00766893" w:rsidRDefault="00766893" w:rsidP="00766893">
            <w:pPr>
              <w:pStyle w:val="XML1"/>
              <w:rPr>
                <w:ins w:id="10971" w:author="Thomas Dietz" w:date="2012-08-13T14:30:00Z"/>
              </w:rPr>
            </w:pPr>
            <w:ins w:id="10972" w:author="Thomas Dietz" w:date="2012-08-13T14:30:00Z">
              <w:r>
                <w:t xml:space="preserve">        operation 'create', 'merge' or 'replace' and the parent</w:t>
              </w:r>
            </w:ins>
          </w:p>
          <w:p w14:paraId="71B7F752" w14:textId="77777777" w:rsidR="00766893" w:rsidRDefault="00766893" w:rsidP="00766893">
            <w:pPr>
              <w:pStyle w:val="XML1"/>
              <w:rPr>
                <w:ins w:id="10973" w:author="Thomas Dietz" w:date="2012-08-13T14:30:00Z"/>
              </w:rPr>
            </w:pPr>
            <w:ins w:id="10974" w:author="Thomas Dietz" w:date="2012-08-13T14:30:00Z">
              <w:r>
                <w:t xml:space="preserve">        element does not exist, a 'data-missing' error is</w:t>
              </w:r>
            </w:ins>
          </w:p>
          <w:p w14:paraId="399803CB" w14:textId="77777777" w:rsidR="00766893" w:rsidRDefault="00766893" w:rsidP="00766893">
            <w:pPr>
              <w:pStyle w:val="XML1"/>
              <w:rPr>
                <w:ins w:id="10975" w:author="Thomas Dietz" w:date="2012-08-13T14:30:00Z"/>
              </w:rPr>
            </w:pPr>
            <w:ins w:id="10976" w:author="Thomas Dietz" w:date="2012-08-13T14:30:00Z">
              <w:r>
                <w:t xml:space="preserve">        returned.";</w:t>
              </w:r>
            </w:ins>
          </w:p>
          <w:p w14:paraId="17D65818" w14:textId="77777777" w:rsidR="00766893" w:rsidRDefault="00766893" w:rsidP="00766893">
            <w:pPr>
              <w:pStyle w:val="XML1"/>
              <w:rPr>
                <w:ins w:id="10977" w:author="Thomas Dietz" w:date="2012-08-13T14:30:00Z"/>
              </w:rPr>
            </w:pPr>
            <w:ins w:id="10978" w:author="Thomas Dietz" w:date="2012-08-13T14:30:00Z">
              <w:r>
                <w:t xml:space="preserve">    }</w:t>
              </w:r>
            </w:ins>
          </w:p>
          <w:p w14:paraId="78E72B34" w14:textId="77777777" w:rsidR="00F07D3E" w:rsidRDefault="00766893" w:rsidP="00766893">
            <w:pPr>
              <w:pStyle w:val="XML1"/>
              <w:rPr>
                <w:ins w:id="10979" w:author="Thomas Dietz" w:date="2012-08-13T14:30:00Z"/>
              </w:rPr>
            </w:pPr>
            <w:ins w:id="10980" w:author="Thomas Dietz" w:date="2012-08-13T14:30:00Z">
              <w:r>
                <w:t xml:space="preserve">  }</w:t>
              </w:r>
            </w:ins>
          </w:p>
          <w:p w14:paraId="57716E5D" w14:textId="77777777" w:rsidR="00766893" w:rsidRDefault="00766893" w:rsidP="00766893">
            <w:pPr>
              <w:pStyle w:val="XML1"/>
              <w:rPr>
                <w:ins w:id="10981" w:author="Thomas Dietz" w:date="2012-08-13T14:30:00Z"/>
              </w:rPr>
            </w:pPr>
          </w:p>
          <w:p w14:paraId="5C598776" w14:textId="77777777" w:rsidR="00766893" w:rsidRDefault="00766893" w:rsidP="00766893">
            <w:pPr>
              <w:pStyle w:val="XML1"/>
              <w:rPr>
                <w:ins w:id="10982" w:author="Thomas Dietz" w:date="2012-08-13T14:30:00Z"/>
              </w:rPr>
            </w:pPr>
            <w:ins w:id="10983" w:author="Thomas Dietz" w:date="2012-08-13T14:30:00Z">
              <w:r>
                <w:t xml:space="preserve">  typedef OFPortRateType {</w:t>
              </w:r>
            </w:ins>
          </w:p>
          <w:p w14:paraId="71AE9BA5" w14:textId="77777777" w:rsidR="00766893" w:rsidRDefault="00766893" w:rsidP="00766893">
            <w:pPr>
              <w:pStyle w:val="XML1"/>
              <w:rPr>
                <w:ins w:id="10984" w:author="Thomas Dietz" w:date="2012-08-13T14:30:00Z"/>
              </w:rPr>
            </w:pPr>
            <w:ins w:id="10985" w:author="Thomas Dietz" w:date="2012-08-13T14:30:00Z">
              <w:r>
                <w:t xml:space="preserve">    type enumeration {</w:t>
              </w:r>
            </w:ins>
          </w:p>
          <w:p w14:paraId="52960AB7" w14:textId="77777777" w:rsidR="00766893" w:rsidRDefault="00766893" w:rsidP="00766893">
            <w:pPr>
              <w:pStyle w:val="XML1"/>
              <w:rPr>
                <w:ins w:id="10986" w:author="Thomas Dietz" w:date="2012-08-13T14:30:00Z"/>
              </w:rPr>
            </w:pPr>
            <w:ins w:id="10987" w:author="Thomas Dietz" w:date="2012-08-13T14:30:00Z">
              <w:r>
                <w:t xml:space="preserve">      enum 10Mb-HD;</w:t>
              </w:r>
            </w:ins>
          </w:p>
          <w:p w14:paraId="6125FF65" w14:textId="77777777" w:rsidR="00766893" w:rsidRDefault="00766893" w:rsidP="00766893">
            <w:pPr>
              <w:pStyle w:val="XML1"/>
              <w:rPr>
                <w:ins w:id="10988" w:author="Thomas Dietz" w:date="2012-08-13T14:30:00Z"/>
              </w:rPr>
            </w:pPr>
            <w:ins w:id="10989" w:author="Thomas Dietz" w:date="2012-08-13T14:30:00Z">
              <w:r>
                <w:t xml:space="preserve">      enum 10Mb-FD;</w:t>
              </w:r>
            </w:ins>
          </w:p>
          <w:p w14:paraId="09C3BBA2" w14:textId="77777777" w:rsidR="00766893" w:rsidRDefault="00766893" w:rsidP="00766893">
            <w:pPr>
              <w:pStyle w:val="XML1"/>
              <w:rPr>
                <w:ins w:id="10990" w:author="Thomas Dietz" w:date="2012-08-13T14:30:00Z"/>
              </w:rPr>
            </w:pPr>
            <w:ins w:id="10991" w:author="Thomas Dietz" w:date="2012-08-13T14:30:00Z">
              <w:r>
                <w:t xml:space="preserve">      enum 100Mb-HD;</w:t>
              </w:r>
            </w:ins>
          </w:p>
          <w:p w14:paraId="3501E595" w14:textId="77777777" w:rsidR="00766893" w:rsidRPr="00766893" w:rsidRDefault="00766893" w:rsidP="00766893">
            <w:pPr>
              <w:pStyle w:val="XML1"/>
              <w:rPr>
                <w:ins w:id="10992" w:author="Thomas Dietz" w:date="2012-08-13T14:30:00Z"/>
                <w:lang w:val="de-DE"/>
                <w:rPrChange w:id="10993" w:author="Thomas Dietz" w:date="2012-08-13T14:30:00Z">
                  <w:rPr>
                    <w:ins w:id="10994" w:author="Thomas Dietz" w:date="2012-08-13T14:30:00Z"/>
                  </w:rPr>
                </w:rPrChange>
              </w:rPr>
            </w:pPr>
            <w:ins w:id="10995" w:author="Thomas Dietz" w:date="2012-08-13T14:30:00Z">
              <w:r>
                <w:t xml:space="preserve">      </w:t>
              </w:r>
              <w:r w:rsidRPr="00766893">
                <w:rPr>
                  <w:lang w:val="de-DE"/>
                  <w:rPrChange w:id="10996" w:author="Thomas Dietz" w:date="2012-08-13T14:30:00Z">
                    <w:rPr/>
                  </w:rPrChange>
                </w:rPr>
                <w:t>enum 100Mb-FD;</w:t>
              </w:r>
            </w:ins>
          </w:p>
          <w:p w14:paraId="24D153A8" w14:textId="77777777" w:rsidR="00766893" w:rsidRPr="00766893" w:rsidRDefault="00766893" w:rsidP="00766893">
            <w:pPr>
              <w:pStyle w:val="XML1"/>
              <w:rPr>
                <w:ins w:id="10997" w:author="Thomas Dietz" w:date="2012-08-13T14:30:00Z"/>
                <w:lang w:val="de-DE"/>
                <w:rPrChange w:id="10998" w:author="Thomas Dietz" w:date="2012-08-13T14:30:00Z">
                  <w:rPr>
                    <w:ins w:id="10999" w:author="Thomas Dietz" w:date="2012-08-13T14:30:00Z"/>
                  </w:rPr>
                </w:rPrChange>
              </w:rPr>
            </w:pPr>
            <w:ins w:id="11000" w:author="Thomas Dietz" w:date="2012-08-13T14:30:00Z">
              <w:r w:rsidRPr="00766893">
                <w:rPr>
                  <w:lang w:val="de-DE"/>
                  <w:rPrChange w:id="11001" w:author="Thomas Dietz" w:date="2012-08-13T14:30:00Z">
                    <w:rPr/>
                  </w:rPrChange>
                </w:rPr>
                <w:t xml:space="preserve">      enum 1Gb-HD;</w:t>
              </w:r>
            </w:ins>
          </w:p>
          <w:p w14:paraId="0D83154C" w14:textId="77777777" w:rsidR="00766893" w:rsidRPr="00766893" w:rsidRDefault="00766893" w:rsidP="00766893">
            <w:pPr>
              <w:pStyle w:val="XML1"/>
              <w:rPr>
                <w:ins w:id="11002" w:author="Thomas Dietz" w:date="2012-08-13T14:30:00Z"/>
                <w:lang w:val="de-DE"/>
                <w:rPrChange w:id="11003" w:author="Thomas Dietz" w:date="2012-08-13T14:30:00Z">
                  <w:rPr>
                    <w:ins w:id="11004" w:author="Thomas Dietz" w:date="2012-08-13T14:30:00Z"/>
                  </w:rPr>
                </w:rPrChange>
              </w:rPr>
            </w:pPr>
            <w:ins w:id="11005" w:author="Thomas Dietz" w:date="2012-08-13T14:30:00Z">
              <w:r w:rsidRPr="00766893">
                <w:rPr>
                  <w:lang w:val="de-DE"/>
                  <w:rPrChange w:id="11006" w:author="Thomas Dietz" w:date="2012-08-13T14:30:00Z">
                    <w:rPr/>
                  </w:rPrChange>
                </w:rPr>
                <w:t xml:space="preserve">      enum 1Gb-FD;</w:t>
              </w:r>
            </w:ins>
          </w:p>
          <w:p w14:paraId="78D4C019" w14:textId="77777777" w:rsidR="00766893" w:rsidRPr="00766893" w:rsidRDefault="00766893" w:rsidP="00766893">
            <w:pPr>
              <w:pStyle w:val="XML1"/>
              <w:rPr>
                <w:ins w:id="11007" w:author="Thomas Dietz" w:date="2012-08-13T14:30:00Z"/>
                <w:lang w:val="de-DE"/>
                <w:rPrChange w:id="11008" w:author="Thomas Dietz" w:date="2012-08-13T14:30:00Z">
                  <w:rPr>
                    <w:ins w:id="11009" w:author="Thomas Dietz" w:date="2012-08-13T14:30:00Z"/>
                  </w:rPr>
                </w:rPrChange>
              </w:rPr>
            </w:pPr>
            <w:ins w:id="11010" w:author="Thomas Dietz" w:date="2012-08-13T14:30:00Z">
              <w:r w:rsidRPr="00766893">
                <w:rPr>
                  <w:lang w:val="de-DE"/>
                  <w:rPrChange w:id="11011" w:author="Thomas Dietz" w:date="2012-08-13T14:30:00Z">
                    <w:rPr/>
                  </w:rPrChange>
                </w:rPr>
                <w:t xml:space="preserve">      enum 10Gb;</w:t>
              </w:r>
            </w:ins>
          </w:p>
          <w:p w14:paraId="14DA87D4" w14:textId="77777777" w:rsidR="00766893" w:rsidRPr="00766893" w:rsidRDefault="00766893" w:rsidP="00766893">
            <w:pPr>
              <w:pStyle w:val="XML1"/>
              <w:rPr>
                <w:ins w:id="11012" w:author="Thomas Dietz" w:date="2012-08-13T14:30:00Z"/>
                <w:lang w:val="de-DE"/>
                <w:rPrChange w:id="11013" w:author="Thomas Dietz" w:date="2012-08-13T14:30:00Z">
                  <w:rPr>
                    <w:ins w:id="11014" w:author="Thomas Dietz" w:date="2012-08-13T14:30:00Z"/>
                  </w:rPr>
                </w:rPrChange>
              </w:rPr>
            </w:pPr>
            <w:ins w:id="11015" w:author="Thomas Dietz" w:date="2012-08-13T14:30:00Z">
              <w:r w:rsidRPr="00766893">
                <w:rPr>
                  <w:lang w:val="de-DE"/>
                  <w:rPrChange w:id="11016" w:author="Thomas Dietz" w:date="2012-08-13T14:30:00Z">
                    <w:rPr/>
                  </w:rPrChange>
                </w:rPr>
                <w:t xml:space="preserve">      enum 40Gb;</w:t>
              </w:r>
            </w:ins>
          </w:p>
          <w:p w14:paraId="1E999687" w14:textId="77777777" w:rsidR="00766893" w:rsidRPr="00766893" w:rsidRDefault="00766893" w:rsidP="00766893">
            <w:pPr>
              <w:pStyle w:val="XML1"/>
              <w:rPr>
                <w:ins w:id="11017" w:author="Thomas Dietz" w:date="2012-08-13T14:30:00Z"/>
                <w:lang w:val="de-DE"/>
                <w:rPrChange w:id="11018" w:author="Thomas Dietz" w:date="2012-08-13T14:30:00Z">
                  <w:rPr>
                    <w:ins w:id="11019" w:author="Thomas Dietz" w:date="2012-08-13T14:30:00Z"/>
                  </w:rPr>
                </w:rPrChange>
              </w:rPr>
            </w:pPr>
            <w:ins w:id="11020" w:author="Thomas Dietz" w:date="2012-08-13T14:30:00Z">
              <w:r w:rsidRPr="00766893">
                <w:rPr>
                  <w:lang w:val="de-DE"/>
                  <w:rPrChange w:id="11021" w:author="Thomas Dietz" w:date="2012-08-13T14:30:00Z">
                    <w:rPr/>
                  </w:rPrChange>
                </w:rPr>
                <w:t xml:space="preserve">      enum 100Gb;</w:t>
              </w:r>
            </w:ins>
          </w:p>
          <w:p w14:paraId="0530699A" w14:textId="77777777" w:rsidR="00766893" w:rsidRPr="00766893" w:rsidRDefault="00766893" w:rsidP="00766893">
            <w:pPr>
              <w:pStyle w:val="XML1"/>
              <w:rPr>
                <w:ins w:id="11022" w:author="Thomas Dietz" w:date="2012-08-13T14:30:00Z"/>
                <w:lang w:val="de-DE"/>
                <w:rPrChange w:id="11023" w:author="Thomas Dietz" w:date="2012-08-13T14:30:00Z">
                  <w:rPr>
                    <w:ins w:id="11024" w:author="Thomas Dietz" w:date="2012-08-13T14:30:00Z"/>
                  </w:rPr>
                </w:rPrChange>
              </w:rPr>
            </w:pPr>
            <w:ins w:id="11025" w:author="Thomas Dietz" w:date="2012-08-13T14:30:00Z">
              <w:r w:rsidRPr="00766893">
                <w:rPr>
                  <w:lang w:val="de-DE"/>
                  <w:rPrChange w:id="11026" w:author="Thomas Dietz" w:date="2012-08-13T14:30:00Z">
                    <w:rPr/>
                  </w:rPrChange>
                </w:rPr>
                <w:t xml:space="preserve">      enum 1Tb;</w:t>
              </w:r>
            </w:ins>
          </w:p>
          <w:p w14:paraId="2D4FE109" w14:textId="77777777" w:rsidR="00766893" w:rsidRDefault="00766893" w:rsidP="00766893">
            <w:pPr>
              <w:pStyle w:val="XML1"/>
              <w:rPr>
                <w:ins w:id="11027" w:author="Thomas Dietz" w:date="2012-08-13T14:30:00Z"/>
              </w:rPr>
            </w:pPr>
            <w:ins w:id="11028" w:author="Thomas Dietz" w:date="2012-08-13T14:30:00Z">
              <w:r w:rsidRPr="00766893">
                <w:rPr>
                  <w:lang w:val="de-DE"/>
                  <w:rPrChange w:id="11029" w:author="Thomas Dietz" w:date="2012-08-13T14:30:00Z">
                    <w:rPr/>
                  </w:rPrChange>
                </w:rPr>
                <w:t xml:space="preserve">      </w:t>
              </w:r>
              <w:r>
                <w:t>enum other;</w:t>
              </w:r>
            </w:ins>
          </w:p>
          <w:p w14:paraId="6C78D090" w14:textId="77777777" w:rsidR="00766893" w:rsidRDefault="00766893" w:rsidP="00766893">
            <w:pPr>
              <w:pStyle w:val="XML1"/>
              <w:rPr>
                <w:ins w:id="11030" w:author="Thomas Dietz" w:date="2012-08-13T14:30:00Z"/>
              </w:rPr>
            </w:pPr>
            <w:ins w:id="11031" w:author="Thomas Dietz" w:date="2012-08-13T14:30:00Z">
              <w:r>
                <w:t xml:space="preserve">    }</w:t>
              </w:r>
            </w:ins>
          </w:p>
          <w:p w14:paraId="71E60A4A" w14:textId="77777777" w:rsidR="00766893" w:rsidRDefault="00766893" w:rsidP="00766893">
            <w:pPr>
              <w:pStyle w:val="XML1"/>
              <w:rPr>
                <w:ins w:id="11032" w:author="Thomas Dietz" w:date="2012-08-13T14:30:00Z"/>
              </w:rPr>
            </w:pPr>
            <w:ins w:id="11033" w:author="Thomas Dietz" w:date="2012-08-13T14:30:00Z">
              <w:r>
                <w:t xml:space="preserve">    description "Type to specify the rate of a port including the</w:t>
              </w:r>
            </w:ins>
          </w:p>
          <w:p w14:paraId="21259AF7" w14:textId="77777777" w:rsidR="00766893" w:rsidRDefault="00766893" w:rsidP="00766893">
            <w:pPr>
              <w:pStyle w:val="XML1"/>
              <w:rPr>
                <w:ins w:id="11034" w:author="Thomas Dietz" w:date="2012-08-13T14:30:00Z"/>
              </w:rPr>
            </w:pPr>
            <w:ins w:id="11035" w:author="Thomas Dietz" w:date="2012-08-13T14:30:00Z">
              <w:r>
                <w:t xml:space="preserve">      duplex transmission feature. Possible rates are 10Mb, 100Mb,</w:t>
              </w:r>
            </w:ins>
          </w:p>
          <w:p w14:paraId="3AB6C6BB" w14:textId="77777777" w:rsidR="00766893" w:rsidRDefault="00766893" w:rsidP="00766893">
            <w:pPr>
              <w:pStyle w:val="XML1"/>
              <w:rPr>
                <w:ins w:id="11036" w:author="Thomas Dietz" w:date="2012-08-13T14:30:00Z"/>
              </w:rPr>
            </w:pPr>
            <w:ins w:id="11037" w:author="Thomas Dietz" w:date="2012-08-13T14:30:00Z">
              <w:r>
                <w:t xml:space="preserve">      1Gb, 10Gb, 40Gb, 100Gb, 1Tb or other. Rates of 10Mb, 100Mb</w:t>
              </w:r>
            </w:ins>
          </w:p>
          <w:p w14:paraId="10F2B4F9" w14:textId="77777777" w:rsidR="00766893" w:rsidRDefault="00766893" w:rsidP="00766893">
            <w:pPr>
              <w:pStyle w:val="XML1"/>
              <w:rPr>
                <w:ins w:id="11038" w:author="Thomas Dietz" w:date="2012-08-13T14:30:00Z"/>
              </w:rPr>
            </w:pPr>
            <w:ins w:id="11039" w:author="Thomas Dietz" w:date="2012-08-13T14:30:00Z">
              <w:r>
                <w:t xml:space="preserve">      and 1 Gb can support half or full duplex transmission.";</w:t>
              </w:r>
            </w:ins>
          </w:p>
          <w:p w14:paraId="0A28A65D" w14:textId="4A158168" w:rsidR="00766893" w:rsidRPr="009F1B7D" w:rsidRDefault="00766893" w:rsidP="00766893">
            <w:pPr>
              <w:pStyle w:val="XML1"/>
            </w:pPr>
            <w:ins w:id="11040" w:author="Thomas Dietz" w:date="2012-08-13T14:30:00Z">
              <w:r>
                <w:t xml:space="preserve">  }</w:t>
              </w:r>
            </w:ins>
          </w:p>
        </w:tc>
      </w:tr>
    </w:tbl>
    <w:p w14:paraId="3C6060AE" w14:textId="77777777" w:rsidR="00F07D3E" w:rsidRDefault="00F07D3E" w:rsidP="00D14D27">
      <w:pPr>
        <w:pStyle w:val="Heading2"/>
      </w:pPr>
      <w:bookmarkStart w:id="11041" w:name="_Toc320556726"/>
      <w:r>
        <w:lastRenderedPageBreak/>
        <w:t>OpenFlow Queue</w:t>
      </w:r>
      <w:bookmarkEnd w:id="11041"/>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1042" w:name="_Toc315954025"/>
      <w:bookmarkStart w:id="11043" w:name="_Toc316542535"/>
      <w:bookmarkStart w:id="11044" w:name="_Toc320556727"/>
      <w:r w:rsidRPr="00DB42FD">
        <w:lastRenderedPageBreak/>
        <w:t>UML Diagram</w:t>
      </w:r>
      <w:bookmarkEnd w:id="11042"/>
      <w:bookmarkEnd w:id="11043"/>
      <w:bookmarkEnd w:id="11044"/>
    </w:p>
    <w:p w14:paraId="233346DF" w14:textId="42949E1C" w:rsidR="00F07D3E" w:rsidRPr="009F1B7D" w:rsidRDefault="00891460" w:rsidP="00F07D3E">
      <w:pPr>
        <w:keepNext/>
        <w:jc w:val="center"/>
      </w:pPr>
      <w:r>
        <w:object w:dxaOrig="5625" w:dyaOrig="7610" w14:anchorId="474BD0C3">
          <v:shape id="_x0000_i1036" type="#_x0000_t75" style="width:282.6pt;height:380.4pt" o:ole="">
            <v:imagedata r:id="rId36" o:title=""/>
          </v:shape>
          <o:OLEObject Type="Embed" ProgID="Visio.Drawing.11" ShapeID="_x0000_i1036" DrawAspect="Content" ObjectID="_1406379236"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1045" w:name="_Toc315954026"/>
      <w:bookmarkStart w:id="11046" w:name="_Toc316542536"/>
      <w:bookmarkStart w:id="11047" w:name="_Toc320556728"/>
      <w:r w:rsidRPr="00DB42FD">
        <w:t>XML Schema</w:t>
      </w:r>
      <w:bookmarkEnd w:id="11045"/>
      <w:bookmarkEnd w:id="11046"/>
      <w:bookmarkEnd w:id="11047"/>
    </w:p>
    <w:tbl>
      <w:tblPr>
        <w:tblStyle w:val="XMLtable"/>
        <w:tblW w:w="5000" w:type="pct"/>
        <w:tblLook w:val="04A0" w:firstRow="1" w:lastRow="0" w:firstColumn="1" w:lastColumn="0" w:noHBand="0" w:noVBand="1"/>
        <w:tblPrChange w:id="11048"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1049">
          <w:tblGrid>
            <w:gridCol w:w="8820"/>
          </w:tblGrid>
        </w:tblGridChange>
      </w:tblGrid>
      <w:tr w:rsidR="00F07D3E" w:rsidRPr="009F1B7D" w14:paraId="2742D85F" w14:textId="77777777" w:rsidTr="0089627C">
        <w:tc>
          <w:tcPr>
            <w:tcW w:w="5000" w:type="pct"/>
            <w:tcPrChange w:id="11050" w:author="Thomas Dietz" w:date="2012-08-13T14:33:00Z">
              <w:tcPr>
                <w:tcW w:w="8820" w:type="dxa"/>
                <w:shd w:val="clear" w:color="auto" w:fill="C8FCCD"/>
              </w:tcPr>
            </w:tcPrChange>
          </w:tcPr>
          <w:p w14:paraId="656D07F9" w14:textId="36126187" w:rsidR="00F07D3E" w:rsidRPr="009F1B7D" w:rsidDel="00766893" w:rsidRDefault="00F07D3E" w:rsidP="00011096">
            <w:pPr>
              <w:pStyle w:val="XML1"/>
              <w:rPr>
                <w:del w:id="11051" w:author="Thomas Dietz" w:date="2012-08-13T14:31:00Z"/>
              </w:rPr>
            </w:pPr>
            <w:del w:id="11052" w:author="Thomas Dietz" w:date="2012-08-13T14:31:00Z">
              <w:r w:rsidRPr="009F1B7D" w:rsidDel="00766893">
                <w:delText>&lt;xs:complexType name="OFQueueType"&gt;</w:delText>
              </w:r>
            </w:del>
          </w:p>
          <w:p w14:paraId="22D7CE10" w14:textId="7A343D59" w:rsidR="00F07D3E" w:rsidRPr="009F1B7D" w:rsidDel="00766893" w:rsidRDefault="00F07D3E" w:rsidP="00011096">
            <w:pPr>
              <w:pStyle w:val="XML2"/>
              <w:rPr>
                <w:del w:id="11053" w:author="Thomas Dietz" w:date="2012-08-13T14:31:00Z"/>
              </w:rPr>
            </w:pPr>
            <w:del w:id="11054" w:author="Thomas Dietz" w:date="2012-08-13T14:31:00Z">
              <w:r w:rsidRPr="009F1B7D" w:rsidDel="00766893">
                <w:delText>&lt;xs:complexContent&gt;</w:delText>
              </w:r>
            </w:del>
          </w:p>
          <w:p w14:paraId="4C08FB80" w14:textId="639D5B47" w:rsidR="00F07D3E" w:rsidRPr="009F1B7D" w:rsidDel="00766893" w:rsidRDefault="00F07D3E" w:rsidP="00011096">
            <w:pPr>
              <w:pStyle w:val="XML3"/>
              <w:rPr>
                <w:del w:id="11055" w:author="Thomas Dietz" w:date="2012-08-13T14:31:00Z"/>
              </w:rPr>
            </w:pPr>
            <w:del w:id="11056" w:author="Thomas Dietz" w:date="2012-08-13T14:31:00Z">
              <w:r w:rsidRPr="009F1B7D" w:rsidDel="00766893">
                <w:delText>&lt;xs:extension base="OFResourceType"&gt;</w:delText>
              </w:r>
            </w:del>
          </w:p>
          <w:p w14:paraId="0FA5467A" w14:textId="26C38D75" w:rsidR="00F07D3E" w:rsidRPr="009F1B7D" w:rsidDel="00766893" w:rsidRDefault="00F07D3E" w:rsidP="00011096">
            <w:pPr>
              <w:pStyle w:val="XML4"/>
              <w:rPr>
                <w:del w:id="11057" w:author="Thomas Dietz" w:date="2012-08-13T14:31:00Z"/>
              </w:rPr>
            </w:pPr>
            <w:del w:id="11058" w:author="Thomas Dietz" w:date="2012-08-13T14:31:00Z">
              <w:r w:rsidRPr="009F1B7D" w:rsidDel="00766893">
                <w:delText>&lt;xs:sequence maxOccurs="1" minOccurs="1"&gt;</w:delText>
              </w:r>
            </w:del>
          </w:p>
          <w:p w14:paraId="528D7C27" w14:textId="3716931A" w:rsidR="00F07D3E" w:rsidRPr="009F1B7D" w:rsidDel="00766893" w:rsidRDefault="00F07D3E" w:rsidP="00011096">
            <w:pPr>
              <w:pStyle w:val="XML5"/>
              <w:rPr>
                <w:del w:id="11059" w:author="Thomas Dietz" w:date="2012-08-13T14:31:00Z"/>
              </w:rPr>
            </w:pPr>
            <w:del w:id="11060" w:author="Thomas Dietz" w:date="2012-08-13T14:31:00Z">
              <w:r w:rsidRPr="009F1B7D" w:rsidDel="00766893">
                <w:delText>&lt;xs:element name="id" type="OFConfigID"/&gt;</w:delText>
              </w:r>
            </w:del>
          </w:p>
          <w:p w14:paraId="18E0C919" w14:textId="78161EDD" w:rsidR="00F07D3E" w:rsidRPr="009F1B7D" w:rsidDel="00766893" w:rsidRDefault="00F07D3E" w:rsidP="00011096">
            <w:pPr>
              <w:pStyle w:val="XML5"/>
              <w:rPr>
                <w:del w:id="11061" w:author="Thomas Dietz" w:date="2012-08-13T14:31:00Z"/>
              </w:rPr>
            </w:pPr>
            <w:del w:id="11062" w:author="Thomas Dietz" w:date="2012-08-13T14:31:00Z">
              <w:r w:rsidRPr="009F1B7D" w:rsidDel="00766893">
                <w:delText xml:space="preserve">&lt;xs:element name="port" </w:delText>
              </w:r>
            </w:del>
          </w:p>
          <w:p w14:paraId="028F9143" w14:textId="03AAFD00" w:rsidR="00F07D3E" w:rsidRPr="009F1B7D" w:rsidDel="00766893" w:rsidRDefault="00F07D3E" w:rsidP="00011096">
            <w:pPr>
              <w:pStyle w:val="XML9"/>
              <w:rPr>
                <w:del w:id="11063" w:author="Thomas Dietz" w:date="2012-08-13T14:31:00Z"/>
              </w:rPr>
            </w:pPr>
            <w:del w:id="11064" w:author="Thomas Dietz" w:date="2012-08-13T14:31:00Z">
              <w:r w:rsidRPr="009F1B7D" w:rsidDel="00766893">
                <w:delText>type="OFConfigID"/&gt;</w:delText>
              </w:r>
            </w:del>
          </w:p>
          <w:p w14:paraId="58C46E43" w14:textId="51B88E17" w:rsidR="00F07D3E" w:rsidRPr="009F1B7D" w:rsidDel="00766893" w:rsidRDefault="00F07D3E" w:rsidP="00011096">
            <w:pPr>
              <w:pStyle w:val="XML5"/>
              <w:rPr>
                <w:del w:id="11065" w:author="Thomas Dietz" w:date="2012-08-13T14:31:00Z"/>
              </w:rPr>
            </w:pPr>
            <w:del w:id="11066" w:author="Thomas Dietz" w:date="2012-08-13T14:31:00Z">
              <w:r w:rsidRPr="009F1B7D" w:rsidDel="00766893">
                <w:delText xml:space="preserve">&lt;xs:element name="properties" </w:delText>
              </w:r>
            </w:del>
          </w:p>
          <w:p w14:paraId="02C6DFA8" w14:textId="302FDED3" w:rsidR="00F07D3E" w:rsidRPr="009F1B7D" w:rsidDel="00766893" w:rsidRDefault="00F07D3E" w:rsidP="00011096">
            <w:pPr>
              <w:pStyle w:val="XML9"/>
              <w:rPr>
                <w:del w:id="11067" w:author="Thomas Dietz" w:date="2012-08-13T14:31:00Z"/>
              </w:rPr>
            </w:pPr>
            <w:del w:id="11068" w:author="Thomas Dietz" w:date="2012-08-13T14:31:00Z">
              <w:r w:rsidRPr="009F1B7D" w:rsidDel="00766893">
                <w:delText>type="OFQueuePropertiesType"/&gt;</w:delText>
              </w:r>
            </w:del>
          </w:p>
          <w:p w14:paraId="227ED5F2" w14:textId="37840FA8" w:rsidR="00F07D3E" w:rsidRPr="009F1B7D" w:rsidDel="00766893" w:rsidRDefault="00F07D3E" w:rsidP="00011096">
            <w:pPr>
              <w:pStyle w:val="XML4"/>
              <w:rPr>
                <w:del w:id="11069" w:author="Thomas Dietz" w:date="2012-08-13T14:31:00Z"/>
              </w:rPr>
            </w:pPr>
            <w:del w:id="11070" w:author="Thomas Dietz" w:date="2012-08-13T14:31:00Z">
              <w:r w:rsidRPr="009F1B7D" w:rsidDel="00766893">
                <w:delText>&lt;/xs:sequence&gt;</w:delText>
              </w:r>
            </w:del>
          </w:p>
          <w:p w14:paraId="76E27B4E" w14:textId="6059730D" w:rsidR="00F07D3E" w:rsidRPr="009F1B7D" w:rsidDel="00766893" w:rsidRDefault="00F07D3E" w:rsidP="00011096">
            <w:pPr>
              <w:pStyle w:val="XML3"/>
              <w:rPr>
                <w:del w:id="11071" w:author="Thomas Dietz" w:date="2012-08-13T14:31:00Z"/>
              </w:rPr>
            </w:pPr>
            <w:del w:id="11072" w:author="Thomas Dietz" w:date="2012-08-13T14:31:00Z">
              <w:r w:rsidRPr="009F1B7D" w:rsidDel="00766893">
                <w:delText>&lt;/xs:extension&gt;</w:delText>
              </w:r>
            </w:del>
          </w:p>
          <w:p w14:paraId="69A160BC" w14:textId="20683BEA" w:rsidR="00F07D3E" w:rsidRPr="009F1B7D" w:rsidDel="00766893" w:rsidRDefault="00F07D3E" w:rsidP="00011096">
            <w:pPr>
              <w:pStyle w:val="XML2"/>
              <w:rPr>
                <w:del w:id="11073" w:author="Thomas Dietz" w:date="2012-08-13T14:31:00Z"/>
              </w:rPr>
            </w:pPr>
            <w:del w:id="11074" w:author="Thomas Dietz" w:date="2012-08-13T14:31:00Z">
              <w:r w:rsidRPr="009F1B7D" w:rsidDel="00766893">
                <w:delText>&lt;/xs:complexContent&gt;</w:delText>
              </w:r>
            </w:del>
          </w:p>
          <w:p w14:paraId="6F0900CF" w14:textId="59CF5281" w:rsidR="00F07D3E" w:rsidRPr="009F1B7D" w:rsidDel="00766893" w:rsidRDefault="00F07D3E" w:rsidP="00011096">
            <w:pPr>
              <w:pStyle w:val="XML1"/>
              <w:rPr>
                <w:del w:id="11075" w:author="Thomas Dietz" w:date="2012-08-13T14:31:00Z"/>
              </w:rPr>
            </w:pPr>
            <w:del w:id="11076" w:author="Thomas Dietz" w:date="2012-08-13T14:31:00Z">
              <w:r w:rsidRPr="009F1B7D" w:rsidDel="00766893">
                <w:delText>&lt;/xs:complexType&gt;</w:delText>
              </w:r>
            </w:del>
          </w:p>
          <w:p w14:paraId="4770F059" w14:textId="019CF82F" w:rsidR="00F07D3E" w:rsidRPr="009F1B7D" w:rsidDel="00766893" w:rsidRDefault="00F07D3E" w:rsidP="00011096">
            <w:pPr>
              <w:pStyle w:val="XML1"/>
              <w:rPr>
                <w:del w:id="11077" w:author="Thomas Dietz" w:date="2012-08-13T14:31:00Z"/>
              </w:rPr>
            </w:pPr>
          </w:p>
          <w:p w14:paraId="52C15694" w14:textId="7DE9C3F7" w:rsidR="00F07D3E" w:rsidRPr="009F1B7D" w:rsidDel="00766893" w:rsidRDefault="00F07D3E" w:rsidP="00011096">
            <w:pPr>
              <w:pStyle w:val="XML1"/>
              <w:rPr>
                <w:del w:id="11078" w:author="Thomas Dietz" w:date="2012-08-13T14:31:00Z"/>
              </w:rPr>
            </w:pPr>
            <w:del w:id="11079" w:author="Thomas Dietz" w:date="2012-08-13T14:31:00Z">
              <w:r w:rsidRPr="009F1B7D" w:rsidDel="00766893">
                <w:delText>&lt;xs:complexType name="OFQueuePropertiesType"&gt;</w:delText>
              </w:r>
            </w:del>
          </w:p>
          <w:p w14:paraId="5E235A35" w14:textId="0C0FD0F9" w:rsidR="00F07D3E" w:rsidRPr="009F1B7D" w:rsidDel="00766893" w:rsidRDefault="00F07D3E" w:rsidP="00011096">
            <w:pPr>
              <w:pStyle w:val="XML2"/>
              <w:rPr>
                <w:del w:id="11080" w:author="Thomas Dietz" w:date="2012-08-13T14:31:00Z"/>
              </w:rPr>
            </w:pPr>
            <w:del w:id="11081" w:author="Thomas Dietz" w:date="2012-08-13T14:31:00Z">
              <w:r w:rsidRPr="009F1B7D" w:rsidDel="00766893">
                <w:delText>&lt;xs:sequence&gt;</w:delText>
              </w:r>
            </w:del>
          </w:p>
          <w:p w14:paraId="0D48996B" w14:textId="55D0913C" w:rsidR="00F07D3E" w:rsidRPr="009F1B7D" w:rsidDel="00766893" w:rsidRDefault="00F07D3E" w:rsidP="00011096">
            <w:pPr>
              <w:pStyle w:val="XML3"/>
              <w:rPr>
                <w:del w:id="11082" w:author="Thomas Dietz" w:date="2012-08-13T14:31:00Z"/>
              </w:rPr>
            </w:pPr>
            <w:del w:id="11083" w:author="Thomas Dietz" w:date="2012-08-13T14:31:00Z">
              <w:r w:rsidRPr="009F1B7D" w:rsidDel="00766893">
                <w:lastRenderedPageBreak/>
                <w:delText xml:space="preserve">&lt;xs:element name="min-rate" </w:delText>
              </w:r>
            </w:del>
          </w:p>
          <w:p w14:paraId="35326282" w14:textId="3D608E27" w:rsidR="00F07D3E" w:rsidRPr="009F1B7D" w:rsidDel="00766893" w:rsidRDefault="00F07D3E" w:rsidP="00011096">
            <w:pPr>
              <w:pStyle w:val="XML9"/>
              <w:rPr>
                <w:del w:id="11084" w:author="Thomas Dietz" w:date="2012-08-13T14:31:00Z"/>
              </w:rPr>
            </w:pPr>
            <w:del w:id="11085" w:author="Thomas Dietz" w:date="2012-08-13T14:31:00Z">
              <w:r w:rsidRPr="009F1B7D" w:rsidDel="00766893">
                <w:delText>type="OFQueueMinRateType"/&gt;</w:delText>
              </w:r>
            </w:del>
          </w:p>
          <w:p w14:paraId="68F9D763" w14:textId="3C3A4276" w:rsidR="00F07D3E" w:rsidRPr="009F1B7D" w:rsidDel="00766893" w:rsidRDefault="00F07D3E" w:rsidP="00011096">
            <w:pPr>
              <w:pStyle w:val="XML3"/>
              <w:rPr>
                <w:del w:id="11086" w:author="Thomas Dietz" w:date="2012-08-13T14:31:00Z"/>
              </w:rPr>
            </w:pPr>
            <w:del w:id="11087" w:author="Thomas Dietz" w:date="2012-08-13T14:31:00Z">
              <w:r w:rsidRPr="009F1B7D" w:rsidDel="00766893">
                <w:delText xml:space="preserve">&lt;xs:element name="max-rate" </w:delText>
              </w:r>
            </w:del>
          </w:p>
          <w:p w14:paraId="53C8D9B7" w14:textId="22148FF8" w:rsidR="00F07D3E" w:rsidRPr="009F1B7D" w:rsidDel="00766893" w:rsidRDefault="00F07D3E" w:rsidP="00011096">
            <w:pPr>
              <w:pStyle w:val="XML9"/>
              <w:rPr>
                <w:del w:id="11088" w:author="Thomas Dietz" w:date="2012-08-13T14:31:00Z"/>
              </w:rPr>
            </w:pPr>
            <w:del w:id="11089" w:author="Thomas Dietz" w:date="2012-08-13T14:31:00Z">
              <w:r w:rsidRPr="009F1B7D" w:rsidDel="00766893">
                <w:delText>type="OFQueueMaxRateType"/&gt;</w:delText>
              </w:r>
            </w:del>
          </w:p>
          <w:p w14:paraId="5B5518C5" w14:textId="09E3F48A" w:rsidR="00F07D3E" w:rsidRPr="009F1B7D" w:rsidDel="00766893" w:rsidRDefault="00F07D3E" w:rsidP="00011096">
            <w:pPr>
              <w:pStyle w:val="XML3"/>
              <w:rPr>
                <w:del w:id="11090" w:author="Thomas Dietz" w:date="2012-08-13T14:31:00Z"/>
              </w:rPr>
            </w:pPr>
            <w:del w:id="11091" w:author="Thomas Dietz" w:date="2012-08-13T14:31:00Z">
              <w:r w:rsidRPr="009F1B7D" w:rsidDel="00766893">
                <w:delText xml:space="preserve">&lt;xs:element name="experimenter" </w:delText>
              </w:r>
            </w:del>
          </w:p>
          <w:p w14:paraId="6AA42EDB" w14:textId="05A3A507" w:rsidR="00F07D3E" w:rsidRPr="009F1B7D" w:rsidDel="00766893" w:rsidRDefault="00F07D3E" w:rsidP="00011096">
            <w:pPr>
              <w:pStyle w:val="XML9"/>
              <w:rPr>
                <w:del w:id="11092" w:author="Thomas Dietz" w:date="2012-08-13T14:31:00Z"/>
              </w:rPr>
            </w:pPr>
            <w:del w:id="11093" w:author="Thomas Dietz" w:date="2012-08-13T14:31:00Z">
              <w:r w:rsidRPr="009F1B7D" w:rsidDel="00766893">
                <w:delText>type="xs:string"/&gt;</w:delText>
              </w:r>
            </w:del>
          </w:p>
          <w:p w14:paraId="37A679FA" w14:textId="71FEBFC7" w:rsidR="00F07D3E" w:rsidRPr="009F1B7D" w:rsidDel="00766893" w:rsidRDefault="00F07D3E" w:rsidP="00011096">
            <w:pPr>
              <w:pStyle w:val="XML2"/>
              <w:rPr>
                <w:del w:id="11094" w:author="Thomas Dietz" w:date="2012-08-13T14:31:00Z"/>
              </w:rPr>
            </w:pPr>
            <w:del w:id="11095" w:author="Thomas Dietz" w:date="2012-08-13T14:31:00Z">
              <w:r w:rsidRPr="009F1B7D" w:rsidDel="00766893">
                <w:delText>&lt;/xs:sequence&gt;</w:delText>
              </w:r>
            </w:del>
          </w:p>
          <w:p w14:paraId="08A22D50" w14:textId="55102503" w:rsidR="00F07D3E" w:rsidRPr="009F1B7D" w:rsidDel="00766893" w:rsidRDefault="00F07D3E" w:rsidP="00011096">
            <w:pPr>
              <w:pStyle w:val="XML1"/>
              <w:rPr>
                <w:del w:id="11096" w:author="Thomas Dietz" w:date="2012-08-13T14:31:00Z"/>
              </w:rPr>
            </w:pPr>
            <w:del w:id="11097" w:author="Thomas Dietz" w:date="2012-08-13T14:31:00Z">
              <w:r w:rsidRPr="009F1B7D" w:rsidDel="00766893">
                <w:delText>&lt;/xs:complexType&gt;</w:delText>
              </w:r>
            </w:del>
          </w:p>
          <w:p w14:paraId="50B10019" w14:textId="6768B755" w:rsidR="00F07D3E" w:rsidRPr="009F1B7D" w:rsidDel="00766893" w:rsidRDefault="00F07D3E" w:rsidP="00011096">
            <w:pPr>
              <w:pStyle w:val="XML1"/>
              <w:rPr>
                <w:del w:id="11098" w:author="Thomas Dietz" w:date="2012-08-13T14:31:00Z"/>
              </w:rPr>
            </w:pPr>
          </w:p>
          <w:p w14:paraId="315D951A" w14:textId="374E3084" w:rsidR="00F07D3E" w:rsidRPr="009F1B7D" w:rsidDel="00766893" w:rsidRDefault="00F07D3E" w:rsidP="00011096">
            <w:pPr>
              <w:pStyle w:val="XML1"/>
              <w:rPr>
                <w:del w:id="11099" w:author="Thomas Dietz" w:date="2012-08-13T14:31:00Z"/>
              </w:rPr>
            </w:pPr>
            <w:del w:id="11100" w:author="Thomas Dietz" w:date="2012-08-13T14:31:00Z">
              <w:r w:rsidRPr="009F1B7D" w:rsidDel="00766893">
                <w:delText>&lt;xs:simpleType name="OFQueueMinRateType"&gt;</w:delText>
              </w:r>
            </w:del>
          </w:p>
          <w:p w14:paraId="6E2DCE00" w14:textId="4DA7FC5D" w:rsidR="00F07D3E" w:rsidRPr="009F1B7D" w:rsidDel="00766893" w:rsidRDefault="00F07D3E" w:rsidP="00011096">
            <w:pPr>
              <w:pStyle w:val="XML2"/>
              <w:rPr>
                <w:del w:id="11101" w:author="Thomas Dietz" w:date="2012-08-13T14:31:00Z"/>
              </w:rPr>
            </w:pPr>
            <w:del w:id="11102" w:author="Thomas Dietz" w:date="2012-08-13T14:31:00Z">
              <w:r w:rsidRPr="009F1B7D" w:rsidDel="00766893">
                <w:delText>&lt;xs:restriction base="xs:integer"/&gt;</w:delText>
              </w:r>
            </w:del>
          </w:p>
          <w:p w14:paraId="6E44C1BF" w14:textId="40894F68" w:rsidR="00F07D3E" w:rsidRPr="009F1B7D" w:rsidDel="00766893" w:rsidRDefault="00F07D3E" w:rsidP="00011096">
            <w:pPr>
              <w:pStyle w:val="XML1"/>
              <w:rPr>
                <w:del w:id="11103" w:author="Thomas Dietz" w:date="2012-08-13T14:31:00Z"/>
              </w:rPr>
            </w:pPr>
            <w:del w:id="11104" w:author="Thomas Dietz" w:date="2012-08-13T14:31:00Z">
              <w:r w:rsidRPr="009F1B7D" w:rsidDel="00766893">
                <w:delText>&lt;/xs:simpleType&gt;</w:delText>
              </w:r>
            </w:del>
          </w:p>
          <w:p w14:paraId="5EC99E04" w14:textId="6EB81787" w:rsidR="00F07D3E" w:rsidRPr="009F1B7D" w:rsidDel="00766893" w:rsidRDefault="00F07D3E" w:rsidP="00011096">
            <w:pPr>
              <w:pStyle w:val="XML1"/>
              <w:rPr>
                <w:del w:id="11105" w:author="Thomas Dietz" w:date="2012-08-13T14:31:00Z"/>
              </w:rPr>
            </w:pPr>
          </w:p>
          <w:p w14:paraId="77BFF35D" w14:textId="276B9293" w:rsidR="00F07D3E" w:rsidRPr="009F1B7D" w:rsidDel="00766893" w:rsidRDefault="00F07D3E" w:rsidP="00011096">
            <w:pPr>
              <w:pStyle w:val="XML1"/>
              <w:rPr>
                <w:del w:id="11106" w:author="Thomas Dietz" w:date="2012-08-13T14:31:00Z"/>
              </w:rPr>
            </w:pPr>
            <w:del w:id="11107" w:author="Thomas Dietz" w:date="2012-08-13T14:31:00Z">
              <w:r w:rsidRPr="009F1B7D" w:rsidDel="00766893">
                <w:delText>&lt;xs:simpleType name="OFQueueMaxRateType"&gt;</w:delText>
              </w:r>
            </w:del>
          </w:p>
          <w:p w14:paraId="19E836EA" w14:textId="64E2E6E5" w:rsidR="00F07D3E" w:rsidRPr="009F1B7D" w:rsidDel="00766893" w:rsidRDefault="00F07D3E" w:rsidP="00011096">
            <w:pPr>
              <w:pStyle w:val="XML2"/>
              <w:rPr>
                <w:del w:id="11108" w:author="Thomas Dietz" w:date="2012-08-13T14:31:00Z"/>
              </w:rPr>
            </w:pPr>
            <w:del w:id="11109" w:author="Thomas Dietz" w:date="2012-08-13T14:31:00Z">
              <w:r w:rsidRPr="009F1B7D" w:rsidDel="00766893">
                <w:delText>&lt;xs:restriction base="xs:unsignedLong"/&gt;</w:delText>
              </w:r>
            </w:del>
          </w:p>
          <w:p w14:paraId="3A3051D0" w14:textId="77777777" w:rsidR="00766893" w:rsidRDefault="00F07D3E" w:rsidP="00766893">
            <w:pPr>
              <w:pStyle w:val="XML1"/>
              <w:rPr>
                <w:ins w:id="11110" w:author="Thomas Dietz" w:date="2012-08-13T14:31:00Z"/>
              </w:rPr>
            </w:pPr>
            <w:del w:id="11111" w:author="Thomas Dietz" w:date="2012-08-13T14:31:00Z">
              <w:r w:rsidRPr="009F1B7D" w:rsidDel="00766893">
                <w:delText>&lt;/xs:simpleType&gt;</w:delText>
              </w:r>
            </w:del>
            <w:ins w:id="11112" w:author="Thomas Dietz" w:date="2012-08-13T14:31:00Z">
              <w:r w:rsidR="00766893">
                <w:t xml:space="preserve">  &lt;xs:group name="OFQueueType"&gt;</w:t>
              </w:r>
            </w:ins>
          </w:p>
          <w:p w14:paraId="6ABF7360" w14:textId="77777777" w:rsidR="00766893" w:rsidRDefault="00766893" w:rsidP="00766893">
            <w:pPr>
              <w:pStyle w:val="XML1"/>
              <w:rPr>
                <w:ins w:id="11113" w:author="Thomas Dietz" w:date="2012-08-13T14:31:00Z"/>
              </w:rPr>
            </w:pPr>
            <w:ins w:id="11114" w:author="Thomas Dietz" w:date="2012-08-13T14:31:00Z">
              <w:r>
                <w:t xml:space="preserve">    &lt;xs:annotation&gt;</w:t>
              </w:r>
            </w:ins>
          </w:p>
          <w:p w14:paraId="4DBA0968" w14:textId="77777777" w:rsidR="00766893" w:rsidRDefault="00766893" w:rsidP="00766893">
            <w:pPr>
              <w:pStyle w:val="XML1"/>
              <w:rPr>
                <w:ins w:id="11115" w:author="Thomas Dietz" w:date="2012-08-13T14:31:00Z"/>
              </w:rPr>
            </w:pPr>
            <w:ins w:id="11116" w:author="Thomas Dietz" w:date="2012-08-13T14:31:00Z">
              <w:r>
                <w:t xml:space="preserve">      &lt;xs:documentation&gt;</w:t>
              </w:r>
            </w:ins>
          </w:p>
          <w:p w14:paraId="7507CB52" w14:textId="77777777" w:rsidR="00766893" w:rsidRDefault="00766893" w:rsidP="00766893">
            <w:pPr>
              <w:pStyle w:val="XML1"/>
              <w:rPr>
                <w:ins w:id="11117" w:author="Thomas Dietz" w:date="2012-08-13T14:31:00Z"/>
              </w:rPr>
            </w:pPr>
            <w:ins w:id="11118" w:author="Thomas Dietz" w:date="2012-08-13T14:31:00Z">
              <w:r>
                <w:t xml:space="preserve">        This grouping specifies all properties of a queue</w:t>
              </w:r>
            </w:ins>
          </w:p>
          <w:p w14:paraId="4710023F" w14:textId="77777777" w:rsidR="00766893" w:rsidRDefault="00766893" w:rsidP="00766893">
            <w:pPr>
              <w:pStyle w:val="XML1"/>
              <w:rPr>
                <w:ins w:id="11119" w:author="Thomas Dietz" w:date="2012-08-13T14:31:00Z"/>
              </w:rPr>
            </w:pPr>
            <w:ins w:id="11120" w:author="Thomas Dietz" w:date="2012-08-13T14:31:00Z">
              <w:r>
                <w:t xml:space="preserve">        resource.</w:t>
              </w:r>
            </w:ins>
          </w:p>
          <w:p w14:paraId="4C3315A9" w14:textId="77777777" w:rsidR="00766893" w:rsidRDefault="00766893" w:rsidP="00766893">
            <w:pPr>
              <w:pStyle w:val="XML1"/>
              <w:rPr>
                <w:ins w:id="11121" w:author="Thomas Dietz" w:date="2012-08-13T14:31:00Z"/>
              </w:rPr>
            </w:pPr>
          </w:p>
          <w:p w14:paraId="5ED2C803" w14:textId="77777777" w:rsidR="00766893" w:rsidRDefault="00766893" w:rsidP="00766893">
            <w:pPr>
              <w:pStyle w:val="XML1"/>
              <w:rPr>
                <w:ins w:id="11122" w:author="Thomas Dietz" w:date="2012-08-13T14:31:00Z"/>
              </w:rPr>
            </w:pPr>
            <w:ins w:id="11123" w:author="Thomas Dietz" w:date="2012-08-13T14:31:00Z">
              <w:r>
                <w:t xml:space="preserve">        NETCONF &amp;lt;edit-config&amp;gt; operations MUST be implemented as </w:t>
              </w:r>
            </w:ins>
          </w:p>
          <w:p w14:paraId="57501034" w14:textId="77777777" w:rsidR="00766893" w:rsidRDefault="00766893" w:rsidP="00766893">
            <w:pPr>
              <w:pStyle w:val="XML1"/>
              <w:rPr>
                <w:ins w:id="11124" w:author="Thomas Dietz" w:date="2012-08-13T14:31:00Z"/>
              </w:rPr>
            </w:pPr>
            <w:ins w:id="11125" w:author="Thomas Dietz" w:date="2012-08-13T14:31:00Z">
              <w:r>
                <w:t xml:space="preserve">        follows: </w:t>
              </w:r>
            </w:ins>
          </w:p>
          <w:p w14:paraId="358A710F" w14:textId="77777777" w:rsidR="00766893" w:rsidRDefault="00766893" w:rsidP="00766893">
            <w:pPr>
              <w:pStyle w:val="XML1"/>
              <w:rPr>
                <w:ins w:id="11126" w:author="Thomas Dietz" w:date="2012-08-13T14:31:00Z"/>
              </w:rPr>
            </w:pPr>
          </w:p>
          <w:p w14:paraId="1B2021F2" w14:textId="77777777" w:rsidR="00766893" w:rsidRDefault="00766893" w:rsidP="00766893">
            <w:pPr>
              <w:pStyle w:val="XML1"/>
              <w:rPr>
                <w:ins w:id="11127" w:author="Thomas Dietz" w:date="2012-08-13T14:31:00Z"/>
              </w:rPr>
            </w:pPr>
            <w:ins w:id="11128" w:author="Thomas Dietz" w:date="2012-08-13T14:31:00Z">
              <w:r>
                <w:t xml:space="preserve">        * The 'resource-id' element of OFResoureType MUST be present</w:t>
              </w:r>
            </w:ins>
          </w:p>
          <w:p w14:paraId="3AC2FE0E" w14:textId="77777777" w:rsidR="00766893" w:rsidRDefault="00766893" w:rsidP="00766893">
            <w:pPr>
              <w:pStyle w:val="XML1"/>
              <w:rPr>
                <w:ins w:id="11129" w:author="Thomas Dietz" w:date="2012-08-13T14:31:00Z"/>
              </w:rPr>
            </w:pPr>
            <w:ins w:id="11130" w:author="Thomas Dietz" w:date="2012-08-13T14:31:00Z">
              <w:r>
                <w:t xml:space="preserve">        at all &amp;lt;edit-config&amp;gt; operations to identify the port.</w:t>
              </w:r>
            </w:ins>
          </w:p>
          <w:p w14:paraId="65994151" w14:textId="77777777" w:rsidR="00766893" w:rsidRDefault="00766893" w:rsidP="00766893">
            <w:pPr>
              <w:pStyle w:val="XML1"/>
              <w:rPr>
                <w:ins w:id="11131" w:author="Thomas Dietz" w:date="2012-08-13T14:31:00Z"/>
              </w:rPr>
            </w:pPr>
            <w:ins w:id="11132" w:author="Thomas Dietz" w:date="2012-08-13T14:31:00Z">
              <w:r>
                <w:t xml:space="preserve">        * If the operation is 'merge' or 'replace', the element is</w:t>
              </w:r>
            </w:ins>
          </w:p>
          <w:p w14:paraId="436B9F49" w14:textId="77777777" w:rsidR="00766893" w:rsidRDefault="00766893" w:rsidP="00766893">
            <w:pPr>
              <w:pStyle w:val="XML1"/>
              <w:rPr>
                <w:ins w:id="11133" w:author="Thomas Dietz" w:date="2012-08-13T14:31:00Z"/>
              </w:rPr>
            </w:pPr>
            <w:ins w:id="11134" w:author="Thomas Dietz" w:date="2012-08-13T14:31:00Z">
              <w:r>
                <w:t xml:space="preserve">        created if it does not exist, and its value is set to the</w:t>
              </w:r>
            </w:ins>
          </w:p>
          <w:p w14:paraId="12CA8BB7" w14:textId="77777777" w:rsidR="00766893" w:rsidRDefault="00766893" w:rsidP="00766893">
            <w:pPr>
              <w:pStyle w:val="XML1"/>
              <w:rPr>
                <w:ins w:id="11135" w:author="Thomas Dietz" w:date="2012-08-13T14:31:00Z"/>
              </w:rPr>
            </w:pPr>
            <w:ins w:id="11136" w:author="Thomas Dietz" w:date="2012-08-13T14:31:00Z">
              <w:r>
                <w:t xml:space="preserve">        value found in the XML RPC data.</w:t>
              </w:r>
            </w:ins>
          </w:p>
          <w:p w14:paraId="7F5E96EF" w14:textId="77777777" w:rsidR="00766893" w:rsidRDefault="00766893" w:rsidP="00766893">
            <w:pPr>
              <w:pStyle w:val="XML1"/>
              <w:rPr>
                <w:ins w:id="11137" w:author="Thomas Dietz" w:date="2012-08-13T14:31:00Z"/>
              </w:rPr>
            </w:pPr>
            <w:ins w:id="11138" w:author="Thomas Dietz" w:date="2012-08-13T14:31:00Z">
              <w:r>
                <w:t xml:space="preserve">        * If the operation is 'create', the element is created if it</w:t>
              </w:r>
            </w:ins>
          </w:p>
          <w:p w14:paraId="6AD15C83" w14:textId="77777777" w:rsidR="00766893" w:rsidRDefault="00766893" w:rsidP="00766893">
            <w:pPr>
              <w:pStyle w:val="XML1"/>
              <w:rPr>
                <w:ins w:id="11139" w:author="Thomas Dietz" w:date="2012-08-13T14:31:00Z"/>
              </w:rPr>
            </w:pPr>
            <w:ins w:id="11140" w:author="Thomas Dietz" w:date="2012-08-13T14:31:00Z">
              <w:r>
                <w:t xml:space="preserve">        does not exist. If the element already exists, a</w:t>
              </w:r>
            </w:ins>
          </w:p>
          <w:p w14:paraId="7CD6FA02" w14:textId="77777777" w:rsidR="00766893" w:rsidRDefault="00766893" w:rsidP="00766893">
            <w:pPr>
              <w:pStyle w:val="XML1"/>
              <w:rPr>
                <w:ins w:id="11141" w:author="Thomas Dietz" w:date="2012-08-13T14:31:00Z"/>
              </w:rPr>
            </w:pPr>
            <w:ins w:id="11142" w:author="Thomas Dietz" w:date="2012-08-13T14:31:00Z">
              <w:r>
                <w:t xml:space="preserve">        'data</w:t>
              </w:r>
              <w:r>
                <w:rPr>
                  <w:rFonts w:ascii="MS Mincho" w:eastAsia="MS Mincho" w:hAnsi="MS Mincho" w:cs="MS Mincho" w:hint="eastAsia"/>
                </w:rPr>
                <w:t>‑</w:t>
              </w:r>
              <w:r>
                <w:t>exists' error is returned.</w:t>
              </w:r>
            </w:ins>
          </w:p>
          <w:p w14:paraId="5E4218A2" w14:textId="77777777" w:rsidR="00766893" w:rsidRDefault="00766893" w:rsidP="00766893">
            <w:pPr>
              <w:pStyle w:val="XML1"/>
              <w:rPr>
                <w:ins w:id="11143" w:author="Thomas Dietz" w:date="2012-08-13T14:31:00Z"/>
              </w:rPr>
            </w:pPr>
            <w:ins w:id="11144" w:author="Thomas Dietz" w:date="2012-08-13T14:31:00Z">
              <w:r>
                <w:t xml:space="preserve">        * If the operation is 'delete', the element is deleted if it</w:t>
              </w:r>
            </w:ins>
          </w:p>
          <w:p w14:paraId="28B7ED13" w14:textId="77777777" w:rsidR="00766893" w:rsidRDefault="00766893" w:rsidP="00766893">
            <w:pPr>
              <w:pStyle w:val="XML1"/>
              <w:rPr>
                <w:ins w:id="11145" w:author="Thomas Dietz" w:date="2012-08-13T14:31:00Z"/>
              </w:rPr>
            </w:pPr>
            <w:ins w:id="11146" w:author="Thomas Dietz" w:date="2012-08-13T14:31:00Z">
              <w:r>
                <w:t xml:space="preserve">        exists. If the element does not exist, a 'data</w:t>
              </w:r>
              <w:r>
                <w:rPr>
                  <w:rFonts w:ascii="MS Mincho" w:eastAsia="MS Mincho" w:hAnsi="MS Mincho" w:cs="MS Mincho" w:hint="eastAsia"/>
                </w:rPr>
                <w:t>‑</w:t>
              </w:r>
              <w:r>
                <w:t>missing'</w:t>
              </w:r>
            </w:ins>
          </w:p>
          <w:p w14:paraId="330EACCC" w14:textId="77777777" w:rsidR="00766893" w:rsidRDefault="00766893" w:rsidP="00766893">
            <w:pPr>
              <w:pStyle w:val="XML1"/>
              <w:rPr>
                <w:ins w:id="11147" w:author="Thomas Dietz" w:date="2012-08-13T14:31:00Z"/>
              </w:rPr>
            </w:pPr>
            <w:ins w:id="11148" w:author="Thomas Dietz" w:date="2012-08-13T14:31:00Z">
              <w:r>
                <w:t xml:space="preserve">        error is returned.</w:t>
              </w:r>
            </w:ins>
          </w:p>
          <w:p w14:paraId="5507DF1B" w14:textId="77777777" w:rsidR="00766893" w:rsidRDefault="00766893" w:rsidP="00766893">
            <w:pPr>
              <w:pStyle w:val="XML1"/>
              <w:rPr>
                <w:ins w:id="11149" w:author="Thomas Dietz" w:date="2012-08-13T14:31:00Z"/>
              </w:rPr>
            </w:pPr>
            <w:ins w:id="11150" w:author="Thomas Dietz" w:date="2012-08-13T14:31:00Z">
              <w:r>
                <w:t xml:space="preserve">      &lt;/xs:documentation&gt;</w:t>
              </w:r>
            </w:ins>
          </w:p>
          <w:p w14:paraId="2A06F636" w14:textId="77777777" w:rsidR="00766893" w:rsidRDefault="00766893" w:rsidP="00766893">
            <w:pPr>
              <w:pStyle w:val="XML1"/>
              <w:rPr>
                <w:ins w:id="11151" w:author="Thomas Dietz" w:date="2012-08-13T14:31:00Z"/>
              </w:rPr>
            </w:pPr>
            <w:ins w:id="11152" w:author="Thomas Dietz" w:date="2012-08-13T14:31:00Z">
              <w:r>
                <w:t xml:space="preserve">    &lt;/xs:annotation&gt;</w:t>
              </w:r>
            </w:ins>
          </w:p>
          <w:p w14:paraId="68204291" w14:textId="77777777" w:rsidR="00766893" w:rsidRDefault="00766893" w:rsidP="00766893">
            <w:pPr>
              <w:pStyle w:val="XML1"/>
              <w:rPr>
                <w:ins w:id="11153" w:author="Thomas Dietz" w:date="2012-08-13T14:31:00Z"/>
              </w:rPr>
            </w:pPr>
          </w:p>
          <w:p w14:paraId="38A6A36C" w14:textId="77777777" w:rsidR="00766893" w:rsidRDefault="00766893" w:rsidP="00766893">
            <w:pPr>
              <w:pStyle w:val="XML1"/>
              <w:rPr>
                <w:ins w:id="11154" w:author="Thomas Dietz" w:date="2012-08-13T14:31:00Z"/>
              </w:rPr>
            </w:pPr>
            <w:ins w:id="11155" w:author="Thomas Dietz" w:date="2012-08-13T14:31:00Z">
              <w:r>
                <w:t xml:space="preserve">    &lt;xs:sequence&gt;</w:t>
              </w:r>
            </w:ins>
          </w:p>
          <w:p w14:paraId="6BD82B8A" w14:textId="77777777" w:rsidR="00766893" w:rsidRDefault="00766893" w:rsidP="00766893">
            <w:pPr>
              <w:pStyle w:val="XML1"/>
              <w:rPr>
                <w:ins w:id="11156" w:author="Thomas Dietz" w:date="2012-08-13T14:31:00Z"/>
              </w:rPr>
            </w:pPr>
            <w:ins w:id="11157" w:author="Thomas Dietz" w:date="2012-08-13T14:31:00Z">
              <w:r>
                <w:t xml:space="preserve">      &lt;xs:group ref="OFResourceType"/&gt;</w:t>
              </w:r>
            </w:ins>
          </w:p>
          <w:p w14:paraId="5F0B4E02" w14:textId="77777777" w:rsidR="00766893" w:rsidRDefault="00766893" w:rsidP="00766893">
            <w:pPr>
              <w:pStyle w:val="XML1"/>
              <w:rPr>
                <w:ins w:id="11158" w:author="Thomas Dietz" w:date="2012-08-13T14:31:00Z"/>
              </w:rPr>
            </w:pPr>
            <w:ins w:id="11159" w:author="Thomas Dietz" w:date="2012-08-13T14:31:00Z">
              <w:r>
                <w:t xml:space="preserve">      &lt;xs:element name="id"  type="xs:unsignedLong"&gt;</w:t>
              </w:r>
            </w:ins>
          </w:p>
          <w:p w14:paraId="4FBC8CC0" w14:textId="77777777" w:rsidR="00766893" w:rsidRDefault="00766893" w:rsidP="00766893">
            <w:pPr>
              <w:pStyle w:val="XML1"/>
              <w:rPr>
                <w:ins w:id="11160" w:author="Thomas Dietz" w:date="2012-08-13T14:31:00Z"/>
              </w:rPr>
            </w:pPr>
            <w:ins w:id="11161" w:author="Thomas Dietz" w:date="2012-08-13T14:31:00Z">
              <w:r>
                <w:t xml:space="preserve">        &lt;xs:annotation&gt;</w:t>
              </w:r>
            </w:ins>
          </w:p>
          <w:p w14:paraId="0F707C6B" w14:textId="77777777" w:rsidR="00766893" w:rsidRDefault="00766893" w:rsidP="00766893">
            <w:pPr>
              <w:pStyle w:val="XML1"/>
              <w:rPr>
                <w:ins w:id="11162" w:author="Thomas Dietz" w:date="2012-08-13T14:31:00Z"/>
              </w:rPr>
            </w:pPr>
            <w:ins w:id="11163" w:author="Thomas Dietz" w:date="2012-08-13T14:31:00Z">
              <w:r>
                <w:t xml:space="preserve">          &lt;xs:documentation&gt;</w:t>
              </w:r>
            </w:ins>
          </w:p>
          <w:p w14:paraId="6961C01A" w14:textId="77777777" w:rsidR="00766893" w:rsidRDefault="00766893" w:rsidP="00766893">
            <w:pPr>
              <w:pStyle w:val="XML1"/>
              <w:rPr>
                <w:ins w:id="11164" w:author="Thomas Dietz" w:date="2012-08-13T14:31:00Z"/>
              </w:rPr>
            </w:pPr>
            <w:ins w:id="11165" w:author="Thomas Dietz" w:date="2012-08-13T14:31:00Z">
              <w:r>
                <w:t xml:space="preserve">            This id identifies the OpenFlow Queue to </w:t>
              </w:r>
            </w:ins>
          </w:p>
          <w:p w14:paraId="66139E3A" w14:textId="77777777" w:rsidR="00766893" w:rsidRDefault="00766893" w:rsidP="00766893">
            <w:pPr>
              <w:pStyle w:val="XML1"/>
              <w:rPr>
                <w:ins w:id="11166" w:author="Thomas Dietz" w:date="2012-08-13T14:31:00Z"/>
              </w:rPr>
            </w:pPr>
            <w:ins w:id="11167" w:author="Thomas Dietz" w:date="2012-08-13T14:31:00Z">
              <w:r>
                <w:t xml:space="preserve">            OpenFlow Controllers. It is assigned to an OpenFlow Queue </w:t>
              </w:r>
            </w:ins>
          </w:p>
          <w:p w14:paraId="19AA0FC8" w14:textId="77777777" w:rsidR="00766893" w:rsidRDefault="00766893" w:rsidP="00766893">
            <w:pPr>
              <w:pStyle w:val="XML1"/>
              <w:rPr>
                <w:ins w:id="11168" w:author="Thomas Dietz" w:date="2012-08-13T14:31:00Z"/>
              </w:rPr>
            </w:pPr>
            <w:ins w:id="11169" w:author="Thomas Dietz" w:date="2012-08-13T14:31:00Z">
              <w:r>
                <w:t xml:space="preserve">            latest when the OpenFlow Queue is associated with and</w:t>
              </w:r>
            </w:ins>
          </w:p>
          <w:p w14:paraId="2C2C3709" w14:textId="77777777" w:rsidR="00766893" w:rsidRDefault="00766893" w:rsidP="00766893">
            <w:pPr>
              <w:pStyle w:val="XML1"/>
              <w:rPr>
                <w:ins w:id="11170" w:author="Thomas Dietz" w:date="2012-08-13T14:31:00Z"/>
              </w:rPr>
            </w:pPr>
            <w:ins w:id="11171" w:author="Thomas Dietz" w:date="2012-08-13T14:31:00Z">
              <w:r>
                <w:t xml:space="preserve">            OpenFlow Logical Switch.  If the OpenFlow Queue is</w:t>
              </w:r>
            </w:ins>
          </w:p>
          <w:p w14:paraId="374823C5" w14:textId="77777777" w:rsidR="00766893" w:rsidRDefault="00766893" w:rsidP="00766893">
            <w:pPr>
              <w:pStyle w:val="XML1"/>
              <w:rPr>
                <w:ins w:id="11172" w:author="Thomas Dietz" w:date="2012-08-13T14:31:00Z"/>
              </w:rPr>
            </w:pPr>
            <w:ins w:id="11173" w:author="Thomas Dietz" w:date="2012-08-13T14:31:00Z">
              <w:r>
                <w:t xml:space="preserve">            associated with an OpenFlow Logical Switch, this element</w:t>
              </w:r>
            </w:ins>
          </w:p>
          <w:p w14:paraId="65910BB0" w14:textId="77777777" w:rsidR="00766893" w:rsidRDefault="00766893" w:rsidP="00766893">
            <w:pPr>
              <w:pStyle w:val="XML1"/>
              <w:rPr>
                <w:ins w:id="11174" w:author="Thomas Dietz" w:date="2012-08-13T14:31:00Z"/>
              </w:rPr>
            </w:pPr>
            <w:ins w:id="11175" w:author="Thomas Dietz" w:date="2012-08-13T14:31:00Z">
              <w:r>
                <w:t xml:space="preserve">            MUST be unique within the context of the OpenFlow Logical</w:t>
              </w:r>
            </w:ins>
          </w:p>
          <w:p w14:paraId="087A57F3" w14:textId="77777777" w:rsidR="00766893" w:rsidRDefault="00766893" w:rsidP="00766893">
            <w:pPr>
              <w:pStyle w:val="XML1"/>
              <w:rPr>
                <w:ins w:id="11176" w:author="Thomas Dietz" w:date="2012-08-13T14:31:00Z"/>
              </w:rPr>
            </w:pPr>
            <w:ins w:id="11177" w:author="Thomas Dietz" w:date="2012-08-13T14:31:00Z">
              <w:r>
                <w:t xml:space="preserve">            Switch.  </w:t>
              </w:r>
            </w:ins>
          </w:p>
          <w:p w14:paraId="588CC62A" w14:textId="77777777" w:rsidR="00766893" w:rsidRDefault="00766893" w:rsidP="00766893">
            <w:pPr>
              <w:pStyle w:val="XML1"/>
              <w:rPr>
                <w:ins w:id="11178" w:author="Thomas Dietz" w:date="2012-08-13T14:31:00Z"/>
              </w:rPr>
            </w:pPr>
            <w:ins w:id="11179" w:author="Thomas Dietz" w:date="2012-08-13T14:31:00Z">
              <w:r>
                <w:t xml:space="preserve">                  </w:t>
              </w:r>
            </w:ins>
          </w:p>
          <w:p w14:paraId="2B9B1EA3" w14:textId="77777777" w:rsidR="00766893" w:rsidRDefault="00766893" w:rsidP="00766893">
            <w:pPr>
              <w:pStyle w:val="XML1"/>
              <w:rPr>
                <w:ins w:id="11180" w:author="Thomas Dietz" w:date="2012-08-13T14:31:00Z"/>
              </w:rPr>
            </w:pPr>
            <w:ins w:id="11181" w:author="Thomas Dietz" w:date="2012-08-13T14:31:00Z">
              <w:r>
                <w:t xml:space="preserve">            OpenFlow Capable Switch implementations may choose to</w:t>
              </w:r>
            </w:ins>
          </w:p>
          <w:p w14:paraId="78F323D6" w14:textId="77777777" w:rsidR="00766893" w:rsidRDefault="00766893" w:rsidP="00766893">
            <w:pPr>
              <w:pStyle w:val="XML1"/>
              <w:rPr>
                <w:ins w:id="11182" w:author="Thomas Dietz" w:date="2012-08-13T14:31:00Z"/>
              </w:rPr>
            </w:pPr>
            <w:ins w:id="11183" w:author="Thomas Dietz" w:date="2012-08-13T14:31:00Z">
              <w:r>
                <w:t xml:space="preserve">            assign values to OpenFlow Queues that are unique within the</w:t>
              </w:r>
            </w:ins>
          </w:p>
          <w:p w14:paraId="22B2B3AB" w14:textId="77777777" w:rsidR="00766893" w:rsidRDefault="00766893" w:rsidP="00766893">
            <w:pPr>
              <w:pStyle w:val="XML1"/>
              <w:rPr>
                <w:ins w:id="11184" w:author="Thomas Dietz" w:date="2012-08-13T14:31:00Z"/>
              </w:rPr>
            </w:pPr>
            <w:ins w:id="11185" w:author="Thomas Dietz" w:date="2012-08-13T14:31:00Z">
              <w:r>
                <w:t xml:space="preserve">            context of the OpenFlow Logical Switch.  These id can be</w:t>
              </w:r>
            </w:ins>
          </w:p>
          <w:p w14:paraId="3CA36264" w14:textId="77777777" w:rsidR="00766893" w:rsidRDefault="00766893" w:rsidP="00766893">
            <w:pPr>
              <w:pStyle w:val="XML1"/>
              <w:rPr>
                <w:ins w:id="11186" w:author="Thomas Dietz" w:date="2012-08-13T14:31:00Z"/>
              </w:rPr>
            </w:pPr>
            <w:ins w:id="11187" w:author="Thomas Dietz" w:date="2012-08-13T14:31:00Z">
              <w:r>
                <w:t xml:space="preserve">            used independent of assignments to OpenFlow Logical</w:t>
              </w:r>
            </w:ins>
          </w:p>
          <w:p w14:paraId="630263CD" w14:textId="77777777" w:rsidR="00766893" w:rsidRDefault="00766893" w:rsidP="00766893">
            <w:pPr>
              <w:pStyle w:val="XML1"/>
              <w:rPr>
                <w:ins w:id="11188" w:author="Thomas Dietz" w:date="2012-08-13T14:31:00Z"/>
              </w:rPr>
            </w:pPr>
            <w:ins w:id="11189" w:author="Thomas Dietz" w:date="2012-08-13T14:31:00Z">
              <w:r>
                <w:t xml:space="preserve">            Switches. </w:t>
              </w:r>
            </w:ins>
          </w:p>
          <w:p w14:paraId="6DBBA8A1" w14:textId="77777777" w:rsidR="00766893" w:rsidRDefault="00766893" w:rsidP="00766893">
            <w:pPr>
              <w:pStyle w:val="XML1"/>
              <w:rPr>
                <w:ins w:id="11190" w:author="Thomas Dietz" w:date="2012-08-13T14:31:00Z"/>
              </w:rPr>
            </w:pPr>
            <w:ins w:id="11191" w:author="Thomas Dietz" w:date="2012-08-13T14:31:00Z">
              <w:r>
                <w:lastRenderedPageBreak/>
                <w:t xml:space="preserve">                  </w:t>
              </w:r>
            </w:ins>
          </w:p>
          <w:p w14:paraId="53411DAD" w14:textId="77777777" w:rsidR="00766893" w:rsidRDefault="00766893" w:rsidP="00766893">
            <w:pPr>
              <w:pStyle w:val="XML1"/>
              <w:rPr>
                <w:ins w:id="11192" w:author="Thomas Dietz" w:date="2012-08-13T14:31:00Z"/>
              </w:rPr>
            </w:pPr>
            <w:ins w:id="11193" w:author="Thomas Dietz" w:date="2012-08-13T14:31:00Z">
              <w:r>
                <w:t xml:space="preserve">            Other implementations may assign values to this element</w:t>
              </w:r>
            </w:ins>
          </w:p>
          <w:p w14:paraId="041C52FD" w14:textId="77777777" w:rsidR="00766893" w:rsidRDefault="00766893" w:rsidP="00766893">
            <w:pPr>
              <w:pStyle w:val="XML1"/>
              <w:rPr>
                <w:ins w:id="11194" w:author="Thomas Dietz" w:date="2012-08-13T14:31:00Z"/>
              </w:rPr>
            </w:pPr>
            <w:ins w:id="11195" w:author="Thomas Dietz" w:date="2012-08-13T14:31:00Z">
              <w:r>
                <w:t xml:space="preserve">            only if the OpenFlow Queue is assigned to an OpenFlow</w:t>
              </w:r>
            </w:ins>
          </w:p>
          <w:p w14:paraId="4DA85EEB" w14:textId="77777777" w:rsidR="00766893" w:rsidRDefault="00766893" w:rsidP="00766893">
            <w:pPr>
              <w:pStyle w:val="XML1"/>
              <w:rPr>
                <w:ins w:id="11196" w:author="Thomas Dietz" w:date="2012-08-13T14:31:00Z"/>
              </w:rPr>
            </w:pPr>
            <w:ins w:id="11197" w:author="Thomas Dietz" w:date="2012-08-13T14:31:00Z">
              <w:r>
                <w:t xml:space="preserve">            Logical Switch.  If no value is currently assigned to this</w:t>
              </w:r>
            </w:ins>
          </w:p>
          <w:p w14:paraId="4F4E4140" w14:textId="77777777" w:rsidR="00766893" w:rsidRDefault="00766893" w:rsidP="00766893">
            <w:pPr>
              <w:pStyle w:val="XML1"/>
              <w:rPr>
                <w:ins w:id="11198" w:author="Thomas Dietz" w:date="2012-08-13T14:31:00Z"/>
              </w:rPr>
            </w:pPr>
            <w:ins w:id="11199" w:author="Thomas Dietz" w:date="2012-08-13T14:31:00Z">
              <w:r>
                <w:t xml:space="preserve">            element then this element MUST NOT be included in replies</w:t>
              </w:r>
            </w:ins>
          </w:p>
          <w:p w14:paraId="082A12F7" w14:textId="77777777" w:rsidR="00766893" w:rsidRDefault="00766893" w:rsidP="00766893">
            <w:pPr>
              <w:pStyle w:val="XML1"/>
              <w:rPr>
                <w:ins w:id="11200" w:author="Thomas Dietz" w:date="2012-08-13T14:31:00Z"/>
              </w:rPr>
            </w:pPr>
            <w:ins w:id="11201" w:author="Thomas Dietz" w:date="2012-08-13T14:31:00Z">
              <w:r>
                <w:t xml:space="preserve">            to NETCONF &amp;lt;get&amp;gt; requests. Since this element is not</w:t>
              </w:r>
            </w:ins>
          </w:p>
          <w:p w14:paraId="5126319F" w14:textId="77777777" w:rsidR="00766893" w:rsidRDefault="00766893" w:rsidP="00766893">
            <w:pPr>
              <w:pStyle w:val="XML1"/>
              <w:rPr>
                <w:ins w:id="11202" w:author="Thomas Dietz" w:date="2012-08-13T14:31:00Z"/>
              </w:rPr>
            </w:pPr>
            <w:ins w:id="11203" w:author="Thomas Dietz" w:date="2012-08-13T14:31:00Z">
              <w:r>
                <w:t xml:space="preserve">            configurable with the NETCONF protocol it MUST NOT be</w:t>
              </w:r>
            </w:ins>
          </w:p>
          <w:p w14:paraId="414A7AD3" w14:textId="77777777" w:rsidR="00766893" w:rsidRDefault="00766893" w:rsidP="00766893">
            <w:pPr>
              <w:pStyle w:val="XML1"/>
              <w:rPr>
                <w:ins w:id="11204" w:author="Thomas Dietz" w:date="2012-08-13T14:31:00Z"/>
              </w:rPr>
            </w:pPr>
            <w:ins w:id="11205" w:author="Thomas Dietz" w:date="2012-08-13T14:31:00Z">
              <w:r>
                <w:t xml:space="preserve">            included in replies to NETCONF &amp;lt;get-config&amp;gt; requests.</w:t>
              </w:r>
            </w:ins>
          </w:p>
          <w:p w14:paraId="6156D73A" w14:textId="77777777" w:rsidR="00766893" w:rsidRDefault="00766893" w:rsidP="00766893">
            <w:pPr>
              <w:pStyle w:val="XML1"/>
              <w:rPr>
                <w:ins w:id="11206" w:author="Thomas Dietz" w:date="2012-08-13T14:31:00Z"/>
              </w:rPr>
            </w:pPr>
            <w:ins w:id="11207" w:author="Thomas Dietz" w:date="2012-08-13T14:31:00Z">
              <w:r>
                <w:t xml:space="preserve">          &lt;/xs:documentation&gt;</w:t>
              </w:r>
            </w:ins>
          </w:p>
          <w:p w14:paraId="5B8BBF75" w14:textId="77777777" w:rsidR="00766893" w:rsidRDefault="00766893" w:rsidP="00766893">
            <w:pPr>
              <w:pStyle w:val="XML1"/>
              <w:rPr>
                <w:ins w:id="11208" w:author="Thomas Dietz" w:date="2012-08-13T14:31:00Z"/>
              </w:rPr>
            </w:pPr>
            <w:ins w:id="11209" w:author="Thomas Dietz" w:date="2012-08-13T14:31:00Z">
              <w:r>
                <w:t xml:space="preserve">        &lt;/xs:annotation&gt;</w:t>
              </w:r>
            </w:ins>
          </w:p>
          <w:p w14:paraId="1B3CE138" w14:textId="77777777" w:rsidR="00766893" w:rsidRDefault="00766893" w:rsidP="00766893">
            <w:pPr>
              <w:pStyle w:val="XML1"/>
              <w:rPr>
                <w:ins w:id="11210" w:author="Thomas Dietz" w:date="2012-08-13T14:31:00Z"/>
              </w:rPr>
            </w:pPr>
            <w:ins w:id="11211" w:author="Thomas Dietz" w:date="2012-08-13T14:31:00Z">
              <w:r>
                <w:t xml:space="preserve">      &lt;/xs:element&gt;</w:t>
              </w:r>
            </w:ins>
          </w:p>
          <w:p w14:paraId="0998E289" w14:textId="77777777" w:rsidR="00766893" w:rsidRDefault="00766893" w:rsidP="00766893">
            <w:pPr>
              <w:pStyle w:val="XML1"/>
              <w:rPr>
                <w:ins w:id="11212" w:author="Thomas Dietz" w:date="2012-08-13T14:31:00Z"/>
              </w:rPr>
            </w:pPr>
            <w:ins w:id="11213" w:author="Thomas Dietz" w:date="2012-08-13T14:31:00Z">
              <w:r>
                <w:t xml:space="preserve">      &lt;xs:element name="port"&gt;</w:t>
              </w:r>
            </w:ins>
          </w:p>
          <w:p w14:paraId="4937564B" w14:textId="77777777" w:rsidR="00766893" w:rsidRDefault="00766893" w:rsidP="00766893">
            <w:pPr>
              <w:pStyle w:val="XML1"/>
              <w:rPr>
                <w:ins w:id="11214" w:author="Thomas Dietz" w:date="2012-08-13T14:31:00Z"/>
              </w:rPr>
            </w:pPr>
            <w:ins w:id="11215" w:author="Thomas Dietz" w:date="2012-08-13T14:31:00Z">
              <w:r>
                <w:t xml:space="preserve">        &lt;xs:annotation&gt;</w:t>
              </w:r>
            </w:ins>
          </w:p>
          <w:p w14:paraId="6AF661BF" w14:textId="77777777" w:rsidR="00766893" w:rsidRDefault="00766893" w:rsidP="00766893">
            <w:pPr>
              <w:pStyle w:val="XML1"/>
              <w:rPr>
                <w:ins w:id="11216" w:author="Thomas Dietz" w:date="2012-08-13T14:31:00Z"/>
              </w:rPr>
            </w:pPr>
            <w:ins w:id="11217" w:author="Thomas Dietz" w:date="2012-08-13T14:31:00Z">
              <w:r>
                <w:t xml:space="preserve">          &lt;xs:documentation&gt;</w:t>
              </w:r>
            </w:ins>
          </w:p>
          <w:p w14:paraId="0910C8D0" w14:textId="77777777" w:rsidR="00766893" w:rsidRDefault="00766893" w:rsidP="00766893">
            <w:pPr>
              <w:pStyle w:val="XML1"/>
              <w:rPr>
                <w:ins w:id="11218" w:author="Thomas Dietz" w:date="2012-08-13T14:31:00Z"/>
              </w:rPr>
            </w:pPr>
            <w:ins w:id="11219" w:author="Thomas Dietz" w:date="2012-08-13T14:31:00Z">
              <w:r>
                <w:t xml:space="preserve">            Reference to port resources in the Capable</w:t>
              </w:r>
            </w:ins>
          </w:p>
          <w:p w14:paraId="63F480BE" w14:textId="77777777" w:rsidR="00766893" w:rsidRDefault="00766893" w:rsidP="00766893">
            <w:pPr>
              <w:pStyle w:val="XML1"/>
              <w:rPr>
                <w:ins w:id="11220" w:author="Thomas Dietz" w:date="2012-08-13T14:31:00Z"/>
              </w:rPr>
            </w:pPr>
            <w:ins w:id="11221" w:author="Thomas Dietz" w:date="2012-08-13T14:31:00Z">
              <w:r>
                <w:t xml:space="preserve">            Switch.</w:t>
              </w:r>
            </w:ins>
          </w:p>
          <w:p w14:paraId="35FBE72B" w14:textId="77777777" w:rsidR="00766893" w:rsidRDefault="00766893" w:rsidP="00766893">
            <w:pPr>
              <w:pStyle w:val="XML1"/>
              <w:rPr>
                <w:ins w:id="11222" w:author="Thomas Dietz" w:date="2012-08-13T14:31:00Z"/>
              </w:rPr>
            </w:pPr>
            <w:ins w:id="11223" w:author="Thomas Dietz" w:date="2012-08-13T14:31:00Z">
              <w:r>
                <w:t xml:space="preserve">                  </w:t>
              </w:r>
            </w:ins>
          </w:p>
          <w:p w14:paraId="1BE036EA" w14:textId="77777777" w:rsidR="00766893" w:rsidRDefault="00766893" w:rsidP="00766893">
            <w:pPr>
              <w:pStyle w:val="XML1"/>
              <w:rPr>
                <w:ins w:id="11224" w:author="Thomas Dietz" w:date="2012-08-13T14:31:00Z"/>
              </w:rPr>
            </w:pPr>
            <w:ins w:id="11225" w:author="Thomas Dietz" w:date="2012-08-13T14:31:00Z">
              <w:r>
                <w:t xml:space="preserve">            This element associates an OpenFlow Queue with an OpenFlow </w:t>
              </w:r>
            </w:ins>
          </w:p>
          <w:p w14:paraId="03A75DC4" w14:textId="77777777" w:rsidR="00766893" w:rsidRDefault="00766893" w:rsidP="00766893">
            <w:pPr>
              <w:pStyle w:val="XML1"/>
              <w:rPr>
                <w:ins w:id="11226" w:author="Thomas Dietz" w:date="2012-08-13T14:31:00Z"/>
              </w:rPr>
            </w:pPr>
            <w:ins w:id="11227" w:author="Thomas Dietz" w:date="2012-08-13T14:31:00Z">
              <w:r>
                <w:t xml:space="preserve">            Port. If the OpenFlow Queue is associated with an OpenFlow </w:t>
              </w:r>
            </w:ins>
          </w:p>
          <w:p w14:paraId="46C4E8DE" w14:textId="77777777" w:rsidR="00766893" w:rsidRDefault="00766893" w:rsidP="00766893">
            <w:pPr>
              <w:pStyle w:val="XML1"/>
              <w:rPr>
                <w:ins w:id="11228" w:author="Thomas Dietz" w:date="2012-08-13T14:31:00Z"/>
              </w:rPr>
            </w:pPr>
            <w:ins w:id="11229" w:author="Thomas Dietz" w:date="2012-08-13T14:31:00Z">
              <w:r>
                <w:t xml:space="preserve">            Logical Switch S and this element is present, then it MUST </w:t>
              </w:r>
            </w:ins>
          </w:p>
          <w:p w14:paraId="0B265D20" w14:textId="77777777" w:rsidR="00766893" w:rsidRDefault="00766893" w:rsidP="00766893">
            <w:pPr>
              <w:pStyle w:val="XML1"/>
              <w:rPr>
                <w:ins w:id="11230" w:author="Thomas Dietz" w:date="2012-08-13T14:31:00Z"/>
              </w:rPr>
            </w:pPr>
            <w:ins w:id="11231" w:author="Thomas Dietz" w:date="2012-08-13T14:31:00Z">
              <w:r>
                <w:t xml:space="preserve">            be set to the value of element resource-id of an OpenFlow</w:t>
              </w:r>
            </w:ins>
          </w:p>
          <w:p w14:paraId="59CF4B3F" w14:textId="77777777" w:rsidR="00766893" w:rsidRDefault="00766893" w:rsidP="00766893">
            <w:pPr>
              <w:pStyle w:val="XML1"/>
              <w:rPr>
                <w:ins w:id="11232" w:author="Thomas Dietz" w:date="2012-08-13T14:31:00Z"/>
              </w:rPr>
            </w:pPr>
            <w:ins w:id="11233" w:author="Thomas Dietz" w:date="2012-08-13T14:31:00Z">
              <w:r>
                <w:t xml:space="preserve">            Port which is associated with the OpenFlow Logical Switch</w:t>
              </w:r>
            </w:ins>
          </w:p>
          <w:p w14:paraId="008699B1" w14:textId="77777777" w:rsidR="00766893" w:rsidRDefault="00766893" w:rsidP="00766893">
            <w:pPr>
              <w:pStyle w:val="XML1"/>
              <w:rPr>
                <w:ins w:id="11234" w:author="Thomas Dietz" w:date="2012-08-13T14:31:00Z"/>
              </w:rPr>
            </w:pPr>
            <w:ins w:id="11235" w:author="Thomas Dietz" w:date="2012-08-13T14:31:00Z">
              <w:r>
                <w:t xml:space="preserve">            S.</w:t>
              </w:r>
            </w:ins>
          </w:p>
          <w:p w14:paraId="46C2BAB2" w14:textId="77777777" w:rsidR="00766893" w:rsidRDefault="00766893" w:rsidP="00766893">
            <w:pPr>
              <w:pStyle w:val="XML1"/>
              <w:rPr>
                <w:ins w:id="11236" w:author="Thomas Dietz" w:date="2012-08-13T14:31:00Z"/>
              </w:rPr>
            </w:pPr>
          </w:p>
          <w:p w14:paraId="37811CA0" w14:textId="77777777" w:rsidR="00766893" w:rsidRDefault="00766893" w:rsidP="00766893">
            <w:pPr>
              <w:pStyle w:val="XML1"/>
              <w:rPr>
                <w:ins w:id="11237" w:author="Thomas Dietz" w:date="2012-08-13T14:31:00Z"/>
              </w:rPr>
            </w:pPr>
            <w:ins w:id="11238" w:author="Thomas Dietz" w:date="2012-08-13T14:31:00Z">
              <w:r>
                <w:t xml:space="preserve">            The element MUST refer to an element at the following path:</w:t>
              </w:r>
            </w:ins>
          </w:p>
          <w:p w14:paraId="6F3402E2" w14:textId="77777777" w:rsidR="00766893" w:rsidRDefault="00766893" w:rsidP="00766893">
            <w:pPr>
              <w:pStyle w:val="XML1"/>
              <w:rPr>
                <w:ins w:id="11239" w:author="Thomas Dietz" w:date="2012-08-13T14:31:00Z"/>
              </w:rPr>
            </w:pPr>
            <w:ins w:id="11240" w:author="Thomas Dietz" w:date="2012-08-13T14:31:00Z">
              <w:r>
                <w:t xml:space="preserve">            /capable-switch/resources/port/resource-id</w:t>
              </w:r>
            </w:ins>
          </w:p>
          <w:p w14:paraId="395F935C" w14:textId="77777777" w:rsidR="00766893" w:rsidRDefault="00766893" w:rsidP="00766893">
            <w:pPr>
              <w:pStyle w:val="XML1"/>
              <w:rPr>
                <w:ins w:id="11241" w:author="Thomas Dietz" w:date="2012-08-13T14:31:00Z"/>
              </w:rPr>
            </w:pPr>
            <w:ins w:id="11242" w:author="Thomas Dietz" w:date="2012-08-13T14:31:00Z">
              <w:r>
                <w:t xml:space="preserve">          &lt;/xs:documentation&gt;</w:t>
              </w:r>
            </w:ins>
          </w:p>
          <w:p w14:paraId="22A5029F" w14:textId="77777777" w:rsidR="00766893" w:rsidRDefault="00766893" w:rsidP="00766893">
            <w:pPr>
              <w:pStyle w:val="XML1"/>
              <w:rPr>
                <w:ins w:id="11243" w:author="Thomas Dietz" w:date="2012-08-13T14:31:00Z"/>
              </w:rPr>
            </w:pPr>
            <w:ins w:id="11244" w:author="Thomas Dietz" w:date="2012-08-13T14:31:00Z">
              <w:r>
                <w:t xml:space="preserve">        &lt;/xs:annotation&gt;</w:t>
              </w:r>
            </w:ins>
          </w:p>
          <w:p w14:paraId="2F624B34" w14:textId="77777777" w:rsidR="00766893" w:rsidRDefault="00766893" w:rsidP="00766893">
            <w:pPr>
              <w:pStyle w:val="XML1"/>
              <w:rPr>
                <w:ins w:id="11245" w:author="Thomas Dietz" w:date="2012-08-13T14:31:00Z"/>
              </w:rPr>
            </w:pPr>
            <w:ins w:id="11246" w:author="Thomas Dietz" w:date="2012-08-13T14:31:00Z">
              <w:r>
                <w:t xml:space="preserve">        &lt;xs:simpleType&gt;</w:t>
              </w:r>
            </w:ins>
          </w:p>
          <w:p w14:paraId="68EBE1A1" w14:textId="77777777" w:rsidR="00766893" w:rsidRDefault="00766893" w:rsidP="00766893">
            <w:pPr>
              <w:pStyle w:val="XML1"/>
              <w:rPr>
                <w:ins w:id="11247" w:author="Thomas Dietz" w:date="2012-08-13T14:31:00Z"/>
              </w:rPr>
            </w:pPr>
            <w:ins w:id="11248" w:author="Thomas Dietz" w:date="2012-08-13T14:31:00Z">
              <w:r>
                <w:t xml:space="preserve">          &lt;xs:restriction base="inet:uri"&gt;</w:t>
              </w:r>
            </w:ins>
          </w:p>
          <w:p w14:paraId="3C3BD23A" w14:textId="77777777" w:rsidR="00766893" w:rsidRDefault="00766893" w:rsidP="00766893">
            <w:pPr>
              <w:pStyle w:val="XML1"/>
              <w:rPr>
                <w:ins w:id="11249" w:author="Thomas Dietz" w:date="2012-08-13T14:31:00Z"/>
              </w:rPr>
            </w:pPr>
            <w:ins w:id="11250" w:author="Thomas Dietz" w:date="2012-08-13T14:31:00Z">
              <w:r>
                <w:t xml:space="preserve">          &lt;/xs:restriction&gt;</w:t>
              </w:r>
            </w:ins>
          </w:p>
          <w:p w14:paraId="5DFCD4C2" w14:textId="77777777" w:rsidR="00766893" w:rsidRDefault="00766893" w:rsidP="00766893">
            <w:pPr>
              <w:pStyle w:val="XML1"/>
              <w:rPr>
                <w:ins w:id="11251" w:author="Thomas Dietz" w:date="2012-08-13T14:31:00Z"/>
              </w:rPr>
            </w:pPr>
            <w:ins w:id="11252" w:author="Thomas Dietz" w:date="2012-08-13T14:31:00Z">
              <w:r>
                <w:t xml:space="preserve">        &lt;/xs:simpleType&gt;</w:t>
              </w:r>
            </w:ins>
          </w:p>
          <w:p w14:paraId="477B0093" w14:textId="77777777" w:rsidR="00766893" w:rsidRDefault="00766893" w:rsidP="00766893">
            <w:pPr>
              <w:pStyle w:val="XML1"/>
              <w:rPr>
                <w:ins w:id="11253" w:author="Thomas Dietz" w:date="2012-08-13T14:31:00Z"/>
              </w:rPr>
            </w:pPr>
            <w:ins w:id="11254" w:author="Thomas Dietz" w:date="2012-08-13T14:31:00Z">
              <w:r>
                <w:t xml:space="preserve">      &lt;/xs:element&gt;</w:t>
              </w:r>
            </w:ins>
          </w:p>
          <w:p w14:paraId="54D1E908" w14:textId="77777777" w:rsidR="00766893" w:rsidRDefault="00766893" w:rsidP="00766893">
            <w:pPr>
              <w:pStyle w:val="XML1"/>
              <w:rPr>
                <w:ins w:id="11255" w:author="Thomas Dietz" w:date="2012-08-13T14:31:00Z"/>
              </w:rPr>
            </w:pPr>
            <w:ins w:id="11256" w:author="Thomas Dietz" w:date="2012-08-13T14:31:00Z">
              <w:r>
                <w:t xml:space="preserve">      &lt;xs:element name="properties"&gt;</w:t>
              </w:r>
            </w:ins>
          </w:p>
          <w:p w14:paraId="13E5CBC0" w14:textId="77777777" w:rsidR="00766893" w:rsidRDefault="00766893" w:rsidP="00766893">
            <w:pPr>
              <w:pStyle w:val="XML1"/>
              <w:rPr>
                <w:ins w:id="11257" w:author="Thomas Dietz" w:date="2012-08-13T14:31:00Z"/>
              </w:rPr>
            </w:pPr>
            <w:ins w:id="11258" w:author="Thomas Dietz" w:date="2012-08-13T14:31:00Z">
              <w:r>
                <w:t xml:space="preserve">        &lt;xs:annotation&gt;</w:t>
              </w:r>
            </w:ins>
          </w:p>
          <w:p w14:paraId="71C6312E" w14:textId="77777777" w:rsidR="00766893" w:rsidRDefault="00766893" w:rsidP="00766893">
            <w:pPr>
              <w:pStyle w:val="XML1"/>
              <w:rPr>
                <w:ins w:id="11259" w:author="Thomas Dietz" w:date="2012-08-13T14:31:00Z"/>
              </w:rPr>
            </w:pPr>
            <w:ins w:id="11260" w:author="Thomas Dietz" w:date="2012-08-13T14:31:00Z">
              <w:r>
                <w:t xml:space="preserve">          &lt;xs:documentation&gt;</w:t>
              </w:r>
            </w:ins>
          </w:p>
          <w:p w14:paraId="5B59A6E6" w14:textId="77777777" w:rsidR="00766893" w:rsidRDefault="00766893" w:rsidP="00766893">
            <w:pPr>
              <w:pStyle w:val="XML1"/>
              <w:rPr>
                <w:ins w:id="11261" w:author="Thomas Dietz" w:date="2012-08-13T14:31:00Z"/>
              </w:rPr>
            </w:pPr>
            <w:ins w:id="11262" w:author="Thomas Dietz" w:date="2012-08-13T14:31:00Z">
              <w:r>
                <w:t xml:space="preserve">            The queue properties currently configured.</w:t>
              </w:r>
            </w:ins>
          </w:p>
          <w:p w14:paraId="1964A2B1" w14:textId="77777777" w:rsidR="00766893" w:rsidRDefault="00766893" w:rsidP="00766893">
            <w:pPr>
              <w:pStyle w:val="XML1"/>
              <w:rPr>
                <w:ins w:id="11263" w:author="Thomas Dietz" w:date="2012-08-13T14:31:00Z"/>
              </w:rPr>
            </w:pPr>
            <w:ins w:id="11264" w:author="Thomas Dietz" w:date="2012-08-13T14:31:00Z">
              <w:r>
                <w:t xml:space="preserve">          &lt;/xs:documentation&gt;</w:t>
              </w:r>
            </w:ins>
          </w:p>
          <w:p w14:paraId="44C231AC" w14:textId="77777777" w:rsidR="00766893" w:rsidRDefault="00766893" w:rsidP="00766893">
            <w:pPr>
              <w:pStyle w:val="XML1"/>
              <w:rPr>
                <w:ins w:id="11265" w:author="Thomas Dietz" w:date="2012-08-13T14:31:00Z"/>
              </w:rPr>
            </w:pPr>
            <w:ins w:id="11266" w:author="Thomas Dietz" w:date="2012-08-13T14:31:00Z">
              <w:r>
                <w:t xml:space="preserve">        &lt;/xs:annotation&gt;</w:t>
              </w:r>
            </w:ins>
          </w:p>
          <w:p w14:paraId="68F8775D" w14:textId="77777777" w:rsidR="00766893" w:rsidRDefault="00766893" w:rsidP="00766893">
            <w:pPr>
              <w:pStyle w:val="XML1"/>
              <w:rPr>
                <w:ins w:id="11267" w:author="Thomas Dietz" w:date="2012-08-13T14:31:00Z"/>
              </w:rPr>
            </w:pPr>
            <w:ins w:id="11268" w:author="Thomas Dietz" w:date="2012-08-13T14:31:00Z">
              <w:r>
                <w:t xml:space="preserve">        &lt;xs:complexType&gt;</w:t>
              </w:r>
            </w:ins>
          </w:p>
          <w:p w14:paraId="1F08097F" w14:textId="77777777" w:rsidR="00766893" w:rsidRDefault="00766893" w:rsidP="00766893">
            <w:pPr>
              <w:pStyle w:val="XML1"/>
              <w:rPr>
                <w:ins w:id="11269" w:author="Thomas Dietz" w:date="2012-08-13T14:31:00Z"/>
              </w:rPr>
            </w:pPr>
            <w:ins w:id="11270" w:author="Thomas Dietz" w:date="2012-08-13T14:31:00Z">
              <w:r>
                <w:t xml:space="preserve">          &lt;xs:sequence&gt;</w:t>
              </w:r>
            </w:ins>
          </w:p>
          <w:p w14:paraId="12611765" w14:textId="77777777" w:rsidR="00766893" w:rsidRDefault="00766893" w:rsidP="00766893">
            <w:pPr>
              <w:pStyle w:val="XML1"/>
              <w:rPr>
                <w:ins w:id="11271" w:author="Thomas Dietz" w:date="2012-08-13T14:31:00Z"/>
              </w:rPr>
            </w:pPr>
            <w:ins w:id="11272" w:author="Thomas Dietz" w:date="2012-08-13T14:31:00Z">
              <w:r>
                <w:t xml:space="preserve">            &lt;xs:element name="min-rate" minOccurs="0"  type="OFTenthOfAPercentType"&gt;</w:t>
              </w:r>
            </w:ins>
          </w:p>
          <w:p w14:paraId="31CB3165" w14:textId="77777777" w:rsidR="00766893" w:rsidRDefault="00766893" w:rsidP="00766893">
            <w:pPr>
              <w:pStyle w:val="XML1"/>
              <w:rPr>
                <w:ins w:id="11273" w:author="Thomas Dietz" w:date="2012-08-13T14:31:00Z"/>
              </w:rPr>
            </w:pPr>
            <w:ins w:id="11274" w:author="Thomas Dietz" w:date="2012-08-13T14:31:00Z">
              <w:r>
                <w:t xml:space="preserve">              &lt;xs:annotation&gt;</w:t>
              </w:r>
            </w:ins>
          </w:p>
          <w:p w14:paraId="5B32AFE7" w14:textId="77777777" w:rsidR="00766893" w:rsidRDefault="00766893" w:rsidP="00766893">
            <w:pPr>
              <w:pStyle w:val="XML1"/>
              <w:rPr>
                <w:ins w:id="11275" w:author="Thomas Dietz" w:date="2012-08-13T14:31:00Z"/>
              </w:rPr>
            </w:pPr>
            <w:ins w:id="11276" w:author="Thomas Dietz" w:date="2012-08-13T14:31:00Z">
              <w:r>
                <w:t xml:space="preserve">                &lt;xs:documentation&gt;</w:t>
              </w:r>
            </w:ins>
          </w:p>
          <w:p w14:paraId="4293244F" w14:textId="77777777" w:rsidR="00766893" w:rsidRDefault="00766893" w:rsidP="00766893">
            <w:pPr>
              <w:pStyle w:val="XML1"/>
              <w:rPr>
                <w:ins w:id="11277" w:author="Thomas Dietz" w:date="2012-08-13T14:31:00Z"/>
              </w:rPr>
            </w:pPr>
            <w:ins w:id="11278" w:author="Thomas Dietz" w:date="2012-08-13T14:31:00Z">
              <w:r>
                <w:t xml:space="preserve">                  The minimal rate that is reserved for this</w:t>
              </w:r>
            </w:ins>
          </w:p>
          <w:p w14:paraId="21E4BA0D" w14:textId="77777777" w:rsidR="00766893" w:rsidRDefault="00766893" w:rsidP="00766893">
            <w:pPr>
              <w:pStyle w:val="XML1"/>
              <w:rPr>
                <w:ins w:id="11279" w:author="Thomas Dietz" w:date="2012-08-13T14:31:00Z"/>
              </w:rPr>
            </w:pPr>
            <w:ins w:id="11280" w:author="Thomas Dietz" w:date="2012-08-13T14:31:00Z">
              <w:r>
                <w:t xml:space="preserve">                  queue in 1/10 of a percent of the actual rate.</w:t>
              </w:r>
            </w:ins>
          </w:p>
          <w:p w14:paraId="5EC245E9" w14:textId="77777777" w:rsidR="00766893" w:rsidRDefault="00766893" w:rsidP="00766893">
            <w:pPr>
              <w:pStyle w:val="XML1"/>
              <w:rPr>
                <w:ins w:id="11281" w:author="Thomas Dietz" w:date="2012-08-13T14:31:00Z"/>
              </w:rPr>
            </w:pPr>
          </w:p>
          <w:p w14:paraId="5E00D688" w14:textId="77777777" w:rsidR="00766893" w:rsidRDefault="00766893" w:rsidP="00766893">
            <w:pPr>
              <w:pStyle w:val="XML1"/>
              <w:rPr>
                <w:ins w:id="11282" w:author="Thomas Dietz" w:date="2012-08-13T14:31:00Z"/>
              </w:rPr>
            </w:pPr>
            <w:ins w:id="11283" w:author="Thomas Dietz" w:date="2012-08-13T14:31:00Z">
              <w:r>
                <w:t xml:space="preserve">                  This element is optional. If not present a min-rate is</w:t>
              </w:r>
            </w:ins>
          </w:p>
          <w:p w14:paraId="613305E8" w14:textId="77777777" w:rsidR="00766893" w:rsidRDefault="00766893" w:rsidP="00766893">
            <w:pPr>
              <w:pStyle w:val="XML1"/>
              <w:rPr>
                <w:ins w:id="11284" w:author="Thomas Dietz" w:date="2012-08-13T14:31:00Z"/>
              </w:rPr>
            </w:pPr>
            <w:ins w:id="11285" w:author="Thomas Dietz" w:date="2012-08-13T14:31:00Z">
              <w:r>
                <w:t xml:space="preserve">                  not set.</w:t>
              </w:r>
            </w:ins>
          </w:p>
          <w:p w14:paraId="7D7681B3" w14:textId="77777777" w:rsidR="00766893" w:rsidRDefault="00766893" w:rsidP="00766893">
            <w:pPr>
              <w:pStyle w:val="XML1"/>
              <w:rPr>
                <w:ins w:id="11286" w:author="Thomas Dietz" w:date="2012-08-13T14:31:00Z"/>
              </w:rPr>
            </w:pPr>
            <w:ins w:id="11287" w:author="Thomas Dietz" w:date="2012-08-13T14:31:00Z">
              <w:r>
                <w:t xml:space="preserve">                &lt;/xs:documentation&gt;</w:t>
              </w:r>
            </w:ins>
          </w:p>
          <w:p w14:paraId="465AA9DC" w14:textId="77777777" w:rsidR="00766893" w:rsidRDefault="00766893" w:rsidP="00766893">
            <w:pPr>
              <w:pStyle w:val="XML1"/>
              <w:rPr>
                <w:ins w:id="11288" w:author="Thomas Dietz" w:date="2012-08-13T14:31:00Z"/>
              </w:rPr>
            </w:pPr>
            <w:ins w:id="11289" w:author="Thomas Dietz" w:date="2012-08-13T14:31:00Z">
              <w:r>
                <w:t xml:space="preserve">              &lt;/xs:annotation&gt;</w:t>
              </w:r>
            </w:ins>
          </w:p>
          <w:p w14:paraId="1F33441A" w14:textId="77777777" w:rsidR="00766893" w:rsidRDefault="00766893" w:rsidP="00766893">
            <w:pPr>
              <w:pStyle w:val="XML1"/>
              <w:rPr>
                <w:ins w:id="11290" w:author="Thomas Dietz" w:date="2012-08-13T14:31:00Z"/>
              </w:rPr>
            </w:pPr>
            <w:ins w:id="11291" w:author="Thomas Dietz" w:date="2012-08-13T14:31:00Z">
              <w:r>
                <w:t xml:space="preserve">            &lt;/xs:element&gt;</w:t>
              </w:r>
            </w:ins>
          </w:p>
          <w:p w14:paraId="0CC8517F" w14:textId="77777777" w:rsidR="00766893" w:rsidRDefault="00766893" w:rsidP="00766893">
            <w:pPr>
              <w:pStyle w:val="XML1"/>
              <w:rPr>
                <w:ins w:id="11292" w:author="Thomas Dietz" w:date="2012-08-13T14:31:00Z"/>
              </w:rPr>
            </w:pPr>
            <w:ins w:id="11293" w:author="Thomas Dietz" w:date="2012-08-13T14:31:00Z">
              <w:r>
                <w:t xml:space="preserve">            &lt;xs:element name="max-rate" minOccurs="0"  type="OFTenthOfAPercentType"&gt;</w:t>
              </w:r>
            </w:ins>
          </w:p>
          <w:p w14:paraId="7BEB2384" w14:textId="77777777" w:rsidR="00766893" w:rsidRDefault="00766893" w:rsidP="00766893">
            <w:pPr>
              <w:pStyle w:val="XML1"/>
              <w:rPr>
                <w:ins w:id="11294" w:author="Thomas Dietz" w:date="2012-08-13T14:31:00Z"/>
              </w:rPr>
            </w:pPr>
            <w:ins w:id="11295" w:author="Thomas Dietz" w:date="2012-08-13T14:31:00Z">
              <w:r>
                <w:t xml:space="preserve">              &lt;xs:annotation&gt;</w:t>
              </w:r>
            </w:ins>
          </w:p>
          <w:p w14:paraId="06BE6981" w14:textId="77777777" w:rsidR="00766893" w:rsidRDefault="00766893" w:rsidP="00766893">
            <w:pPr>
              <w:pStyle w:val="XML1"/>
              <w:rPr>
                <w:ins w:id="11296" w:author="Thomas Dietz" w:date="2012-08-13T14:31:00Z"/>
              </w:rPr>
            </w:pPr>
            <w:ins w:id="11297" w:author="Thomas Dietz" w:date="2012-08-13T14:31:00Z">
              <w:r>
                <w:lastRenderedPageBreak/>
                <w:t xml:space="preserve">                &lt;xs:documentation&gt;</w:t>
              </w:r>
            </w:ins>
          </w:p>
          <w:p w14:paraId="51E23894" w14:textId="77777777" w:rsidR="00766893" w:rsidRDefault="00766893" w:rsidP="00766893">
            <w:pPr>
              <w:pStyle w:val="XML1"/>
              <w:rPr>
                <w:ins w:id="11298" w:author="Thomas Dietz" w:date="2012-08-13T14:31:00Z"/>
              </w:rPr>
            </w:pPr>
            <w:ins w:id="11299" w:author="Thomas Dietz" w:date="2012-08-13T14:31:00Z">
              <w:r>
                <w:t xml:space="preserve">                  The maximum rate that is reserved for this</w:t>
              </w:r>
            </w:ins>
          </w:p>
          <w:p w14:paraId="6EA160E0" w14:textId="77777777" w:rsidR="00766893" w:rsidRDefault="00766893" w:rsidP="00766893">
            <w:pPr>
              <w:pStyle w:val="XML1"/>
              <w:rPr>
                <w:ins w:id="11300" w:author="Thomas Dietz" w:date="2012-08-13T14:31:00Z"/>
              </w:rPr>
            </w:pPr>
            <w:ins w:id="11301" w:author="Thomas Dietz" w:date="2012-08-13T14:31:00Z">
              <w:r>
                <w:t xml:space="preserve">                  queue in 1/10 of a percent of the actual rate.</w:t>
              </w:r>
            </w:ins>
          </w:p>
          <w:p w14:paraId="400E6CC8" w14:textId="77777777" w:rsidR="00766893" w:rsidRDefault="00766893" w:rsidP="00766893">
            <w:pPr>
              <w:pStyle w:val="XML1"/>
              <w:rPr>
                <w:ins w:id="11302" w:author="Thomas Dietz" w:date="2012-08-13T14:31:00Z"/>
              </w:rPr>
            </w:pPr>
          </w:p>
          <w:p w14:paraId="047014CB" w14:textId="77777777" w:rsidR="00766893" w:rsidRDefault="00766893" w:rsidP="00766893">
            <w:pPr>
              <w:pStyle w:val="XML1"/>
              <w:rPr>
                <w:ins w:id="11303" w:author="Thomas Dietz" w:date="2012-08-13T14:31:00Z"/>
              </w:rPr>
            </w:pPr>
            <w:ins w:id="11304" w:author="Thomas Dietz" w:date="2012-08-13T14:31:00Z">
              <w:r>
                <w:t xml:space="preserve">                  This element is optional. If not present the max-rate is</w:t>
              </w:r>
            </w:ins>
          </w:p>
          <w:p w14:paraId="5ADA64F2" w14:textId="77777777" w:rsidR="00766893" w:rsidRDefault="00766893" w:rsidP="00766893">
            <w:pPr>
              <w:pStyle w:val="XML1"/>
              <w:rPr>
                <w:ins w:id="11305" w:author="Thomas Dietz" w:date="2012-08-13T14:31:00Z"/>
              </w:rPr>
            </w:pPr>
            <w:ins w:id="11306" w:author="Thomas Dietz" w:date="2012-08-13T14:31:00Z">
              <w:r>
                <w:t xml:space="preserve">                  not set.</w:t>
              </w:r>
            </w:ins>
          </w:p>
          <w:p w14:paraId="075F7068" w14:textId="77777777" w:rsidR="00766893" w:rsidRDefault="00766893" w:rsidP="00766893">
            <w:pPr>
              <w:pStyle w:val="XML1"/>
              <w:rPr>
                <w:ins w:id="11307" w:author="Thomas Dietz" w:date="2012-08-13T14:31:00Z"/>
              </w:rPr>
            </w:pPr>
            <w:ins w:id="11308" w:author="Thomas Dietz" w:date="2012-08-13T14:31:00Z">
              <w:r>
                <w:t xml:space="preserve">                &lt;/xs:documentation&gt;</w:t>
              </w:r>
            </w:ins>
          </w:p>
          <w:p w14:paraId="73680D1C" w14:textId="77777777" w:rsidR="00766893" w:rsidRDefault="00766893" w:rsidP="00766893">
            <w:pPr>
              <w:pStyle w:val="XML1"/>
              <w:rPr>
                <w:ins w:id="11309" w:author="Thomas Dietz" w:date="2012-08-13T14:31:00Z"/>
              </w:rPr>
            </w:pPr>
            <w:ins w:id="11310" w:author="Thomas Dietz" w:date="2012-08-13T14:31:00Z">
              <w:r>
                <w:t xml:space="preserve">              &lt;/xs:annotation&gt;</w:t>
              </w:r>
            </w:ins>
          </w:p>
          <w:p w14:paraId="79CBE860" w14:textId="77777777" w:rsidR="00766893" w:rsidRDefault="00766893" w:rsidP="00766893">
            <w:pPr>
              <w:pStyle w:val="XML1"/>
              <w:rPr>
                <w:ins w:id="11311" w:author="Thomas Dietz" w:date="2012-08-13T14:31:00Z"/>
              </w:rPr>
            </w:pPr>
            <w:ins w:id="11312" w:author="Thomas Dietz" w:date="2012-08-13T14:31:00Z">
              <w:r>
                <w:t xml:space="preserve">            &lt;/xs:element&gt;</w:t>
              </w:r>
            </w:ins>
          </w:p>
          <w:p w14:paraId="1E9E98CC" w14:textId="77777777" w:rsidR="00766893" w:rsidRDefault="00766893" w:rsidP="00766893">
            <w:pPr>
              <w:pStyle w:val="XML1"/>
              <w:rPr>
                <w:ins w:id="11313" w:author="Thomas Dietz" w:date="2012-08-13T14:31:00Z"/>
              </w:rPr>
            </w:pPr>
            <w:ins w:id="11314" w:author="Thomas Dietz" w:date="2012-08-13T14:31:00Z">
              <w:r>
                <w:t xml:space="preserve">            &lt;xs:element name="experimenter" minOccurs="0" maxOccurs="unbounded"  type="xs:unsignedInt"&gt;</w:t>
              </w:r>
            </w:ins>
          </w:p>
          <w:p w14:paraId="45588F91" w14:textId="77777777" w:rsidR="00766893" w:rsidRDefault="00766893" w:rsidP="00766893">
            <w:pPr>
              <w:pStyle w:val="XML1"/>
              <w:rPr>
                <w:ins w:id="11315" w:author="Thomas Dietz" w:date="2012-08-13T14:31:00Z"/>
              </w:rPr>
            </w:pPr>
            <w:ins w:id="11316" w:author="Thomas Dietz" w:date="2012-08-13T14:31:00Z">
              <w:r>
                <w:t xml:space="preserve">              &lt;xs:annotation&gt;</w:t>
              </w:r>
            </w:ins>
          </w:p>
          <w:p w14:paraId="71889620" w14:textId="77777777" w:rsidR="00766893" w:rsidRDefault="00766893" w:rsidP="00766893">
            <w:pPr>
              <w:pStyle w:val="XML1"/>
              <w:rPr>
                <w:ins w:id="11317" w:author="Thomas Dietz" w:date="2012-08-13T14:31:00Z"/>
              </w:rPr>
            </w:pPr>
            <w:ins w:id="11318" w:author="Thomas Dietz" w:date="2012-08-13T14:31:00Z">
              <w:r>
                <w:t xml:space="preserve">                &lt;xs:documentation&gt;</w:t>
              </w:r>
            </w:ins>
          </w:p>
          <w:p w14:paraId="1FF42B69" w14:textId="77777777" w:rsidR="00766893" w:rsidRDefault="00766893" w:rsidP="00766893">
            <w:pPr>
              <w:pStyle w:val="XML1"/>
              <w:rPr>
                <w:ins w:id="11319" w:author="Thomas Dietz" w:date="2012-08-13T14:31:00Z"/>
              </w:rPr>
            </w:pPr>
            <w:ins w:id="11320" w:author="Thomas Dietz" w:date="2012-08-13T14:31:00Z">
              <w:r>
                <w:t xml:space="preserve">                  A list of experimenter identifiers of queue</w:t>
              </w:r>
            </w:ins>
          </w:p>
          <w:p w14:paraId="75321044" w14:textId="77777777" w:rsidR="00766893" w:rsidRDefault="00766893" w:rsidP="00766893">
            <w:pPr>
              <w:pStyle w:val="XML1"/>
              <w:rPr>
                <w:ins w:id="11321" w:author="Thomas Dietz" w:date="2012-08-13T14:31:00Z"/>
              </w:rPr>
            </w:pPr>
            <w:ins w:id="11322" w:author="Thomas Dietz" w:date="2012-08-13T14:31:00Z">
              <w:r>
                <w:t xml:space="preserve">                  properties used.</w:t>
              </w:r>
            </w:ins>
          </w:p>
          <w:p w14:paraId="1CA6F897" w14:textId="77777777" w:rsidR="00766893" w:rsidRDefault="00766893" w:rsidP="00766893">
            <w:pPr>
              <w:pStyle w:val="XML1"/>
              <w:rPr>
                <w:ins w:id="11323" w:author="Thomas Dietz" w:date="2012-08-13T14:31:00Z"/>
              </w:rPr>
            </w:pPr>
          </w:p>
          <w:p w14:paraId="4C9B844F" w14:textId="77777777" w:rsidR="00766893" w:rsidRDefault="00766893" w:rsidP="00766893">
            <w:pPr>
              <w:pStyle w:val="XML1"/>
              <w:rPr>
                <w:ins w:id="11324" w:author="Thomas Dietz" w:date="2012-08-13T14:31:00Z"/>
              </w:rPr>
            </w:pPr>
            <w:ins w:id="11325" w:author="Thomas Dietz" w:date="2012-08-13T14:31:00Z">
              <w:r>
                <w:t xml:space="preserve">                  This element is optional.</w:t>
              </w:r>
            </w:ins>
          </w:p>
          <w:p w14:paraId="052FA12C" w14:textId="77777777" w:rsidR="00766893" w:rsidRDefault="00766893" w:rsidP="00766893">
            <w:pPr>
              <w:pStyle w:val="XML1"/>
              <w:rPr>
                <w:ins w:id="11326" w:author="Thomas Dietz" w:date="2012-08-13T14:31:00Z"/>
              </w:rPr>
            </w:pPr>
            <w:ins w:id="11327" w:author="Thomas Dietz" w:date="2012-08-13T14:31:00Z">
              <w:r>
                <w:t xml:space="preserve">                &lt;/xs:documentation&gt;</w:t>
              </w:r>
            </w:ins>
          </w:p>
          <w:p w14:paraId="0F46B9A1" w14:textId="77777777" w:rsidR="00766893" w:rsidRDefault="00766893" w:rsidP="00766893">
            <w:pPr>
              <w:pStyle w:val="XML1"/>
              <w:rPr>
                <w:ins w:id="11328" w:author="Thomas Dietz" w:date="2012-08-13T14:31:00Z"/>
              </w:rPr>
            </w:pPr>
            <w:ins w:id="11329" w:author="Thomas Dietz" w:date="2012-08-13T14:31:00Z">
              <w:r>
                <w:t xml:space="preserve">              &lt;/xs:annotation&gt;</w:t>
              </w:r>
            </w:ins>
          </w:p>
          <w:p w14:paraId="274C0226" w14:textId="77777777" w:rsidR="00766893" w:rsidRDefault="00766893" w:rsidP="00766893">
            <w:pPr>
              <w:pStyle w:val="XML1"/>
              <w:rPr>
                <w:ins w:id="11330" w:author="Thomas Dietz" w:date="2012-08-13T14:31:00Z"/>
              </w:rPr>
            </w:pPr>
            <w:ins w:id="11331" w:author="Thomas Dietz" w:date="2012-08-13T14:31:00Z">
              <w:r>
                <w:t xml:space="preserve">            &lt;/xs:element&gt;</w:t>
              </w:r>
            </w:ins>
          </w:p>
          <w:p w14:paraId="29FB292C" w14:textId="77777777" w:rsidR="00766893" w:rsidRDefault="00766893" w:rsidP="00766893">
            <w:pPr>
              <w:pStyle w:val="XML1"/>
              <w:rPr>
                <w:ins w:id="11332" w:author="Thomas Dietz" w:date="2012-08-13T14:31:00Z"/>
              </w:rPr>
            </w:pPr>
            <w:ins w:id="11333" w:author="Thomas Dietz" w:date="2012-08-13T14:31:00Z">
              <w:r>
                <w:t xml:space="preserve">          &lt;/xs:sequence&gt;</w:t>
              </w:r>
            </w:ins>
          </w:p>
          <w:p w14:paraId="23674DC2" w14:textId="77777777" w:rsidR="00766893" w:rsidRDefault="00766893" w:rsidP="00766893">
            <w:pPr>
              <w:pStyle w:val="XML1"/>
              <w:rPr>
                <w:ins w:id="11334" w:author="Thomas Dietz" w:date="2012-08-13T14:31:00Z"/>
              </w:rPr>
            </w:pPr>
            <w:ins w:id="11335" w:author="Thomas Dietz" w:date="2012-08-13T14:31:00Z">
              <w:r>
                <w:t xml:space="preserve">        &lt;/xs:complexType&gt;</w:t>
              </w:r>
            </w:ins>
          </w:p>
          <w:p w14:paraId="4D1EDDF9" w14:textId="77777777" w:rsidR="00766893" w:rsidRDefault="00766893" w:rsidP="00766893">
            <w:pPr>
              <w:pStyle w:val="XML1"/>
              <w:rPr>
                <w:ins w:id="11336" w:author="Thomas Dietz" w:date="2012-08-13T14:31:00Z"/>
              </w:rPr>
            </w:pPr>
            <w:ins w:id="11337" w:author="Thomas Dietz" w:date="2012-08-13T14:31:00Z">
              <w:r>
                <w:t xml:space="preserve">      &lt;/xs:element&gt;</w:t>
              </w:r>
            </w:ins>
          </w:p>
          <w:p w14:paraId="343672C6" w14:textId="77777777" w:rsidR="00766893" w:rsidRDefault="00766893" w:rsidP="00766893">
            <w:pPr>
              <w:pStyle w:val="XML1"/>
              <w:rPr>
                <w:ins w:id="11338" w:author="Thomas Dietz" w:date="2012-08-13T14:31:00Z"/>
              </w:rPr>
            </w:pPr>
            <w:ins w:id="11339" w:author="Thomas Dietz" w:date="2012-08-13T14:31:00Z">
              <w:r>
                <w:t xml:space="preserve">    &lt;/xs:sequence&gt;</w:t>
              </w:r>
            </w:ins>
          </w:p>
          <w:p w14:paraId="057B4A51" w14:textId="77777777" w:rsidR="00F07D3E" w:rsidRDefault="00766893" w:rsidP="00766893">
            <w:pPr>
              <w:pStyle w:val="XML1"/>
              <w:rPr>
                <w:ins w:id="11340" w:author="Thomas Dietz" w:date="2012-08-13T14:31:00Z"/>
              </w:rPr>
            </w:pPr>
            <w:ins w:id="11341" w:author="Thomas Dietz" w:date="2012-08-13T14:31:00Z">
              <w:r>
                <w:t xml:space="preserve">  &lt;/xs:group&gt;</w:t>
              </w:r>
            </w:ins>
          </w:p>
          <w:p w14:paraId="65DEAAAA" w14:textId="77777777" w:rsidR="00766893" w:rsidRDefault="00766893" w:rsidP="00766893">
            <w:pPr>
              <w:pStyle w:val="XML1"/>
              <w:rPr>
                <w:ins w:id="11342" w:author="Thomas Dietz" w:date="2012-08-13T14:31:00Z"/>
              </w:rPr>
            </w:pPr>
          </w:p>
          <w:p w14:paraId="7E346F64" w14:textId="77777777" w:rsidR="0089627C" w:rsidRDefault="0089627C" w:rsidP="0089627C">
            <w:pPr>
              <w:pStyle w:val="XML1"/>
              <w:rPr>
                <w:ins w:id="11343" w:author="Thomas Dietz" w:date="2012-08-13T14:32:00Z"/>
              </w:rPr>
            </w:pPr>
            <w:ins w:id="11344" w:author="Thomas Dietz" w:date="2012-08-13T14:32:00Z">
              <w:r>
                <w:t xml:space="preserve">  &lt;xs:simpleType name="OFTenthOfAPercentType"&gt;</w:t>
              </w:r>
            </w:ins>
          </w:p>
          <w:p w14:paraId="3CA24F75" w14:textId="77777777" w:rsidR="0089627C" w:rsidRDefault="0089627C" w:rsidP="0089627C">
            <w:pPr>
              <w:pStyle w:val="XML1"/>
              <w:rPr>
                <w:ins w:id="11345" w:author="Thomas Dietz" w:date="2012-08-13T14:32:00Z"/>
              </w:rPr>
            </w:pPr>
            <w:ins w:id="11346" w:author="Thomas Dietz" w:date="2012-08-13T14:32:00Z">
              <w:r>
                <w:t xml:space="preserve">    &lt;xs:annotation&gt;</w:t>
              </w:r>
            </w:ins>
          </w:p>
          <w:p w14:paraId="39CF0635" w14:textId="77777777" w:rsidR="0089627C" w:rsidRDefault="0089627C" w:rsidP="0089627C">
            <w:pPr>
              <w:pStyle w:val="XML1"/>
              <w:rPr>
                <w:ins w:id="11347" w:author="Thomas Dietz" w:date="2012-08-13T14:32:00Z"/>
              </w:rPr>
            </w:pPr>
            <w:ins w:id="11348" w:author="Thomas Dietz" w:date="2012-08-13T14:32:00Z">
              <w:r>
                <w:t xml:space="preserve">      &lt;xs:documentation&gt;</w:t>
              </w:r>
            </w:ins>
          </w:p>
          <w:p w14:paraId="562DFCC3" w14:textId="77777777" w:rsidR="0089627C" w:rsidRDefault="0089627C" w:rsidP="0089627C">
            <w:pPr>
              <w:pStyle w:val="XML1"/>
              <w:rPr>
                <w:ins w:id="11349" w:author="Thomas Dietz" w:date="2012-08-13T14:32:00Z"/>
              </w:rPr>
            </w:pPr>
            <w:ins w:id="11350" w:author="Thomas Dietz" w:date="2012-08-13T14:32:00Z">
              <w:r>
                <w:t xml:space="preserve">        This type defines a value in tenth of a percent.</w:t>
              </w:r>
            </w:ins>
          </w:p>
          <w:p w14:paraId="3D46B90E" w14:textId="77777777" w:rsidR="0089627C" w:rsidRDefault="0089627C" w:rsidP="0089627C">
            <w:pPr>
              <w:pStyle w:val="XML1"/>
              <w:rPr>
                <w:ins w:id="11351" w:author="Thomas Dietz" w:date="2012-08-13T14:32:00Z"/>
              </w:rPr>
            </w:pPr>
            <w:ins w:id="11352" w:author="Thomas Dietz" w:date="2012-08-13T14:32:00Z">
              <w:r>
                <w:t xml:space="preserve">      &lt;/xs:documentation&gt;</w:t>
              </w:r>
            </w:ins>
          </w:p>
          <w:p w14:paraId="5D361D5C" w14:textId="77777777" w:rsidR="0089627C" w:rsidRDefault="0089627C" w:rsidP="0089627C">
            <w:pPr>
              <w:pStyle w:val="XML1"/>
              <w:rPr>
                <w:ins w:id="11353" w:author="Thomas Dietz" w:date="2012-08-13T14:32:00Z"/>
              </w:rPr>
            </w:pPr>
            <w:ins w:id="11354" w:author="Thomas Dietz" w:date="2012-08-13T14:32:00Z">
              <w:r>
                <w:t xml:space="preserve">    &lt;/xs:annotation&gt;</w:t>
              </w:r>
            </w:ins>
          </w:p>
          <w:p w14:paraId="00113302" w14:textId="77777777" w:rsidR="0089627C" w:rsidRDefault="0089627C" w:rsidP="0089627C">
            <w:pPr>
              <w:pStyle w:val="XML1"/>
              <w:rPr>
                <w:ins w:id="11355" w:author="Thomas Dietz" w:date="2012-08-13T14:32:00Z"/>
              </w:rPr>
            </w:pPr>
          </w:p>
          <w:p w14:paraId="2EDE8C60" w14:textId="77777777" w:rsidR="0089627C" w:rsidRDefault="0089627C" w:rsidP="0089627C">
            <w:pPr>
              <w:pStyle w:val="XML1"/>
              <w:rPr>
                <w:ins w:id="11356" w:author="Thomas Dietz" w:date="2012-08-13T14:32:00Z"/>
              </w:rPr>
            </w:pPr>
            <w:ins w:id="11357" w:author="Thomas Dietz" w:date="2012-08-13T14:32:00Z">
              <w:r>
                <w:t xml:space="preserve">    &lt;xs:restriction base="xs:unsignedShort"&gt;</w:t>
              </w:r>
            </w:ins>
          </w:p>
          <w:p w14:paraId="2ABBFEA4" w14:textId="77777777" w:rsidR="0089627C" w:rsidRDefault="0089627C" w:rsidP="0089627C">
            <w:pPr>
              <w:pStyle w:val="XML1"/>
              <w:rPr>
                <w:ins w:id="11358" w:author="Thomas Dietz" w:date="2012-08-13T14:32:00Z"/>
              </w:rPr>
            </w:pPr>
            <w:ins w:id="11359" w:author="Thomas Dietz" w:date="2012-08-13T14:32:00Z">
              <w:r>
                <w:t xml:space="preserve">      &lt;xs:minInclusive value="0"/&gt;</w:t>
              </w:r>
            </w:ins>
          </w:p>
          <w:p w14:paraId="0924B0CC" w14:textId="77777777" w:rsidR="0089627C" w:rsidRDefault="0089627C" w:rsidP="0089627C">
            <w:pPr>
              <w:pStyle w:val="XML1"/>
              <w:rPr>
                <w:ins w:id="11360" w:author="Thomas Dietz" w:date="2012-08-13T14:32:00Z"/>
              </w:rPr>
            </w:pPr>
            <w:ins w:id="11361" w:author="Thomas Dietz" w:date="2012-08-13T14:32:00Z">
              <w:r>
                <w:t xml:space="preserve">      &lt;xs:maxInclusive value="1000"/&gt;</w:t>
              </w:r>
            </w:ins>
          </w:p>
          <w:p w14:paraId="5F9F4611" w14:textId="77777777" w:rsidR="0089627C" w:rsidRDefault="0089627C" w:rsidP="0089627C">
            <w:pPr>
              <w:pStyle w:val="XML1"/>
              <w:rPr>
                <w:ins w:id="11362" w:author="Thomas Dietz" w:date="2012-08-13T14:32:00Z"/>
              </w:rPr>
            </w:pPr>
            <w:ins w:id="11363" w:author="Thomas Dietz" w:date="2012-08-13T14:32:00Z">
              <w:r>
                <w:t xml:space="preserve">    &lt;/xs:restriction&gt;</w:t>
              </w:r>
            </w:ins>
          </w:p>
          <w:p w14:paraId="7C8F79DC" w14:textId="7C4FF0B5" w:rsidR="00766893" w:rsidRPr="009F1B7D" w:rsidRDefault="0089627C" w:rsidP="0089627C">
            <w:pPr>
              <w:pStyle w:val="XML1"/>
            </w:pPr>
            <w:ins w:id="11364" w:author="Thomas Dietz" w:date="2012-08-13T14:32:00Z">
              <w:r>
                <w:t xml:space="preserve">  &lt;/xs:simpleType&gt;</w:t>
              </w:r>
            </w:ins>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1365" w:name="_Toc315954027"/>
      <w:bookmarkStart w:id="11366" w:name="_Toc316542537"/>
      <w:bookmarkStart w:id="11367" w:name="_Toc320556729"/>
      <w:r w:rsidRPr="00DB42FD">
        <w:t>XML Example</w:t>
      </w:r>
      <w:bookmarkEnd w:id="11365"/>
      <w:bookmarkEnd w:id="11366"/>
      <w:bookmarkEnd w:id="11367"/>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21D25D98" w:rsidR="00F07D3E" w:rsidDel="0089627C" w:rsidRDefault="00F07D3E" w:rsidP="00D14D27">
      <w:pPr>
        <w:pStyle w:val="Heading3"/>
        <w:rPr>
          <w:del w:id="11368" w:author="Thomas Dietz" w:date="2012-08-13T14:32:00Z"/>
        </w:rPr>
      </w:pPr>
      <w:bookmarkStart w:id="11369" w:name="_Toc320556730"/>
      <w:del w:id="11370" w:author="Thomas Dietz" w:date="2012-08-13T14:32:00Z">
        <w:r w:rsidDel="0089627C">
          <w:lastRenderedPageBreak/>
          <w:delText>Normative Constraints</w:delText>
        </w:r>
        <w:bookmarkEnd w:id="11369"/>
      </w:del>
    </w:p>
    <w:p w14:paraId="23357978" w14:textId="580D0FF3" w:rsidR="00F07D3E" w:rsidDel="0089627C" w:rsidRDefault="00F07D3E" w:rsidP="00F07D3E">
      <w:pPr>
        <w:rPr>
          <w:del w:id="11371" w:author="Thomas Dietz" w:date="2012-08-13T14:32:00Z"/>
        </w:rPr>
      </w:pPr>
      <w:del w:id="11372" w:author="Thomas Dietz" w:date="2012-08-13T14:32:00Z">
        <w:r w:rsidDel="0089627C">
          <w:delText xml:space="preserve">An OpenFlow Queue is identified by identifier </w:delText>
        </w:r>
        <w:r w:rsidRPr="008D1905" w:rsidDel="0089627C">
          <w:rPr>
            <w:rStyle w:val="codeChar"/>
          </w:rPr>
          <w:delText>&lt;resource-id&gt;</w:delText>
        </w:r>
        <w:r w:rsidDel="0089627C">
          <w:delText xml:space="preserve"> within the context of the OpenFlow Capable Switch and OpenFlow Logical Switches. Element </w:delText>
        </w:r>
        <w:r w:rsidRPr="008D1905" w:rsidDel="0089627C">
          <w:rPr>
            <w:rStyle w:val="codeChar"/>
          </w:rPr>
          <w:delText>&lt;resource-id&gt;</w:delText>
        </w:r>
        <w:r w:rsidDel="0089627C">
          <w:delText xml:space="preserve"> is inherited from superclass OpenFlow Resource.</w:delText>
        </w:r>
      </w:del>
    </w:p>
    <w:p w14:paraId="5581A904" w14:textId="4B91A07E" w:rsidR="00F07D3E" w:rsidDel="0089627C" w:rsidRDefault="00F07D3E" w:rsidP="00F07D3E">
      <w:pPr>
        <w:rPr>
          <w:del w:id="11373" w:author="Thomas Dietz" w:date="2012-08-13T14:32:00Z"/>
        </w:rPr>
      </w:pPr>
      <w:del w:id="11374" w:author="Thomas Dietz" w:date="2012-08-13T14:32:00Z">
        <w:r w:rsidDel="0089627C">
          <w:delText xml:space="preserve">Element </w:delText>
        </w:r>
        <w:r w:rsidRPr="008D1905" w:rsidDel="0089627C">
          <w:rPr>
            <w:rStyle w:val="codeChar"/>
          </w:rPr>
          <w:delText>&lt;id&gt;</w:delText>
        </w:r>
        <w:r w:rsidDel="0089627C">
          <w:delText xml:space="preserve">identifies the OpenFlow Queue to OpenFlow Controllers. If the OpenFlow Queue is associated with a OpenFlow Logical Switch, </w:delText>
        </w:r>
        <w:r w:rsidRPr="008D1905" w:rsidDel="0089627C">
          <w:rPr>
            <w:rStyle w:val="codeChar"/>
          </w:rPr>
          <w:delText>&lt;id&gt;</w:delText>
        </w:r>
        <w:r w:rsidDel="0089627C">
          <w:delText>MUST be unique within the context of the OpenFlow Logical Switch.</w:delText>
        </w:r>
      </w:del>
    </w:p>
    <w:p w14:paraId="6A3DCFAC" w14:textId="768E957F" w:rsidR="00F07D3E" w:rsidDel="0089627C" w:rsidRDefault="00F07D3E" w:rsidP="00F07D3E">
      <w:pPr>
        <w:rPr>
          <w:del w:id="11375" w:author="Thomas Dietz" w:date="2012-08-13T14:32:00Z"/>
        </w:rPr>
      </w:pPr>
      <w:del w:id="11376" w:author="Thomas Dietz" w:date="2012-08-13T14:32:00Z">
        <w:r w:rsidDel="0089627C">
          <w:delText xml:space="preserve">Element </w:delText>
        </w:r>
        <w:r w:rsidRPr="008D1905" w:rsidDel="0089627C">
          <w:rPr>
            <w:rStyle w:val="codeChar"/>
          </w:rPr>
          <w:delText>&lt;port&gt;</w:delText>
        </w:r>
        <w:r w:rsidDel="0089627C">
          <w:delText xml:space="preserve"> associates an OpenFlow Queue with an OpenFlow Port. If the OpenFlow Queue is associated with an OpenFlow Logical SwitchS and </w:delText>
        </w:r>
        <w:r w:rsidRPr="008D1905" w:rsidDel="0089627C">
          <w:rPr>
            <w:rStyle w:val="codeChar"/>
          </w:rPr>
          <w:delText>&lt;port&gt;</w:delText>
        </w:r>
        <w:r w:rsidDel="0089627C">
          <w:delText xml:space="preserve"> is non-empty, </w:delText>
        </w:r>
        <w:r w:rsidRPr="008D1905" w:rsidDel="0089627C">
          <w:rPr>
            <w:rStyle w:val="codeChar"/>
          </w:rPr>
          <w:delText>&lt;port&gt;</w:delText>
        </w:r>
        <w:r w:rsidDel="0089627C">
          <w:delText xml:space="preserve"> MUST be set to the value of the </w:delText>
        </w:r>
        <w:r w:rsidRPr="008D1905" w:rsidDel="0089627C">
          <w:rPr>
            <w:rStyle w:val="codeChar"/>
          </w:rPr>
          <w:delText>&lt;resource-id&gt;</w:delText>
        </w:r>
        <w:r w:rsidDel="0089627C">
          <w:delText xml:space="preserve"> of an OpenFlow Port which is associated with the OpenFlow Logical Switch S.</w:delText>
        </w:r>
      </w:del>
    </w:p>
    <w:p w14:paraId="6054F5CA" w14:textId="48B24D5A" w:rsidR="00F07D3E" w:rsidDel="0089627C" w:rsidRDefault="00F07D3E" w:rsidP="00F07D3E">
      <w:pPr>
        <w:rPr>
          <w:del w:id="11377" w:author="Thomas Dietz" w:date="2012-08-13T14:32:00Z"/>
        </w:rPr>
      </w:pPr>
      <w:del w:id="11378" w:author="Thomas Dietz" w:date="2012-08-13T14:32:00Z">
        <w:r w:rsidDel="0089627C">
          <w:delText xml:space="preserve">Element </w:delText>
        </w:r>
        <w:r w:rsidRPr="008D1905" w:rsidDel="0089627C">
          <w:rPr>
            <w:rStyle w:val="codeChar"/>
          </w:rPr>
          <w:delText>&lt;properties&gt;</w:delText>
        </w:r>
        <w:r w:rsidDel="0089627C">
          <w:delText xml:space="preserve"> indicates the properties associated with the OpenFlow Queue as defined in the OpenFlow protocol specification. If the OpenFlow Queue is associated with an OpenFlow Logical Switch, </w:delText>
        </w:r>
        <w:r w:rsidRPr="008D1905" w:rsidDel="0089627C">
          <w:rPr>
            <w:rStyle w:val="codeChar"/>
          </w:rPr>
          <w:delText>&lt;properties&gt;</w:delText>
        </w:r>
        <w:r w:rsidDel="0089627C">
          <w:delText xml:space="preserve">MUST include the properties associated to the OpenFlow Queue. Element </w:delText>
        </w:r>
        <w:r w:rsidRPr="008D1905" w:rsidDel="0089627C">
          <w:rPr>
            <w:rStyle w:val="codeChar"/>
          </w:rPr>
          <w:delText>&lt;properties&gt;</w:delText>
        </w:r>
        <w:r w:rsidDel="0089627C">
          <w:delText xml:space="preserve"> contains three possible elements: </w:delText>
        </w:r>
        <w:r w:rsidRPr="008D1905" w:rsidDel="0089627C">
          <w:rPr>
            <w:rStyle w:val="codeChar"/>
          </w:rPr>
          <w:delText>&lt;min-rate&gt;,</w:delText>
        </w:r>
        <w:r w:rsidRPr="00EF2B27" w:rsidDel="0089627C">
          <w:delText xml:space="preserve"> </w:delText>
        </w:r>
        <w:r w:rsidRPr="008D1905" w:rsidDel="0089627C">
          <w:rPr>
            <w:rStyle w:val="codeChar"/>
          </w:rPr>
          <w:delText>&lt;max-rate&gt;,</w:delText>
        </w:r>
        <w:r w:rsidRPr="00EF2B27" w:rsidDel="0089627C">
          <w:delText xml:space="preserve"> </w:delText>
        </w:r>
        <w:r w:rsidRPr="008D1905" w:rsidDel="0089627C">
          <w:rPr>
            <w:rStyle w:val="codeChar"/>
          </w:rPr>
          <w:delText>&lt;experimenter&gt;.</w:delText>
        </w:r>
      </w:del>
    </w:p>
    <w:p w14:paraId="36662D56" w14:textId="11980508" w:rsidR="00F07D3E" w:rsidDel="0089627C" w:rsidRDefault="00F07D3E" w:rsidP="00F07D3E">
      <w:pPr>
        <w:rPr>
          <w:del w:id="11379" w:author="Thomas Dietz" w:date="2012-08-13T14:32:00Z"/>
        </w:rPr>
      </w:pPr>
      <w:del w:id="11380" w:author="Thomas Dietz" w:date="2012-08-13T14:32:00Z">
        <w:r w:rsidDel="0089627C">
          <w:delText xml:space="preserve">Element </w:delText>
        </w:r>
        <w:r w:rsidRPr="007B77F0" w:rsidDel="0089627C">
          <w:rPr>
            <w:rStyle w:val="codeChar"/>
          </w:rPr>
          <w:delText>&lt;min-rate&gt;</w:delText>
        </w:r>
        <w:r w:rsidDel="0089627C">
          <w:delText>MUST indicate the minimum rate of the queue by percentage as an integer representing one tenth of one percent.</w:delText>
        </w:r>
      </w:del>
    </w:p>
    <w:p w14:paraId="08E605C0" w14:textId="06521162" w:rsidR="00F07D3E" w:rsidDel="0089627C" w:rsidRDefault="00F07D3E" w:rsidP="00F07D3E">
      <w:pPr>
        <w:rPr>
          <w:del w:id="11381" w:author="Thomas Dietz" w:date="2012-08-13T14:32:00Z"/>
        </w:rPr>
      </w:pPr>
      <w:del w:id="11382" w:author="Thomas Dietz" w:date="2012-08-13T14:32:00Z">
        <w:r w:rsidDel="0089627C">
          <w:delText xml:space="preserve">Element </w:delText>
        </w:r>
        <w:r w:rsidRPr="007B77F0" w:rsidDel="0089627C">
          <w:rPr>
            <w:rStyle w:val="codeChar"/>
          </w:rPr>
          <w:delText>&lt;max-rate&gt;</w:delText>
        </w:r>
        <w:r w:rsidDel="0089627C">
          <w:delText>MUST indicate the minimum rate of the queue by percentage as an integer representing one tenth of one percent.</w:delText>
        </w:r>
      </w:del>
    </w:p>
    <w:p w14:paraId="7B77517E" w14:textId="666E878C" w:rsidR="00F07D3E" w:rsidDel="0089627C" w:rsidRDefault="00F07D3E" w:rsidP="00F07D3E">
      <w:pPr>
        <w:rPr>
          <w:del w:id="11383" w:author="Thomas Dietz" w:date="2012-08-13T14:32:00Z"/>
        </w:rPr>
      </w:pPr>
      <w:del w:id="11384" w:author="Thomas Dietz" w:date="2012-08-13T14:32:00Z">
        <w:r w:rsidDel="0089627C">
          <w:delText xml:space="preserve">Element </w:delText>
        </w:r>
        <w:r w:rsidRPr="007B77F0" w:rsidDel="0089627C">
          <w:rPr>
            <w:rStyle w:val="codeChar"/>
          </w:rPr>
          <w:delText>&lt;experimenter&gt;</w:delText>
        </w:r>
        <w:r w:rsidDel="0089627C">
          <w:delText>MAY indicate values as defined in the OpenFlow protocol specification.</w:delText>
        </w:r>
      </w:del>
    </w:p>
    <w:p w14:paraId="2B7E3833" w14:textId="7497C6AB" w:rsidR="00F07D3E" w:rsidDel="0089627C" w:rsidRDefault="00F07D3E" w:rsidP="00F07D3E">
      <w:pPr>
        <w:rPr>
          <w:del w:id="11385" w:author="Thomas Dietz" w:date="2012-08-13T14:32:00Z"/>
          <w:rFonts w:cstheme="minorHAnsi"/>
        </w:rPr>
      </w:pPr>
      <w:del w:id="11386" w:author="Thomas Dietz" w:date="2012-08-13T14:32:00Z">
        <w:r w:rsidDel="0089627C">
          <w:delText xml:space="preserve">The following elements of the OpenFlow Port can be modified by a NETCONF </w:delText>
        </w:r>
        <w:r w:rsidRPr="007B77F0" w:rsidDel="0089627C">
          <w:rPr>
            <w:rStyle w:val="codeChar"/>
          </w:rPr>
          <w:delText>edit-config</w:delText>
        </w:r>
        <w:r w:rsidDel="0089627C">
          <w:delText xml:space="preserve"> request or retrieved by a NETCONF </w:delText>
        </w:r>
        <w:r w:rsidRPr="007B77F0" w:rsidDel="0089627C">
          <w:rPr>
            <w:rStyle w:val="codeChar"/>
          </w:rPr>
          <w:delText>get-config</w:delText>
        </w:r>
        <w:r w:rsidDel="0089627C">
          <w:delText xml:space="preserve"> request: </w:delText>
        </w:r>
        <w:r w:rsidRPr="007B77F0" w:rsidDel="0089627C">
          <w:rPr>
            <w:rStyle w:val="codeChar"/>
          </w:rPr>
          <w:delText>&lt;resource-id&gt;</w:delText>
        </w:r>
        <w:r w:rsidRPr="00EF2B27" w:rsidDel="0089627C">
          <w:delText xml:space="preserve">, </w:delText>
        </w:r>
        <w:r w:rsidRPr="007B77F0" w:rsidDel="0089627C">
          <w:rPr>
            <w:rStyle w:val="codeChar"/>
          </w:rPr>
          <w:delText>&lt;id&gt;</w:delText>
        </w:r>
        <w:r w:rsidRPr="00EF2B27" w:rsidDel="0089627C">
          <w:delText xml:space="preserve">, </w:delText>
        </w:r>
        <w:r w:rsidRPr="007B77F0" w:rsidDel="0089627C">
          <w:rPr>
            <w:rStyle w:val="codeChar"/>
          </w:rPr>
          <w:delText>&lt;port&gt;</w:delText>
        </w:r>
        <w:r w:rsidRPr="00EF2B27" w:rsidDel="0089627C">
          <w:delText xml:space="preserve">, </w:delText>
        </w:r>
        <w:r w:rsidRPr="007B77F0" w:rsidDel="0089627C">
          <w:rPr>
            <w:rStyle w:val="codeChar"/>
          </w:rPr>
          <w:delText>&lt;min-rate&gt;</w:delText>
        </w:r>
        <w:r w:rsidRPr="00EF2B27" w:rsidDel="0089627C">
          <w:delText xml:space="preserve">, </w:delText>
        </w:r>
        <w:r w:rsidRPr="007B77F0" w:rsidDel="0089627C">
          <w:rPr>
            <w:rStyle w:val="codeChar"/>
          </w:rPr>
          <w:delText>&lt;max-rate&gt;</w:delText>
        </w:r>
        <w:r w:rsidRPr="00EF2B27" w:rsidDel="0089627C">
          <w:delText xml:space="preserve">, </w:delText>
        </w:r>
        <w:r w:rsidRPr="007B77F0" w:rsidDel="0089627C">
          <w:rPr>
            <w:rStyle w:val="codeChar"/>
          </w:rPr>
          <w:delText>&lt;experimenter&gt;</w:delText>
        </w:r>
        <w:r w:rsidRPr="00EF2B27" w:rsidDel="0089627C">
          <w:delText>.</w:delText>
        </w:r>
      </w:del>
    </w:p>
    <w:p w14:paraId="243EC5E2" w14:textId="77777777" w:rsidR="006F4495" w:rsidRPr="009F1B7D" w:rsidRDefault="006F4495" w:rsidP="00D14D27">
      <w:pPr>
        <w:pStyle w:val="Heading3"/>
      </w:pPr>
      <w:bookmarkStart w:id="11387" w:name="_Toc315954029"/>
      <w:bookmarkStart w:id="11388" w:name="_Toc316542539"/>
      <w:bookmarkStart w:id="11389" w:name="_Toc320556731"/>
      <w:r w:rsidRPr="00DB42FD">
        <w:t>YANG Specification</w:t>
      </w:r>
      <w:bookmarkEnd w:id="11387"/>
      <w:bookmarkEnd w:id="11388"/>
      <w:bookmarkEnd w:id="11389"/>
    </w:p>
    <w:tbl>
      <w:tblPr>
        <w:tblStyle w:val="XMLtable"/>
        <w:tblW w:w="5000" w:type="pct"/>
        <w:tblLook w:val="04A0" w:firstRow="1" w:lastRow="0" w:firstColumn="1" w:lastColumn="0" w:noHBand="0" w:noVBand="1"/>
        <w:tblPrChange w:id="11390"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1391">
          <w:tblGrid>
            <w:gridCol w:w="8820"/>
          </w:tblGrid>
        </w:tblGridChange>
      </w:tblGrid>
      <w:tr w:rsidR="006F4495" w:rsidRPr="009F1B7D" w14:paraId="7E93A37A" w14:textId="77777777" w:rsidTr="0089627C">
        <w:tc>
          <w:tcPr>
            <w:tcW w:w="5000" w:type="pct"/>
            <w:tcPrChange w:id="11392" w:author="Thomas Dietz" w:date="2012-08-13T14:33:00Z">
              <w:tcPr>
                <w:tcW w:w="8820" w:type="dxa"/>
                <w:shd w:val="clear" w:color="auto" w:fill="C8FCCD"/>
              </w:tcPr>
            </w:tcPrChange>
          </w:tcPr>
          <w:p w14:paraId="173A4246" w14:textId="7DAD7405" w:rsidR="006F4495" w:rsidRPr="009F1B7D" w:rsidDel="0089627C" w:rsidRDefault="006F4495" w:rsidP="00011096">
            <w:pPr>
              <w:pStyle w:val="XML1"/>
              <w:rPr>
                <w:del w:id="11393" w:author="Thomas Dietz" w:date="2012-08-13T14:32:00Z"/>
              </w:rPr>
            </w:pPr>
            <w:del w:id="11394" w:author="Thomas Dietz" w:date="2012-08-13T14:32:00Z">
              <w:r w:rsidRPr="009F1B7D" w:rsidDel="0089627C">
                <w:delText>typedef tenth-of-a-percent {</w:delText>
              </w:r>
            </w:del>
          </w:p>
          <w:p w14:paraId="310D42BC" w14:textId="0248E539" w:rsidR="006F4495" w:rsidRPr="009F1B7D" w:rsidDel="0089627C" w:rsidRDefault="006F4495" w:rsidP="00011096">
            <w:pPr>
              <w:pStyle w:val="XML3"/>
              <w:rPr>
                <w:del w:id="11395" w:author="Thomas Dietz" w:date="2012-08-13T14:32:00Z"/>
              </w:rPr>
            </w:pPr>
            <w:del w:id="11396" w:author="Thomas Dietz" w:date="2012-08-13T14:32:00Z">
              <w:r w:rsidRPr="009F1B7D" w:rsidDel="0089627C">
                <w:delText>type uint16 {</w:delText>
              </w:r>
            </w:del>
          </w:p>
          <w:p w14:paraId="64C5EED3" w14:textId="418E637F" w:rsidR="006F4495" w:rsidRPr="009F1B7D" w:rsidDel="0089627C" w:rsidRDefault="006F4495" w:rsidP="00011096">
            <w:pPr>
              <w:pStyle w:val="XML4"/>
              <w:rPr>
                <w:del w:id="11397" w:author="Thomas Dietz" w:date="2012-08-13T14:32:00Z"/>
              </w:rPr>
            </w:pPr>
            <w:del w:id="11398" w:author="Thomas Dietz" w:date="2012-08-13T14:32:00Z">
              <w:r w:rsidRPr="009F1B7D" w:rsidDel="0089627C">
                <w:delText>range "0..1000";</w:delText>
              </w:r>
            </w:del>
          </w:p>
          <w:p w14:paraId="18680E44" w14:textId="0E8BC3ED" w:rsidR="006F4495" w:rsidRPr="009F1B7D" w:rsidDel="0089627C" w:rsidRDefault="006F4495" w:rsidP="00011096">
            <w:pPr>
              <w:pStyle w:val="XML3"/>
              <w:rPr>
                <w:del w:id="11399" w:author="Thomas Dietz" w:date="2012-08-13T14:32:00Z"/>
              </w:rPr>
            </w:pPr>
            <w:del w:id="11400" w:author="Thomas Dietz" w:date="2012-08-13T14:32:00Z">
              <w:r w:rsidRPr="009F1B7D" w:rsidDel="0089627C">
                <w:delText>}</w:delText>
              </w:r>
            </w:del>
          </w:p>
          <w:p w14:paraId="6AF7F29C" w14:textId="22E81BD6" w:rsidR="006F4495" w:rsidRPr="009F1B7D" w:rsidDel="0089627C" w:rsidRDefault="006F4495" w:rsidP="00011096">
            <w:pPr>
              <w:pStyle w:val="XML3"/>
              <w:rPr>
                <w:del w:id="11401" w:author="Thomas Dietz" w:date="2012-08-13T14:32:00Z"/>
              </w:rPr>
            </w:pPr>
            <w:del w:id="11402" w:author="Thomas Dietz" w:date="2012-08-13T14:32:00Z">
              <w:r w:rsidRPr="009F1B7D" w:rsidDel="0089627C">
                <w:delText>units "1/10 of a percent";</w:delText>
              </w:r>
            </w:del>
          </w:p>
          <w:p w14:paraId="45233572" w14:textId="3D80B82F" w:rsidR="006F4495" w:rsidRPr="009F1B7D" w:rsidDel="0089627C" w:rsidRDefault="006F4495" w:rsidP="00011096">
            <w:pPr>
              <w:pStyle w:val="XML3"/>
              <w:rPr>
                <w:del w:id="11403" w:author="Thomas Dietz" w:date="2012-08-13T14:32:00Z"/>
              </w:rPr>
            </w:pPr>
            <w:del w:id="11404" w:author="Thomas Dietz" w:date="2012-08-13T14:32:00Z">
              <w:r w:rsidRPr="009F1B7D" w:rsidDel="0089627C">
                <w:delText>description "This type defines a value in tenth of a percent.";</w:delText>
              </w:r>
            </w:del>
          </w:p>
          <w:p w14:paraId="72C62A1B" w14:textId="0E26BBF1" w:rsidR="006F4495" w:rsidRPr="009F1B7D" w:rsidDel="0089627C" w:rsidRDefault="006F4495" w:rsidP="00011096">
            <w:pPr>
              <w:pStyle w:val="XML1"/>
              <w:rPr>
                <w:del w:id="11405" w:author="Thomas Dietz" w:date="2012-08-13T14:32:00Z"/>
              </w:rPr>
            </w:pPr>
            <w:del w:id="11406" w:author="Thomas Dietz" w:date="2012-08-13T14:32:00Z">
              <w:r w:rsidRPr="009F1B7D" w:rsidDel="0089627C">
                <w:delText>}</w:delText>
              </w:r>
            </w:del>
          </w:p>
          <w:p w14:paraId="374A49E4" w14:textId="7F04D05B" w:rsidR="006F4495" w:rsidRPr="009F1B7D" w:rsidDel="0089627C" w:rsidRDefault="006F4495" w:rsidP="00011096">
            <w:pPr>
              <w:pStyle w:val="XML1"/>
              <w:rPr>
                <w:del w:id="11407" w:author="Thomas Dietz" w:date="2012-08-13T14:32:00Z"/>
              </w:rPr>
            </w:pPr>
          </w:p>
          <w:p w14:paraId="380181E0" w14:textId="76BA4205" w:rsidR="006F4495" w:rsidRPr="009F1B7D" w:rsidDel="0089627C" w:rsidRDefault="006F4495" w:rsidP="00011096">
            <w:pPr>
              <w:pStyle w:val="XML1"/>
              <w:rPr>
                <w:del w:id="11408" w:author="Thomas Dietz" w:date="2012-08-13T14:32:00Z"/>
              </w:rPr>
            </w:pPr>
            <w:del w:id="11409" w:author="Thomas Dietz" w:date="2012-08-13T14:32:00Z">
              <w:r w:rsidRPr="009F1B7D" w:rsidDel="0089627C">
                <w:delText>grouping openflow-queue-resource-grouping {</w:delText>
              </w:r>
            </w:del>
          </w:p>
          <w:p w14:paraId="2CE0443F" w14:textId="700BC003" w:rsidR="006F4495" w:rsidRPr="009F1B7D" w:rsidDel="0089627C" w:rsidRDefault="006F4495" w:rsidP="00011096">
            <w:pPr>
              <w:pStyle w:val="XML2"/>
              <w:rPr>
                <w:del w:id="11410" w:author="Thomas Dietz" w:date="2012-08-13T14:32:00Z"/>
              </w:rPr>
            </w:pPr>
            <w:del w:id="11411" w:author="Thomas Dietz" w:date="2012-08-13T14:32:00Z">
              <w:r w:rsidRPr="009F1B7D" w:rsidDel="0089627C">
                <w:delText>description "This grouping specifies all properties of a queue resource.";</w:delText>
              </w:r>
            </w:del>
          </w:p>
          <w:p w14:paraId="32A6DE82" w14:textId="0DD22BBA" w:rsidR="006F4495" w:rsidRPr="009F1B7D" w:rsidDel="0089627C" w:rsidRDefault="006F4495" w:rsidP="00011096">
            <w:pPr>
              <w:pStyle w:val="XML2"/>
              <w:rPr>
                <w:del w:id="11412" w:author="Thomas Dietz" w:date="2012-08-13T14:32:00Z"/>
              </w:rPr>
            </w:pPr>
            <w:del w:id="11413" w:author="Thomas Dietz" w:date="2012-08-13T14:32:00Z">
              <w:r w:rsidRPr="009F1B7D" w:rsidDel="0089627C">
                <w:delText>leaf resource-id {</w:delText>
              </w:r>
            </w:del>
          </w:p>
          <w:p w14:paraId="46B2EEDA" w14:textId="52E442FB" w:rsidR="006F4495" w:rsidRPr="009F1B7D" w:rsidDel="0089627C" w:rsidRDefault="006F4495" w:rsidP="00011096">
            <w:pPr>
              <w:pStyle w:val="XML3"/>
              <w:rPr>
                <w:del w:id="11414" w:author="Thomas Dietz" w:date="2012-08-13T14:32:00Z"/>
              </w:rPr>
            </w:pPr>
            <w:del w:id="11415" w:author="Thomas Dietz" w:date="2012-08-13T14:32:00Z">
              <w:r w:rsidRPr="009F1B7D" w:rsidDel="0089627C">
                <w:delText>type inet:uri;</w:delText>
              </w:r>
            </w:del>
          </w:p>
          <w:p w14:paraId="598201ED" w14:textId="19EA6ACE" w:rsidR="006F4495" w:rsidRPr="009F1B7D" w:rsidDel="0089627C" w:rsidRDefault="006F4495" w:rsidP="00011096">
            <w:pPr>
              <w:pStyle w:val="XML3"/>
              <w:rPr>
                <w:del w:id="11416" w:author="Thomas Dietz" w:date="2012-08-13T14:32:00Z"/>
              </w:rPr>
            </w:pPr>
            <w:del w:id="11417" w:author="Thomas Dietz" w:date="2012-08-13T14:32:00Z">
              <w:r w:rsidRPr="009F1B7D" w:rsidDel="0089627C">
                <w:delText>description "An unique but locally arbitrary identifier that identifies a queue and is persistent across reboots of the system.";</w:delText>
              </w:r>
            </w:del>
          </w:p>
          <w:p w14:paraId="6B90CE0B" w14:textId="51102F96" w:rsidR="006F4495" w:rsidRPr="009F1B7D" w:rsidDel="0089627C" w:rsidRDefault="006F4495" w:rsidP="00011096">
            <w:pPr>
              <w:pStyle w:val="XML2"/>
              <w:rPr>
                <w:del w:id="11418" w:author="Thomas Dietz" w:date="2012-08-13T14:32:00Z"/>
              </w:rPr>
            </w:pPr>
            <w:del w:id="11419" w:author="Thomas Dietz" w:date="2012-08-13T14:32:00Z">
              <w:r w:rsidRPr="009F1B7D" w:rsidDel="0089627C">
                <w:delText>}</w:delText>
              </w:r>
            </w:del>
          </w:p>
          <w:p w14:paraId="2D3D59E2" w14:textId="74FE63A8" w:rsidR="006F4495" w:rsidRPr="009F1B7D" w:rsidDel="0089627C" w:rsidRDefault="006F4495" w:rsidP="00011096">
            <w:pPr>
              <w:pStyle w:val="XML2"/>
              <w:rPr>
                <w:del w:id="11420" w:author="Thomas Dietz" w:date="2012-08-13T14:32:00Z"/>
              </w:rPr>
            </w:pPr>
            <w:del w:id="11421" w:author="Thomas Dietz" w:date="2012-08-13T14:32:00Z">
              <w:r w:rsidRPr="009F1B7D" w:rsidDel="0089627C">
                <w:delText>leaf id {</w:delText>
              </w:r>
            </w:del>
          </w:p>
          <w:p w14:paraId="25ADFD82" w14:textId="5E421FE3" w:rsidR="006F4495" w:rsidRPr="009F1B7D" w:rsidDel="0089627C" w:rsidRDefault="006F4495" w:rsidP="00011096">
            <w:pPr>
              <w:pStyle w:val="XML3"/>
              <w:rPr>
                <w:del w:id="11422" w:author="Thomas Dietz" w:date="2012-08-13T14:32:00Z"/>
              </w:rPr>
            </w:pPr>
            <w:del w:id="11423" w:author="Thomas Dietz" w:date="2012-08-13T14:32:00Z">
              <w:r w:rsidRPr="009F1B7D" w:rsidDel="0089627C">
                <w:delText>type uint64;</w:delText>
              </w:r>
            </w:del>
          </w:p>
          <w:p w14:paraId="1EE325DE" w14:textId="65562E32" w:rsidR="006F4495" w:rsidRPr="009F1B7D" w:rsidDel="0089627C" w:rsidRDefault="006F4495" w:rsidP="00011096">
            <w:pPr>
              <w:pStyle w:val="XML3"/>
              <w:rPr>
                <w:del w:id="11424" w:author="Thomas Dietz" w:date="2012-08-13T14:32:00Z"/>
              </w:rPr>
            </w:pPr>
            <w:del w:id="11425" w:author="Thomas Dietz" w:date="2012-08-13T14:32:00Z">
              <w:r w:rsidRPr="009F1B7D" w:rsidDel="0089627C">
                <w:delText>mandatory true;</w:delText>
              </w:r>
            </w:del>
          </w:p>
          <w:p w14:paraId="0B306DA0" w14:textId="36370EE7" w:rsidR="006F4495" w:rsidRPr="009F1B7D" w:rsidDel="0089627C" w:rsidRDefault="006F4495" w:rsidP="00011096">
            <w:pPr>
              <w:pStyle w:val="XML3"/>
              <w:rPr>
                <w:del w:id="11426" w:author="Thomas Dietz" w:date="2012-08-13T14:32:00Z"/>
              </w:rPr>
            </w:pPr>
            <w:del w:id="11427" w:author="Thomas Dietz" w:date="2012-08-13T14:32:00Z">
              <w:r w:rsidRPr="009F1B7D" w:rsidDel="0089627C">
                <w:delText xml:space="preserve">description "An unique but locally arbitrary number that identifies a </w:delText>
              </w:r>
              <w:r w:rsidRPr="009F1B7D" w:rsidDel="0089627C">
                <w:lastRenderedPageBreak/>
                <w:delText>queue and is persistent across reboots of the system.";</w:delText>
              </w:r>
            </w:del>
          </w:p>
          <w:p w14:paraId="5BEA3A89" w14:textId="79438C7B" w:rsidR="006F4495" w:rsidRPr="009F1B7D" w:rsidDel="0089627C" w:rsidRDefault="006F4495" w:rsidP="00011096">
            <w:pPr>
              <w:pStyle w:val="XML2"/>
              <w:rPr>
                <w:del w:id="11428" w:author="Thomas Dietz" w:date="2012-08-13T14:32:00Z"/>
              </w:rPr>
            </w:pPr>
            <w:del w:id="11429" w:author="Thomas Dietz" w:date="2012-08-13T14:32:00Z">
              <w:r w:rsidRPr="009F1B7D" w:rsidDel="0089627C">
                <w:delText>}</w:delText>
              </w:r>
            </w:del>
          </w:p>
          <w:p w14:paraId="43D48870" w14:textId="2F713F59" w:rsidR="006F4495" w:rsidRPr="009F1B7D" w:rsidDel="0089627C" w:rsidRDefault="006F4495" w:rsidP="00011096">
            <w:pPr>
              <w:pStyle w:val="XML2"/>
              <w:rPr>
                <w:del w:id="11430" w:author="Thomas Dietz" w:date="2012-08-13T14:32:00Z"/>
              </w:rPr>
            </w:pPr>
            <w:del w:id="11431" w:author="Thomas Dietz" w:date="2012-08-13T14:32:00Z">
              <w:r w:rsidRPr="009F1B7D" w:rsidDel="0089627C">
                <w:delText>leaf port {</w:delText>
              </w:r>
            </w:del>
          </w:p>
          <w:p w14:paraId="4B831564" w14:textId="26980C21" w:rsidR="006F4495" w:rsidRPr="009F1B7D" w:rsidDel="0089627C" w:rsidRDefault="006F4495" w:rsidP="00011096">
            <w:pPr>
              <w:pStyle w:val="XML3"/>
              <w:rPr>
                <w:del w:id="11432" w:author="Thomas Dietz" w:date="2012-08-13T14:32:00Z"/>
              </w:rPr>
            </w:pPr>
            <w:del w:id="11433" w:author="Thomas Dietz" w:date="2012-08-13T14:32:00Z">
              <w:r w:rsidRPr="009F1B7D" w:rsidDel="0089627C">
                <w:delText>type leafref {</w:delText>
              </w:r>
            </w:del>
          </w:p>
          <w:p w14:paraId="7ED87BF6" w14:textId="32161CD0" w:rsidR="006F4495" w:rsidRPr="009F1B7D" w:rsidDel="0089627C" w:rsidRDefault="006F4495" w:rsidP="00011096">
            <w:pPr>
              <w:pStyle w:val="XML4"/>
              <w:rPr>
                <w:del w:id="11434" w:author="Thomas Dietz" w:date="2012-08-13T14:32:00Z"/>
              </w:rPr>
            </w:pPr>
            <w:del w:id="11435" w:author="Thomas Dietz" w:date="2012-08-13T14:32:00Z">
              <w:r w:rsidRPr="009F1B7D" w:rsidDel="0089627C">
                <w:delText>path "/capable-switch/resources/port/resource-id";</w:delText>
              </w:r>
            </w:del>
          </w:p>
          <w:p w14:paraId="52187604" w14:textId="155C34B4" w:rsidR="006F4495" w:rsidRPr="009F1B7D" w:rsidDel="0089627C" w:rsidRDefault="006F4495" w:rsidP="00011096">
            <w:pPr>
              <w:pStyle w:val="XML3"/>
              <w:rPr>
                <w:del w:id="11436" w:author="Thomas Dietz" w:date="2012-08-13T14:32:00Z"/>
              </w:rPr>
            </w:pPr>
            <w:del w:id="11437" w:author="Thomas Dietz" w:date="2012-08-13T14:32:00Z">
              <w:r w:rsidRPr="009F1B7D" w:rsidDel="0089627C">
                <w:delText>}</w:delText>
              </w:r>
            </w:del>
          </w:p>
          <w:p w14:paraId="0F7455CB" w14:textId="7EA394EE" w:rsidR="006F4495" w:rsidRPr="009F1B7D" w:rsidDel="0089627C" w:rsidRDefault="006F4495" w:rsidP="00011096">
            <w:pPr>
              <w:pStyle w:val="XML3"/>
              <w:rPr>
                <w:del w:id="11438" w:author="Thomas Dietz" w:date="2012-08-13T14:32:00Z"/>
              </w:rPr>
            </w:pPr>
            <w:del w:id="11439" w:author="Thomas Dietz" w:date="2012-08-13T14:32:00Z">
              <w:r w:rsidRPr="009F1B7D" w:rsidDel="0089627C">
                <w:delText>description "Reference to port resources in the Capable Switch.";</w:delText>
              </w:r>
            </w:del>
          </w:p>
          <w:p w14:paraId="7D0BF428" w14:textId="64957388" w:rsidR="006F4495" w:rsidRPr="009F1B7D" w:rsidDel="0089627C" w:rsidRDefault="006F4495" w:rsidP="00011096">
            <w:pPr>
              <w:pStyle w:val="XML2"/>
              <w:rPr>
                <w:del w:id="11440" w:author="Thomas Dietz" w:date="2012-08-13T14:32:00Z"/>
              </w:rPr>
            </w:pPr>
            <w:del w:id="11441" w:author="Thomas Dietz" w:date="2012-08-13T14:32:00Z">
              <w:r w:rsidRPr="009F1B7D" w:rsidDel="0089627C">
                <w:delText>}</w:delText>
              </w:r>
            </w:del>
          </w:p>
          <w:p w14:paraId="4EA29133" w14:textId="547E1906" w:rsidR="006F4495" w:rsidRPr="009F1B7D" w:rsidDel="0089627C" w:rsidRDefault="006F4495" w:rsidP="00011096">
            <w:pPr>
              <w:pStyle w:val="XML2"/>
              <w:rPr>
                <w:del w:id="11442" w:author="Thomas Dietz" w:date="2012-08-13T14:32:00Z"/>
              </w:rPr>
            </w:pPr>
            <w:del w:id="11443" w:author="Thomas Dietz" w:date="2012-08-13T14:32:00Z">
              <w:r w:rsidRPr="009F1B7D" w:rsidDel="0089627C">
                <w:delText>container properties {</w:delText>
              </w:r>
            </w:del>
          </w:p>
          <w:p w14:paraId="4DA9364E" w14:textId="0492D53F" w:rsidR="006F4495" w:rsidRPr="009F1B7D" w:rsidDel="0089627C" w:rsidRDefault="006F4495" w:rsidP="00011096">
            <w:pPr>
              <w:pStyle w:val="XML3"/>
              <w:rPr>
                <w:del w:id="11444" w:author="Thomas Dietz" w:date="2012-08-13T14:32:00Z"/>
              </w:rPr>
            </w:pPr>
            <w:del w:id="11445" w:author="Thomas Dietz" w:date="2012-08-13T14:32:00Z">
              <w:r w:rsidRPr="009F1B7D" w:rsidDel="0089627C">
                <w:delText>description "The queue properties currently configured.";</w:delText>
              </w:r>
            </w:del>
          </w:p>
          <w:p w14:paraId="6F9533F0" w14:textId="100B921B" w:rsidR="006F4495" w:rsidRPr="009F1B7D" w:rsidDel="0089627C" w:rsidRDefault="006F4495" w:rsidP="00011096">
            <w:pPr>
              <w:pStyle w:val="XML3"/>
              <w:rPr>
                <w:del w:id="11446" w:author="Thomas Dietz" w:date="2012-08-13T14:32:00Z"/>
              </w:rPr>
            </w:pPr>
            <w:del w:id="11447" w:author="Thomas Dietz" w:date="2012-08-13T14:32:00Z">
              <w:r w:rsidRPr="009F1B7D" w:rsidDel="0089627C">
                <w:delText>leaf min-rate {</w:delText>
              </w:r>
            </w:del>
          </w:p>
          <w:p w14:paraId="49F663B7" w14:textId="26F0BC79" w:rsidR="006F4495" w:rsidRPr="009F1B7D" w:rsidDel="0089627C" w:rsidRDefault="006F4495" w:rsidP="00011096">
            <w:pPr>
              <w:pStyle w:val="XML4"/>
              <w:rPr>
                <w:del w:id="11448" w:author="Thomas Dietz" w:date="2012-08-13T14:32:00Z"/>
              </w:rPr>
            </w:pPr>
            <w:del w:id="11449" w:author="Thomas Dietz" w:date="2012-08-13T14:32:00Z">
              <w:r w:rsidRPr="009F1B7D" w:rsidDel="0089627C">
                <w:delText>type tenth-of-a-percent;</w:delText>
              </w:r>
            </w:del>
          </w:p>
          <w:p w14:paraId="0C5C421E" w14:textId="1EEBC0E4" w:rsidR="006F4495" w:rsidRPr="009F1B7D" w:rsidDel="0089627C" w:rsidRDefault="006F4495" w:rsidP="00011096">
            <w:pPr>
              <w:pStyle w:val="XML4"/>
              <w:rPr>
                <w:del w:id="11450" w:author="Thomas Dietz" w:date="2012-08-13T14:32:00Z"/>
              </w:rPr>
            </w:pPr>
            <w:del w:id="11451" w:author="Thomas Dietz" w:date="2012-08-13T14:32:00Z">
              <w:r w:rsidRPr="009F1B7D" w:rsidDel="0089627C">
                <w:delText>description "The minimal rate that is reserved for this queue in 1/10 of a percent of the actual rate. If not present a min-rate is not set.";</w:delText>
              </w:r>
            </w:del>
          </w:p>
          <w:p w14:paraId="4A613C2F" w14:textId="55539F5A" w:rsidR="006F4495" w:rsidRPr="009F1B7D" w:rsidDel="0089627C" w:rsidRDefault="006F4495" w:rsidP="00011096">
            <w:pPr>
              <w:pStyle w:val="XML3"/>
              <w:rPr>
                <w:del w:id="11452" w:author="Thomas Dietz" w:date="2012-08-13T14:32:00Z"/>
              </w:rPr>
            </w:pPr>
            <w:del w:id="11453" w:author="Thomas Dietz" w:date="2012-08-13T14:32:00Z">
              <w:r w:rsidRPr="009F1B7D" w:rsidDel="0089627C">
                <w:delText>}</w:delText>
              </w:r>
            </w:del>
          </w:p>
          <w:p w14:paraId="0F4EB543" w14:textId="04152634" w:rsidR="006F4495" w:rsidRPr="009F1B7D" w:rsidDel="0089627C" w:rsidRDefault="006F4495" w:rsidP="00011096">
            <w:pPr>
              <w:pStyle w:val="XML3"/>
              <w:rPr>
                <w:del w:id="11454" w:author="Thomas Dietz" w:date="2012-08-13T14:32:00Z"/>
              </w:rPr>
            </w:pPr>
            <w:del w:id="11455" w:author="Thomas Dietz" w:date="2012-08-13T14:32:00Z">
              <w:r w:rsidRPr="009F1B7D" w:rsidDel="0089627C">
                <w:delText>leaf max-rate {</w:delText>
              </w:r>
            </w:del>
          </w:p>
          <w:p w14:paraId="598C8B2D" w14:textId="3A673896" w:rsidR="006F4495" w:rsidRPr="009F1B7D" w:rsidDel="0089627C" w:rsidRDefault="006F4495" w:rsidP="00011096">
            <w:pPr>
              <w:pStyle w:val="XML4"/>
              <w:rPr>
                <w:del w:id="11456" w:author="Thomas Dietz" w:date="2012-08-13T14:32:00Z"/>
              </w:rPr>
            </w:pPr>
            <w:del w:id="11457" w:author="Thomas Dietz" w:date="2012-08-13T14:32:00Z">
              <w:r w:rsidRPr="009F1B7D" w:rsidDel="0089627C">
                <w:delText>type tenth-of-a-percent;</w:delText>
              </w:r>
            </w:del>
          </w:p>
          <w:p w14:paraId="7FC43441" w14:textId="24F2A5F7" w:rsidR="006F4495" w:rsidRPr="009F1B7D" w:rsidDel="0089627C" w:rsidRDefault="006F4495" w:rsidP="00011096">
            <w:pPr>
              <w:pStyle w:val="XML4"/>
              <w:rPr>
                <w:del w:id="11458" w:author="Thomas Dietz" w:date="2012-08-13T14:32:00Z"/>
              </w:rPr>
            </w:pPr>
            <w:del w:id="11459" w:author="Thomas Dietz" w:date="2012-08-13T14:32:00Z">
              <w:r w:rsidRPr="009F1B7D" w:rsidDel="0089627C">
                <w:delText>description "The maximum rate that is reserved for this queue in 1/10 of a percent of the actual rate. If not present the max-rate is not set.";</w:delText>
              </w:r>
            </w:del>
          </w:p>
          <w:p w14:paraId="2515ABEF" w14:textId="0BD5B58C" w:rsidR="006F4495" w:rsidRPr="009F1B7D" w:rsidDel="0089627C" w:rsidRDefault="006F4495" w:rsidP="00011096">
            <w:pPr>
              <w:pStyle w:val="XML3"/>
              <w:rPr>
                <w:del w:id="11460" w:author="Thomas Dietz" w:date="2012-08-13T14:32:00Z"/>
              </w:rPr>
            </w:pPr>
            <w:del w:id="11461" w:author="Thomas Dietz" w:date="2012-08-13T14:32:00Z">
              <w:r w:rsidRPr="009F1B7D" w:rsidDel="0089627C">
                <w:delText>}</w:delText>
              </w:r>
            </w:del>
          </w:p>
          <w:p w14:paraId="4B71AF4A" w14:textId="13456007" w:rsidR="006F4495" w:rsidRPr="009F1B7D" w:rsidDel="0089627C" w:rsidRDefault="006F4495" w:rsidP="00011096">
            <w:pPr>
              <w:pStyle w:val="XML3"/>
              <w:rPr>
                <w:del w:id="11462" w:author="Thomas Dietz" w:date="2012-08-13T14:32:00Z"/>
              </w:rPr>
            </w:pPr>
            <w:del w:id="11463" w:author="Thomas Dietz" w:date="2012-08-13T14:32:00Z">
              <w:r w:rsidRPr="009F1B7D" w:rsidDel="0089627C">
                <w:delText>leaf-list experimenter {</w:delText>
              </w:r>
            </w:del>
          </w:p>
          <w:p w14:paraId="635E7DF3" w14:textId="6781B0BA" w:rsidR="006F4495" w:rsidRPr="009F1B7D" w:rsidDel="0089627C" w:rsidRDefault="006F4495" w:rsidP="00011096">
            <w:pPr>
              <w:pStyle w:val="XML4"/>
              <w:rPr>
                <w:del w:id="11464" w:author="Thomas Dietz" w:date="2012-08-13T14:32:00Z"/>
              </w:rPr>
            </w:pPr>
            <w:del w:id="11465" w:author="Thomas Dietz" w:date="2012-08-13T14:32:00Z">
              <w:r w:rsidRPr="009F1B7D" w:rsidDel="0089627C">
                <w:delText>type uint32;</w:delText>
              </w:r>
            </w:del>
          </w:p>
          <w:p w14:paraId="3B12CBD6" w14:textId="7565B4A5" w:rsidR="006F4495" w:rsidRPr="009F1B7D" w:rsidDel="0089627C" w:rsidRDefault="006F4495" w:rsidP="00011096">
            <w:pPr>
              <w:pStyle w:val="XML4"/>
              <w:rPr>
                <w:del w:id="11466" w:author="Thomas Dietz" w:date="2012-08-13T14:32:00Z"/>
              </w:rPr>
            </w:pPr>
            <w:del w:id="11467" w:author="Thomas Dietz" w:date="2012-08-13T14:32:00Z">
              <w:r w:rsidRPr="009F1B7D" w:rsidDel="0089627C">
                <w:delText>description "A list of experimenter identifiers of queue properties used.";</w:delText>
              </w:r>
            </w:del>
          </w:p>
          <w:p w14:paraId="5B22B48C" w14:textId="59D01F6B" w:rsidR="006F4495" w:rsidRPr="009F1B7D" w:rsidDel="0089627C" w:rsidRDefault="006F4495" w:rsidP="00011096">
            <w:pPr>
              <w:pStyle w:val="XML3"/>
              <w:rPr>
                <w:del w:id="11468" w:author="Thomas Dietz" w:date="2012-08-13T14:32:00Z"/>
              </w:rPr>
            </w:pPr>
            <w:del w:id="11469" w:author="Thomas Dietz" w:date="2012-08-13T14:32:00Z">
              <w:r w:rsidRPr="009F1B7D" w:rsidDel="0089627C">
                <w:delText>}</w:delText>
              </w:r>
            </w:del>
          </w:p>
          <w:p w14:paraId="5D753699" w14:textId="205220EB" w:rsidR="006F4495" w:rsidRPr="009F1B7D" w:rsidDel="0089627C" w:rsidRDefault="006F4495" w:rsidP="00011096">
            <w:pPr>
              <w:pStyle w:val="XML2"/>
              <w:rPr>
                <w:del w:id="11470" w:author="Thomas Dietz" w:date="2012-08-13T14:32:00Z"/>
              </w:rPr>
            </w:pPr>
            <w:del w:id="11471" w:author="Thomas Dietz" w:date="2012-08-13T14:32:00Z">
              <w:r w:rsidRPr="009F1B7D" w:rsidDel="0089627C">
                <w:delText>}</w:delText>
              </w:r>
            </w:del>
          </w:p>
          <w:p w14:paraId="1B696F86" w14:textId="77777777" w:rsidR="0089627C" w:rsidRDefault="006F4495" w:rsidP="0089627C">
            <w:pPr>
              <w:pStyle w:val="XML1"/>
              <w:rPr>
                <w:ins w:id="11472" w:author="Thomas Dietz" w:date="2012-08-13T14:34:00Z"/>
              </w:rPr>
            </w:pPr>
            <w:del w:id="11473" w:author="Thomas Dietz" w:date="2012-08-13T14:32:00Z">
              <w:r w:rsidRPr="009F1B7D" w:rsidDel="0089627C">
                <w:delText>}</w:delText>
              </w:r>
            </w:del>
            <w:ins w:id="11474" w:author="Thomas Dietz" w:date="2012-08-13T14:34:00Z">
              <w:r w:rsidR="0089627C">
                <w:t xml:space="preserve">  grouping OFQueueType {</w:t>
              </w:r>
            </w:ins>
          </w:p>
          <w:p w14:paraId="36E81B9B" w14:textId="77777777" w:rsidR="0089627C" w:rsidRDefault="0089627C" w:rsidP="0089627C">
            <w:pPr>
              <w:pStyle w:val="XML1"/>
              <w:rPr>
                <w:ins w:id="11475" w:author="Thomas Dietz" w:date="2012-08-13T14:34:00Z"/>
              </w:rPr>
            </w:pPr>
            <w:ins w:id="11476" w:author="Thomas Dietz" w:date="2012-08-13T14:34:00Z">
              <w:r>
                <w:t xml:space="preserve">    description "This grouping specifies all properties of a queue</w:t>
              </w:r>
            </w:ins>
          </w:p>
          <w:p w14:paraId="0177DE6E" w14:textId="77777777" w:rsidR="0089627C" w:rsidRDefault="0089627C" w:rsidP="0089627C">
            <w:pPr>
              <w:pStyle w:val="XML1"/>
              <w:rPr>
                <w:ins w:id="11477" w:author="Thomas Dietz" w:date="2012-08-13T14:34:00Z"/>
              </w:rPr>
            </w:pPr>
            <w:ins w:id="11478" w:author="Thomas Dietz" w:date="2012-08-13T14:34:00Z">
              <w:r>
                <w:t xml:space="preserve">      resource.</w:t>
              </w:r>
            </w:ins>
          </w:p>
          <w:p w14:paraId="6E9CE29F" w14:textId="77777777" w:rsidR="0089627C" w:rsidRDefault="0089627C" w:rsidP="0089627C">
            <w:pPr>
              <w:pStyle w:val="XML1"/>
              <w:rPr>
                <w:ins w:id="11479" w:author="Thomas Dietz" w:date="2012-08-13T14:34:00Z"/>
              </w:rPr>
            </w:pPr>
          </w:p>
          <w:p w14:paraId="13AEE49A" w14:textId="77777777" w:rsidR="0089627C" w:rsidRDefault="0089627C" w:rsidP="0089627C">
            <w:pPr>
              <w:pStyle w:val="XML1"/>
              <w:rPr>
                <w:ins w:id="11480" w:author="Thomas Dietz" w:date="2012-08-13T14:34:00Z"/>
              </w:rPr>
            </w:pPr>
            <w:ins w:id="11481" w:author="Thomas Dietz" w:date="2012-08-13T14:34:00Z">
              <w:r>
                <w:t xml:space="preserve">      NETCONF &lt;edit-config&gt; operations MUST be implemented as </w:t>
              </w:r>
            </w:ins>
          </w:p>
          <w:p w14:paraId="3784AA1C" w14:textId="77777777" w:rsidR="0089627C" w:rsidRDefault="0089627C" w:rsidP="0089627C">
            <w:pPr>
              <w:pStyle w:val="XML1"/>
              <w:rPr>
                <w:ins w:id="11482" w:author="Thomas Dietz" w:date="2012-08-13T14:34:00Z"/>
              </w:rPr>
            </w:pPr>
            <w:ins w:id="11483" w:author="Thomas Dietz" w:date="2012-08-13T14:34:00Z">
              <w:r>
                <w:t xml:space="preserve">      follows: </w:t>
              </w:r>
            </w:ins>
          </w:p>
          <w:p w14:paraId="777EB68E" w14:textId="77777777" w:rsidR="0089627C" w:rsidRDefault="0089627C" w:rsidP="0089627C">
            <w:pPr>
              <w:pStyle w:val="XML1"/>
              <w:rPr>
                <w:ins w:id="11484" w:author="Thomas Dietz" w:date="2012-08-13T14:34:00Z"/>
              </w:rPr>
            </w:pPr>
          </w:p>
          <w:p w14:paraId="532E633D" w14:textId="77777777" w:rsidR="0089627C" w:rsidRDefault="0089627C" w:rsidP="0089627C">
            <w:pPr>
              <w:pStyle w:val="XML1"/>
              <w:rPr>
                <w:ins w:id="11485" w:author="Thomas Dietz" w:date="2012-08-13T14:34:00Z"/>
              </w:rPr>
            </w:pPr>
            <w:ins w:id="11486" w:author="Thomas Dietz" w:date="2012-08-13T14:34:00Z">
              <w:r>
                <w:t xml:space="preserve">      * The 'resource-id' element of OFResoureType MUST be present</w:t>
              </w:r>
            </w:ins>
          </w:p>
          <w:p w14:paraId="35A20C87" w14:textId="77777777" w:rsidR="0089627C" w:rsidRDefault="0089627C" w:rsidP="0089627C">
            <w:pPr>
              <w:pStyle w:val="XML1"/>
              <w:rPr>
                <w:ins w:id="11487" w:author="Thomas Dietz" w:date="2012-08-13T14:34:00Z"/>
              </w:rPr>
            </w:pPr>
            <w:ins w:id="11488" w:author="Thomas Dietz" w:date="2012-08-13T14:34:00Z">
              <w:r>
                <w:t xml:space="preserve">        at all &lt;edit-config&gt; operations to identify the port.</w:t>
              </w:r>
            </w:ins>
          </w:p>
          <w:p w14:paraId="24C76A11" w14:textId="77777777" w:rsidR="0089627C" w:rsidRDefault="0089627C" w:rsidP="0089627C">
            <w:pPr>
              <w:pStyle w:val="XML1"/>
              <w:rPr>
                <w:ins w:id="11489" w:author="Thomas Dietz" w:date="2012-08-13T14:34:00Z"/>
              </w:rPr>
            </w:pPr>
            <w:ins w:id="11490" w:author="Thomas Dietz" w:date="2012-08-13T14:34:00Z">
              <w:r>
                <w:t xml:space="preserve">      * If the operation is 'merge' or 'replace', the element is</w:t>
              </w:r>
            </w:ins>
          </w:p>
          <w:p w14:paraId="113CCB8C" w14:textId="77777777" w:rsidR="0089627C" w:rsidRDefault="0089627C" w:rsidP="0089627C">
            <w:pPr>
              <w:pStyle w:val="XML1"/>
              <w:rPr>
                <w:ins w:id="11491" w:author="Thomas Dietz" w:date="2012-08-13T14:34:00Z"/>
              </w:rPr>
            </w:pPr>
            <w:ins w:id="11492" w:author="Thomas Dietz" w:date="2012-08-13T14:34:00Z">
              <w:r>
                <w:t xml:space="preserve">        created if it does not exist, and its value is set to the</w:t>
              </w:r>
            </w:ins>
          </w:p>
          <w:p w14:paraId="64596444" w14:textId="77777777" w:rsidR="0089627C" w:rsidRDefault="0089627C" w:rsidP="0089627C">
            <w:pPr>
              <w:pStyle w:val="XML1"/>
              <w:rPr>
                <w:ins w:id="11493" w:author="Thomas Dietz" w:date="2012-08-13T14:34:00Z"/>
              </w:rPr>
            </w:pPr>
            <w:ins w:id="11494" w:author="Thomas Dietz" w:date="2012-08-13T14:34:00Z">
              <w:r>
                <w:t xml:space="preserve">        value found in the XML RPC data.</w:t>
              </w:r>
            </w:ins>
          </w:p>
          <w:p w14:paraId="54687D90" w14:textId="77777777" w:rsidR="0089627C" w:rsidRDefault="0089627C" w:rsidP="0089627C">
            <w:pPr>
              <w:pStyle w:val="XML1"/>
              <w:rPr>
                <w:ins w:id="11495" w:author="Thomas Dietz" w:date="2012-08-13T14:34:00Z"/>
              </w:rPr>
            </w:pPr>
            <w:ins w:id="11496" w:author="Thomas Dietz" w:date="2012-08-13T14:34:00Z">
              <w:r>
                <w:t xml:space="preserve">      * If the operation is 'create', the element is created if it</w:t>
              </w:r>
            </w:ins>
          </w:p>
          <w:p w14:paraId="47A5D6A0" w14:textId="77777777" w:rsidR="0089627C" w:rsidRDefault="0089627C" w:rsidP="0089627C">
            <w:pPr>
              <w:pStyle w:val="XML1"/>
              <w:rPr>
                <w:ins w:id="11497" w:author="Thomas Dietz" w:date="2012-08-13T14:34:00Z"/>
              </w:rPr>
            </w:pPr>
            <w:ins w:id="11498" w:author="Thomas Dietz" w:date="2012-08-13T14:34:00Z">
              <w:r>
                <w:t xml:space="preserve">        does not exist. If the element already exists, a</w:t>
              </w:r>
            </w:ins>
          </w:p>
          <w:p w14:paraId="4027A5BF" w14:textId="77777777" w:rsidR="0089627C" w:rsidRDefault="0089627C" w:rsidP="0089627C">
            <w:pPr>
              <w:pStyle w:val="XML1"/>
              <w:rPr>
                <w:ins w:id="11499" w:author="Thomas Dietz" w:date="2012-08-13T14:34:00Z"/>
              </w:rPr>
            </w:pPr>
            <w:ins w:id="11500" w:author="Thomas Dietz" w:date="2012-08-13T14:34:00Z">
              <w:r>
                <w:t xml:space="preserve">        'data</w:t>
              </w:r>
              <w:r>
                <w:rPr>
                  <w:rFonts w:ascii="MS Mincho" w:eastAsia="MS Mincho" w:hAnsi="MS Mincho" w:cs="MS Mincho" w:hint="eastAsia"/>
                </w:rPr>
                <w:t>‑</w:t>
              </w:r>
              <w:r>
                <w:t>exists' error is returned.</w:t>
              </w:r>
            </w:ins>
          </w:p>
          <w:p w14:paraId="4C0E6043" w14:textId="77777777" w:rsidR="0089627C" w:rsidRDefault="0089627C" w:rsidP="0089627C">
            <w:pPr>
              <w:pStyle w:val="XML1"/>
              <w:rPr>
                <w:ins w:id="11501" w:author="Thomas Dietz" w:date="2012-08-13T14:34:00Z"/>
              </w:rPr>
            </w:pPr>
            <w:ins w:id="11502" w:author="Thomas Dietz" w:date="2012-08-13T14:34:00Z">
              <w:r>
                <w:t xml:space="preserve">      * If the operation is 'delete', the element is deleted if it</w:t>
              </w:r>
            </w:ins>
          </w:p>
          <w:p w14:paraId="5E8FB5F1" w14:textId="77777777" w:rsidR="0089627C" w:rsidRDefault="0089627C" w:rsidP="0089627C">
            <w:pPr>
              <w:pStyle w:val="XML1"/>
              <w:rPr>
                <w:ins w:id="11503" w:author="Thomas Dietz" w:date="2012-08-13T14:34:00Z"/>
              </w:rPr>
            </w:pPr>
            <w:ins w:id="11504" w:author="Thomas Dietz" w:date="2012-08-13T14:34:00Z">
              <w:r>
                <w:t xml:space="preserve">        exists. If the element does not exist, a 'data</w:t>
              </w:r>
              <w:r>
                <w:rPr>
                  <w:rFonts w:ascii="MS Mincho" w:eastAsia="MS Mincho" w:hAnsi="MS Mincho" w:cs="MS Mincho" w:hint="eastAsia"/>
                </w:rPr>
                <w:t>‑</w:t>
              </w:r>
              <w:r>
                <w:t>missing'</w:t>
              </w:r>
            </w:ins>
          </w:p>
          <w:p w14:paraId="4A43C2F4" w14:textId="77777777" w:rsidR="0089627C" w:rsidRDefault="0089627C" w:rsidP="0089627C">
            <w:pPr>
              <w:pStyle w:val="XML1"/>
              <w:rPr>
                <w:ins w:id="11505" w:author="Thomas Dietz" w:date="2012-08-13T14:34:00Z"/>
              </w:rPr>
            </w:pPr>
            <w:ins w:id="11506" w:author="Thomas Dietz" w:date="2012-08-13T14:34:00Z">
              <w:r>
                <w:t xml:space="preserve">        error is returned.";</w:t>
              </w:r>
            </w:ins>
          </w:p>
          <w:p w14:paraId="249AF3C4" w14:textId="77777777" w:rsidR="0089627C" w:rsidRDefault="0089627C" w:rsidP="0089627C">
            <w:pPr>
              <w:pStyle w:val="XML1"/>
              <w:rPr>
                <w:ins w:id="11507" w:author="Thomas Dietz" w:date="2012-08-13T14:34:00Z"/>
              </w:rPr>
            </w:pPr>
            <w:ins w:id="11508" w:author="Thomas Dietz" w:date="2012-08-13T14:34:00Z">
              <w:r>
                <w:t xml:space="preserve">    uses OFResourceType;</w:t>
              </w:r>
            </w:ins>
          </w:p>
          <w:p w14:paraId="678679F9" w14:textId="77777777" w:rsidR="0089627C" w:rsidRDefault="0089627C" w:rsidP="0089627C">
            <w:pPr>
              <w:pStyle w:val="XML1"/>
              <w:rPr>
                <w:ins w:id="11509" w:author="Thomas Dietz" w:date="2012-08-13T14:34:00Z"/>
              </w:rPr>
            </w:pPr>
            <w:ins w:id="11510" w:author="Thomas Dietz" w:date="2012-08-13T14:34:00Z">
              <w:r>
                <w:t xml:space="preserve">    leaf id {</w:t>
              </w:r>
            </w:ins>
          </w:p>
          <w:p w14:paraId="2D022225" w14:textId="77777777" w:rsidR="0089627C" w:rsidRDefault="0089627C" w:rsidP="0089627C">
            <w:pPr>
              <w:pStyle w:val="XML1"/>
              <w:rPr>
                <w:ins w:id="11511" w:author="Thomas Dietz" w:date="2012-08-13T14:34:00Z"/>
              </w:rPr>
            </w:pPr>
            <w:ins w:id="11512" w:author="Thomas Dietz" w:date="2012-08-13T14:34:00Z">
              <w:r>
                <w:t xml:space="preserve">      type uint64;</w:t>
              </w:r>
            </w:ins>
          </w:p>
          <w:p w14:paraId="45E4B35E" w14:textId="77777777" w:rsidR="0089627C" w:rsidRDefault="0089627C" w:rsidP="0089627C">
            <w:pPr>
              <w:pStyle w:val="XML1"/>
              <w:rPr>
                <w:ins w:id="11513" w:author="Thomas Dietz" w:date="2012-08-13T14:34:00Z"/>
              </w:rPr>
            </w:pPr>
            <w:ins w:id="11514" w:author="Thomas Dietz" w:date="2012-08-13T14:34:00Z">
              <w:r>
                <w:t xml:space="preserve">      mandatory true;</w:t>
              </w:r>
            </w:ins>
          </w:p>
          <w:p w14:paraId="71C1F363" w14:textId="77777777" w:rsidR="0089627C" w:rsidRDefault="0089627C" w:rsidP="0089627C">
            <w:pPr>
              <w:pStyle w:val="XML1"/>
              <w:rPr>
                <w:ins w:id="11515" w:author="Thomas Dietz" w:date="2012-08-13T14:34:00Z"/>
              </w:rPr>
            </w:pPr>
            <w:ins w:id="11516" w:author="Thomas Dietz" w:date="2012-08-13T14:34:00Z">
              <w:r>
                <w:t xml:space="preserve">      description "This id identifies the OpenFlow Queue to </w:t>
              </w:r>
            </w:ins>
          </w:p>
          <w:p w14:paraId="38A31FCA" w14:textId="77777777" w:rsidR="0089627C" w:rsidRDefault="0089627C" w:rsidP="0089627C">
            <w:pPr>
              <w:pStyle w:val="XML1"/>
              <w:rPr>
                <w:ins w:id="11517" w:author="Thomas Dietz" w:date="2012-08-13T14:34:00Z"/>
              </w:rPr>
            </w:pPr>
            <w:ins w:id="11518" w:author="Thomas Dietz" w:date="2012-08-13T14:34:00Z">
              <w:r>
                <w:t xml:space="preserve">        OpenFlow Controllers. It is assigned to an OpenFlow Queue </w:t>
              </w:r>
            </w:ins>
          </w:p>
          <w:p w14:paraId="650767C4" w14:textId="77777777" w:rsidR="0089627C" w:rsidRDefault="0089627C" w:rsidP="0089627C">
            <w:pPr>
              <w:pStyle w:val="XML1"/>
              <w:rPr>
                <w:ins w:id="11519" w:author="Thomas Dietz" w:date="2012-08-13T14:34:00Z"/>
              </w:rPr>
            </w:pPr>
            <w:ins w:id="11520" w:author="Thomas Dietz" w:date="2012-08-13T14:34:00Z">
              <w:r>
                <w:t xml:space="preserve">        latest when the OpenFlow Queue is associated with and</w:t>
              </w:r>
            </w:ins>
          </w:p>
          <w:p w14:paraId="6824ACCE" w14:textId="77777777" w:rsidR="0089627C" w:rsidRDefault="0089627C" w:rsidP="0089627C">
            <w:pPr>
              <w:pStyle w:val="XML1"/>
              <w:rPr>
                <w:ins w:id="11521" w:author="Thomas Dietz" w:date="2012-08-13T14:34:00Z"/>
              </w:rPr>
            </w:pPr>
            <w:ins w:id="11522" w:author="Thomas Dietz" w:date="2012-08-13T14:34:00Z">
              <w:r>
                <w:t xml:space="preserve">        OpenFlow Logical Switch.  If the OpenFlow Queue is</w:t>
              </w:r>
            </w:ins>
          </w:p>
          <w:p w14:paraId="62065C89" w14:textId="77777777" w:rsidR="0089627C" w:rsidRDefault="0089627C" w:rsidP="0089627C">
            <w:pPr>
              <w:pStyle w:val="XML1"/>
              <w:rPr>
                <w:ins w:id="11523" w:author="Thomas Dietz" w:date="2012-08-13T14:34:00Z"/>
              </w:rPr>
            </w:pPr>
            <w:ins w:id="11524" w:author="Thomas Dietz" w:date="2012-08-13T14:34:00Z">
              <w:r>
                <w:t xml:space="preserve">        associated with an OpenFlow Logical Switch, this element</w:t>
              </w:r>
            </w:ins>
          </w:p>
          <w:p w14:paraId="2918DDB8" w14:textId="77777777" w:rsidR="0089627C" w:rsidRDefault="0089627C" w:rsidP="0089627C">
            <w:pPr>
              <w:pStyle w:val="XML1"/>
              <w:rPr>
                <w:ins w:id="11525" w:author="Thomas Dietz" w:date="2012-08-13T14:34:00Z"/>
              </w:rPr>
            </w:pPr>
            <w:ins w:id="11526" w:author="Thomas Dietz" w:date="2012-08-13T14:34:00Z">
              <w:r>
                <w:t xml:space="preserve">        MUST be unique within the context of the OpenFlow Logical</w:t>
              </w:r>
            </w:ins>
          </w:p>
          <w:p w14:paraId="39FEAF8A" w14:textId="77777777" w:rsidR="0089627C" w:rsidRDefault="0089627C" w:rsidP="0089627C">
            <w:pPr>
              <w:pStyle w:val="XML1"/>
              <w:rPr>
                <w:ins w:id="11527" w:author="Thomas Dietz" w:date="2012-08-13T14:34:00Z"/>
              </w:rPr>
            </w:pPr>
            <w:ins w:id="11528" w:author="Thomas Dietz" w:date="2012-08-13T14:34:00Z">
              <w:r>
                <w:lastRenderedPageBreak/>
                <w:t xml:space="preserve">        Switch.  </w:t>
              </w:r>
            </w:ins>
          </w:p>
          <w:p w14:paraId="7AA116D9" w14:textId="77777777" w:rsidR="0089627C" w:rsidRDefault="0089627C" w:rsidP="0089627C">
            <w:pPr>
              <w:pStyle w:val="XML1"/>
              <w:rPr>
                <w:ins w:id="11529" w:author="Thomas Dietz" w:date="2012-08-13T14:34:00Z"/>
              </w:rPr>
            </w:pPr>
            <w:ins w:id="11530" w:author="Thomas Dietz" w:date="2012-08-13T14:34:00Z">
              <w:r>
                <w:t xml:space="preserve">      </w:t>
              </w:r>
            </w:ins>
          </w:p>
          <w:p w14:paraId="10F67B3F" w14:textId="77777777" w:rsidR="0089627C" w:rsidRDefault="0089627C" w:rsidP="0089627C">
            <w:pPr>
              <w:pStyle w:val="XML1"/>
              <w:rPr>
                <w:ins w:id="11531" w:author="Thomas Dietz" w:date="2012-08-13T14:34:00Z"/>
              </w:rPr>
            </w:pPr>
            <w:ins w:id="11532" w:author="Thomas Dietz" w:date="2012-08-13T14:34:00Z">
              <w:r>
                <w:t xml:space="preserve">        OpenFlow Capable Switch implementations may choose to</w:t>
              </w:r>
            </w:ins>
          </w:p>
          <w:p w14:paraId="5AE2CF77" w14:textId="77777777" w:rsidR="0089627C" w:rsidRDefault="0089627C" w:rsidP="0089627C">
            <w:pPr>
              <w:pStyle w:val="XML1"/>
              <w:rPr>
                <w:ins w:id="11533" w:author="Thomas Dietz" w:date="2012-08-13T14:34:00Z"/>
              </w:rPr>
            </w:pPr>
            <w:ins w:id="11534" w:author="Thomas Dietz" w:date="2012-08-13T14:34:00Z">
              <w:r>
                <w:t xml:space="preserve">        assign values to OpenFlow Queues that are unique within the</w:t>
              </w:r>
            </w:ins>
          </w:p>
          <w:p w14:paraId="4A3DEF2F" w14:textId="77777777" w:rsidR="0089627C" w:rsidRDefault="0089627C" w:rsidP="0089627C">
            <w:pPr>
              <w:pStyle w:val="XML1"/>
              <w:rPr>
                <w:ins w:id="11535" w:author="Thomas Dietz" w:date="2012-08-13T14:34:00Z"/>
              </w:rPr>
            </w:pPr>
            <w:ins w:id="11536" w:author="Thomas Dietz" w:date="2012-08-13T14:34:00Z">
              <w:r>
                <w:t xml:space="preserve">        context of the OpenFlow Logical Switch.  These id can be</w:t>
              </w:r>
            </w:ins>
          </w:p>
          <w:p w14:paraId="450DA794" w14:textId="77777777" w:rsidR="0089627C" w:rsidRDefault="0089627C" w:rsidP="0089627C">
            <w:pPr>
              <w:pStyle w:val="XML1"/>
              <w:rPr>
                <w:ins w:id="11537" w:author="Thomas Dietz" w:date="2012-08-13T14:34:00Z"/>
              </w:rPr>
            </w:pPr>
            <w:ins w:id="11538" w:author="Thomas Dietz" w:date="2012-08-13T14:34:00Z">
              <w:r>
                <w:t xml:space="preserve">        used independent of assignments to OpenFlow Logical</w:t>
              </w:r>
            </w:ins>
          </w:p>
          <w:p w14:paraId="37E2B9E0" w14:textId="77777777" w:rsidR="0089627C" w:rsidRDefault="0089627C" w:rsidP="0089627C">
            <w:pPr>
              <w:pStyle w:val="XML1"/>
              <w:rPr>
                <w:ins w:id="11539" w:author="Thomas Dietz" w:date="2012-08-13T14:34:00Z"/>
              </w:rPr>
            </w:pPr>
            <w:ins w:id="11540" w:author="Thomas Dietz" w:date="2012-08-13T14:34:00Z">
              <w:r>
                <w:t xml:space="preserve">        Switches. </w:t>
              </w:r>
            </w:ins>
          </w:p>
          <w:p w14:paraId="10018970" w14:textId="77777777" w:rsidR="0089627C" w:rsidRDefault="0089627C" w:rsidP="0089627C">
            <w:pPr>
              <w:pStyle w:val="XML1"/>
              <w:rPr>
                <w:ins w:id="11541" w:author="Thomas Dietz" w:date="2012-08-13T14:34:00Z"/>
              </w:rPr>
            </w:pPr>
            <w:ins w:id="11542" w:author="Thomas Dietz" w:date="2012-08-13T14:34:00Z">
              <w:r>
                <w:t xml:space="preserve">      </w:t>
              </w:r>
            </w:ins>
          </w:p>
          <w:p w14:paraId="260256F8" w14:textId="77777777" w:rsidR="0089627C" w:rsidRDefault="0089627C" w:rsidP="0089627C">
            <w:pPr>
              <w:pStyle w:val="XML1"/>
              <w:rPr>
                <w:ins w:id="11543" w:author="Thomas Dietz" w:date="2012-08-13T14:34:00Z"/>
              </w:rPr>
            </w:pPr>
            <w:ins w:id="11544" w:author="Thomas Dietz" w:date="2012-08-13T14:34:00Z">
              <w:r>
                <w:t xml:space="preserve">        Other implementations may assign values to this element</w:t>
              </w:r>
            </w:ins>
          </w:p>
          <w:p w14:paraId="42CF344C" w14:textId="77777777" w:rsidR="0089627C" w:rsidRDefault="0089627C" w:rsidP="0089627C">
            <w:pPr>
              <w:pStyle w:val="XML1"/>
              <w:rPr>
                <w:ins w:id="11545" w:author="Thomas Dietz" w:date="2012-08-13T14:34:00Z"/>
              </w:rPr>
            </w:pPr>
            <w:ins w:id="11546" w:author="Thomas Dietz" w:date="2012-08-13T14:34:00Z">
              <w:r>
                <w:t xml:space="preserve">        only if the OpenFlow Queue is assigned to an OpenFlow</w:t>
              </w:r>
            </w:ins>
          </w:p>
          <w:p w14:paraId="22161709" w14:textId="77777777" w:rsidR="0089627C" w:rsidRDefault="0089627C" w:rsidP="0089627C">
            <w:pPr>
              <w:pStyle w:val="XML1"/>
              <w:rPr>
                <w:ins w:id="11547" w:author="Thomas Dietz" w:date="2012-08-13T14:34:00Z"/>
              </w:rPr>
            </w:pPr>
            <w:ins w:id="11548" w:author="Thomas Dietz" w:date="2012-08-13T14:34:00Z">
              <w:r>
                <w:t xml:space="preserve">        Logical Switch.  If no value is currently assigned to this</w:t>
              </w:r>
            </w:ins>
          </w:p>
          <w:p w14:paraId="447E7C6D" w14:textId="77777777" w:rsidR="0089627C" w:rsidRDefault="0089627C" w:rsidP="0089627C">
            <w:pPr>
              <w:pStyle w:val="XML1"/>
              <w:rPr>
                <w:ins w:id="11549" w:author="Thomas Dietz" w:date="2012-08-13T14:34:00Z"/>
              </w:rPr>
            </w:pPr>
            <w:ins w:id="11550" w:author="Thomas Dietz" w:date="2012-08-13T14:34:00Z">
              <w:r>
                <w:t xml:space="preserve">        element then this element MUST NOT be included in replies</w:t>
              </w:r>
            </w:ins>
          </w:p>
          <w:p w14:paraId="4378385D" w14:textId="77777777" w:rsidR="0089627C" w:rsidRDefault="0089627C" w:rsidP="0089627C">
            <w:pPr>
              <w:pStyle w:val="XML1"/>
              <w:rPr>
                <w:ins w:id="11551" w:author="Thomas Dietz" w:date="2012-08-13T14:34:00Z"/>
              </w:rPr>
            </w:pPr>
            <w:ins w:id="11552" w:author="Thomas Dietz" w:date="2012-08-13T14:34:00Z">
              <w:r>
                <w:t xml:space="preserve">        to NETCONF &lt;get&gt; requests. Since this element is not</w:t>
              </w:r>
            </w:ins>
          </w:p>
          <w:p w14:paraId="76172EA9" w14:textId="77777777" w:rsidR="0089627C" w:rsidRDefault="0089627C" w:rsidP="0089627C">
            <w:pPr>
              <w:pStyle w:val="XML1"/>
              <w:rPr>
                <w:ins w:id="11553" w:author="Thomas Dietz" w:date="2012-08-13T14:34:00Z"/>
              </w:rPr>
            </w:pPr>
            <w:ins w:id="11554" w:author="Thomas Dietz" w:date="2012-08-13T14:34:00Z">
              <w:r>
                <w:t xml:space="preserve">        configurable with the NETCONF protocol it MUST NOT be</w:t>
              </w:r>
            </w:ins>
          </w:p>
          <w:p w14:paraId="7265F24B" w14:textId="77777777" w:rsidR="0089627C" w:rsidRDefault="0089627C" w:rsidP="0089627C">
            <w:pPr>
              <w:pStyle w:val="XML1"/>
              <w:rPr>
                <w:ins w:id="11555" w:author="Thomas Dietz" w:date="2012-08-13T14:34:00Z"/>
              </w:rPr>
            </w:pPr>
            <w:ins w:id="11556" w:author="Thomas Dietz" w:date="2012-08-13T14:34:00Z">
              <w:r>
                <w:t xml:space="preserve">        included in replies to NETCONF &lt;get-config&gt; requests.";</w:t>
              </w:r>
            </w:ins>
          </w:p>
          <w:p w14:paraId="4C0D0C79" w14:textId="77777777" w:rsidR="0089627C" w:rsidRDefault="0089627C" w:rsidP="0089627C">
            <w:pPr>
              <w:pStyle w:val="XML1"/>
              <w:rPr>
                <w:ins w:id="11557" w:author="Thomas Dietz" w:date="2012-08-13T14:34:00Z"/>
              </w:rPr>
            </w:pPr>
            <w:ins w:id="11558" w:author="Thomas Dietz" w:date="2012-08-13T14:34:00Z">
              <w:r>
                <w:t xml:space="preserve">    }</w:t>
              </w:r>
            </w:ins>
          </w:p>
          <w:p w14:paraId="2BA46715" w14:textId="77777777" w:rsidR="0089627C" w:rsidRDefault="0089627C" w:rsidP="0089627C">
            <w:pPr>
              <w:pStyle w:val="XML1"/>
              <w:rPr>
                <w:ins w:id="11559" w:author="Thomas Dietz" w:date="2012-08-13T14:34:00Z"/>
              </w:rPr>
            </w:pPr>
            <w:ins w:id="11560" w:author="Thomas Dietz" w:date="2012-08-13T14:34:00Z">
              <w:r>
                <w:t xml:space="preserve">    leaf port {</w:t>
              </w:r>
            </w:ins>
          </w:p>
          <w:p w14:paraId="5D136466" w14:textId="77777777" w:rsidR="0089627C" w:rsidRDefault="0089627C" w:rsidP="0089627C">
            <w:pPr>
              <w:pStyle w:val="XML1"/>
              <w:rPr>
                <w:ins w:id="11561" w:author="Thomas Dietz" w:date="2012-08-13T14:34:00Z"/>
              </w:rPr>
            </w:pPr>
            <w:ins w:id="11562" w:author="Thomas Dietz" w:date="2012-08-13T14:34:00Z">
              <w:r>
                <w:t xml:space="preserve">      type leafref {</w:t>
              </w:r>
            </w:ins>
          </w:p>
          <w:p w14:paraId="4BFF79BE" w14:textId="77777777" w:rsidR="0089627C" w:rsidRDefault="0089627C" w:rsidP="0089627C">
            <w:pPr>
              <w:pStyle w:val="XML1"/>
              <w:rPr>
                <w:ins w:id="11563" w:author="Thomas Dietz" w:date="2012-08-13T14:34:00Z"/>
              </w:rPr>
            </w:pPr>
            <w:ins w:id="11564" w:author="Thomas Dietz" w:date="2012-08-13T14:34:00Z">
              <w:r>
                <w:t xml:space="preserve">        path "/capable-switch/resources/port/resource-id";</w:t>
              </w:r>
            </w:ins>
          </w:p>
          <w:p w14:paraId="22EE3BF3" w14:textId="77777777" w:rsidR="0089627C" w:rsidRDefault="0089627C" w:rsidP="0089627C">
            <w:pPr>
              <w:pStyle w:val="XML1"/>
              <w:rPr>
                <w:ins w:id="11565" w:author="Thomas Dietz" w:date="2012-08-13T14:34:00Z"/>
              </w:rPr>
            </w:pPr>
            <w:ins w:id="11566" w:author="Thomas Dietz" w:date="2012-08-13T14:34:00Z">
              <w:r>
                <w:t xml:space="preserve">      }</w:t>
              </w:r>
            </w:ins>
          </w:p>
          <w:p w14:paraId="287EAF86" w14:textId="77777777" w:rsidR="0089627C" w:rsidRDefault="0089627C" w:rsidP="0089627C">
            <w:pPr>
              <w:pStyle w:val="XML1"/>
              <w:rPr>
                <w:ins w:id="11567" w:author="Thomas Dietz" w:date="2012-08-13T14:34:00Z"/>
              </w:rPr>
            </w:pPr>
            <w:ins w:id="11568" w:author="Thomas Dietz" w:date="2012-08-13T14:34:00Z">
              <w:r>
                <w:t xml:space="preserve">      description "Reference to port resources in the Capable</w:t>
              </w:r>
            </w:ins>
          </w:p>
          <w:p w14:paraId="1F205DC8" w14:textId="77777777" w:rsidR="0089627C" w:rsidRDefault="0089627C" w:rsidP="0089627C">
            <w:pPr>
              <w:pStyle w:val="XML1"/>
              <w:rPr>
                <w:ins w:id="11569" w:author="Thomas Dietz" w:date="2012-08-13T14:34:00Z"/>
              </w:rPr>
            </w:pPr>
            <w:ins w:id="11570" w:author="Thomas Dietz" w:date="2012-08-13T14:34:00Z">
              <w:r>
                <w:t xml:space="preserve">        Switch.</w:t>
              </w:r>
            </w:ins>
          </w:p>
          <w:p w14:paraId="37BA7AAD" w14:textId="77777777" w:rsidR="0089627C" w:rsidRDefault="0089627C" w:rsidP="0089627C">
            <w:pPr>
              <w:pStyle w:val="XML1"/>
              <w:rPr>
                <w:ins w:id="11571" w:author="Thomas Dietz" w:date="2012-08-13T14:34:00Z"/>
              </w:rPr>
            </w:pPr>
            <w:ins w:id="11572" w:author="Thomas Dietz" w:date="2012-08-13T14:34:00Z">
              <w:r>
                <w:t xml:space="preserve">      </w:t>
              </w:r>
            </w:ins>
          </w:p>
          <w:p w14:paraId="08012175" w14:textId="77777777" w:rsidR="0089627C" w:rsidRDefault="0089627C" w:rsidP="0089627C">
            <w:pPr>
              <w:pStyle w:val="XML1"/>
              <w:rPr>
                <w:ins w:id="11573" w:author="Thomas Dietz" w:date="2012-08-13T14:34:00Z"/>
              </w:rPr>
            </w:pPr>
            <w:ins w:id="11574" w:author="Thomas Dietz" w:date="2012-08-13T14:34:00Z">
              <w:r>
                <w:t xml:space="preserve">        This element associates an OpenFlow Queue with an OpenFlow </w:t>
              </w:r>
            </w:ins>
          </w:p>
          <w:p w14:paraId="2E6D3A7B" w14:textId="77777777" w:rsidR="0089627C" w:rsidRDefault="0089627C" w:rsidP="0089627C">
            <w:pPr>
              <w:pStyle w:val="XML1"/>
              <w:rPr>
                <w:ins w:id="11575" w:author="Thomas Dietz" w:date="2012-08-13T14:34:00Z"/>
              </w:rPr>
            </w:pPr>
            <w:ins w:id="11576" w:author="Thomas Dietz" w:date="2012-08-13T14:34:00Z">
              <w:r>
                <w:t xml:space="preserve">        Port. If the OpenFlow Queue is associated with an OpenFlow </w:t>
              </w:r>
            </w:ins>
          </w:p>
          <w:p w14:paraId="2F694445" w14:textId="77777777" w:rsidR="0089627C" w:rsidRDefault="0089627C" w:rsidP="0089627C">
            <w:pPr>
              <w:pStyle w:val="XML1"/>
              <w:rPr>
                <w:ins w:id="11577" w:author="Thomas Dietz" w:date="2012-08-13T14:34:00Z"/>
              </w:rPr>
            </w:pPr>
            <w:ins w:id="11578" w:author="Thomas Dietz" w:date="2012-08-13T14:34:00Z">
              <w:r>
                <w:t xml:space="preserve">        Logical Switch S and this element is present, then it MUST </w:t>
              </w:r>
            </w:ins>
          </w:p>
          <w:p w14:paraId="746CDEC2" w14:textId="77777777" w:rsidR="0089627C" w:rsidRDefault="0089627C" w:rsidP="0089627C">
            <w:pPr>
              <w:pStyle w:val="XML1"/>
              <w:rPr>
                <w:ins w:id="11579" w:author="Thomas Dietz" w:date="2012-08-13T14:34:00Z"/>
              </w:rPr>
            </w:pPr>
            <w:ins w:id="11580" w:author="Thomas Dietz" w:date="2012-08-13T14:34:00Z">
              <w:r>
                <w:t xml:space="preserve">        be set to the value of element resource-id of an OpenFlow</w:t>
              </w:r>
            </w:ins>
          </w:p>
          <w:p w14:paraId="0FAAB490" w14:textId="77777777" w:rsidR="0089627C" w:rsidRDefault="0089627C" w:rsidP="0089627C">
            <w:pPr>
              <w:pStyle w:val="XML1"/>
              <w:rPr>
                <w:ins w:id="11581" w:author="Thomas Dietz" w:date="2012-08-13T14:34:00Z"/>
              </w:rPr>
            </w:pPr>
            <w:ins w:id="11582" w:author="Thomas Dietz" w:date="2012-08-13T14:34:00Z">
              <w:r>
                <w:t xml:space="preserve">        Port which is associated with the OpenFlow Logical Switch</w:t>
              </w:r>
            </w:ins>
          </w:p>
          <w:p w14:paraId="22DDA3FF" w14:textId="77777777" w:rsidR="0089627C" w:rsidRDefault="0089627C" w:rsidP="0089627C">
            <w:pPr>
              <w:pStyle w:val="XML1"/>
              <w:rPr>
                <w:ins w:id="11583" w:author="Thomas Dietz" w:date="2012-08-13T14:34:00Z"/>
              </w:rPr>
            </w:pPr>
            <w:ins w:id="11584" w:author="Thomas Dietz" w:date="2012-08-13T14:34:00Z">
              <w:r>
                <w:t xml:space="preserve">        S.</w:t>
              </w:r>
            </w:ins>
          </w:p>
          <w:p w14:paraId="2BE94382" w14:textId="77777777" w:rsidR="0089627C" w:rsidRDefault="0089627C" w:rsidP="0089627C">
            <w:pPr>
              <w:pStyle w:val="XML1"/>
              <w:rPr>
                <w:ins w:id="11585" w:author="Thomas Dietz" w:date="2012-08-13T14:34:00Z"/>
              </w:rPr>
            </w:pPr>
          </w:p>
          <w:p w14:paraId="2ECF8BD9" w14:textId="77777777" w:rsidR="0089627C" w:rsidRDefault="0089627C" w:rsidP="0089627C">
            <w:pPr>
              <w:pStyle w:val="XML1"/>
              <w:rPr>
                <w:ins w:id="11586" w:author="Thomas Dietz" w:date="2012-08-13T14:34:00Z"/>
              </w:rPr>
            </w:pPr>
            <w:ins w:id="11587" w:author="Thomas Dietz" w:date="2012-08-13T14:34:00Z">
              <w:r>
                <w:t xml:space="preserve">        The element MUST refer to an element at the following path:</w:t>
              </w:r>
            </w:ins>
          </w:p>
          <w:p w14:paraId="6B34D175" w14:textId="77777777" w:rsidR="0089627C" w:rsidRDefault="0089627C" w:rsidP="0089627C">
            <w:pPr>
              <w:pStyle w:val="XML1"/>
              <w:rPr>
                <w:ins w:id="11588" w:author="Thomas Dietz" w:date="2012-08-13T14:34:00Z"/>
              </w:rPr>
            </w:pPr>
            <w:ins w:id="11589" w:author="Thomas Dietz" w:date="2012-08-13T14:34:00Z">
              <w:r>
                <w:t xml:space="preserve">          /capable-switch/resources/port/resource-id";</w:t>
              </w:r>
            </w:ins>
          </w:p>
          <w:p w14:paraId="6454563C" w14:textId="77777777" w:rsidR="0089627C" w:rsidRDefault="0089627C" w:rsidP="0089627C">
            <w:pPr>
              <w:pStyle w:val="XML1"/>
              <w:rPr>
                <w:ins w:id="11590" w:author="Thomas Dietz" w:date="2012-08-13T14:34:00Z"/>
              </w:rPr>
            </w:pPr>
            <w:ins w:id="11591" w:author="Thomas Dietz" w:date="2012-08-13T14:34:00Z">
              <w:r>
                <w:t xml:space="preserve">    }</w:t>
              </w:r>
            </w:ins>
          </w:p>
          <w:p w14:paraId="127D28D2" w14:textId="77777777" w:rsidR="0089627C" w:rsidRDefault="0089627C" w:rsidP="0089627C">
            <w:pPr>
              <w:pStyle w:val="XML1"/>
              <w:rPr>
                <w:ins w:id="11592" w:author="Thomas Dietz" w:date="2012-08-13T14:34:00Z"/>
              </w:rPr>
            </w:pPr>
            <w:ins w:id="11593" w:author="Thomas Dietz" w:date="2012-08-13T14:34:00Z">
              <w:r>
                <w:t xml:space="preserve">    container properties {</w:t>
              </w:r>
            </w:ins>
          </w:p>
          <w:p w14:paraId="6693BEC7" w14:textId="77777777" w:rsidR="0089627C" w:rsidRDefault="0089627C" w:rsidP="0089627C">
            <w:pPr>
              <w:pStyle w:val="XML1"/>
              <w:rPr>
                <w:ins w:id="11594" w:author="Thomas Dietz" w:date="2012-08-13T14:34:00Z"/>
              </w:rPr>
            </w:pPr>
            <w:ins w:id="11595" w:author="Thomas Dietz" w:date="2012-08-13T14:34:00Z">
              <w:r>
                <w:t xml:space="preserve">      description "The queue properties currently configured.";</w:t>
              </w:r>
            </w:ins>
          </w:p>
          <w:p w14:paraId="4D0AC4DD" w14:textId="77777777" w:rsidR="0089627C" w:rsidRDefault="0089627C" w:rsidP="0089627C">
            <w:pPr>
              <w:pStyle w:val="XML1"/>
              <w:rPr>
                <w:ins w:id="11596" w:author="Thomas Dietz" w:date="2012-08-13T14:34:00Z"/>
              </w:rPr>
            </w:pPr>
            <w:ins w:id="11597" w:author="Thomas Dietz" w:date="2012-08-13T14:34:00Z">
              <w:r>
                <w:t xml:space="preserve">      leaf min-rate {</w:t>
              </w:r>
            </w:ins>
          </w:p>
          <w:p w14:paraId="312F33B1" w14:textId="77777777" w:rsidR="0089627C" w:rsidRDefault="0089627C" w:rsidP="0089627C">
            <w:pPr>
              <w:pStyle w:val="XML1"/>
              <w:rPr>
                <w:ins w:id="11598" w:author="Thomas Dietz" w:date="2012-08-13T14:34:00Z"/>
              </w:rPr>
            </w:pPr>
            <w:ins w:id="11599" w:author="Thomas Dietz" w:date="2012-08-13T14:34:00Z">
              <w:r>
                <w:t xml:space="preserve">        type OFTenthOfAPercentType;</w:t>
              </w:r>
            </w:ins>
          </w:p>
          <w:p w14:paraId="7ADEEC3B" w14:textId="77777777" w:rsidR="0089627C" w:rsidRDefault="0089627C" w:rsidP="0089627C">
            <w:pPr>
              <w:pStyle w:val="XML1"/>
              <w:rPr>
                <w:ins w:id="11600" w:author="Thomas Dietz" w:date="2012-08-13T14:34:00Z"/>
              </w:rPr>
            </w:pPr>
            <w:ins w:id="11601" w:author="Thomas Dietz" w:date="2012-08-13T14:34:00Z">
              <w:r>
                <w:t xml:space="preserve">        description "The minimal rate that is reserved for this</w:t>
              </w:r>
            </w:ins>
          </w:p>
          <w:p w14:paraId="551998F4" w14:textId="77777777" w:rsidR="0089627C" w:rsidRDefault="0089627C" w:rsidP="0089627C">
            <w:pPr>
              <w:pStyle w:val="XML1"/>
              <w:rPr>
                <w:ins w:id="11602" w:author="Thomas Dietz" w:date="2012-08-13T14:34:00Z"/>
              </w:rPr>
            </w:pPr>
            <w:ins w:id="11603" w:author="Thomas Dietz" w:date="2012-08-13T14:34:00Z">
              <w:r>
                <w:t xml:space="preserve">          queue in 1/10 of a percent of the actual rate.</w:t>
              </w:r>
            </w:ins>
          </w:p>
          <w:p w14:paraId="520DBCB4" w14:textId="77777777" w:rsidR="0089627C" w:rsidRDefault="0089627C" w:rsidP="0089627C">
            <w:pPr>
              <w:pStyle w:val="XML1"/>
              <w:rPr>
                <w:ins w:id="11604" w:author="Thomas Dietz" w:date="2012-08-13T14:34:00Z"/>
              </w:rPr>
            </w:pPr>
          </w:p>
          <w:p w14:paraId="740D2D17" w14:textId="77777777" w:rsidR="0089627C" w:rsidRDefault="0089627C" w:rsidP="0089627C">
            <w:pPr>
              <w:pStyle w:val="XML1"/>
              <w:rPr>
                <w:ins w:id="11605" w:author="Thomas Dietz" w:date="2012-08-13T14:34:00Z"/>
              </w:rPr>
            </w:pPr>
            <w:ins w:id="11606" w:author="Thomas Dietz" w:date="2012-08-13T14:34:00Z">
              <w:r>
                <w:t xml:space="preserve">          This element is optional. If not present a min-rate is</w:t>
              </w:r>
            </w:ins>
          </w:p>
          <w:p w14:paraId="3887B42E" w14:textId="77777777" w:rsidR="0089627C" w:rsidRDefault="0089627C" w:rsidP="0089627C">
            <w:pPr>
              <w:pStyle w:val="XML1"/>
              <w:rPr>
                <w:ins w:id="11607" w:author="Thomas Dietz" w:date="2012-08-13T14:34:00Z"/>
              </w:rPr>
            </w:pPr>
            <w:ins w:id="11608" w:author="Thomas Dietz" w:date="2012-08-13T14:34:00Z">
              <w:r>
                <w:t xml:space="preserve">          not set.";</w:t>
              </w:r>
            </w:ins>
          </w:p>
          <w:p w14:paraId="4918270C" w14:textId="77777777" w:rsidR="0089627C" w:rsidRDefault="0089627C" w:rsidP="0089627C">
            <w:pPr>
              <w:pStyle w:val="XML1"/>
              <w:rPr>
                <w:ins w:id="11609" w:author="Thomas Dietz" w:date="2012-08-13T14:34:00Z"/>
              </w:rPr>
            </w:pPr>
            <w:ins w:id="11610" w:author="Thomas Dietz" w:date="2012-08-13T14:34:00Z">
              <w:r>
                <w:t xml:space="preserve">      }</w:t>
              </w:r>
            </w:ins>
          </w:p>
          <w:p w14:paraId="3E9EC523" w14:textId="77777777" w:rsidR="0089627C" w:rsidRDefault="0089627C" w:rsidP="0089627C">
            <w:pPr>
              <w:pStyle w:val="XML1"/>
              <w:rPr>
                <w:ins w:id="11611" w:author="Thomas Dietz" w:date="2012-08-13T14:34:00Z"/>
              </w:rPr>
            </w:pPr>
            <w:ins w:id="11612" w:author="Thomas Dietz" w:date="2012-08-13T14:34:00Z">
              <w:r>
                <w:t xml:space="preserve">      leaf max-rate {</w:t>
              </w:r>
            </w:ins>
          </w:p>
          <w:p w14:paraId="6BFD9805" w14:textId="77777777" w:rsidR="0089627C" w:rsidRDefault="0089627C" w:rsidP="0089627C">
            <w:pPr>
              <w:pStyle w:val="XML1"/>
              <w:rPr>
                <w:ins w:id="11613" w:author="Thomas Dietz" w:date="2012-08-13T14:34:00Z"/>
              </w:rPr>
            </w:pPr>
            <w:ins w:id="11614" w:author="Thomas Dietz" w:date="2012-08-13T14:34:00Z">
              <w:r>
                <w:t xml:space="preserve">        type OFTenthOfAPercentType;</w:t>
              </w:r>
            </w:ins>
          </w:p>
          <w:p w14:paraId="7ABDDC84" w14:textId="77777777" w:rsidR="0089627C" w:rsidRDefault="0089627C" w:rsidP="0089627C">
            <w:pPr>
              <w:pStyle w:val="XML1"/>
              <w:rPr>
                <w:ins w:id="11615" w:author="Thomas Dietz" w:date="2012-08-13T14:34:00Z"/>
              </w:rPr>
            </w:pPr>
            <w:ins w:id="11616" w:author="Thomas Dietz" w:date="2012-08-13T14:34:00Z">
              <w:r>
                <w:t xml:space="preserve">        description "The maximum rate that is reserved for this</w:t>
              </w:r>
            </w:ins>
          </w:p>
          <w:p w14:paraId="60C1B8F3" w14:textId="77777777" w:rsidR="0089627C" w:rsidRDefault="0089627C" w:rsidP="0089627C">
            <w:pPr>
              <w:pStyle w:val="XML1"/>
              <w:rPr>
                <w:ins w:id="11617" w:author="Thomas Dietz" w:date="2012-08-13T14:34:00Z"/>
              </w:rPr>
            </w:pPr>
            <w:ins w:id="11618" w:author="Thomas Dietz" w:date="2012-08-13T14:34:00Z">
              <w:r>
                <w:t xml:space="preserve">          queue in 1/10 of a percent of the actual rate.</w:t>
              </w:r>
            </w:ins>
          </w:p>
          <w:p w14:paraId="02E12C01" w14:textId="77777777" w:rsidR="0089627C" w:rsidRDefault="0089627C" w:rsidP="0089627C">
            <w:pPr>
              <w:pStyle w:val="XML1"/>
              <w:rPr>
                <w:ins w:id="11619" w:author="Thomas Dietz" w:date="2012-08-13T14:34:00Z"/>
              </w:rPr>
            </w:pPr>
          </w:p>
          <w:p w14:paraId="1361E128" w14:textId="77777777" w:rsidR="0089627C" w:rsidRDefault="0089627C" w:rsidP="0089627C">
            <w:pPr>
              <w:pStyle w:val="XML1"/>
              <w:rPr>
                <w:ins w:id="11620" w:author="Thomas Dietz" w:date="2012-08-13T14:34:00Z"/>
              </w:rPr>
            </w:pPr>
            <w:ins w:id="11621" w:author="Thomas Dietz" w:date="2012-08-13T14:34:00Z">
              <w:r>
                <w:t xml:space="preserve">          This element is optional. If not present the max-rate is</w:t>
              </w:r>
            </w:ins>
          </w:p>
          <w:p w14:paraId="2D077741" w14:textId="77777777" w:rsidR="0089627C" w:rsidRDefault="0089627C" w:rsidP="0089627C">
            <w:pPr>
              <w:pStyle w:val="XML1"/>
              <w:rPr>
                <w:ins w:id="11622" w:author="Thomas Dietz" w:date="2012-08-13T14:34:00Z"/>
              </w:rPr>
            </w:pPr>
            <w:ins w:id="11623" w:author="Thomas Dietz" w:date="2012-08-13T14:34:00Z">
              <w:r>
                <w:t xml:space="preserve">          not set.";</w:t>
              </w:r>
            </w:ins>
          </w:p>
          <w:p w14:paraId="1276BA2E" w14:textId="77777777" w:rsidR="0089627C" w:rsidRDefault="0089627C" w:rsidP="0089627C">
            <w:pPr>
              <w:pStyle w:val="XML1"/>
              <w:rPr>
                <w:ins w:id="11624" w:author="Thomas Dietz" w:date="2012-08-13T14:34:00Z"/>
              </w:rPr>
            </w:pPr>
            <w:ins w:id="11625" w:author="Thomas Dietz" w:date="2012-08-13T14:34:00Z">
              <w:r>
                <w:t xml:space="preserve">      }</w:t>
              </w:r>
            </w:ins>
          </w:p>
          <w:p w14:paraId="6FD127B6" w14:textId="77777777" w:rsidR="0089627C" w:rsidRDefault="0089627C" w:rsidP="0089627C">
            <w:pPr>
              <w:pStyle w:val="XML1"/>
              <w:rPr>
                <w:ins w:id="11626" w:author="Thomas Dietz" w:date="2012-08-13T14:34:00Z"/>
              </w:rPr>
            </w:pPr>
            <w:ins w:id="11627" w:author="Thomas Dietz" w:date="2012-08-13T14:34:00Z">
              <w:r>
                <w:t xml:space="preserve">      leaf-list experimenter {</w:t>
              </w:r>
            </w:ins>
          </w:p>
          <w:p w14:paraId="45ED6961" w14:textId="77777777" w:rsidR="0089627C" w:rsidRDefault="0089627C" w:rsidP="0089627C">
            <w:pPr>
              <w:pStyle w:val="XML1"/>
              <w:rPr>
                <w:ins w:id="11628" w:author="Thomas Dietz" w:date="2012-08-13T14:34:00Z"/>
              </w:rPr>
            </w:pPr>
            <w:ins w:id="11629" w:author="Thomas Dietz" w:date="2012-08-13T14:34:00Z">
              <w:r>
                <w:t xml:space="preserve">        type uint32;</w:t>
              </w:r>
            </w:ins>
          </w:p>
          <w:p w14:paraId="3FF0763F" w14:textId="77777777" w:rsidR="0089627C" w:rsidRDefault="0089627C" w:rsidP="0089627C">
            <w:pPr>
              <w:pStyle w:val="XML1"/>
              <w:rPr>
                <w:ins w:id="11630" w:author="Thomas Dietz" w:date="2012-08-13T14:34:00Z"/>
              </w:rPr>
            </w:pPr>
            <w:ins w:id="11631" w:author="Thomas Dietz" w:date="2012-08-13T14:34:00Z">
              <w:r>
                <w:t xml:space="preserve">        description "A list of experimenter identifiers of queue</w:t>
              </w:r>
            </w:ins>
          </w:p>
          <w:p w14:paraId="06F517B9" w14:textId="77777777" w:rsidR="0089627C" w:rsidRDefault="0089627C" w:rsidP="0089627C">
            <w:pPr>
              <w:pStyle w:val="XML1"/>
              <w:rPr>
                <w:ins w:id="11632" w:author="Thomas Dietz" w:date="2012-08-13T14:34:00Z"/>
              </w:rPr>
            </w:pPr>
            <w:ins w:id="11633" w:author="Thomas Dietz" w:date="2012-08-13T14:34:00Z">
              <w:r>
                <w:t xml:space="preserve">          properties used.</w:t>
              </w:r>
            </w:ins>
          </w:p>
          <w:p w14:paraId="039BB69A" w14:textId="77777777" w:rsidR="0089627C" w:rsidRDefault="0089627C" w:rsidP="0089627C">
            <w:pPr>
              <w:pStyle w:val="XML1"/>
              <w:rPr>
                <w:ins w:id="11634" w:author="Thomas Dietz" w:date="2012-08-13T14:34:00Z"/>
              </w:rPr>
            </w:pPr>
          </w:p>
          <w:p w14:paraId="07B8F3BC" w14:textId="77777777" w:rsidR="0089627C" w:rsidRDefault="0089627C" w:rsidP="0089627C">
            <w:pPr>
              <w:pStyle w:val="XML1"/>
              <w:rPr>
                <w:ins w:id="11635" w:author="Thomas Dietz" w:date="2012-08-13T14:34:00Z"/>
              </w:rPr>
            </w:pPr>
            <w:ins w:id="11636" w:author="Thomas Dietz" w:date="2012-08-13T14:34:00Z">
              <w:r>
                <w:lastRenderedPageBreak/>
                <w:t xml:space="preserve">          This element is optional.";</w:t>
              </w:r>
            </w:ins>
          </w:p>
          <w:p w14:paraId="5D6B3934" w14:textId="77777777" w:rsidR="0089627C" w:rsidRDefault="0089627C" w:rsidP="0089627C">
            <w:pPr>
              <w:pStyle w:val="XML1"/>
              <w:rPr>
                <w:ins w:id="11637" w:author="Thomas Dietz" w:date="2012-08-13T14:34:00Z"/>
              </w:rPr>
            </w:pPr>
            <w:ins w:id="11638" w:author="Thomas Dietz" w:date="2012-08-13T14:34:00Z">
              <w:r>
                <w:t xml:space="preserve">      }</w:t>
              </w:r>
            </w:ins>
          </w:p>
          <w:p w14:paraId="757E6BC9" w14:textId="77777777" w:rsidR="0089627C" w:rsidRDefault="0089627C" w:rsidP="0089627C">
            <w:pPr>
              <w:pStyle w:val="XML1"/>
              <w:rPr>
                <w:ins w:id="11639" w:author="Thomas Dietz" w:date="2012-08-13T14:34:00Z"/>
              </w:rPr>
            </w:pPr>
            <w:ins w:id="11640" w:author="Thomas Dietz" w:date="2012-08-13T14:34:00Z">
              <w:r>
                <w:t xml:space="preserve">    }</w:t>
              </w:r>
            </w:ins>
          </w:p>
          <w:p w14:paraId="2341F4C9" w14:textId="0DF9ED71" w:rsidR="0089627C" w:rsidRDefault="0089627C" w:rsidP="0089627C">
            <w:pPr>
              <w:pStyle w:val="XML1"/>
              <w:rPr>
                <w:ins w:id="11641" w:author="Thomas Dietz" w:date="2012-08-13T14:34:00Z"/>
              </w:rPr>
            </w:pPr>
            <w:ins w:id="11642" w:author="Thomas Dietz" w:date="2012-08-13T14:34:00Z">
              <w:r>
                <w:t xml:space="preserve">  }</w:t>
              </w:r>
            </w:ins>
          </w:p>
          <w:p w14:paraId="455E62EA" w14:textId="77777777" w:rsidR="0089627C" w:rsidRDefault="0089627C" w:rsidP="0089627C">
            <w:pPr>
              <w:pStyle w:val="XML1"/>
              <w:rPr>
                <w:ins w:id="11643" w:author="Thomas Dietz" w:date="2012-08-13T14:34:00Z"/>
              </w:rPr>
            </w:pPr>
          </w:p>
          <w:p w14:paraId="255424B6" w14:textId="34589524" w:rsidR="0089627C" w:rsidRDefault="0089627C" w:rsidP="0089627C">
            <w:pPr>
              <w:pStyle w:val="XML1"/>
              <w:rPr>
                <w:ins w:id="11644" w:author="Thomas Dietz" w:date="2012-08-13T14:34:00Z"/>
              </w:rPr>
            </w:pPr>
            <w:ins w:id="11645" w:author="Thomas Dietz" w:date="2012-08-13T14:34:00Z">
              <w:r>
                <w:t xml:space="preserve">  typedef OFTenthOfAPercentType {</w:t>
              </w:r>
            </w:ins>
          </w:p>
          <w:p w14:paraId="28111158" w14:textId="77777777" w:rsidR="0089627C" w:rsidRDefault="0089627C" w:rsidP="0089627C">
            <w:pPr>
              <w:pStyle w:val="XML1"/>
              <w:rPr>
                <w:ins w:id="11646" w:author="Thomas Dietz" w:date="2012-08-13T14:34:00Z"/>
              </w:rPr>
            </w:pPr>
            <w:ins w:id="11647" w:author="Thomas Dietz" w:date="2012-08-13T14:34:00Z">
              <w:r>
                <w:t xml:space="preserve">    type uint16 {</w:t>
              </w:r>
            </w:ins>
          </w:p>
          <w:p w14:paraId="31D31910" w14:textId="77777777" w:rsidR="0089627C" w:rsidRDefault="0089627C" w:rsidP="0089627C">
            <w:pPr>
              <w:pStyle w:val="XML1"/>
              <w:rPr>
                <w:ins w:id="11648" w:author="Thomas Dietz" w:date="2012-08-13T14:34:00Z"/>
              </w:rPr>
            </w:pPr>
            <w:ins w:id="11649" w:author="Thomas Dietz" w:date="2012-08-13T14:34:00Z">
              <w:r>
                <w:t xml:space="preserve">      range "0..1000";</w:t>
              </w:r>
            </w:ins>
          </w:p>
          <w:p w14:paraId="0A754838" w14:textId="77777777" w:rsidR="0089627C" w:rsidRDefault="0089627C" w:rsidP="0089627C">
            <w:pPr>
              <w:pStyle w:val="XML1"/>
              <w:rPr>
                <w:ins w:id="11650" w:author="Thomas Dietz" w:date="2012-08-13T14:34:00Z"/>
              </w:rPr>
            </w:pPr>
            <w:ins w:id="11651" w:author="Thomas Dietz" w:date="2012-08-13T14:34:00Z">
              <w:r>
                <w:t xml:space="preserve">    }</w:t>
              </w:r>
            </w:ins>
          </w:p>
          <w:p w14:paraId="506031CF" w14:textId="77777777" w:rsidR="0089627C" w:rsidRDefault="0089627C" w:rsidP="0089627C">
            <w:pPr>
              <w:pStyle w:val="XML1"/>
              <w:rPr>
                <w:ins w:id="11652" w:author="Thomas Dietz" w:date="2012-08-13T14:34:00Z"/>
              </w:rPr>
            </w:pPr>
            <w:ins w:id="11653" w:author="Thomas Dietz" w:date="2012-08-13T14:34:00Z">
              <w:r>
                <w:t xml:space="preserve">    units "1/10 of a percent";</w:t>
              </w:r>
            </w:ins>
          </w:p>
          <w:p w14:paraId="1563A526" w14:textId="77777777" w:rsidR="0089627C" w:rsidRDefault="0089627C" w:rsidP="0089627C">
            <w:pPr>
              <w:pStyle w:val="XML1"/>
              <w:rPr>
                <w:ins w:id="11654" w:author="Thomas Dietz" w:date="2012-08-13T14:34:00Z"/>
              </w:rPr>
            </w:pPr>
            <w:ins w:id="11655" w:author="Thomas Dietz" w:date="2012-08-13T14:34:00Z">
              <w:r>
                <w:t xml:space="preserve">    description "This type defines a value in tenth of a percent.";</w:t>
              </w:r>
            </w:ins>
          </w:p>
          <w:p w14:paraId="74BC8051" w14:textId="2AC35934" w:rsidR="006F4495" w:rsidRPr="009F1B7D" w:rsidRDefault="0089627C" w:rsidP="0089627C">
            <w:pPr>
              <w:pStyle w:val="XML1"/>
            </w:pPr>
            <w:ins w:id="11656" w:author="Thomas Dietz" w:date="2012-08-13T14:34:00Z">
              <w:r>
                <w:t xml:space="preserve">  }</w:t>
              </w:r>
            </w:ins>
          </w:p>
        </w:tc>
      </w:tr>
    </w:tbl>
    <w:p w14:paraId="72124059" w14:textId="42FFB4B3" w:rsidR="002A5300" w:rsidRPr="009F1B7D" w:rsidRDefault="002A5300" w:rsidP="002A5300">
      <w:pPr>
        <w:pStyle w:val="Heading2"/>
        <w:keepLines w:val="0"/>
        <w:ind w:left="576" w:hanging="576"/>
        <w:contextualSpacing/>
      </w:pPr>
      <w:bookmarkStart w:id="11657" w:name="_Toc320556732"/>
      <w:r>
        <w:lastRenderedPageBreak/>
        <w:t>External Certificate</w:t>
      </w:r>
      <w:bookmarkEnd w:id="1165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1658" w:name="_Toc320556733"/>
      <w:r w:rsidRPr="00DB42FD">
        <w:t>UML Diagram</w:t>
      </w:r>
      <w:bookmarkEnd w:id="11658"/>
    </w:p>
    <w:p w14:paraId="72061590" w14:textId="65BA7BFF" w:rsidR="002A5300" w:rsidRPr="009F1B7D" w:rsidRDefault="00BB307B" w:rsidP="002A5300">
      <w:pPr>
        <w:keepNext/>
        <w:jc w:val="center"/>
      </w:pPr>
      <w:r>
        <w:object w:dxaOrig="3114" w:dyaOrig="2210" w14:anchorId="55CAF233">
          <v:shape id="_x0000_i1037" type="#_x0000_t75" style="width:154.8pt;height:111pt" o:ole="">
            <v:imagedata r:id="rId38" o:title=""/>
          </v:shape>
          <o:OLEObject Type="Embed" ProgID="Visio.Drawing.11" ShapeID="_x0000_i1037" DrawAspect="Content" ObjectID="_1406379237" r:id="rId39"/>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1659" w:name="_Toc320556734"/>
      <w:r w:rsidRPr="00DB42FD">
        <w:t>XML Schema</w:t>
      </w:r>
      <w:bookmarkEnd w:id="11659"/>
    </w:p>
    <w:tbl>
      <w:tblPr>
        <w:tblStyle w:val="XMLtable"/>
        <w:tblW w:w="5000" w:type="pct"/>
        <w:tblLook w:val="04A0" w:firstRow="1" w:lastRow="0" w:firstColumn="1" w:lastColumn="0" w:noHBand="0" w:noVBand="1"/>
        <w:tblPrChange w:id="11660" w:author="Thomas Dietz" w:date="2012-08-13T14:35:00Z">
          <w:tblPr>
            <w:tblStyle w:val="TableGrid"/>
            <w:tblW w:w="0" w:type="auto"/>
            <w:tblInd w:w="378" w:type="dxa"/>
            <w:shd w:val="clear" w:color="auto" w:fill="C8FCCD"/>
            <w:tblLook w:val="04A0" w:firstRow="1" w:lastRow="0" w:firstColumn="1" w:lastColumn="0" w:noHBand="0" w:noVBand="1"/>
          </w:tblPr>
        </w:tblPrChange>
      </w:tblPr>
      <w:tblGrid>
        <w:gridCol w:w="9474"/>
        <w:tblGridChange w:id="11661">
          <w:tblGrid>
            <w:gridCol w:w="8820"/>
          </w:tblGrid>
        </w:tblGridChange>
      </w:tblGrid>
      <w:tr w:rsidR="002A5300" w:rsidRPr="009F1B7D" w14:paraId="08FC3DBF" w14:textId="77777777" w:rsidTr="002610E5">
        <w:tc>
          <w:tcPr>
            <w:tcW w:w="8820" w:type="dxa"/>
            <w:tcPrChange w:id="11662" w:author="Thomas Dietz" w:date="2012-08-13T14:35:00Z">
              <w:tcPr>
                <w:tcW w:w="8820" w:type="dxa"/>
                <w:shd w:val="clear" w:color="auto" w:fill="C8FCCD"/>
              </w:tcPr>
            </w:tcPrChange>
          </w:tcPr>
          <w:p w14:paraId="5399E31E" w14:textId="695B587B" w:rsidR="002A5300" w:rsidRPr="009F1B7D" w:rsidDel="002610E5" w:rsidRDefault="002A5300" w:rsidP="009D0278">
            <w:pPr>
              <w:pStyle w:val="XML1"/>
              <w:rPr>
                <w:del w:id="11663" w:author="Thomas Dietz" w:date="2012-08-13T14:35:00Z"/>
              </w:rPr>
            </w:pPr>
            <w:del w:id="11664" w:author="Thomas Dietz" w:date="2012-08-13T14:35:00Z">
              <w:r w:rsidRPr="009F1B7D" w:rsidDel="002610E5">
                <w:delText>&lt;xs:complexType name="</w:delText>
              </w:r>
              <w:r w:rsidDel="002610E5">
                <w:delText>OFExternalCertificate</w:delText>
              </w:r>
              <w:r w:rsidR="00DC7465" w:rsidDel="002610E5">
                <w:delText>Type</w:delText>
              </w:r>
              <w:r w:rsidRPr="009F1B7D" w:rsidDel="002610E5">
                <w:delText>"&gt;</w:delText>
              </w:r>
            </w:del>
          </w:p>
          <w:p w14:paraId="51AADCB3" w14:textId="705E49D0" w:rsidR="002A5300" w:rsidRPr="009F1B7D" w:rsidDel="002610E5" w:rsidRDefault="002A5300" w:rsidP="009D0278">
            <w:pPr>
              <w:pStyle w:val="XML2"/>
              <w:rPr>
                <w:del w:id="11665" w:author="Thomas Dietz" w:date="2012-08-13T14:35:00Z"/>
              </w:rPr>
            </w:pPr>
            <w:del w:id="11666" w:author="Thomas Dietz" w:date="2012-08-13T14:35:00Z">
              <w:r w:rsidRPr="009F1B7D" w:rsidDel="002610E5">
                <w:delText>&lt;xs:complexContent&gt;</w:delText>
              </w:r>
            </w:del>
          </w:p>
          <w:p w14:paraId="22E1A0F6" w14:textId="518D6E87" w:rsidR="002A5300" w:rsidRPr="009F1B7D" w:rsidDel="002610E5" w:rsidRDefault="002A5300" w:rsidP="009D0278">
            <w:pPr>
              <w:pStyle w:val="XML3"/>
              <w:rPr>
                <w:del w:id="11667" w:author="Thomas Dietz" w:date="2012-08-13T14:35:00Z"/>
              </w:rPr>
            </w:pPr>
            <w:del w:id="11668" w:author="Thomas Dietz" w:date="2012-08-13T14:35:00Z">
              <w:r w:rsidRPr="009F1B7D" w:rsidDel="002610E5">
                <w:delText>&lt;xs:extension base="OFResourceType"&gt;</w:delText>
              </w:r>
            </w:del>
          </w:p>
          <w:p w14:paraId="44E8C05A" w14:textId="39D60770" w:rsidR="002A5300" w:rsidRPr="009F1B7D" w:rsidDel="002610E5" w:rsidRDefault="002A5300" w:rsidP="009D0278">
            <w:pPr>
              <w:pStyle w:val="XML4"/>
              <w:rPr>
                <w:del w:id="11669" w:author="Thomas Dietz" w:date="2012-08-13T14:35:00Z"/>
              </w:rPr>
            </w:pPr>
            <w:del w:id="11670" w:author="Thomas Dietz" w:date="2012-08-13T14:35:00Z">
              <w:r w:rsidRPr="009F1B7D" w:rsidDel="002610E5">
                <w:delText>&lt;xs:sequence maxOccurs="1" minOccurs="1"&gt;</w:delText>
              </w:r>
            </w:del>
          </w:p>
          <w:p w14:paraId="0F2E7DD7" w14:textId="286B98B0" w:rsidR="002A5300" w:rsidRPr="009F1B7D" w:rsidDel="002610E5" w:rsidRDefault="002A5300" w:rsidP="009D0278">
            <w:pPr>
              <w:pStyle w:val="XML5"/>
              <w:rPr>
                <w:del w:id="11671" w:author="Thomas Dietz" w:date="2012-08-13T14:35:00Z"/>
              </w:rPr>
            </w:pPr>
            <w:del w:id="11672" w:author="Thomas Dietz" w:date="2012-08-13T14:35:00Z">
              <w:r w:rsidRPr="009F1B7D" w:rsidDel="002610E5">
                <w:delText>&lt;xs:element name="</w:delText>
              </w:r>
              <w:r w:rsidDel="002610E5">
                <w:delText>certificate</w:delText>
              </w:r>
              <w:r w:rsidRPr="009F1B7D" w:rsidDel="002610E5">
                <w:delText xml:space="preserve">" </w:delText>
              </w:r>
            </w:del>
          </w:p>
          <w:p w14:paraId="059E49CC" w14:textId="2CB701DC" w:rsidR="002A5300" w:rsidRPr="009F1B7D" w:rsidDel="002610E5" w:rsidRDefault="002A5300" w:rsidP="009D0278">
            <w:pPr>
              <w:pStyle w:val="XML9"/>
              <w:rPr>
                <w:del w:id="11673" w:author="Thomas Dietz" w:date="2012-08-13T14:35:00Z"/>
              </w:rPr>
            </w:pPr>
            <w:del w:id="11674" w:author="Thomas Dietz" w:date="2012-08-13T14:35: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7C3B2D4F" w14:textId="03CF172A" w:rsidR="002A5300" w:rsidRPr="009F1B7D" w:rsidDel="002610E5" w:rsidRDefault="002A5300" w:rsidP="009D0278">
            <w:pPr>
              <w:pStyle w:val="XML4"/>
              <w:rPr>
                <w:del w:id="11675" w:author="Thomas Dietz" w:date="2012-08-13T14:35:00Z"/>
              </w:rPr>
            </w:pPr>
            <w:del w:id="11676" w:author="Thomas Dietz" w:date="2012-08-13T14:35:00Z">
              <w:r w:rsidRPr="009F1B7D" w:rsidDel="002610E5">
                <w:delText>&lt;/xs:sequence&gt;</w:delText>
              </w:r>
            </w:del>
          </w:p>
          <w:p w14:paraId="05462A36" w14:textId="3AB84940" w:rsidR="002A5300" w:rsidRPr="009F1B7D" w:rsidDel="002610E5" w:rsidRDefault="002A5300" w:rsidP="009D0278">
            <w:pPr>
              <w:pStyle w:val="XML3"/>
              <w:rPr>
                <w:del w:id="11677" w:author="Thomas Dietz" w:date="2012-08-13T14:35:00Z"/>
              </w:rPr>
            </w:pPr>
            <w:del w:id="11678" w:author="Thomas Dietz" w:date="2012-08-13T14:35:00Z">
              <w:r w:rsidRPr="009F1B7D" w:rsidDel="002610E5">
                <w:delText>&lt;/xs:extension&gt;</w:delText>
              </w:r>
            </w:del>
          </w:p>
          <w:p w14:paraId="6FCE0C7E" w14:textId="4ADEEF6C" w:rsidR="002A5300" w:rsidRPr="009F1B7D" w:rsidDel="002610E5" w:rsidRDefault="002A5300" w:rsidP="009D0278">
            <w:pPr>
              <w:pStyle w:val="XML2"/>
              <w:rPr>
                <w:del w:id="11679" w:author="Thomas Dietz" w:date="2012-08-13T14:35:00Z"/>
              </w:rPr>
            </w:pPr>
            <w:del w:id="11680" w:author="Thomas Dietz" w:date="2012-08-13T14:35:00Z">
              <w:r w:rsidRPr="009F1B7D" w:rsidDel="002610E5">
                <w:delText>&lt;/xs:complexContent&gt;</w:delText>
              </w:r>
            </w:del>
          </w:p>
          <w:p w14:paraId="7AC9BEAC" w14:textId="7240EFA9" w:rsidR="002A5300" w:rsidDel="002610E5" w:rsidRDefault="002A5300" w:rsidP="009D0278">
            <w:pPr>
              <w:pStyle w:val="XML1"/>
              <w:rPr>
                <w:del w:id="11681" w:author="Thomas Dietz" w:date="2012-08-13T14:35:00Z"/>
              </w:rPr>
            </w:pPr>
            <w:del w:id="11682" w:author="Thomas Dietz" w:date="2012-08-13T14:35:00Z">
              <w:r w:rsidRPr="009F1B7D" w:rsidDel="002610E5">
                <w:delText>&lt;/xs:complexType&gt;</w:delText>
              </w:r>
            </w:del>
          </w:p>
          <w:p w14:paraId="08702AD9" w14:textId="40372001" w:rsidR="00DC3719" w:rsidDel="002610E5" w:rsidRDefault="00DC3719" w:rsidP="009D0278">
            <w:pPr>
              <w:pStyle w:val="XML1"/>
              <w:rPr>
                <w:del w:id="11683" w:author="Thomas Dietz" w:date="2012-08-13T14:35:00Z"/>
              </w:rPr>
            </w:pPr>
          </w:p>
          <w:p w14:paraId="71752A76" w14:textId="093AE441" w:rsidR="00DC3719" w:rsidDel="002610E5" w:rsidRDefault="00DC3719" w:rsidP="009D0278">
            <w:pPr>
              <w:pStyle w:val="XML1"/>
              <w:rPr>
                <w:del w:id="11684" w:author="Thomas Dietz" w:date="2012-08-13T14:35:00Z"/>
              </w:rPr>
            </w:pPr>
            <w:del w:id="11685" w:author="Thomas Dietz" w:date="2012-08-13T14:35:00Z">
              <w:r w:rsidDel="002610E5">
                <w:delText>&lt;xs:simpleType name=</w:delText>
              </w:r>
              <w:r w:rsidRPr="009F1B7D" w:rsidDel="002610E5">
                <w:delText>"</w:delText>
              </w:r>
              <w:r w:rsidDel="002610E5">
                <w:delText>OFX509CertificateType</w:delText>
              </w:r>
              <w:r w:rsidRPr="009F1B7D" w:rsidDel="002610E5">
                <w:delText>"</w:delText>
              </w:r>
              <w:r w:rsidDel="002610E5">
                <w:delText>&gt;</w:delText>
              </w:r>
            </w:del>
          </w:p>
          <w:p w14:paraId="0FD2B347" w14:textId="3CB8DA75" w:rsidR="00DC3719" w:rsidDel="002610E5" w:rsidRDefault="00DC3719" w:rsidP="009767AE">
            <w:pPr>
              <w:pStyle w:val="XML2"/>
              <w:rPr>
                <w:del w:id="11686" w:author="Thomas Dietz" w:date="2012-08-13T14:35:00Z"/>
              </w:rPr>
            </w:pPr>
            <w:del w:id="11687" w:author="Thomas Dietz" w:date="2012-08-13T14:35:00Z">
              <w:r w:rsidDel="002610E5">
                <w:delText>&lt;xs:restriction base=</w:delText>
              </w:r>
              <w:r w:rsidRPr="009F1B7D" w:rsidDel="002610E5">
                <w:delText>"</w:delText>
              </w:r>
              <w:r w:rsidDel="002610E5">
                <w:delText>base64Binary</w:delText>
              </w:r>
              <w:r w:rsidRPr="009F1B7D" w:rsidDel="002610E5">
                <w:delText>"</w:delText>
              </w:r>
              <w:r w:rsidDel="002610E5">
                <w:delText>&gt;&lt;/xs:restriction&gt;</w:delText>
              </w:r>
            </w:del>
          </w:p>
          <w:p w14:paraId="56F6167B" w14:textId="77777777" w:rsidR="002610E5" w:rsidRDefault="00DC3719" w:rsidP="002610E5">
            <w:pPr>
              <w:pStyle w:val="XML1"/>
              <w:rPr>
                <w:ins w:id="11688" w:author="Thomas Dietz" w:date="2012-08-13T14:35:00Z"/>
              </w:rPr>
            </w:pPr>
            <w:del w:id="11689" w:author="Thomas Dietz" w:date="2012-08-13T14:35:00Z">
              <w:r w:rsidDel="002610E5">
                <w:delText>&lt;/xs:simpleType&gt;</w:delText>
              </w:r>
            </w:del>
            <w:ins w:id="11690" w:author="Thomas Dietz" w:date="2012-08-13T14:35:00Z">
              <w:r w:rsidR="002610E5">
                <w:t xml:space="preserve">  &lt;xs:group name="OFExternalCertificateType"&gt;</w:t>
              </w:r>
            </w:ins>
          </w:p>
          <w:p w14:paraId="39C95A61" w14:textId="77777777" w:rsidR="002610E5" w:rsidRDefault="002610E5" w:rsidP="002610E5">
            <w:pPr>
              <w:pStyle w:val="XML1"/>
              <w:rPr>
                <w:ins w:id="11691" w:author="Thomas Dietz" w:date="2012-08-13T14:35:00Z"/>
              </w:rPr>
            </w:pPr>
            <w:ins w:id="11692" w:author="Thomas Dietz" w:date="2012-08-13T14:35:00Z">
              <w:r>
                <w:t xml:space="preserve">    &lt;xs:annotation&gt;</w:t>
              </w:r>
            </w:ins>
          </w:p>
          <w:p w14:paraId="7C9D1214" w14:textId="77777777" w:rsidR="002610E5" w:rsidRDefault="002610E5" w:rsidP="002610E5">
            <w:pPr>
              <w:pStyle w:val="XML1"/>
              <w:rPr>
                <w:ins w:id="11693" w:author="Thomas Dietz" w:date="2012-08-13T14:35:00Z"/>
              </w:rPr>
            </w:pPr>
            <w:ins w:id="11694" w:author="Thomas Dietz" w:date="2012-08-13T14:35:00Z">
              <w:r>
                <w:t xml:space="preserve">      &lt;xs:documentation&gt;</w:t>
              </w:r>
            </w:ins>
          </w:p>
          <w:p w14:paraId="30CB771D" w14:textId="77777777" w:rsidR="002610E5" w:rsidRDefault="002610E5" w:rsidP="002610E5">
            <w:pPr>
              <w:pStyle w:val="XML1"/>
              <w:rPr>
                <w:ins w:id="11695" w:author="Thomas Dietz" w:date="2012-08-13T14:35:00Z"/>
              </w:rPr>
            </w:pPr>
            <w:ins w:id="11696" w:author="Thomas Dietz" w:date="2012-08-13T14:35:00Z">
              <w:r>
                <w:t xml:space="preserve">        This grouping specifies a certificate that can be</w:t>
              </w:r>
            </w:ins>
          </w:p>
          <w:p w14:paraId="08A551F4" w14:textId="77777777" w:rsidR="002610E5" w:rsidRDefault="002610E5" w:rsidP="002610E5">
            <w:pPr>
              <w:pStyle w:val="XML1"/>
              <w:rPr>
                <w:ins w:id="11697" w:author="Thomas Dietz" w:date="2012-08-13T14:35:00Z"/>
              </w:rPr>
            </w:pPr>
            <w:ins w:id="11698" w:author="Thomas Dietz" w:date="2012-08-13T14:35:00Z">
              <w:r>
                <w:t xml:space="preserve">        used by an OpenFlow Logical Switch for authenticating a </w:t>
              </w:r>
            </w:ins>
          </w:p>
          <w:p w14:paraId="4945BCE1" w14:textId="77777777" w:rsidR="002610E5" w:rsidRDefault="002610E5" w:rsidP="002610E5">
            <w:pPr>
              <w:pStyle w:val="XML1"/>
              <w:rPr>
                <w:ins w:id="11699" w:author="Thomas Dietz" w:date="2012-08-13T14:35:00Z"/>
              </w:rPr>
            </w:pPr>
            <w:ins w:id="11700" w:author="Thomas Dietz" w:date="2012-08-13T14:35:00Z">
              <w:r>
                <w:t xml:space="preserve">        controller when a TLS connection is established.</w:t>
              </w:r>
            </w:ins>
          </w:p>
          <w:p w14:paraId="136BE945" w14:textId="77777777" w:rsidR="002610E5" w:rsidRDefault="002610E5" w:rsidP="002610E5">
            <w:pPr>
              <w:pStyle w:val="XML1"/>
              <w:rPr>
                <w:ins w:id="11701" w:author="Thomas Dietz" w:date="2012-08-13T14:35:00Z"/>
              </w:rPr>
            </w:pPr>
            <w:ins w:id="11702" w:author="Thomas Dietz" w:date="2012-08-13T14:35:00Z">
              <w:r>
                <w:t xml:space="preserve">      &lt;/xs:documentation&gt;</w:t>
              </w:r>
            </w:ins>
          </w:p>
          <w:p w14:paraId="2DE0B444" w14:textId="77777777" w:rsidR="002610E5" w:rsidRDefault="002610E5" w:rsidP="002610E5">
            <w:pPr>
              <w:pStyle w:val="XML1"/>
              <w:rPr>
                <w:ins w:id="11703" w:author="Thomas Dietz" w:date="2012-08-13T14:35:00Z"/>
              </w:rPr>
            </w:pPr>
            <w:ins w:id="11704" w:author="Thomas Dietz" w:date="2012-08-13T14:35:00Z">
              <w:r>
                <w:t xml:space="preserve">    &lt;/xs:annotation&gt;</w:t>
              </w:r>
            </w:ins>
          </w:p>
          <w:p w14:paraId="20705106" w14:textId="77777777" w:rsidR="002610E5" w:rsidRDefault="002610E5" w:rsidP="002610E5">
            <w:pPr>
              <w:pStyle w:val="XML1"/>
              <w:rPr>
                <w:ins w:id="11705" w:author="Thomas Dietz" w:date="2012-08-13T14:35:00Z"/>
              </w:rPr>
            </w:pPr>
          </w:p>
          <w:p w14:paraId="0FE10F20" w14:textId="77777777" w:rsidR="002610E5" w:rsidRDefault="002610E5" w:rsidP="002610E5">
            <w:pPr>
              <w:pStyle w:val="XML1"/>
              <w:rPr>
                <w:ins w:id="11706" w:author="Thomas Dietz" w:date="2012-08-13T14:35:00Z"/>
              </w:rPr>
            </w:pPr>
            <w:ins w:id="11707" w:author="Thomas Dietz" w:date="2012-08-13T14:35:00Z">
              <w:r>
                <w:t xml:space="preserve">    &lt;xs:sequence&gt;</w:t>
              </w:r>
            </w:ins>
          </w:p>
          <w:p w14:paraId="480DFE17" w14:textId="77777777" w:rsidR="002610E5" w:rsidRDefault="002610E5" w:rsidP="002610E5">
            <w:pPr>
              <w:pStyle w:val="XML1"/>
              <w:rPr>
                <w:ins w:id="11708" w:author="Thomas Dietz" w:date="2012-08-13T14:35:00Z"/>
              </w:rPr>
            </w:pPr>
            <w:ins w:id="11709" w:author="Thomas Dietz" w:date="2012-08-13T14:35:00Z">
              <w:r>
                <w:t xml:space="preserve">      &lt;xs:group ref="OFResourceType"/&gt;</w:t>
              </w:r>
            </w:ins>
          </w:p>
          <w:p w14:paraId="5BD98C6C" w14:textId="77777777" w:rsidR="002610E5" w:rsidRDefault="002610E5" w:rsidP="002610E5">
            <w:pPr>
              <w:pStyle w:val="XML1"/>
              <w:rPr>
                <w:ins w:id="11710" w:author="Thomas Dietz" w:date="2012-08-13T14:35:00Z"/>
              </w:rPr>
            </w:pPr>
            <w:ins w:id="11711" w:author="Thomas Dietz" w:date="2012-08-13T14:35:00Z">
              <w:r>
                <w:t xml:space="preserve">      &lt;xs:element name="certificate"  type="xs:string"&gt;</w:t>
              </w:r>
            </w:ins>
          </w:p>
          <w:p w14:paraId="43ED03CB" w14:textId="77777777" w:rsidR="002610E5" w:rsidRDefault="002610E5" w:rsidP="002610E5">
            <w:pPr>
              <w:pStyle w:val="XML1"/>
              <w:rPr>
                <w:ins w:id="11712" w:author="Thomas Dietz" w:date="2012-08-13T14:35:00Z"/>
              </w:rPr>
            </w:pPr>
            <w:ins w:id="11713" w:author="Thomas Dietz" w:date="2012-08-13T14:35:00Z">
              <w:r>
                <w:t xml:space="preserve">        &lt;xs:annotation&gt;</w:t>
              </w:r>
            </w:ins>
          </w:p>
          <w:p w14:paraId="76B7668C" w14:textId="77777777" w:rsidR="002610E5" w:rsidRDefault="002610E5" w:rsidP="002610E5">
            <w:pPr>
              <w:pStyle w:val="XML1"/>
              <w:rPr>
                <w:ins w:id="11714" w:author="Thomas Dietz" w:date="2012-08-13T14:35:00Z"/>
              </w:rPr>
            </w:pPr>
            <w:ins w:id="11715" w:author="Thomas Dietz" w:date="2012-08-13T14:35:00Z">
              <w:r>
                <w:t xml:space="preserve">          &lt;xs:documentation&gt;</w:t>
              </w:r>
            </w:ins>
          </w:p>
          <w:p w14:paraId="74E606F6" w14:textId="77777777" w:rsidR="002610E5" w:rsidRDefault="002610E5" w:rsidP="002610E5">
            <w:pPr>
              <w:pStyle w:val="XML1"/>
              <w:rPr>
                <w:ins w:id="11716" w:author="Thomas Dietz" w:date="2012-08-13T14:35:00Z"/>
              </w:rPr>
            </w:pPr>
            <w:ins w:id="11717" w:author="Thomas Dietz" w:date="2012-08-13T14:35:00Z">
              <w:r>
                <w:t xml:space="preserve">            An X.509 certificate in DER format base64</w:t>
              </w:r>
            </w:ins>
          </w:p>
          <w:p w14:paraId="37A6002E" w14:textId="77777777" w:rsidR="002610E5" w:rsidRDefault="002610E5" w:rsidP="002610E5">
            <w:pPr>
              <w:pStyle w:val="XML1"/>
              <w:rPr>
                <w:ins w:id="11718" w:author="Thomas Dietz" w:date="2012-08-13T14:35:00Z"/>
              </w:rPr>
            </w:pPr>
            <w:ins w:id="11719" w:author="Thomas Dietz" w:date="2012-08-13T14:35:00Z">
              <w:r>
                <w:t xml:space="preserve">            encoded.</w:t>
              </w:r>
            </w:ins>
          </w:p>
          <w:p w14:paraId="7661C571" w14:textId="77777777" w:rsidR="002610E5" w:rsidRDefault="002610E5" w:rsidP="002610E5">
            <w:pPr>
              <w:pStyle w:val="XML1"/>
              <w:rPr>
                <w:ins w:id="11720" w:author="Thomas Dietz" w:date="2012-08-13T14:35:00Z"/>
              </w:rPr>
            </w:pPr>
          </w:p>
          <w:p w14:paraId="1FE06D00" w14:textId="77777777" w:rsidR="002610E5" w:rsidRDefault="002610E5" w:rsidP="002610E5">
            <w:pPr>
              <w:pStyle w:val="XML1"/>
              <w:rPr>
                <w:ins w:id="11721" w:author="Thomas Dietz" w:date="2012-08-13T14:35:00Z"/>
              </w:rPr>
            </w:pPr>
            <w:ins w:id="11722" w:author="Thomas Dietz" w:date="2012-08-13T14:35:00Z">
              <w:r>
                <w:t xml:space="preserve">            This element MUST be present in the NETCONF data store.</w:t>
              </w:r>
            </w:ins>
          </w:p>
          <w:p w14:paraId="7FC25085" w14:textId="77777777" w:rsidR="002610E5" w:rsidRDefault="002610E5" w:rsidP="002610E5">
            <w:pPr>
              <w:pStyle w:val="XML1"/>
              <w:rPr>
                <w:ins w:id="11723" w:author="Thomas Dietz" w:date="2012-08-13T14:35:00Z"/>
              </w:rPr>
            </w:pPr>
            <w:ins w:id="11724" w:author="Thomas Dietz" w:date="2012-08-13T14:35:00Z">
              <w:r>
                <w:t xml:space="preserve">            If this element is not present in a NETCONF &amp;lt;edit-config&amp;gt;</w:t>
              </w:r>
            </w:ins>
          </w:p>
          <w:p w14:paraId="5C97EF02" w14:textId="77777777" w:rsidR="002610E5" w:rsidRDefault="002610E5" w:rsidP="002610E5">
            <w:pPr>
              <w:pStyle w:val="XML1"/>
              <w:rPr>
                <w:ins w:id="11725" w:author="Thomas Dietz" w:date="2012-08-13T14:35:00Z"/>
              </w:rPr>
            </w:pPr>
            <w:ins w:id="11726" w:author="Thomas Dietz" w:date="2012-08-13T14:35:00Z">
              <w:r>
                <w:t xml:space="preserve">            operation 'create', 'merge' or 'replace' and the parent</w:t>
              </w:r>
            </w:ins>
          </w:p>
          <w:p w14:paraId="4BB900C2" w14:textId="77777777" w:rsidR="002610E5" w:rsidRDefault="002610E5" w:rsidP="002610E5">
            <w:pPr>
              <w:pStyle w:val="XML1"/>
              <w:rPr>
                <w:ins w:id="11727" w:author="Thomas Dietz" w:date="2012-08-13T14:35:00Z"/>
              </w:rPr>
            </w:pPr>
            <w:ins w:id="11728" w:author="Thomas Dietz" w:date="2012-08-13T14:35:00Z">
              <w:r>
                <w:t xml:space="preserve">            element does not exist, a 'data-missing' error is</w:t>
              </w:r>
            </w:ins>
          </w:p>
          <w:p w14:paraId="135EF4EF" w14:textId="77777777" w:rsidR="002610E5" w:rsidRDefault="002610E5" w:rsidP="002610E5">
            <w:pPr>
              <w:pStyle w:val="XML1"/>
              <w:rPr>
                <w:ins w:id="11729" w:author="Thomas Dietz" w:date="2012-08-13T14:35:00Z"/>
              </w:rPr>
            </w:pPr>
            <w:ins w:id="11730" w:author="Thomas Dietz" w:date="2012-08-13T14:35:00Z">
              <w:r>
                <w:t xml:space="preserve">            returned.</w:t>
              </w:r>
            </w:ins>
          </w:p>
          <w:p w14:paraId="3CE7423A" w14:textId="77777777" w:rsidR="002610E5" w:rsidRDefault="002610E5" w:rsidP="002610E5">
            <w:pPr>
              <w:pStyle w:val="XML1"/>
              <w:rPr>
                <w:ins w:id="11731" w:author="Thomas Dietz" w:date="2012-08-13T14:35:00Z"/>
              </w:rPr>
            </w:pPr>
            <w:ins w:id="11732" w:author="Thomas Dietz" w:date="2012-08-13T14:35:00Z">
              <w:r>
                <w:t xml:space="preserve">          &lt;/xs:documentation&gt;</w:t>
              </w:r>
            </w:ins>
          </w:p>
          <w:p w14:paraId="0EE476E7" w14:textId="77777777" w:rsidR="002610E5" w:rsidRDefault="002610E5" w:rsidP="002610E5">
            <w:pPr>
              <w:pStyle w:val="XML1"/>
              <w:rPr>
                <w:ins w:id="11733" w:author="Thomas Dietz" w:date="2012-08-13T14:35:00Z"/>
              </w:rPr>
            </w:pPr>
            <w:ins w:id="11734" w:author="Thomas Dietz" w:date="2012-08-13T14:35:00Z">
              <w:r>
                <w:t xml:space="preserve">        &lt;/xs:annotation&gt;</w:t>
              </w:r>
            </w:ins>
          </w:p>
          <w:p w14:paraId="6DB2287F" w14:textId="77777777" w:rsidR="002610E5" w:rsidRDefault="002610E5" w:rsidP="002610E5">
            <w:pPr>
              <w:pStyle w:val="XML1"/>
              <w:rPr>
                <w:ins w:id="11735" w:author="Thomas Dietz" w:date="2012-08-13T14:35:00Z"/>
              </w:rPr>
            </w:pPr>
            <w:ins w:id="11736" w:author="Thomas Dietz" w:date="2012-08-13T14:35:00Z">
              <w:r>
                <w:t xml:space="preserve">      &lt;/xs:element&gt;</w:t>
              </w:r>
            </w:ins>
          </w:p>
          <w:p w14:paraId="66C89342" w14:textId="77777777" w:rsidR="002610E5" w:rsidRDefault="002610E5" w:rsidP="002610E5">
            <w:pPr>
              <w:pStyle w:val="XML1"/>
              <w:rPr>
                <w:ins w:id="11737" w:author="Thomas Dietz" w:date="2012-08-13T14:35:00Z"/>
              </w:rPr>
            </w:pPr>
            <w:ins w:id="11738" w:author="Thomas Dietz" w:date="2012-08-13T14:35:00Z">
              <w:r>
                <w:t xml:space="preserve">    &lt;/xs:sequence&gt;</w:t>
              </w:r>
            </w:ins>
          </w:p>
          <w:p w14:paraId="4EC2246D" w14:textId="37C6463C" w:rsidR="00DC3719" w:rsidRPr="009F1B7D" w:rsidRDefault="002610E5" w:rsidP="002610E5">
            <w:pPr>
              <w:pStyle w:val="XML1"/>
            </w:pPr>
            <w:ins w:id="11739" w:author="Thomas Dietz" w:date="2012-08-13T14:35:00Z">
              <w:r>
                <w:t xml:space="preserve">  &lt;/xs:group&gt;</w:t>
              </w:r>
            </w:ins>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1740" w:name="_Toc320556735"/>
      <w:r w:rsidRPr="00DB42FD">
        <w:t>XML Example</w:t>
      </w:r>
      <w:bookmarkEnd w:id="11740"/>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15313D36" w:rsidR="002A5300" w:rsidRPr="009F1B7D" w:rsidDel="002610E5" w:rsidRDefault="002A5300" w:rsidP="002A5300">
      <w:pPr>
        <w:pStyle w:val="Heading3"/>
        <w:keepLines w:val="0"/>
        <w:ind w:left="720" w:hanging="720"/>
        <w:rPr>
          <w:del w:id="11741" w:author="Thomas Dietz" w:date="2012-08-13T14:35:00Z"/>
        </w:rPr>
      </w:pPr>
      <w:bookmarkStart w:id="11742" w:name="_Toc320556736"/>
      <w:del w:id="11743" w:author="Thomas Dietz" w:date="2012-08-13T14:35:00Z">
        <w:r w:rsidRPr="00DB42FD" w:rsidDel="002610E5">
          <w:delText>Normative Constraints</w:delText>
        </w:r>
        <w:bookmarkEnd w:id="11742"/>
      </w:del>
    </w:p>
    <w:p w14:paraId="68C2FE49" w14:textId="237193D9" w:rsidR="002A5300" w:rsidRPr="009F1B7D" w:rsidDel="002610E5" w:rsidRDefault="002A5300" w:rsidP="002A5300">
      <w:pPr>
        <w:rPr>
          <w:del w:id="11744" w:author="Thomas Dietz" w:date="2012-08-13T14:35:00Z"/>
        </w:rPr>
      </w:pPr>
      <w:del w:id="11745" w:author="Thomas Dietz" w:date="2012-08-13T14:35:00Z">
        <w:r w:rsidRPr="00DB42FD" w:rsidDel="002610E5">
          <w:delText>A</w:delText>
        </w:r>
        <w:r w:rsidDel="002610E5">
          <w:delText>n External Certificate</w:delText>
        </w:r>
        <w:r w:rsidRPr="00DB42FD" w:rsidDel="002610E5">
          <w:delText xml:space="preserve"> is identified by identifier </w:delText>
        </w:r>
        <w:r w:rsidRPr="008F1CD2" w:rsidDel="002610E5">
          <w:rPr>
            <w:rStyle w:val="codeChar"/>
          </w:rPr>
          <w:delText>&lt;resource-id&gt;</w:delText>
        </w:r>
        <w:r w:rsidRPr="005A0689" w:rsidDel="002610E5">
          <w:delText xml:space="preserve"> </w:delText>
        </w:r>
        <w:r w:rsidRPr="00DB42FD" w:rsidDel="002610E5">
          <w:delText xml:space="preserve">within the context of the OpenFlow Capable Switch and OpenFlow Logical Switches. Element </w:delText>
        </w:r>
        <w:r w:rsidRPr="008F1CD2" w:rsidDel="002610E5">
          <w:rPr>
            <w:rStyle w:val="codeChar"/>
          </w:rPr>
          <w:delText>&lt;resource-id&gt;</w:delText>
        </w:r>
        <w:r w:rsidRPr="005A0689" w:rsidDel="002610E5">
          <w:delText xml:space="preserve"> is </w:delText>
        </w:r>
        <w:r w:rsidRPr="00DB42FD" w:rsidDel="002610E5">
          <w:delText>inherited from superclass OpenFlow Resource.</w:delText>
        </w:r>
      </w:del>
    </w:p>
    <w:p w14:paraId="1BA21FCC" w14:textId="4FADF688" w:rsidR="002A5300" w:rsidRPr="009F1B7D" w:rsidDel="002610E5" w:rsidRDefault="002A5300" w:rsidP="002A5300">
      <w:pPr>
        <w:rPr>
          <w:del w:id="11746" w:author="Thomas Dietz" w:date="2012-08-13T14:35:00Z"/>
        </w:rPr>
      </w:pPr>
      <w:del w:id="11747" w:author="Thomas Dietz" w:date="2012-08-13T14:35:00Z">
        <w:r w:rsidRPr="00DB42FD" w:rsidDel="002610E5">
          <w:delText xml:space="preserve">Element </w:delText>
        </w:r>
        <w:r w:rsidRPr="008F1CD2" w:rsidDel="002610E5">
          <w:rPr>
            <w:rStyle w:val="codeChar"/>
          </w:rPr>
          <w:delText>&lt;certificate&gt;</w:delText>
        </w:r>
        <w:r w:rsidRPr="00DB42FD" w:rsidDel="002610E5">
          <w:delText xml:space="preserve"> </w:delText>
        </w:r>
        <w:r w:rsidDel="002610E5">
          <w:delText>contains an X.509 certificate</w:delText>
        </w:r>
        <w:r w:rsidR="00DC3719" w:rsidDel="002610E5">
          <w:delText xml:space="preserve"> in DER format base64 encoded</w:delText>
        </w:r>
        <w:r w:rsidRPr="00DB42FD" w:rsidDel="002610E5">
          <w:delText>.</w:delText>
        </w:r>
      </w:del>
    </w:p>
    <w:p w14:paraId="7A324238" w14:textId="77777777" w:rsidR="00C82429" w:rsidRPr="009F1B7D" w:rsidRDefault="00C82429" w:rsidP="00C82429">
      <w:pPr>
        <w:pStyle w:val="Heading3"/>
      </w:pPr>
      <w:bookmarkStart w:id="11748" w:name="_Toc320556737"/>
      <w:r w:rsidRPr="00DB42FD">
        <w:t>YANG Specification</w:t>
      </w:r>
    </w:p>
    <w:tbl>
      <w:tblPr>
        <w:tblStyle w:val="XMLtable"/>
        <w:tblW w:w="5000" w:type="pct"/>
        <w:tblLook w:val="04A0" w:firstRow="1" w:lastRow="0" w:firstColumn="1" w:lastColumn="0" w:noHBand="0" w:noVBand="1"/>
        <w:tblPrChange w:id="11749" w:author="Thomas Dietz" w:date="2012-08-13T14:36:00Z">
          <w:tblPr>
            <w:tblStyle w:val="TableGrid"/>
            <w:tblW w:w="0" w:type="auto"/>
            <w:tblInd w:w="378" w:type="dxa"/>
            <w:shd w:val="clear" w:color="auto" w:fill="C8FCCD"/>
            <w:tblLook w:val="04A0" w:firstRow="1" w:lastRow="0" w:firstColumn="1" w:lastColumn="0" w:noHBand="0" w:noVBand="1"/>
          </w:tblPr>
        </w:tblPrChange>
      </w:tblPr>
      <w:tblGrid>
        <w:gridCol w:w="9474"/>
        <w:tblGridChange w:id="11750">
          <w:tblGrid>
            <w:gridCol w:w="8820"/>
          </w:tblGrid>
        </w:tblGridChange>
      </w:tblGrid>
      <w:tr w:rsidR="00C82429" w:rsidRPr="009F1B7D" w14:paraId="7B38F886" w14:textId="77777777" w:rsidTr="002610E5">
        <w:tc>
          <w:tcPr>
            <w:tcW w:w="8820" w:type="dxa"/>
            <w:tcPrChange w:id="11751" w:author="Thomas Dietz" w:date="2012-08-13T14:36:00Z">
              <w:tcPr>
                <w:tcW w:w="8820" w:type="dxa"/>
                <w:shd w:val="clear" w:color="auto" w:fill="C8FCCD"/>
              </w:tcPr>
            </w:tcPrChange>
          </w:tcPr>
          <w:p w14:paraId="1175DB9D" w14:textId="4ED708AD" w:rsidR="00C82429" w:rsidRPr="009F1B7D" w:rsidDel="002610E5" w:rsidRDefault="00C82429" w:rsidP="00C82429">
            <w:pPr>
              <w:pStyle w:val="XML1"/>
              <w:rPr>
                <w:del w:id="11752" w:author="Thomas Dietz" w:date="2012-08-13T14:36:00Z"/>
              </w:rPr>
            </w:pPr>
            <w:del w:id="11753" w:author="Thomas Dietz" w:date="2012-08-13T14:36:00Z">
              <w:r w:rsidRPr="009F1B7D" w:rsidDel="002610E5">
                <w:delText>grouping openflow-</w:delText>
              </w:r>
              <w:r w:rsidDel="002610E5">
                <w:delText>external-certificate</w:delText>
              </w:r>
              <w:r w:rsidRPr="009F1B7D" w:rsidDel="002610E5">
                <w:delText>-grouping {</w:delText>
              </w:r>
            </w:del>
          </w:p>
          <w:p w14:paraId="57B5F41E" w14:textId="216137A9" w:rsidR="00C82429" w:rsidDel="002610E5" w:rsidRDefault="00C82429" w:rsidP="00C82429">
            <w:pPr>
              <w:pStyle w:val="XML2"/>
              <w:rPr>
                <w:del w:id="11754" w:author="Thomas Dietz" w:date="2012-08-13T14:36:00Z"/>
              </w:rPr>
            </w:pPr>
            <w:del w:id="11755" w:author="Thomas Dietz" w:date="2012-08-13T14:36:00Z">
              <w:r w:rsidRPr="009F1B7D" w:rsidDel="002610E5">
                <w:delText xml:space="preserve">description "This grouping specifies </w:delText>
              </w:r>
              <w:r w:rsidDel="002610E5">
                <w:delText xml:space="preserve">a certificate that can be used </w:delText>
              </w:r>
            </w:del>
          </w:p>
          <w:p w14:paraId="4538914B" w14:textId="29A1167A" w:rsidR="00C82429" w:rsidDel="002610E5" w:rsidRDefault="00C82429" w:rsidP="00C82429">
            <w:pPr>
              <w:pStyle w:val="XML9"/>
              <w:rPr>
                <w:del w:id="11756" w:author="Thomas Dietz" w:date="2012-08-13T14:36:00Z"/>
              </w:rPr>
            </w:pPr>
            <w:del w:id="11757" w:author="Thomas Dietz" w:date="2012-08-13T14:36:00Z">
              <w:r w:rsidDel="002610E5">
                <w:delText xml:space="preserve">by an OpenFlow Logical Switch for authenticating a </w:delText>
              </w:r>
            </w:del>
          </w:p>
          <w:p w14:paraId="7176C889" w14:textId="19A567E6" w:rsidR="00C82429" w:rsidRPr="009F1B7D" w:rsidDel="002610E5" w:rsidRDefault="00C82429" w:rsidP="00C82429">
            <w:pPr>
              <w:pStyle w:val="XML9"/>
              <w:rPr>
                <w:del w:id="11758" w:author="Thomas Dietz" w:date="2012-08-13T14:36:00Z"/>
              </w:rPr>
            </w:pPr>
            <w:del w:id="11759" w:author="Thomas Dietz" w:date="2012-08-13T14:36:00Z">
              <w:r w:rsidDel="002610E5">
                <w:delText>controller when a TLS connection is established</w:delText>
              </w:r>
              <w:r w:rsidRPr="009F1B7D" w:rsidDel="002610E5">
                <w:delText>.";</w:delText>
              </w:r>
            </w:del>
          </w:p>
          <w:p w14:paraId="74F819F1" w14:textId="798FA4B7" w:rsidR="00C82429" w:rsidRPr="009F1B7D" w:rsidDel="002610E5" w:rsidRDefault="00C82429" w:rsidP="00C82429">
            <w:pPr>
              <w:pStyle w:val="XML2"/>
              <w:rPr>
                <w:del w:id="11760" w:author="Thomas Dietz" w:date="2012-08-13T14:36:00Z"/>
              </w:rPr>
            </w:pPr>
            <w:del w:id="11761" w:author="Thomas Dietz" w:date="2012-08-13T14:36:00Z">
              <w:r w:rsidRPr="009F1B7D" w:rsidDel="002610E5">
                <w:delText>leaf resource-id {</w:delText>
              </w:r>
            </w:del>
          </w:p>
          <w:p w14:paraId="6D081B39" w14:textId="16AEE93C" w:rsidR="00C82429" w:rsidRPr="009F1B7D" w:rsidDel="002610E5" w:rsidRDefault="00C82429" w:rsidP="00C82429">
            <w:pPr>
              <w:pStyle w:val="XML3"/>
              <w:rPr>
                <w:del w:id="11762" w:author="Thomas Dietz" w:date="2012-08-13T14:36:00Z"/>
              </w:rPr>
            </w:pPr>
            <w:del w:id="11763" w:author="Thomas Dietz" w:date="2012-08-13T14:36:00Z">
              <w:r w:rsidRPr="009F1B7D" w:rsidDel="002610E5">
                <w:delText>type inet:uri;</w:delText>
              </w:r>
            </w:del>
          </w:p>
          <w:p w14:paraId="088815EF" w14:textId="4932F426" w:rsidR="00C82429" w:rsidDel="002610E5" w:rsidRDefault="00C82429" w:rsidP="00C82429">
            <w:pPr>
              <w:pStyle w:val="XML3"/>
              <w:rPr>
                <w:del w:id="11764" w:author="Thomas Dietz" w:date="2012-08-13T14:36:00Z"/>
              </w:rPr>
            </w:pPr>
            <w:del w:id="11765" w:author="Thomas Dietz" w:date="2012-08-13T14:36:00Z">
              <w:r w:rsidDel="002610E5">
                <w:delText>description "A</w:delText>
              </w:r>
              <w:r w:rsidRPr="009F1B7D" w:rsidDel="002610E5">
                <w:delText xml:space="preserve"> unique but locally arbitrary identifier that </w:delText>
              </w:r>
            </w:del>
          </w:p>
          <w:p w14:paraId="65E9401B" w14:textId="53232008" w:rsidR="00C82429" w:rsidDel="002610E5" w:rsidRDefault="00C82429" w:rsidP="00C82429">
            <w:pPr>
              <w:pStyle w:val="XML9"/>
              <w:rPr>
                <w:del w:id="11766" w:author="Thomas Dietz" w:date="2012-08-13T14:36:00Z"/>
              </w:rPr>
            </w:pPr>
            <w:del w:id="11767" w:author="Thomas Dietz" w:date="2012-08-13T14:36:00Z">
              <w:r w:rsidDel="002610E5">
                <w:delText xml:space="preserve">identifies an external certificate </w:delText>
              </w:r>
              <w:r w:rsidRPr="009F1B7D" w:rsidDel="002610E5">
                <w:delText>a</w:delText>
              </w:r>
              <w:r w:rsidDel="002610E5">
                <w:delText xml:space="preserve">nd is persistent </w:delText>
              </w:r>
            </w:del>
          </w:p>
          <w:p w14:paraId="6B095077" w14:textId="1C67D43B" w:rsidR="00C82429" w:rsidRPr="009F1B7D" w:rsidDel="002610E5" w:rsidRDefault="00C82429" w:rsidP="00C82429">
            <w:pPr>
              <w:pStyle w:val="XML9"/>
              <w:rPr>
                <w:del w:id="11768" w:author="Thomas Dietz" w:date="2012-08-13T14:36:00Z"/>
              </w:rPr>
            </w:pPr>
            <w:del w:id="11769" w:author="Thomas Dietz" w:date="2012-08-13T14:36:00Z">
              <w:r w:rsidDel="002610E5">
                <w:delText xml:space="preserve">across reboots </w:delText>
              </w:r>
              <w:r w:rsidRPr="009F1B7D" w:rsidDel="002610E5">
                <w:delText>of the system.";</w:delText>
              </w:r>
            </w:del>
          </w:p>
          <w:p w14:paraId="5F60E1AF" w14:textId="56459CD8" w:rsidR="00C82429" w:rsidRPr="009F1B7D" w:rsidDel="002610E5" w:rsidRDefault="00C82429" w:rsidP="00C82429">
            <w:pPr>
              <w:pStyle w:val="XML2"/>
              <w:rPr>
                <w:del w:id="11770" w:author="Thomas Dietz" w:date="2012-08-13T14:36:00Z"/>
              </w:rPr>
            </w:pPr>
            <w:del w:id="11771" w:author="Thomas Dietz" w:date="2012-08-13T14:36:00Z">
              <w:r w:rsidRPr="009F1B7D" w:rsidDel="002610E5">
                <w:delText>}</w:delText>
              </w:r>
            </w:del>
          </w:p>
          <w:p w14:paraId="22BEEB8A" w14:textId="78AC53DD" w:rsidR="00C82429" w:rsidRPr="009F1B7D" w:rsidDel="002610E5" w:rsidRDefault="00C82429" w:rsidP="00C82429">
            <w:pPr>
              <w:pStyle w:val="XML2"/>
              <w:rPr>
                <w:del w:id="11772" w:author="Thomas Dietz" w:date="2012-08-13T14:36:00Z"/>
              </w:rPr>
            </w:pPr>
            <w:del w:id="11773" w:author="Thomas Dietz" w:date="2012-08-13T14:36:00Z">
              <w:r w:rsidRPr="009F1B7D" w:rsidDel="002610E5">
                <w:delText xml:space="preserve">leaf </w:delText>
              </w:r>
              <w:r w:rsidDel="002610E5">
                <w:delText>certificate</w:delText>
              </w:r>
              <w:r w:rsidRPr="009F1B7D" w:rsidDel="002610E5">
                <w:delText xml:space="preserve"> {</w:delText>
              </w:r>
            </w:del>
          </w:p>
          <w:p w14:paraId="115ED55E" w14:textId="74DEC999" w:rsidR="00C82429" w:rsidRPr="009F1B7D" w:rsidDel="002610E5" w:rsidRDefault="00C82429" w:rsidP="00C82429">
            <w:pPr>
              <w:pStyle w:val="XML3"/>
              <w:rPr>
                <w:del w:id="11774" w:author="Thomas Dietz" w:date="2012-08-13T14:36:00Z"/>
              </w:rPr>
            </w:pPr>
            <w:del w:id="11775" w:author="Thomas Dietz" w:date="2012-08-13T14:36:00Z">
              <w:r w:rsidRPr="009F1B7D" w:rsidDel="002610E5">
                <w:delText xml:space="preserve">type </w:delText>
              </w:r>
              <w:r w:rsidDel="002610E5">
                <w:delText>string</w:delText>
              </w:r>
              <w:r w:rsidRPr="009F1B7D" w:rsidDel="002610E5">
                <w:delText>;</w:delText>
              </w:r>
            </w:del>
          </w:p>
          <w:p w14:paraId="7E2C2E84" w14:textId="21E8DB1C" w:rsidR="00C82429" w:rsidRPr="009F1B7D" w:rsidDel="002610E5" w:rsidRDefault="00C82429" w:rsidP="00C82429">
            <w:pPr>
              <w:pStyle w:val="XML3"/>
              <w:rPr>
                <w:del w:id="11776" w:author="Thomas Dietz" w:date="2012-08-13T14:36:00Z"/>
              </w:rPr>
            </w:pPr>
            <w:del w:id="11777" w:author="Thomas Dietz" w:date="2012-08-13T14:36:00Z">
              <w:r w:rsidRPr="009F1B7D" w:rsidDel="002610E5">
                <w:lastRenderedPageBreak/>
                <w:delText>mandatory true;</w:delText>
              </w:r>
            </w:del>
          </w:p>
          <w:p w14:paraId="53993168" w14:textId="6308BC1C" w:rsidR="00C82429" w:rsidDel="002610E5" w:rsidRDefault="00C82429" w:rsidP="00C82429">
            <w:pPr>
              <w:pStyle w:val="XML3"/>
              <w:rPr>
                <w:del w:id="11778" w:author="Thomas Dietz" w:date="2012-08-13T14:36:00Z"/>
              </w:rPr>
            </w:pPr>
            <w:del w:id="11779" w:author="Thomas Dietz" w:date="2012-08-13T14:36:00Z">
              <w:r w:rsidRPr="009F1B7D" w:rsidDel="002610E5">
                <w:delText>description "</w:delText>
              </w:r>
              <w:r w:rsidDel="002610E5">
                <w:delText xml:space="preserve">An X.509 certificate in DER format base64 </w:delText>
              </w:r>
            </w:del>
          </w:p>
          <w:p w14:paraId="00018713" w14:textId="7393DB65" w:rsidR="00C82429" w:rsidRPr="009F1B7D" w:rsidDel="002610E5" w:rsidRDefault="00C82429" w:rsidP="00C82429">
            <w:pPr>
              <w:pStyle w:val="XML9"/>
              <w:rPr>
                <w:del w:id="11780" w:author="Thomas Dietz" w:date="2012-08-13T14:36:00Z"/>
              </w:rPr>
            </w:pPr>
            <w:del w:id="11781" w:author="Thomas Dietz" w:date="2012-08-13T14:36:00Z">
              <w:r w:rsidDel="002610E5">
                <w:delText>encoded</w:delText>
              </w:r>
              <w:r w:rsidRPr="009F1B7D" w:rsidDel="002610E5">
                <w:delText>.";</w:delText>
              </w:r>
            </w:del>
          </w:p>
          <w:p w14:paraId="55A7A6F6" w14:textId="0A549606" w:rsidR="00C82429" w:rsidRPr="009F1B7D" w:rsidDel="002610E5" w:rsidRDefault="00C82429" w:rsidP="00C82429">
            <w:pPr>
              <w:pStyle w:val="XML2"/>
              <w:rPr>
                <w:del w:id="11782" w:author="Thomas Dietz" w:date="2012-08-13T14:36:00Z"/>
              </w:rPr>
            </w:pPr>
            <w:del w:id="11783" w:author="Thomas Dietz" w:date="2012-08-13T14:36:00Z">
              <w:r w:rsidRPr="009F1B7D" w:rsidDel="002610E5">
                <w:delText>}</w:delText>
              </w:r>
            </w:del>
          </w:p>
          <w:p w14:paraId="57339DE1" w14:textId="77777777" w:rsidR="002610E5" w:rsidRDefault="00C82429" w:rsidP="002610E5">
            <w:pPr>
              <w:pStyle w:val="XML1"/>
              <w:rPr>
                <w:ins w:id="11784" w:author="Thomas Dietz" w:date="2012-08-13T14:37:00Z"/>
              </w:rPr>
            </w:pPr>
            <w:del w:id="11785" w:author="Thomas Dietz" w:date="2012-08-13T14:36:00Z">
              <w:r w:rsidRPr="009F1B7D" w:rsidDel="002610E5">
                <w:delText>}</w:delText>
              </w:r>
            </w:del>
            <w:ins w:id="11786" w:author="Thomas Dietz" w:date="2012-08-13T14:37:00Z">
              <w:r w:rsidR="002610E5">
                <w:t xml:space="preserve">  grouping OFExternalCertificateType {</w:t>
              </w:r>
            </w:ins>
          </w:p>
          <w:p w14:paraId="723C9F38" w14:textId="77777777" w:rsidR="002610E5" w:rsidRDefault="002610E5" w:rsidP="002610E5">
            <w:pPr>
              <w:pStyle w:val="XML1"/>
              <w:rPr>
                <w:ins w:id="11787" w:author="Thomas Dietz" w:date="2012-08-13T14:37:00Z"/>
              </w:rPr>
            </w:pPr>
            <w:ins w:id="11788" w:author="Thomas Dietz" w:date="2012-08-13T14:37:00Z">
              <w:r>
                <w:t xml:space="preserve">    description "This grouping specifies a certificate that can be</w:t>
              </w:r>
            </w:ins>
          </w:p>
          <w:p w14:paraId="1AB5296C" w14:textId="77777777" w:rsidR="002610E5" w:rsidRDefault="002610E5" w:rsidP="002610E5">
            <w:pPr>
              <w:pStyle w:val="XML1"/>
              <w:rPr>
                <w:ins w:id="11789" w:author="Thomas Dietz" w:date="2012-08-13T14:37:00Z"/>
              </w:rPr>
            </w:pPr>
            <w:ins w:id="11790" w:author="Thomas Dietz" w:date="2012-08-13T14:37:00Z">
              <w:r>
                <w:t xml:space="preserve">      used by an OpenFlow Logical Switch for authenticating a </w:t>
              </w:r>
            </w:ins>
          </w:p>
          <w:p w14:paraId="3302D44D" w14:textId="77777777" w:rsidR="002610E5" w:rsidRDefault="002610E5" w:rsidP="002610E5">
            <w:pPr>
              <w:pStyle w:val="XML1"/>
              <w:rPr>
                <w:ins w:id="11791" w:author="Thomas Dietz" w:date="2012-08-13T14:37:00Z"/>
              </w:rPr>
            </w:pPr>
            <w:ins w:id="11792" w:author="Thomas Dietz" w:date="2012-08-13T14:37:00Z">
              <w:r>
                <w:t xml:space="preserve">      controller when a TLS connection is established.";</w:t>
              </w:r>
            </w:ins>
          </w:p>
          <w:p w14:paraId="0E974D11" w14:textId="77777777" w:rsidR="002610E5" w:rsidRDefault="002610E5" w:rsidP="002610E5">
            <w:pPr>
              <w:pStyle w:val="XML1"/>
              <w:rPr>
                <w:ins w:id="11793" w:author="Thomas Dietz" w:date="2012-08-13T14:37:00Z"/>
              </w:rPr>
            </w:pPr>
            <w:ins w:id="11794" w:author="Thomas Dietz" w:date="2012-08-13T14:37:00Z">
              <w:r>
                <w:t xml:space="preserve">    uses OFResourceType;</w:t>
              </w:r>
            </w:ins>
          </w:p>
          <w:p w14:paraId="5D743667" w14:textId="77777777" w:rsidR="002610E5" w:rsidRDefault="002610E5" w:rsidP="002610E5">
            <w:pPr>
              <w:pStyle w:val="XML1"/>
              <w:rPr>
                <w:ins w:id="11795" w:author="Thomas Dietz" w:date="2012-08-13T14:37:00Z"/>
              </w:rPr>
            </w:pPr>
            <w:ins w:id="11796" w:author="Thomas Dietz" w:date="2012-08-13T14:37:00Z">
              <w:r>
                <w:t xml:space="preserve">    leaf certificate {</w:t>
              </w:r>
            </w:ins>
          </w:p>
          <w:p w14:paraId="4E57F438" w14:textId="77777777" w:rsidR="002610E5" w:rsidRDefault="002610E5" w:rsidP="002610E5">
            <w:pPr>
              <w:pStyle w:val="XML1"/>
              <w:rPr>
                <w:ins w:id="11797" w:author="Thomas Dietz" w:date="2012-08-13T14:37:00Z"/>
              </w:rPr>
            </w:pPr>
            <w:ins w:id="11798" w:author="Thomas Dietz" w:date="2012-08-13T14:37:00Z">
              <w:r>
                <w:t xml:space="preserve">      type string;</w:t>
              </w:r>
            </w:ins>
          </w:p>
          <w:p w14:paraId="1F40EA47" w14:textId="77777777" w:rsidR="002610E5" w:rsidRDefault="002610E5" w:rsidP="002610E5">
            <w:pPr>
              <w:pStyle w:val="XML1"/>
              <w:rPr>
                <w:ins w:id="11799" w:author="Thomas Dietz" w:date="2012-08-13T14:37:00Z"/>
              </w:rPr>
            </w:pPr>
            <w:ins w:id="11800" w:author="Thomas Dietz" w:date="2012-08-13T14:37:00Z">
              <w:r>
                <w:t xml:space="preserve">      mandatory true;</w:t>
              </w:r>
            </w:ins>
          </w:p>
          <w:p w14:paraId="186868C8" w14:textId="77777777" w:rsidR="002610E5" w:rsidRDefault="002610E5" w:rsidP="002610E5">
            <w:pPr>
              <w:pStyle w:val="XML1"/>
              <w:rPr>
                <w:ins w:id="11801" w:author="Thomas Dietz" w:date="2012-08-13T14:37:00Z"/>
              </w:rPr>
            </w:pPr>
            <w:ins w:id="11802" w:author="Thomas Dietz" w:date="2012-08-13T14:37:00Z">
              <w:r>
                <w:t xml:space="preserve">      description "An X.509 certificate in DER format base64</w:t>
              </w:r>
            </w:ins>
          </w:p>
          <w:p w14:paraId="788882F7" w14:textId="77777777" w:rsidR="002610E5" w:rsidRDefault="002610E5" w:rsidP="002610E5">
            <w:pPr>
              <w:pStyle w:val="XML1"/>
              <w:rPr>
                <w:ins w:id="11803" w:author="Thomas Dietz" w:date="2012-08-13T14:37:00Z"/>
              </w:rPr>
            </w:pPr>
            <w:ins w:id="11804" w:author="Thomas Dietz" w:date="2012-08-13T14:37:00Z">
              <w:r>
                <w:t xml:space="preserve">        encoded.</w:t>
              </w:r>
            </w:ins>
          </w:p>
          <w:p w14:paraId="2815346B" w14:textId="77777777" w:rsidR="002610E5" w:rsidRDefault="002610E5" w:rsidP="002610E5">
            <w:pPr>
              <w:pStyle w:val="XML1"/>
              <w:rPr>
                <w:ins w:id="11805" w:author="Thomas Dietz" w:date="2012-08-13T14:37:00Z"/>
              </w:rPr>
            </w:pPr>
          </w:p>
          <w:p w14:paraId="5088BBEB" w14:textId="77777777" w:rsidR="002610E5" w:rsidRDefault="002610E5" w:rsidP="002610E5">
            <w:pPr>
              <w:pStyle w:val="XML1"/>
              <w:rPr>
                <w:ins w:id="11806" w:author="Thomas Dietz" w:date="2012-08-13T14:37:00Z"/>
              </w:rPr>
            </w:pPr>
            <w:ins w:id="11807" w:author="Thomas Dietz" w:date="2012-08-13T14:37:00Z">
              <w:r>
                <w:t xml:space="preserve">        This element MUST be present in the NETCONF data store.</w:t>
              </w:r>
            </w:ins>
          </w:p>
          <w:p w14:paraId="289E186A" w14:textId="77777777" w:rsidR="002610E5" w:rsidRDefault="002610E5" w:rsidP="002610E5">
            <w:pPr>
              <w:pStyle w:val="XML1"/>
              <w:rPr>
                <w:ins w:id="11808" w:author="Thomas Dietz" w:date="2012-08-13T14:37:00Z"/>
              </w:rPr>
            </w:pPr>
            <w:ins w:id="11809" w:author="Thomas Dietz" w:date="2012-08-13T14:37:00Z">
              <w:r>
                <w:t xml:space="preserve">        If this element is not present in a NETCONF &lt;edit-config&gt;</w:t>
              </w:r>
            </w:ins>
          </w:p>
          <w:p w14:paraId="541B5F84" w14:textId="77777777" w:rsidR="002610E5" w:rsidRDefault="002610E5" w:rsidP="002610E5">
            <w:pPr>
              <w:pStyle w:val="XML1"/>
              <w:rPr>
                <w:ins w:id="11810" w:author="Thomas Dietz" w:date="2012-08-13T14:37:00Z"/>
              </w:rPr>
            </w:pPr>
            <w:ins w:id="11811" w:author="Thomas Dietz" w:date="2012-08-13T14:37:00Z">
              <w:r>
                <w:t xml:space="preserve">        operation 'create', 'merge' or 'replace' and the parent</w:t>
              </w:r>
            </w:ins>
          </w:p>
          <w:p w14:paraId="392C2FF5" w14:textId="77777777" w:rsidR="002610E5" w:rsidRDefault="002610E5" w:rsidP="002610E5">
            <w:pPr>
              <w:pStyle w:val="XML1"/>
              <w:rPr>
                <w:ins w:id="11812" w:author="Thomas Dietz" w:date="2012-08-13T14:37:00Z"/>
              </w:rPr>
            </w:pPr>
            <w:ins w:id="11813" w:author="Thomas Dietz" w:date="2012-08-13T14:37:00Z">
              <w:r>
                <w:t xml:space="preserve">        element does not exist, a 'data-missing' error is</w:t>
              </w:r>
            </w:ins>
          </w:p>
          <w:p w14:paraId="6F389E25" w14:textId="77777777" w:rsidR="002610E5" w:rsidRDefault="002610E5" w:rsidP="002610E5">
            <w:pPr>
              <w:pStyle w:val="XML1"/>
              <w:rPr>
                <w:ins w:id="11814" w:author="Thomas Dietz" w:date="2012-08-13T14:37:00Z"/>
              </w:rPr>
            </w:pPr>
            <w:ins w:id="11815" w:author="Thomas Dietz" w:date="2012-08-13T14:37:00Z">
              <w:r>
                <w:t xml:space="preserve">        returned.";</w:t>
              </w:r>
            </w:ins>
          </w:p>
          <w:p w14:paraId="6A17F0F8" w14:textId="77777777" w:rsidR="002610E5" w:rsidRDefault="002610E5" w:rsidP="002610E5">
            <w:pPr>
              <w:pStyle w:val="XML1"/>
              <w:rPr>
                <w:ins w:id="11816" w:author="Thomas Dietz" w:date="2012-08-13T14:37:00Z"/>
              </w:rPr>
            </w:pPr>
            <w:ins w:id="11817" w:author="Thomas Dietz" w:date="2012-08-13T14:37:00Z">
              <w:r>
                <w:t xml:space="preserve">    }</w:t>
              </w:r>
            </w:ins>
          </w:p>
          <w:p w14:paraId="70FED4DC" w14:textId="338439C7" w:rsidR="00C82429" w:rsidRPr="009F1B7D" w:rsidRDefault="002610E5" w:rsidP="002610E5">
            <w:pPr>
              <w:pStyle w:val="XML1"/>
            </w:pPr>
            <w:ins w:id="11818" w:author="Thomas Dietz" w:date="2012-08-13T14:37:00Z">
              <w:r>
                <w:t xml:space="preserve">  }</w:t>
              </w:r>
            </w:ins>
          </w:p>
        </w:tc>
      </w:tr>
    </w:tbl>
    <w:p w14:paraId="0794F2A8" w14:textId="378E0CDC" w:rsidR="00325239" w:rsidRPr="009F1B7D" w:rsidRDefault="00325239" w:rsidP="00325239">
      <w:pPr>
        <w:pStyle w:val="Heading2"/>
        <w:keepLines w:val="0"/>
        <w:ind w:left="576" w:hanging="576"/>
        <w:contextualSpacing/>
      </w:pPr>
      <w:bookmarkStart w:id="11819" w:name="_Toc320556738"/>
      <w:bookmarkEnd w:id="11748"/>
      <w:r>
        <w:lastRenderedPageBreak/>
        <w:t>Owned Certificate</w:t>
      </w:r>
      <w:bookmarkEnd w:id="11819"/>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1820" w:name="_Toc320556739"/>
      <w:r w:rsidRPr="00DB42FD">
        <w:t>UML Diagram</w:t>
      </w:r>
      <w:bookmarkEnd w:id="11820"/>
    </w:p>
    <w:p w14:paraId="6441FA38" w14:textId="770C17AF" w:rsidR="00325239" w:rsidRPr="009F1B7D" w:rsidRDefault="000C7092" w:rsidP="00325239">
      <w:pPr>
        <w:keepNext/>
        <w:jc w:val="center"/>
      </w:pPr>
      <w:del w:id="11821" w:author="Thomas Dietz" w:date="2012-08-13T15:20:00Z">
        <w:r w:rsidDel="001D1E49">
          <w:object w:dxaOrig="3114" w:dyaOrig="2210" w14:anchorId="5EAAAAEC">
            <v:shape id="_x0000_i1038" type="#_x0000_t75" style="width:154.8pt;height:111pt" o:ole="">
              <v:imagedata r:id="rId40" o:title=""/>
            </v:shape>
            <o:OLEObject Type="Embed" ProgID="Visio.Drawing.11" ShapeID="_x0000_i1038" DrawAspect="Content" ObjectID="_1406379238" r:id="rId41"/>
          </w:object>
        </w:r>
      </w:del>
      <w:ins w:id="11822" w:author="Thomas Dietz" w:date="2012-08-13T15:20:00Z">
        <w:r w:rsidR="001D1E49">
          <w:object w:dxaOrig="6235" w:dyaOrig="6805" w14:anchorId="283792EB">
            <v:shape id="_x0000_i1042" type="#_x0000_t75" style="width:312pt;height:340.2pt" o:ole="">
              <v:imagedata r:id="rId42" o:title=""/>
            </v:shape>
            <o:OLEObject Type="Embed" ProgID="Visio.Drawing.11" ShapeID="_x0000_i1042" DrawAspect="Content" ObjectID="_1406379239" r:id="rId43"/>
          </w:object>
        </w:r>
      </w:ins>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1823" w:name="_Toc320556740"/>
      <w:r w:rsidRPr="00DB42FD">
        <w:t>XML Schema</w:t>
      </w:r>
      <w:bookmarkEnd w:id="11823"/>
    </w:p>
    <w:tbl>
      <w:tblPr>
        <w:tblStyle w:val="XMLtable"/>
        <w:tblW w:w="5000" w:type="pct"/>
        <w:tblLook w:val="04A0" w:firstRow="1" w:lastRow="0" w:firstColumn="1" w:lastColumn="0" w:noHBand="0" w:noVBand="1"/>
        <w:tblPrChange w:id="11824" w:author="Thomas Dietz" w:date="2012-08-13T14:47:00Z">
          <w:tblPr>
            <w:tblStyle w:val="TableGrid"/>
            <w:tblW w:w="0" w:type="auto"/>
            <w:tblInd w:w="378" w:type="dxa"/>
            <w:shd w:val="clear" w:color="auto" w:fill="C8FCCD"/>
            <w:tblLook w:val="04A0" w:firstRow="1" w:lastRow="0" w:firstColumn="1" w:lastColumn="0" w:noHBand="0" w:noVBand="1"/>
          </w:tblPr>
        </w:tblPrChange>
      </w:tblPr>
      <w:tblGrid>
        <w:gridCol w:w="9474"/>
        <w:tblGridChange w:id="11825">
          <w:tblGrid>
            <w:gridCol w:w="8820"/>
          </w:tblGrid>
        </w:tblGridChange>
      </w:tblGrid>
      <w:tr w:rsidR="00325239" w:rsidRPr="009F1B7D" w14:paraId="2C8DCD5C" w14:textId="77777777" w:rsidTr="00A00ED4">
        <w:tc>
          <w:tcPr>
            <w:tcW w:w="8820" w:type="dxa"/>
            <w:tcPrChange w:id="11826" w:author="Thomas Dietz" w:date="2012-08-13T14:47:00Z">
              <w:tcPr>
                <w:tcW w:w="8820" w:type="dxa"/>
                <w:shd w:val="clear" w:color="auto" w:fill="C8FCCD"/>
              </w:tcPr>
            </w:tcPrChange>
          </w:tcPr>
          <w:p w14:paraId="4DBB5796" w14:textId="23926729" w:rsidR="00325239" w:rsidRPr="009F1B7D" w:rsidDel="002610E5" w:rsidRDefault="00325239" w:rsidP="009D0278">
            <w:pPr>
              <w:pStyle w:val="XML1"/>
              <w:rPr>
                <w:del w:id="11827" w:author="Thomas Dietz" w:date="2012-08-13T14:38:00Z"/>
              </w:rPr>
            </w:pPr>
            <w:del w:id="11828" w:author="Thomas Dietz" w:date="2012-08-13T14:38:00Z">
              <w:r w:rsidRPr="009F1B7D" w:rsidDel="002610E5">
                <w:delText>&lt;xs:complexType name="</w:delText>
              </w:r>
              <w:r w:rsidR="00DC3719" w:rsidDel="002610E5">
                <w:delText>OFOwnedCertificateType</w:delText>
              </w:r>
              <w:r w:rsidRPr="009F1B7D" w:rsidDel="002610E5">
                <w:delText>"&gt;</w:delText>
              </w:r>
            </w:del>
          </w:p>
          <w:p w14:paraId="271C049D" w14:textId="428C5C79" w:rsidR="00325239" w:rsidRPr="009F1B7D" w:rsidDel="002610E5" w:rsidRDefault="00325239" w:rsidP="009D0278">
            <w:pPr>
              <w:pStyle w:val="XML2"/>
              <w:rPr>
                <w:del w:id="11829" w:author="Thomas Dietz" w:date="2012-08-13T14:38:00Z"/>
              </w:rPr>
            </w:pPr>
            <w:del w:id="11830" w:author="Thomas Dietz" w:date="2012-08-13T14:38:00Z">
              <w:r w:rsidRPr="009F1B7D" w:rsidDel="002610E5">
                <w:delText>&lt;xs:complexContent&gt;</w:delText>
              </w:r>
            </w:del>
          </w:p>
          <w:p w14:paraId="78E9BCD2" w14:textId="1DC459DD" w:rsidR="00325239" w:rsidRPr="009F1B7D" w:rsidDel="002610E5" w:rsidRDefault="00325239" w:rsidP="009D0278">
            <w:pPr>
              <w:pStyle w:val="XML3"/>
              <w:rPr>
                <w:del w:id="11831" w:author="Thomas Dietz" w:date="2012-08-13T14:38:00Z"/>
              </w:rPr>
            </w:pPr>
            <w:del w:id="11832" w:author="Thomas Dietz" w:date="2012-08-13T14:38:00Z">
              <w:r w:rsidRPr="009F1B7D" w:rsidDel="002610E5">
                <w:delText>&lt;xs:extension base="OFResourceType"&gt;</w:delText>
              </w:r>
            </w:del>
          </w:p>
          <w:p w14:paraId="39FDB090" w14:textId="10B826D7" w:rsidR="00325239" w:rsidRPr="009F1B7D" w:rsidDel="002610E5" w:rsidRDefault="00325239" w:rsidP="009D0278">
            <w:pPr>
              <w:pStyle w:val="XML4"/>
              <w:rPr>
                <w:del w:id="11833" w:author="Thomas Dietz" w:date="2012-08-13T14:38:00Z"/>
              </w:rPr>
            </w:pPr>
            <w:del w:id="11834" w:author="Thomas Dietz" w:date="2012-08-13T14:38:00Z">
              <w:r w:rsidRPr="009F1B7D" w:rsidDel="002610E5">
                <w:delText>&lt;xs:sequence maxOccurs="1" minOccurs="1"&gt;</w:delText>
              </w:r>
            </w:del>
          </w:p>
          <w:p w14:paraId="32FFB2C2" w14:textId="2213A59D" w:rsidR="00325239" w:rsidRPr="009F1B7D" w:rsidDel="002610E5" w:rsidRDefault="00325239" w:rsidP="009D0278">
            <w:pPr>
              <w:pStyle w:val="XML5"/>
              <w:rPr>
                <w:del w:id="11835" w:author="Thomas Dietz" w:date="2012-08-13T14:38:00Z"/>
              </w:rPr>
            </w:pPr>
            <w:del w:id="11836" w:author="Thomas Dietz" w:date="2012-08-13T14:38:00Z">
              <w:r w:rsidRPr="009F1B7D" w:rsidDel="002610E5">
                <w:delText>&lt;xs:element name="</w:delText>
              </w:r>
              <w:r w:rsidDel="002610E5">
                <w:delText>certificate</w:delText>
              </w:r>
              <w:r w:rsidRPr="009F1B7D" w:rsidDel="002610E5">
                <w:delText xml:space="preserve">" </w:delText>
              </w:r>
            </w:del>
          </w:p>
          <w:p w14:paraId="16799605" w14:textId="01B792F0" w:rsidR="00325239" w:rsidRPr="009F1B7D" w:rsidDel="002610E5" w:rsidRDefault="00325239" w:rsidP="009D0278">
            <w:pPr>
              <w:pStyle w:val="XML9"/>
              <w:rPr>
                <w:del w:id="11837" w:author="Thomas Dietz" w:date="2012-08-13T14:38:00Z"/>
              </w:rPr>
            </w:pPr>
            <w:del w:id="11838" w:author="Thomas Dietz" w:date="2012-08-13T14:38: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517CF39D" w14:textId="542E0FCF" w:rsidR="00325239" w:rsidRPr="009F1B7D" w:rsidDel="002610E5" w:rsidRDefault="00325239" w:rsidP="009D0278">
            <w:pPr>
              <w:pStyle w:val="XML5"/>
              <w:rPr>
                <w:del w:id="11839" w:author="Thomas Dietz" w:date="2012-08-13T14:38:00Z"/>
              </w:rPr>
            </w:pPr>
            <w:del w:id="11840" w:author="Thomas Dietz" w:date="2012-08-13T14:38:00Z">
              <w:r w:rsidRPr="009F1B7D" w:rsidDel="002610E5">
                <w:delText>&lt;xs:element name="</w:delText>
              </w:r>
              <w:r w:rsidDel="002610E5">
                <w:delText>private-key</w:delText>
              </w:r>
              <w:r w:rsidRPr="009F1B7D" w:rsidDel="002610E5">
                <w:delText xml:space="preserve">" </w:delText>
              </w:r>
            </w:del>
          </w:p>
          <w:p w14:paraId="419AB7E9" w14:textId="5EB52BF0" w:rsidR="00325239" w:rsidRPr="009F1B7D" w:rsidDel="002610E5" w:rsidRDefault="00325239" w:rsidP="009D0278">
            <w:pPr>
              <w:pStyle w:val="XML9"/>
              <w:rPr>
                <w:del w:id="11841" w:author="Thomas Dietz" w:date="2012-08-13T14:38:00Z"/>
              </w:rPr>
            </w:pPr>
            <w:del w:id="11842" w:author="Thomas Dietz" w:date="2012-08-13T14:38:00Z">
              <w:r w:rsidRPr="009F1B7D" w:rsidDel="002610E5">
                <w:delText>type="</w:delText>
              </w:r>
              <w:r w:rsidR="00DC3719" w:rsidDel="002610E5">
                <w:delText>ds</w:delText>
              </w:r>
              <w:r w:rsidDel="002610E5">
                <w:delText>:</w:delText>
              </w:r>
              <w:r w:rsidRPr="00325239" w:rsidDel="002610E5">
                <w:delText>KeyValue</w:delText>
              </w:r>
              <w:r w:rsidRPr="009F1B7D" w:rsidDel="002610E5">
                <w:delText>"/&gt;</w:delText>
              </w:r>
            </w:del>
          </w:p>
          <w:p w14:paraId="678E325E" w14:textId="67638754" w:rsidR="00325239" w:rsidRPr="009F1B7D" w:rsidDel="002610E5" w:rsidRDefault="00325239" w:rsidP="009D0278">
            <w:pPr>
              <w:pStyle w:val="XML4"/>
              <w:rPr>
                <w:del w:id="11843" w:author="Thomas Dietz" w:date="2012-08-13T14:38:00Z"/>
              </w:rPr>
            </w:pPr>
            <w:del w:id="11844" w:author="Thomas Dietz" w:date="2012-08-13T14:38:00Z">
              <w:r w:rsidRPr="009F1B7D" w:rsidDel="002610E5">
                <w:delText>&lt;/xs:sequence&gt;</w:delText>
              </w:r>
            </w:del>
          </w:p>
          <w:p w14:paraId="552F405A" w14:textId="704B85FE" w:rsidR="00325239" w:rsidRPr="009F1B7D" w:rsidDel="002610E5" w:rsidRDefault="00325239" w:rsidP="009D0278">
            <w:pPr>
              <w:pStyle w:val="XML3"/>
              <w:rPr>
                <w:del w:id="11845" w:author="Thomas Dietz" w:date="2012-08-13T14:38:00Z"/>
              </w:rPr>
            </w:pPr>
            <w:del w:id="11846" w:author="Thomas Dietz" w:date="2012-08-13T14:38:00Z">
              <w:r w:rsidRPr="009F1B7D" w:rsidDel="002610E5">
                <w:delText>&lt;/xs:extension&gt;</w:delText>
              </w:r>
            </w:del>
          </w:p>
          <w:p w14:paraId="10C48E5F" w14:textId="1C60515E" w:rsidR="00325239" w:rsidRPr="009F1B7D" w:rsidDel="002610E5" w:rsidRDefault="00325239" w:rsidP="009D0278">
            <w:pPr>
              <w:pStyle w:val="XML2"/>
              <w:rPr>
                <w:del w:id="11847" w:author="Thomas Dietz" w:date="2012-08-13T14:38:00Z"/>
              </w:rPr>
            </w:pPr>
            <w:del w:id="11848" w:author="Thomas Dietz" w:date="2012-08-13T14:38:00Z">
              <w:r w:rsidRPr="009F1B7D" w:rsidDel="002610E5">
                <w:delText>&lt;/xs:complexContent&gt;</w:delText>
              </w:r>
            </w:del>
          </w:p>
          <w:p w14:paraId="300E1F11" w14:textId="77777777" w:rsidR="002610E5" w:rsidRDefault="00325239" w:rsidP="002610E5">
            <w:pPr>
              <w:pStyle w:val="XML1"/>
              <w:rPr>
                <w:ins w:id="11849" w:author="Thomas Dietz" w:date="2012-08-13T14:38:00Z"/>
              </w:rPr>
            </w:pPr>
            <w:del w:id="11850" w:author="Thomas Dietz" w:date="2012-08-13T14:38:00Z">
              <w:r w:rsidRPr="009F1B7D" w:rsidDel="002610E5">
                <w:lastRenderedPageBreak/>
                <w:delText>&lt;/xs:complexType&gt;</w:delText>
              </w:r>
            </w:del>
            <w:ins w:id="11851" w:author="Thomas Dietz" w:date="2012-08-13T14:38:00Z">
              <w:r w:rsidR="002610E5">
                <w:t xml:space="preserve">  &lt;xs:group name="OFOwnedCertificateType"&gt;</w:t>
              </w:r>
            </w:ins>
          </w:p>
          <w:p w14:paraId="28CAACB0" w14:textId="77777777" w:rsidR="002610E5" w:rsidRDefault="002610E5" w:rsidP="002610E5">
            <w:pPr>
              <w:pStyle w:val="XML1"/>
              <w:rPr>
                <w:ins w:id="11852" w:author="Thomas Dietz" w:date="2012-08-13T14:38:00Z"/>
              </w:rPr>
            </w:pPr>
            <w:ins w:id="11853" w:author="Thomas Dietz" w:date="2012-08-13T14:38:00Z">
              <w:r>
                <w:t xml:space="preserve">    &lt;xs:annotation&gt;</w:t>
              </w:r>
            </w:ins>
          </w:p>
          <w:p w14:paraId="024FA9CB" w14:textId="77777777" w:rsidR="002610E5" w:rsidRDefault="002610E5" w:rsidP="002610E5">
            <w:pPr>
              <w:pStyle w:val="XML1"/>
              <w:rPr>
                <w:ins w:id="11854" w:author="Thomas Dietz" w:date="2012-08-13T14:38:00Z"/>
              </w:rPr>
            </w:pPr>
            <w:ins w:id="11855" w:author="Thomas Dietz" w:date="2012-08-13T14:38:00Z">
              <w:r>
                <w:t xml:space="preserve">      &lt;xs:documentation&gt;</w:t>
              </w:r>
            </w:ins>
          </w:p>
          <w:p w14:paraId="453179A8" w14:textId="77777777" w:rsidR="002610E5" w:rsidRDefault="002610E5" w:rsidP="002610E5">
            <w:pPr>
              <w:pStyle w:val="XML1"/>
              <w:rPr>
                <w:ins w:id="11856" w:author="Thomas Dietz" w:date="2012-08-13T14:38:00Z"/>
              </w:rPr>
            </w:pPr>
            <w:ins w:id="11857" w:author="Thomas Dietz" w:date="2012-08-13T14:38:00Z">
              <w:r>
                <w:t xml:space="preserve">        This grouping specifies a certificate and a</w:t>
              </w:r>
            </w:ins>
          </w:p>
          <w:p w14:paraId="1615029E" w14:textId="77777777" w:rsidR="002610E5" w:rsidRDefault="002610E5" w:rsidP="002610E5">
            <w:pPr>
              <w:pStyle w:val="XML1"/>
              <w:rPr>
                <w:ins w:id="11858" w:author="Thomas Dietz" w:date="2012-08-13T14:38:00Z"/>
              </w:rPr>
            </w:pPr>
            <w:ins w:id="11859" w:author="Thomas Dietz" w:date="2012-08-13T14:38:00Z">
              <w:r>
                <w:t xml:space="preserve">        private key. It can be used by an OpenFlow Logical Switch for</w:t>
              </w:r>
            </w:ins>
          </w:p>
          <w:p w14:paraId="3F12370C" w14:textId="77777777" w:rsidR="002610E5" w:rsidRDefault="002610E5" w:rsidP="002610E5">
            <w:pPr>
              <w:pStyle w:val="XML1"/>
              <w:rPr>
                <w:ins w:id="11860" w:author="Thomas Dietz" w:date="2012-08-13T14:38:00Z"/>
              </w:rPr>
            </w:pPr>
            <w:ins w:id="11861" w:author="Thomas Dietz" w:date="2012-08-13T14:38:00Z">
              <w:r>
                <w:t xml:space="preserve">        authenticating itself to a controller when a TLS connection</w:t>
              </w:r>
            </w:ins>
          </w:p>
          <w:p w14:paraId="38D6A46C" w14:textId="77777777" w:rsidR="002610E5" w:rsidRDefault="002610E5" w:rsidP="002610E5">
            <w:pPr>
              <w:pStyle w:val="XML1"/>
              <w:rPr>
                <w:ins w:id="11862" w:author="Thomas Dietz" w:date="2012-08-13T14:38:00Z"/>
              </w:rPr>
            </w:pPr>
            <w:ins w:id="11863" w:author="Thomas Dietz" w:date="2012-08-13T14:38:00Z">
              <w:r>
                <w:t xml:space="preserve">        is established.</w:t>
              </w:r>
            </w:ins>
          </w:p>
          <w:p w14:paraId="1D6E8DA4" w14:textId="77777777" w:rsidR="002610E5" w:rsidRDefault="002610E5" w:rsidP="002610E5">
            <w:pPr>
              <w:pStyle w:val="XML1"/>
              <w:rPr>
                <w:ins w:id="11864" w:author="Thomas Dietz" w:date="2012-08-13T14:38:00Z"/>
              </w:rPr>
            </w:pPr>
            <w:ins w:id="11865" w:author="Thomas Dietz" w:date="2012-08-13T14:38:00Z">
              <w:r>
                <w:t xml:space="preserve">      &lt;/xs:documentation&gt;</w:t>
              </w:r>
            </w:ins>
          </w:p>
          <w:p w14:paraId="353C8E37" w14:textId="77777777" w:rsidR="002610E5" w:rsidRDefault="002610E5" w:rsidP="002610E5">
            <w:pPr>
              <w:pStyle w:val="XML1"/>
              <w:rPr>
                <w:ins w:id="11866" w:author="Thomas Dietz" w:date="2012-08-13T14:38:00Z"/>
              </w:rPr>
            </w:pPr>
            <w:ins w:id="11867" w:author="Thomas Dietz" w:date="2012-08-13T14:38:00Z">
              <w:r>
                <w:t xml:space="preserve">    &lt;/xs:annotation&gt;</w:t>
              </w:r>
            </w:ins>
          </w:p>
          <w:p w14:paraId="6F28B250" w14:textId="77777777" w:rsidR="002610E5" w:rsidRDefault="002610E5" w:rsidP="002610E5">
            <w:pPr>
              <w:pStyle w:val="XML1"/>
              <w:rPr>
                <w:ins w:id="11868" w:author="Thomas Dietz" w:date="2012-08-13T14:38:00Z"/>
              </w:rPr>
            </w:pPr>
          </w:p>
          <w:p w14:paraId="074D9B35" w14:textId="77777777" w:rsidR="002610E5" w:rsidRDefault="002610E5" w:rsidP="002610E5">
            <w:pPr>
              <w:pStyle w:val="XML1"/>
              <w:rPr>
                <w:ins w:id="11869" w:author="Thomas Dietz" w:date="2012-08-13T14:38:00Z"/>
              </w:rPr>
            </w:pPr>
            <w:ins w:id="11870" w:author="Thomas Dietz" w:date="2012-08-13T14:38:00Z">
              <w:r>
                <w:t xml:space="preserve">    &lt;xs:sequence&gt;</w:t>
              </w:r>
            </w:ins>
          </w:p>
          <w:p w14:paraId="4747E232" w14:textId="77777777" w:rsidR="002610E5" w:rsidRDefault="002610E5" w:rsidP="002610E5">
            <w:pPr>
              <w:pStyle w:val="XML1"/>
              <w:rPr>
                <w:ins w:id="11871" w:author="Thomas Dietz" w:date="2012-08-13T14:38:00Z"/>
              </w:rPr>
            </w:pPr>
            <w:ins w:id="11872" w:author="Thomas Dietz" w:date="2012-08-13T14:38:00Z">
              <w:r>
                <w:t xml:space="preserve">      &lt;xs:group ref="OFResourceType"/&gt;</w:t>
              </w:r>
            </w:ins>
          </w:p>
          <w:p w14:paraId="2BBD7CDF" w14:textId="77777777" w:rsidR="002610E5" w:rsidRDefault="002610E5" w:rsidP="002610E5">
            <w:pPr>
              <w:pStyle w:val="XML1"/>
              <w:rPr>
                <w:ins w:id="11873" w:author="Thomas Dietz" w:date="2012-08-13T14:38:00Z"/>
              </w:rPr>
            </w:pPr>
            <w:ins w:id="11874" w:author="Thomas Dietz" w:date="2012-08-13T14:38:00Z">
              <w:r>
                <w:t xml:space="preserve">      &lt;xs:element name="certificate"  type="xs:string"&gt;</w:t>
              </w:r>
            </w:ins>
          </w:p>
          <w:p w14:paraId="1F6C2F49" w14:textId="77777777" w:rsidR="002610E5" w:rsidRDefault="002610E5" w:rsidP="002610E5">
            <w:pPr>
              <w:pStyle w:val="XML1"/>
              <w:rPr>
                <w:ins w:id="11875" w:author="Thomas Dietz" w:date="2012-08-13T14:38:00Z"/>
              </w:rPr>
            </w:pPr>
            <w:ins w:id="11876" w:author="Thomas Dietz" w:date="2012-08-13T14:38:00Z">
              <w:r>
                <w:t xml:space="preserve">        &lt;xs:annotation&gt;</w:t>
              </w:r>
            </w:ins>
          </w:p>
          <w:p w14:paraId="145EC6CF" w14:textId="77777777" w:rsidR="002610E5" w:rsidRDefault="002610E5" w:rsidP="002610E5">
            <w:pPr>
              <w:pStyle w:val="XML1"/>
              <w:rPr>
                <w:ins w:id="11877" w:author="Thomas Dietz" w:date="2012-08-13T14:38:00Z"/>
              </w:rPr>
            </w:pPr>
            <w:ins w:id="11878" w:author="Thomas Dietz" w:date="2012-08-13T14:38:00Z">
              <w:r>
                <w:t xml:space="preserve">          &lt;xs:documentation&gt;</w:t>
              </w:r>
            </w:ins>
          </w:p>
          <w:p w14:paraId="12FDAB06" w14:textId="77777777" w:rsidR="002610E5" w:rsidRDefault="002610E5" w:rsidP="002610E5">
            <w:pPr>
              <w:pStyle w:val="XML1"/>
              <w:rPr>
                <w:ins w:id="11879" w:author="Thomas Dietz" w:date="2012-08-13T14:38:00Z"/>
              </w:rPr>
            </w:pPr>
            <w:ins w:id="11880" w:author="Thomas Dietz" w:date="2012-08-13T14:38:00Z">
              <w:r>
                <w:t xml:space="preserve">            An X.509 certificate in DER format base64</w:t>
              </w:r>
            </w:ins>
          </w:p>
          <w:p w14:paraId="2896C505" w14:textId="77777777" w:rsidR="002610E5" w:rsidRDefault="002610E5" w:rsidP="002610E5">
            <w:pPr>
              <w:pStyle w:val="XML1"/>
              <w:rPr>
                <w:ins w:id="11881" w:author="Thomas Dietz" w:date="2012-08-13T14:38:00Z"/>
              </w:rPr>
            </w:pPr>
            <w:ins w:id="11882" w:author="Thomas Dietz" w:date="2012-08-13T14:38:00Z">
              <w:r>
                <w:t xml:space="preserve">            encoded.</w:t>
              </w:r>
            </w:ins>
          </w:p>
          <w:p w14:paraId="3B11215D" w14:textId="77777777" w:rsidR="002610E5" w:rsidRDefault="002610E5" w:rsidP="002610E5">
            <w:pPr>
              <w:pStyle w:val="XML1"/>
              <w:rPr>
                <w:ins w:id="11883" w:author="Thomas Dietz" w:date="2012-08-13T14:38:00Z"/>
              </w:rPr>
            </w:pPr>
          </w:p>
          <w:p w14:paraId="1B39D0BE" w14:textId="77777777" w:rsidR="002610E5" w:rsidRDefault="002610E5" w:rsidP="002610E5">
            <w:pPr>
              <w:pStyle w:val="XML1"/>
              <w:rPr>
                <w:ins w:id="11884" w:author="Thomas Dietz" w:date="2012-08-13T14:38:00Z"/>
              </w:rPr>
            </w:pPr>
            <w:ins w:id="11885" w:author="Thomas Dietz" w:date="2012-08-13T14:38:00Z">
              <w:r>
                <w:t xml:space="preserve">            This element MUST be present in the NETCONF data store.</w:t>
              </w:r>
            </w:ins>
          </w:p>
          <w:p w14:paraId="1409C857" w14:textId="77777777" w:rsidR="002610E5" w:rsidRDefault="002610E5" w:rsidP="002610E5">
            <w:pPr>
              <w:pStyle w:val="XML1"/>
              <w:rPr>
                <w:ins w:id="11886" w:author="Thomas Dietz" w:date="2012-08-13T14:38:00Z"/>
              </w:rPr>
            </w:pPr>
            <w:ins w:id="11887" w:author="Thomas Dietz" w:date="2012-08-13T14:38:00Z">
              <w:r>
                <w:t xml:space="preserve">            If this element is not present in a NETCONF &amp;lt;edit-config&amp;gt;</w:t>
              </w:r>
            </w:ins>
          </w:p>
          <w:p w14:paraId="565777BD" w14:textId="77777777" w:rsidR="002610E5" w:rsidRDefault="002610E5" w:rsidP="002610E5">
            <w:pPr>
              <w:pStyle w:val="XML1"/>
              <w:rPr>
                <w:ins w:id="11888" w:author="Thomas Dietz" w:date="2012-08-13T14:38:00Z"/>
              </w:rPr>
            </w:pPr>
            <w:ins w:id="11889" w:author="Thomas Dietz" w:date="2012-08-13T14:38:00Z">
              <w:r>
                <w:t xml:space="preserve">            operation 'create', 'merge' or 'replace' and the parent</w:t>
              </w:r>
            </w:ins>
          </w:p>
          <w:p w14:paraId="74996819" w14:textId="77777777" w:rsidR="002610E5" w:rsidRDefault="002610E5" w:rsidP="002610E5">
            <w:pPr>
              <w:pStyle w:val="XML1"/>
              <w:rPr>
                <w:ins w:id="11890" w:author="Thomas Dietz" w:date="2012-08-13T14:38:00Z"/>
              </w:rPr>
            </w:pPr>
            <w:ins w:id="11891" w:author="Thomas Dietz" w:date="2012-08-13T14:38:00Z">
              <w:r>
                <w:t xml:space="preserve">            element does not exist, a 'data-missing' error is</w:t>
              </w:r>
            </w:ins>
          </w:p>
          <w:p w14:paraId="3C3B6A23" w14:textId="77777777" w:rsidR="002610E5" w:rsidRDefault="002610E5" w:rsidP="002610E5">
            <w:pPr>
              <w:pStyle w:val="XML1"/>
              <w:rPr>
                <w:ins w:id="11892" w:author="Thomas Dietz" w:date="2012-08-13T14:38:00Z"/>
              </w:rPr>
            </w:pPr>
            <w:ins w:id="11893" w:author="Thomas Dietz" w:date="2012-08-13T14:38:00Z">
              <w:r>
                <w:t xml:space="preserve">            returned.</w:t>
              </w:r>
            </w:ins>
          </w:p>
          <w:p w14:paraId="4E639F80" w14:textId="77777777" w:rsidR="002610E5" w:rsidRDefault="002610E5" w:rsidP="002610E5">
            <w:pPr>
              <w:pStyle w:val="XML1"/>
              <w:rPr>
                <w:ins w:id="11894" w:author="Thomas Dietz" w:date="2012-08-13T14:38:00Z"/>
              </w:rPr>
            </w:pPr>
            <w:ins w:id="11895" w:author="Thomas Dietz" w:date="2012-08-13T14:38:00Z">
              <w:r>
                <w:t xml:space="preserve">          &lt;/xs:documentation&gt;</w:t>
              </w:r>
            </w:ins>
          </w:p>
          <w:p w14:paraId="5EEAC2B9" w14:textId="77777777" w:rsidR="002610E5" w:rsidRDefault="002610E5" w:rsidP="002610E5">
            <w:pPr>
              <w:pStyle w:val="XML1"/>
              <w:rPr>
                <w:ins w:id="11896" w:author="Thomas Dietz" w:date="2012-08-13T14:38:00Z"/>
              </w:rPr>
            </w:pPr>
            <w:ins w:id="11897" w:author="Thomas Dietz" w:date="2012-08-13T14:38:00Z">
              <w:r>
                <w:t xml:space="preserve">        &lt;/xs:annotation&gt;</w:t>
              </w:r>
            </w:ins>
          </w:p>
          <w:p w14:paraId="6F3D0926" w14:textId="77777777" w:rsidR="002610E5" w:rsidRDefault="002610E5" w:rsidP="002610E5">
            <w:pPr>
              <w:pStyle w:val="XML1"/>
              <w:rPr>
                <w:ins w:id="11898" w:author="Thomas Dietz" w:date="2012-08-13T14:38:00Z"/>
              </w:rPr>
            </w:pPr>
            <w:ins w:id="11899" w:author="Thomas Dietz" w:date="2012-08-13T14:38:00Z">
              <w:r>
                <w:t xml:space="preserve">      &lt;/xs:element&gt;</w:t>
              </w:r>
            </w:ins>
          </w:p>
          <w:p w14:paraId="1394DDC2" w14:textId="77777777" w:rsidR="002610E5" w:rsidRDefault="002610E5" w:rsidP="002610E5">
            <w:pPr>
              <w:pStyle w:val="XML1"/>
              <w:rPr>
                <w:ins w:id="11900" w:author="Thomas Dietz" w:date="2012-08-13T14:38:00Z"/>
              </w:rPr>
            </w:pPr>
            <w:ins w:id="11901" w:author="Thomas Dietz" w:date="2012-08-13T14:38:00Z">
              <w:r>
                <w:t xml:space="preserve">      &lt;xs:element name="private-key"&gt;</w:t>
              </w:r>
            </w:ins>
          </w:p>
          <w:p w14:paraId="510C24FB" w14:textId="77777777" w:rsidR="002610E5" w:rsidRDefault="002610E5" w:rsidP="002610E5">
            <w:pPr>
              <w:pStyle w:val="XML1"/>
              <w:rPr>
                <w:ins w:id="11902" w:author="Thomas Dietz" w:date="2012-08-13T14:38:00Z"/>
              </w:rPr>
            </w:pPr>
            <w:ins w:id="11903" w:author="Thomas Dietz" w:date="2012-08-13T14:38:00Z">
              <w:r>
                <w:t xml:space="preserve">        &lt;xs:annotation&gt;</w:t>
              </w:r>
            </w:ins>
          </w:p>
          <w:p w14:paraId="59F3924A" w14:textId="77777777" w:rsidR="002610E5" w:rsidRDefault="002610E5" w:rsidP="002610E5">
            <w:pPr>
              <w:pStyle w:val="XML1"/>
              <w:rPr>
                <w:ins w:id="11904" w:author="Thomas Dietz" w:date="2012-08-13T14:38:00Z"/>
              </w:rPr>
            </w:pPr>
            <w:ins w:id="11905" w:author="Thomas Dietz" w:date="2012-08-13T14:38:00Z">
              <w:r>
                <w:t xml:space="preserve">          &lt;xs:documentation&gt;</w:t>
              </w:r>
            </w:ins>
          </w:p>
          <w:p w14:paraId="70400A4E" w14:textId="77777777" w:rsidR="002610E5" w:rsidRDefault="002610E5" w:rsidP="002610E5">
            <w:pPr>
              <w:pStyle w:val="XML1"/>
              <w:rPr>
                <w:ins w:id="11906" w:author="Thomas Dietz" w:date="2012-08-13T14:38:00Z"/>
              </w:rPr>
            </w:pPr>
            <w:ins w:id="11907" w:author="Thomas Dietz" w:date="2012-08-13T14:38:00Z">
              <w:r>
                <w:t xml:space="preserve">            This element contains the private key</w:t>
              </w:r>
            </w:ins>
          </w:p>
          <w:p w14:paraId="63D841FA" w14:textId="77777777" w:rsidR="002610E5" w:rsidRDefault="002610E5" w:rsidP="002610E5">
            <w:pPr>
              <w:pStyle w:val="XML1"/>
              <w:rPr>
                <w:ins w:id="11908" w:author="Thomas Dietz" w:date="2012-08-13T14:38:00Z"/>
              </w:rPr>
            </w:pPr>
            <w:ins w:id="11909" w:author="Thomas Dietz" w:date="2012-08-13T14:38:00Z">
              <w:r>
                <w:t xml:space="preserve">            corresponding to the certificate. The private key is</w:t>
              </w:r>
            </w:ins>
          </w:p>
          <w:p w14:paraId="7A680662" w14:textId="77777777" w:rsidR="002610E5" w:rsidRDefault="002610E5" w:rsidP="002610E5">
            <w:pPr>
              <w:pStyle w:val="XML1"/>
              <w:rPr>
                <w:ins w:id="11910" w:author="Thomas Dietz" w:date="2012-08-13T14:38:00Z"/>
              </w:rPr>
            </w:pPr>
            <w:ins w:id="11911" w:author="Thomas Dietz" w:date="2012-08-13T14:38:00Z">
              <w:r>
                <w:t xml:space="preserve">            encoded as specified in XML-Signature Syntax and Processing</w:t>
              </w:r>
            </w:ins>
          </w:p>
          <w:p w14:paraId="03C9D365" w14:textId="77777777" w:rsidR="002610E5" w:rsidRDefault="002610E5" w:rsidP="002610E5">
            <w:pPr>
              <w:pStyle w:val="XML1"/>
              <w:rPr>
                <w:ins w:id="11912" w:author="Thomas Dietz" w:date="2012-08-13T14:38:00Z"/>
              </w:rPr>
            </w:pPr>
            <w:ins w:id="11913" w:author="Thomas Dietz" w:date="2012-08-13T14:38:00Z">
              <w:r>
                <w:t xml:space="preserve">            (http://www.w3.org/TR/2001/PR-xmldsig-core-20010820/).  </w:t>
              </w:r>
            </w:ins>
          </w:p>
          <w:p w14:paraId="70BF6B7B" w14:textId="77777777" w:rsidR="002610E5" w:rsidRDefault="002610E5" w:rsidP="002610E5">
            <w:pPr>
              <w:pStyle w:val="XML1"/>
              <w:rPr>
                <w:ins w:id="11914" w:author="Thomas Dietz" w:date="2012-08-13T14:38:00Z"/>
              </w:rPr>
            </w:pPr>
            <w:ins w:id="11915" w:author="Thomas Dietz" w:date="2012-08-13T14:38:00Z">
              <w:r>
                <w:t xml:space="preserve">            Currently the specification only support DSA and RSA keys.</w:t>
              </w:r>
            </w:ins>
          </w:p>
          <w:p w14:paraId="7A8B4AD0" w14:textId="77777777" w:rsidR="002610E5" w:rsidRDefault="002610E5" w:rsidP="002610E5">
            <w:pPr>
              <w:pStyle w:val="XML1"/>
              <w:rPr>
                <w:ins w:id="11916" w:author="Thomas Dietz" w:date="2012-08-13T14:38:00Z"/>
              </w:rPr>
            </w:pPr>
          </w:p>
          <w:p w14:paraId="4CC1F470" w14:textId="77777777" w:rsidR="002610E5" w:rsidRDefault="002610E5" w:rsidP="002610E5">
            <w:pPr>
              <w:pStyle w:val="XML1"/>
              <w:rPr>
                <w:ins w:id="11917" w:author="Thomas Dietz" w:date="2012-08-13T14:38:00Z"/>
              </w:rPr>
            </w:pPr>
            <w:ins w:id="11918" w:author="Thomas Dietz" w:date="2012-08-13T14:38:00Z">
              <w:r>
                <w:t xml:space="preserve">            This element MUST be present in the NETCONF data store.</w:t>
              </w:r>
            </w:ins>
          </w:p>
          <w:p w14:paraId="47CB55A9" w14:textId="77777777" w:rsidR="002610E5" w:rsidRDefault="002610E5" w:rsidP="002610E5">
            <w:pPr>
              <w:pStyle w:val="XML1"/>
              <w:rPr>
                <w:ins w:id="11919" w:author="Thomas Dietz" w:date="2012-08-13T14:38:00Z"/>
              </w:rPr>
            </w:pPr>
            <w:ins w:id="11920" w:author="Thomas Dietz" w:date="2012-08-13T14:38:00Z">
              <w:r>
                <w:t xml:space="preserve">            If this element is not present in a NETCONF &amp;lt;edit-config&amp;gt;</w:t>
              </w:r>
            </w:ins>
          </w:p>
          <w:p w14:paraId="5EA22097" w14:textId="77777777" w:rsidR="002610E5" w:rsidRDefault="002610E5" w:rsidP="002610E5">
            <w:pPr>
              <w:pStyle w:val="XML1"/>
              <w:rPr>
                <w:ins w:id="11921" w:author="Thomas Dietz" w:date="2012-08-13T14:38:00Z"/>
              </w:rPr>
            </w:pPr>
            <w:ins w:id="11922" w:author="Thomas Dietz" w:date="2012-08-13T14:38:00Z">
              <w:r>
                <w:t xml:space="preserve">            operation 'create', 'merge' or 'replace' and the parent</w:t>
              </w:r>
            </w:ins>
          </w:p>
          <w:p w14:paraId="0CC925CA" w14:textId="77777777" w:rsidR="002610E5" w:rsidRDefault="002610E5" w:rsidP="002610E5">
            <w:pPr>
              <w:pStyle w:val="XML1"/>
              <w:rPr>
                <w:ins w:id="11923" w:author="Thomas Dietz" w:date="2012-08-13T14:38:00Z"/>
              </w:rPr>
            </w:pPr>
            <w:ins w:id="11924" w:author="Thomas Dietz" w:date="2012-08-13T14:38:00Z">
              <w:r>
                <w:t xml:space="preserve">            element does not exist, a 'data-missing' error is</w:t>
              </w:r>
            </w:ins>
          </w:p>
          <w:p w14:paraId="1BBB5D33" w14:textId="77777777" w:rsidR="002610E5" w:rsidRDefault="002610E5" w:rsidP="002610E5">
            <w:pPr>
              <w:pStyle w:val="XML1"/>
              <w:rPr>
                <w:ins w:id="11925" w:author="Thomas Dietz" w:date="2012-08-13T14:38:00Z"/>
              </w:rPr>
            </w:pPr>
            <w:ins w:id="11926" w:author="Thomas Dietz" w:date="2012-08-13T14:38:00Z">
              <w:r>
                <w:t xml:space="preserve">            returned.</w:t>
              </w:r>
            </w:ins>
          </w:p>
          <w:p w14:paraId="7DF32472" w14:textId="77777777" w:rsidR="002610E5" w:rsidRDefault="002610E5" w:rsidP="002610E5">
            <w:pPr>
              <w:pStyle w:val="XML1"/>
              <w:rPr>
                <w:ins w:id="11927" w:author="Thomas Dietz" w:date="2012-08-13T14:38:00Z"/>
              </w:rPr>
            </w:pPr>
            <w:ins w:id="11928" w:author="Thomas Dietz" w:date="2012-08-13T14:38:00Z">
              <w:r>
                <w:t xml:space="preserve">          &lt;/xs:documentation&gt;</w:t>
              </w:r>
            </w:ins>
          </w:p>
          <w:p w14:paraId="73CA2F15" w14:textId="77777777" w:rsidR="002610E5" w:rsidRDefault="002610E5" w:rsidP="002610E5">
            <w:pPr>
              <w:pStyle w:val="XML1"/>
              <w:rPr>
                <w:ins w:id="11929" w:author="Thomas Dietz" w:date="2012-08-13T14:38:00Z"/>
              </w:rPr>
            </w:pPr>
            <w:ins w:id="11930" w:author="Thomas Dietz" w:date="2012-08-13T14:38:00Z">
              <w:r>
                <w:t xml:space="preserve">        &lt;/xs:annotation&gt;</w:t>
              </w:r>
            </w:ins>
          </w:p>
          <w:p w14:paraId="2E7D3AA2" w14:textId="77777777" w:rsidR="002610E5" w:rsidRDefault="002610E5" w:rsidP="002610E5">
            <w:pPr>
              <w:pStyle w:val="XML1"/>
              <w:rPr>
                <w:ins w:id="11931" w:author="Thomas Dietz" w:date="2012-08-13T14:38:00Z"/>
              </w:rPr>
            </w:pPr>
            <w:ins w:id="11932" w:author="Thomas Dietz" w:date="2012-08-13T14:38:00Z">
              <w:r>
                <w:t xml:space="preserve">        &lt;xs:complexType&gt;</w:t>
              </w:r>
            </w:ins>
          </w:p>
          <w:p w14:paraId="153F1206" w14:textId="77777777" w:rsidR="002610E5" w:rsidRDefault="002610E5" w:rsidP="002610E5">
            <w:pPr>
              <w:pStyle w:val="XML1"/>
              <w:rPr>
                <w:ins w:id="11933" w:author="Thomas Dietz" w:date="2012-08-13T14:38:00Z"/>
              </w:rPr>
            </w:pPr>
            <w:ins w:id="11934" w:author="Thomas Dietz" w:date="2012-08-13T14:38:00Z">
              <w:r>
                <w:t xml:space="preserve">          &lt;xs:sequence&gt;</w:t>
              </w:r>
            </w:ins>
          </w:p>
          <w:p w14:paraId="2FA33A5C" w14:textId="77777777" w:rsidR="002610E5" w:rsidRDefault="002610E5" w:rsidP="002610E5">
            <w:pPr>
              <w:pStyle w:val="XML1"/>
              <w:rPr>
                <w:ins w:id="11935" w:author="Thomas Dietz" w:date="2012-08-13T14:38:00Z"/>
              </w:rPr>
            </w:pPr>
            <w:ins w:id="11936" w:author="Thomas Dietz" w:date="2012-08-13T14:38:00Z">
              <w:r>
                <w:t xml:space="preserve">            &lt;xs:group ref="KeyValueType"/&gt;</w:t>
              </w:r>
            </w:ins>
          </w:p>
          <w:p w14:paraId="2402AE85" w14:textId="77777777" w:rsidR="002610E5" w:rsidRDefault="002610E5" w:rsidP="002610E5">
            <w:pPr>
              <w:pStyle w:val="XML1"/>
              <w:rPr>
                <w:ins w:id="11937" w:author="Thomas Dietz" w:date="2012-08-13T14:38:00Z"/>
              </w:rPr>
            </w:pPr>
            <w:ins w:id="11938" w:author="Thomas Dietz" w:date="2012-08-13T14:38:00Z">
              <w:r>
                <w:t xml:space="preserve">          &lt;/xs:sequence&gt;</w:t>
              </w:r>
            </w:ins>
          </w:p>
          <w:p w14:paraId="15EDE8A7" w14:textId="77777777" w:rsidR="002610E5" w:rsidRDefault="002610E5" w:rsidP="002610E5">
            <w:pPr>
              <w:pStyle w:val="XML1"/>
              <w:rPr>
                <w:ins w:id="11939" w:author="Thomas Dietz" w:date="2012-08-13T14:38:00Z"/>
              </w:rPr>
            </w:pPr>
            <w:ins w:id="11940" w:author="Thomas Dietz" w:date="2012-08-13T14:38:00Z">
              <w:r>
                <w:t xml:space="preserve">        &lt;/xs:complexType&gt;</w:t>
              </w:r>
            </w:ins>
          </w:p>
          <w:p w14:paraId="63031B51" w14:textId="77777777" w:rsidR="002610E5" w:rsidRDefault="002610E5" w:rsidP="002610E5">
            <w:pPr>
              <w:pStyle w:val="XML1"/>
              <w:rPr>
                <w:ins w:id="11941" w:author="Thomas Dietz" w:date="2012-08-13T14:38:00Z"/>
              </w:rPr>
            </w:pPr>
            <w:ins w:id="11942" w:author="Thomas Dietz" w:date="2012-08-13T14:38:00Z">
              <w:r>
                <w:t xml:space="preserve">      &lt;/xs:element&gt;</w:t>
              </w:r>
            </w:ins>
          </w:p>
          <w:p w14:paraId="093BEBAA" w14:textId="77777777" w:rsidR="002610E5" w:rsidRDefault="002610E5" w:rsidP="002610E5">
            <w:pPr>
              <w:pStyle w:val="XML1"/>
              <w:rPr>
                <w:ins w:id="11943" w:author="Thomas Dietz" w:date="2012-08-13T14:38:00Z"/>
              </w:rPr>
            </w:pPr>
            <w:ins w:id="11944" w:author="Thomas Dietz" w:date="2012-08-13T14:38:00Z">
              <w:r>
                <w:t xml:space="preserve">    &lt;/xs:sequence&gt;</w:t>
              </w:r>
            </w:ins>
          </w:p>
          <w:p w14:paraId="73917273" w14:textId="77777777" w:rsidR="00325239" w:rsidRDefault="002610E5" w:rsidP="002610E5">
            <w:pPr>
              <w:pStyle w:val="XML1"/>
              <w:rPr>
                <w:ins w:id="11945" w:author="Thomas Dietz" w:date="2012-08-13T14:38:00Z"/>
              </w:rPr>
            </w:pPr>
            <w:ins w:id="11946" w:author="Thomas Dietz" w:date="2012-08-13T14:38:00Z">
              <w:r>
                <w:t xml:space="preserve">  &lt;/xs:group&gt;</w:t>
              </w:r>
            </w:ins>
          </w:p>
          <w:p w14:paraId="2DE09DE4" w14:textId="77777777" w:rsidR="002610E5" w:rsidRDefault="002610E5" w:rsidP="002610E5">
            <w:pPr>
              <w:pStyle w:val="XML1"/>
              <w:rPr>
                <w:ins w:id="11947" w:author="Thomas Dietz" w:date="2012-08-13T14:38:00Z"/>
              </w:rPr>
            </w:pPr>
          </w:p>
          <w:p w14:paraId="6A0D7277" w14:textId="77777777" w:rsidR="002610E5" w:rsidRDefault="002610E5" w:rsidP="002610E5">
            <w:pPr>
              <w:pStyle w:val="XML1"/>
              <w:rPr>
                <w:ins w:id="11948" w:author="Thomas Dietz" w:date="2012-08-13T14:38:00Z"/>
              </w:rPr>
            </w:pPr>
            <w:ins w:id="11949" w:author="Thomas Dietz" w:date="2012-08-13T14:38:00Z">
              <w:r>
                <w:t xml:space="preserve">  &lt;xs:group name="KeyValueType"&gt;</w:t>
              </w:r>
            </w:ins>
          </w:p>
          <w:p w14:paraId="20ED3E50" w14:textId="77777777" w:rsidR="002610E5" w:rsidRDefault="002610E5" w:rsidP="002610E5">
            <w:pPr>
              <w:pStyle w:val="XML1"/>
              <w:rPr>
                <w:ins w:id="11950" w:author="Thomas Dietz" w:date="2012-08-13T14:38:00Z"/>
              </w:rPr>
            </w:pPr>
            <w:ins w:id="11951" w:author="Thomas Dietz" w:date="2012-08-13T14:38:00Z">
              <w:r>
                <w:t xml:space="preserve">    &lt;xs:annotation&gt;</w:t>
              </w:r>
            </w:ins>
          </w:p>
          <w:p w14:paraId="487C38F0" w14:textId="77777777" w:rsidR="002610E5" w:rsidRDefault="002610E5" w:rsidP="002610E5">
            <w:pPr>
              <w:pStyle w:val="XML1"/>
              <w:rPr>
                <w:ins w:id="11952" w:author="Thomas Dietz" w:date="2012-08-13T14:38:00Z"/>
              </w:rPr>
            </w:pPr>
            <w:ins w:id="11953" w:author="Thomas Dietz" w:date="2012-08-13T14:38:00Z">
              <w:r>
                <w:t xml:space="preserve">      &lt;xs:documentation&gt;</w:t>
              </w:r>
            </w:ins>
          </w:p>
          <w:p w14:paraId="60A119AA" w14:textId="77777777" w:rsidR="002610E5" w:rsidRDefault="002610E5" w:rsidP="002610E5">
            <w:pPr>
              <w:pStyle w:val="XML1"/>
              <w:rPr>
                <w:ins w:id="11954" w:author="Thomas Dietz" w:date="2012-08-13T14:38:00Z"/>
              </w:rPr>
            </w:pPr>
            <w:ins w:id="11955" w:author="Thomas Dietz" w:date="2012-08-13T14:38:00Z">
              <w:r>
                <w:lastRenderedPageBreak/>
                <w:t xml:space="preserve">        The KeyValue element contains a single public key</w:t>
              </w:r>
            </w:ins>
          </w:p>
          <w:p w14:paraId="1F627DBB" w14:textId="77777777" w:rsidR="002610E5" w:rsidRDefault="002610E5" w:rsidP="002610E5">
            <w:pPr>
              <w:pStyle w:val="XML1"/>
              <w:rPr>
                <w:ins w:id="11956" w:author="Thomas Dietz" w:date="2012-08-13T14:38:00Z"/>
              </w:rPr>
            </w:pPr>
            <w:ins w:id="11957" w:author="Thomas Dietz" w:date="2012-08-13T14:38:00Z">
              <w:r>
                <w:t xml:space="preserve">        that may be useful in validating the signature.</w:t>
              </w:r>
            </w:ins>
          </w:p>
          <w:p w14:paraId="207E22C9" w14:textId="77777777" w:rsidR="002610E5" w:rsidRDefault="002610E5" w:rsidP="002610E5">
            <w:pPr>
              <w:pStyle w:val="XML1"/>
              <w:rPr>
                <w:ins w:id="11958" w:author="Thomas Dietz" w:date="2012-08-13T14:38:00Z"/>
              </w:rPr>
            </w:pPr>
          </w:p>
          <w:p w14:paraId="2209472C" w14:textId="77777777" w:rsidR="002610E5" w:rsidRDefault="002610E5" w:rsidP="002610E5">
            <w:pPr>
              <w:pStyle w:val="XML1"/>
              <w:rPr>
                <w:ins w:id="11959" w:author="Thomas Dietz" w:date="2012-08-13T14:38:00Z"/>
              </w:rPr>
            </w:pPr>
            <w:ins w:id="11960" w:author="Thomas Dietz" w:date="2012-08-13T14:38:00Z">
              <w:r>
                <w:t xml:space="preserve">        NETCONF &amp;lt;edit-config&amp;gt; operations MUST be implemented as </w:t>
              </w:r>
            </w:ins>
          </w:p>
          <w:p w14:paraId="58FC27C4" w14:textId="77777777" w:rsidR="002610E5" w:rsidRDefault="002610E5" w:rsidP="002610E5">
            <w:pPr>
              <w:pStyle w:val="XML1"/>
              <w:rPr>
                <w:ins w:id="11961" w:author="Thomas Dietz" w:date="2012-08-13T14:38:00Z"/>
              </w:rPr>
            </w:pPr>
            <w:ins w:id="11962" w:author="Thomas Dietz" w:date="2012-08-13T14:38:00Z">
              <w:r>
                <w:t xml:space="preserve">        follows: </w:t>
              </w:r>
            </w:ins>
          </w:p>
          <w:p w14:paraId="5C8E80AA" w14:textId="77777777" w:rsidR="002610E5" w:rsidRDefault="002610E5" w:rsidP="002610E5">
            <w:pPr>
              <w:pStyle w:val="XML1"/>
              <w:rPr>
                <w:ins w:id="11963" w:author="Thomas Dietz" w:date="2012-08-13T14:38:00Z"/>
              </w:rPr>
            </w:pPr>
          </w:p>
          <w:p w14:paraId="61EADA44" w14:textId="77777777" w:rsidR="002610E5" w:rsidRDefault="002610E5" w:rsidP="002610E5">
            <w:pPr>
              <w:pStyle w:val="XML1"/>
              <w:rPr>
                <w:ins w:id="11964" w:author="Thomas Dietz" w:date="2012-08-13T14:38:00Z"/>
              </w:rPr>
            </w:pPr>
            <w:ins w:id="11965" w:author="Thomas Dietz" w:date="2012-08-13T14:38:00Z">
              <w:r>
                <w:t xml:space="preserve">        * Exactly one of the elemenst 'DSAKeyValue' or 'RSAKeyValue'</w:t>
              </w:r>
            </w:ins>
          </w:p>
          <w:p w14:paraId="09C43ABF" w14:textId="77777777" w:rsidR="002610E5" w:rsidRDefault="002610E5" w:rsidP="002610E5">
            <w:pPr>
              <w:pStyle w:val="XML1"/>
              <w:rPr>
                <w:ins w:id="11966" w:author="Thomas Dietz" w:date="2012-08-13T14:38:00Z"/>
              </w:rPr>
            </w:pPr>
            <w:ins w:id="11967" w:author="Thomas Dietz" w:date="2012-08-13T14:38:00Z">
              <w:r>
                <w:t xml:space="preserve">        all &amp;lt;edit-config&amp;gt; operations.</w:t>
              </w:r>
            </w:ins>
          </w:p>
          <w:p w14:paraId="480E7546" w14:textId="77777777" w:rsidR="002610E5" w:rsidRDefault="002610E5" w:rsidP="002610E5">
            <w:pPr>
              <w:pStyle w:val="XML1"/>
              <w:rPr>
                <w:ins w:id="11968" w:author="Thomas Dietz" w:date="2012-08-13T14:38:00Z"/>
              </w:rPr>
            </w:pPr>
            <w:ins w:id="11969" w:author="Thomas Dietz" w:date="2012-08-13T14:38:00Z">
              <w:r>
                <w:t xml:space="preserve">        * If the operation is 'merge' or 'replace', the element is</w:t>
              </w:r>
            </w:ins>
          </w:p>
          <w:p w14:paraId="6DB5C7A2" w14:textId="77777777" w:rsidR="002610E5" w:rsidRDefault="002610E5" w:rsidP="002610E5">
            <w:pPr>
              <w:pStyle w:val="XML1"/>
              <w:rPr>
                <w:ins w:id="11970" w:author="Thomas Dietz" w:date="2012-08-13T14:38:00Z"/>
              </w:rPr>
            </w:pPr>
            <w:ins w:id="11971" w:author="Thomas Dietz" w:date="2012-08-13T14:38:00Z">
              <w:r>
                <w:t xml:space="preserve">        created if it does not exist, and its value is set to the</w:t>
              </w:r>
            </w:ins>
          </w:p>
          <w:p w14:paraId="71B87D72" w14:textId="77777777" w:rsidR="002610E5" w:rsidRDefault="002610E5" w:rsidP="002610E5">
            <w:pPr>
              <w:pStyle w:val="XML1"/>
              <w:rPr>
                <w:ins w:id="11972" w:author="Thomas Dietz" w:date="2012-08-13T14:38:00Z"/>
              </w:rPr>
            </w:pPr>
            <w:ins w:id="11973" w:author="Thomas Dietz" w:date="2012-08-13T14:38:00Z">
              <w:r>
                <w:t xml:space="preserve">        value found in the XML RPC data.</w:t>
              </w:r>
            </w:ins>
          </w:p>
          <w:p w14:paraId="4DB17852" w14:textId="77777777" w:rsidR="002610E5" w:rsidRDefault="002610E5" w:rsidP="002610E5">
            <w:pPr>
              <w:pStyle w:val="XML1"/>
              <w:rPr>
                <w:ins w:id="11974" w:author="Thomas Dietz" w:date="2012-08-13T14:38:00Z"/>
              </w:rPr>
            </w:pPr>
            <w:ins w:id="11975" w:author="Thomas Dietz" w:date="2012-08-13T14:38:00Z">
              <w:r>
                <w:t xml:space="preserve">        * If the operation is 'create', the element is created if it</w:t>
              </w:r>
            </w:ins>
          </w:p>
          <w:p w14:paraId="2C61D003" w14:textId="77777777" w:rsidR="002610E5" w:rsidRDefault="002610E5" w:rsidP="002610E5">
            <w:pPr>
              <w:pStyle w:val="XML1"/>
              <w:rPr>
                <w:ins w:id="11976" w:author="Thomas Dietz" w:date="2012-08-13T14:38:00Z"/>
              </w:rPr>
            </w:pPr>
            <w:ins w:id="11977" w:author="Thomas Dietz" w:date="2012-08-13T14:38:00Z">
              <w:r>
                <w:t xml:space="preserve">        does not exist. If the element already exists, a</w:t>
              </w:r>
            </w:ins>
          </w:p>
          <w:p w14:paraId="3F75BDFC" w14:textId="77777777" w:rsidR="002610E5" w:rsidRDefault="002610E5" w:rsidP="002610E5">
            <w:pPr>
              <w:pStyle w:val="XML1"/>
              <w:rPr>
                <w:ins w:id="11978" w:author="Thomas Dietz" w:date="2012-08-13T14:38:00Z"/>
              </w:rPr>
            </w:pPr>
            <w:ins w:id="11979" w:author="Thomas Dietz" w:date="2012-08-13T14:38:00Z">
              <w:r>
                <w:t xml:space="preserve">        'data</w:t>
              </w:r>
              <w:r>
                <w:rPr>
                  <w:rFonts w:ascii="MS Mincho" w:eastAsia="MS Mincho" w:hAnsi="MS Mincho" w:cs="MS Mincho" w:hint="eastAsia"/>
                </w:rPr>
                <w:t>‑</w:t>
              </w:r>
              <w:r>
                <w:t>exists' error is returned.</w:t>
              </w:r>
            </w:ins>
          </w:p>
          <w:p w14:paraId="23063D8C" w14:textId="77777777" w:rsidR="002610E5" w:rsidRDefault="002610E5" w:rsidP="002610E5">
            <w:pPr>
              <w:pStyle w:val="XML1"/>
              <w:rPr>
                <w:ins w:id="11980" w:author="Thomas Dietz" w:date="2012-08-13T14:38:00Z"/>
              </w:rPr>
            </w:pPr>
            <w:ins w:id="11981" w:author="Thomas Dietz" w:date="2012-08-13T14:38:00Z">
              <w:r>
                <w:t xml:space="preserve">        * If the operation is 'delete', the element is deleted if it</w:t>
              </w:r>
            </w:ins>
          </w:p>
          <w:p w14:paraId="4173E4E6" w14:textId="77777777" w:rsidR="002610E5" w:rsidRDefault="002610E5" w:rsidP="002610E5">
            <w:pPr>
              <w:pStyle w:val="XML1"/>
              <w:rPr>
                <w:ins w:id="11982" w:author="Thomas Dietz" w:date="2012-08-13T14:38:00Z"/>
              </w:rPr>
            </w:pPr>
            <w:ins w:id="11983" w:author="Thomas Dietz" w:date="2012-08-13T14:38:00Z">
              <w:r>
                <w:t xml:space="preserve">        exists. If the element does not exist, a 'data</w:t>
              </w:r>
              <w:r>
                <w:rPr>
                  <w:rFonts w:ascii="MS Mincho" w:eastAsia="MS Mincho" w:hAnsi="MS Mincho" w:cs="MS Mincho" w:hint="eastAsia"/>
                </w:rPr>
                <w:t>‑</w:t>
              </w:r>
              <w:r>
                <w:t>missing'</w:t>
              </w:r>
            </w:ins>
          </w:p>
          <w:p w14:paraId="16211882" w14:textId="77777777" w:rsidR="002610E5" w:rsidRDefault="002610E5" w:rsidP="002610E5">
            <w:pPr>
              <w:pStyle w:val="XML1"/>
              <w:rPr>
                <w:ins w:id="11984" w:author="Thomas Dietz" w:date="2012-08-13T14:38:00Z"/>
              </w:rPr>
            </w:pPr>
            <w:ins w:id="11985" w:author="Thomas Dietz" w:date="2012-08-13T14:38:00Z">
              <w:r>
                <w:t xml:space="preserve">        error is returned.</w:t>
              </w:r>
            </w:ins>
          </w:p>
          <w:p w14:paraId="0EB5FB9C" w14:textId="77777777" w:rsidR="002610E5" w:rsidRDefault="002610E5" w:rsidP="002610E5">
            <w:pPr>
              <w:pStyle w:val="XML1"/>
              <w:rPr>
                <w:ins w:id="11986" w:author="Thomas Dietz" w:date="2012-08-13T14:38:00Z"/>
              </w:rPr>
            </w:pPr>
            <w:ins w:id="11987" w:author="Thomas Dietz" w:date="2012-08-13T14:38:00Z">
              <w:r>
                <w:t xml:space="preserve">      &lt;/xs:documentation&gt;</w:t>
              </w:r>
            </w:ins>
          </w:p>
          <w:p w14:paraId="768254FA" w14:textId="77777777" w:rsidR="002610E5" w:rsidRDefault="002610E5" w:rsidP="002610E5">
            <w:pPr>
              <w:pStyle w:val="XML1"/>
              <w:rPr>
                <w:ins w:id="11988" w:author="Thomas Dietz" w:date="2012-08-13T14:38:00Z"/>
              </w:rPr>
            </w:pPr>
            <w:ins w:id="11989" w:author="Thomas Dietz" w:date="2012-08-13T14:38:00Z">
              <w:r>
                <w:t xml:space="preserve">    &lt;/xs:annotation&gt;</w:t>
              </w:r>
            </w:ins>
          </w:p>
          <w:p w14:paraId="0102FBB3" w14:textId="77777777" w:rsidR="002610E5" w:rsidRDefault="002610E5" w:rsidP="002610E5">
            <w:pPr>
              <w:pStyle w:val="XML1"/>
              <w:rPr>
                <w:ins w:id="11990" w:author="Thomas Dietz" w:date="2012-08-13T14:38:00Z"/>
              </w:rPr>
            </w:pPr>
          </w:p>
          <w:p w14:paraId="6A7EC5AF" w14:textId="77777777" w:rsidR="002610E5" w:rsidRDefault="002610E5" w:rsidP="002610E5">
            <w:pPr>
              <w:pStyle w:val="XML1"/>
              <w:rPr>
                <w:ins w:id="11991" w:author="Thomas Dietz" w:date="2012-08-13T14:38:00Z"/>
              </w:rPr>
            </w:pPr>
            <w:ins w:id="11992" w:author="Thomas Dietz" w:date="2012-08-13T14:38:00Z">
              <w:r>
                <w:t xml:space="preserve">    &lt;xs:sequence&gt;</w:t>
              </w:r>
            </w:ins>
          </w:p>
          <w:p w14:paraId="1C72CB9B" w14:textId="77777777" w:rsidR="002610E5" w:rsidRDefault="002610E5" w:rsidP="002610E5">
            <w:pPr>
              <w:pStyle w:val="XML1"/>
              <w:rPr>
                <w:ins w:id="11993" w:author="Thomas Dietz" w:date="2012-08-13T14:38:00Z"/>
              </w:rPr>
            </w:pPr>
            <w:ins w:id="11994" w:author="Thomas Dietz" w:date="2012-08-13T14:38:00Z">
              <w:r>
                <w:t xml:space="preserve">      &lt;xs:choice&gt;</w:t>
              </w:r>
            </w:ins>
          </w:p>
          <w:p w14:paraId="7AF9B001" w14:textId="77777777" w:rsidR="002610E5" w:rsidRDefault="002610E5" w:rsidP="002610E5">
            <w:pPr>
              <w:pStyle w:val="XML1"/>
              <w:rPr>
                <w:ins w:id="11995" w:author="Thomas Dietz" w:date="2012-08-13T14:38:00Z"/>
              </w:rPr>
            </w:pPr>
            <w:ins w:id="11996" w:author="Thomas Dietz" w:date="2012-08-13T14:38:00Z">
              <w:r>
                <w:t xml:space="preserve">        &lt;xs:sequence&gt;</w:t>
              </w:r>
            </w:ins>
          </w:p>
          <w:p w14:paraId="57E20721" w14:textId="77777777" w:rsidR="002610E5" w:rsidRDefault="002610E5" w:rsidP="002610E5">
            <w:pPr>
              <w:pStyle w:val="XML1"/>
              <w:rPr>
                <w:ins w:id="11997" w:author="Thomas Dietz" w:date="2012-08-13T14:38:00Z"/>
              </w:rPr>
            </w:pPr>
            <w:ins w:id="11998" w:author="Thomas Dietz" w:date="2012-08-13T14:38:00Z">
              <w:r>
                <w:t xml:space="preserve">          &lt;xs:element name="DSAKeyValue"&gt;</w:t>
              </w:r>
            </w:ins>
          </w:p>
          <w:p w14:paraId="15386511" w14:textId="77777777" w:rsidR="002610E5" w:rsidRDefault="002610E5" w:rsidP="002610E5">
            <w:pPr>
              <w:pStyle w:val="XML1"/>
              <w:rPr>
                <w:ins w:id="11999" w:author="Thomas Dietz" w:date="2012-08-13T14:38:00Z"/>
              </w:rPr>
            </w:pPr>
            <w:ins w:id="12000" w:author="Thomas Dietz" w:date="2012-08-13T14:38:00Z">
              <w:r>
                <w:t xml:space="preserve">            &lt;xs:complexType&gt;</w:t>
              </w:r>
            </w:ins>
          </w:p>
          <w:p w14:paraId="2F89FC1E" w14:textId="77777777" w:rsidR="002610E5" w:rsidRDefault="002610E5" w:rsidP="002610E5">
            <w:pPr>
              <w:pStyle w:val="XML1"/>
              <w:rPr>
                <w:ins w:id="12001" w:author="Thomas Dietz" w:date="2012-08-13T14:38:00Z"/>
              </w:rPr>
            </w:pPr>
            <w:ins w:id="12002" w:author="Thomas Dietz" w:date="2012-08-13T14:38:00Z">
              <w:r>
                <w:t xml:space="preserve">              &lt;xs:sequence&gt;</w:t>
              </w:r>
            </w:ins>
          </w:p>
          <w:p w14:paraId="5B99D48D" w14:textId="77777777" w:rsidR="002610E5" w:rsidRDefault="002610E5" w:rsidP="002610E5">
            <w:pPr>
              <w:pStyle w:val="XML1"/>
              <w:rPr>
                <w:ins w:id="12003" w:author="Thomas Dietz" w:date="2012-08-13T14:38:00Z"/>
              </w:rPr>
            </w:pPr>
            <w:ins w:id="12004" w:author="Thomas Dietz" w:date="2012-08-13T14:38:00Z">
              <w:r>
                <w:t xml:space="preserve">                &lt;xs:group ref="DSAKeyValueType"/&gt;</w:t>
              </w:r>
            </w:ins>
          </w:p>
          <w:p w14:paraId="377C1444" w14:textId="77777777" w:rsidR="002610E5" w:rsidRDefault="002610E5" w:rsidP="002610E5">
            <w:pPr>
              <w:pStyle w:val="XML1"/>
              <w:rPr>
                <w:ins w:id="12005" w:author="Thomas Dietz" w:date="2012-08-13T14:38:00Z"/>
              </w:rPr>
            </w:pPr>
            <w:ins w:id="12006" w:author="Thomas Dietz" w:date="2012-08-13T14:38:00Z">
              <w:r>
                <w:t xml:space="preserve">              &lt;/xs:sequence&gt;</w:t>
              </w:r>
            </w:ins>
          </w:p>
          <w:p w14:paraId="2E2255E3" w14:textId="77777777" w:rsidR="002610E5" w:rsidRDefault="002610E5" w:rsidP="002610E5">
            <w:pPr>
              <w:pStyle w:val="XML1"/>
              <w:rPr>
                <w:ins w:id="12007" w:author="Thomas Dietz" w:date="2012-08-13T14:38:00Z"/>
              </w:rPr>
            </w:pPr>
            <w:ins w:id="12008" w:author="Thomas Dietz" w:date="2012-08-13T14:38:00Z">
              <w:r>
                <w:t xml:space="preserve">            &lt;/xs:complexType&gt;</w:t>
              </w:r>
            </w:ins>
          </w:p>
          <w:p w14:paraId="7645AF7E" w14:textId="77777777" w:rsidR="002610E5" w:rsidRDefault="002610E5" w:rsidP="002610E5">
            <w:pPr>
              <w:pStyle w:val="XML1"/>
              <w:rPr>
                <w:ins w:id="12009" w:author="Thomas Dietz" w:date="2012-08-13T14:38:00Z"/>
              </w:rPr>
            </w:pPr>
            <w:ins w:id="12010" w:author="Thomas Dietz" w:date="2012-08-13T14:38:00Z">
              <w:r>
                <w:t xml:space="preserve">          &lt;/xs:element&gt;</w:t>
              </w:r>
            </w:ins>
          </w:p>
          <w:p w14:paraId="6A6A604B" w14:textId="77777777" w:rsidR="002610E5" w:rsidRDefault="002610E5" w:rsidP="002610E5">
            <w:pPr>
              <w:pStyle w:val="XML1"/>
              <w:rPr>
                <w:ins w:id="12011" w:author="Thomas Dietz" w:date="2012-08-13T14:38:00Z"/>
              </w:rPr>
            </w:pPr>
            <w:ins w:id="12012" w:author="Thomas Dietz" w:date="2012-08-13T14:38:00Z">
              <w:r>
                <w:t xml:space="preserve">        &lt;/xs:sequence&gt;</w:t>
              </w:r>
            </w:ins>
          </w:p>
          <w:p w14:paraId="0DFD1044" w14:textId="77777777" w:rsidR="002610E5" w:rsidRDefault="002610E5" w:rsidP="002610E5">
            <w:pPr>
              <w:pStyle w:val="XML1"/>
              <w:rPr>
                <w:ins w:id="12013" w:author="Thomas Dietz" w:date="2012-08-13T14:38:00Z"/>
              </w:rPr>
            </w:pPr>
            <w:ins w:id="12014" w:author="Thomas Dietz" w:date="2012-08-13T14:38:00Z">
              <w:r>
                <w:t xml:space="preserve">        &lt;xs:sequence&gt;</w:t>
              </w:r>
            </w:ins>
          </w:p>
          <w:p w14:paraId="4065AD36" w14:textId="77777777" w:rsidR="002610E5" w:rsidRDefault="002610E5" w:rsidP="002610E5">
            <w:pPr>
              <w:pStyle w:val="XML1"/>
              <w:rPr>
                <w:ins w:id="12015" w:author="Thomas Dietz" w:date="2012-08-13T14:38:00Z"/>
              </w:rPr>
            </w:pPr>
            <w:ins w:id="12016" w:author="Thomas Dietz" w:date="2012-08-13T14:38:00Z">
              <w:r>
                <w:t xml:space="preserve">          &lt;xs:element name="RSAKeyValue"&gt;</w:t>
              </w:r>
            </w:ins>
          </w:p>
          <w:p w14:paraId="17B2C66A" w14:textId="77777777" w:rsidR="002610E5" w:rsidRDefault="002610E5" w:rsidP="002610E5">
            <w:pPr>
              <w:pStyle w:val="XML1"/>
              <w:rPr>
                <w:ins w:id="12017" w:author="Thomas Dietz" w:date="2012-08-13T14:38:00Z"/>
              </w:rPr>
            </w:pPr>
            <w:ins w:id="12018" w:author="Thomas Dietz" w:date="2012-08-13T14:38:00Z">
              <w:r>
                <w:t xml:space="preserve">            &lt;xs:complexType&gt;</w:t>
              </w:r>
            </w:ins>
          </w:p>
          <w:p w14:paraId="40728329" w14:textId="77777777" w:rsidR="002610E5" w:rsidRDefault="002610E5" w:rsidP="002610E5">
            <w:pPr>
              <w:pStyle w:val="XML1"/>
              <w:rPr>
                <w:ins w:id="12019" w:author="Thomas Dietz" w:date="2012-08-13T14:38:00Z"/>
              </w:rPr>
            </w:pPr>
            <w:ins w:id="12020" w:author="Thomas Dietz" w:date="2012-08-13T14:38:00Z">
              <w:r>
                <w:t xml:space="preserve">              &lt;xs:sequence&gt;</w:t>
              </w:r>
            </w:ins>
          </w:p>
          <w:p w14:paraId="041E8DA5" w14:textId="77777777" w:rsidR="002610E5" w:rsidRDefault="002610E5" w:rsidP="002610E5">
            <w:pPr>
              <w:pStyle w:val="XML1"/>
              <w:rPr>
                <w:ins w:id="12021" w:author="Thomas Dietz" w:date="2012-08-13T14:38:00Z"/>
              </w:rPr>
            </w:pPr>
            <w:ins w:id="12022" w:author="Thomas Dietz" w:date="2012-08-13T14:38:00Z">
              <w:r>
                <w:t xml:space="preserve">                &lt;xs:group ref="RSAKeyValueType"/&gt;</w:t>
              </w:r>
            </w:ins>
          </w:p>
          <w:p w14:paraId="232CACF0" w14:textId="77777777" w:rsidR="002610E5" w:rsidRDefault="002610E5" w:rsidP="002610E5">
            <w:pPr>
              <w:pStyle w:val="XML1"/>
              <w:rPr>
                <w:ins w:id="12023" w:author="Thomas Dietz" w:date="2012-08-13T14:38:00Z"/>
              </w:rPr>
            </w:pPr>
            <w:ins w:id="12024" w:author="Thomas Dietz" w:date="2012-08-13T14:38:00Z">
              <w:r>
                <w:t xml:space="preserve">              &lt;/xs:sequence&gt;</w:t>
              </w:r>
            </w:ins>
          </w:p>
          <w:p w14:paraId="03F33D4C" w14:textId="77777777" w:rsidR="002610E5" w:rsidRDefault="002610E5" w:rsidP="002610E5">
            <w:pPr>
              <w:pStyle w:val="XML1"/>
              <w:rPr>
                <w:ins w:id="12025" w:author="Thomas Dietz" w:date="2012-08-13T14:38:00Z"/>
              </w:rPr>
            </w:pPr>
            <w:ins w:id="12026" w:author="Thomas Dietz" w:date="2012-08-13T14:38:00Z">
              <w:r>
                <w:t xml:space="preserve">            &lt;/xs:complexType&gt;</w:t>
              </w:r>
            </w:ins>
          </w:p>
          <w:p w14:paraId="25833260" w14:textId="77777777" w:rsidR="002610E5" w:rsidRDefault="002610E5" w:rsidP="002610E5">
            <w:pPr>
              <w:pStyle w:val="XML1"/>
              <w:rPr>
                <w:ins w:id="12027" w:author="Thomas Dietz" w:date="2012-08-13T14:38:00Z"/>
              </w:rPr>
            </w:pPr>
            <w:ins w:id="12028" w:author="Thomas Dietz" w:date="2012-08-13T14:38:00Z">
              <w:r>
                <w:t xml:space="preserve">          &lt;/xs:element&gt;</w:t>
              </w:r>
            </w:ins>
          </w:p>
          <w:p w14:paraId="35305555" w14:textId="77777777" w:rsidR="002610E5" w:rsidRDefault="002610E5" w:rsidP="002610E5">
            <w:pPr>
              <w:pStyle w:val="XML1"/>
              <w:rPr>
                <w:ins w:id="12029" w:author="Thomas Dietz" w:date="2012-08-13T14:38:00Z"/>
              </w:rPr>
            </w:pPr>
            <w:ins w:id="12030" w:author="Thomas Dietz" w:date="2012-08-13T14:38:00Z">
              <w:r>
                <w:t xml:space="preserve">        &lt;/xs:sequence&gt;</w:t>
              </w:r>
            </w:ins>
          </w:p>
          <w:p w14:paraId="1A466A29" w14:textId="77777777" w:rsidR="002610E5" w:rsidRDefault="002610E5" w:rsidP="002610E5">
            <w:pPr>
              <w:pStyle w:val="XML1"/>
              <w:rPr>
                <w:ins w:id="12031" w:author="Thomas Dietz" w:date="2012-08-13T14:38:00Z"/>
              </w:rPr>
            </w:pPr>
            <w:ins w:id="12032" w:author="Thomas Dietz" w:date="2012-08-13T14:38:00Z">
              <w:r>
                <w:t xml:space="preserve">      &lt;/xs:choice&gt;</w:t>
              </w:r>
            </w:ins>
          </w:p>
          <w:p w14:paraId="1A6356ED" w14:textId="77777777" w:rsidR="002610E5" w:rsidRDefault="002610E5" w:rsidP="002610E5">
            <w:pPr>
              <w:pStyle w:val="XML1"/>
              <w:rPr>
                <w:ins w:id="12033" w:author="Thomas Dietz" w:date="2012-08-13T14:38:00Z"/>
              </w:rPr>
            </w:pPr>
            <w:ins w:id="12034" w:author="Thomas Dietz" w:date="2012-08-13T14:38:00Z">
              <w:r>
                <w:t xml:space="preserve">    &lt;/xs:sequence&gt;</w:t>
              </w:r>
            </w:ins>
          </w:p>
          <w:p w14:paraId="5EC89D7E" w14:textId="77777777" w:rsidR="002610E5" w:rsidRDefault="002610E5" w:rsidP="002610E5">
            <w:pPr>
              <w:pStyle w:val="XML1"/>
              <w:rPr>
                <w:ins w:id="12035" w:author="Thomas Dietz" w:date="2012-08-13T14:38:00Z"/>
              </w:rPr>
            </w:pPr>
            <w:ins w:id="12036" w:author="Thomas Dietz" w:date="2012-08-13T14:38:00Z">
              <w:r>
                <w:t xml:space="preserve">  &lt;/xs:group&gt;</w:t>
              </w:r>
            </w:ins>
          </w:p>
          <w:p w14:paraId="514ECE34" w14:textId="77777777" w:rsidR="002610E5" w:rsidRDefault="002610E5" w:rsidP="002610E5">
            <w:pPr>
              <w:pStyle w:val="XML1"/>
              <w:rPr>
                <w:ins w:id="12037" w:author="Thomas Dietz" w:date="2012-08-13T14:38:00Z"/>
              </w:rPr>
            </w:pPr>
          </w:p>
          <w:p w14:paraId="7130C9EC" w14:textId="77777777" w:rsidR="002610E5" w:rsidRDefault="002610E5" w:rsidP="002610E5">
            <w:pPr>
              <w:pStyle w:val="XML1"/>
              <w:rPr>
                <w:ins w:id="12038" w:author="Thomas Dietz" w:date="2012-08-13T14:39:00Z"/>
              </w:rPr>
            </w:pPr>
            <w:ins w:id="12039" w:author="Thomas Dietz" w:date="2012-08-13T14:39:00Z">
              <w:r>
                <w:t xml:space="preserve">  &lt;xs:group name="DSAKeyValueType"&gt;</w:t>
              </w:r>
            </w:ins>
          </w:p>
          <w:p w14:paraId="77BF5419" w14:textId="77777777" w:rsidR="002610E5" w:rsidRDefault="002610E5" w:rsidP="002610E5">
            <w:pPr>
              <w:pStyle w:val="XML1"/>
              <w:rPr>
                <w:ins w:id="12040" w:author="Thomas Dietz" w:date="2012-08-13T14:39:00Z"/>
              </w:rPr>
            </w:pPr>
            <w:ins w:id="12041" w:author="Thomas Dietz" w:date="2012-08-13T14:39:00Z">
              <w:r>
                <w:t xml:space="preserve">    &lt;xs:annotation&gt;</w:t>
              </w:r>
            </w:ins>
          </w:p>
          <w:p w14:paraId="020A3C8B" w14:textId="77777777" w:rsidR="002610E5" w:rsidRDefault="002610E5" w:rsidP="002610E5">
            <w:pPr>
              <w:pStyle w:val="XML1"/>
              <w:rPr>
                <w:ins w:id="12042" w:author="Thomas Dietz" w:date="2012-08-13T14:39:00Z"/>
              </w:rPr>
            </w:pPr>
            <w:ins w:id="12043" w:author="Thomas Dietz" w:date="2012-08-13T14:39:00Z">
              <w:r>
                <w:t xml:space="preserve">      &lt;xs:documentation&gt;</w:t>
              </w:r>
            </w:ins>
          </w:p>
          <w:p w14:paraId="5DC164E7" w14:textId="77777777" w:rsidR="002610E5" w:rsidRDefault="002610E5" w:rsidP="002610E5">
            <w:pPr>
              <w:pStyle w:val="XML1"/>
              <w:rPr>
                <w:ins w:id="12044" w:author="Thomas Dietz" w:date="2012-08-13T14:39:00Z"/>
              </w:rPr>
            </w:pPr>
            <w:ins w:id="12045" w:author="Thomas Dietz" w:date="2012-08-13T14:39:00Z">
              <w:r>
                <w:t xml:space="preserve">        DSA keys and the DSA signature algorithm are</w:t>
              </w:r>
            </w:ins>
          </w:p>
          <w:p w14:paraId="5F48EBE7" w14:textId="77777777" w:rsidR="002610E5" w:rsidRDefault="002610E5" w:rsidP="002610E5">
            <w:pPr>
              <w:pStyle w:val="XML1"/>
              <w:rPr>
                <w:ins w:id="12046" w:author="Thomas Dietz" w:date="2012-08-13T14:39:00Z"/>
              </w:rPr>
            </w:pPr>
            <w:ins w:id="12047" w:author="Thomas Dietz" w:date="2012-08-13T14:39:00Z">
              <w:r>
                <w:t xml:space="preserve">        specified in 'FIPS PUB 186-2, Digital Signature Standard (DSS),</w:t>
              </w:r>
            </w:ins>
          </w:p>
          <w:p w14:paraId="0B8EE2AD" w14:textId="77777777" w:rsidR="002610E5" w:rsidRDefault="002610E5" w:rsidP="002610E5">
            <w:pPr>
              <w:pStyle w:val="XML1"/>
              <w:rPr>
                <w:ins w:id="12048" w:author="Thomas Dietz" w:date="2012-08-13T14:39:00Z"/>
              </w:rPr>
            </w:pPr>
            <w:ins w:id="12049" w:author="Thomas Dietz" w:date="2012-08-13T14:39:00Z">
              <w:r>
                <w:t xml:space="preserve">        U.S. Department of Commerce/National Institute of Standards and</w:t>
              </w:r>
            </w:ins>
          </w:p>
          <w:p w14:paraId="039AAD97" w14:textId="77777777" w:rsidR="002610E5" w:rsidRDefault="002610E5" w:rsidP="002610E5">
            <w:pPr>
              <w:pStyle w:val="XML1"/>
              <w:rPr>
                <w:ins w:id="12050" w:author="Thomas Dietz" w:date="2012-08-13T14:39:00Z"/>
              </w:rPr>
            </w:pPr>
            <w:ins w:id="12051" w:author="Thomas Dietz" w:date="2012-08-13T14:39:00Z">
              <w:r>
                <w:t xml:space="preserve">        Technology,</w:t>
              </w:r>
            </w:ins>
          </w:p>
          <w:p w14:paraId="600229CF" w14:textId="77777777" w:rsidR="002610E5" w:rsidRDefault="002610E5" w:rsidP="002610E5">
            <w:pPr>
              <w:pStyle w:val="XML1"/>
              <w:rPr>
                <w:ins w:id="12052" w:author="Thomas Dietz" w:date="2012-08-13T14:39:00Z"/>
              </w:rPr>
            </w:pPr>
            <w:ins w:id="12053" w:author="Thomas Dietz" w:date="2012-08-13T14:39:00Z">
              <w:r>
                <w:t xml:space="preserve">        http://csrc.nist.gov/publications/fips/fips186-2/fips186-2.pdf'.</w:t>
              </w:r>
            </w:ins>
          </w:p>
          <w:p w14:paraId="4E0ACDA1" w14:textId="77777777" w:rsidR="002610E5" w:rsidRDefault="002610E5" w:rsidP="002610E5">
            <w:pPr>
              <w:pStyle w:val="XML1"/>
              <w:rPr>
                <w:ins w:id="12054" w:author="Thomas Dietz" w:date="2012-08-13T14:39:00Z"/>
              </w:rPr>
            </w:pPr>
            <w:ins w:id="12055" w:author="Thomas Dietz" w:date="2012-08-13T14:39:00Z">
              <w:r>
                <w:t xml:space="preserve">        DSA public key values can have the following fields:</w:t>
              </w:r>
            </w:ins>
          </w:p>
          <w:p w14:paraId="0F7F74C1" w14:textId="77777777" w:rsidR="002610E5" w:rsidRDefault="002610E5" w:rsidP="002610E5">
            <w:pPr>
              <w:pStyle w:val="XML1"/>
              <w:rPr>
                <w:ins w:id="12056" w:author="Thomas Dietz" w:date="2012-08-13T14:39:00Z"/>
              </w:rPr>
            </w:pPr>
          </w:p>
          <w:p w14:paraId="27AECCBB" w14:textId="77777777" w:rsidR="002610E5" w:rsidRDefault="002610E5" w:rsidP="002610E5">
            <w:pPr>
              <w:pStyle w:val="XML1"/>
              <w:rPr>
                <w:ins w:id="12057" w:author="Thomas Dietz" w:date="2012-08-13T14:39:00Z"/>
              </w:rPr>
            </w:pPr>
            <w:ins w:id="12058" w:author="Thomas Dietz" w:date="2012-08-13T14:39:00Z">
              <w:r>
                <w:t xml:space="preserve">        P</w:t>
              </w:r>
            </w:ins>
          </w:p>
          <w:p w14:paraId="77F0F9BF" w14:textId="77777777" w:rsidR="002610E5" w:rsidRDefault="002610E5" w:rsidP="002610E5">
            <w:pPr>
              <w:pStyle w:val="XML1"/>
              <w:rPr>
                <w:ins w:id="12059" w:author="Thomas Dietz" w:date="2012-08-13T14:39:00Z"/>
              </w:rPr>
            </w:pPr>
            <w:ins w:id="12060" w:author="Thomas Dietz" w:date="2012-08-13T14:39:00Z">
              <w:r>
                <w:lastRenderedPageBreak/>
                <w:t xml:space="preserve">        a prime modulus meeting the requirements of the standard</w:t>
              </w:r>
            </w:ins>
          </w:p>
          <w:p w14:paraId="72AA1017" w14:textId="77777777" w:rsidR="002610E5" w:rsidRDefault="002610E5" w:rsidP="002610E5">
            <w:pPr>
              <w:pStyle w:val="XML1"/>
              <w:rPr>
                <w:ins w:id="12061" w:author="Thomas Dietz" w:date="2012-08-13T14:39:00Z"/>
              </w:rPr>
            </w:pPr>
            <w:ins w:id="12062" w:author="Thomas Dietz" w:date="2012-08-13T14:39:00Z">
              <w:r>
                <w:t xml:space="preserve">        above</w:t>
              </w:r>
            </w:ins>
          </w:p>
          <w:p w14:paraId="01383E5E" w14:textId="77777777" w:rsidR="002610E5" w:rsidRDefault="002610E5" w:rsidP="002610E5">
            <w:pPr>
              <w:pStyle w:val="XML1"/>
              <w:rPr>
                <w:ins w:id="12063" w:author="Thomas Dietz" w:date="2012-08-13T14:39:00Z"/>
              </w:rPr>
            </w:pPr>
            <w:ins w:id="12064" w:author="Thomas Dietz" w:date="2012-08-13T14:39:00Z">
              <w:r>
                <w:t xml:space="preserve">        Q</w:t>
              </w:r>
            </w:ins>
          </w:p>
          <w:p w14:paraId="65BD40F0" w14:textId="77777777" w:rsidR="002610E5" w:rsidRDefault="002610E5" w:rsidP="002610E5">
            <w:pPr>
              <w:pStyle w:val="XML1"/>
              <w:rPr>
                <w:ins w:id="12065" w:author="Thomas Dietz" w:date="2012-08-13T14:39:00Z"/>
              </w:rPr>
            </w:pPr>
            <w:ins w:id="12066" w:author="Thomas Dietz" w:date="2012-08-13T14:39:00Z">
              <w:r>
                <w:t xml:space="preserve">        an integer in the range 2**159 &amp;lt; Q &amp;lt; 2**160 which is a</w:t>
              </w:r>
            </w:ins>
          </w:p>
          <w:p w14:paraId="28711826" w14:textId="77777777" w:rsidR="002610E5" w:rsidRDefault="002610E5" w:rsidP="002610E5">
            <w:pPr>
              <w:pStyle w:val="XML1"/>
              <w:rPr>
                <w:ins w:id="12067" w:author="Thomas Dietz" w:date="2012-08-13T14:39:00Z"/>
              </w:rPr>
            </w:pPr>
            <w:ins w:id="12068" w:author="Thomas Dietz" w:date="2012-08-13T14:39:00Z">
              <w:r>
                <w:t xml:space="preserve">        prime divisor of P-1</w:t>
              </w:r>
            </w:ins>
          </w:p>
          <w:p w14:paraId="15B82A65" w14:textId="77777777" w:rsidR="002610E5" w:rsidRDefault="002610E5" w:rsidP="002610E5">
            <w:pPr>
              <w:pStyle w:val="XML1"/>
              <w:rPr>
                <w:ins w:id="12069" w:author="Thomas Dietz" w:date="2012-08-13T14:39:00Z"/>
              </w:rPr>
            </w:pPr>
            <w:ins w:id="12070" w:author="Thomas Dietz" w:date="2012-08-13T14:39:00Z">
              <w:r>
                <w:t xml:space="preserve">        G</w:t>
              </w:r>
            </w:ins>
          </w:p>
          <w:p w14:paraId="553F2E32" w14:textId="77777777" w:rsidR="002610E5" w:rsidRDefault="002610E5" w:rsidP="002610E5">
            <w:pPr>
              <w:pStyle w:val="XML1"/>
              <w:rPr>
                <w:ins w:id="12071" w:author="Thomas Dietz" w:date="2012-08-13T14:39:00Z"/>
              </w:rPr>
            </w:pPr>
            <w:ins w:id="12072" w:author="Thomas Dietz" w:date="2012-08-13T14:39:00Z">
              <w:r>
                <w:t xml:space="preserve">        an integer with certain properties with respect to P and Q</w:t>
              </w:r>
            </w:ins>
          </w:p>
          <w:p w14:paraId="73DC1545" w14:textId="77777777" w:rsidR="002610E5" w:rsidRDefault="002610E5" w:rsidP="002610E5">
            <w:pPr>
              <w:pStyle w:val="XML1"/>
              <w:rPr>
                <w:ins w:id="12073" w:author="Thomas Dietz" w:date="2012-08-13T14:39:00Z"/>
              </w:rPr>
            </w:pPr>
            <w:ins w:id="12074" w:author="Thomas Dietz" w:date="2012-08-13T14:39:00Z">
              <w:r>
                <w:t xml:space="preserve">        J</w:t>
              </w:r>
            </w:ins>
          </w:p>
          <w:p w14:paraId="5D28E17D" w14:textId="77777777" w:rsidR="002610E5" w:rsidRDefault="002610E5" w:rsidP="002610E5">
            <w:pPr>
              <w:pStyle w:val="XML1"/>
              <w:rPr>
                <w:ins w:id="12075" w:author="Thomas Dietz" w:date="2012-08-13T14:39:00Z"/>
              </w:rPr>
            </w:pPr>
            <w:ins w:id="12076" w:author="Thomas Dietz" w:date="2012-08-13T14:39:00Z">
              <w:r>
                <w:t xml:space="preserve">        (P - 1) / Q</w:t>
              </w:r>
            </w:ins>
          </w:p>
          <w:p w14:paraId="045F6822" w14:textId="77777777" w:rsidR="002610E5" w:rsidRDefault="002610E5" w:rsidP="002610E5">
            <w:pPr>
              <w:pStyle w:val="XML1"/>
              <w:rPr>
                <w:ins w:id="12077" w:author="Thomas Dietz" w:date="2012-08-13T14:39:00Z"/>
              </w:rPr>
            </w:pPr>
            <w:ins w:id="12078" w:author="Thomas Dietz" w:date="2012-08-13T14:39:00Z">
              <w:r>
                <w:t xml:space="preserve">        Y</w:t>
              </w:r>
            </w:ins>
          </w:p>
          <w:p w14:paraId="5B2A8D28" w14:textId="77777777" w:rsidR="002610E5" w:rsidRDefault="002610E5" w:rsidP="002610E5">
            <w:pPr>
              <w:pStyle w:val="XML1"/>
              <w:rPr>
                <w:ins w:id="12079" w:author="Thomas Dietz" w:date="2012-08-13T14:39:00Z"/>
              </w:rPr>
            </w:pPr>
            <w:ins w:id="12080" w:author="Thomas Dietz" w:date="2012-08-13T14:39:00Z">
              <w:r>
                <w:t xml:space="preserve">        G**X mod P (where X is part of the private key and not made</w:t>
              </w:r>
            </w:ins>
          </w:p>
          <w:p w14:paraId="0A762933" w14:textId="77777777" w:rsidR="002610E5" w:rsidRDefault="002610E5" w:rsidP="002610E5">
            <w:pPr>
              <w:pStyle w:val="XML1"/>
              <w:rPr>
                <w:ins w:id="12081" w:author="Thomas Dietz" w:date="2012-08-13T14:39:00Z"/>
              </w:rPr>
            </w:pPr>
            <w:ins w:id="12082" w:author="Thomas Dietz" w:date="2012-08-13T14:39:00Z">
              <w:r>
                <w:t xml:space="preserve">        public)</w:t>
              </w:r>
            </w:ins>
          </w:p>
          <w:p w14:paraId="7217520E" w14:textId="77777777" w:rsidR="002610E5" w:rsidRDefault="002610E5" w:rsidP="002610E5">
            <w:pPr>
              <w:pStyle w:val="XML1"/>
              <w:rPr>
                <w:ins w:id="12083" w:author="Thomas Dietz" w:date="2012-08-13T14:39:00Z"/>
              </w:rPr>
            </w:pPr>
            <w:ins w:id="12084" w:author="Thomas Dietz" w:date="2012-08-13T14:39:00Z">
              <w:r>
                <w:t xml:space="preserve">        seed</w:t>
              </w:r>
            </w:ins>
          </w:p>
          <w:p w14:paraId="03B3DCB3" w14:textId="77777777" w:rsidR="002610E5" w:rsidRDefault="002610E5" w:rsidP="002610E5">
            <w:pPr>
              <w:pStyle w:val="XML1"/>
              <w:rPr>
                <w:ins w:id="12085" w:author="Thomas Dietz" w:date="2012-08-13T14:39:00Z"/>
              </w:rPr>
            </w:pPr>
            <w:ins w:id="12086" w:author="Thomas Dietz" w:date="2012-08-13T14:39:00Z">
              <w:r>
                <w:t xml:space="preserve">        a DSA prime generation seed</w:t>
              </w:r>
            </w:ins>
          </w:p>
          <w:p w14:paraId="26266B03" w14:textId="77777777" w:rsidR="002610E5" w:rsidRDefault="002610E5" w:rsidP="002610E5">
            <w:pPr>
              <w:pStyle w:val="XML1"/>
              <w:rPr>
                <w:ins w:id="12087" w:author="Thomas Dietz" w:date="2012-08-13T14:39:00Z"/>
              </w:rPr>
            </w:pPr>
            <w:ins w:id="12088" w:author="Thomas Dietz" w:date="2012-08-13T14:39:00Z">
              <w:r>
                <w:t xml:space="preserve">        pgenCounter</w:t>
              </w:r>
            </w:ins>
          </w:p>
          <w:p w14:paraId="2AE41D78" w14:textId="77777777" w:rsidR="002610E5" w:rsidRDefault="002610E5" w:rsidP="002610E5">
            <w:pPr>
              <w:pStyle w:val="XML1"/>
              <w:rPr>
                <w:ins w:id="12089" w:author="Thomas Dietz" w:date="2012-08-13T14:39:00Z"/>
              </w:rPr>
            </w:pPr>
            <w:ins w:id="12090" w:author="Thomas Dietz" w:date="2012-08-13T14:39:00Z">
              <w:r>
                <w:t xml:space="preserve">        a DSA prime generation counter</w:t>
              </w:r>
            </w:ins>
          </w:p>
          <w:p w14:paraId="0C4B5419" w14:textId="77777777" w:rsidR="002610E5" w:rsidRDefault="002610E5" w:rsidP="002610E5">
            <w:pPr>
              <w:pStyle w:val="XML1"/>
              <w:rPr>
                <w:ins w:id="12091" w:author="Thomas Dietz" w:date="2012-08-13T14:39:00Z"/>
              </w:rPr>
            </w:pPr>
          </w:p>
          <w:p w14:paraId="40E5EBD8" w14:textId="77777777" w:rsidR="002610E5" w:rsidRDefault="002610E5" w:rsidP="002610E5">
            <w:pPr>
              <w:pStyle w:val="XML1"/>
              <w:rPr>
                <w:ins w:id="12092" w:author="Thomas Dietz" w:date="2012-08-13T14:39:00Z"/>
              </w:rPr>
            </w:pPr>
            <w:ins w:id="12093" w:author="Thomas Dietz" w:date="2012-08-13T14:39:00Z">
              <w:r>
                <w:t xml:space="preserve">        Parameter J is avilable for inclusion solely for efficiency as</w:t>
              </w:r>
            </w:ins>
          </w:p>
          <w:p w14:paraId="4F95901D" w14:textId="77777777" w:rsidR="002610E5" w:rsidRDefault="002610E5" w:rsidP="002610E5">
            <w:pPr>
              <w:pStyle w:val="XML1"/>
              <w:rPr>
                <w:ins w:id="12094" w:author="Thomas Dietz" w:date="2012-08-13T14:39:00Z"/>
              </w:rPr>
            </w:pPr>
            <w:ins w:id="12095" w:author="Thomas Dietz" w:date="2012-08-13T14:39:00Z">
              <w:r>
                <w:t xml:space="preserve">        it is calculatable from P and Q. Parameters seed and</w:t>
              </w:r>
            </w:ins>
          </w:p>
          <w:p w14:paraId="37C68FCA" w14:textId="77777777" w:rsidR="002610E5" w:rsidRDefault="002610E5" w:rsidP="002610E5">
            <w:pPr>
              <w:pStyle w:val="XML1"/>
              <w:rPr>
                <w:ins w:id="12096" w:author="Thomas Dietz" w:date="2012-08-13T14:39:00Z"/>
              </w:rPr>
            </w:pPr>
            <w:ins w:id="12097" w:author="Thomas Dietz" w:date="2012-08-13T14:39:00Z">
              <w:r>
                <w:t xml:space="preserve">        pgenCounter are used in the DSA prime number generation</w:t>
              </w:r>
            </w:ins>
          </w:p>
          <w:p w14:paraId="5786F765" w14:textId="77777777" w:rsidR="002610E5" w:rsidRDefault="002610E5" w:rsidP="002610E5">
            <w:pPr>
              <w:pStyle w:val="XML1"/>
              <w:rPr>
                <w:ins w:id="12098" w:author="Thomas Dietz" w:date="2012-08-13T14:39:00Z"/>
              </w:rPr>
            </w:pPr>
            <w:ins w:id="12099" w:author="Thomas Dietz" w:date="2012-08-13T14:39:00Z">
              <w:r>
                <w:t xml:space="preserve">        algorithm specified in the above standard. As such, they are</w:t>
              </w:r>
            </w:ins>
          </w:p>
          <w:p w14:paraId="6FCDD4AD" w14:textId="77777777" w:rsidR="002610E5" w:rsidRDefault="002610E5" w:rsidP="002610E5">
            <w:pPr>
              <w:pStyle w:val="XML1"/>
              <w:rPr>
                <w:ins w:id="12100" w:author="Thomas Dietz" w:date="2012-08-13T14:39:00Z"/>
              </w:rPr>
            </w:pPr>
            <w:ins w:id="12101" w:author="Thomas Dietz" w:date="2012-08-13T14:39:00Z">
              <w:r>
                <w:t xml:space="preserve">        optional but MUST either both be present or both be absent.</w:t>
              </w:r>
            </w:ins>
          </w:p>
          <w:p w14:paraId="4664DBC5" w14:textId="77777777" w:rsidR="002610E5" w:rsidRDefault="002610E5" w:rsidP="002610E5">
            <w:pPr>
              <w:pStyle w:val="XML1"/>
              <w:rPr>
                <w:ins w:id="12102" w:author="Thomas Dietz" w:date="2012-08-13T14:39:00Z"/>
              </w:rPr>
            </w:pPr>
            <w:ins w:id="12103" w:author="Thomas Dietz" w:date="2012-08-13T14:39:00Z">
              <w:r>
                <w:t xml:space="preserve">        This prime generation algorithm is designed to provide</w:t>
              </w:r>
            </w:ins>
          </w:p>
          <w:p w14:paraId="264FF633" w14:textId="77777777" w:rsidR="002610E5" w:rsidRDefault="002610E5" w:rsidP="002610E5">
            <w:pPr>
              <w:pStyle w:val="XML1"/>
              <w:rPr>
                <w:ins w:id="12104" w:author="Thomas Dietz" w:date="2012-08-13T14:39:00Z"/>
              </w:rPr>
            </w:pPr>
            <w:ins w:id="12105" w:author="Thomas Dietz" w:date="2012-08-13T14:39:00Z">
              <w:r>
                <w:t xml:space="preserve">        assurance that a weak prime is not being used and it yields a P</w:t>
              </w:r>
            </w:ins>
          </w:p>
          <w:p w14:paraId="64A4D000" w14:textId="77777777" w:rsidR="002610E5" w:rsidRDefault="002610E5" w:rsidP="002610E5">
            <w:pPr>
              <w:pStyle w:val="XML1"/>
              <w:rPr>
                <w:ins w:id="12106" w:author="Thomas Dietz" w:date="2012-08-13T14:39:00Z"/>
              </w:rPr>
            </w:pPr>
            <w:ins w:id="12107" w:author="Thomas Dietz" w:date="2012-08-13T14:39:00Z">
              <w:r>
                <w:t xml:space="preserve">        and Q value. Parameters P, Q, and G can be public and common to</w:t>
              </w:r>
            </w:ins>
          </w:p>
          <w:p w14:paraId="21CC8929" w14:textId="77777777" w:rsidR="002610E5" w:rsidRDefault="002610E5" w:rsidP="002610E5">
            <w:pPr>
              <w:pStyle w:val="XML1"/>
              <w:rPr>
                <w:ins w:id="12108" w:author="Thomas Dietz" w:date="2012-08-13T14:39:00Z"/>
              </w:rPr>
            </w:pPr>
            <w:ins w:id="12109" w:author="Thomas Dietz" w:date="2012-08-13T14:39:00Z">
              <w:r>
                <w:t xml:space="preserve">        a group of users. They might be known from application context.</w:t>
              </w:r>
            </w:ins>
          </w:p>
          <w:p w14:paraId="3EB6B8B8" w14:textId="77777777" w:rsidR="002610E5" w:rsidRDefault="002610E5" w:rsidP="002610E5">
            <w:pPr>
              <w:pStyle w:val="XML1"/>
              <w:rPr>
                <w:ins w:id="12110" w:author="Thomas Dietz" w:date="2012-08-13T14:39:00Z"/>
              </w:rPr>
            </w:pPr>
            <w:ins w:id="12111" w:author="Thomas Dietz" w:date="2012-08-13T14:39:00Z">
              <w:r>
                <w:t xml:space="preserve">        As such, they are optional but P and Q MUST either both appear</w:t>
              </w:r>
            </w:ins>
          </w:p>
          <w:p w14:paraId="02D947FC" w14:textId="77777777" w:rsidR="002610E5" w:rsidRDefault="002610E5" w:rsidP="002610E5">
            <w:pPr>
              <w:pStyle w:val="XML1"/>
              <w:rPr>
                <w:ins w:id="12112" w:author="Thomas Dietz" w:date="2012-08-13T14:39:00Z"/>
              </w:rPr>
            </w:pPr>
            <w:ins w:id="12113" w:author="Thomas Dietz" w:date="2012-08-13T14:39:00Z">
              <w:r>
                <w:t xml:space="preserve">        or both be absent. If all of P, Q, seed, and pgenCounter are</w:t>
              </w:r>
            </w:ins>
          </w:p>
          <w:p w14:paraId="64AB398E" w14:textId="77777777" w:rsidR="002610E5" w:rsidRDefault="002610E5" w:rsidP="002610E5">
            <w:pPr>
              <w:pStyle w:val="XML1"/>
              <w:rPr>
                <w:ins w:id="12114" w:author="Thomas Dietz" w:date="2012-08-13T14:39:00Z"/>
              </w:rPr>
            </w:pPr>
            <w:ins w:id="12115" w:author="Thomas Dietz" w:date="2012-08-13T14:39:00Z">
              <w:r>
                <w:t xml:space="preserve">        present, implementations are not required to check if they are</w:t>
              </w:r>
            </w:ins>
          </w:p>
          <w:p w14:paraId="17CBE078" w14:textId="77777777" w:rsidR="002610E5" w:rsidRDefault="002610E5" w:rsidP="002610E5">
            <w:pPr>
              <w:pStyle w:val="XML1"/>
              <w:rPr>
                <w:ins w:id="12116" w:author="Thomas Dietz" w:date="2012-08-13T14:39:00Z"/>
              </w:rPr>
            </w:pPr>
            <w:ins w:id="12117" w:author="Thomas Dietz" w:date="2012-08-13T14:39:00Z">
              <w:r>
                <w:t xml:space="preserve">        consistent and are free to use either P and Q or seed and</w:t>
              </w:r>
            </w:ins>
          </w:p>
          <w:p w14:paraId="036F2AF2" w14:textId="77777777" w:rsidR="002610E5" w:rsidRDefault="002610E5" w:rsidP="002610E5">
            <w:pPr>
              <w:pStyle w:val="XML1"/>
              <w:rPr>
                <w:ins w:id="12118" w:author="Thomas Dietz" w:date="2012-08-13T14:39:00Z"/>
              </w:rPr>
            </w:pPr>
            <w:ins w:id="12119" w:author="Thomas Dietz" w:date="2012-08-13T14:39:00Z">
              <w:r>
                <w:t xml:space="preserve">        pgenCounter. All parameters are encoded as base64 values.</w:t>
              </w:r>
            </w:ins>
          </w:p>
          <w:p w14:paraId="5ACF471A" w14:textId="77777777" w:rsidR="002610E5" w:rsidRDefault="002610E5" w:rsidP="002610E5">
            <w:pPr>
              <w:pStyle w:val="XML1"/>
              <w:rPr>
                <w:ins w:id="12120" w:author="Thomas Dietz" w:date="2012-08-13T14:39:00Z"/>
              </w:rPr>
            </w:pPr>
            <w:ins w:id="12121" w:author="Thomas Dietz" w:date="2012-08-13T14:39:00Z">
              <w:r>
                <w:t xml:space="preserve">      &lt;/xs:documentation&gt;</w:t>
              </w:r>
            </w:ins>
          </w:p>
          <w:p w14:paraId="5CE78B55" w14:textId="77777777" w:rsidR="002610E5" w:rsidRDefault="002610E5" w:rsidP="002610E5">
            <w:pPr>
              <w:pStyle w:val="XML1"/>
              <w:rPr>
                <w:ins w:id="12122" w:author="Thomas Dietz" w:date="2012-08-13T14:39:00Z"/>
              </w:rPr>
            </w:pPr>
            <w:ins w:id="12123" w:author="Thomas Dietz" w:date="2012-08-13T14:39:00Z">
              <w:r>
                <w:t xml:space="preserve">    &lt;/xs:annotation&gt;</w:t>
              </w:r>
            </w:ins>
          </w:p>
          <w:p w14:paraId="39D92262" w14:textId="77777777" w:rsidR="002610E5" w:rsidRDefault="002610E5" w:rsidP="002610E5">
            <w:pPr>
              <w:pStyle w:val="XML1"/>
              <w:rPr>
                <w:ins w:id="12124" w:author="Thomas Dietz" w:date="2012-08-13T14:39:00Z"/>
              </w:rPr>
            </w:pPr>
          </w:p>
          <w:p w14:paraId="5A08CFA9" w14:textId="77777777" w:rsidR="002610E5" w:rsidRDefault="002610E5" w:rsidP="002610E5">
            <w:pPr>
              <w:pStyle w:val="XML1"/>
              <w:rPr>
                <w:ins w:id="12125" w:author="Thomas Dietz" w:date="2012-08-13T14:39:00Z"/>
              </w:rPr>
            </w:pPr>
            <w:ins w:id="12126" w:author="Thomas Dietz" w:date="2012-08-13T14:39:00Z">
              <w:r>
                <w:t xml:space="preserve">    &lt;xs:sequence&gt;</w:t>
              </w:r>
            </w:ins>
          </w:p>
          <w:p w14:paraId="1F1359DE" w14:textId="77777777" w:rsidR="002610E5" w:rsidRDefault="002610E5" w:rsidP="002610E5">
            <w:pPr>
              <w:pStyle w:val="XML1"/>
              <w:rPr>
                <w:ins w:id="12127" w:author="Thomas Dietz" w:date="2012-08-13T14:39:00Z"/>
              </w:rPr>
            </w:pPr>
            <w:ins w:id="12128" w:author="Thomas Dietz" w:date="2012-08-13T14:39:00Z">
              <w:r>
                <w:t xml:space="preserve">      &lt;xs:element name="P"  type="xs:base64Binary"&gt;</w:t>
              </w:r>
            </w:ins>
          </w:p>
          <w:p w14:paraId="446B5A76" w14:textId="77777777" w:rsidR="002610E5" w:rsidRDefault="002610E5" w:rsidP="002610E5">
            <w:pPr>
              <w:pStyle w:val="XML1"/>
              <w:rPr>
                <w:ins w:id="12129" w:author="Thomas Dietz" w:date="2012-08-13T14:39:00Z"/>
              </w:rPr>
            </w:pPr>
            <w:ins w:id="12130" w:author="Thomas Dietz" w:date="2012-08-13T14:39:00Z">
              <w:r>
                <w:t xml:space="preserve">        &lt;xs:annotation&gt;</w:t>
              </w:r>
            </w:ins>
          </w:p>
          <w:p w14:paraId="657A3F46" w14:textId="77777777" w:rsidR="002610E5" w:rsidRDefault="002610E5" w:rsidP="002610E5">
            <w:pPr>
              <w:pStyle w:val="XML1"/>
              <w:rPr>
                <w:ins w:id="12131" w:author="Thomas Dietz" w:date="2012-08-13T14:39:00Z"/>
              </w:rPr>
            </w:pPr>
            <w:ins w:id="12132" w:author="Thomas Dietz" w:date="2012-08-13T14:39:00Z">
              <w:r>
                <w:t xml:space="preserve">          &lt;xs:documentation&gt;</w:t>
              </w:r>
            </w:ins>
          </w:p>
          <w:p w14:paraId="1DDA5B8A" w14:textId="77777777" w:rsidR="002610E5" w:rsidRDefault="002610E5" w:rsidP="002610E5">
            <w:pPr>
              <w:pStyle w:val="XML1"/>
              <w:rPr>
                <w:ins w:id="12133" w:author="Thomas Dietz" w:date="2012-08-13T14:39:00Z"/>
              </w:rPr>
            </w:pPr>
            <w:ins w:id="12134" w:author="Thomas Dietz" w:date="2012-08-13T14:39:00Z">
              <w:r>
                <w:t xml:space="preserve">            This element is optional. It MUST be present in</w:t>
              </w:r>
            </w:ins>
          </w:p>
          <w:p w14:paraId="5CF68151" w14:textId="77777777" w:rsidR="002610E5" w:rsidRDefault="002610E5" w:rsidP="002610E5">
            <w:pPr>
              <w:pStyle w:val="XML1"/>
              <w:rPr>
                <w:ins w:id="12135" w:author="Thomas Dietz" w:date="2012-08-13T14:39:00Z"/>
              </w:rPr>
            </w:pPr>
            <w:ins w:id="12136" w:author="Thomas Dietz" w:date="2012-08-13T14:39:00Z">
              <w:r>
                <w:t xml:space="preserve">            the NETCONF data store, if the element 'Q' is present.</w:t>
              </w:r>
            </w:ins>
          </w:p>
          <w:p w14:paraId="77CBE580" w14:textId="77777777" w:rsidR="002610E5" w:rsidRDefault="002610E5" w:rsidP="002610E5">
            <w:pPr>
              <w:pStyle w:val="XML1"/>
              <w:rPr>
                <w:ins w:id="12137" w:author="Thomas Dietz" w:date="2012-08-13T14:39:00Z"/>
              </w:rPr>
            </w:pPr>
            <w:ins w:id="12138" w:author="Thomas Dietz" w:date="2012-08-13T14:39:00Z">
              <w:r>
                <w:t xml:space="preserve">                    </w:t>
              </w:r>
            </w:ins>
          </w:p>
          <w:p w14:paraId="643060F9" w14:textId="77777777" w:rsidR="002610E5" w:rsidRDefault="002610E5" w:rsidP="002610E5">
            <w:pPr>
              <w:pStyle w:val="XML1"/>
              <w:rPr>
                <w:ins w:id="12139" w:author="Thomas Dietz" w:date="2012-08-13T14:39:00Z"/>
              </w:rPr>
            </w:pPr>
            <w:ins w:id="12140" w:author="Thomas Dietz" w:date="2012-08-13T14:39:00Z">
              <w:r>
                <w:t xml:space="preserve">            If element 'Q' is present in a NETCONF &amp;lt;edit-config&amp;gt;</w:t>
              </w:r>
            </w:ins>
          </w:p>
          <w:p w14:paraId="2F052BDE" w14:textId="77777777" w:rsidR="002610E5" w:rsidRDefault="002610E5" w:rsidP="002610E5">
            <w:pPr>
              <w:pStyle w:val="XML1"/>
              <w:rPr>
                <w:ins w:id="12141" w:author="Thomas Dietz" w:date="2012-08-13T14:39:00Z"/>
              </w:rPr>
            </w:pPr>
            <w:ins w:id="12142" w:author="Thomas Dietz" w:date="2012-08-13T14:39:00Z">
              <w:r>
                <w:t xml:space="preserve">            operation 'create', 'merge' or 'replace' and this element</w:t>
              </w:r>
            </w:ins>
          </w:p>
          <w:p w14:paraId="74709D57" w14:textId="77777777" w:rsidR="002610E5" w:rsidRDefault="002610E5" w:rsidP="002610E5">
            <w:pPr>
              <w:pStyle w:val="XML1"/>
              <w:rPr>
                <w:ins w:id="12143" w:author="Thomas Dietz" w:date="2012-08-13T14:39:00Z"/>
              </w:rPr>
            </w:pPr>
            <w:ins w:id="12144" w:author="Thomas Dietz" w:date="2012-08-13T14:39:00Z">
              <w:r>
                <w:t xml:space="preserve">            is missing, a 'data-missing' error is returned.</w:t>
              </w:r>
            </w:ins>
          </w:p>
          <w:p w14:paraId="1F510D91" w14:textId="77777777" w:rsidR="002610E5" w:rsidRDefault="002610E5" w:rsidP="002610E5">
            <w:pPr>
              <w:pStyle w:val="XML1"/>
              <w:rPr>
                <w:ins w:id="12145" w:author="Thomas Dietz" w:date="2012-08-13T14:39:00Z"/>
              </w:rPr>
            </w:pPr>
            <w:ins w:id="12146" w:author="Thomas Dietz" w:date="2012-08-13T14:39:00Z">
              <w:r>
                <w:t xml:space="preserve">          &lt;/xs:documentation&gt;</w:t>
              </w:r>
            </w:ins>
          </w:p>
          <w:p w14:paraId="03822A01" w14:textId="77777777" w:rsidR="002610E5" w:rsidRDefault="002610E5" w:rsidP="002610E5">
            <w:pPr>
              <w:pStyle w:val="XML1"/>
              <w:rPr>
                <w:ins w:id="12147" w:author="Thomas Dietz" w:date="2012-08-13T14:39:00Z"/>
              </w:rPr>
            </w:pPr>
            <w:ins w:id="12148" w:author="Thomas Dietz" w:date="2012-08-13T14:39:00Z">
              <w:r>
                <w:t xml:space="preserve">        &lt;/xs:annotation&gt;</w:t>
              </w:r>
            </w:ins>
          </w:p>
          <w:p w14:paraId="33920FED" w14:textId="77777777" w:rsidR="002610E5" w:rsidRDefault="002610E5" w:rsidP="002610E5">
            <w:pPr>
              <w:pStyle w:val="XML1"/>
              <w:rPr>
                <w:ins w:id="12149" w:author="Thomas Dietz" w:date="2012-08-13T14:39:00Z"/>
              </w:rPr>
            </w:pPr>
            <w:ins w:id="12150" w:author="Thomas Dietz" w:date="2012-08-13T14:39:00Z">
              <w:r>
                <w:t xml:space="preserve">      &lt;/xs:element&gt;</w:t>
              </w:r>
            </w:ins>
          </w:p>
          <w:p w14:paraId="0579CD58" w14:textId="77777777" w:rsidR="002610E5" w:rsidRDefault="002610E5" w:rsidP="002610E5">
            <w:pPr>
              <w:pStyle w:val="XML1"/>
              <w:rPr>
                <w:ins w:id="12151" w:author="Thomas Dietz" w:date="2012-08-13T14:39:00Z"/>
              </w:rPr>
            </w:pPr>
            <w:ins w:id="12152" w:author="Thomas Dietz" w:date="2012-08-13T14:39:00Z">
              <w:r>
                <w:t xml:space="preserve">      &lt;xs:element name="Q"  type="xs:base64Binary"&gt;</w:t>
              </w:r>
            </w:ins>
          </w:p>
          <w:p w14:paraId="2CC75F12" w14:textId="77777777" w:rsidR="002610E5" w:rsidRDefault="002610E5" w:rsidP="002610E5">
            <w:pPr>
              <w:pStyle w:val="XML1"/>
              <w:rPr>
                <w:ins w:id="12153" w:author="Thomas Dietz" w:date="2012-08-13T14:39:00Z"/>
              </w:rPr>
            </w:pPr>
            <w:ins w:id="12154" w:author="Thomas Dietz" w:date="2012-08-13T14:39:00Z">
              <w:r>
                <w:t xml:space="preserve">        &lt;xs:annotation&gt;</w:t>
              </w:r>
            </w:ins>
          </w:p>
          <w:p w14:paraId="7796EE8E" w14:textId="77777777" w:rsidR="002610E5" w:rsidRDefault="002610E5" w:rsidP="002610E5">
            <w:pPr>
              <w:pStyle w:val="XML1"/>
              <w:rPr>
                <w:ins w:id="12155" w:author="Thomas Dietz" w:date="2012-08-13T14:39:00Z"/>
              </w:rPr>
            </w:pPr>
            <w:ins w:id="12156" w:author="Thomas Dietz" w:date="2012-08-13T14:39:00Z">
              <w:r>
                <w:t xml:space="preserve">          &lt;xs:documentation&gt;</w:t>
              </w:r>
            </w:ins>
          </w:p>
          <w:p w14:paraId="744AC68D" w14:textId="77777777" w:rsidR="002610E5" w:rsidRDefault="002610E5" w:rsidP="002610E5">
            <w:pPr>
              <w:pStyle w:val="XML1"/>
              <w:rPr>
                <w:ins w:id="12157" w:author="Thomas Dietz" w:date="2012-08-13T14:39:00Z"/>
              </w:rPr>
            </w:pPr>
            <w:ins w:id="12158" w:author="Thomas Dietz" w:date="2012-08-13T14:39:00Z">
              <w:r>
                <w:t xml:space="preserve">            This element is optional. It MUST be present in</w:t>
              </w:r>
            </w:ins>
          </w:p>
          <w:p w14:paraId="73B010EC" w14:textId="77777777" w:rsidR="002610E5" w:rsidRDefault="002610E5" w:rsidP="002610E5">
            <w:pPr>
              <w:pStyle w:val="XML1"/>
              <w:rPr>
                <w:ins w:id="12159" w:author="Thomas Dietz" w:date="2012-08-13T14:39:00Z"/>
              </w:rPr>
            </w:pPr>
            <w:ins w:id="12160" w:author="Thomas Dietz" w:date="2012-08-13T14:39:00Z">
              <w:r>
                <w:t xml:space="preserve">            the NETCONF data store, if the element 'P' is present.</w:t>
              </w:r>
            </w:ins>
          </w:p>
          <w:p w14:paraId="448617C2" w14:textId="77777777" w:rsidR="002610E5" w:rsidRDefault="002610E5" w:rsidP="002610E5">
            <w:pPr>
              <w:pStyle w:val="XML1"/>
              <w:rPr>
                <w:ins w:id="12161" w:author="Thomas Dietz" w:date="2012-08-13T14:39:00Z"/>
              </w:rPr>
            </w:pPr>
            <w:ins w:id="12162" w:author="Thomas Dietz" w:date="2012-08-13T14:39:00Z">
              <w:r>
                <w:t xml:space="preserve">                    </w:t>
              </w:r>
            </w:ins>
          </w:p>
          <w:p w14:paraId="674A4836" w14:textId="77777777" w:rsidR="002610E5" w:rsidRDefault="002610E5" w:rsidP="002610E5">
            <w:pPr>
              <w:pStyle w:val="XML1"/>
              <w:rPr>
                <w:ins w:id="12163" w:author="Thomas Dietz" w:date="2012-08-13T14:39:00Z"/>
              </w:rPr>
            </w:pPr>
            <w:ins w:id="12164" w:author="Thomas Dietz" w:date="2012-08-13T14:39:00Z">
              <w:r>
                <w:t xml:space="preserve">            If element 'P' is present in a NETCONF &amp;lt;edit-config&amp;gt;</w:t>
              </w:r>
            </w:ins>
          </w:p>
          <w:p w14:paraId="27C13E8C" w14:textId="77777777" w:rsidR="002610E5" w:rsidRDefault="002610E5" w:rsidP="002610E5">
            <w:pPr>
              <w:pStyle w:val="XML1"/>
              <w:rPr>
                <w:ins w:id="12165" w:author="Thomas Dietz" w:date="2012-08-13T14:39:00Z"/>
              </w:rPr>
            </w:pPr>
            <w:ins w:id="12166" w:author="Thomas Dietz" w:date="2012-08-13T14:39:00Z">
              <w:r>
                <w:t xml:space="preserve">            operation 'create', 'merge' or 'replace' and this element</w:t>
              </w:r>
            </w:ins>
          </w:p>
          <w:p w14:paraId="3B894F29" w14:textId="77777777" w:rsidR="002610E5" w:rsidRDefault="002610E5" w:rsidP="002610E5">
            <w:pPr>
              <w:pStyle w:val="XML1"/>
              <w:rPr>
                <w:ins w:id="12167" w:author="Thomas Dietz" w:date="2012-08-13T14:39:00Z"/>
              </w:rPr>
            </w:pPr>
            <w:ins w:id="12168" w:author="Thomas Dietz" w:date="2012-08-13T14:39:00Z">
              <w:r>
                <w:t xml:space="preserve">            is missing, a 'data-missing' error is returned.</w:t>
              </w:r>
            </w:ins>
          </w:p>
          <w:p w14:paraId="1DAEAA9E" w14:textId="77777777" w:rsidR="002610E5" w:rsidRDefault="002610E5" w:rsidP="002610E5">
            <w:pPr>
              <w:pStyle w:val="XML1"/>
              <w:rPr>
                <w:ins w:id="12169" w:author="Thomas Dietz" w:date="2012-08-13T14:39:00Z"/>
              </w:rPr>
            </w:pPr>
            <w:ins w:id="12170" w:author="Thomas Dietz" w:date="2012-08-13T14:39:00Z">
              <w:r>
                <w:lastRenderedPageBreak/>
                <w:t xml:space="preserve">          &lt;/xs:documentation&gt;</w:t>
              </w:r>
            </w:ins>
          </w:p>
          <w:p w14:paraId="50D43741" w14:textId="77777777" w:rsidR="002610E5" w:rsidRDefault="002610E5" w:rsidP="002610E5">
            <w:pPr>
              <w:pStyle w:val="XML1"/>
              <w:rPr>
                <w:ins w:id="12171" w:author="Thomas Dietz" w:date="2012-08-13T14:39:00Z"/>
              </w:rPr>
            </w:pPr>
            <w:ins w:id="12172" w:author="Thomas Dietz" w:date="2012-08-13T14:39:00Z">
              <w:r>
                <w:t xml:space="preserve">        &lt;/xs:annotation&gt;</w:t>
              </w:r>
            </w:ins>
          </w:p>
          <w:p w14:paraId="785899DE" w14:textId="77777777" w:rsidR="002610E5" w:rsidRDefault="002610E5" w:rsidP="002610E5">
            <w:pPr>
              <w:pStyle w:val="XML1"/>
              <w:rPr>
                <w:ins w:id="12173" w:author="Thomas Dietz" w:date="2012-08-13T14:39:00Z"/>
              </w:rPr>
            </w:pPr>
            <w:ins w:id="12174" w:author="Thomas Dietz" w:date="2012-08-13T14:39:00Z">
              <w:r>
                <w:t xml:space="preserve">      &lt;/xs:element&gt;</w:t>
              </w:r>
            </w:ins>
          </w:p>
          <w:p w14:paraId="7A13D102" w14:textId="77777777" w:rsidR="002610E5" w:rsidRDefault="002610E5" w:rsidP="002610E5">
            <w:pPr>
              <w:pStyle w:val="XML1"/>
              <w:rPr>
                <w:ins w:id="12175" w:author="Thomas Dietz" w:date="2012-08-13T14:39:00Z"/>
              </w:rPr>
            </w:pPr>
            <w:ins w:id="12176" w:author="Thomas Dietz" w:date="2012-08-13T14:39:00Z">
              <w:r>
                <w:t xml:space="preserve">      &lt;xs:element name="J"  type="xs:base64Binary"&gt;</w:t>
              </w:r>
            </w:ins>
          </w:p>
          <w:p w14:paraId="65462133" w14:textId="77777777" w:rsidR="002610E5" w:rsidRDefault="002610E5" w:rsidP="002610E5">
            <w:pPr>
              <w:pStyle w:val="XML1"/>
              <w:rPr>
                <w:ins w:id="12177" w:author="Thomas Dietz" w:date="2012-08-13T14:39:00Z"/>
              </w:rPr>
            </w:pPr>
            <w:ins w:id="12178" w:author="Thomas Dietz" w:date="2012-08-13T14:39:00Z">
              <w:r>
                <w:t xml:space="preserve">        &lt;xs:annotation&gt;</w:t>
              </w:r>
            </w:ins>
          </w:p>
          <w:p w14:paraId="4E749BE2" w14:textId="77777777" w:rsidR="002610E5" w:rsidRDefault="002610E5" w:rsidP="002610E5">
            <w:pPr>
              <w:pStyle w:val="XML1"/>
              <w:rPr>
                <w:ins w:id="12179" w:author="Thomas Dietz" w:date="2012-08-13T14:39:00Z"/>
              </w:rPr>
            </w:pPr>
            <w:ins w:id="12180" w:author="Thomas Dietz" w:date="2012-08-13T14:39:00Z">
              <w:r>
                <w:t xml:space="preserve">          &lt;xs:documentation&gt;</w:t>
              </w:r>
            </w:ins>
          </w:p>
          <w:p w14:paraId="6A8D1EB1" w14:textId="77777777" w:rsidR="002610E5" w:rsidRDefault="002610E5" w:rsidP="002610E5">
            <w:pPr>
              <w:pStyle w:val="XML1"/>
              <w:rPr>
                <w:ins w:id="12181" w:author="Thomas Dietz" w:date="2012-08-13T14:39:00Z"/>
              </w:rPr>
            </w:pPr>
            <w:ins w:id="12182" w:author="Thomas Dietz" w:date="2012-08-13T14:39:00Z">
              <w:r>
                <w:t xml:space="preserve">            This element is optional.</w:t>
              </w:r>
            </w:ins>
          </w:p>
          <w:p w14:paraId="42DF543A" w14:textId="77777777" w:rsidR="002610E5" w:rsidRDefault="002610E5" w:rsidP="002610E5">
            <w:pPr>
              <w:pStyle w:val="XML1"/>
              <w:rPr>
                <w:ins w:id="12183" w:author="Thomas Dietz" w:date="2012-08-13T14:39:00Z"/>
              </w:rPr>
            </w:pPr>
            <w:ins w:id="12184" w:author="Thomas Dietz" w:date="2012-08-13T14:39:00Z">
              <w:r>
                <w:t xml:space="preserve">          &lt;/xs:documentation&gt;</w:t>
              </w:r>
            </w:ins>
          </w:p>
          <w:p w14:paraId="0CAF0C71" w14:textId="77777777" w:rsidR="002610E5" w:rsidRDefault="002610E5" w:rsidP="002610E5">
            <w:pPr>
              <w:pStyle w:val="XML1"/>
              <w:rPr>
                <w:ins w:id="12185" w:author="Thomas Dietz" w:date="2012-08-13T14:39:00Z"/>
              </w:rPr>
            </w:pPr>
            <w:ins w:id="12186" w:author="Thomas Dietz" w:date="2012-08-13T14:39:00Z">
              <w:r>
                <w:t xml:space="preserve">        &lt;/xs:annotation&gt;</w:t>
              </w:r>
            </w:ins>
          </w:p>
          <w:p w14:paraId="327CF696" w14:textId="77777777" w:rsidR="002610E5" w:rsidRDefault="002610E5" w:rsidP="002610E5">
            <w:pPr>
              <w:pStyle w:val="XML1"/>
              <w:rPr>
                <w:ins w:id="12187" w:author="Thomas Dietz" w:date="2012-08-13T14:39:00Z"/>
              </w:rPr>
            </w:pPr>
            <w:ins w:id="12188" w:author="Thomas Dietz" w:date="2012-08-13T14:39:00Z">
              <w:r>
                <w:t xml:space="preserve">      &lt;/xs:element&gt;</w:t>
              </w:r>
            </w:ins>
          </w:p>
          <w:p w14:paraId="7F0CA06B" w14:textId="77777777" w:rsidR="002610E5" w:rsidRDefault="002610E5" w:rsidP="002610E5">
            <w:pPr>
              <w:pStyle w:val="XML1"/>
              <w:rPr>
                <w:ins w:id="12189" w:author="Thomas Dietz" w:date="2012-08-13T14:39:00Z"/>
              </w:rPr>
            </w:pPr>
            <w:ins w:id="12190" w:author="Thomas Dietz" w:date="2012-08-13T14:39:00Z">
              <w:r>
                <w:t xml:space="preserve">      &lt;xs:element name="G"  type="xs:base64Binary"&gt;</w:t>
              </w:r>
            </w:ins>
          </w:p>
          <w:p w14:paraId="22733776" w14:textId="77777777" w:rsidR="002610E5" w:rsidRDefault="002610E5" w:rsidP="002610E5">
            <w:pPr>
              <w:pStyle w:val="XML1"/>
              <w:rPr>
                <w:ins w:id="12191" w:author="Thomas Dietz" w:date="2012-08-13T14:39:00Z"/>
              </w:rPr>
            </w:pPr>
            <w:ins w:id="12192" w:author="Thomas Dietz" w:date="2012-08-13T14:39:00Z">
              <w:r>
                <w:t xml:space="preserve">        &lt;xs:annotation&gt;</w:t>
              </w:r>
            </w:ins>
          </w:p>
          <w:p w14:paraId="392376D2" w14:textId="77777777" w:rsidR="002610E5" w:rsidRDefault="002610E5" w:rsidP="002610E5">
            <w:pPr>
              <w:pStyle w:val="XML1"/>
              <w:rPr>
                <w:ins w:id="12193" w:author="Thomas Dietz" w:date="2012-08-13T14:39:00Z"/>
              </w:rPr>
            </w:pPr>
            <w:ins w:id="12194" w:author="Thomas Dietz" w:date="2012-08-13T14:39:00Z">
              <w:r>
                <w:t xml:space="preserve">          &lt;xs:documentation&gt;</w:t>
              </w:r>
            </w:ins>
          </w:p>
          <w:p w14:paraId="20921EAC" w14:textId="77777777" w:rsidR="002610E5" w:rsidRDefault="002610E5" w:rsidP="002610E5">
            <w:pPr>
              <w:pStyle w:val="XML1"/>
              <w:rPr>
                <w:ins w:id="12195" w:author="Thomas Dietz" w:date="2012-08-13T14:39:00Z"/>
              </w:rPr>
            </w:pPr>
            <w:ins w:id="12196" w:author="Thomas Dietz" w:date="2012-08-13T14:39:00Z">
              <w:r>
                <w:t xml:space="preserve">            This element is optional.</w:t>
              </w:r>
            </w:ins>
          </w:p>
          <w:p w14:paraId="20AF71CC" w14:textId="77777777" w:rsidR="002610E5" w:rsidRDefault="002610E5" w:rsidP="002610E5">
            <w:pPr>
              <w:pStyle w:val="XML1"/>
              <w:rPr>
                <w:ins w:id="12197" w:author="Thomas Dietz" w:date="2012-08-13T14:39:00Z"/>
              </w:rPr>
            </w:pPr>
            <w:ins w:id="12198" w:author="Thomas Dietz" w:date="2012-08-13T14:39:00Z">
              <w:r>
                <w:t xml:space="preserve">          &lt;/xs:documentation&gt;</w:t>
              </w:r>
            </w:ins>
          </w:p>
          <w:p w14:paraId="05AD5343" w14:textId="77777777" w:rsidR="002610E5" w:rsidRDefault="002610E5" w:rsidP="002610E5">
            <w:pPr>
              <w:pStyle w:val="XML1"/>
              <w:rPr>
                <w:ins w:id="12199" w:author="Thomas Dietz" w:date="2012-08-13T14:39:00Z"/>
              </w:rPr>
            </w:pPr>
            <w:ins w:id="12200" w:author="Thomas Dietz" w:date="2012-08-13T14:39:00Z">
              <w:r>
                <w:t xml:space="preserve">        &lt;/xs:annotation&gt;</w:t>
              </w:r>
            </w:ins>
          </w:p>
          <w:p w14:paraId="655FF500" w14:textId="77777777" w:rsidR="002610E5" w:rsidRDefault="002610E5" w:rsidP="002610E5">
            <w:pPr>
              <w:pStyle w:val="XML1"/>
              <w:rPr>
                <w:ins w:id="12201" w:author="Thomas Dietz" w:date="2012-08-13T14:39:00Z"/>
              </w:rPr>
            </w:pPr>
            <w:ins w:id="12202" w:author="Thomas Dietz" w:date="2012-08-13T14:39:00Z">
              <w:r>
                <w:t xml:space="preserve">      &lt;/xs:element&gt;</w:t>
              </w:r>
            </w:ins>
          </w:p>
          <w:p w14:paraId="2D46DBAA" w14:textId="77777777" w:rsidR="002610E5" w:rsidRDefault="002610E5" w:rsidP="002610E5">
            <w:pPr>
              <w:pStyle w:val="XML1"/>
              <w:rPr>
                <w:ins w:id="12203" w:author="Thomas Dietz" w:date="2012-08-13T14:39:00Z"/>
              </w:rPr>
            </w:pPr>
            <w:ins w:id="12204" w:author="Thomas Dietz" w:date="2012-08-13T14:39:00Z">
              <w:r>
                <w:t xml:space="preserve">      &lt;xs:element name="Y"  type="xs:base64Binary"&gt;</w:t>
              </w:r>
            </w:ins>
          </w:p>
          <w:p w14:paraId="1265DA5C" w14:textId="77777777" w:rsidR="002610E5" w:rsidRDefault="002610E5" w:rsidP="002610E5">
            <w:pPr>
              <w:pStyle w:val="XML1"/>
              <w:rPr>
                <w:ins w:id="12205" w:author="Thomas Dietz" w:date="2012-08-13T14:39:00Z"/>
              </w:rPr>
            </w:pPr>
            <w:ins w:id="12206" w:author="Thomas Dietz" w:date="2012-08-13T14:39:00Z">
              <w:r>
                <w:t xml:space="preserve">        &lt;xs:annotation&gt;</w:t>
              </w:r>
            </w:ins>
          </w:p>
          <w:p w14:paraId="6876A77A" w14:textId="77777777" w:rsidR="002610E5" w:rsidRDefault="002610E5" w:rsidP="002610E5">
            <w:pPr>
              <w:pStyle w:val="XML1"/>
              <w:rPr>
                <w:ins w:id="12207" w:author="Thomas Dietz" w:date="2012-08-13T14:39:00Z"/>
              </w:rPr>
            </w:pPr>
            <w:ins w:id="12208" w:author="Thomas Dietz" w:date="2012-08-13T14:39:00Z">
              <w:r>
                <w:t xml:space="preserve">          &lt;xs:documentation&gt;</w:t>
              </w:r>
            </w:ins>
          </w:p>
          <w:p w14:paraId="2B03EC08" w14:textId="77777777" w:rsidR="002610E5" w:rsidRDefault="002610E5" w:rsidP="002610E5">
            <w:pPr>
              <w:pStyle w:val="XML1"/>
              <w:rPr>
                <w:ins w:id="12209" w:author="Thomas Dietz" w:date="2012-08-13T14:39:00Z"/>
              </w:rPr>
            </w:pPr>
            <w:ins w:id="12210" w:author="Thomas Dietz" w:date="2012-08-13T14:39:00Z">
              <w:r>
                <w:t xml:space="preserve">            This element MUST be present in the NETCONF data</w:t>
              </w:r>
            </w:ins>
          </w:p>
          <w:p w14:paraId="5082BA49" w14:textId="77777777" w:rsidR="002610E5" w:rsidRDefault="002610E5" w:rsidP="002610E5">
            <w:pPr>
              <w:pStyle w:val="XML1"/>
              <w:rPr>
                <w:ins w:id="12211" w:author="Thomas Dietz" w:date="2012-08-13T14:39:00Z"/>
              </w:rPr>
            </w:pPr>
            <w:ins w:id="12212" w:author="Thomas Dietz" w:date="2012-08-13T14:39:00Z">
              <w:r>
                <w:t xml:space="preserve">            store. If this element is not present in a NETCONF</w:t>
              </w:r>
            </w:ins>
          </w:p>
          <w:p w14:paraId="42315205" w14:textId="77777777" w:rsidR="002610E5" w:rsidRDefault="002610E5" w:rsidP="002610E5">
            <w:pPr>
              <w:pStyle w:val="XML1"/>
              <w:rPr>
                <w:ins w:id="12213" w:author="Thomas Dietz" w:date="2012-08-13T14:39:00Z"/>
              </w:rPr>
            </w:pPr>
            <w:ins w:id="12214" w:author="Thomas Dietz" w:date="2012-08-13T14:39:00Z">
              <w:r>
                <w:t xml:space="preserve">            &amp;lt;edit-config&amp;gt; operation 'create', 'merge' or 'replace' and</w:t>
              </w:r>
            </w:ins>
          </w:p>
          <w:p w14:paraId="792458F0" w14:textId="77777777" w:rsidR="002610E5" w:rsidRDefault="002610E5" w:rsidP="002610E5">
            <w:pPr>
              <w:pStyle w:val="XML1"/>
              <w:rPr>
                <w:ins w:id="12215" w:author="Thomas Dietz" w:date="2012-08-13T14:39:00Z"/>
              </w:rPr>
            </w:pPr>
            <w:ins w:id="12216" w:author="Thomas Dietz" w:date="2012-08-13T14:39:00Z">
              <w:r>
                <w:t xml:space="preserve">            the parent element does not exist, a 'data-missing' error</w:t>
              </w:r>
            </w:ins>
          </w:p>
          <w:p w14:paraId="0274E833" w14:textId="77777777" w:rsidR="002610E5" w:rsidRDefault="002610E5" w:rsidP="002610E5">
            <w:pPr>
              <w:pStyle w:val="XML1"/>
              <w:rPr>
                <w:ins w:id="12217" w:author="Thomas Dietz" w:date="2012-08-13T14:39:00Z"/>
              </w:rPr>
            </w:pPr>
            <w:ins w:id="12218" w:author="Thomas Dietz" w:date="2012-08-13T14:39:00Z">
              <w:r>
                <w:t xml:space="preserve">            is returned.</w:t>
              </w:r>
            </w:ins>
          </w:p>
          <w:p w14:paraId="59FCAD7D" w14:textId="77777777" w:rsidR="002610E5" w:rsidRDefault="002610E5" w:rsidP="002610E5">
            <w:pPr>
              <w:pStyle w:val="XML1"/>
              <w:rPr>
                <w:ins w:id="12219" w:author="Thomas Dietz" w:date="2012-08-13T14:39:00Z"/>
              </w:rPr>
            </w:pPr>
            <w:ins w:id="12220" w:author="Thomas Dietz" w:date="2012-08-13T14:39:00Z">
              <w:r>
                <w:t xml:space="preserve">          &lt;/xs:documentation&gt;</w:t>
              </w:r>
            </w:ins>
          </w:p>
          <w:p w14:paraId="4D9880C2" w14:textId="77777777" w:rsidR="002610E5" w:rsidRDefault="002610E5" w:rsidP="002610E5">
            <w:pPr>
              <w:pStyle w:val="XML1"/>
              <w:rPr>
                <w:ins w:id="12221" w:author="Thomas Dietz" w:date="2012-08-13T14:39:00Z"/>
              </w:rPr>
            </w:pPr>
            <w:ins w:id="12222" w:author="Thomas Dietz" w:date="2012-08-13T14:39:00Z">
              <w:r>
                <w:t xml:space="preserve">        &lt;/xs:annotation&gt;</w:t>
              </w:r>
            </w:ins>
          </w:p>
          <w:p w14:paraId="6E9075FB" w14:textId="77777777" w:rsidR="002610E5" w:rsidRDefault="002610E5" w:rsidP="002610E5">
            <w:pPr>
              <w:pStyle w:val="XML1"/>
              <w:rPr>
                <w:ins w:id="12223" w:author="Thomas Dietz" w:date="2012-08-13T14:39:00Z"/>
              </w:rPr>
            </w:pPr>
            <w:ins w:id="12224" w:author="Thomas Dietz" w:date="2012-08-13T14:39:00Z">
              <w:r>
                <w:t xml:space="preserve">      &lt;/xs:element&gt;</w:t>
              </w:r>
            </w:ins>
          </w:p>
          <w:p w14:paraId="370B006A" w14:textId="77777777" w:rsidR="002610E5" w:rsidRDefault="002610E5" w:rsidP="002610E5">
            <w:pPr>
              <w:pStyle w:val="XML1"/>
              <w:rPr>
                <w:ins w:id="12225" w:author="Thomas Dietz" w:date="2012-08-13T14:39:00Z"/>
              </w:rPr>
            </w:pPr>
            <w:ins w:id="12226" w:author="Thomas Dietz" w:date="2012-08-13T14:39:00Z">
              <w:r>
                <w:t xml:space="preserve">      &lt;xs:element name="Seed"  type="xs:base64Binary"&gt;</w:t>
              </w:r>
            </w:ins>
          </w:p>
          <w:p w14:paraId="3C1BC171" w14:textId="77777777" w:rsidR="002610E5" w:rsidRDefault="002610E5" w:rsidP="002610E5">
            <w:pPr>
              <w:pStyle w:val="XML1"/>
              <w:rPr>
                <w:ins w:id="12227" w:author="Thomas Dietz" w:date="2012-08-13T14:39:00Z"/>
              </w:rPr>
            </w:pPr>
            <w:ins w:id="12228" w:author="Thomas Dietz" w:date="2012-08-13T14:39:00Z">
              <w:r>
                <w:t xml:space="preserve">        &lt;xs:annotation&gt;</w:t>
              </w:r>
            </w:ins>
          </w:p>
          <w:p w14:paraId="0FD8EB37" w14:textId="77777777" w:rsidR="002610E5" w:rsidRDefault="002610E5" w:rsidP="002610E5">
            <w:pPr>
              <w:pStyle w:val="XML1"/>
              <w:rPr>
                <w:ins w:id="12229" w:author="Thomas Dietz" w:date="2012-08-13T14:39:00Z"/>
              </w:rPr>
            </w:pPr>
            <w:ins w:id="12230" w:author="Thomas Dietz" w:date="2012-08-13T14:39:00Z">
              <w:r>
                <w:t xml:space="preserve">          &lt;xs:documentation&gt;</w:t>
              </w:r>
            </w:ins>
          </w:p>
          <w:p w14:paraId="0FC44452" w14:textId="77777777" w:rsidR="002610E5" w:rsidRDefault="002610E5" w:rsidP="002610E5">
            <w:pPr>
              <w:pStyle w:val="XML1"/>
              <w:rPr>
                <w:ins w:id="12231" w:author="Thomas Dietz" w:date="2012-08-13T14:39:00Z"/>
              </w:rPr>
            </w:pPr>
            <w:ins w:id="12232" w:author="Thomas Dietz" w:date="2012-08-13T14:39:00Z">
              <w:r>
                <w:t xml:space="preserve">            This element is optional. It MUST be present in</w:t>
              </w:r>
            </w:ins>
          </w:p>
          <w:p w14:paraId="777DBF20" w14:textId="77777777" w:rsidR="002610E5" w:rsidRDefault="002610E5" w:rsidP="002610E5">
            <w:pPr>
              <w:pStyle w:val="XML1"/>
              <w:rPr>
                <w:ins w:id="12233" w:author="Thomas Dietz" w:date="2012-08-13T14:39:00Z"/>
              </w:rPr>
            </w:pPr>
            <w:ins w:id="12234" w:author="Thomas Dietz" w:date="2012-08-13T14:39:00Z">
              <w:r>
                <w:t xml:space="preserve">            the NETCONF data store, if the element 'PgenCounter' is</w:t>
              </w:r>
            </w:ins>
          </w:p>
          <w:p w14:paraId="2E1A1773" w14:textId="77777777" w:rsidR="002610E5" w:rsidRDefault="002610E5" w:rsidP="002610E5">
            <w:pPr>
              <w:pStyle w:val="XML1"/>
              <w:rPr>
                <w:ins w:id="12235" w:author="Thomas Dietz" w:date="2012-08-13T14:39:00Z"/>
              </w:rPr>
            </w:pPr>
            <w:ins w:id="12236" w:author="Thomas Dietz" w:date="2012-08-13T14:39:00Z">
              <w:r>
                <w:t xml:space="preserve">            present.</w:t>
              </w:r>
            </w:ins>
          </w:p>
          <w:p w14:paraId="3A02751D" w14:textId="77777777" w:rsidR="002610E5" w:rsidRDefault="002610E5" w:rsidP="002610E5">
            <w:pPr>
              <w:pStyle w:val="XML1"/>
              <w:rPr>
                <w:ins w:id="12237" w:author="Thomas Dietz" w:date="2012-08-13T14:39:00Z"/>
              </w:rPr>
            </w:pPr>
            <w:ins w:id="12238" w:author="Thomas Dietz" w:date="2012-08-13T14:39:00Z">
              <w:r>
                <w:t xml:space="preserve">                    </w:t>
              </w:r>
            </w:ins>
          </w:p>
          <w:p w14:paraId="0B53A750" w14:textId="77777777" w:rsidR="002610E5" w:rsidRDefault="002610E5" w:rsidP="002610E5">
            <w:pPr>
              <w:pStyle w:val="XML1"/>
              <w:rPr>
                <w:ins w:id="12239" w:author="Thomas Dietz" w:date="2012-08-13T14:39:00Z"/>
              </w:rPr>
            </w:pPr>
            <w:ins w:id="12240" w:author="Thomas Dietz" w:date="2012-08-13T14:39:00Z">
              <w:r>
                <w:t xml:space="preserve">            If element 'PgenCounter' is present in a NETCONF</w:t>
              </w:r>
            </w:ins>
          </w:p>
          <w:p w14:paraId="2346705F" w14:textId="77777777" w:rsidR="002610E5" w:rsidRDefault="002610E5" w:rsidP="002610E5">
            <w:pPr>
              <w:pStyle w:val="XML1"/>
              <w:rPr>
                <w:ins w:id="12241" w:author="Thomas Dietz" w:date="2012-08-13T14:39:00Z"/>
              </w:rPr>
            </w:pPr>
            <w:ins w:id="12242" w:author="Thomas Dietz" w:date="2012-08-13T14:39:00Z">
              <w:r>
                <w:t xml:space="preserve">            &amp;lt;edit-config&amp;gt; operation 'create', 'merge' or 'replace' and</w:t>
              </w:r>
            </w:ins>
          </w:p>
          <w:p w14:paraId="6051AADA" w14:textId="77777777" w:rsidR="002610E5" w:rsidRDefault="002610E5" w:rsidP="002610E5">
            <w:pPr>
              <w:pStyle w:val="XML1"/>
              <w:rPr>
                <w:ins w:id="12243" w:author="Thomas Dietz" w:date="2012-08-13T14:39:00Z"/>
              </w:rPr>
            </w:pPr>
            <w:ins w:id="12244" w:author="Thomas Dietz" w:date="2012-08-13T14:39:00Z">
              <w:r>
                <w:t xml:space="preserve">            this element is missing, a 'data-missing' error is</w:t>
              </w:r>
            </w:ins>
          </w:p>
          <w:p w14:paraId="38144BD5" w14:textId="77777777" w:rsidR="002610E5" w:rsidRDefault="002610E5" w:rsidP="002610E5">
            <w:pPr>
              <w:pStyle w:val="XML1"/>
              <w:rPr>
                <w:ins w:id="12245" w:author="Thomas Dietz" w:date="2012-08-13T14:39:00Z"/>
              </w:rPr>
            </w:pPr>
            <w:ins w:id="12246" w:author="Thomas Dietz" w:date="2012-08-13T14:39:00Z">
              <w:r>
                <w:t xml:space="preserve">            returned.</w:t>
              </w:r>
            </w:ins>
          </w:p>
          <w:p w14:paraId="7DADEDA9" w14:textId="77777777" w:rsidR="002610E5" w:rsidRDefault="002610E5" w:rsidP="002610E5">
            <w:pPr>
              <w:pStyle w:val="XML1"/>
              <w:rPr>
                <w:ins w:id="12247" w:author="Thomas Dietz" w:date="2012-08-13T14:39:00Z"/>
              </w:rPr>
            </w:pPr>
            <w:ins w:id="12248" w:author="Thomas Dietz" w:date="2012-08-13T14:39:00Z">
              <w:r>
                <w:t xml:space="preserve">          &lt;/xs:documentation&gt;</w:t>
              </w:r>
            </w:ins>
          </w:p>
          <w:p w14:paraId="148370F2" w14:textId="77777777" w:rsidR="002610E5" w:rsidRDefault="002610E5" w:rsidP="002610E5">
            <w:pPr>
              <w:pStyle w:val="XML1"/>
              <w:rPr>
                <w:ins w:id="12249" w:author="Thomas Dietz" w:date="2012-08-13T14:39:00Z"/>
              </w:rPr>
            </w:pPr>
            <w:ins w:id="12250" w:author="Thomas Dietz" w:date="2012-08-13T14:39:00Z">
              <w:r>
                <w:t xml:space="preserve">        &lt;/xs:annotation&gt;</w:t>
              </w:r>
            </w:ins>
          </w:p>
          <w:p w14:paraId="1190B3D5" w14:textId="77777777" w:rsidR="002610E5" w:rsidRDefault="002610E5" w:rsidP="002610E5">
            <w:pPr>
              <w:pStyle w:val="XML1"/>
              <w:rPr>
                <w:ins w:id="12251" w:author="Thomas Dietz" w:date="2012-08-13T14:39:00Z"/>
              </w:rPr>
            </w:pPr>
            <w:ins w:id="12252" w:author="Thomas Dietz" w:date="2012-08-13T14:39:00Z">
              <w:r>
                <w:t xml:space="preserve">      &lt;/xs:element&gt;</w:t>
              </w:r>
            </w:ins>
          </w:p>
          <w:p w14:paraId="774FA387" w14:textId="77777777" w:rsidR="002610E5" w:rsidRDefault="002610E5" w:rsidP="002610E5">
            <w:pPr>
              <w:pStyle w:val="XML1"/>
              <w:rPr>
                <w:ins w:id="12253" w:author="Thomas Dietz" w:date="2012-08-13T14:39:00Z"/>
              </w:rPr>
            </w:pPr>
            <w:ins w:id="12254" w:author="Thomas Dietz" w:date="2012-08-13T14:39:00Z">
              <w:r>
                <w:t xml:space="preserve">      &lt;xs:element name="PgenCounter"  type="xs:base64Binary"&gt;</w:t>
              </w:r>
            </w:ins>
          </w:p>
          <w:p w14:paraId="4541783D" w14:textId="77777777" w:rsidR="002610E5" w:rsidRDefault="002610E5" w:rsidP="002610E5">
            <w:pPr>
              <w:pStyle w:val="XML1"/>
              <w:rPr>
                <w:ins w:id="12255" w:author="Thomas Dietz" w:date="2012-08-13T14:39:00Z"/>
              </w:rPr>
            </w:pPr>
            <w:ins w:id="12256" w:author="Thomas Dietz" w:date="2012-08-13T14:39:00Z">
              <w:r>
                <w:t xml:space="preserve">        &lt;xs:annotation&gt;</w:t>
              </w:r>
            </w:ins>
          </w:p>
          <w:p w14:paraId="7BAEA249" w14:textId="77777777" w:rsidR="002610E5" w:rsidRDefault="002610E5" w:rsidP="002610E5">
            <w:pPr>
              <w:pStyle w:val="XML1"/>
              <w:rPr>
                <w:ins w:id="12257" w:author="Thomas Dietz" w:date="2012-08-13T14:39:00Z"/>
              </w:rPr>
            </w:pPr>
            <w:ins w:id="12258" w:author="Thomas Dietz" w:date="2012-08-13T14:39:00Z">
              <w:r>
                <w:t xml:space="preserve">          &lt;xs:documentation&gt;</w:t>
              </w:r>
            </w:ins>
          </w:p>
          <w:p w14:paraId="7594BA76" w14:textId="77777777" w:rsidR="002610E5" w:rsidRDefault="002610E5" w:rsidP="002610E5">
            <w:pPr>
              <w:pStyle w:val="XML1"/>
              <w:rPr>
                <w:ins w:id="12259" w:author="Thomas Dietz" w:date="2012-08-13T14:39:00Z"/>
              </w:rPr>
            </w:pPr>
            <w:ins w:id="12260" w:author="Thomas Dietz" w:date="2012-08-13T14:39:00Z">
              <w:r>
                <w:t xml:space="preserve">            This element is optional. It MUST be present in</w:t>
              </w:r>
            </w:ins>
          </w:p>
          <w:p w14:paraId="65C228F1" w14:textId="77777777" w:rsidR="002610E5" w:rsidRDefault="002610E5" w:rsidP="002610E5">
            <w:pPr>
              <w:pStyle w:val="XML1"/>
              <w:rPr>
                <w:ins w:id="12261" w:author="Thomas Dietz" w:date="2012-08-13T14:39:00Z"/>
              </w:rPr>
            </w:pPr>
            <w:ins w:id="12262" w:author="Thomas Dietz" w:date="2012-08-13T14:39:00Z">
              <w:r>
                <w:t xml:space="preserve">            the NETCONF data store, if the element 'Seed' is present.</w:t>
              </w:r>
            </w:ins>
          </w:p>
          <w:p w14:paraId="64A98AED" w14:textId="77777777" w:rsidR="002610E5" w:rsidRDefault="002610E5" w:rsidP="002610E5">
            <w:pPr>
              <w:pStyle w:val="XML1"/>
              <w:rPr>
                <w:ins w:id="12263" w:author="Thomas Dietz" w:date="2012-08-13T14:39:00Z"/>
              </w:rPr>
            </w:pPr>
            <w:ins w:id="12264" w:author="Thomas Dietz" w:date="2012-08-13T14:39:00Z">
              <w:r>
                <w:t xml:space="preserve">                    </w:t>
              </w:r>
            </w:ins>
          </w:p>
          <w:p w14:paraId="57439D15" w14:textId="77777777" w:rsidR="002610E5" w:rsidRDefault="002610E5" w:rsidP="002610E5">
            <w:pPr>
              <w:pStyle w:val="XML1"/>
              <w:rPr>
                <w:ins w:id="12265" w:author="Thomas Dietz" w:date="2012-08-13T14:39:00Z"/>
              </w:rPr>
            </w:pPr>
            <w:ins w:id="12266" w:author="Thomas Dietz" w:date="2012-08-13T14:39:00Z">
              <w:r>
                <w:t xml:space="preserve">            If element 'Seed' is present in a NETCONF &amp;lt;edit-config&amp;gt;</w:t>
              </w:r>
            </w:ins>
          </w:p>
          <w:p w14:paraId="57EE198D" w14:textId="77777777" w:rsidR="002610E5" w:rsidRDefault="002610E5" w:rsidP="002610E5">
            <w:pPr>
              <w:pStyle w:val="XML1"/>
              <w:rPr>
                <w:ins w:id="12267" w:author="Thomas Dietz" w:date="2012-08-13T14:39:00Z"/>
              </w:rPr>
            </w:pPr>
            <w:ins w:id="12268" w:author="Thomas Dietz" w:date="2012-08-13T14:39:00Z">
              <w:r>
                <w:t xml:space="preserve">            operation 'create', 'merge' or 'replace' and this element</w:t>
              </w:r>
            </w:ins>
          </w:p>
          <w:p w14:paraId="645717C7" w14:textId="77777777" w:rsidR="002610E5" w:rsidRDefault="002610E5" w:rsidP="002610E5">
            <w:pPr>
              <w:pStyle w:val="XML1"/>
              <w:rPr>
                <w:ins w:id="12269" w:author="Thomas Dietz" w:date="2012-08-13T14:39:00Z"/>
              </w:rPr>
            </w:pPr>
            <w:ins w:id="12270" w:author="Thomas Dietz" w:date="2012-08-13T14:39:00Z">
              <w:r>
                <w:t xml:space="preserve">            is missing, a 'data-missing' error is returned.</w:t>
              </w:r>
            </w:ins>
          </w:p>
          <w:p w14:paraId="7C381A29" w14:textId="77777777" w:rsidR="002610E5" w:rsidRDefault="002610E5" w:rsidP="002610E5">
            <w:pPr>
              <w:pStyle w:val="XML1"/>
              <w:rPr>
                <w:ins w:id="12271" w:author="Thomas Dietz" w:date="2012-08-13T14:39:00Z"/>
              </w:rPr>
            </w:pPr>
            <w:ins w:id="12272" w:author="Thomas Dietz" w:date="2012-08-13T14:39:00Z">
              <w:r>
                <w:t xml:space="preserve">          &lt;/xs:documentation&gt;</w:t>
              </w:r>
            </w:ins>
          </w:p>
          <w:p w14:paraId="0F50942E" w14:textId="77777777" w:rsidR="002610E5" w:rsidRDefault="002610E5" w:rsidP="002610E5">
            <w:pPr>
              <w:pStyle w:val="XML1"/>
              <w:rPr>
                <w:ins w:id="12273" w:author="Thomas Dietz" w:date="2012-08-13T14:39:00Z"/>
              </w:rPr>
            </w:pPr>
            <w:ins w:id="12274" w:author="Thomas Dietz" w:date="2012-08-13T14:39:00Z">
              <w:r>
                <w:t xml:space="preserve">        &lt;/xs:annotation&gt;</w:t>
              </w:r>
            </w:ins>
          </w:p>
          <w:p w14:paraId="215150CD" w14:textId="77777777" w:rsidR="002610E5" w:rsidRDefault="002610E5" w:rsidP="002610E5">
            <w:pPr>
              <w:pStyle w:val="XML1"/>
              <w:rPr>
                <w:ins w:id="12275" w:author="Thomas Dietz" w:date="2012-08-13T14:39:00Z"/>
              </w:rPr>
            </w:pPr>
            <w:ins w:id="12276" w:author="Thomas Dietz" w:date="2012-08-13T14:39:00Z">
              <w:r>
                <w:lastRenderedPageBreak/>
                <w:t xml:space="preserve">      &lt;/xs:element&gt;</w:t>
              </w:r>
            </w:ins>
          </w:p>
          <w:p w14:paraId="479582C4" w14:textId="77777777" w:rsidR="002610E5" w:rsidRDefault="002610E5" w:rsidP="002610E5">
            <w:pPr>
              <w:pStyle w:val="XML1"/>
              <w:rPr>
                <w:ins w:id="12277" w:author="Thomas Dietz" w:date="2012-08-13T14:39:00Z"/>
              </w:rPr>
            </w:pPr>
            <w:ins w:id="12278" w:author="Thomas Dietz" w:date="2012-08-13T14:39:00Z">
              <w:r>
                <w:t xml:space="preserve">    &lt;/xs:sequence&gt;</w:t>
              </w:r>
            </w:ins>
          </w:p>
          <w:p w14:paraId="5309E9B7" w14:textId="77777777" w:rsidR="002610E5" w:rsidRDefault="002610E5" w:rsidP="002610E5">
            <w:pPr>
              <w:pStyle w:val="XML1"/>
              <w:rPr>
                <w:ins w:id="12279" w:author="Thomas Dietz" w:date="2012-08-13T14:39:00Z"/>
              </w:rPr>
            </w:pPr>
            <w:ins w:id="12280" w:author="Thomas Dietz" w:date="2012-08-13T14:39:00Z">
              <w:r>
                <w:t xml:space="preserve">  &lt;/xs:group&gt;</w:t>
              </w:r>
            </w:ins>
          </w:p>
          <w:p w14:paraId="3E5801CC" w14:textId="77777777" w:rsidR="002610E5" w:rsidRDefault="002610E5" w:rsidP="002610E5">
            <w:pPr>
              <w:pStyle w:val="XML1"/>
              <w:rPr>
                <w:ins w:id="12281" w:author="Thomas Dietz" w:date="2012-08-13T14:39:00Z"/>
              </w:rPr>
            </w:pPr>
          </w:p>
          <w:p w14:paraId="116D1444" w14:textId="77777777" w:rsidR="002610E5" w:rsidRDefault="002610E5" w:rsidP="002610E5">
            <w:pPr>
              <w:pStyle w:val="XML1"/>
              <w:rPr>
                <w:ins w:id="12282" w:author="Thomas Dietz" w:date="2012-08-13T14:39:00Z"/>
              </w:rPr>
            </w:pPr>
            <w:ins w:id="12283" w:author="Thomas Dietz" w:date="2012-08-13T14:39:00Z">
              <w:r>
                <w:t xml:space="preserve">  &lt;xs:group name="RSAKeyValueType"&gt;</w:t>
              </w:r>
            </w:ins>
          </w:p>
          <w:p w14:paraId="20AF2EC6" w14:textId="77777777" w:rsidR="002610E5" w:rsidRDefault="002610E5" w:rsidP="002610E5">
            <w:pPr>
              <w:pStyle w:val="XML1"/>
              <w:rPr>
                <w:ins w:id="12284" w:author="Thomas Dietz" w:date="2012-08-13T14:39:00Z"/>
              </w:rPr>
            </w:pPr>
            <w:ins w:id="12285" w:author="Thomas Dietz" w:date="2012-08-13T14:39:00Z">
              <w:r>
                <w:t xml:space="preserve">    &lt;xs:annotation&gt;</w:t>
              </w:r>
            </w:ins>
          </w:p>
          <w:p w14:paraId="7BA23300" w14:textId="77777777" w:rsidR="002610E5" w:rsidRDefault="002610E5" w:rsidP="002610E5">
            <w:pPr>
              <w:pStyle w:val="XML1"/>
              <w:rPr>
                <w:ins w:id="12286" w:author="Thomas Dietz" w:date="2012-08-13T14:39:00Z"/>
              </w:rPr>
            </w:pPr>
            <w:ins w:id="12287" w:author="Thomas Dietz" w:date="2012-08-13T14:39:00Z">
              <w:r>
                <w:t xml:space="preserve">      &lt;xs:documentation&gt;</w:t>
              </w:r>
            </w:ins>
          </w:p>
          <w:p w14:paraId="188B755F" w14:textId="77777777" w:rsidR="002610E5" w:rsidRDefault="002610E5" w:rsidP="002610E5">
            <w:pPr>
              <w:pStyle w:val="XML1"/>
              <w:rPr>
                <w:ins w:id="12288" w:author="Thomas Dietz" w:date="2012-08-13T14:39:00Z"/>
              </w:rPr>
            </w:pPr>
            <w:ins w:id="12289" w:author="Thomas Dietz" w:date="2012-08-13T14:39:00Z">
              <w:r>
                <w:t xml:space="preserve">        RSA key values have two fields: Modulus and</w:t>
              </w:r>
            </w:ins>
          </w:p>
          <w:p w14:paraId="3922866B" w14:textId="77777777" w:rsidR="002610E5" w:rsidRDefault="002610E5" w:rsidP="002610E5">
            <w:pPr>
              <w:pStyle w:val="XML1"/>
              <w:rPr>
                <w:ins w:id="12290" w:author="Thomas Dietz" w:date="2012-08-13T14:39:00Z"/>
              </w:rPr>
            </w:pPr>
            <w:ins w:id="12291" w:author="Thomas Dietz" w:date="2012-08-13T14:39:00Z">
              <w:r>
                <w:t xml:space="preserve">        Exponent.</w:t>
              </w:r>
            </w:ins>
          </w:p>
          <w:p w14:paraId="7C8B8697" w14:textId="77777777" w:rsidR="002610E5" w:rsidRDefault="002610E5" w:rsidP="002610E5">
            <w:pPr>
              <w:pStyle w:val="XML1"/>
              <w:rPr>
                <w:ins w:id="12292" w:author="Thomas Dietz" w:date="2012-08-13T14:39:00Z"/>
              </w:rPr>
            </w:pPr>
            <w:ins w:id="12293" w:author="Thomas Dietz" w:date="2012-08-13T14:39:00Z">
              <w:r>
                <w:t xml:space="preserve">      &lt;/xs:documentation&gt;</w:t>
              </w:r>
            </w:ins>
          </w:p>
          <w:p w14:paraId="0FB75940" w14:textId="77777777" w:rsidR="002610E5" w:rsidRDefault="002610E5" w:rsidP="002610E5">
            <w:pPr>
              <w:pStyle w:val="XML1"/>
              <w:rPr>
                <w:ins w:id="12294" w:author="Thomas Dietz" w:date="2012-08-13T14:39:00Z"/>
              </w:rPr>
            </w:pPr>
            <w:ins w:id="12295" w:author="Thomas Dietz" w:date="2012-08-13T14:39:00Z">
              <w:r>
                <w:t xml:space="preserve">    &lt;/xs:annotation&gt;</w:t>
              </w:r>
            </w:ins>
          </w:p>
          <w:p w14:paraId="07E7B29D" w14:textId="77777777" w:rsidR="002610E5" w:rsidRDefault="002610E5" w:rsidP="002610E5">
            <w:pPr>
              <w:pStyle w:val="XML1"/>
              <w:rPr>
                <w:ins w:id="12296" w:author="Thomas Dietz" w:date="2012-08-13T14:39:00Z"/>
              </w:rPr>
            </w:pPr>
          </w:p>
          <w:p w14:paraId="5EBBD3A7" w14:textId="77777777" w:rsidR="002610E5" w:rsidRDefault="002610E5" w:rsidP="002610E5">
            <w:pPr>
              <w:pStyle w:val="XML1"/>
              <w:rPr>
                <w:ins w:id="12297" w:author="Thomas Dietz" w:date="2012-08-13T14:39:00Z"/>
              </w:rPr>
            </w:pPr>
            <w:ins w:id="12298" w:author="Thomas Dietz" w:date="2012-08-13T14:39:00Z">
              <w:r>
                <w:t xml:space="preserve">    &lt;xs:sequence&gt;</w:t>
              </w:r>
            </w:ins>
          </w:p>
          <w:p w14:paraId="66B3845C" w14:textId="77777777" w:rsidR="002610E5" w:rsidRDefault="002610E5" w:rsidP="002610E5">
            <w:pPr>
              <w:pStyle w:val="XML1"/>
              <w:rPr>
                <w:ins w:id="12299" w:author="Thomas Dietz" w:date="2012-08-13T14:39:00Z"/>
              </w:rPr>
            </w:pPr>
            <w:ins w:id="12300" w:author="Thomas Dietz" w:date="2012-08-13T14:39:00Z">
              <w:r>
                <w:t xml:space="preserve">      &lt;xs:element name="Modulus"  type="xs:base64Binary"&gt;</w:t>
              </w:r>
            </w:ins>
          </w:p>
          <w:p w14:paraId="0FE99D55" w14:textId="77777777" w:rsidR="002610E5" w:rsidRDefault="002610E5" w:rsidP="002610E5">
            <w:pPr>
              <w:pStyle w:val="XML1"/>
              <w:rPr>
                <w:ins w:id="12301" w:author="Thomas Dietz" w:date="2012-08-13T14:39:00Z"/>
              </w:rPr>
            </w:pPr>
            <w:ins w:id="12302" w:author="Thomas Dietz" w:date="2012-08-13T14:39:00Z">
              <w:r>
                <w:t xml:space="preserve">        &lt;xs:annotation&gt;</w:t>
              </w:r>
            </w:ins>
          </w:p>
          <w:p w14:paraId="10458C8A" w14:textId="77777777" w:rsidR="002610E5" w:rsidRDefault="002610E5" w:rsidP="002610E5">
            <w:pPr>
              <w:pStyle w:val="XML1"/>
              <w:rPr>
                <w:ins w:id="12303" w:author="Thomas Dietz" w:date="2012-08-13T14:39:00Z"/>
              </w:rPr>
            </w:pPr>
            <w:ins w:id="12304" w:author="Thomas Dietz" w:date="2012-08-13T14:39:00Z">
              <w:r>
                <w:t xml:space="preserve">          &lt;xs:documentation&gt;</w:t>
              </w:r>
            </w:ins>
          </w:p>
          <w:p w14:paraId="572D489F" w14:textId="77777777" w:rsidR="002610E5" w:rsidRDefault="002610E5" w:rsidP="002610E5">
            <w:pPr>
              <w:pStyle w:val="XML1"/>
              <w:rPr>
                <w:ins w:id="12305" w:author="Thomas Dietz" w:date="2012-08-13T14:39:00Z"/>
              </w:rPr>
            </w:pPr>
            <w:ins w:id="12306" w:author="Thomas Dietz" w:date="2012-08-13T14:39:00Z">
              <w:r>
                <w:t xml:space="preserve">            This element MUST be present in the NETCONF data</w:t>
              </w:r>
            </w:ins>
          </w:p>
          <w:p w14:paraId="7F47E854" w14:textId="77777777" w:rsidR="002610E5" w:rsidRDefault="002610E5" w:rsidP="002610E5">
            <w:pPr>
              <w:pStyle w:val="XML1"/>
              <w:rPr>
                <w:ins w:id="12307" w:author="Thomas Dietz" w:date="2012-08-13T14:39:00Z"/>
              </w:rPr>
            </w:pPr>
            <w:ins w:id="12308" w:author="Thomas Dietz" w:date="2012-08-13T14:39:00Z">
              <w:r>
                <w:t xml:space="preserve">            store. If this element is not present in a NETCONF</w:t>
              </w:r>
            </w:ins>
          </w:p>
          <w:p w14:paraId="04A8E64A" w14:textId="77777777" w:rsidR="002610E5" w:rsidRDefault="002610E5" w:rsidP="002610E5">
            <w:pPr>
              <w:pStyle w:val="XML1"/>
              <w:rPr>
                <w:ins w:id="12309" w:author="Thomas Dietz" w:date="2012-08-13T14:39:00Z"/>
              </w:rPr>
            </w:pPr>
            <w:ins w:id="12310" w:author="Thomas Dietz" w:date="2012-08-13T14:39:00Z">
              <w:r>
                <w:t xml:space="preserve">            &amp;lt;edit-config&amp;gt; operation 'create', 'merge' or 'replace' and</w:t>
              </w:r>
            </w:ins>
          </w:p>
          <w:p w14:paraId="5E975D74" w14:textId="77777777" w:rsidR="002610E5" w:rsidRDefault="002610E5" w:rsidP="002610E5">
            <w:pPr>
              <w:pStyle w:val="XML1"/>
              <w:rPr>
                <w:ins w:id="12311" w:author="Thomas Dietz" w:date="2012-08-13T14:39:00Z"/>
              </w:rPr>
            </w:pPr>
            <w:ins w:id="12312" w:author="Thomas Dietz" w:date="2012-08-13T14:39:00Z">
              <w:r>
                <w:t xml:space="preserve">            the parent element does not exist, a 'data-missing' error</w:t>
              </w:r>
            </w:ins>
          </w:p>
          <w:p w14:paraId="6FE90A4C" w14:textId="77777777" w:rsidR="002610E5" w:rsidRDefault="002610E5" w:rsidP="002610E5">
            <w:pPr>
              <w:pStyle w:val="XML1"/>
              <w:rPr>
                <w:ins w:id="12313" w:author="Thomas Dietz" w:date="2012-08-13T14:39:00Z"/>
              </w:rPr>
            </w:pPr>
            <w:ins w:id="12314" w:author="Thomas Dietz" w:date="2012-08-13T14:39:00Z">
              <w:r>
                <w:t xml:space="preserve">            is returned.</w:t>
              </w:r>
            </w:ins>
          </w:p>
          <w:p w14:paraId="5A3CF9AC" w14:textId="77777777" w:rsidR="002610E5" w:rsidRDefault="002610E5" w:rsidP="002610E5">
            <w:pPr>
              <w:pStyle w:val="XML1"/>
              <w:rPr>
                <w:ins w:id="12315" w:author="Thomas Dietz" w:date="2012-08-13T14:39:00Z"/>
              </w:rPr>
            </w:pPr>
            <w:ins w:id="12316" w:author="Thomas Dietz" w:date="2012-08-13T14:39:00Z">
              <w:r>
                <w:t xml:space="preserve">          &lt;/xs:documentation&gt;</w:t>
              </w:r>
            </w:ins>
          </w:p>
          <w:p w14:paraId="70432342" w14:textId="77777777" w:rsidR="002610E5" w:rsidRDefault="002610E5" w:rsidP="002610E5">
            <w:pPr>
              <w:pStyle w:val="XML1"/>
              <w:rPr>
                <w:ins w:id="12317" w:author="Thomas Dietz" w:date="2012-08-13T14:39:00Z"/>
              </w:rPr>
            </w:pPr>
            <w:ins w:id="12318" w:author="Thomas Dietz" w:date="2012-08-13T14:39:00Z">
              <w:r>
                <w:t xml:space="preserve">        &lt;/xs:annotation&gt;</w:t>
              </w:r>
            </w:ins>
          </w:p>
          <w:p w14:paraId="5AAC8AC5" w14:textId="77777777" w:rsidR="002610E5" w:rsidRDefault="002610E5" w:rsidP="002610E5">
            <w:pPr>
              <w:pStyle w:val="XML1"/>
              <w:rPr>
                <w:ins w:id="12319" w:author="Thomas Dietz" w:date="2012-08-13T14:39:00Z"/>
              </w:rPr>
            </w:pPr>
            <w:ins w:id="12320" w:author="Thomas Dietz" w:date="2012-08-13T14:39:00Z">
              <w:r>
                <w:t xml:space="preserve">      &lt;/xs:element&gt;</w:t>
              </w:r>
            </w:ins>
          </w:p>
          <w:p w14:paraId="285481B5" w14:textId="77777777" w:rsidR="002610E5" w:rsidRDefault="002610E5" w:rsidP="002610E5">
            <w:pPr>
              <w:pStyle w:val="XML1"/>
              <w:rPr>
                <w:ins w:id="12321" w:author="Thomas Dietz" w:date="2012-08-13T14:39:00Z"/>
              </w:rPr>
            </w:pPr>
            <w:ins w:id="12322" w:author="Thomas Dietz" w:date="2012-08-13T14:39:00Z">
              <w:r>
                <w:t xml:space="preserve">      &lt;xs:element name="Exponent"  type="xs:base64Binary"&gt;</w:t>
              </w:r>
            </w:ins>
          </w:p>
          <w:p w14:paraId="4D00C3EF" w14:textId="77777777" w:rsidR="002610E5" w:rsidRDefault="002610E5" w:rsidP="002610E5">
            <w:pPr>
              <w:pStyle w:val="XML1"/>
              <w:rPr>
                <w:ins w:id="12323" w:author="Thomas Dietz" w:date="2012-08-13T14:39:00Z"/>
              </w:rPr>
            </w:pPr>
            <w:ins w:id="12324" w:author="Thomas Dietz" w:date="2012-08-13T14:39:00Z">
              <w:r>
                <w:t xml:space="preserve">        &lt;xs:annotation&gt;</w:t>
              </w:r>
            </w:ins>
          </w:p>
          <w:p w14:paraId="31699718" w14:textId="77777777" w:rsidR="002610E5" w:rsidRDefault="002610E5" w:rsidP="002610E5">
            <w:pPr>
              <w:pStyle w:val="XML1"/>
              <w:rPr>
                <w:ins w:id="12325" w:author="Thomas Dietz" w:date="2012-08-13T14:39:00Z"/>
              </w:rPr>
            </w:pPr>
            <w:ins w:id="12326" w:author="Thomas Dietz" w:date="2012-08-13T14:39:00Z">
              <w:r>
                <w:t xml:space="preserve">          &lt;xs:documentation&gt;</w:t>
              </w:r>
            </w:ins>
          </w:p>
          <w:p w14:paraId="3AD64371" w14:textId="77777777" w:rsidR="002610E5" w:rsidRDefault="002610E5" w:rsidP="002610E5">
            <w:pPr>
              <w:pStyle w:val="XML1"/>
              <w:rPr>
                <w:ins w:id="12327" w:author="Thomas Dietz" w:date="2012-08-13T14:39:00Z"/>
              </w:rPr>
            </w:pPr>
            <w:ins w:id="12328" w:author="Thomas Dietz" w:date="2012-08-13T14:39:00Z">
              <w:r>
                <w:t xml:space="preserve">            This element MUST be present in the NETCONF data</w:t>
              </w:r>
            </w:ins>
          </w:p>
          <w:p w14:paraId="48E62A14" w14:textId="77777777" w:rsidR="002610E5" w:rsidRDefault="002610E5" w:rsidP="002610E5">
            <w:pPr>
              <w:pStyle w:val="XML1"/>
              <w:rPr>
                <w:ins w:id="12329" w:author="Thomas Dietz" w:date="2012-08-13T14:39:00Z"/>
              </w:rPr>
            </w:pPr>
            <w:ins w:id="12330" w:author="Thomas Dietz" w:date="2012-08-13T14:39:00Z">
              <w:r>
                <w:t xml:space="preserve">            store. If this element is not present in a NETCONF</w:t>
              </w:r>
            </w:ins>
          </w:p>
          <w:p w14:paraId="40E92DE9" w14:textId="77777777" w:rsidR="002610E5" w:rsidRDefault="002610E5" w:rsidP="002610E5">
            <w:pPr>
              <w:pStyle w:val="XML1"/>
              <w:rPr>
                <w:ins w:id="12331" w:author="Thomas Dietz" w:date="2012-08-13T14:39:00Z"/>
              </w:rPr>
            </w:pPr>
            <w:ins w:id="12332" w:author="Thomas Dietz" w:date="2012-08-13T14:39:00Z">
              <w:r>
                <w:t xml:space="preserve">            &amp;lt;edit-config&amp;gt; operation 'create', 'merge' or 'replace' and</w:t>
              </w:r>
            </w:ins>
          </w:p>
          <w:p w14:paraId="4C932C05" w14:textId="77777777" w:rsidR="002610E5" w:rsidRDefault="002610E5" w:rsidP="002610E5">
            <w:pPr>
              <w:pStyle w:val="XML1"/>
              <w:rPr>
                <w:ins w:id="12333" w:author="Thomas Dietz" w:date="2012-08-13T14:39:00Z"/>
              </w:rPr>
            </w:pPr>
            <w:ins w:id="12334" w:author="Thomas Dietz" w:date="2012-08-13T14:39:00Z">
              <w:r>
                <w:t xml:space="preserve">            the parent element does not exist, a 'data-missing' error</w:t>
              </w:r>
            </w:ins>
          </w:p>
          <w:p w14:paraId="450C96A1" w14:textId="77777777" w:rsidR="002610E5" w:rsidRDefault="002610E5" w:rsidP="002610E5">
            <w:pPr>
              <w:pStyle w:val="XML1"/>
              <w:rPr>
                <w:ins w:id="12335" w:author="Thomas Dietz" w:date="2012-08-13T14:39:00Z"/>
              </w:rPr>
            </w:pPr>
            <w:ins w:id="12336" w:author="Thomas Dietz" w:date="2012-08-13T14:39:00Z">
              <w:r>
                <w:t xml:space="preserve">            is returned.</w:t>
              </w:r>
            </w:ins>
          </w:p>
          <w:p w14:paraId="0EFB7E06" w14:textId="77777777" w:rsidR="002610E5" w:rsidRDefault="002610E5" w:rsidP="002610E5">
            <w:pPr>
              <w:pStyle w:val="XML1"/>
              <w:rPr>
                <w:ins w:id="12337" w:author="Thomas Dietz" w:date="2012-08-13T14:39:00Z"/>
              </w:rPr>
            </w:pPr>
            <w:ins w:id="12338" w:author="Thomas Dietz" w:date="2012-08-13T14:39:00Z">
              <w:r>
                <w:t xml:space="preserve">          &lt;/xs:documentation&gt;</w:t>
              </w:r>
            </w:ins>
          </w:p>
          <w:p w14:paraId="611E765B" w14:textId="77777777" w:rsidR="002610E5" w:rsidRDefault="002610E5" w:rsidP="002610E5">
            <w:pPr>
              <w:pStyle w:val="XML1"/>
              <w:rPr>
                <w:ins w:id="12339" w:author="Thomas Dietz" w:date="2012-08-13T14:39:00Z"/>
              </w:rPr>
            </w:pPr>
            <w:ins w:id="12340" w:author="Thomas Dietz" w:date="2012-08-13T14:39:00Z">
              <w:r>
                <w:t xml:space="preserve">        &lt;/xs:annotation&gt;</w:t>
              </w:r>
            </w:ins>
          </w:p>
          <w:p w14:paraId="68AF7A84" w14:textId="77777777" w:rsidR="002610E5" w:rsidRDefault="002610E5" w:rsidP="002610E5">
            <w:pPr>
              <w:pStyle w:val="XML1"/>
              <w:rPr>
                <w:ins w:id="12341" w:author="Thomas Dietz" w:date="2012-08-13T14:39:00Z"/>
              </w:rPr>
            </w:pPr>
            <w:ins w:id="12342" w:author="Thomas Dietz" w:date="2012-08-13T14:39:00Z">
              <w:r>
                <w:t xml:space="preserve">      &lt;/xs:element&gt;</w:t>
              </w:r>
            </w:ins>
          </w:p>
          <w:p w14:paraId="2EFC04A7" w14:textId="77777777" w:rsidR="002610E5" w:rsidRDefault="002610E5" w:rsidP="002610E5">
            <w:pPr>
              <w:pStyle w:val="XML1"/>
              <w:rPr>
                <w:ins w:id="12343" w:author="Thomas Dietz" w:date="2012-08-13T14:39:00Z"/>
              </w:rPr>
            </w:pPr>
            <w:ins w:id="12344" w:author="Thomas Dietz" w:date="2012-08-13T14:39:00Z">
              <w:r>
                <w:t xml:space="preserve">    &lt;/xs:sequence&gt;</w:t>
              </w:r>
            </w:ins>
          </w:p>
          <w:p w14:paraId="5F968589" w14:textId="154B4753" w:rsidR="002610E5" w:rsidRPr="009F1B7D" w:rsidRDefault="002610E5" w:rsidP="002610E5">
            <w:pPr>
              <w:pStyle w:val="XML1"/>
            </w:pPr>
            <w:ins w:id="12345" w:author="Thomas Dietz" w:date="2012-08-13T14:39:00Z">
              <w:r>
                <w:t xml:space="preserve">  &lt;/xs:group&gt;</w:t>
              </w:r>
            </w:ins>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2346" w:name="_Toc320556741"/>
      <w:r w:rsidRPr="00DB42FD">
        <w:t>XML Example</w:t>
      </w:r>
      <w:bookmarkEnd w:id="12346"/>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r>
              <w:lastRenderedPageBreak/>
              <w:t>.</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1F3142F" w:rsidR="00325239" w:rsidRPr="009F1B7D" w:rsidDel="002610E5" w:rsidRDefault="00325239" w:rsidP="00325239">
      <w:pPr>
        <w:pStyle w:val="Heading3"/>
        <w:keepLines w:val="0"/>
        <w:ind w:left="720" w:hanging="720"/>
        <w:rPr>
          <w:del w:id="12347" w:author="Thomas Dietz" w:date="2012-08-13T14:40:00Z"/>
        </w:rPr>
      </w:pPr>
      <w:bookmarkStart w:id="12348" w:name="_Toc320556742"/>
      <w:del w:id="12349" w:author="Thomas Dietz" w:date="2012-08-13T14:40:00Z">
        <w:r w:rsidRPr="00DB42FD" w:rsidDel="002610E5">
          <w:delText>Normative Constraints</w:delText>
        </w:r>
        <w:bookmarkEnd w:id="12348"/>
      </w:del>
    </w:p>
    <w:p w14:paraId="3C948904" w14:textId="7BE160E3" w:rsidR="00325239" w:rsidRPr="009F1B7D" w:rsidDel="002610E5" w:rsidRDefault="00325239" w:rsidP="00325239">
      <w:pPr>
        <w:rPr>
          <w:del w:id="12350" w:author="Thomas Dietz" w:date="2012-08-13T14:40:00Z"/>
        </w:rPr>
      </w:pPr>
      <w:del w:id="12351" w:author="Thomas Dietz" w:date="2012-08-13T14:40:00Z">
        <w:r w:rsidRPr="00DB42FD" w:rsidDel="002610E5">
          <w:delText>A</w:delText>
        </w:r>
        <w:r w:rsidDel="002610E5">
          <w:delText>n Owned Certificate</w:delText>
        </w:r>
        <w:r w:rsidRPr="00DB42FD" w:rsidDel="002610E5">
          <w:delText xml:space="preserve"> is identified by identifier</w:delText>
        </w:r>
        <w:r w:rsidRPr="002C1BD4" w:rsidDel="002610E5">
          <w:rPr>
            <w:rStyle w:val="codeChar"/>
          </w:rPr>
          <w:delText xml:space="preserve"> &lt;resource-id&gt;</w:delText>
        </w:r>
        <w:r w:rsidRPr="005A0689" w:rsidDel="002610E5">
          <w:delText xml:space="preserve"> </w:delText>
        </w:r>
        <w:r w:rsidRPr="00DB42FD" w:rsidDel="002610E5">
          <w:delText xml:space="preserve">within the context of the OpenFlow Capable Switch and OpenFlow Logical Switches. Element </w:delText>
        </w:r>
        <w:r w:rsidRPr="002C1BD4" w:rsidDel="002610E5">
          <w:rPr>
            <w:rStyle w:val="codeChar"/>
          </w:rPr>
          <w:delText>&lt;resource-id&gt;</w:delText>
        </w:r>
        <w:r w:rsidRPr="005A0689" w:rsidDel="002610E5">
          <w:delText xml:space="preserve"> is </w:delText>
        </w:r>
        <w:r w:rsidRPr="00DB42FD" w:rsidDel="002610E5">
          <w:delText>inherited from superclass OpenFlow Resource.</w:delText>
        </w:r>
      </w:del>
    </w:p>
    <w:p w14:paraId="2959379F" w14:textId="7EE3DB9E" w:rsidR="00325239" w:rsidRPr="009F1B7D" w:rsidDel="002610E5" w:rsidRDefault="00325239" w:rsidP="00325239">
      <w:pPr>
        <w:rPr>
          <w:del w:id="12352" w:author="Thomas Dietz" w:date="2012-08-13T14:40:00Z"/>
        </w:rPr>
      </w:pPr>
      <w:del w:id="12353" w:author="Thomas Dietz" w:date="2012-08-13T14:40:00Z">
        <w:r w:rsidRPr="00DB42FD" w:rsidDel="002610E5">
          <w:delText xml:space="preserve">Element </w:delText>
        </w:r>
        <w:r w:rsidRPr="002C1BD4" w:rsidDel="002610E5">
          <w:rPr>
            <w:rStyle w:val="codeChar"/>
          </w:rPr>
          <w:delText>&lt;certificate&gt;</w:delText>
        </w:r>
        <w:r w:rsidRPr="00DB42FD" w:rsidDel="002610E5">
          <w:delText xml:space="preserve"> </w:delText>
        </w:r>
        <w:r w:rsidDel="002610E5">
          <w:delText>contains an X.509 certificate</w:delText>
        </w:r>
        <w:r w:rsidR="00DF1C52" w:rsidDel="002610E5">
          <w:delText xml:space="preserve"> in DER format base64 encoded</w:delText>
        </w:r>
        <w:r w:rsidRPr="00DB42FD" w:rsidDel="002610E5">
          <w:delText>.</w:delText>
        </w:r>
        <w:r w:rsidDel="002610E5">
          <w:delText xml:space="preserve"> Element </w:delText>
        </w:r>
        <w:r w:rsidRPr="002C1BD4" w:rsidDel="002610E5">
          <w:rPr>
            <w:rStyle w:val="codeChar"/>
          </w:rPr>
          <w:delText>&lt;private-key&gt;</w:delText>
        </w:r>
        <w:r w:rsidDel="002610E5">
          <w:delText xml:space="preserve"> contains the private key corresponding to the certificate.</w:delText>
        </w:r>
        <w:r w:rsidR="00FF0D35" w:rsidDel="002610E5">
          <w:delText xml:space="preserve"> The private key is encoded as specified in </w:delText>
        </w:r>
        <w:r w:rsidR="00FF0D35" w:rsidRPr="00FF0D35" w:rsidDel="002610E5">
          <w:delText>XML-Signature Syntax and Processing</w:delText>
        </w:r>
        <w:r w:rsidR="00FF0D35" w:rsidDel="002610E5">
          <w:delText xml:space="preserve"> (</w:delText>
        </w:r>
        <w:r w:rsidR="00257D58" w:rsidDel="002610E5">
          <w:fldChar w:fldCharType="begin"/>
        </w:r>
        <w:r w:rsidR="00257D58" w:rsidDel="002610E5">
          <w:delInstrText xml:space="preserve"> HYPERLINK "http://www.w3.org/TR/2001/PR-xmldsig-core-20010820/" </w:delInstrText>
        </w:r>
        <w:r w:rsidR="00257D58" w:rsidDel="002610E5">
          <w:fldChar w:fldCharType="separate"/>
        </w:r>
        <w:r w:rsidR="00F845EC" w:rsidRPr="005D096D" w:rsidDel="002610E5">
          <w:rPr>
            <w:rStyle w:val="Hyperlink"/>
          </w:rPr>
          <w:delText>http://www.w3.org/TR/2001/PR-xmldsig-core-20010820/</w:delText>
        </w:r>
        <w:r w:rsidR="00257D58" w:rsidDel="002610E5">
          <w:rPr>
            <w:rStyle w:val="Hyperlink"/>
          </w:rPr>
          <w:fldChar w:fldCharType="end"/>
        </w:r>
        <w:r w:rsidR="00FF0D35" w:rsidDel="002610E5">
          <w:delText>).</w:delText>
        </w:r>
        <w:r w:rsidR="00F845EC" w:rsidDel="002610E5">
          <w:delText xml:space="preserve"> Currently the specification only support DSA and RSA keys.</w:delText>
        </w:r>
      </w:del>
    </w:p>
    <w:p w14:paraId="3E63F4B9" w14:textId="77777777" w:rsidR="00C82429" w:rsidRPr="009F1B7D" w:rsidRDefault="00C82429" w:rsidP="00C82429">
      <w:pPr>
        <w:pStyle w:val="Heading3"/>
      </w:pPr>
      <w:bookmarkStart w:id="12354" w:name="_Toc320556743"/>
      <w:r w:rsidRPr="00DB42FD">
        <w:t>YANG Specification</w:t>
      </w:r>
    </w:p>
    <w:tbl>
      <w:tblPr>
        <w:tblStyle w:val="XMLtable"/>
        <w:tblW w:w="5000" w:type="pct"/>
        <w:tblLook w:val="04A0" w:firstRow="1" w:lastRow="0" w:firstColumn="1" w:lastColumn="0" w:noHBand="0" w:noVBand="1"/>
        <w:tblPrChange w:id="12355" w:author="Thomas Dietz" w:date="2012-08-13T14:41:00Z">
          <w:tblPr>
            <w:tblStyle w:val="TableGrid"/>
            <w:tblW w:w="0" w:type="auto"/>
            <w:tblInd w:w="378" w:type="dxa"/>
            <w:shd w:val="clear" w:color="auto" w:fill="C8FCCD"/>
            <w:tblLook w:val="04A0" w:firstRow="1" w:lastRow="0" w:firstColumn="1" w:lastColumn="0" w:noHBand="0" w:noVBand="1"/>
          </w:tblPr>
        </w:tblPrChange>
      </w:tblPr>
      <w:tblGrid>
        <w:gridCol w:w="9474"/>
        <w:tblGridChange w:id="12356">
          <w:tblGrid>
            <w:gridCol w:w="8820"/>
          </w:tblGrid>
        </w:tblGridChange>
      </w:tblGrid>
      <w:tr w:rsidR="00C82429" w:rsidRPr="009F1B7D" w14:paraId="43414551" w14:textId="77777777" w:rsidTr="002610E5">
        <w:tc>
          <w:tcPr>
            <w:tcW w:w="8820" w:type="dxa"/>
            <w:tcPrChange w:id="12357" w:author="Thomas Dietz" w:date="2012-08-13T14:41:00Z">
              <w:tcPr>
                <w:tcW w:w="8820" w:type="dxa"/>
                <w:shd w:val="clear" w:color="auto" w:fill="C8FCCD"/>
              </w:tcPr>
            </w:tcPrChange>
          </w:tcPr>
          <w:p w14:paraId="1BB03074" w14:textId="24C28F26" w:rsidR="00C82429" w:rsidRPr="009F1B7D" w:rsidDel="002610E5" w:rsidRDefault="00C82429" w:rsidP="00C82429">
            <w:pPr>
              <w:pStyle w:val="XML1"/>
              <w:rPr>
                <w:del w:id="12358" w:author="Thomas Dietz" w:date="2012-08-13T14:41:00Z"/>
              </w:rPr>
            </w:pPr>
            <w:del w:id="12359" w:author="Thomas Dietz" w:date="2012-08-13T14:41:00Z">
              <w:r w:rsidRPr="009F1B7D" w:rsidDel="002610E5">
                <w:delText>grouping openflow-</w:delText>
              </w:r>
              <w:r w:rsidDel="002610E5">
                <w:delText>owned-certificate</w:delText>
              </w:r>
              <w:r w:rsidRPr="009F1B7D" w:rsidDel="002610E5">
                <w:delText>-grouping {</w:delText>
              </w:r>
            </w:del>
          </w:p>
          <w:p w14:paraId="513FA469" w14:textId="5E5B8558" w:rsidR="00C82429" w:rsidDel="002610E5" w:rsidRDefault="00C82429" w:rsidP="00C82429">
            <w:pPr>
              <w:pStyle w:val="XML2"/>
              <w:rPr>
                <w:del w:id="12360" w:author="Thomas Dietz" w:date="2012-08-13T14:41:00Z"/>
              </w:rPr>
            </w:pPr>
            <w:del w:id="12361" w:author="Thomas Dietz" w:date="2012-08-13T14:41:00Z">
              <w:r w:rsidRPr="009F1B7D" w:rsidDel="002610E5">
                <w:delText xml:space="preserve">description "This grouping specifies </w:delText>
              </w:r>
              <w:r w:rsidDel="002610E5">
                <w:delText xml:space="preserve">a certificate and a private key. </w:delText>
              </w:r>
            </w:del>
          </w:p>
          <w:p w14:paraId="6FAD8F3F" w14:textId="32C44BB8" w:rsidR="0078617E" w:rsidDel="002610E5" w:rsidRDefault="00C82429" w:rsidP="00C82429">
            <w:pPr>
              <w:pStyle w:val="XML9"/>
              <w:rPr>
                <w:del w:id="12362" w:author="Thomas Dietz" w:date="2012-08-13T14:41:00Z"/>
              </w:rPr>
            </w:pPr>
            <w:del w:id="12363" w:author="Thomas Dietz" w:date="2012-08-13T14:41:00Z">
              <w:r w:rsidDel="002610E5">
                <w:delText xml:space="preserve">It can be used by an OpenFlow Logical Switch for </w:delText>
              </w:r>
            </w:del>
          </w:p>
          <w:p w14:paraId="490C6128" w14:textId="6DA5930F" w:rsidR="0078617E" w:rsidDel="002610E5" w:rsidRDefault="00430AD4" w:rsidP="00C82429">
            <w:pPr>
              <w:pStyle w:val="XML9"/>
              <w:rPr>
                <w:del w:id="12364" w:author="Thomas Dietz" w:date="2012-08-13T14:41:00Z"/>
              </w:rPr>
            </w:pPr>
            <w:del w:id="12365" w:author="Thomas Dietz" w:date="2012-08-13T14:41:00Z">
              <w:r w:rsidDel="002610E5">
                <w:delText>authenticati</w:delText>
              </w:r>
              <w:r w:rsidR="00C82429" w:rsidRPr="00C82429" w:rsidDel="002610E5">
                <w:delText>n</w:delText>
              </w:r>
              <w:r w:rsidDel="002610E5">
                <w:delText>g</w:delText>
              </w:r>
              <w:r w:rsidR="00C82429" w:rsidRPr="00C82429" w:rsidDel="002610E5">
                <w:delText xml:space="preserve"> itself to a controller when a TLS </w:delText>
              </w:r>
            </w:del>
          </w:p>
          <w:p w14:paraId="58481CFD" w14:textId="33B2014B" w:rsidR="00C82429" w:rsidRPr="009F1B7D" w:rsidDel="002610E5" w:rsidRDefault="00C82429" w:rsidP="00C82429">
            <w:pPr>
              <w:pStyle w:val="XML9"/>
              <w:rPr>
                <w:del w:id="12366" w:author="Thomas Dietz" w:date="2012-08-13T14:41:00Z"/>
              </w:rPr>
            </w:pPr>
            <w:del w:id="12367" w:author="Thomas Dietz" w:date="2012-08-13T14:41:00Z">
              <w:r w:rsidRPr="00C82429" w:rsidDel="002610E5">
                <w:delText>connection is established</w:delText>
              </w:r>
              <w:r w:rsidRPr="009F1B7D" w:rsidDel="002610E5">
                <w:delText>.";</w:delText>
              </w:r>
            </w:del>
          </w:p>
          <w:p w14:paraId="618D0B05" w14:textId="4EE8609A" w:rsidR="00C82429" w:rsidRPr="009F1B7D" w:rsidDel="002610E5" w:rsidRDefault="00C82429" w:rsidP="00C82429">
            <w:pPr>
              <w:pStyle w:val="XML2"/>
              <w:rPr>
                <w:del w:id="12368" w:author="Thomas Dietz" w:date="2012-08-13T14:41:00Z"/>
              </w:rPr>
            </w:pPr>
            <w:del w:id="12369" w:author="Thomas Dietz" w:date="2012-08-13T14:41:00Z">
              <w:r w:rsidRPr="009F1B7D" w:rsidDel="002610E5">
                <w:delText>leaf resource-id {</w:delText>
              </w:r>
            </w:del>
          </w:p>
          <w:p w14:paraId="7AECBB58" w14:textId="43CEE34A" w:rsidR="00C82429" w:rsidRPr="009F1B7D" w:rsidDel="002610E5" w:rsidRDefault="00C82429" w:rsidP="00C82429">
            <w:pPr>
              <w:pStyle w:val="XML3"/>
              <w:rPr>
                <w:del w:id="12370" w:author="Thomas Dietz" w:date="2012-08-13T14:41:00Z"/>
              </w:rPr>
            </w:pPr>
            <w:del w:id="12371" w:author="Thomas Dietz" w:date="2012-08-13T14:41:00Z">
              <w:r w:rsidRPr="009F1B7D" w:rsidDel="002610E5">
                <w:delText>type inet:uri;</w:delText>
              </w:r>
            </w:del>
          </w:p>
          <w:p w14:paraId="66DC1AD3" w14:textId="753532B8" w:rsidR="00C82429" w:rsidDel="002610E5" w:rsidRDefault="00C82429" w:rsidP="00C82429">
            <w:pPr>
              <w:pStyle w:val="XML3"/>
              <w:rPr>
                <w:del w:id="12372" w:author="Thomas Dietz" w:date="2012-08-13T14:41:00Z"/>
              </w:rPr>
            </w:pPr>
            <w:del w:id="12373" w:author="Thomas Dietz" w:date="2012-08-13T14:41:00Z">
              <w:r w:rsidDel="002610E5">
                <w:delText>description "A</w:delText>
              </w:r>
              <w:r w:rsidRPr="009F1B7D" w:rsidDel="002610E5">
                <w:delText xml:space="preserve"> unique but locally arbitrary identifier that </w:delText>
              </w:r>
            </w:del>
          </w:p>
          <w:p w14:paraId="24FDF43C" w14:textId="63E8DD34" w:rsidR="00C82429" w:rsidDel="002610E5" w:rsidRDefault="00C82429" w:rsidP="00C82429">
            <w:pPr>
              <w:pStyle w:val="XML9"/>
              <w:rPr>
                <w:del w:id="12374" w:author="Thomas Dietz" w:date="2012-08-13T14:41:00Z"/>
              </w:rPr>
            </w:pPr>
            <w:del w:id="12375" w:author="Thomas Dietz" w:date="2012-08-13T14:41:00Z">
              <w:r w:rsidDel="002610E5">
                <w:delText xml:space="preserve">identifies an external certificate </w:delText>
              </w:r>
              <w:r w:rsidRPr="009F1B7D" w:rsidDel="002610E5">
                <w:delText>a</w:delText>
              </w:r>
              <w:r w:rsidDel="002610E5">
                <w:delText xml:space="preserve">nd is persistent </w:delText>
              </w:r>
            </w:del>
          </w:p>
          <w:p w14:paraId="3D8F64A2" w14:textId="42C267D0" w:rsidR="00C82429" w:rsidRPr="009F1B7D" w:rsidDel="002610E5" w:rsidRDefault="00C82429" w:rsidP="00C82429">
            <w:pPr>
              <w:pStyle w:val="XML9"/>
              <w:rPr>
                <w:del w:id="12376" w:author="Thomas Dietz" w:date="2012-08-13T14:41:00Z"/>
              </w:rPr>
            </w:pPr>
            <w:del w:id="12377" w:author="Thomas Dietz" w:date="2012-08-13T14:41:00Z">
              <w:r w:rsidDel="002610E5">
                <w:delText xml:space="preserve">across reboots </w:delText>
              </w:r>
              <w:r w:rsidRPr="009F1B7D" w:rsidDel="002610E5">
                <w:delText>of the system.";</w:delText>
              </w:r>
            </w:del>
          </w:p>
          <w:p w14:paraId="41147597" w14:textId="37156444" w:rsidR="00C82429" w:rsidRPr="009F1B7D" w:rsidDel="002610E5" w:rsidRDefault="00C82429" w:rsidP="00C82429">
            <w:pPr>
              <w:pStyle w:val="XML2"/>
              <w:rPr>
                <w:del w:id="12378" w:author="Thomas Dietz" w:date="2012-08-13T14:41:00Z"/>
              </w:rPr>
            </w:pPr>
            <w:del w:id="12379" w:author="Thomas Dietz" w:date="2012-08-13T14:41:00Z">
              <w:r w:rsidRPr="009F1B7D" w:rsidDel="002610E5">
                <w:delText>}</w:delText>
              </w:r>
            </w:del>
          </w:p>
          <w:p w14:paraId="48EFFA6C" w14:textId="0C0324C4" w:rsidR="00C82429" w:rsidRPr="009F1B7D" w:rsidDel="002610E5" w:rsidRDefault="00C82429" w:rsidP="00C82429">
            <w:pPr>
              <w:pStyle w:val="XML2"/>
              <w:rPr>
                <w:del w:id="12380" w:author="Thomas Dietz" w:date="2012-08-13T14:41:00Z"/>
              </w:rPr>
            </w:pPr>
            <w:del w:id="12381" w:author="Thomas Dietz" w:date="2012-08-13T14:41:00Z">
              <w:r w:rsidRPr="009F1B7D" w:rsidDel="002610E5">
                <w:delText xml:space="preserve">leaf </w:delText>
              </w:r>
              <w:r w:rsidDel="002610E5">
                <w:delText>certificate</w:delText>
              </w:r>
              <w:r w:rsidRPr="009F1B7D" w:rsidDel="002610E5">
                <w:delText xml:space="preserve"> {</w:delText>
              </w:r>
            </w:del>
          </w:p>
          <w:p w14:paraId="3966CF89" w14:textId="10595579" w:rsidR="00C82429" w:rsidRPr="009F1B7D" w:rsidDel="002610E5" w:rsidRDefault="00C82429" w:rsidP="00C82429">
            <w:pPr>
              <w:pStyle w:val="XML3"/>
              <w:rPr>
                <w:del w:id="12382" w:author="Thomas Dietz" w:date="2012-08-13T14:41:00Z"/>
              </w:rPr>
            </w:pPr>
            <w:del w:id="12383" w:author="Thomas Dietz" w:date="2012-08-13T14:41:00Z">
              <w:r w:rsidRPr="009F1B7D" w:rsidDel="002610E5">
                <w:delText xml:space="preserve">type </w:delText>
              </w:r>
              <w:r w:rsidDel="002610E5">
                <w:delText>string</w:delText>
              </w:r>
              <w:r w:rsidRPr="009F1B7D" w:rsidDel="002610E5">
                <w:delText>;</w:delText>
              </w:r>
            </w:del>
          </w:p>
          <w:p w14:paraId="38348D7E" w14:textId="4E30AF77" w:rsidR="00C82429" w:rsidRPr="009F1B7D" w:rsidDel="002610E5" w:rsidRDefault="00C82429" w:rsidP="00C82429">
            <w:pPr>
              <w:pStyle w:val="XML3"/>
              <w:rPr>
                <w:del w:id="12384" w:author="Thomas Dietz" w:date="2012-08-13T14:41:00Z"/>
              </w:rPr>
            </w:pPr>
            <w:del w:id="12385" w:author="Thomas Dietz" w:date="2012-08-13T14:41:00Z">
              <w:r w:rsidRPr="009F1B7D" w:rsidDel="002610E5">
                <w:delText>mandatory true;</w:delText>
              </w:r>
            </w:del>
          </w:p>
          <w:p w14:paraId="49171BBF" w14:textId="1471AB01" w:rsidR="00C82429" w:rsidRPr="009F1B7D" w:rsidDel="002610E5" w:rsidRDefault="00C82429" w:rsidP="00A5498C">
            <w:pPr>
              <w:pStyle w:val="XML3"/>
              <w:rPr>
                <w:del w:id="12386" w:author="Thomas Dietz" w:date="2012-08-13T14:41:00Z"/>
              </w:rPr>
            </w:pPr>
            <w:del w:id="12387" w:author="Thomas Dietz" w:date="2012-08-13T14:41:00Z">
              <w:r w:rsidRPr="009F1B7D" w:rsidDel="002610E5">
                <w:delText>description "</w:delText>
              </w:r>
              <w:r w:rsidDel="002610E5">
                <w:delText>An X.509 certificate in DER format base64 encoded</w:delText>
              </w:r>
              <w:r w:rsidRPr="009F1B7D" w:rsidDel="002610E5">
                <w:delText>.";</w:delText>
              </w:r>
            </w:del>
          </w:p>
          <w:p w14:paraId="16903F63" w14:textId="67BA0F77" w:rsidR="00C82429" w:rsidRPr="009F1B7D" w:rsidDel="002610E5" w:rsidRDefault="00C82429" w:rsidP="00C82429">
            <w:pPr>
              <w:pStyle w:val="XML2"/>
              <w:rPr>
                <w:del w:id="12388" w:author="Thomas Dietz" w:date="2012-08-13T14:41:00Z"/>
              </w:rPr>
            </w:pPr>
            <w:del w:id="12389" w:author="Thomas Dietz" w:date="2012-08-13T14:41:00Z">
              <w:r w:rsidRPr="009F1B7D" w:rsidDel="002610E5">
                <w:delText>}</w:delText>
              </w:r>
            </w:del>
          </w:p>
          <w:p w14:paraId="21B94699" w14:textId="226508AA" w:rsidR="00430AD4" w:rsidRPr="009F1B7D" w:rsidDel="002610E5" w:rsidRDefault="00140302" w:rsidP="00430AD4">
            <w:pPr>
              <w:pStyle w:val="XML2"/>
              <w:rPr>
                <w:del w:id="12390" w:author="Thomas Dietz" w:date="2012-08-13T14:41:00Z"/>
              </w:rPr>
            </w:pPr>
            <w:del w:id="12391" w:author="Thomas Dietz" w:date="2012-08-13T14:41:00Z">
              <w:r w:rsidDel="002610E5">
                <w:delText>container</w:delText>
              </w:r>
              <w:r w:rsidRPr="009F1B7D" w:rsidDel="002610E5">
                <w:delText xml:space="preserve"> </w:delText>
              </w:r>
              <w:r w:rsidR="00430AD4" w:rsidDel="002610E5">
                <w:delText>private-key</w:delText>
              </w:r>
              <w:r w:rsidR="00430AD4" w:rsidRPr="009F1B7D" w:rsidDel="002610E5">
                <w:delText xml:space="preserve"> {</w:delText>
              </w:r>
            </w:del>
          </w:p>
          <w:p w14:paraId="655C90A4" w14:textId="190A25CC" w:rsidR="00F542D1" w:rsidDel="002610E5" w:rsidRDefault="00F542D1" w:rsidP="00A5498C">
            <w:pPr>
              <w:pStyle w:val="XML3"/>
              <w:rPr>
                <w:del w:id="12392" w:author="Thomas Dietz" w:date="2012-08-13T14:41:00Z"/>
              </w:rPr>
            </w:pPr>
            <w:del w:id="12393" w:author="Thomas Dietz" w:date="2012-08-13T14:41:00Z">
              <w:r w:rsidDel="002610E5">
                <w:delText>uses KeyValueType;</w:delText>
              </w:r>
            </w:del>
          </w:p>
          <w:p w14:paraId="66872503" w14:textId="5D4BC295" w:rsidR="00430AD4" w:rsidRPr="009F1B7D" w:rsidDel="002610E5" w:rsidRDefault="00430AD4" w:rsidP="00430AD4">
            <w:pPr>
              <w:pStyle w:val="XML3"/>
              <w:rPr>
                <w:del w:id="12394" w:author="Thomas Dietz" w:date="2012-08-13T14:41:00Z"/>
              </w:rPr>
            </w:pPr>
            <w:del w:id="12395" w:author="Thomas Dietz" w:date="2012-08-13T14:41:00Z">
              <w:r w:rsidRPr="009F1B7D" w:rsidDel="002610E5">
                <w:delText>description "</w:delText>
              </w:r>
              <w:r w:rsidDel="002610E5">
                <w:delText>tbd</w:delText>
              </w:r>
              <w:r w:rsidRPr="009F1B7D" w:rsidDel="002610E5">
                <w:delText>.";</w:delText>
              </w:r>
            </w:del>
          </w:p>
          <w:p w14:paraId="69A3CC50" w14:textId="3E74B53B" w:rsidR="00430AD4" w:rsidRPr="009F1B7D" w:rsidDel="002610E5" w:rsidRDefault="00430AD4" w:rsidP="00430AD4">
            <w:pPr>
              <w:pStyle w:val="XML2"/>
              <w:rPr>
                <w:del w:id="12396" w:author="Thomas Dietz" w:date="2012-08-13T14:41:00Z"/>
              </w:rPr>
            </w:pPr>
            <w:del w:id="12397" w:author="Thomas Dietz" w:date="2012-08-13T14:41:00Z">
              <w:r w:rsidRPr="009F1B7D" w:rsidDel="002610E5">
                <w:delText>}</w:delText>
              </w:r>
            </w:del>
          </w:p>
          <w:p w14:paraId="212F6F6B" w14:textId="6825BD3D" w:rsidR="00C82429" w:rsidDel="002610E5" w:rsidRDefault="00C82429" w:rsidP="00C82429">
            <w:pPr>
              <w:pStyle w:val="XML1"/>
              <w:rPr>
                <w:del w:id="12398" w:author="Thomas Dietz" w:date="2012-08-13T14:41:00Z"/>
              </w:rPr>
            </w:pPr>
            <w:del w:id="12399" w:author="Thomas Dietz" w:date="2012-08-13T14:41:00Z">
              <w:r w:rsidRPr="009F1B7D" w:rsidDel="002610E5">
                <w:delText>}</w:delText>
              </w:r>
            </w:del>
          </w:p>
          <w:p w14:paraId="10C134C6" w14:textId="0AD9B756" w:rsidR="00F542D1" w:rsidDel="002610E5" w:rsidRDefault="00F542D1" w:rsidP="00F542D1">
            <w:pPr>
              <w:pStyle w:val="XML1"/>
              <w:rPr>
                <w:del w:id="12400" w:author="Thomas Dietz" w:date="2012-08-13T14:41:00Z"/>
              </w:rPr>
            </w:pPr>
          </w:p>
          <w:p w14:paraId="5F1246A0" w14:textId="5D5B207A" w:rsidR="00F542D1" w:rsidDel="002610E5" w:rsidRDefault="00F542D1" w:rsidP="00F542D1">
            <w:pPr>
              <w:pStyle w:val="XML1"/>
              <w:rPr>
                <w:del w:id="12401" w:author="Thomas Dietz" w:date="2012-08-13T14:41:00Z"/>
              </w:rPr>
            </w:pPr>
            <w:del w:id="12402" w:author="Thomas Dietz" w:date="2012-08-13T14:41:00Z">
              <w:r w:rsidDel="002610E5">
                <w:delText>grouping KeyValueType {</w:delText>
              </w:r>
            </w:del>
          </w:p>
          <w:p w14:paraId="5B2C58E4" w14:textId="0BF9D80B" w:rsidR="00F542D1" w:rsidDel="002610E5" w:rsidRDefault="00F542D1" w:rsidP="00A5498C">
            <w:pPr>
              <w:pStyle w:val="XML2"/>
              <w:rPr>
                <w:del w:id="12403" w:author="Thomas Dietz" w:date="2012-08-13T14:41:00Z"/>
              </w:rPr>
            </w:pPr>
            <w:del w:id="12404" w:author="Thomas Dietz" w:date="2012-08-13T14:41:00Z">
              <w:r w:rsidDel="002610E5">
                <w:delText>choice key-type {</w:delText>
              </w:r>
            </w:del>
          </w:p>
          <w:p w14:paraId="4F5B0AD4" w14:textId="0AE1CACF" w:rsidR="00F542D1" w:rsidDel="002610E5" w:rsidRDefault="00F542D1" w:rsidP="00A5498C">
            <w:pPr>
              <w:pStyle w:val="XML3"/>
              <w:rPr>
                <w:del w:id="12405" w:author="Thomas Dietz" w:date="2012-08-13T14:41:00Z"/>
              </w:rPr>
            </w:pPr>
            <w:del w:id="12406" w:author="Thomas Dietz" w:date="2012-08-13T14:41:00Z">
              <w:r w:rsidDel="002610E5">
                <w:delText>mandatory true;</w:delText>
              </w:r>
            </w:del>
          </w:p>
          <w:p w14:paraId="72BB4559" w14:textId="132E0C24" w:rsidR="00F542D1" w:rsidDel="002610E5" w:rsidRDefault="00F542D1" w:rsidP="00A5498C">
            <w:pPr>
              <w:pStyle w:val="XML3"/>
              <w:rPr>
                <w:del w:id="12407" w:author="Thomas Dietz" w:date="2012-08-13T14:41:00Z"/>
              </w:rPr>
            </w:pPr>
            <w:del w:id="12408" w:author="Thomas Dietz" w:date="2012-08-13T14:41:00Z">
              <w:r w:rsidDel="002610E5">
                <w:delText>case dsa {</w:delText>
              </w:r>
            </w:del>
          </w:p>
          <w:p w14:paraId="15605B79" w14:textId="6894899B" w:rsidR="00F542D1" w:rsidDel="002610E5" w:rsidRDefault="00F542D1" w:rsidP="00A5498C">
            <w:pPr>
              <w:pStyle w:val="XML4"/>
              <w:rPr>
                <w:del w:id="12409" w:author="Thomas Dietz" w:date="2012-08-13T14:41:00Z"/>
              </w:rPr>
            </w:pPr>
            <w:del w:id="12410" w:author="Thomas Dietz" w:date="2012-08-13T14:41:00Z">
              <w:r w:rsidDel="002610E5">
                <w:delText>container DSAKeyValue {</w:delText>
              </w:r>
            </w:del>
          </w:p>
          <w:p w14:paraId="2CA1F944" w14:textId="256FF8EB" w:rsidR="00F542D1" w:rsidDel="002610E5" w:rsidRDefault="00F542D1" w:rsidP="00A5498C">
            <w:pPr>
              <w:pStyle w:val="XML5"/>
              <w:rPr>
                <w:del w:id="12411" w:author="Thomas Dietz" w:date="2012-08-13T14:41:00Z"/>
              </w:rPr>
            </w:pPr>
            <w:del w:id="12412" w:author="Thomas Dietz" w:date="2012-08-13T14:41:00Z">
              <w:r w:rsidDel="002610E5">
                <w:delText>uses DSAKeyValueType;</w:delText>
              </w:r>
            </w:del>
          </w:p>
          <w:p w14:paraId="5CE4640B" w14:textId="53AD21A4" w:rsidR="00F542D1" w:rsidDel="002610E5" w:rsidRDefault="00F542D1" w:rsidP="00A5498C">
            <w:pPr>
              <w:pStyle w:val="XML4"/>
              <w:rPr>
                <w:del w:id="12413" w:author="Thomas Dietz" w:date="2012-08-13T14:41:00Z"/>
              </w:rPr>
            </w:pPr>
            <w:del w:id="12414" w:author="Thomas Dietz" w:date="2012-08-13T14:41:00Z">
              <w:r w:rsidDel="002610E5">
                <w:delText>}</w:delText>
              </w:r>
            </w:del>
          </w:p>
          <w:p w14:paraId="40DED8A1" w14:textId="33F07B5A" w:rsidR="00F542D1" w:rsidDel="002610E5" w:rsidRDefault="00F542D1" w:rsidP="00A5498C">
            <w:pPr>
              <w:pStyle w:val="XML3"/>
              <w:rPr>
                <w:del w:id="12415" w:author="Thomas Dietz" w:date="2012-08-13T14:41:00Z"/>
              </w:rPr>
            </w:pPr>
            <w:del w:id="12416" w:author="Thomas Dietz" w:date="2012-08-13T14:41:00Z">
              <w:r w:rsidDel="002610E5">
                <w:delText>}</w:delText>
              </w:r>
            </w:del>
          </w:p>
          <w:p w14:paraId="40298223" w14:textId="2BB8FF51" w:rsidR="00F542D1" w:rsidDel="002610E5" w:rsidRDefault="00F542D1" w:rsidP="00A5498C">
            <w:pPr>
              <w:pStyle w:val="XML3"/>
              <w:rPr>
                <w:del w:id="12417" w:author="Thomas Dietz" w:date="2012-08-13T14:41:00Z"/>
              </w:rPr>
            </w:pPr>
            <w:del w:id="12418" w:author="Thomas Dietz" w:date="2012-08-13T14:41:00Z">
              <w:r w:rsidDel="002610E5">
                <w:delText>case rsa {</w:delText>
              </w:r>
            </w:del>
          </w:p>
          <w:p w14:paraId="137256E7" w14:textId="5092B584" w:rsidR="00F542D1" w:rsidDel="002610E5" w:rsidRDefault="00F542D1" w:rsidP="00A5498C">
            <w:pPr>
              <w:pStyle w:val="XML4"/>
              <w:rPr>
                <w:del w:id="12419" w:author="Thomas Dietz" w:date="2012-08-13T14:41:00Z"/>
              </w:rPr>
            </w:pPr>
            <w:del w:id="12420" w:author="Thomas Dietz" w:date="2012-08-13T14:41:00Z">
              <w:r w:rsidDel="002610E5">
                <w:delText>container RSAKeyValue {</w:delText>
              </w:r>
            </w:del>
          </w:p>
          <w:p w14:paraId="247C9BC2" w14:textId="274A5E73" w:rsidR="00F542D1" w:rsidDel="002610E5" w:rsidRDefault="00F542D1" w:rsidP="00A5498C">
            <w:pPr>
              <w:pStyle w:val="XML5"/>
              <w:rPr>
                <w:del w:id="12421" w:author="Thomas Dietz" w:date="2012-08-13T14:41:00Z"/>
              </w:rPr>
            </w:pPr>
            <w:del w:id="12422" w:author="Thomas Dietz" w:date="2012-08-13T14:41:00Z">
              <w:r w:rsidDel="002610E5">
                <w:delText>uses RSAKeyValueType;</w:delText>
              </w:r>
            </w:del>
          </w:p>
          <w:p w14:paraId="5B703206" w14:textId="6B161EEB" w:rsidR="00F542D1" w:rsidDel="002610E5" w:rsidRDefault="00F542D1" w:rsidP="00A5498C">
            <w:pPr>
              <w:pStyle w:val="XML4"/>
              <w:rPr>
                <w:del w:id="12423" w:author="Thomas Dietz" w:date="2012-08-13T14:41:00Z"/>
              </w:rPr>
            </w:pPr>
            <w:del w:id="12424" w:author="Thomas Dietz" w:date="2012-08-13T14:41:00Z">
              <w:r w:rsidDel="002610E5">
                <w:delText>}</w:delText>
              </w:r>
            </w:del>
          </w:p>
          <w:p w14:paraId="7A3BF421" w14:textId="4AACFF9A" w:rsidR="00F542D1" w:rsidDel="002610E5" w:rsidRDefault="00F542D1" w:rsidP="00A5498C">
            <w:pPr>
              <w:pStyle w:val="XML3"/>
              <w:rPr>
                <w:del w:id="12425" w:author="Thomas Dietz" w:date="2012-08-13T14:41:00Z"/>
              </w:rPr>
            </w:pPr>
            <w:del w:id="12426" w:author="Thomas Dietz" w:date="2012-08-13T14:41:00Z">
              <w:r w:rsidDel="002610E5">
                <w:delText>}</w:delText>
              </w:r>
            </w:del>
          </w:p>
          <w:p w14:paraId="6911A207" w14:textId="69D695E1" w:rsidR="00F542D1" w:rsidDel="002610E5" w:rsidRDefault="00F542D1" w:rsidP="00A5498C">
            <w:pPr>
              <w:pStyle w:val="XML2"/>
              <w:rPr>
                <w:del w:id="12427" w:author="Thomas Dietz" w:date="2012-08-13T14:41:00Z"/>
              </w:rPr>
            </w:pPr>
            <w:del w:id="12428" w:author="Thomas Dietz" w:date="2012-08-13T14:41:00Z">
              <w:r w:rsidDel="002610E5">
                <w:delText>}</w:delText>
              </w:r>
            </w:del>
          </w:p>
          <w:p w14:paraId="6481D31D" w14:textId="6840B7E5" w:rsidR="00F542D1" w:rsidDel="002610E5" w:rsidRDefault="00F542D1" w:rsidP="00F542D1">
            <w:pPr>
              <w:pStyle w:val="XML1"/>
              <w:rPr>
                <w:del w:id="12429" w:author="Thomas Dietz" w:date="2012-08-13T14:41:00Z"/>
              </w:rPr>
            </w:pPr>
            <w:del w:id="12430" w:author="Thomas Dietz" w:date="2012-08-13T14:41:00Z">
              <w:r w:rsidDel="002610E5">
                <w:lastRenderedPageBreak/>
                <w:delText>}</w:delText>
              </w:r>
            </w:del>
          </w:p>
          <w:p w14:paraId="638CE0F1" w14:textId="15DBC042" w:rsidR="00F542D1" w:rsidDel="002610E5" w:rsidRDefault="00F542D1" w:rsidP="00F542D1">
            <w:pPr>
              <w:pStyle w:val="XML1"/>
              <w:rPr>
                <w:del w:id="12431" w:author="Thomas Dietz" w:date="2012-08-13T14:41:00Z"/>
              </w:rPr>
            </w:pPr>
          </w:p>
          <w:p w14:paraId="2E9E5C7C" w14:textId="2A6B6551" w:rsidR="00F542D1" w:rsidDel="002610E5" w:rsidRDefault="00F542D1" w:rsidP="00F542D1">
            <w:pPr>
              <w:pStyle w:val="XML1"/>
              <w:rPr>
                <w:del w:id="12432" w:author="Thomas Dietz" w:date="2012-08-13T14:41:00Z"/>
              </w:rPr>
            </w:pPr>
            <w:del w:id="12433" w:author="Thomas Dietz" w:date="2012-08-13T14:41:00Z">
              <w:r w:rsidDel="002610E5">
                <w:delText>grouping DSAKeyValueType {</w:delText>
              </w:r>
            </w:del>
          </w:p>
          <w:p w14:paraId="0C4EE036" w14:textId="751A96E2" w:rsidR="00F542D1" w:rsidDel="002610E5" w:rsidRDefault="00F542D1" w:rsidP="00A5498C">
            <w:pPr>
              <w:pStyle w:val="XML2"/>
              <w:rPr>
                <w:del w:id="12434" w:author="Thomas Dietz" w:date="2012-08-13T14:41:00Z"/>
              </w:rPr>
            </w:pPr>
            <w:del w:id="12435" w:author="Thomas Dietz" w:date="2012-08-13T14:41:00Z">
              <w:r w:rsidDel="002610E5">
                <w:delText>leaf P {</w:delText>
              </w:r>
            </w:del>
          </w:p>
          <w:p w14:paraId="48FC1EF4" w14:textId="181B60BA" w:rsidR="00F542D1" w:rsidDel="002610E5" w:rsidRDefault="00F542D1" w:rsidP="00A5498C">
            <w:pPr>
              <w:pStyle w:val="XML3"/>
              <w:rPr>
                <w:del w:id="12436" w:author="Thomas Dietz" w:date="2012-08-13T14:41:00Z"/>
              </w:rPr>
            </w:pPr>
            <w:del w:id="12437" w:author="Thomas Dietz" w:date="2012-08-13T14:41:00Z">
              <w:r w:rsidDel="002610E5">
                <w:delText>when "count(../Q) != 0";</w:delText>
              </w:r>
            </w:del>
          </w:p>
          <w:p w14:paraId="0B3C5E58" w14:textId="6D5A8660" w:rsidR="00F542D1" w:rsidDel="002610E5" w:rsidRDefault="00F542D1" w:rsidP="00A5498C">
            <w:pPr>
              <w:pStyle w:val="XML3"/>
              <w:rPr>
                <w:del w:id="12438" w:author="Thomas Dietz" w:date="2012-08-13T14:41:00Z"/>
              </w:rPr>
            </w:pPr>
            <w:del w:id="12439" w:author="Thomas Dietz" w:date="2012-08-13T14:41:00Z">
              <w:r w:rsidDel="002610E5">
                <w:delText>type binary;</w:delText>
              </w:r>
            </w:del>
          </w:p>
          <w:p w14:paraId="25FC186F" w14:textId="44E203AA" w:rsidR="00F542D1" w:rsidDel="002610E5" w:rsidRDefault="00F542D1" w:rsidP="00A5498C">
            <w:pPr>
              <w:pStyle w:val="XML3"/>
              <w:rPr>
                <w:del w:id="12440" w:author="Thomas Dietz" w:date="2012-08-13T14:41:00Z"/>
              </w:rPr>
            </w:pPr>
            <w:del w:id="12441" w:author="Thomas Dietz" w:date="2012-08-13T14:41:00Z">
              <w:r w:rsidDel="002610E5">
                <w:delText>mandatory true;</w:delText>
              </w:r>
            </w:del>
          </w:p>
          <w:p w14:paraId="53421238" w14:textId="2DB37517" w:rsidR="00F542D1" w:rsidDel="002610E5" w:rsidRDefault="00F542D1" w:rsidP="00A5498C">
            <w:pPr>
              <w:pStyle w:val="XML2"/>
              <w:rPr>
                <w:del w:id="12442" w:author="Thomas Dietz" w:date="2012-08-13T14:41:00Z"/>
              </w:rPr>
            </w:pPr>
            <w:del w:id="12443" w:author="Thomas Dietz" w:date="2012-08-13T14:41:00Z">
              <w:r w:rsidDel="002610E5">
                <w:delText>}</w:delText>
              </w:r>
            </w:del>
          </w:p>
          <w:p w14:paraId="28C1DB84" w14:textId="589FAF26" w:rsidR="00F542D1" w:rsidDel="002610E5" w:rsidRDefault="00F542D1" w:rsidP="00A5498C">
            <w:pPr>
              <w:pStyle w:val="XML2"/>
              <w:rPr>
                <w:del w:id="12444" w:author="Thomas Dietz" w:date="2012-08-13T14:41:00Z"/>
              </w:rPr>
            </w:pPr>
            <w:del w:id="12445" w:author="Thomas Dietz" w:date="2012-08-13T14:41:00Z">
              <w:r w:rsidDel="002610E5">
                <w:delText>leaf Q {</w:delText>
              </w:r>
            </w:del>
          </w:p>
          <w:p w14:paraId="300F2362" w14:textId="010F1CB3" w:rsidR="00F542D1" w:rsidDel="002610E5" w:rsidRDefault="00F542D1" w:rsidP="00A5498C">
            <w:pPr>
              <w:pStyle w:val="XML3"/>
              <w:rPr>
                <w:del w:id="12446" w:author="Thomas Dietz" w:date="2012-08-13T14:41:00Z"/>
              </w:rPr>
            </w:pPr>
            <w:del w:id="12447" w:author="Thomas Dietz" w:date="2012-08-13T14:41:00Z">
              <w:r w:rsidDel="002610E5">
                <w:delText>when "count(../P) != 0";</w:delText>
              </w:r>
            </w:del>
          </w:p>
          <w:p w14:paraId="4FCD2491" w14:textId="3BCCB4FA" w:rsidR="00F542D1" w:rsidDel="002610E5" w:rsidRDefault="00F542D1" w:rsidP="00A5498C">
            <w:pPr>
              <w:pStyle w:val="XML3"/>
              <w:rPr>
                <w:del w:id="12448" w:author="Thomas Dietz" w:date="2012-08-13T14:41:00Z"/>
              </w:rPr>
            </w:pPr>
            <w:del w:id="12449" w:author="Thomas Dietz" w:date="2012-08-13T14:41:00Z">
              <w:r w:rsidDel="002610E5">
                <w:delText>type binary;</w:delText>
              </w:r>
            </w:del>
          </w:p>
          <w:p w14:paraId="0C00B0D6" w14:textId="3747AC45" w:rsidR="00F542D1" w:rsidDel="002610E5" w:rsidRDefault="00F542D1" w:rsidP="00A5498C">
            <w:pPr>
              <w:pStyle w:val="XML3"/>
              <w:rPr>
                <w:del w:id="12450" w:author="Thomas Dietz" w:date="2012-08-13T14:41:00Z"/>
              </w:rPr>
            </w:pPr>
            <w:del w:id="12451" w:author="Thomas Dietz" w:date="2012-08-13T14:41:00Z">
              <w:r w:rsidDel="002610E5">
                <w:delText>mandatory true;</w:delText>
              </w:r>
            </w:del>
          </w:p>
          <w:p w14:paraId="118CB346" w14:textId="53A8A304" w:rsidR="00F542D1" w:rsidDel="002610E5" w:rsidRDefault="00F542D1" w:rsidP="00A5498C">
            <w:pPr>
              <w:pStyle w:val="XML2"/>
              <w:rPr>
                <w:del w:id="12452" w:author="Thomas Dietz" w:date="2012-08-13T14:41:00Z"/>
              </w:rPr>
            </w:pPr>
            <w:del w:id="12453" w:author="Thomas Dietz" w:date="2012-08-13T14:41:00Z">
              <w:r w:rsidDel="002610E5">
                <w:delText>}</w:delText>
              </w:r>
            </w:del>
          </w:p>
          <w:p w14:paraId="5DC63A60" w14:textId="0782A307" w:rsidR="00F542D1" w:rsidDel="002610E5" w:rsidRDefault="00F542D1" w:rsidP="00A5498C">
            <w:pPr>
              <w:pStyle w:val="XML2"/>
              <w:rPr>
                <w:del w:id="12454" w:author="Thomas Dietz" w:date="2012-08-13T14:41:00Z"/>
              </w:rPr>
            </w:pPr>
            <w:del w:id="12455" w:author="Thomas Dietz" w:date="2012-08-13T14:41:00Z">
              <w:r w:rsidDel="002610E5">
                <w:delText>leaf J {</w:delText>
              </w:r>
            </w:del>
          </w:p>
          <w:p w14:paraId="18BA6CB0" w14:textId="39B4FD77" w:rsidR="00F542D1" w:rsidDel="002610E5" w:rsidRDefault="00F542D1" w:rsidP="00A5498C">
            <w:pPr>
              <w:pStyle w:val="XML3"/>
              <w:rPr>
                <w:del w:id="12456" w:author="Thomas Dietz" w:date="2012-08-13T14:41:00Z"/>
              </w:rPr>
            </w:pPr>
            <w:del w:id="12457" w:author="Thomas Dietz" w:date="2012-08-13T14:41:00Z">
              <w:r w:rsidDel="002610E5">
                <w:delText>type binary;</w:delText>
              </w:r>
            </w:del>
          </w:p>
          <w:p w14:paraId="42E8606C" w14:textId="6F6C815D" w:rsidR="00F542D1" w:rsidDel="002610E5" w:rsidRDefault="00F542D1" w:rsidP="00A5498C">
            <w:pPr>
              <w:pStyle w:val="XML3"/>
              <w:rPr>
                <w:del w:id="12458" w:author="Thomas Dietz" w:date="2012-08-13T14:41:00Z"/>
              </w:rPr>
            </w:pPr>
            <w:del w:id="12459" w:author="Thomas Dietz" w:date="2012-08-13T14:41:00Z">
              <w:r w:rsidDel="002610E5">
                <w:delText>mandatory true;</w:delText>
              </w:r>
            </w:del>
          </w:p>
          <w:p w14:paraId="67C7E9D2" w14:textId="30ABC366" w:rsidR="00F542D1" w:rsidDel="002610E5" w:rsidRDefault="00F542D1" w:rsidP="00A5498C">
            <w:pPr>
              <w:pStyle w:val="XML2"/>
              <w:rPr>
                <w:del w:id="12460" w:author="Thomas Dietz" w:date="2012-08-13T14:41:00Z"/>
              </w:rPr>
            </w:pPr>
            <w:del w:id="12461" w:author="Thomas Dietz" w:date="2012-08-13T14:41:00Z">
              <w:r w:rsidDel="002610E5">
                <w:delText>}</w:delText>
              </w:r>
            </w:del>
          </w:p>
          <w:p w14:paraId="7B620E47" w14:textId="21A03663" w:rsidR="00F542D1" w:rsidDel="002610E5" w:rsidRDefault="00F542D1" w:rsidP="00A5498C">
            <w:pPr>
              <w:pStyle w:val="XML2"/>
              <w:rPr>
                <w:del w:id="12462" w:author="Thomas Dietz" w:date="2012-08-13T14:41:00Z"/>
              </w:rPr>
            </w:pPr>
            <w:del w:id="12463" w:author="Thomas Dietz" w:date="2012-08-13T14:41:00Z">
              <w:r w:rsidDel="002610E5">
                <w:delText>leaf G {</w:delText>
              </w:r>
            </w:del>
          </w:p>
          <w:p w14:paraId="7BCAB6B2" w14:textId="1A53347B" w:rsidR="00F542D1" w:rsidDel="002610E5" w:rsidRDefault="00F542D1" w:rsidP="00A5498C">
            <w:pPr>
              <w:pStyle w:val="XML3"/>
              <w:rPr>
                <w:del w:id="12464" w:author="Thomas Dietz" w:date="2012-08-13T14:41:00Z"/>
              </w:rPr>
            </w:pPr>
            <w:del w:id="12465" w:author="Thomas Dietz" w:date="2012-08-13T14:41:00Z">
              <w:r w:rsidDel="002610E5">
                <w:delText>type binary;</w:delText>
              </w:r>
            </w:del>
          </w:p>
          <w:p w14:paraId="2ACFC313" w14:textId="05111539" w:rsidR="00F542D1" w:rsidDel="002610E5" w:rsidRDefault="00F542D1" w:rsidP="00A5498C">
            <w:pPr>
              <w:pStyle w:val="XML3"/>
              <w:rPr>
                <w:del w:id="12466" w:author="Thomas Dietz" w:date="2012-08-13T14:41:00Z"/>
              </w:rPr>
            </w:pPr>
            <w:del w:id="12467" w:author="Thomas Dietz" w:date="2012-08-13T14:41:00Z">
              <w:r w:rsidDel="002610E5">
                <w:delText>mandatory true;</w:delText>
              </w:r>
            </w:del>
          </w:p>
          <w:p w14:paraId="7F7B85D7" w14:textId="7B67EA92" w:rsidR="00F542D1" w:rsidDel="002610E5" w:rsidRDefault="00F542D1" w:rsidP="00A5498C">
            <w:pPr>
              <w:pStyle w:val="XML2"/>
              <w:rPr>
                <w:del w:id="12468" w:author="Thomas Dietz" w:date="2012-08-13T14:41:00Z"/>
              </w:rPr>
            </w:pPr>
            <w:del w:id="12469" w:author="Thomas Dietz" w:date="2012-08-13T14:41:00Z">
              <w:r w:rsidDel="002610E5">
                <w:delText>}</w:delText>
              </w:r>
            </w:del>
          </w:p>
          <w:p w14:paraId="40CA966C" w14:textId="5C9ECC16" w:rsidR="00F542D1" w:rsidDel="002610E5" w:rsidRDefault="00F542D1" w:rsidP="00A5498C">
            <w:pPr>
              <w:pStyle w:val="XML2"/>
              <w:rPr>
                <w:del w:id="12470" w:author="Thomas Dietz" w:date="2012-08-13T14:41:00Z"/>
              </w:rPr>
            </w:pPr>
            <w:del w:id="12471" w:author="Thomas Dietz" w:date="2012-08-13T14:41:00Z">
              <w:r w:rsidDel="002610E5">
                <w:delText>leaf Y {</w:delText>
              </w:r>
            </w:del>
          </w:p>
          <w:p w14:paraId="36F976BD" w14:textId="53085B28" w:rsidR="00F542D1" w:rsidDel="002610E5" w:rsidRDefault="00F542D1" w:rsidP="00A5498C">
            <w:pPr>
              <w:pStyle w:val="XML3"/>
              <w:rPr>
                <w:del w:id="12472" w:author="Thomas Dietz" w:date="2012-08-13T14:41:00Z"/>
              </w:rPr>
            </w:pPr>
            <w:del w:id="12473" w:author="Thomas Dietz" w:date="2012-08-13T14:41:00Z">
              <w:r w:rsidDel="002610E5">
                <w:delText>type binary;</w:delText>
              </w:r>
            </w:del>
          </w:p>
          <w:p w14:paraId="1B4D11C5" w14:textId="029DEE58" w:rsidR="00F542D1" w:rsidDel="002610E5" w:rsidRDefault="00F542D1" w:rsidP="00A5498C">
            <w:pPr>
              <w:pStyle w:val="XML3"/>
              <w:rPr>
                <w:del w:id="12474" w:author="Thomas Dietz" w:date="2012-08-13T14:41:00Z"/>
              </w:rPr>
            </w:pPr>
            <w:del w:id="12475" w:author="Thomas Dietz" w:date="2012-08-13T14:41:00Z">
              <w:r w:rsidDel="002610E5">
                <w:delText>mandatory true;</w:delText>
              </w:r>
            </w:del>
          </w:p>
          <w:p w14:paraId="76AF75A0" w14:textId="7FCD4D27" w:rsidR="00F542D1" w:rsidDel="002610E5" w:rsidRDefault="00F542D1" w:rsidP="00A5498C">
            <w:pPr>
              <w:pStyle w:val="XML2"/>
              <w:rPr>
                <w:del w:id="12476" w:author="Thomas Dietz" w:date="2012-08-13T14:41:00Z"/>
              </w:rPr>
            </w:pPr>
            <w:del w:id="12477" w:author="Thomas Dietz" w:date="2012-08-13T14:41:00Z">
              <w:r w:rsidDel="002610E5">
                <w:delText>}</w:delText>
              </w:r>
            </w:del>
          </w:p>
          <w:p w14:paraId="44406AC5" w14:textId="0215D14D" w:rsidR="00F542D1" w:rsidDel="002610E5" w:rsidRDefault="00F542D1" w:rsidP="00A5498C">
            <w:pPr>
              <w:pStyle w:val="XML2"/>
              <w:rPr>
                <w:del w:id="12478" w:author="Thomas Dietz" w:date="2012-08-13T14:41:00Z"/>
              </w:rPr>
            </w:pPr>
            <w:del w:id="12479" w:author="Thomas Dietz" w:date="2012-08-13T14:41:00Z">
              <w:r w:rsidDel="002610E5">
                <w:delText>leaf Seed {</w:delText>
              </w:r>
            </w:del>
          </w:p>
          <w:p w14:paraId="764CD3C4" w14:textId="1A0B323E" w:rsidR="00F542D1" w:rsidDel="002610E5" w:rsidRDefault="00F542D1" w:rsidP="00A5498C">
            <w:pPr>
              <w:pStyle w:val="XML3"/>
              <w:rPr>
                <w:del w:id="12480" w:author="Thomas Dietz" w:date="2012-08-13T14:41:00Z"/>
              </w:rPr>
            </w:pPr>
            <w:del w:id="12481" w:author="Thomas Dietz" w:date="2012-08-13T14:41:00Z">
              <w:r w:rsidDel="002610E5">
                <w:delText>when "count(../PgenCounter) != 0";</w:delText>
              </w:r>
            </w:del>
          </w:p>
          <w:p w14:paraId="7C64FBFD" w14:textId="3A934201" w:rsidR="00F542D1" w:rsidDel="002610E5" w:rsidRDefault="00F542D1" w:rsidP="00A5498C">
            <w:pPr>
              <w:pStyle w:val="XML3"/>
              <w:rPr>
                <w:del w:id="12482" w:author="Thomas Dietz" w:date="2012-08-13T14:41:00Z"/>
              </w:rPr>
            </w:pPr>
            <w:del w:id="12483" w:author="Thomas Dietz" w:date="2012-08-13T14:41:00Z">
              <w:r w:rsidDel="002610E5">
                <w:delText>type binary;</w:delText>
              </w:r>
            </w:del>
          </w:p>
          <w:p w14:paraId="4924076E" w14:textId="3E57E3CD" w:rsidR="00F542D1" w:rsidDel="002610E5" w:rsidRDefault="00F542D1" w:rsidP="00A5498C">
            <w:pPr>
              <w:pStyle w:val="XML3"/>
              <w:rPr>
                <w:del w:id="12484" w:author="Thomas Dietz" w:date="2012-08-13T14:41:00Z"/>
              </w:rPr>
            </w:pPr>
            <w:del w:id="12485" w:author="Thomas Dietz" w:date="2012-08-13T14:41:00Z">
              <w:r w:rsidDel="002610E5">
                <w:delText>mandatory true;</w:delText>
              </w:r>
            </w:del>
          </w:p>
          <w:p w14:paraId="063DDDCF" w14:textId="4CCAF53B" w:rsidR="00F542D1" w:rsidDel="002610E5" w:rsidRDefault="00F542D1" w:rsidP="00A5498C">
            <w:pPr>
              <w:pStyle w:val="XML2"/>
              <w:rPr>
                <w:del w:id="12486" w:author="Thomas Dietz" w:date="2012-08-13T14:41:00Z"/>
              </w:rPr>
            </w:pPr>
            <w:del w:id="12487" w:author="Thomas Dietz" w:date="2012-08-13T14:41:00Z">
              <w:r w:rsidDel="002610E5">
                <w:delText>}</w:delText>
              </w:r>
            </w:del>
          </w:p>
          <w:p w14:paraId="0E72EF52" w14:textId="212EB665" w:rsidR="00F542D1" w:rsidDel="002610E5" w:rsidRDefault="00F542D1" w:rsidP="00A5498C">
            <w:pPr>
              <w:pStyle w:val="XML2"/>
              <w:rPr>
                <w:del w:id="12488" w:author="Thomas Dietz" w:date="2012-08-13T14:41:00Z"/>
              </w:rPr>
            </w:pPr>
            <w:del w:id="12489" w:author="Thomas Dietz" w:date="2012-08-13T14:41:00Z">
              <w:r w:rsidDel="002610E5">
                <w:delText>leaf PgenCounter {</w:delText>
              </w:r>
            </w:del>
          </w:p>
          <w:p w14:paraId="6A53DB34" w14:textId="181811FE" w:rsidR="00F542D1" w:rsidDel="002610E5" w:rsidRDefault="00F542D1" w:rsidP="00A5498C">
            <w:pPr>
              <w:pStyle w:val="XML3"/>
              <w:rPr>
                <w:del w:id="12490" w:author="Thomas Dietz" w:date="2012-08-13T14:41:00Z"/>
              </w:rPr>
            </w:pPr>
            <w:del w:id="12491" w:author="Thomas Dietz" w:date="2012-08-13T14:41:00Z">
              <w:r w:rsidDel="002610E5">
                <w:delText>when "count(../Seed) != 0";</w:delText>
              </w:r>
            </w:del>
          </w:p>
          <w:p w14:paraId="2E0D3F7F" w14:textId="6E76F3D2" w:rsidR="00F542D1" w:rsidDel="002610E5" w:rsidRDefault="00F542D1" w:rsidP="00A5498C">
            <w:pPr>
              <w:pStyle w:val="XML3"/>
              <w:rPr>
                <w:del w:id="12492" w:author="Thomas Dietz" w:date="2012-08-13T14:41:00Z"/>
              </w:rPr>
            </w:pPr>
            <w:del w:id="12493" w:author="Thomas Dietz" w:date="2012-08-13T14:41:00Z">
              <w:r w:rsidDel="002610E5">
                <w:delText>type binary;</w:delText>
              </w:r>
            </w:del>
          </w:p>
          <w:p w14:paraId="4D49AA4D" w14:textId="6474A21E" w:rsidR="00F542D1" w:rsidDel="002610E5" w:rsidRDefault="00F542D1" w:rsidP="00A5498C">
            <w:pPr>
              <w:pStyle w:val="XML3"/>
              <w:rPr>
                <w:del w:id="12494" w:author="Thomas Dietz" w:date="2012-08-13T14:41:00Z"/>
              </w:rPr>
            </w:pPr>
            <w:del w:id="12495" w:author="Thomas Dietz" w:date="2012-08-13T14:41:00Z">
              <w:r w:rsidDel="002610E5">
                <w:delText>mandatory true;</w:delText>
              </w:r>
            </w:del>
          </w:p>
          <w:p w14:paraId="1E172A89" w14:textId="697C4937" w:rsidR="00F542D1" w:rsidDel="002610E5" w:rsidRDefault="00F542D1" w:rsidP="00A5498C">
            <w:pPr>
              <w:pStyle w:val="XML2"/>
              <w:rPr>
                <w:del w:id="12496" w:author="Thomas Dietz" w:date="2012-08-13T14:41:00Z"/>
              </w:rPr>
            </w:pPr>
            <w:del w:id="12497" w:author="Thomas Dietz" w:date="2012-08-13T14:41:00Z">
              <w:r w:rsidDel="002610E5">
                <w:delText>}</w:delText>
              </w:r>
            </w:del>
          </w:p>
          <w:p w14:paraId="79C78615" w14:textId="6011A788" w:rsidR="00F542D1" w:rsidDel="002610E5" w:rsidRDefault="00F542D1">
            <w:pPr>
              <w:pStyle w:val="XML1"/>
              <w:rPr>
                <w:del w:id="12498" w:author="Thomas Dietz" w:date="2012-08-13T14:41:00Z"/>
              </w:rPr>
            </w:pPr>
            <w:del w:id="12499" w:author="Thomas Dietz" w:date="2012-08-13T14:41:00Z">
              <w:r w:rsidDel="002610E5">
                <w:delText>}</w:delText>
              </w:r>
            </w:del>
          </w:p>
          <w:p w14:paraId="77DAFC9A" w14:textId="20550378" w:rsidR="00F542D1" w:rsidDel="002610E5" w:rsidRDefault="00F542D1" w:rsidP="00F542D1">
            <w:pPr>
              <w:pStyle w:val="XML1"/>
              <w:rPr>
                <w:del w:id="12500" w:author="Thomas Dietz" w:date="2012-08-13T14:41:00Z"/>
              </w:rPr>
            </w:pPr>
          </w:p>
          <w:p w14:paraId="3C633570" w14:textId="69C028B2" w:rsidR="00F542D1" w:rsidDel="002610E5" w:rsidRDefault="00F542D1" w:rsidP="00F542D1">
            <w:pPr>
              <w:pStyle w:val="XML1"/>
              <w:rPr>
                <w:del w:id="12501" w:author="Thomas Dietz" w:date="2012-08-13T14:41:00Z"/>
              </w:rPr>
            </w:pPr>
            <w:del w:id="12502" w:author="Thomas Dietz" w:date="2012-08-13T14:41:00Z">
              <w:r w:rsidDel="002610E5">
                <w:delText>grouping RSAKeyValueType {</w:delText>
              </w:r>
            </w:del>
          </w:p>
          <w:p w14:paraId="4505DDD5" w14:textId="0BE621FD" w:rsidR="00F542D1" w:rsidDel="002610E5" w:rsidRDefault="00F542D1" w:rsidP="00A5498C">
            <w:pPr>
              <w:pStyle w:val="XML2"/>
              <w:rPr>
                <w:del w:id="12503" w:author="Thomas Dietz" w:date="2012-08-13T14:41:00Z"/>
              </w:rPr>
            </w:pPr>
            <w:del w:id="12504" w:author="Thomas Dietz" w:date="2012-08-13T14:41:00Z">
              <w:r w:rsidDel="002610E5">
                <w:delText>leaf Modulus {</w:delText>
              </w:r>
            </w:del>
          </w:p>
          <w:p w14:paraId="0D1C0D8C" w14:textId="16B29AEA" w:rsidR="00F542D1" w:rsidDel="002610E5" w:rsidRDefault="00F542D1" w:rsidP="00A5498C">
            <w:pPr>
              <w:pStyle w:val="XML3"/>
              <w:rPr>
                <w:del w:id="12505" w:author="Thomas Dietz" w:date="2012-08-13T14:41:00Z"/>
              </w:rPr>
            </w:pPr>
            <w:del w:id="12506" w:author="Thomas Dietz" w:date="2012-08-13T14:41:00Z">
              <w:r w:rsidDel="002610E5">
                <w:delText>type binary;</w:delText>
              </w:r>
            </w:del>
          </w:p>
          <w:p w14:paraId="08406D2F" w14:textId="5CEDB8BB" w:rsidR="00F542D1" w:rsidDel="002610E5" w:rsidRDefault="00F542D1" w:rsidP="00A5498C">
            <w:pPr>
              <w:pStyle w:val="XML3"/>
              <w:rPr>
                <w:del w:id="12507" w:author="Thomas Dietz" w:date="2012-08-13T14:41:00Z"/>
              </w:rPr>
            </w:pPr>
            <w:del w:id="12508" w:author="Thomas Dietz" w:date="2012-08-13T14:41:00Z">
              <w:r w:rsidDel="002610E5">
                <w:delText>mandatory true;</w:delText>
              </w:r>
            </w:del>
          </w:p>
          <w:p w14:paraId="2AA955D4" w14:textId="26D4C0D7" w:rsidR="00F542D1" w:rsidDel="002610E5" w:rsidRDefault="00F542D1" w:rsidP="00A5498C">
            <w:pPr>
              <w:pStyle w:val="XML2"/>
              <w:rPr>
                <w:del w:id="12509" w:author="Thomas Dietz" w:date="2012-08-13T14:41:00Z"/>
              </w:rPr>
            </w:pPr>
            <w:del w:id="12510" w:author="Thomas Dietz" w:date="2012-08-13T14:41:00Z">
              <w:r w:rsidDel="002610E5">
                <w:delText>}</w:delText>
              </w:r>
            </w:del>
          </w:p>
          <w:p w14:paraId="3D4E70DF" w14:textId="4AF6C8F4" w:rsidR="00F542D1" w:rsidDel="002610E5" w:rsidRDefault="00F542D1" w:rsidP="00A5498C">
            <w:pPr>
              <w:pStyle w:val="XML2"/>
              <w:rPr>
                <w:del w:id="12511" w:author="Thomas Dietz" w:date="2012-08-13T14:41:00Z"/>
              </w:rPr>
            </w:pPr>
            <w:del w:id="12512" w:author="Thomas Dietz" w:date="2012-08-13T14:41:00Z">
              <w:r w:rsidDel="002610E5">
                <w:delText>leaf Exponent {</w:delText>
              </w:r>
            </w:del>
          </w:p>
          <w:p w14:paraId="054CE019" w14:textId="7888121A" w:rsidR="00F542D1" w:rsidDel="002610E5" w:rsidRDefault="00F542D1" w:rsidP="00A5498C">
            <w:pPr>
              <w:pStyle w:val="XML3"/>
              <w:rPr>
                <w:del w:id="12513" w:author="Thomas Dietz" w:date="2012-08-13T14:41:00Z"/>
              </w:rPr>
            </w:pPr>
            <w:del w:id="12514" w:author="Thomas Dietz" w:date="2012-08-13T14:41:00Z">
              <w:r w:rsidDel="002610E5">
                <w:delText>type binary;</w:delText>
              </w:r>
            </w:del>
          </w:p>
          <w:p w14:paraId="713DE4B0" w14:textId="172B6B01" w:rsidR="00F542D1" w:rsidDel="002610E5" w:rsidRDefault="00F542D1" w:rsidP="00A5498C">
            <w:pPr>
              <w:pStyle w:val="XML3"/>
              <w:rPr>
                <w:del w:id="12515" w:author="Thomas Dietz" w:date="2012-08-13T14:41:00Z"/>
              </w:rPr>
            </w:pPr>
            <w:del w:id="12516" w:author="Thomas Dietz" w:date="2012-08-13T14:41:00Z">
              <w:r w:rsidDel="002610E5">
                <w:delText>mandatory true;</w:delText>
              </w:r>
            </w:del>
          </w:p>
          <w:p w14:paraId="6E7B2A52" w14:textId="77B4CD11" w:rsidR="00F542D1" w:rsidDel="002610E5" w:rsidRDefault="00F542D1" w:rsidP="00A5498C">
            <w:pPr>
              <w:pStyle w:val="XML2"/>
              <w:rPr>
                <w:del w:id="12517" w:author="Thomas Dietz" w:date="2012-08-13T14:41:00Z"/>
              </w:rPr>
            </w:pPr>
            <w:del w:id="12518" w:author="Thomas Dietz" w:date="2012-08-13T14:41:00Z">
              <w:r w:rsidDel="002610E5">
                <w:delText>}</w:delText>
              </w:r>
            </w:del>
          </w:p>
          <w:p w14:paraId="074853E8" w14:textId="77777777" w:rsidR="002610E5" w:rsidRDefault="00F542D1" w:rsidP="002610E5">
            <w:pPr>
              <w:pStyle w:val="XML1"/>
              <w:rPr>
                <w:ins w:id="12519" w:author="Thomas Dietz" w:date="2012-08-13T14:41:00Z"/>
              </w:rPr>
            </w:pPr>
            <w:del w:id="12520" w:author="Thomas Dietz" w:date="2012-08-13T14:41:00Z">
              <w:r w:rsidDel="002610E5">
                <w:delText>}</w:delText>
              </w:r>
            </w:del>
            <w:ins w:id="12521" w:author="Thomas Dietz" w:date="2012-08-13T14:41:00Z">
              <w:r w:rsidR="002610E5">
                <w:t xml:space="preserve">  grouping OFOwnedCertificateType {</w:t>
              </w:r>
            </w:ins>
          </w:p>
          <w:p w14:paraId="7CC7917E" w14:textId="77777777" w:rsidR="002610E5" w:rsidRDefault="002610E5" w:rsidP="002610E5">
            <w:pPr>
              <w:pStyle w:val="XML1"/>
              <w:rPr>
                <w:ins w:id="12522" w:author="Thomas Dietz" w:date="2012-08-13T14:41:00Z"/>
              </w:rPr>
            </w:pPr>
            <w:ins w:id="12523" w:author="Thomas Dietz" w:date="2012-08-13T14:41:00Z">
              <w:r>
                <w:t xml:space="preserve">    description "This grouping specifies a certificate and a</w:t>
              </w:r>
            </w:ins>
          </w:p>
          <w:p w14:paraId="0F25810B" w14:textId="77777777" w:rsidR="002610E5" w:rsidRDefault="002610E5" w:rsidP="002610E5">
            <w:pPr>
              <w:pStyle w:val="XML1"/>
              <w:rPr>
                <w:ins w:id="12524" w:author="Thomas Dietz" w:date="2012-08-13T14:41:00Z"/>
              </w:rPr>
            </w:pPr>
            <w:ins w:id="12525" w:author="Thomas Dietz" w:date="2012-08-13T14:41:00Z">
              <w:r>
                <w:t xml:space="preserve">      private key. It can be used by an OpenFlow Logical Switch for</w:t>
              </w:r>
            </w:ins>
          </w:p>
          <w:p w14:paraId="2CD436A0" w14:textId="77777777" w:rsidR="002610E5" w:rsidRDefault="002610E5" w:rsidP="002610E5">
            <w:pPr>
              <w:pStyle w:val="XML1"/>
              <w:rPr>
                <w:ins w:id="12526" w:author="Thomas Dietz" w:date="2012-08-13T14:41:00Z"/>
              </w:rPr>
            </w:pPr>
            <w:ins w:id="12527" w:author="Thomas Dietz" w:date="2012-08-13T14:41:00Z">
              <w:r>
                <w:t xml:space="preserve">      authenticating itself to a controller when a TLS connection</w:t>
              </w:r>
            </w:ins>
          </w:p>
          <w:p w14:paraId="6440515E" w14:textId="77777777" w:rsidR="002610E5" w:rsidRDefault="002610E5" w:rsidP="002610E5">
            <w:pPr>
              <w:pStyle w:val="XML1"/>
              <w:rPr>
                <w:ins w:id="12528" w:author="Thomas Dietz" w:date="2012-08-13T14:41:00Z"/>
              </w:rPr>
            </w:pPr>
            <w:ins w:id="12529" w:author="Thomas Dietz" w:date="2012-08-13T14:41:00Z">
              <w:r>
                <w:t xml:space="preserve">      is established.";</w:t>
              </w:r>
            </w:ins>
          </w:p>
          <w:p w14:paraId="127E7AAA" w14:textId="77777777" w:rsidR="002610E5" w:rsidRDefault="002610E5" w:rsidP="002610E5">
            <w:pPr>
              <w:pStyle w:val="XML1"/>
              <w:rPr>
                <w:ins w:id="12530" w:author="Thomas Dietz" w:date="2012-08-13T14:41:00Z"/>
              </w:rPr>
            </w:pPr>
            <w:ins w:id="12531" w:author="Thomas Dietz" w:date="2012-08-13T14:41:00Z">
              <w:r>
                <w:t xml:space="preserve">    uses OFResourceType;</w:t>
              </w:r>
            </w:ins>
          </w:p>
          <w:p w14:paraId="1934745F" w14:textId="77777777" w:rsidR="002610E5" w:rsidRDefault="002610E5" w:rsidP="002610E5">
            <w:pPr>
              <w:pStyle w:val="XML1"/>
              <w:rPr>
                <w:ins w:id="12532" w:author="Thomas Dietz" w:date="2012-08-13T14:41:00Z"/>
              </w:rPr>
            </w:pPr>
            <w:ins w:id="12533" w:author="Thomas Dietz" w:date="2012-08-13T14:41:00Z">
              <w:r>
                <w:t xml:space="preserve">    leaf certificate {</w:t>
              </w:r>
            </w:ins>
          </w:p>
          <w:p w14:paraId="0C612539" w14:textId="77777777" w:rsidR="002610E5" w:rsidRDefault="002610E5" w:rsidP="002610E5">
            <w:pPr>
              <w:pStyle w:val="XML1"/>
              <w:rPr>
                <w:ins w:id="12534" w:author="Thomas Dietz" w:date="2012-08-13T14:41:00Z"/>
              </w:rPr>
            </w:pPr>
            <w:ins w:id="12535" w:author="Thomas Dietz" w:date="2012-08-13T14:41:00Z">
              <w:r>
                <w:t xml:space="preserve">      type string;</w:t>
              </w:r>
            </w:ins>
          </w:p>
          <w:p w14:paraId="05DDC4D7" w14:textId="77777777" w:rsidR="002610E5" w:rsidRDefault="002610E5" w:rsidP="002610E5">
            <w:pPr>
              <w:pStyle w:val="XML1"/>
              <w:rPr>
                <w:ins w:id="12536" w:author="Thomas Dietz" w:date="2012-08-13T14:41:00Z"/>
              </w:rPr>
            </w:pPr>
            <w:ins w:id="12537" w:author="Thomas Dietz" w:date="2012-08-13T14:41:00Z">
              <w:r>
                <w:t xml:space="preserve">      mandatory true;</w:t>
              </w:r>
            </w:ins>
          </w:p>
          <w:p w14:paraId="27D52A5F" w14:textId="77777777" w:rsidR="002610E5" w:rsidRDefault="002610E5" w:rsidP="002610E5">
            <w:pPr>
              <w:pStyle w:val="XML1"/>
              <w:rPr>
                <w:ins w:id="12538" w:author="Thomas Dietz" w:date="2012-08-13T14:41:00Z"/>
              </w:rPr>
            </w:pPr>
            <w:ins w:id="12539" w:author="Thomas Dietz" w:date="2012-08-13T14:41:00Z">
              <w:r>
                <w:t xml:space="preserve">      description "An X.509 certificate in DER format base64</w:t>
              </w:r>
            </w:ins>
          </w:p>
          <w:p w14:paraId="37C7562E" w14:textId="77777777" w:rsidR="002610E5" w:rsidRDefault="002610E5" w:rsidP="002610E5">
            <w:pPr>
              <w:pStyle w:val="XML1"/>
              <w:rPr>
                <w:ins w:id="12540" w:author="Thomas Dietz" w:date="2012-08-13T14:41:00Z"/>
              </w:rPr>
            </w:pPr>
            <w:ins w:id="12541" w:author="Thomas Dietz" w:date="2012-08-13T14:41:00Z">
              <w:r>
                <w:lastRenderedPageBreak/>
                <w:t xml:space="preserve">        encoded.</w:t>
              </w:r>
            </w:ins>
          </w:p>
          <w:p w14:paraId="7541EA1D" w14:textId="77777777" w:rsidR="002610E5" w:rsidRDefault="002610E5" w:rsidP="002610E5">
            <w:pPr>
              <w:pStyle w:val="XML1"/>
              <w:rPr>
                <w:ins w:id="12542" w:author="Thomas Dietz" w:date="2012-08-13T14:41:00Z"/>
              </w:rPr>
            </w:pPr>
          </w:p>
          <w:p w14:paraId="7CBF5EB5" w14:textId="77777777" w:rsidR="002610E5" w:rsidRDefault="002610E5" w:rsidP="002610E5">
            <w:pPr>
              <w:pStyle w:val="XML1"/>
              <w:rPr>
                <w:ins w:id="12543" w:author="Thomas Dietz" w:date="2012-08-13T14:41:00Z"/>
              </w:rPr>
            </w:pPr>
            <w:ins w:id="12544" w:author="Thomas Dietz" w:date="2012-08-13T14:41:00Z">
              <w:r>
                <w:t xml:space="preserve">        This element MUST be present in the NETCONF data store.</w:t>
              </w:r>
            </w:ins>
          </w:p>
          <w:p w14:paraId="54A12F7A" w14:textId="77777777" w:rsidR="002610E5" w:rsidRDefault="002610E5" w:rsidP="002610E5">
            <w:pPr>
              <w:pStyle w:val="XML1"/>
              <w:rPr>
                <w:ins w:id="12545" w:author="Thomas Dietz" w:date="2012-08-13T14:41:00Z"/>
              </w:rPr>
            </w:pPr>
            <w:ins w:id="12546" w:author="Thomas Dietz" w:date="2012-08-13T14:41:00Z">
              <w:r>
                <w:t xml:space="preserve">        If this element is not present in a NETCONF &lt;edit-config&gt;</w:t>
              </w:r>
            </w:ins>
          </w:p>
          <w:p w14:paraId="46A7408C" w14:textId="77777777" w:rsidR="002610E5" w:rsidRDefault="002610E5" w:rsidP="002610E5">
            <w:pPr>
              <w:pStyle w:val="XML1"/>
              <w:rPr>
                <w:ins w:id="12547" w:author="Thomas Dietz" w:date="2012-08-13T14:41:00Z"/>
              </w:rPr>
            </w:pPr>
            <w:ins w:id="12548" w:author="Thomas Dietz" w:date="2012-08-13T14:41:00Z">
              <w:r>
                <w:t xml:space="preserve">        operation 'create', 'merge' or 'replace' and the parent</w:t>
              </w:r>
            </w:ins>
          </w:p>
          <w:p w14:paraId="196423E9" w14:textId="77777777" w:rsidR="002610E5" w:rsidRDefault="002610E5" w:rsidP="002610E5">
            <w:pPr>
              <w:pStyle w:val="XML1"/>
              <w:rPr>
                <w:ins w:id="12549" w:author="Thomas Dietz" w:date="2012-08-13T14:41:00Z"/>
              </w:rPr>
            </w:pPr>
            <w:ins w:id="12550" w:author="Thomas Dietz" w:date="2012-08-13T14:41:00Z">
              <w:r>
                <w:t xml:space="preserve">        element does not exist, a 'data-missing' error is</w:t>
              </w:r>
            </w:ins>
          </w:p>
          <w:p w14:paraId="31C26E72" w14:textId="77777777" w:rsidR="002610E5" w:rsidRDefault="002610E5" w:rsidP="002610E5">
            <w:pPr>
              <w:pStyle w:val="XML1"/>
              <w:rPr>
                <w:ins w:id="12551" w:author="Thomas Dietz" w:date="2012-08-13T14:41:00Z"/>
              </w:rPr>
            </w:pPr>
            <w:ins w:id="12552" w:author="Thomas Dietz" w:date="2012-08-13T14:41:00Z">
              <w:r>
                <w:t xml:space="preserve">        returned.";</w:t>
              </w:r>
            </w:ins>
          </w:p>
          <w:p w14:paraId="0B13EC3A" w14:textId="77777777" w:rsidR="002610E5" w:rsidRDefault="002610E5" w:rsidP="002610E5">
            <w:pPr>
              <w:pStyle w:val="XML1"/>
              <w:rPr>
                <w:ins w:id="12553" w:author="Thomas Dietz" w:date="2012-08-13T14:41:00Z"/>
              </w:rPr>
            </w:pPr>
            <w:ins w:id="12554" w:author="Thomas Dietz" w:date="2012-08-13T14:41:00Z">
              <w:r>
                <w:t xml:space="preserve">    }</w:t>
              </w:r>
            </w:ins>
          </w:p>
          <w:p w14:paraId="165A1443" w14:textId="77777777" w:rsidR="002610E5" w:rsidRDefault="002610E5" w:rsidP="002610E5">
            <w:pPr>
              <w:pStyle w:val="XML1"/>
              <w:rPr>
                <w:ins w:id="12555" w:author="Thomas Dietz" w:date="2012-08-13T14:41:00Z"/>
              </w:rPr>
            </w:pPr>
            <w:ins w:id="12556" w:author="Thomas Dietz" w:date="2012-08-13T14:41:00Z">
              <w:r>
                <w:t xml:space="preserve">    container private-key {</w:t>
              </w:r>
            </w:ins>
          </w:p>
          <w:p w14:paraId="18C801BE" w14:textId="77777777" w:rsidR="002610E5" w:rsidRDefault="002610E5" w:rsidP="002610E5">
            <w:pPr>
              <w:pStyle w:val="XML1"/>
              <w:rPr>
                <w:ins w:id="12557" w:author="Thomas Dietz" w:date="2012-08-13T14:41:00Z"/>
              </w:rPr>
            </w:pPr>
            <w:ins w:id="12558" w:author="Thomas Dietz" w:date="2012-08-13T14:41:00Z">
              <w:r>
                <w:t xml:space="preserve">      uses KeyValueType;</w:t>
              </w:r>
            </w:ins>
          </w:p>
          <w:p w14:paraId="4BF7A0BA" w14:textId="77777777" w:rsidR="002610E5" w:rsidRDefault="002610E5" w:rsidP="002610E5">
            <w:pPr>
              <w:pStyle w:val="XML1"/>
              <w:rPr>
                <w:ins w:id="12559" w:author="Thomas Dietz" w:date="2012-08-13T14:41:00Z"/>
              </w:rPr>
            </w:pPr>
            <w:ins w:id="12560" w:author="Thomas Dietz" w:date="2012-08-13T14:41:00Z">
              <w:r>
                <w:t xml:space="preserve">      description "This element contains the private key</w:t>
              </w:r>
            </w:ins>
          </w:p>
          <w:p w14:paraId="75DDDD14" w14:textId="77777777" w:rsidR="002610E5" w:rsidRDefault="002610E5" w:rsidP="002610E5">
            <w:pPr>
              <w:pStyle w:val="XML1"/>
              <w:rPr>
                <w:ins w:id="12561" w:author="Thomas Dietz" w:date="2012-08-13T14:41:00Z"/>
              </w:rPr>
            </w:pPr>
            <w:ins w:id="12562" w:author="Thomas Dietz" w:date="2012-08-13T14:41:00Z">
              <w:r>
                <w:t xml:space="preserve">        corresponding to the certificate. The private key is</w:t>
              </w:r>
            </w:ins>
          </w:p>
          <w:p w14:paraId="5B773C7A" w14:textId="77777777" w:rsidR="002610E5" w:rsidRDefault="002610E5" w:rsidP="002610E5">
            <w:pPr>
              <w:pStyle w:val="XML1"/>
              <w:rPr>
                <w:ins w:id="12563" w:author="Thomas Dietz" w:date="2012-08-13T14:41:00Z"/>
              </w:rPr>
            </w:pPr>
            <w:ins w:id="12564" w:author="Thomas Dietz" w:date="2012-08-13T14:41:00Z">
              <w:r>
                <w:t xml:space="preserve">        encoded as specified in XML-Signature Syntax and Processing</w:t>
              </w:r>
            </w:ins>
          </w:p>
          <w:p w14:paraId="08580A09" w14:textId="77777777" w:rsidR="002610E5" w:rsidRDefault="002610E5" w:rsidP="002610E5">
            <w:pPr>
              <w:pStyle w:val="XML1"/>
              <w:rPr>
                <w:ins w:id="12565" w:author="Thomas Dietz" w:date="2012-08-13T14:41:00Z"/>
              </w:rPr>
            </w:pPr>
            <w:ins w:id="12566" w:author="Thomas Dietz" w:date="2012-08-13T14:41:00Z">
              <w:r>
                <w:t xml:space="preserve">        (http://www.w3.org/TR/2001/PR-xmldsig-core-20010820/).  </w:t>
              </w:r>
            </w:ins>
          </w:p>
          <w:p w14:paraId="3485BC75" w14:textId="77777777" w:rsidR="002610E5" w:rsidRDefault="002610E5" w:rsidP="002610E5">
            <w:pPr>
              <w:pStyle w:val="XML1"/>
              <w:rPr>
                <w:ins w:id="12567" w:author="Thomas Dietz" w:date="2012-08-13T14:41:00Z"/>
              </w:rPr>
            </w:pPr>
            <w:ins w:id="12568" w:author="Thomas Dietz" w:date="2012-08-13T14:41:00Z">
              <w:r>
                <w:t xml:space="preserve">        Currently the specification only support DSA and RSA keys.</w:t>
              </w:r>
            </w:ins>
          </w:p>
          <w:p w14:paraId="099BAF65" w14:textId="77777777" w:rsidR="002610E5" w:rsidRDefault="002610E5" w:rsidP="002610E5">
            <w:pPr>
              <w:pStyle w:val="XML1"/>
              <w:rPr>
                <w:ins w:id="12569" w:author="Thomas Dietz" w:date="2012-08-13T14:41:00Z"/>
              </w:rPr>
            </w:pPr>
          </w:p>
          <w:p w14:paraId="34A475D5" w14:textId="77777777" w:rsidR="002610E5" w:rsidRDefault="002610E5" w:rsidP="002610E5">
            <w:pPr>
              <w:pStyle w:val="XML1"/>
              <w:rPr>
                <w:ins w:id="12570" w:author="Thomas Dietz" w:date="2012-08-13T14:41:00Z"/>
              </w:rPr>
            </w:pPr>
            <w:ins w:id="12571" w:author="Thomas Dietz" w:date="2012-08-13T14:41:00Z">
              <w:r>
                <w:t xml:space="preserve">        This element MUST be present in the NETCONF data store.</w:t>
              </w:r>
            </w:ins>
          </w:p>
          <w:p w14:paraId="24493270" w14:textId="77777777" w:rsidR="002610E5" w:rsidRDefault="002610E5" w:rsidP="002610E5">
            <w:pPr>
              <w:pStyle w:val="XML1"/>
              <w:rPr>
                <w:ins w:id="12572" w:author="Thomas Dietz" w:date="2012-08-13T14:41:00Z"/>
              </w:rPr>
            </w:pPr>
            <w:ins w:id="12573" w:author="Thomas Dietz" w:date="2012-08-13T14:41:00Z">
              <w:r>
                <w:t xml:space="preserve">        If this element is not present in a NETCONF &lt;edit-config&gt;</w:t>
              </w:r>
            </w:ins>
          </w:p>
          <w:p w14:paraId="2720C629" w14:textId="77777777" w:rsidR="002610E5" w:rsidRDefault="002610E5" w:rsidP="002610E5">
            <w:pPr>
              <w:pStyle w:val="XML1"/>
              <w:rPr>
                <w:ins w:id="12574" w:author="Thomas Dietz" w:date="2012-08-13T14:41:00Z"/>
              </w:rPr>
            </w:pPr>
            <w:ins w:id="12575" w:author="Thomas Dietz" w:date="2012-08-13T14:41:00Z">
              <w:r>
                <w:t xml:space="preserve">        operation 'create', 'merge' or 'replace' and the parent</w:t>
              </w:r>
            </w:ins>
          </w:p>
          <w:p w14:paraId="2F5ED3B5" w14:textId="77777777" w:rsidR="002610E5" w:rsidRDefault="002610E5" w:rsidP="002610E5">
            <w:pPr>
              <w:pStyle w:val="XML1"/>
              <w:rPr>
                <w:ins w:id="12576" w:author="Thomas Dietz" w:date="2012-08-13T14:41:00Z"/>
              </w:rPr>
            </w:pPr>
            <w:ins w:id="12577" w:author="Thomas Dietz" w:date="2012-08-13T14:41:00Z">
              <w:r>
                <w:t xml:space="preserve">        element does not exist, a 'data-missing' error is</w:t>
              </w:r>
            </w:ins>
          </w:p>
          <w:p w14:paraId="63ECA529" w14:textId="77777777" w:rsidR="002610E5" w:rsidRDefault="002610E5" w:rsidP="002610E5">
            <w:pPr>
              <w:pStyle w:val="XML1"/>
              <w:rPr>
                <w:ins w:id="12578" w:author="Thomas Dietz" w:date="2012-08-13T14:41:00Z"/>
              </w:rPr>
            </w:pPr>
            <w:ins w:id="12579" w:author="Thomas Dietz" w:date="2012-08-13T14:41:00Z">
              <w:r>
                <w:t xml:space="preserve">        returned.";</w:t>
              </w:r>
            </w:ins>
          </w:p>
          <w:p w14:paraId="08891101" w14:textId="77777777" w:rsidR="002610E5" w:rsidRDefault="002610E5" w:rsidP="002610E5">
            <w:pPr>
              <w:pStyle w:val="XML1"/>
              <w:rPr>
                <w:ins w:id="12580" w:author="Thomas Dietz" w:date="2012-08-13T14:41:00Z"/>
              </w:rPr>
            </w:pPr>
            <w:ins w:id="12581" w:author="Thomas Dietz" w:date="2012-08-13T14:41:00Z">
              <w:r>
                <w:t xml:space="preserve">    }</w:t>
              </w:r>
            </w:ins>
          </w:p>
          <w:p w14:paraId="0D5E178D" w14:textId="77777777" w:rsidR="002610E5" w:rsidRDefault="002610E5" w:rsidP="002610E5">
            <w:pPr>
              <w:pStyle w:val="XML1"/>
              <w:rPr>
                <w:ins w:id="12582" w:author="Thomas Dietz" w:date="2012-08-13T14:41:00Z"/>
              </w:rPr>
            </w:pPr>
            <w:ins w:id="12583" w:author="Thomas Dietz" w:date="2012-08-13T14:41:00Z">
              <w:r>
                <w:t xml:space="preserve">  }</w:t>
              </w:r>
            </w:ins>
          </w:p>
          <w:p w14:paraId="6DBA3AEF" w14:textId="77777777" w:rsidR="002610E5" w:rsidRDefault="002610E5" w:rsidP="002610E5">
            <w:pPr>
              <w:pStyle w:val="XML1"/>
              <w:rPr>
                <w:ins w:id="12584" w:author="Thomas Dietz" w:date="2012-08-13T14:41:00Z"/>
              </w:rPr>
            </w:pPr>
            <w:ins w:id="12585" w:author="Thomas Dietz" w:date="2012-08-13T14:41:00Z">
              <w:r>
                <w:t xml:space="preserve">  </w:t>
              </w:r>
            </w:ins>
          </w:p>
          <w:p w14:paraId="1C73E44E" w14:textId="77777777" w:rsidR="002610E5" w:rsidRDefault="002610E5" w:rsidP="002610E5">
            <w:pPr>
              <w:pStyle w:val="XML1"/>
              <w:rPr>
                <w:ins w:id="12586" w:author="Thomas Dietz" w:date="2012-08-13T14:41:00Z"/>
              </w:rPr>
            </w:pPr>
            <w:ins w:id="12587" w:author="Thomas Dietz" w:date="2012-08-13T14:41:00Z">
              <w:r>
                <w:t xml:space="preserve">  grouping KeyValueType {</w:t>
              </w:r>
            </w:ins>
          </w:p>
          <w:p w14:paraId="250A3305" w14:textId="77777777" w:rsidR="002610E5" w:rsidRDefault="002610E5" w:rsidP="002610E5">
            <w:pPr>
              <w:pStyle w:val="XML1"/>
              <w:rPr>
                <w:ins w:id="12588" w:author="Thomas Dietz" w:date="2012-08-13T14:41:00Z"/>
              </w:rPr>
            </w:pPr>
            <w:ins w:id="12589" w:author="Thomas Dietz" w:date="2012-08-13T14:41:00Z">
              <w:r>
                <w:t xml:space="preserve">    description "The KeyValue element contains a single public key</w:t>
              </w:r>
            </w:ins>
          </w:p>
          <w:p w14:paraId="13540084" w14:textId="77777777" w:rsidR="002610E5" w:rsidRDefault="002610E5" w:rsidP="002610E5">
            <w:pPr>
              <w:pStyle w:val="XML1"/>
              <w:rPr>
                <w:ins w:id="12590" w:author="Thomas Dietz" w:date="2012-08-13T14:41:00Z"/>
              </w:rPr>
            </w:pPr>
            <w:ins w:id="12591" w:author="Thomas Dietz" w:date="2012-08-13T14:41:00Z">
              <w:r>
                <w:t xml:space="preserve">      that may be useful in validating the signature.</w:t>
              </w:r>
            </w:ins>
          </w:p>
          <w:p w14:paraId="18A47630" w14:textId="77777777" w:rsidR="002610E5" w:rsidRDefault="002610E5" w:rsidP="002610E5">
            <w:pPr>
              <w:pStyle w:val="XML1"/>
              <w:rPr>
                <w:ins w:id="12592" w:author="Thomas Dietz" w:date="2012-08-13T14:41:00Z"/>
              </w:rPr>
            </w:pPr>
          </w:p>
          <w:p w14:paraId="7856C5AF" w14:textId="77777777" w:rsidR="002610E5" w:rsidRDefault="002610E5" w:rsidP="002610E5">
            <w:pPr>
              <w:pStyle w:val="XML1"/>
              <w:rPr>
                <w:ins w:id="12593" w:author="Thomas Dietz" w:date="2012-08-13T14:41:00Z"/>
              </w:rPr>
            </w:pPr>
            <w:ins w:id="12594" w:author="Thomas Dietz" w:date="2012-08-13T14:41:00Z">
              <w:r>
                <w:t xml:space="preserve">      NETCONF &lt;edit-config&gt; operations MUST be implemented as </w:t>
              </w:r>
            </w:ins>
          </w:p>
          <w:p w14:paraId="33EAB7E5" w14:textId="77777777" w:rsidR="002610E5" w:rsidRDefault="002610E5" w:rsidP="002610E5">
            <w:pPr>
              <w:pStyle w:val="XML1"/>
              <w:rPr>
                <w:ins w:id="12595" w:author="Thomas Dietz" w:date="2012-08-13T14:41:00Z"/>
              </w:rPr>
            </w:pPr>
            <w:ins w:id="12596" w:author="Thomas Dietz" w:date="2012-08-13T14:41:00Z">
              <w:r>
                <w:t xml:space="preserve">      follows: </w:t>
              </w:r>
            </w:ins>
          </w:p>
          <w:p w14:paraId="4E9DA6A1" w14:textId="77777777" w:rsidR="002610E5" w:rsidRDefault="002610E5" w:rsidP="002610E5">
            <w:pPr>
              <w:pStyle w:val="XML1"/>
              <w:rPr>
                <w:ins w:id="12597" w:author="Thomas Dietz" w:date="2012-08-13T14:41:00Z"/>
              </w:rPr>
            </w:pPr>
          </w:p>
          <w:p w14:paraId="110E518C" w14:textId="77777777" w:rsidR="002610E5" w:rsidRDefault="002610E5" w:rsidP="002610E5">
            <w:pPr>
              <w:pStyle w:val="XML1"/>
              <w:rPr>
                <w:ins w:id="12598" w:author="Thomas Dietz" w:date="2012-08-13T14:41:00Z"/>
              </w:rPr>
            </w:pPr>
            <w:ins w:id="12599" w:author="Thomas Dietz" w:date="2012-08-13T14:41:00Z">
              <w:r>
                <w:t xml:space="preserve">      * Exactly one of the elemenst 'DSAKeyValue' or 'RSAKeyValue'</w:t>
              </w:r>
            </w:ins>
          </w:p>
          <w:p w14:paraId="6D5B2047" w14:textId="77777777" w:rsidR="002610E5" w:rsidRDefault="002610E5" w:rsidP="002610E5">
            <w:pPr>
              <w:pStyle w:val="XML1"/>
              <w:rPr>
                <w:ins w:id="12600" w:author="Thomas Dietz" w:date="2012-08-13T14:41:00Z"/>
              </w:rPr>
            </w:pPr>
            <w:ins w:id="12601" w:author="Thomas Dietz" w:date="2012-08-13T14:41:00Z">
              <w:r>
                <w:t xml:space="preserve">        all &lt;edit-config&gt; operations.</w:t>
              </w:r>
            </w:ins>
          </w:p>
          <w:p w14:paraId="5BF23B61" w14:textId="77777777" w:rsidR="002610E5" w:rsidRDefault="002610E5" w:rsidP="002610E5">
            <w:pPr>
              <w:pStyle w:val="XML1"/>
              <w:rPr>
                <w:ins w:id="12602" w:author="Thomas Dietz" w:date="2012-08-13T14:41:00Z"/>
              </w:rPr>
            </w:pPr>
            <w:ins w:id="12603" w:author="Thomas Dietz" w:date="2012-08-13T14:41:00Z">
              <w:r>
                <w:t xml:space="preserve">      * If the operation is 'merge' or 'replace', the element is</w:t>
              </w:r>
            </w:ins>
          </w:p>
          <w:p w14:paraId="76DCCE2E" w14:textId="77777777" w:rsidR="002610E5" w:rsidRDefault="002610E5" w:rsidP="002610E5">
            <w:pPr>
              <w:pStyle w:val="XML1"/>
              <w:rPr>
                <w:ins w:id="12604" w:author="Thomas Dietz" w:date="2012-08-13T14:41:00Z"/>
              </w:rPr>
            </w:pPr>
            <w:ins w:id="12605" w:author="Thomas Dietz" w:date="2012-08-13T14:41:00Z">
              <w:r>
                <w:t xml:space="preserve">        created if it does not exist, and its value is set to the</w:t>
              </w:r>
            </w:ins>
          </w:p>
          <w:p w14:paraId="0FDEA1AA" w14:textId="77777777" w:rsidR="002610E5" w:rsidRDefault="002610E5" w:rsidP="002610E5">
            <w:pPr>
              <w:pStyle w:val="XML1"/>
              <w:rPr>
                <w:ins w:id="12606" w:author="Thomas Dietz" w:date="2012-08-13T14:41:00Z"/>
              </w:rPr>
            </w:pPr>
            <w:ins w:id="12607" w:author="Thomas Dietz" w:date="2012-08-13T14:41:00Z">
              <w:r>
                <w:t xml:space="preserve">        value found in the XML RPC data.</w:t>
              </w:r>
            </w:ins>
          </w:p>
          <w:p w14:paraId="6AECC043" w14:textId="77777777" w:rsidR="002610E5" w:rsidRDefault="002610E5" w:rsidP="002610E5">
            <w:pPr>
              <w:pStyle w:val="XML1"/>
              <w:rPr>
                <w:ins w:id="12608" w:author="Thomas Dietz" w:date="2012-08-13T14:41:00Z"/>
              </w:rPr>
            </w:pPr>
            <w:ins w:id="12609" w:author="Thomas Dietz" w:date="2012-08-13T14:41:00Z">
              <w:r>
                <w:t xml:space="preserve">      * If the operation is 'create', the element is created if it</w:t>
              </w:r>
            </w:ins>
          </w:p>
          <w:p w14:paraId="1798AB73" w14:textId="77777777" w:rsidR="002610E5" w:rsidRDefault="002610E5" w:rsidP="002610E5">
            <w:pPr>
              <w:pStyle w:val="XML1"/>
              <w:rPr>
                <w:ins w:id="12610" w:author="Thomas Dietz" w:date="2012-08-13T14:41:00Z"/>
              </w:rPr>
            </w:pPr>
            <w:ins w:id="12611" w:author="Thomas Dietz" w:date="2012-08-13T14:41:00Z">
              <w:r>
                <w:t xml:space="preserve">        does not exist. If the element already exists, a</w:t>
              </w:r>
            </w:ins>
          </w:p>
          <w:p w14:paraId="56F61DD6" w14:textId="77777777" w:rsidR="002610E5" w:rsidRDefault="002610E5" w:rsidP="002610E5">
            <w:pPr>
              <w:pStyle w:val="XML1"/>
              <w:rPr>
                <w:ins w:id="12612" w:author="Thomas Dietz" w:date="2012-08-13T14:41:00Z"/>
              </w:rPr>
            </w:pPr>
            <w:ins w:id="12613" w:author="Thomas Dietz" w:date="2012-08-13T14:41:00Z">
              <w:r>
                <w:t xml:space="preserve">        'data</w:t>
              </w:r>
              <w:r>
                <w:rPr>
                  <w:rFonts w:ascii="MS Mincho" w:eastAsia="MS Mincho" w:hAnsi="MS Mincho" w:cs="MS Mincho" w:hint="eastAsia"/>
                </w:rPr>
                <w:t>‑</w:t>
              </w:r>
              <w:r>
                <w:t>exists' error is returned.</w:t>
              </w:r>
            </w:ins>
          </w:p>
          <w:p w14:paraId="3AE38A63" w14:textId="77777777" w:rsidR="002610E5" w:rsidRDefault="002610E5" w:rsidP="002610E5">
            <w:pPr>
              <w:pStyle w:val="XML1"/>
              <w:rPr>
                <w:ins w:id="12614" w:author="Thomas Dietz" w:date="2012-08-13T14:41:00Z"/>
              </w:rPr>
            </w:pPr>
            <w:ins w:id="12615" w:author="Thomas Dietz" w:date="2012-08-13T14:41:00Z">
              <w:r>
                <w:t xml:space="preserve">      * If the operation is 'delete', the element is deleted if it</w:t>
              </w:r>
            </w:ins>
          </w:p>
          <w:p w14:paraId="4640C42B" w14:textId="77777777" w:rsidR="002610E5" w:rsidRDefault="002610E5" w:rsidP="002610E5">
            <w:pPr>
              <w:pStyle w:val="XML1"/>
              <w:rPr>
                <w:ins w:id="12616" w:author="Thomas Dietz" w:date="2012-08-13T14:41:00Z"/>
              </w:rPr>
            </w:pPr>
            <w:ins w:id="12617" w:author="Thomas Dietz" w:date="2012-08-13T14:41:00Z">
              <w:r>
                <w:t xml:space="preserve">        exists. If the element does not exist, a 'data</w:t>
              </w:r>
              <w:r>
                <w:rPr>
                  <w:rFonts w:ascii="MS Mincho" w:eastAsia="MS Mincho" w:hAnsi="MS Mincho" w:cs="MS Mincho" w:hint="eastAsia"/>
                </w:rPr>
                <w:t>‑</w:t>
              </w:r>
              <w:r>
                <w:t>missing'</w:t>
              </w:r>
            </w:ins>
          </w:p>
          <w:p w14:paraId="3DB2750C" w14:textId="77777777" w:rsidR="002610E5" w:rsidRDefault="002610E5" w:rsidP="002610E5">
            <w:pPr>
              <w:pStyle w:val="XML1"/>
              <w:rPr>
                <w:ins w:id="12618" w:author="Thomas Dietz" w:date="2012-08-13T14:41:00Z"/>
              </w:rPr>
            </w:pPr>
            <w:ins w:id="12619" w:author="Thomas Dietz" w:date="2012-08-13T14:41:00Z">
              <w:r>
                <w:t xml:space="preserve">        error is returned.";</w:t>
              </w:r>
            </w:ins>
          </w:p>
          <w:p w14:paraId="02411585" w14:textId="77777777" w:rsidR="002610E5" w:rsidRDefault="002610E5" w:rsidP="002610E5">
            <w:pPr>
              <w:pStyle w:val="XML1"/>
              <w:rPr>
                <w:ins w:id="12620" w:author="Thomas Dietz" w:date="2012-08-13T14:41:00Z"/>
              </w:rPr>
            </w:pPr>
            <w:ins w:id="12621" w:author="Thomas Dietz" w:date="2012-08-13T14:41:00Z">
              <w:r>
                <w:t xml:space="preserve">    choice key-type {</w:t>
              </w:r>
            </w:ins>
          </w:p>
          <w:p w14:paraId="15E33FB9" w14:textId="77777777" w:rsidR="002610E5" w:rsidRDefault="002610E5" w:rsidP="002610E5">
            <w:pPr>
              <w:pStyle w:val="XML1"/>
              <w:rPr>
                <w:ins w:id="12622" w:author="Thomas Dietz" w:date="2012-08-13T14:41:00Z"/>
              </w:rPr>
            </w:pPr>
            <w:ins w:id="12623" w:author="Thomas Dietz" w:date="2012-08-13T14:41:00Z">
              <w:r>
                <w:t xml:space="preserve">      mandatory true;</w:t>
              </w:r>
            </w:ins>
          </w:p>
          <w:p w14:paraId="4A105CB9" w14:textId="77777777" w:rsidR="002610E5" w:rsidRDefault="002610E5" w:rsidP="002610E5">
            <w:pPr>
              <w:pStyle w:val="XML1"/>
              <w:rPr>
                <w:ins w:id="12624" w:author="Thomas Dietz" w:date="2012-08-13T14:41:00Z"/>
              </w:rPr>
            </w:pPr>
            <w:ins w:id="12625" w:author="Thomas Dietz" w:date="2012-08-13T14:41:00Z">
              <w:r>
                <w:t xml:space="preserve">      case dsa {</w:t>
              </w:r>
            </w:ins>
          </w:p>
          <w:p w14:paraId="70C1FEBE" w14:textId="77777777" w:rsidR="002610E5" w:rsidRDefault="002610E5" w:rsidP="002610E5">
            <w:pPr>
              <w:pStyle w:val="XML1"/>
              <w:rPr>
                <w:ins w:id="12626" w:author="Thomas Dietz" w:date="2012-08-13T14:41:00Z"/>
              </w:rPr>
            </w:pPr>
            <w:ins w:id="12627" w:author="Thomas Dietz" w:date="2012-08-13T14:41:00Z">
              <w:r>
                <w:t xml:space="preserve">        container DSAKeyValue {</w:t>
              </w:r>
            </w:ins>
          </w:p>
          <w:p w14:paraId="5D56C18C" w14:textId="77777777" w:rsidR="002610E5" w:rsidRDefault="002610E5" w:rsidP="002610E5">
            <w:pPr>
              <w:pStyle w:val="XML1"/>
              <w:rPr>
                <w:ins w:id="12628" w:author="Thomas Dietz" w:date="2012-08-13T14:41:00Z"/>
              </w:rPr>
            </w:pPr>
            <w:ins w:id="12629" w:author="Thomas Dietz" w:date="2012-08-13T14:41:00Z">
              <w:r>
                <w:t xml:space="preserve">          uses DSAKeyValueType;</w:t>
              </w:r>
            </w:ins>
          </w:p>
          <w:p w14:paraId="644C01BB" w14:textId="77777777" w:rsidR="002610E5" w:rsidRDefault="002610E5" w:rsidP="002610E5">
            <w:pPr>
              <w:pStyle w:val="XML1"/>
              <w:rPr>
                <w:ins w:id="12630" w:author="Thomas Dietz" w:date="2012-08-13T14:41:00Z"/>
              </w:rPr>
            </w:pPr>
            <w:ins w:id="12631" w:author="Thomas Dietz" w:date="2012-08-13T14:41:00Z">
              <w:r>
                <w:t xml:space="preserve">        }</w:t>
              </w:r>
            </w:ins>
          </w:p>
          <w:p w14:paraId="52EB5606" w14:textId="77777777" w:rsidR="002610E5" w:rsidRDefault="002610E5" w:rsidP="002610E5">
            <w:pPr>
              <w:pStyle w:val="XML1"/>
              <w:rPr>
                <w:ins w:id="12632" w:author="Thomas Dietz" w:date="2012-08-13T14:41:00Z"/>
              </w:rPr>
            </w:pPr>
            <w:ins w:id="12633" w:author="Thomas Dietz" w:date="2012-08-13T14:41:00Z">
              <w:r>
                <w:t xml:space="preserve">      }</w:t>
              </w:r>
            </w:ins>
          </w:p>
          <w:p w14:paraId="294FFE05" w14:textId="77777777" w:rsidR="002610E5" w:rsidRDefault="002610E5" w:rsidP="002610E5">
            <w:pPr>
              <w:pStyle w:val="XML1"/>
              <w:rPr>
                <w:ins w:id="12634" w:author="Thomas Dietz" w:date="2012-08-13T14:41:00Z"/>
              </w:rPr>
            </w:pPr>
            <w:ins w:id="12635" w:author="Thomas Dietz" w:date="2012-08-13T14:41:00Z">
              <w:r>
                <w:t xml:space="preserve">      case rsa {</w:t>
              </w:r>
            </w:ins>
          </w:p>
          <w:p w14:paraId="7CD0D77C" w14:textId="77777777" w:rsidR="002610E5" w:rsidRDefault="002610E5" w:rsidP="002610E5">
            <w:pPr>
              <w:pStyle w:val="XML1"/>
              <w:rPr>
                <w:ins w:id="12636" w:author="Thomas Dietz" w:date="2012-08-13T14:41:00Z"/>
              </w:rPr>
            </w:pPr>
            <w:ins w:id="12637" w:author="Thomas Dietz" w:date="2012-08-13T14:41:00Z">
              <w:r>
                <w:t xml:space="preserve">        container RSAKeyValue {</w:t>
              </w:r>
            </w:ins>
          </w:p>
          <w:p w14:paraId="72E7AFCC" w14:textId="77777777" w:rsidR="002610E5" w:rsidRDefault="002610E5" w:rsidP="002610E5">
            <w:pPr>
              <w:pStyle w:val="XML1"/>
              <w:rPr>
                <w:ins w:id="12638" w:author="Thomas Dietz" w:date="2012-08-13T14:41:00Z"/>
              </w:rPr>
            </w:pPr>
            <w:ins w:id="12639" w:author="Thomas Dietz" w:date="2012-08-13T14:41:00Z">
              <w:r>
                <w:t xml:space="preserve">          uses RSAKeyValueType;</w:t>
              </w:r>
            </w:ins>
          </w:p>
          <w:p w14:paraId="3D5019C6" w14:textId="77777777" w:rsidR="002610E5" w:rsidRDefault="002610E5" w:rsidP="002610E5">
            <w:pPr>
              <w:pStyle w:val="XML1"/>
              <w:rPr>
                <w:ins w:id="12640" w:author="Thomas Dietz" w:date="2012-08-13T14:41:00Z"/>
              </w:rPr>
            </w:pPr>
            <w:ins w:id="12641" w:author="Thomas Dietz" w:date="2012-08-13T14:41:00Z">
              <w:r>
                <w:t xml:space="preserve">        }</w:t>
              </w:r>
            </w:ins>
          </w:p>
          <w:p w14:paraId="44F993BA" w14:textId="77777777" w:rsidR="002610E5" w:rsidRDefault="002610E5" w:rsidP="002610E5">
            <w:pPr>
              <w:pStyle w:val="XML1"/>
              <w:rPr>
                <w:ins w:id="12642" w:author="Thomas Dietz" w:date="2012-08-13T14:41:00Z"/>
              </w:rPr>
            </w:pPr>
            <w:ins w:id="12643" w:author="Thomas Dietz" w:date="2012-08-13T14:41:00Z">
              <w:r>
                <w:t xml:space="preserve">      }</w:t>
              </w:r>
            </w:ins>
          </w:p>
          <w:p w14:paraId="35A51565" w14:textId="77777777" w:rsidR="002610E5" w:rsidRDefault="002610E5" w:rsidP="002610E5">
            <w:pPr>
              <w:pStyle w:val="XML1"/>
              <w:rPr>
                <w:ins w:id="12644" w:author="Thomas Dietz" w:date="2012-08-13T14:41:00Z"/>
              </w:rPr>
            </w:pPr>
            <w:ins w:id="12645" w:author="Thomas Dietz" w:date="2012-08-13T14:41:00Z">
              <w:r>
                <w:t xml:space="preserve">    }</w:t>
              </w:r>
            </w:ins>
          </w:p>
          <w:p w14:paraId="1932A0D4" w14:textId="77777777" w:rsidR="002610E5" w:rsidRDefault="002610E5" w:rsidP="002610E5">
            <w:pPr>
              <w:pStyle w:val="XML1"/>
              <w:rPr>
                <w:ins w:id="12646" w:author="Thomas Dietz" w:date="2012-08-13T14:41:00Z"/>
              </w:rPr>
            </w:pPr>
            <w:ins w:id="12647" w:author="Thomas Dietz" w:date="2012-08-13T14:41:00Z">
              <w:r>
                <w:t xml:space="preserve">  }</w:t>
              </w:r>
            </w:ins>
          </w:p>
          <w:p w14:paraId="4650B663" w14:textId="77777777" w:rsidR="002610E5" w:rsidRDefault="002610E5" w:rsidP="002610E5">
            <w:pPr>
              <w:pStyle w:val="XML1"/>
              <w:rPr>
                <w:ins w:id="12648" w:author="Thomas Dietz" w:date="2012-08-13T14:41:00Z"/>
              </w:rPr>
            </w:pPr>
            <w:ins w:id="12649" w:author="Thomas Dietz" w:date="2012-08-13T14:41:00Z">
              <w:r>
                <w:lastRenderedPageBreak/>
                <w:t xml:space="preserve">  </w:t>
              </w:r>
            </w:ins>
          </w:p>
          <w:p w14:paraId="2171D7D9" w14:textId="77777777" w:rsidR="002610E5" w:rsidRDefault="002610E5" w:rsidP="002610E5">
            <w:pPr>
              <w:pStyle w:val="XML1"/>
              <w:rPr>
                <w:ins w:id="12650" w:author="Thomas Dietz" w:date="2012-08-13T14:41:00Z"/>
              </w:rPr>
            </w:pPr>
            <w:ins w:id="12651" w:author="Thomas Dietz" w:date="2012-08-13T14:41:00Z">
              <w:r>
                <w:t xml:space="preserve">  grouping DSAKeyValueType {</w:t>
              </w:r>
            </w:ins>
          </w:p>
          <w:p w14:paraId="2772582E" w14:textId="77777777" w:rsidR="002610E5" w:rsidRDefault="002610E5" w:rsidP="002610E5">
            <w:pPr>
              <w:pStyle w:val="XML1"/>
              <w:rPr>
                <w:ins w:id="12652" w:author="Thomas Dietz" w:date="2012-08-13T14:41:00Z"/>
              </w:rPr>
            </w:pPr>
            <w:ins w:id="12653" w:author="Thomas Dietz" w:date="2012-08-13T14:41:00Z">
              <w:r>
                <w:t xml:space="preserve">    description "DSA keys and the DSA signature algorithm are</w:t>
              </w:r>
            </w:ins>
          </w:p>
          <w:p w14:paraId="68ADA6F6" w14:textId="77777777" w:rsidR="002610E5" w:rsidRDefault="002610E5" w:rsidP="002610E5">
            <w:pPr>
              <w:pStyle w:val="XML1"/>
              <w:rPr>
                <w:ins w:id="12654" w:author="Thomas Dietz" w:date="2012-08-13T14:41:00Z"/>
              </w:rPr>
            </w:pPr>
            <w:ins w:id="12655" w:author="Thomas Dietz" w:date="2012-08-13T14:41:00Z">
              <w:r>
                <w:t xml:space="preserve">    specified in 'FIPS PUB 186-2, Digital Signature Standard (DSS),</w:t>
              </w:r>
            </w:ins>
          </w:p>
          <w:p w14:paraId="68EB2BCB" w14:textId="77777777" w:rsidR="002610E5" w:rsidRDefault="002610E5" w:rsidP="002610E5">
            <w:pPr>
              <w:pStyle w:val="XML1"/>
              <w:rPr>
                <w:ins w:id="12656" w:author="Thomas Dietz" w:date="2012-08-13T14:41:00Z"/>
              </w:rPr>
            </w:pPr>
            <w:ins w:id="12657" w:author="Thomas Dietz" w:date="2012-08-13T14:41:00Z">
              <w:r>
                <w:t xml:space="preserve">    U.S. Department of Commerce/National Institute of Standards and</w:t>
              </w:r>
            </w:ins>
          </w:p>
          <w:p w14:paraId="20FBF153" w14:textId="77777777" w:rsidR="002610E5" w:rsidRDefault="002610E5" w:rsidP="002610E5">
            <w:pPr>
              <w:pStyle w:val="XML1"/>
              <w:rPr>
                <w:ins w:id="12658" w:author="Thomas Dietz" w:date="2012-08-13T14:41:00Z"/>
              </w:rPr>
            </w:pPr>
            <w:ins w:id="12659" w:author="Thomas Dietz" w:date="2012-08-13T14:41:00Z">
              <w:r>
                <w:t xml:space="preserve">    Technology,</w:t>
              </w:r>
            </w:ins>
          </w:p>
          <w:p w14:paraId="7C65CA2D" w14:textId="77777777" w:rsidR="002610E5" w:rsidRDefault="002610E5" w:rsidP="002610E5">
            <w:pPr>
              <w:pStyle w:val="XML1"/>
              <w:rPr>
                <w:ins w:id="12660" w:author="Thomas Dietz" w:date="2012-08-13T14:41:00Z"/>
              </w:rPr>
            </w:pPr>
            <w:ins w:id="12661" w:author="Thomas Dietz" w:date="2012-08-13T14:41:00Z">
              <w:r>
                <w:t xml:space="preserve">    http://csrc.nist.gov/publications/fips/fips186-2/fips186-2.pdf'.</w:t>
              </w:r>
            </w:ins>
          </w:p>
          <w:p w14:paraId="680A160F" w14:textId="77777777" w:rsidR="002610E5" w:rsidRDefault="002610E5" w:rsidP="002610E5">
            <w:pPr>
              <w:pStyle w:val="XML1"/>
              <w:rPr>
                <w:ins w:id="12662" w:author="Thomas Dietz" w:date="2012-08-13T14:41:00Z"/>
              </w:rPr>
            </w:pPr>
            <w:ins w:id="12663" w:author="Thomas Dietz" w:date="2012-08-13T14:41:00Z">
              <w:r>
                <w:t xml:space="preserve">    DSA public key values can have the following fields:</w:t>
              </w:r>
            </w:ins>
          </w:p>
          <w:p w14:paraId="65FD2513" w14:textId="77777777" w:rsidR="002610E5" w:rsidRDefault="002610E5" w:rsidP="002610E5">
            <w:pPr>
              <w:pStyle w:val="XML1"/>
              <w:rPr>
                <w:ins w:id="12664" w:author="Thomas Dietz" w:date="2012-08-13T14:41:00Z"/>
              </w:rPr>
            </w:pPr>
          </w:p>
          <w:p w14:paraId="3B842BC2" w14:textId="77777777" w:rsidR="002610E5" w:rsidRDefault="002610E5" w:rsidP="002610E5">
            <w:pPr>
              <w:pStyle w:val="XML1"/>
              <w:rPr>
                <w:ins w:id="12665" w:author="Thomas Dietz" w:date="2012-08-13T14:41:00Z"/>
              </w:rPr>
            </w:pPr>
            <w:ins w:id="12666" w:author="Thomas Dietz" w:date="2012-08-13T14:41:00Z">
              <w:r>
                <w:t xml:space="preserve">    P</w:t>
              </w:r>
            </w:ins>
          </w:p>
          <w:p w14:paraId="588F93DB" w14:textId="77777777" w:rsidR="002610E5" w:rsidRDefault="002610E5" w:rsidP="002610E5">
            <w:pPr>
              <w:pStyle w:val="XML1"/>
              <w:rPr>
                <w:ins w:id="12667" w:author="Thomas Dietz" w:date="2012-08-13T14:41:00Z"/>
              </w:rPr>
            </w:pPr>
            <w:ins w:id="12668" w:author="Thomas Dietz" w:date="2012-08-13T14:41:00Z">
              <w:r>
                <w:t xml:space="preserve">        a prime modulus meeting the requirements of the standard</w:t>
              </w:r>
            </w:ins>
          </w:p>
          <w:p w14:paraId="1728255B" w14:textId="77777777" w:rsidR="002610E5" w:rsidRDefault="002610E5" w:rsidP="002610E5">
            <w:pPr>
              <w:pStyle w:val="XML1"/>
              <w:rPr>
                <w:ins w:id="12669" w:author="Thomas Dietz" w:date="2012-08-13T14:41:00Z"/>
              </w:rPr>
            </w:pPr>
            <w:ins w:id="12670" w:author="Thomas Dietz" w:date="2012-08-13T14:41:00Z">
              <w:r>
                <w:t xml:space="preserve">        above</w:t>
              </w:r>
            </w:ins>
          </w:p>
          <w:p w14:paraId="7A2DE401" w14:textId="77777777" w:rsidR="002610E5" w:rsidRDefault="002610E5" w:rsidP="002610E5">
            <w:pPr>
              <w:pStyle w:val="XML1"/>
              <w:rPr>
                <w:ins w:id="12671" w:author="Thomas Dietz" w:date="2012-08-13T14:41:00Z"/>
              </w:rPr>
            </w:pPr>
            <w:ins w:id="12672" w:author="Thomas Dietz" w:date="2012-08-13T14:41:00Z">
              <w:r>
                <w:t xml:space="preserve">    Q</w:t>
              </w:r>
            </w:ins>
          </w:p>
          <w:p w14:paraId="4D90F34C" w14:textId="77777777" w:rsidR="002610E5" w:rsidRDefault="002610E5" w:rsidP="002610E5">
            <w:pPr>
              <w:pStyle w:val="XML1"/>
              <w:rPr>
                <w:ins w:id="12673" w:author="Thomas Dietz" w:date="2012-08-13T14:41:00Z"/>
              </w:rPr>
            </w:pPr>
            <w:ins w:id="12674" w:author="Thomas Dietz" w:date="2012-08-13T14:41:00Z">
              <w:r>
                <w:t xml:space="preserve">        an integer in the range 2**159 &lt; Q &lt; 2**160 which is a</w:t>
              </w:r>
            </w:ins>
          </w:p>
          <w:p w14:paraId="4CD28AE4" w14:textId="77777777" w:rsidR="002610E5" w:rsidRDefault="002610E5" w:rsidP="002610E5">
            <w:pPr>
              <w:pStyle w:val="XML1"/>
              <w:rPr>
                <w:ins w:id="12675" w:author="Thomas Dietz" w:date="2012-08-13T14:41:00Z"/>
              </w:rPr>
            </w:pPr>
            <w:ins w:id="12676" w:author="Thomas Dietz" w:date="2012-08-13T14:41:00Z">
              <w:r>
                <w:t xml:space="preserve">        prime divisor of P-1</w:t>
              </w:r>
            </w:ins>
          </w:p>
          <w:p w14:paraId="44273654" w14:textId="77777777" w:rsidR="002610E5" w:rsidRDefault="002610E5" w:rsidP="002610E5">
            <w:pPr>
              <w:pStyle w:val="XML1"/>
              <w:rPr>
                <w:ins w:id="12677" w:author="Thomas Dietz" w:date="2012-08-13T14:41:00Z"/>
              </w:rPr>
            </w:pPr>
            <w:ins w:id="12678" w:author="Thomas Dietz" w:date="2012-08-13T14:41:00Z">
              <w:r>
                <w:t xml:space="preserve">    G</w:t>
              </w:r>
            </w:ins>
          </w:p>
          <w:p w14:paraId="2F5C04C4" w14:textId="77777777" w:rsidR="002610E5" w:rsidRDefault="002610E5" w:rsidP="002610E5">
            <w:pPr>
              <w:pStyle w:val="XML1"/>
              <w:rPr>
                <w:ins w:id="12679" w:author="Thomas Dietz" w:date="2012-08-13T14:41:00Z"/>
              </w:rPr>
            </w:pPr>
            <w:ins w:id="12680" w:author="Thomas Dietz" w:date="2012-08-13T14:41:00Z">
              <w:r>
                <w:t xml:space="preserve">        an integer with certain properties with respect to P and Q</w:t>
              </w:r>
            </w:ins>
          </w:p>
          <w:p w14:paraId="782F9B48" w14:textId="77777777" w:rsidR="002610E5" w:rsidRDefault="002610E5" w:rsidP="002610E5">
            <w:pPr>
              <w:pStyle w:val="XML1"/>
              <w:rPr>
                <w:ins w:id="12681" w:author="Thomas Dietz" w:date="2012-08-13T14:41:00Z"/>
              </w:rPr>
            </w:pPr>
            <w:ins w:id="12682" w:author="Thomas Dietz" w:date="2012-08-13T14:41:00Z">
              <w:r>
                <w:t xml:space="preserve">    J</w:t>
              </w:r>
            </w:ins>
          </w:p>
          <w:p w14:paraId="55650F51" w14:textId="77777777" w:rsidR="002610E5" w:rsidRDefault="002610E5" w:rsidP="002610E5">
            <w:pPr>
              <w:pStyle w:val="XML1"/>
              <w:rPr>
                <w:ins w:id="12683" w:author="Thomas Dietz" w:date="2012-08-13T14:41:00Z"/>
              </w:rPr>
            </w:pPr>
            <w:ins w:id="12684" w:author="Thomas Dietz" w:date="2012-08-13T14:41:00Z">
              <w:r>
                <w:t xml:space="preserve">        (P - 1) / Q</w:t>
              </w:r>
            </w:ins>
          </w:p>
          <w:p w14:paraId="21098180" w14:textId="77777777" w:rsidR="002610E5" w:rsidRDefault="002610E5" w:rsidP="002610E5">
            <w:pPr>
              <w:pStyle w:val="XML1"/>
              <w:rPr>
                <w:ins w:id="12685" w:author="Thomas Dietz" w:date="2012-08-13T14:41:00Z"/>
              </w:rPr>
            </w:pPr>
            <w:ins w:id="12686" w:author="Thomas Dietz" w:date="2012-08-13T14:41:00Z">
              <w:r>
                <w:t xml:space="preserve">    Y</w:t>
              </w:r>
            </w:ins>
          </w:p>
          <w:p w14:paraId="04B9D4A2" w14:textId="77777777" w:rsidR="002610E5" w:rsidRDefault="002610E5" w:rsidP="002610E5">
            <w:pPr>
              <w:pStyle w:val="XML1"/>
              <w:rPr>
                <w:ins w:id="12687" w:author="Thomas Dietz" w:date="2012-08-13T14:41:00Z"/>
              </w:rPr>
            </w:pPr>
            <w:ins w:id="12688" w:author="Thomas Dietz" w:date="2012-08-13T14:41:00Z">
              <w:r>
                <w:t xml:space="preserve">        G**X mod P (where X is part of the private key and not made</w:t>
              </w:r>
            </w:ins>
          </w:p>
          <w:p w14:paraId="681F091D" w14:textId="77777777" w:rsidR="002610E5" w:rsidRDefault="002610E5" w:rsidP="002610E5">
            <w:pPr>
              <w:pStyle w:val="XML1"/>
              <w:rPr>
                <w:ins w:id="12689" w:author="Thomas Dietz" w:date="2012-08-13T14:41:00Z"/>
              </w:rPr>
            </w:pPr>
            <w:ins w:id="12690" w:author="Thomas Dietz" w:date="2012-08-13T14:41:00Z">
              <w:r>
                <w:t xml:space="preserve">        public)</w:t>
              </w:r>
            </w:ins>
          </w:p>
          <w:p w14:paraId="09AD9B91" w14:textId="77777777" w:rsidR="002610E5" w:rsidRDefault="002610E5" w:rsidP="002610E5">
            <w:pPr>
              <w:pStyle w:val="XML1"/>
              <w:rPr>
                <w:ins w:id="12691" w:author="Thomas Dietz" w:date="2012-08-13T14:41:00Z"/>
              </w:rPr>
            </w:pPr>
            <w:ins w:id="12692" w:author="Thomas Dietz" w:date="2012-08-13T14:41:00Z">
              <w:r>
                <w:t xml:space="preserve">    seed</w:t>
              </w:r>
            </w:ins>
          </w:p>
          <w:p w14:paraId="6435D115" w14:textId="77777777" w:rsidR="002610E5" w:rsidRDefault="002610E5" w:rsidP="002610E5">
            <w:pPr>
              <w:pStyle w:val="XML1"/>
              <w:rPr>
                <w:ins w:id="12693" w:author="Thomas Dietz" w:date="2012-08-13T14:41:00Z"/>
              </w:rPr>
            </w:pPr>
            <w:ins w:id="12694" w:author="Thomas Dietz" w:date="2012-08-13T14:41:00Z">
              <w:r>
                <w:t xml:space="preserve">        a DSA prime generation seed</w:t>
              </w:r>
            </w:ins>
          </w:p>
          <w:p w14:paraId="7FA2F070" w14:textId="77777777" w:rsidR="002610E5" w:rsidRDefault="002610E5" w:rsidP="002610E5">
            <w:pPr>
              <w:pStyle w:val="XML1"/>
              <w:rPr>
                <w:ins w:id="12695" w:author="Thomas Dietz" w:date="2012-08-13T14:41:00Z"/>
              </w:rPr>
            </w:pPr>
            <w:ins w:id="12696" w:author="Thomas Dietz" w:date="2012-08-13T14:41:00Z">
              <w:r>
                <w:t xml:space="preserve">    pgenCounter</w:t>
              </w:r>
            </w:ins>
          </w:p>
          <w:p w14:paraId="28EEE26A" w14:textId="77777777" w:rsidR="002610E5" w:rsidRDefault="002610E5" w:rsidP="002610E5">
            <w:pPr>
              <w:pStyle w:val="XML1"/>
              <w:rPr>
                <w:ins w:id="12697" w:author="Thomas Dietz" w:date="2012-08-13T14:41:00Z"/>
              </w:rPr>
            </w:pPr>
            <w:ins w:id="12698" w:author="Thomas Dietz" w:date="2012-08-13T14:41:00Z">
              <w:r>
                <w:t xml:space="preserve">        a DSA prime generation counter</w:t>
              </w:r>
            </w:ins>
          </w:p>
          <w:p w14:paraId="6F70BB5F" w14:textId="77777777" w:rsidR="002610E5" w:rsidRDefault="002610E5" w:rsidP="002610E5">
            <w:pPr>
              <w:pStyle w:val="XML1"/>
              <w:rPr>
                <w:ins w:id="12699" w:author="Thomas Dietz" w:date="2012-08-13T14:41:00Z"/>
              </w:rPr>
            </w:pPr>
          </w:p>
          <w:p w14:paraId="52D1148F" w14:textId="77777777" w:rsidR="002610E5" w:rsidRDefault="002610E5" w:rsidP="002610E5">
            <w:pPr>
              <w:pStyle w:val="XML1"/>
              <w:rPr>
                <w:ins w:id="12700" w:author="Thomas Dietz" w:date="2012-08-13T14:41:00Z"/>
              </w:rPr>
            </w:pPr>
            <w:ins w:id="12701" w:author="Thomas Dietz" w:date="2012-08-13T14:41:00Z">
              <w:r>
                <w:t xml:space="preserve">    Parameter J is avilable for inclusion solely for efficiency as</w:t>
              </w:r>
            </w:ins>
          </w:p>
          <w:p w14:paraId="3A0EA51D" w14:textId="77777777" w:rsidR="002610E5" w:rsidRDefault="002610E5" w:rsidP="002610E5">
            <w:pPr>
              <w:pStyle w:val="XML1"/>
              <w:rPr>
                <w:ins w:id="12702" w:author="Thomas Dietz" w:date="2012-08-13T14:41:00Z"/>
              </w:rPr>
            </w:pPr>
            <w:ins w:id="12703" w:author="Thomas Dietz" w:date="2012-08-13T14:41:00Z">
              <w:r>
                <w:t xml:space="preserve">    it is calculatable from P and Q. Parameters seed and</w:t>
              </w:r>
            </w:ins>
          </w:p>
          <w:p w14:paraId="5EE12A57" w14:textId="77777777" w:rsidR="002610E5" w:rsidRDefault="002610E5" w:rsidP="002610E5">
            <w:pPr>
              <w:pStyle w:val="XML1"/>
              <w:rPr>
                <w:ins w:id="12704" w:author="Thomas Dietz" w:date="2012-08-13T14:41:00Z"/>
              </w:rPr>
            </w:pPr>
            <w:ins w:id="12705" w:author="Thomas Dietz" w:date="2012-08-13T14:41:00Z">
              <w:r>
                <w:t xml:space="preserve">    pgenCounter are used in the DSA prime number generation</w:t>
              </w:r>
            </w:ins>
          </w:p>
          <w:p w14:paraId="7F223F84" w14:textId="77777777" w:rsidR="002610E5" w:rsidRDefault="002610E5" w:rsidP="002610E5">
            <w:pPr>
              <w:pStyle w:val="XML1"/>
              <w:rPr>
                <w:ins w:id="12706" w:author="Thomas Dietz" w:date="2012-08-13T14:41:00Z"/>
              </w:rPr>
            </w:pPr>
            <w:ins w:id="12707" w:author="Thomas Dietz" w:date="2012-08-13T14:41:00Z">
              <w:r>
                <w:t xml:space="preserve">    algorithm specified in the above standard. As such, they are</w:t>
              </w:r>
            </w:ins>
          </w:p>
          <w:p w14:paraId="5FEBAB14" w14:textId="77777777" w:rsidR="002610E5" w:rsidRDefault="002610E5" w:rsidP="002610E5">
            <w:pPr>
              <w:pStyle w:val="XML1"/>
              <w:rPr>
                <w:ins w:id="12708" w:author="Thomas Dietz" w:date="2012-08-13T14:41:00Z"/>
              </w:rPr>
            </w:pPr>
            <w:ins w:id="12709" w:author="Thomas Dietz" w:date="2012-08-13T14:41:00Z">
              <w:r>
                <w:t xml:space="preserve">    optional but MUST either both be present or both be absent.</w:t>
              </w:r>
            </w:ins>
          </w:p>
          <w:p w14:paraId="6F0F0F54" w14:textId="77777777" w:rsidR="002610E5" w:rsidRDefault="002610E5" w:rsidP="002610E5">
            <w:pPr>
              <w:pStyle w:val="XML1"/>
              <w:rPr>
                <w:ins w:id="12710" w:author="Thomas Dietz" w:date="2012-08-13T14:41:00Z"/>
              </w:rPr>
            </w:pPr>
            <w:ins w:id="12711" w:author="Thomas Dietz" w:date="2012-08-13T14:41:00Z">
              <w:r>
                <w:t xml:space="preserve">    This prime generation algorithm is designed to provide</w:t>
              </w:r>
            </w:ins>
          </w:p>
          <w:p w14:paraId="2FCC0D64" w14:textId="77777777" w:rsidR="002610E5" w:rsidRDefault="002610E5" w:rsidP="002610E5">
            <w:pPr>
              <w:pStyle w:val="XML1"/>
              <w:rPr>
                <w:ins w:id="12712" w:author="Thomas Dietz" w:date="2012-08-13T14:41:00Z"/>
              </w:rPr>
            </w:pPr>
            <w:ins w:id="12713" w:author="Thomas Dietz" w:date="2012-08-13T14:41:00Z">
              <w:r>
                <w:t xml:space="preserve">    assurance that a weak prime is not being used and it yields a P</w:t>
              </w:r>
            </w:ins>
          </w:p>
          <w:p w14:paraId="422A832E" w14:textId="77777777" w:rsidR="002610E5" w:rsidRDefault="002610E5" w:rsidP="002610E5">
            <w:pPr>
              <w:pStyle w:val="XML1"/>
              <w:rPr>
                <w:ins w:id="12714" w:author="Thomas Dietz" w:date="2012-08-13T14:41:00Z"/>
              </w:rPr>
            </w:pPr>
            <w:ins w:id="12715" w:author="Thomas Dietz" w:date="2012-08-13T14:41:00Z">
              <w:r>
                <w:t xml:space="preserve">    and Q value. Parameters P, Q, and G can be public and common to</w:t>
              </w:r>
            </w:ins>
          </w:p>
          <w:p w14:paraId="73F74AFB" w14:textId="77777777" w:rsidR="002610E5" w:rsidRDefault="002610E5" w:rsidP="002610E5">
            <w:pPr>
              <w:pStyle w:val="XML1"/>
              <w:rPr>
                <w:ins w:id="12716" w:author="Thomas Dietz" w:date="2012-08-13T14:41:00Z"/>
              </w:rPr>
            </w:pPr>
            <w:ins w:id="12717" w:author="Thomas Dietz" w:date="2012-08-13T14:41:00Z">
              <w:r>
                <w:t xml:space="preserve">    a group of users. They might be known from application context.</w:t>
              </w:r>
            </w:ins>
          </w:p>
          <w:p w14:paraId="71048620" w14:textId="77777777" w:rsidR="002610E5" w:rsidRDefault="002610E5" w:rsidP="002610E5">
            <w:pPr>
              <w:pStyle w:val="XML1"/>
              <w:rPr>
                <w:ins w:id="12718" w:author="Thomas Dietz" w:date="2012-08-13T14:41:00Z"/>
              </w:rPr>
            </w:pPr>
            <w:ins w:id="12719" w:author="Thomas Dietz" w:date="2012-08-13T14:41:00Z">
              <w:r>
                <w:t xml:space="preserve">    As such, they are optional but P and Q MUST either both appear</w:t>
              </w:r>
            </w:ins>
          </w:p>
          <w:p w14:paraId="559A7F12" w14:textId="77777777" w:rsidR="002610E5" w:rsidRDefault="002610E5" w:rsidP="002610E5">
            <w:pPr>
              <w:pStyle w:val="XML1"/>
              <w:rPr>
                <w:ins w:id="12720" w:author="Thomas Dietz" w:date="2012-08-13T14:41:00Z"/>
              </w:rPr>
            </w:pPr>
            <w:ins w:id="12721" w:author="Thomas Dietz" w:date="2012-08-13T14:41:00Z">
              <w:r>
                <w:t xml:space="preserve">    or both be absent. If all of P, Q, seed, and pgenCounter are</w:t>
              </w:r>
            </w:ins>
          </w:p>
          <w:p w14:paraId="2309C2B6" w14:textId="77777777" w:rsidR="002610E5" w:rsidRDefault="002610E5" w:rsidP="002610E5">
            <w:pPr>
              <w:pStyle w:val="XML1"/>
              <w:rPr>
                <w:ins w:id="12722" w:author="Thomas Dietz" w:date="2012-08-13T14:41:00Z"/>
              </w:rPr>
            </w:pPr>
            <w:ins w:id="12723" w:author="Thomas Dietz" w:date="2012-08-13T14:41:00Z">
              <w:r>
                <w:t xml:space="preserve">    present, implementations are not required to check if they are</w:t>
              </w:r>
            </w:ins>
          </w:p>
          <w:p w14:paraId="487F8C8B" w14:textId="77777777" w:rsidR="002610E5" w:rsidRDefault="002610E5" w:rsidP="002610E5">
            <w:pPr>
              <w:pStyle w:val="XML1"/>
              <w:rPr>
                <w:ins w:id="12724" w:author="Thomas Dietz" w:date="2012-08-13T14:41:00Z"/>
              </w:rPr>
            </w:pPr>
            <w:ins w:id="12725" w:author="Thomas Dietz" w:date="2012-08-13T14:41:00Z">
              <w:r>
                <w:t xml:space="preserve">    consistent and are free to use either P and Q or seed and</w:t>
              </w:r>
            </w:ins>
          </w:p>
          <w:p w14:paraId="603F94D3" w14:textId="77777777" w:rsidR="002610E5" w:rsidRDefault="002610E5" w:rsidP="002610E5">
            <w:pPr>
              <w:pStyle w:val="XML1"/>
              <w:rPr>
                <w:ins w:id="12726" w:author="Thomas Dietz" w:date="2012-08-13T14:41:00Z"/>
              </w:rPr>
            </w:pPr>
            <w:ins w:id="12727" w:author="Thomas Dietz" w:date="2012-08-13T14:41:00Z">
              <w:r>
                <w:t xml:space="preserve">    pgenCounter. All parameters are encoded as base64 values.";</w:t>
              </w:r>
            </w:ins>
          </w:p>
          <w:p w14:paraId="023D44D0" w14:textId="77777777" w:rsidR="002610E5" w:rsidRDefault="002610E5" w:rsidP="002610E5">
            <w:pPr>
              <w:pStyle w:val="XML1"/>
              <w:rPr>
                <w:ins w:id="12728" w:author="Thomas Dietz" w:date="2012-08-13T14:41:00Z"/>
              </w:rPr>
            </w:pPr>
            <w:ins w:id="12729" w:author="Thomas Dietz" w:date="2012-08-13T14:41:00Z">
              <w:r>
                <w:t xml:space="preserve">    leaf P {</w:t>
              </w:r>
            </w:ins>
          </w:p>
          <w:p w14:paraId="03859118" w14:textId="77777777" w:rsidR="002610E5" w:rsidRDefault="002610E5" w:rsidP="002610E5">
            <w:pPr>
              <w:pStyle w:val="XML1"/>
              <w:rPr>
                <w:ins w:id="12730" w:author="Thomas Dietz" w:date="2012-08-13T14:41:00Z"/>
              </w:rPr>
            </w:pPr>
            <w:ins w:id="12731" w:author="Thomas Dietz" w:date="2012-08-13T14:41:00Z">
              <w:r>
                <w:t xml:space="preserve">      when "count(../Q) != 0";</w:t>
              </w:r>
            </w:ins>
          </w:p>
          <w:p w14:paraId="361BFBAC" w14:textId="77777777" w:rsidR="002610E5" w:rsidRDefault="002610E5" w:rsidP="002610E5">
            <w:pPr>
              <w:pStyle w:val="XML1"/>
              <w:rPr>
                <w:ins w:id="12732" w:author="Thomas Dietz" w:date="2012-08-13T14:41:00Z"/>
              </w:rPr>
            </w:pPr>
            <w:ins w:id="12733" w:author="Thomas Dietz" w:date="2012-08-13T14:41:00Z">
              <w:r>
                <w:t xml:space="preserve">      type binary;</w:t>
              </w:r>
            </w:ins>
          </w:p>
          <w:p w14:paraId="6A92B790" w14:textId="77777777" w:rsidR="002610E5" w:rsidRDefault="002610E5" w:rsidP="002610E5">
            <w:pPr>
              <w:pStyle w:val="XML1"/>
              <w:rPr>
                <w:ins w:id="12734" w:author="Thomas Dietz" w:date="2012-08-13T14:41:00Z"/>
              </w:rPr>
            </w:pPr>
            <w:ins w:id="12735" w:author="Thomas Dietz" w:date="2012-08-13T14:41:00Z">
              <w:r>
                <w:t xml:space="preserve">      mandatory true;</w:t>
              </w:r>
            </w:ins>
          </w:p>
          <w:p w14:paraId="19990FD1" w14:textId="77777777" w:rsidR="002610E5" w:rsidRDefault="002610E5" w:rsidP="002610E5">
            <w:pPr>
              <w:pStyle w:val="XML1"/>
              <w:rPr>
                <w:ins w:id="12736" w:author="Thomas Dietz" w:date="2012-08-13T14:41:00Z"/>
              </w:rPr>
            </w:pPr>
            <w:ins w:id="12737" w:author="Thomas Dietz" w:date="2012-08-13T14:41:00Z">
              <w:r>
                <w:t xml:space="preserve">      description "This element is optional. It MUST be present in</w:t>
              </w:r>
            </w:ins>
          </w:p>
          <w:p w14:paraId="20008C1C" w14:textId="77777777" w:rsidR="002610E5" w:rsidRDefault="002610E5" w:rsidP="002610E5">
            <w:pPr>
              <w:pStyle w:val="XML1"/>
              <w:rPr>
                <w:ins w:id="12738" w:author="Thomas Dietz" w:date="2012-08-13T14:41:00Z"/>
              </w:rPr>
            </w:pPr>
            <w:ins w:id="12739" w:author="Thomas Dietz" w:date="2012-08-13T14:41:00Z">
              <w:r>
                <w:t xml:space="preserve">        the NETCONF data store, if the element 'Q' is present.</w:t>
              </w:r>
            </w:ins>
          </w:p>
          <w:p w14:paraId="500BD714" w14:textId="77777777" w:rsidR="002610E5" w:rsidRDefault="002610E5" w:rsidP="002610E5">
            <w:pPr>
              <w:pStyle w:val="XML1"/>
              <w:rPr>
                <w:ins w:id="12740" w:author="Thomas Dietz" w:date="2012-08-13T14:41:00Z"/>
              </w:rPr>
            </w:pPr>
            <w:ins w:id="12741" w:author="Thomas Dietz" w:date="2012-08-13T14:41:00Z">
              <w:r>
                <w:t xml:space="preserve">        </w:t>
              </w:r>
            </w:ins>
          </w:p>
          <w:p w14:paraId="7146E9FD" w14:textId="77777777" w:rsidR="002610E5" w:rsidRDefault="002610E5" w:rsidP="002610E5">
            <w:pPr>
              <w:pStyle w:val="XML1"/>
              <w:rPr>
                <w:ins w:id="12742" w:author="Thomas Dietz" w:date="2012-08-13T14:41:00Z"/>
              </w:rPr>
            </w:pPr>
            <w:ins w:id="12743" w:author="Thomas Dietz" w:date="2012-08-13T14:41:00Z">
              <w:r>
                <w:t xml:space="preserve">        If element 'Q' is present in a NETCONF &lt;edit-config&gt;</w:t>
              </w:r>
            </w:ins>
          </w:p>
          <w:p w14:paraId="488B72F0" w14:textId="77777777" w:rsidR="002610E5" w:rsidRDefault="002610E5" w:rsidP="002610E5">
            <w:pPr>
              <w:pStyle w:val="XML1"/>
              <w:rPr>
                <w:ins w:id="12744" w:author="Thomas Dietz" w:date="2012-08-13T14:41:00Z"/>
              </w:rPr>
            </w:pPr>
            <w:ins w:id="12745" w:author="Thomas Dietz" w:date="2012-08-13T14:41:00Z">
              <w:r>
                <w:t xml:space="preserve">        operation 'create', 'merge' or 'replace' and this element</w:t>
              </w:r>
            </w:ins>
          </w:p>
          <w:p w14:paraId="28C54DE9" w14:textId="77777777" w:rsidR="002610E5" w:rsidRDefault="002610E5" w:rsidP="002610E5">
            <w:pPr>
              <w:pStyle w:val="XML1"/>
              <w:rPr>
                <w:ins w:id="12746" w:author="Thomas Dietz" w:date="2012-08-13T14:41:00Z"/>
              </w:rPr>
            </w:pPr>
            <w:ins w:id="12747" w:author="Thomas Dietz" w:date="2012-08-13T14:41:00Z">
              <w:r>
                <w:t xml:space="preserve">        is missing, a 'data-missing' error is returned.";</w:t>
              </w:r>
            </w:ins>
          </w:p>
          <w:p w14:paraId="344AACA0" w14:textId="77777777" w:rsidR="002610E5" w:rsidRDefault="002610E5" w:rsidP="002610E5">
            <w:pPr>
              <w:pStyle w:val="XML1"/>
              <w:rPr>
                <w:ins w:id="12748" w:author="Thomas Dietz" w:date="2012-08-13T14:41:00Z"/>
              </w:rPr>
            </w:pPr>
            <w:ins w:id="12749" w:author="Thomas Dietz" w:date="2012-08-13T14:41:00Z">
              <w:r>
                <w:t xml:space="preserve">    }</w:t>
              </w:r>
            </w:ins>
          </w:p>
          <w:p w14:paraId="2FCD4CD1" w14:textId="77777777" w:rsidR="002610E5" w:rsidRDefault="002610E5" w:rsidP="002610E5">
            <w:pPr>
              <w:pStyle w:val="XML1"/>
              <w:rPr>
                <w:ins w:id="12750" w:author="Thomas Dietz" w:date="2012-08-13T14:41:00Z"/>
              </w:rPr>
            </w:pPr>
            <w:ins w:id="12751" w:author="Thomas Dietz" w:date="2012-08-13T14:41:00Z">
              <w:r>
                <w:t xml:space="preserve">    leaf Q {</w:t>
              </w:r>
            </w:ins>
          </w:p>
          <w:p w14:paraId="7208CDD5" w14:textId="77777777" w:rsidR="002610E5" w:rsidRDefault="002610E5" w:rsidP="002610E5">
            <w:pPr>
              <w:pStyle w:val="XML1"/>
              <w:rPr>
                <w:ins w:id="12752" w:author="Thomas Dietz" w:date="2012-08-13T14:41:00Z"/>
              </w:rPr>
            </w:pPr>
            <w:ins w:id="12753" w:author="Thomas Dietz" w:date="2012-08-13T14:41:00Z">
              <w:r>
                <w:t xml:space="preserve">      when "count(../P) != 0";</w:t>
              </w:r>
            </w:ins>
          </w:p>
          <w:p w14:paraId="56CD5166" w14:textId="77777777" w:rsidR="002610E5" w:rsidRDefault="002610E5" w:rsidP="002610E5">
            <w:pPr>
              <w:pStyle w:val="XML1"/>
              <w:rPr>
                <w:ins w:id="12754" w:author="Thomas Dietz" w:date="2012-08-13T14:41:00Z"/>
              </w:rPr>
            </w:pPr>
            <w:ins w:id="12755" w:author="Thomas Dietz" w:date="2012-08-13T14:41:00Z">
              <w:r>
                <w:t xml:space="preserve">      type binary;</w:t>
              </w:r>
            </w:ins>
          </w:p>
          <w:p w14:paraId="1DB89AFC" w14:textId="77777777" w:rsidR="002610E5" w:rsidRDefault="002610E5" w:rsidP="002610E5">
            <w:pPr>
              <w:pStyle w:val="XML1"/>
              <w:rPr>
                <w:ins w:id="12756" w:author="Thomas Dietz" w:date="2012-08-13T14:41:00Z"/>
              </w:rPr>
            </w:pPr>
            <w:ins w:id="12757" w:author="Thomas Dietz" w:date="2012-08-13T14:41:00Z">
              <w:r>
                <w:t xml:space="preserve">      mandatory true;</w:t>
              </w:r>
            </w:ins>
          </w:p>
          <w:p w14:paraId="4E1E82B9" w14:textId="77777777" w:rsidR="002610E5" w:rsidRDefault="002610E5" w:rsidP="002610E5">
            <w:pPr>
              <w:pStyle w:val="XML1"/>
              <w:rPr>
                <w:ins w:id="12758" w:author="Thomas Dietz" w:date="2012-08-13T14:41:00Z"/>
              </w:rPr>
            </w:pPr>
            <w:ins w:id="12759" w:author="Thomas Dietz" w:date="2012-08-13T14:41:00Z">
              <w:r>
                <w:lastRenderedPageBreak/>
                <w:t xml:space="preserve">      description "This element is optional. It MUST be present in</w:t>
              </w:r>
            </w:ins>
          </w:p>
          <w:p w14:paraId="0389D07F" w14:textId="77777777" w:rsidR="002610E5" w:rsidRDefault="002610E5" w:rsidP="002610E5">
            <w:pPr>
              <w:pStyle w:val="XML1"/>
              <w:rPr>
                <w:ins w:id="12760" w:author="Thomas Dietz" w:date="2012-08-13T14:41:00Z"/>
              </w:rPr>
            </w:pPr>
            <w:ins w:id="12761" w:author="Thomas Dietz" w:date="2012-08-13T14:41:00Z">
              <w:r>
                <w:t xml:space="preserve">        the NETCONF data store, if the element 'P' is present.</w:t>
              </w:r>
            </w:ins>
          </w:p>
          <w:p w14:paraId="59105115" w14:textId="77777777" w:rsidR="002610E5" w:rsidRDefault="002610E5" w:rsidP="002610E5">
            <w:pPr>
              <w:pStyle w:val="XML1"/>
              <w:rPr>
                <w:ins w:id="12762" w:author="Thomas Dietz" w:date="2012-08-13T14:41:00Z"/>
              </w:rPr>
            </w:pPr>
            <w:ins w:id="12763" w:author="Thomas Dietz" w:date="2012-08-13T14:41:00Z">
              <w:r>
                <w:t xml:space="preserve">        </w:t>
              </w:r>
            </w:ins>
          </w:p>
          <w:p w14:paraId="62036E44" w14:textId="77777777" w:rsidR="002610E5" w:rsidRDefault="002610E5" w:rsidP="002610E5">
            <w:pPr>
              <w:pStyle w:val="XML1"/>
              <w:rPr>
                <w:ins w:id="12764" w:author="Thomas Dietz" w:date="2012-08-13T14:41:00Z"/>
              </w:rPr>
            </w:pPr>
            <w:ins w:id="12765" w:author="Thomas Dietz" w:date="2012-08-13T14:41:00Z">
              <w:r>
                <w:t xml:space="preserve">        If element 'P' is present in a NETCONF &lt;edit-config&gt;</w:t>
              </w:r>
            </w:ins>
          </w:p>
          <w:p w14:paraId="38AA062A" w14:textId="77777777" w:rsidR="002610E5" w:rsidRDefault="002610E5" w:rsidP="002610E5">
            <w:pPr>
              <w:pStyle w:val="XML1"/>
              <w:rPr>
                <w:ins w:id="12766" w:author="Thomas Dietz" w:date="2012-08-13T14:41:00Z"/>
              </w:rPr>
            </w:pPr>
            <w:ins w:id="12767" w:author="Thomas Dietz" w:date="2012-08-13T14:41:00Z">
              <w:r>
                <w:t xml:space="preserve">        operation 'create', 'merge' or 'replace' and this element</w:t>
              </w:r>
            </w:ins>
          </w:p>
          <w:p w14:paraId="6DBB3C77" w14:textId="77777777" w:rsidR="002610E5" w:rsidRDefault="002610E5" w:rsidP="002610E5">
            <w:pPr>
              <w:pStyle w:val="XML1"/>
              <w:rPr>
                <w:ins w:id="12768" w:author="Thomas Dietz" w:date="2012-08-13T14:41:00Z"/>
              </w:rPr>
            </w:pPr>
            <w:ins w:id="12769" w:author="Thomas Dietz" w:date="2012-08-13T14:41:00Z">
              <w:r>
                <w:t xml:space="preserve">        is missing, a 'data-missing' error is returned.";</w:t>
              </w:r>
            </w:ins>
          </w:p>
          <w:p w14:paraId="430B9ECF" w14:textId="77777777" w:rsidR="002610E5" w:rsidRDefault="002610E5" w:rsidP="002610E5">
            <w:pPr>
              <w:pStyle w:val="XML1"/>
              <w:rPr>
                <w:ins w:id="12770" w:author="Thomas Dietz" w:date="2012-08-13T14:41:00Z"/>
              </w:rPr>
            </w:pPr>
            <w:ins w:id="12771" w:author="Thomas Dietz" w:date="2012-08-13T14:41:00Z">
              <w:r>
                <w:t xml:space="preserve">    }</w:t>
              </w:r>
            </w:ins>
          </w:p>
          <w:p w14:paraId="2FD85586" w14:textId="77777777" w:rsidR="002610E5" w:rsidRDefault="002610E5" w:rsidP="002610E5">
            <w:pPr>
              <w:pStyle w:val="XML1"/>
              <w:rPr>
                <w:ins w:id="12772" w:author="Thomas Dietz" w:date="2012-08-13T14:41:00Z"/>
              </w:rPr>
            </w:pPr>
            <w:ins w:id="12773" w:author="Thomas Dietz" w:date="2012-08-13T14:41:00Z">
              <w:r>
                <w:t xml:space="preserve">    leaf J {</w:t>
              </w:r>
            </w:ins>
          </w:p>
          <w:p w14:paraId="1955C5DB" w14:textId="77777777" w:rsidR="002610E5" w:rsidRDefault="002610E5" w:rsidP="002610E5">
            <w:pPr>
              <w:pStyle w:val="XML1"/>
              <w:rPr>
                <w:ins w:id="12774" w:author="Thomas Dietz" w:date="2012-08-13T14:41:00Z"/>
              </w:rPr>
            </w:pPr>
            <w:ins w:id="12775" w:author="Thomas Dietz" w:date="2012-08-13T14:41:00Z">
              <w:r>
                <w:t xml:space="preserve">      type binary;</w:t>
              </w:r>
            </w:ins>
          </w:p>
          <w:p w14:paraId="0A9423AD" w14:textId="77777777" w:rsidR="002610E5" w:rsidRDefault="002610E5" w:rsidP="002610E5">
            <w:pPr>
              <w:pStyle w:val="XML1"/>
              <w:rPr>
                <w:ins w:id="12776" w:author="Thomas Dietz" w:date="2012-08-13T14:41:00Z"/>
              </w:rPr>
            </w:pPr>
            <w:ins w:id="12777" w:author="Thomas Dietz" w:date="2012-08-13T14:41:00Z">
              <w:r>
                <w:t xml:space="preserve">      description "This element is optional.";</w:t>
              </w:r>
            </w:ins>
          </w:p>
          <w:p w14:paraId="70295167" w14:textId="77777777" w:rsidR="002610E5" w:rsidRDefault="002610E5" w:rsidP="002610E5">
            <w:pPr>
              <w:pStyle w:val="XML1"/>
              <w:rPr>
                <w:ins w:id="12778" w:author="Thomas Dietz" w:date="2012-08-13T14:41:00Z"/>
              </w:rPr>
            </w:pPr>
            <w:ins w:id="12779" w:author="Thomas Dietz" w:date="2012-08-13T14:41:00Z">
              <w:r>
                <w:t xml:space="preserve">    }</w:t>
              </w:r>
            </w:ins>
          </w:p>
          <w:p w14:paraId="7C24C70A" w14:textId="77777777" w:rsidR="002610E5" w:rsidRDefault="002610E5" w:rsidP="002610E5">
            <w:pPr>
              <w:pStyle w:val="XML1"/>
              <w:rPr>
                <w:ins w:id="12780" w:author="Thomas Dietz" w:date="2012-08-13T14:41:00Z"/>
              </w:rPr>
            </w:pPr>
            <w:ins w:id="12781" w:author="Thomas Dietz" w:date="2012-08-13T14:41:00Z">
              <w:r>
                <w:t xml:space="preserve">    leaf G {</w:t>
              </w:r>
            </w:ins>
          </w:p>
          <w:p w14:paraId="29F4B6C2" w14:textId="77777777" w:rsidR="002610E5" w:rsidRDefault="002610E5" w:rsidP="002610E5">
            <w:pPr>
              <w:pStyle w:val="XML1"/>
              <w:rPr>
                <w:ins w:id="12782" w:author="Thomas Dietz" w:date="2012-08-13T14:41:00Z"/>
              </w:rPr>
            </w:pPr>
            <w:ins w:id="12783" w:author="Thomas Dietz" w:date="2012-08-13T14:41:00Z">
              <w:r>
                <w:t xml:space="preserve">      type binary;</w:t>
              </w:r>
            </w:ins>
          </w:p>
          <w:p w14:paraId="2C13E826" w14:textId="77777777" w:rsidR="002610E5" w:rsidRDefault="002610E5" w:rsidP="002610E5">
            <w:pPr>
              <w:pStyle w:val="XML1"/>
              <w:rPr>
                <w:ins w:id="12784" w:author="Thomas Dietz" w:date="2012-08-13T14:41:00Z"/>
              </w:rPr>
            </w:pPr>
            <w:ins w:id="12785" w:author="Thomas Dietz" w:date="2012-08-13T14:41:00Z">
              <w:r>
                <w:t xml:space="preserve">      description "This element is optional.";</w:t>
              </w:r>
            </w:ins>
          </w:p>
          <w:p w14:paraId="12BDD213" w14:textId="77777777" w:rsidR="002610E5" w:rsidRDefault="002610E5" w:rsidP="002610E5">
            <w:pPr>
              <w:pStyle w:val="XML1"/>
              <w:rPr>
                <w:ins w:id="12786" w:author="Thomas Dietz" w:date="2012-08-13T14:41:00Z"/>
              </w:rPr>
            </w:pPr>
            <w:ins w:id="12787" w:author="Thomas Dietz" w:date="2012-08-13T14:41:00Z">
              <w:r>
                <w:t xml:space="preserve">    }</w:t>
              </w:r>
            </w:ins>
          </w:p>
          <w:p w14:paraId="1730D555" w14:textId="77777777" w:rsidR="002610E5" w:rsidRDefault="002610E5" w:rsidP="002610E5">
            <w:pPr>
              <w:pStyle w:val="XML1"/>
              <w:rPr>
                <w:ins w:id="12788" w:author="Thomas Dietz" w:date="2012-08-13T14:41:00Z"/>
              </w:rPr>
            </w:pPr>
            <w:ins w:id="12789" w:author="Thomas Dietz" w:date="2012-08-13T14:41:00Z">
              <w:r>
                <w:t xml:space="preserve">    leaf Y {</w:t>
              </w:r>
            </w:ins>
          </w:p>
          <w:p w14:paraId="4774DAB8" w14:textId="77777777" w:rsidR="002610E5" w:rsidRDefault="002610E5" w:rsidP="002610E5">
            <w:pPr>
              <w:pStyle w:val="XML1"/>
              <w:rPr>
                <w:ins w:id="12790" w:author="Thomas Dietz" w:date="2012-08-13T14:41:00Z"/>
              </w:rPr>
            </w:pPr>
            <w:ins w:id="12791" w:author="Thomas Dietz" w:date="2012-08-13T14:41:00Z">
              <w:r>
                <w:t xml:space="preserve">      type binary;</w:t>
              </w:r>
            </w:ins>
          </w:p>
          <w:p w14:paraId="68F7B190" w14:textId="77777777" w:rsidR="002610E5" w:rsidRDefault="002610E5" w:rsidP="002610E5">
            <w:pPr>
              <w:pStyle w:val="XML1"/>
              <w:rPr>
                <w:ins w:id="12792" w:author="Thomas Dietz" w:date="2012-08-13T14:41:00Z"/>
              </w:rPr>
            </w:pPr>
            <w:ins w:id="12793" w:author="Thomas Dietz" w:date="2012-08-13T14:41:00Z">
              <w:r>
                <w:t xml:space="preserve">      mandatory true;</w:t>
              </w:r>
            </w:ins>
          </w:p>
          <w:p w14:paraId="0163D0A9" w14:textId="77777777" w:rsidR="002610E5" w:rsidRDefault="002610E5" w:rsidP="002610E5">
            <w:pPr>
              <w:pStyle w:val="XML1"/>
              <w:rPr>
                <w:ins w:id="12794" w:author="Thomas Dietz" w:date="2012-08-13T14:41:00Z"/>
              </w:rPr>
            </w:pPr>
            <w:ins w:id="12795" w:author="Thomas Dietz" w:date="2012-08-13T14:41:00Z">
              <w:r>
                <w:t xml:space="preserve">      description "This element MUST be present in the NETCONF data</w:t>
              </w:r>
            </w:ins>
          </w:p>
          <w:p w14:paraId="6D4893B9" w14:textId="77777777" w:rsidR="002610E5" w:rsidRDefault="002610E5" w:rsidP="002610E5">
            <w:pPr>
              <w:pStyle w:val="XML1"/>
              <w:rPr>
                <w:ins w:id="12796" w:author="Thomas Dietz" w:date="2012-08-13T14:41:00Z"/>
              </w:rPr>
            </w:pPr>
            <w:ins w:id="12797" w:author="Thomas Dietz" w:date="2012-08-13T14:41:00Z">
              <w:r>
                <w:t xml:space="preserve">        store. If this element is not present in a NETCONF</w:t>
              </w:r>
            </w:ins>
          </w:p>
          <w:p w14:paraId="1458001F" w14:textId="77777777" w:rsidR="002610E5" w:rsidRDefault="002610E5" w:rsidP="002610E5">
            <w:pPr>
              <w:pStyle w:val="XML1"/>
              <w:rPr>
                <w:ins w:id="12798" w:author="Thomas Dietz" w:date="2012-08-13T14:41:00Z"/>
              </w:rPr>
            </w:pPr>
            <w:ins w:id="12799" w:author="Thomas Dietz" w:date="2012-08-13T14:41:00Z">
              <w:r>
                <w:t xml:space="preserve">        &lt;edit-config&gt; operation 'create', 'merge' or 'replace' and</w:t>
              </w:r>
            </w:ins>
          </w:p>
          <w:p w14:paraId="0F095119" w14:textId="77777777" w:rsidR="002610E5" w:rsidRDefault="002610E5" w:rsidP="002610E5">
            <w:pPr>
              <w:pStyle w:val="XML1"/>
              <w:rPr>
                <w:ins w:id="12800" w:author="Thomas Dietz" w:date="2012-08-13T14:41:00Z"/>
              </w:rPr>
            </w:pPr>
            <w:ins w:id="12801" w:author="Thomas Dietz" w:date="2012-08-13T14:41:00Z">
              <w:r>
                <w:t xml:space="preserve">        the parent element does not exist, a 'data-missing' error</w:t>
              </w:r>
            </w:ins>
          </w:p>
          <w:p w14:paraId="7378E985" w14:textId="77777777" w:rsidR="002610E5" w:rsidRDefault="002610E5" w:rsidP="002610E5">
            <w:pPr>
              <w:pStyle w:val="XML1"/>
              <w:rPr>
                <w:ins w:id="12802" w:author="Thomas Dietz" w:date="2012-08-13T14:41:00Z"/>
              </w:rPr>
            </w:pPr>
            <w:ins w:id="12803" w:author="Thomas Dietz" w:date="2012-08-13T14:41:00Z">
              <w:r>
                <w:t xml:space="preserve">        is returned.";</w:t>
              </w:r>
            </w:ins>
          </w:p>
          <w:p w14:paraId="00A3916D" w14:textId="77777777" w:rsidR="002610E5" w:rsidRDefault="002610E5" w:rsidP="002610E5">
            <w:pPr>
              <w:pStyle w:val="XML1"/>
              <w:rPr>
                <w:ins w:id="12804" w:author="Thomas Dietz" w:date="2012-08-13T14:41:00Z"/>
              </w:rPr>
            </w:pPr>
            <w:ins w:id="12805" w:author="Thomas Dietz" w:date="2012-08-13T14:41:00Z">
              <w:r>
                <w:t xml:space="preserve">    }</w:t>
              </w:r>
            </w:ins>
          </w:p>
          <w:p w14:paraId="1E0EAAB0" w14:textId="77777777" w:rsidR="002610E5" w:rsidRDefault="002610E5" w:rsidP="002610E5">
            <w:pPr>
              <w:pStyle w:val="XML1"/>
              <w:rPr>
                <w:ins w:id="12806" w:author="Thomas Dietz" w:date="2012-08-13T14:41:00Z"/>
              </w:rPr>
            </w:pPr>
            <w:ins w:id="12807" w:author="Thomas Dietz" w:date="2012-08-13T14:41:00Z">
              <w:r>
                <w:t xml:space="preserve">    leaf Seed {</w:t>
              </w:r>
            </w:ins>
          </w:p>
          <w:p w14:paraId="33B6DC3C" w14:textId="77777777" w:rsidR="002610E5" w:rsidRDefault="002610E5" w:rsidP="002610E5">
            <w:pPr>
              <w:pStyle w:val="XML1"/>
              <w:rPr>
                <w:ins w:id="12808" w:author="Thomas Dietz" w:date="2012-08-13T14:41:00Z"/>
              </w:rPr>
            </w:pPr>
            <w:ins w:id="12809" w:author="Thomas Dietz" w:date="2012-08-13T14:41:00Z">
              <w:r>
                <w:t xml:space="preserve">      when "count(../PgenCounter) != 0";</w:t>
              </w:r>
            </w:ins>
          </w:p>
          <w:p w14:paraId="092BB4EB" w14:textId="77777777" w:rsidR="002610E5" w:rsidRDefault="002610E5" w:rsidP="002610E5">
            <w:pPr>
              <w:pStyle w:val="XML1"/>
              <w:rPr>
                <w:ins w:id="12810" w:author="Thomas Dietz" w:date="2012-08-13T14:41:00Z"/>
              </w:rPr>
            </w:pPr>
            <w:ins w:id="12811" w:author="Thomas Dietz" w:date="2012-08-13T14:41:00Z">
              <w:r>
                <w:t xml:space="preserve">      type binary;</w:t>
              </w:r>
            </w:ins>
          </w:p>
          <w:p w14:paraId="6CC83F4C" w14:textId="77777777" w:rsidR="002610E5" w:rsidRDefault="002610E5" w:rsidP="002610E5">
            <w:pPr>
              <w:pStyle w:val="XML1"/>
              <w:rPr>
                <w:ins w:id="12812" w:author="Thomas Dietz" w:date="2012-08-13T14:41:00Z"/>
              </w:rPr>
            </w:pPr>
            <w:ins w:id="12813" w:author="Thomas Dietz" w:date="2012-08-13T14:41:00Z">
              <w:r>
                <w:t xml:space="preserve">      mandatory true;</w:t>
              </w:r>
            </w:ins>
          </w:p>
          <w:p w14:paraId="59313756" w14:textId="77777777" w:rsidR="002610E5" w:rsidRDefault="002610E5" w:rsidP="002610E5">
            <w:pPr>
              <w:pStyle w:val="XML1"/>
              <w:rPr>
                <w:ins w:id="12814" w:author="Thomas Dietz" w:date="2012-08-13T14:41:00Z"/>
              </w:rPr>
            </w:pPr>
            <w:ins w:id="12815" w:author="Thomas Dietz" w:date="2012-08-13T14:41:00Z">
              <w:r>
                <w:t xml:space="preserve">      description "This element is optional. It MUST be present in</w:t>
              </w:r>
            </w:ins>
          </w:p>
          <w:p w14:paraId="5024D5E7" w14:textId="77777777" w:rsidR="002610E5" w:rsidRDefault="002610E5" w:rsidP="002610E5">
            <w:pPr>
              <w:pStyle w:val="XML1"/>
              <w:rPr>
                <w:ins w:id="12816" w:author="Thomas Dietz" w:date="2012-08-13T14:41:00Z"/>
              </w:rPr>
            </w:pPr>
            <w:ins w:id="12817" w:author="Thomas Dietz" w:date="2012-08-13T14:41:00Z">
              <w:r>
                <w:t xml:space="preserve">        the NETCONF data store, if the element 'PgenCounter' is</w:t>
              </w:r>
            </w:ins>
          </w:p>
          <w:p w14:paraId="302EDBD5" w14:textId="77777777" w:rsidR="002610E5" w:rsidRDefault="002610E5" w:rsidP="002610E5">
            <w:pPr>
              <w:pStyle w:val="XML1"/>
              <w:rPr>
                <w:ins w:id="12818" w:author="Thomas Dietz" w:date="2012-08-13T14:41:00Z"/>
              </w:rPr>
            </w:pPr>
            <w:ins w:id="12819" w:author="Thomas Dietz" w:date="2012-08-13T14:41:00Z">
              <w:r>
                <w:t xml:space="preserve">        present.</w:t>
              </w:r>
            </w:ins>
          </w:p>
          <w:p w14:paraId="10B436D9" w14:textId="77777777" w:rsidR="002610E5" w:rsidRDefault="002610E5" w:rsidP="002610E5">
            <w:pPr>
              <w:pStyle w:val="XML1"/>
              <w:rPr>
                <w:ins w:id="12820" w:author="Thomas Dietz" w:date="2012-08-13T14:41:00Z"/>
              </w:rPr>
            </w:pPr>
            <w:ins w:id="12821" w:author="Thomas Dietz" w:date="2012-08-13T14:41:00Z">
              <w:r>
                <w:t xml:space="preserve">        </w:t>
              </w:r>
            </w:ins>
          </w:p>
          <w:p w14:paraId="6CA8ECB5" w14:textId="77777777" w:rsidR="002610E5" w:rsidRDefault="002610E5" w:rsidP="002610E5">
            <w:pPr>
              <w:pStyle w:val="XML1"/>
              <w:rPr>
                <w:ins w:id="12822" w:author="Thomas Dietz" w:date="2012-08-13T14:41:00Z"/>
              </w:rPr>
            </w:pPr>
            <w:ins w:id="12823" w:author="Thomas Dietz" w:date="2012-08-13T14:41:00Z">
              <w:r>
                <w:t xml:space="preserve">        If element 'PgenCounter' is present in a NETCONF</w:t>
              </w:r>
            </w:ins>
          </w:p>
          <w:p w14:paraId="278DDFB4" w14:textId="77777777" w:rsidR="002610E5" w:rsidRDefault="002610E5" w:rsidP="002610E5">
            <w:pPr>
              <w:pStyle w:val="XML1"/>
              <w:rPr>
                <w:ins w:id="12824" w:author="Thomas Dietz" w:date="2012-08-13T14:41:00Z"/>
              </w:rPr>
            </w:pPr>
            <w:ins w:id="12825" w:author="Thomas Dietz" w:date="2012-08-13T14:41:00Z">
              <w:r>
                <w:t xml:space="preserve">        &lt;edit-config&gt; operation 'create', 'merge' or 'replace' and</w:t>
              </w:r>
            </w:ins>
          </w:p>
          <w:p w14:paraId="08CBD14A" w14:textId="77777777" w:rsidR="002610E5" w:rsidRDefault="002610E5" w:rsidP="002610E5">
            <w:pPr>
              <w:pStyle w:val="XML1"/>
              <w:rPr>
                <w:ins w:id="12826" w:author="Thomas Dietz" w:date="2012-08-13T14:41:00Z"/>
              </w:rPr>
            </w:pPr>
            <w:ins w:id="12827" w:author="Thomas Dietz" w:date="2012-08-13T14:41:00Z">
              <w:r>
                <w:t xml:space="preserve">        this element is missing, a 'data-missing' error is</w:t>
              </w:r>
            </w:ins>
          </w:p>
          <w:p w14:paraId="0E28AFA5" w14:textId="77777777" w:rsidR="002610E5" w:rsidRDefault="002610E5" w:rsidP="002610E5">
            <w:pPr>
              <w:pStyle w:val="XML1"/>
              <w:rPr>
                <w:ins w:id="12828" w:author="Thomas Dietz" w:date="2012-08-13T14:41:00Z"/>
              </w:rPr>
            </w:pPr>
            <w:ins w:id="12829" w:author="Thomas Dietz" w:date="2012-08-13T14:41:00Z">
              <w:r>
                <w:t xml:space="preserve">        returned.";</w:t>
              </w:r>
            </w:ins>
          </w:p>
          <w:p w14:paraId="49E7036A" w14:textId="77777777" w:rsidR="002610E5" w:rsidRDefault="002610E5" w:rsidP="002610E5">
            <w:pPr>
              <w:pStyle w:val="XML1"/>
              <w:rPr>
                <w:ins w:id="12830" w:author="Thomas Dietz" w:date="2012-08-13T14:41:00Z"/>
              </w:rPr>
            </w:pPr>
            <w:ins w:id="12831" w:author="Thomas Dietz" w:date="2012-08-13T14:41:00Z">
              <w:r>
                <w:t xml:space="preserve">    }</w:t>
              </w:r>
            </w:ins>
          </w:p>
          <w:p w14:paraId="3E7AD55F" w14:textId="77777777" w:rsidR="002610E5" w:rsidRDefault="002610E5" w:rsidP="002610E5">
            <w:pPr>
              <w:pStyle w:val="XML1"/>
              <w:rPr>
                <w:ins w:id="12832" w:author="Thomas Dietz" w:date="2012-08-13T14:41:00Z"/>
              </w:rPr>
            </w:pPr>
            <w:ins w:id="12833" w:author="Thomas Dietz" w:date="2012-08-13T14:41:00Z">
              <w:r>
                <w:t xml:space="preserve">    leaf PgenCounter {</w:t>
              </w:r>
            </w:ins>
          </w:p>
          <w:p w14:paraId="09586B84" w14:textId="77777777" w:rsidR="002610E5" w:rsidRDefault="002610E5" w:rsidP="002610E5">
            <w:pPr>
              <w:pStyle w:val="XML1"/>
              <w:rPr>
                <w:ins w:id="12834" w:author="Thomas Dietz" w:date="2012-08-13T14:41:00Z"/>
              </w:rPr>
            </w:pPr>
            <w:ins w:id="12835" w:author="Thomas Dietz" w:date="2012-08-13T14:41:00Z">
              <w:r>
                <w:t xml:space="preserve">      when "count(../Seed) != 0";</w:t>
              </w:r>
            </w:ins>
          </w:p>
          <w:p w14:paraId="20215DCE" w14:textId="77777777" w:rsidR="002610E5" w:rsidRDefault="002610E5" w:rsidP="002610E5">
            <w:pPr>
              <w:pStyle w:val="XML1"/>
              <w:rPr>
                <w:ins w:id="12836" w:author="Thomas Dietz" w:date="2012-08-13T14:41:00Z"/>
              </w:rPr>
            </w:pPr>
            <w:ins w:id="12837" w:author="Thomas Dietz" w:date="2012-08-13T14:41:00Z">
              <w:r>
                <w:t xml:space="preserve">      type binary;</w:t>
              </w:r>
            </w:ins>
          </w:p>
          <w:p w14:paraId="3B1859D0" w14:textId="77777777" w:rsidR="002610E5" w:rsidRDefault="002610E5" w:rsidP="002610E5">
            <w:pPr>
              <w:pStyle w:val="XML1"/>
              <w:rPr>
                <w:ins w:id="12838" w:author="Thomas Dietz" w:date="2012-08-13T14:41:00Z"/>
              </w:rPr>
            </w:pPr>
            <w:ins w:id="12839" w:author="Thomas Dietz" w:date="2012-08-13T14:41:00Z">
              <w:r>
                <w:t xml:space="preserve">      mandatory true;</w:t>
              </w:r>
            </w:ins>
          </w:p>
          <w:p w14:paraId="303A6052" w14:textId="77777777" w:rsidR="002610E5" w:rsidRDefault="002610E5" w:rsidP="002610E5">
            <w:pPr>
              <w:pStyle w:val="XML1"/>
              <w:rPr>
                <w:ins w:id="12840" w:author="Thomas Dietz" w:date="2012-08-13T14:41:00Z"/>
              </w:rPr>
            </w:pPr>
            <w:ins w:id="12841" w:author="Thomas Dietz" w:date="2012-08-13T14:41:00Z">
              <w:r>
                <w:t xml:space="preserve">      description "This element is optional. It MUST be present in</w:t>
              </w:r>
            </w:ins>
          </w:p>
          <w:p w14:paraId="4A8E08DF" w14:textId="77777777" w:rsidR="002610E5" w:rsidRDefault="002610E5" w:rsidP="002610E5">
            <w:pPr>
              <w:pStyle w:val="XML1"/>
              <w:rPr>
                <w:ins w:id="12842" w:author="Thomas Dietz" w:date="2012-08-13T14:41:00Z"/>
              </w:rPr>
            </w:pPr>
            <w:ins w:id="12843" w:author="Thomas Dietz" w:date="2012-08-13T14:41:00Z">
              <w:r>
                <w:t xml:space="preserve">        the NETCONF data store, if the element 'Seed' is present.</w:t>
              </w:r>
            </w:ins>
          </w:p>
          <w:p w14:paraId="45F7401B" w14:textId="77777777" w:rsidR="002610E5" w:rsidRDefault="002610E5" w:rsidP="002610E5">
            <w:pPr>
              <w:pStyle w:val="XML1"/>
              <w:rPr>
                <w:ins w:id="12844" w:author="Thomas Dietz" w:date="2012-08-13T14:41:00Z"/>
              </w:rPr>
            </w:pPr>
            <w:ins w:id="12845" w:author="Thomas Dietz" w:date="2012-08-13T14:41:00Z">
              <w:r>
                <w:t xml:space="preserve">        </w:t>
              </w:r>
            </w:ins>
          </w:p>
          <w:p w14:paraId="396337A2" w14:textId="77777777" w:rsidR="002610E5" w:rsidRDefault="002610E5" w:rsidP="002610E5">
            <w:pPr>
              <w:pStyle w:val="XML1"/>
              <w:rPr>
                <w:ins w:id="12846" w:author="Thomas Dietz" w:date="2012-08-13T14:41:00Z"/>
              </w:rPr>
            </w:pPr>
            <w:ins w:id="12847" w:author="Thomas Dietz" w:date="2012-08-13T14:41:00Z">
              <w:r>
                <w:t xml:space="preserve">        If element 'Seed' is present in a NETCONF &lt;edit-config&gt;</w:t>
              </w:r>
            </w:ins>
          </w:p>
          <w:p w14:paraId="2E5A03F1" w14:textId="77777777" w:rsidR="002610E5" w:rsidRDefault="002610E5" w:rsidP="002610E5">
            <w:pPr>
              <w:pStyle w:val="XML1"/>
              <w:rPr>
                <w:ins w:id="12848" w:author="Thomas Dietz" w:date="2012-08-13T14:41:00Z"/>
              </w:rPr>
            </w:pPr>
            <w:ins w:id="12849" w:author="Thomas Dietz" w:date="2012-08-13T14:41:00Z">
              <w:r>
                <w:t xml:space="preserve">        operation 'create', 'merge' or 'replace' and this element</w:t>
              </w:r>
            </w:ins>
          </w:p>
          <w:p w14:paraId="4E55EFF8" w14:textId="77777777" w:rsidR="002610E5" w:rsidRDefault="002610E5" w:rsidP="002610E5">
            <w:pPr>
              <w:pStyle w:val="XML1"/>
              <w:rPr>
                <w:ins w:id="12850" w:author="Thomas Dietz" w:date="2012-08-13T14:41:00Z"/>
              </w:rPr>
            </w:pPr>
            <w:ins w:id="12851" w:author="Thomas Dietz" w:date="2012-08-13T14:41:00Z">
              <w:r>
                <w:t xml:space="preserve">        is missing, a 'data-missing' error is returned.";</w:t>
              </w:r>
            </w:ins>
          </w:p>
          <w:p w14:paraId="51E3D881" w14:textId="77777777" w:rsidR="002610E5" w:rsidRDefault="002610E5" w:rsidP="002610E5">
            <w:pPr>
              <w:pStyle w:val="XML1"/>
              <w:rPr>
                <w:ins w:id="12852" w:author="Thomas Dietz" w:date="2012-08-13T14:41:00Z"/>
              </w:rPr>
            </w:pPr>
            <w:ins w:id="12853" w:author="Thomas Dietz" w:date="2012-08-13T14:41:00Z">
              <w:r>
                <w:t xml:space="preserve">    }</w:t>
              </w:r>
            </w:ins>
          </w:p>
          <w:p w14:paraId="2CF5BDC8" w14:textId="77777777" w:rsidR="002610E5" w:rsidRDefault="002610E5" w:rsidP="002610E5">
            <w:pPr>
              <w:pStyle w:val="XML1"/>
              <w:rPr>
                <w:ins w:id="12854" w:author="Thomas Dietz" w:date="2012-08-13T14:41:00Z"/>
              </w:rPr>
            </w:pPr>
            <w:ins w:id="12855" w:author="Thomas Dietz" w:date="2012-08-13T14:41:00Z">
              <w:r>
                <w:t xml:space="preserve">  }</w:t>
              </w:r>
            </w:ins>
          </w:p>
          <w:p w14:paraId="6A7E713A" w14:textId="77777777" w:rsidR="002610E5" w:rsidRDefault="002610E5" w:rsidP="002610E5">
            <w:pPr>
              <w:pStyle w:val="XML1"/>
              <w:rPr>
                <w:ins w:id="12856" w:author="Thomas Dietz" w:date="2012-08-13T14:41:00Z"/>
              </w:rPr>
            </w:pPr>
            <w:ins w:id="12857" w:author="Thomas Dietz" w:date="2012-08-13T14:41:00Z">
              <w:r>
                <w:t xml:space="preserve">   </w:t>
              </w:r>
            </w:ins>
          </w:p>
          <w:p w14:paraId="0FCABA88" w14:textId="77777777" w:rsidR="002610E5" w:rsidRDefault="002610E5" w:rsidP="002610E5">
            <w:pPr>
              <w:pStyle w:val="XML1"/>
              <w:rPr>
                <w:ins w:id="12858" w:author="Thomas Dietz" w:date="2012-08-13T14:41:00Z"/>
              </w:rPr>
            </w:pPr>
            <w:ins w:id="12859" w:author="Thomas Dietz" w:date="2012-08-13T14:41:00Z">
              <w:r>
                <w:t xml:space="preserve">  grouping RSAKeyValueType {</w:t>
              </w:r>
            </w:ins>
          </w:p>
          <w:p w14:paraId="6F629B91" w14:textId="77777777" w:rsidR="002610E5" w:rsidRDefault="002610E5" w:rsidP="002610E5">
            <w:pPr>
              <w:pStyle w:val="XML1"/>
              <w:rPr>
                <w:ins w:id="12860" w:author="Thomas Dietz" w:date="2012-08-13T14:41:00Z"/>
              </w:rPr>
            </w:pPr>
            <w:ins w:id="12861" w:author="Thomas Dietz" w:date="2012-08-13T14:41:00Z">
              <w:r>
                <w:t xml:space="preserve">    description "RSA key values have two fields: Modulus and</w:t>
              </w:r>
            </w:ins>
          </w:p>
          <w:p w14:paraId="34F6F14D" w14:textId="77777777" w:rsidR="002610E5" w:rsidRDefault="002610E5" w:rsidP="002610E5">
            <w:pPr>
              <w:pStyle w:val="XML1"/>
              <w:rPr>
                <w:ins w:id="12862" w:author="Thomas Dietz" w:date="2012-08-13T14:41:00Z"/>
              </w:rPr>
            </w:pPr>
            <w:ins w:id="12863" w:author="Thomas Dietz" w:date="2012-08-13T14:41:00Z">
              <w:r>
                <w:t xml:space="preserve">      Exponent.";</w:t>
              </w:r>
            </w:ins>
          </w:p>
          <w:p w14:paraId="0093F8E8" w14:textId="77777777" w:rsidR="002610E5" w:rsidRDefault="002610E5" w:rsidP="002610E5">
            <w:pPr>
              <w:pStyle w:val="XML1"/>
              <w:rPr>
                <w:ins w:id="12864" w:author="Thomas Dietz" w:date="2012-08-13T14:41:00Z"/>
              </w:rPr>
            </w:pPr>
            <w:ins w:id="12865" w:author="Thomas Dietz" w:date="2012-08-13T14:41:00Z">
              <w:r>
                <w:t xml:space="preserve">    leaf Modulus {</w:t>
              </w:r>
            </w:ins>
          </w:p>
          <w:p w14:paraId="47C09F44" w14:textId="77777777" w:rsidR="002610E5" w:rsidRDefault="002610E5" w:rsidP="002610E5">
            <w:pPr>
              <w:pStyle w:val="XML1"/>
              <w:rPr>
                <w:ins w:id="12866" w:author="Thomas Dietz" w:date="2012-08-13T14:41:00Z"/>
              </w:rPr>
            </w:pPr>
            <w:ins w:id="12867" w:author="Thomas Dietz" w:date="2012-08-13T14:41:00Z">
              <w:r>
                <w:t xml:space="preserve">      type binary;</w:t>
              </w:r>
            </w:ins>
          </w:p>
          <w:p w14:paraId="43AADC61" w14:textId="77777777" w:rsidR="002610E5" w:rsidRDefault="002610E5" w:rsidP="002610E5">
            <w:pPr>
              <w:pStyle w:val="XML1"/>
              <w:rPr>
                <w:ins w:id="12868" w:author="Thomas Dietz" w:date="2012-08-13T14:41:00Z"/>
              </w:rPr>
            </w:pPr>
            <w:ins w:id="12869" w:author="Thomas Dietz" w:date="2012-08-13T14:41:00Z">
              <w:r>
                <w:t xml:space="preserve">      mandatory true;</w:t>
              </w:r>
            </w:ins>
          </w:p>
          <w:p w14:paraId="0CD55107" w14:textId="77777777" w:rsidR="002610E5" w:rsidRDefault="002610E5" w:rsidP="002610E5">
            <w:pPr>
              <w:pStyle w:val="XML1"/>
              <w:rPr>
                <w:ins w:id="12870" w:author="Thomas Dietz" w:date="2012-08-13T14:41:00Z"/>
              </w:rPr>
            </w:pPr>
            <w:ins w:id="12871" w:author="Thomas Dietz" w:date="2012-08-13T14:41:00Z">
              <w:r>
                <w:lastRenderedPageBreak/>
                <w:t xml:space="preserve">      description "This element MUST be present in the NETCONF data</w:t>
              </w:r>
            </w:ins>
          </w:p>
          <w:p w14:paraId="6E924093" w14:textId="77777777" w:rsidR="002610E5" w:rsidRDefault="002610E5" w:rsidP="002610E5">
            <w:pPr>
              <w:pStyle w:val="XML1"/>
              <w:rPr>
                <w:ins w:id="12872" w:author="Thomas Dietz" w:date="2012-08-13T14:41:00Z"/>
              </w:rPr>
            </w:pPr>
            <w:ins w:id="12873" w:author="Thomas Dietz" w:date="2012-08-13T14:41:00Z">
              <w:r>
                <w:t xml:space="preserve">        store. If this element is not present in a NETCONF</w:t>
              </w:r>
            </w:ins>
          </w:p>
          <w:p w14:paraId="7BC428BB" w14:textId="77777777" w:rsidR="002610E5" w:rsidRDefault="002610E5" w:rsidP="002610E5">
            <w:pPr>
              <w:pStyle w:val="XML1"/>
              <w:rPr>
                <w:ins w:id="12874" w:author="Thomas Dietz" w:date="2012-08-13T14:41:00Z"/>
              </w:rPr>
            </w:pPr>
            <w:ins w:id="12875" w:author="Thomas Dietz" w:date="2012-08-13T14:41:00Z">
              <w:r>
                <w:t xml:space="preserve">        &lt;edit-config&gt; operation 'create', 'merge' or 'replace' and</w:t>
              </w:r>
            </w:ins>
          </w:p>
          <w:p w14:paraId="2F5B8C57" w14:textId="77777777" w:rsidR="002610E5" w:rsidRDefault="002610E5" w:rsidP="002610E5">
            <w:pPr>
              <w:pStyle w:val="XML1"/>
              <w:rPr>
                <w:ins w:id="12876" w:author="Thomas Dietz" w:date="2012-08-13T14:41:00Z"/>
              </w:rPr>
            </w:pPr>
            <w:ins w:id="12877" w:author="Thomas Dietz" w:date="2012-08-13T14:41:00Z">
              <w:r>
                <w:t xml:space="preserve">        the parent element does not exist, a 'data-missing' error</w:t>
              </w:r>
            </w:ins>
          </w:p>
          <w:p w14:paraId="6623A990" w14:textId="77777777" w:rsidR="002610E5" w:rsidRDefault="002610E5" w:rsidP="002610E5">
            <w:pPr>
              <w:pStyle w:val="XML1"/>
              <w:rPr>
                <w:ins w:id="12878" w:author="Thomas Dietz" w:date="2012-08-13T14:41:00Z"/>
              </w:rPr>
            </w:pPr>
            <w:ins w:id="12879" w:author="Thomas Dietz" w:date="2012-08-13T14:41:00Z">
              <w:r>
                <w:t xml:space="preserve">        is returned.";</w:t>
              </w:r>
            </w:ins>
          </w:p>
          <w:p w14:paraId="012CEFDA" w14:textId="77777777" w:rsidR="002610E5" w:rsidRDefault="002610E5" w:rsidP="002610E5">
            <w:pPr>
              <w:pStyle w:val="XML1"/>
              <w:rPr>
                <w:ins w:id="12880" w:author="Thomas Dietz" w:date="2012-08-13T14:41:00Z"/>
              </w:rPr>
            </w:pPr>
            <w:ins w:id="12881" w:author="Thomas Dietz" w:date="2012-08-13T14:41:00Z">
              <w:r>
                <w:t xml:space="preserve">    }</w:t>
              </w:r>
            </w:ins>
          </w:p>
          <w:p w14:paraId="33FA3F4F" w14:textId="77777777" w:rsidR="002610E5" w:rsidRDefault="002610E5" w:rsidP="002610E5">
            <w:pPr>
              <w:pStyle w:val="XML1"/>
              <w:rPr>
                <w:ins w:id="12882" w:author="Thomas Dietz" w:date="2012-08-13T14:41:00Z"/>
              </w:rPr>
            </w:pPr>
            <w:ins w:id="12883" w:author="Thomas Dietz" w:date="2012-08-13T14:41:00Z">
              <w:r>
                <w:t xml:space="preserve">    leaf Exponent {</w:t>
              </w:r>
            </w:ins>
          </w:p>
          <w:p w14:paraId="225B8D9F" w14:textId="77777777" w:rsidR="002610E5" w:rsidRDefault="002610E5" w:rsidP="002610E5">
            <w:pPr>
              <w:pStyle w:val="XML1"/>
              <w:rPr>
                <w:ins w:id="12884" w:author="Thomas Dietz" w:date="2012-08-13T14:41:00Z"/>
              </w:rPr>
            </w:pPr>
            <w:ins w:id="12885" w:author="Thomas Dietz" w:date="2012-08-13T14:41:00Z">
              <w:r>
                <w:t xml:space="preserve">      type binary;</w:t>
              </w:r>
            </w:ins>
          </w:p>
          <w:p w14:paraId="2D54DC86" w14:textId="77777777" w:rsidR="002610E5" w:rsidRDefault="002610E5" w:rsidP="002610E5">
            <w:pPr>
              <w:pStyle w:val="XML1"/>
              <w:rPr>
                <w:ins w:id="12886" w:author="Thomas Dietz" w:date="2012-08-13T14:41:00Z"/>
              </w:rPr>
            </w:pPr>
            <w:ins w:id="12887" w:author="Thomas Dietz" w:date="2012-08-13T14:41:00Z">
              <w:r>
                <w:t xml:space="preserve">      mandatory true;</w:t>
              </w:r>
            </w:ins>
          </w:p>
          <w:p w14:paraId="2B9CD503" w14:textId="77777777" w:rsidR="002610E5" w:rsidRDefault="002610E5" w:rsidP="002610E5">
            <w:pPr>
              <w:pStyle w:val="XML1"/>
              <w:rPr>
                <w:ins w:id="12888" w:author="Thomas Dietz" w:date="2012-08-13T14:41:00Z"/>
              </w:rPr>
            </w:pPr>
            <w:ins w:id="12889" w:author="Thomas Dietz" w:date="2012-08-13T14:41:00Z">
              <w:r>
                <w:t xml:space="preserve">      description "This element MUST be present in the NETCONF data</w:t>
              </w:r>
            </w:ins>
          </w:p>
          <w:p w14:paraId="3AA4AB7F" w14:textId="77777777" w:rsidR="002610E5" w:rsidRDefault="002610E5" w:rsidP="002610E5">
            <w:pPr>
              <w:pStyle w:val="XML1"/>
              <w:rPr>
                <w:ins w:id="12890" w:author="Thomas Dietz" w:date="2012-08-13T14:41:00Z"/>
              </w:rPr>
            </w:pPr>
            <w:ins w:id="12891" w:author="Thomas Dietz" w:date="2012-08-13T14:41:00Z">
              <w:r>
                <w:t xml:space="preserve">        store. If this element is not present in a NETCONF</w:t>
              </w:r>
            </w:ins>
          </w:p>
          <w:p w14:paraId="5A53E956" w14:textId="77777777" w:rsidR="002610E5" w:rsidRDefault="002610E5" w:rsidP="002610E5">
            <w:pPr>
              <w:pStyle w:val="XML1"/>
              <w:rPr>
                <w:ins w:id="12892" w:author="Thomas Dietz" w:date="2012-08-13T14:41:00Z"/>
              </w:rPr>
            </w:pPr>
            <w:ins w:id="12893" w:author="Thomas Dietz" w:date="2012-08-13T14:41:00Z">
              <w:r>
                <w:t xml:space="preserve">        &lt;edit-config&gt; operation 'create', 'merge' or 'replace' and</w:t>
              </w:r>
            </w:ins>
          </w:p>
          <w:p w14:paraId="602B6155" w14:textId="77777777" w:rsidR="002610E5" w:rsidRDefault="002610E5" w:rsidP="002610E5">
            <w:pPr>
              <w:pStyle w:val="XML1"/>
              <w:rPr>
                <w:ins w:id="12894" w:author="Thomas Dietz" w:date="2012-08-13T14:41:00Z"/>
              </w:rPr>
            </w:pPr>
            <w:ins w:id="12895" w:author="Thomas Dietz" w:date="2012-08-13T14:41:00Z">
              <w:r>
                <w:t xml:space="preserve">        the parent element does not exist, a 'data-missing' error</w:t>
              </w:r>
            </w:ins>
          </w:p>
          <w:p w14:paraId="7B41D297" w14:textId="77777777" w:rsidR="002610E5" w:rsidRDefault="002610E5" w:rsidP="002610E5">
            <w:pPr>
              <w:pStyle w:val="XML1"/>
              <w:rPr>
                <w:ins w:id="12896" w:author="Thomas Dietz" w:date="2012-08-13T14:41:00Z"/>
              </w:rPr>
            </w:pPr>
            <w:ins w:id="12897" w:author="Thomas Dietz" w:date="2012-08-13T14:41:00Z">
              <w:r>
                <w:t xml:space="preserve">        is returned.";</w:t>
              </w:r>
            </w:ins>
          </w:p>
          <w:p w14:paraId="2738ED75" w14:textId="77777777" w:rsidR="002610E5" w:rsidRDefault="002610E5" w:rsidP="002610E5">
            <w:pPr>
              <w:pStyle w:val="XML1"/>
              <w:rPr>
                <w:ins w:id="12898" w:author="Thomas Dietz" w:date="2012-08-13T14:41:00Z"/>
              </w:rPr>
            </w:pPr>
            <w:ins w:id="12899" w:author="Thomas Dietz" w:date="2012-08-13T14:41:00Z">
              <w:r>
                <w:t xml:space="preserve">    }</w:t>
              </w:r>
            </w:ins>
          </w:p>
          <w:p w14:paraId="36DC7A01" w14:textId="4DFA6C0F" w:rsidR="00F542D1" w:rsidRPr="009F1B7D" w:rsidRDefault="002610E5" w:rsidP="002610E5">
            <w:pPr>
              <w:pStyle w:val="XML1"/>
            </w:pPr>
            <w:ins w:id="12900" w:author="Thomas Dietz" w:date="2012-08-13T14:41:00Z">
              <w:r>
                <w:t xml:space="preserve">  }</w:t>
              </w:r>
            </w:ins>
          </w:p>
        </w:tc>
      </w:tr>
    </w:tbl>
    <w:p w14:paraId="2A8AA651" w14:textId="14C36BD8" w:rsidR="0002263D" w:rsidRDefault="0002263D" w:rsidP="0002263D">
      <w:pPr>
        <w:pStyle w:val="Heading2"/>
      </w:pPr>
      <w:bookmarkStart w:id="12901" w:name="_Toc320556744"/>
      <w:bookmarkEnd w:id="12354"/>
      <w:r>
        <w:lastRenderedPageBreak/>
        <w:t>OpenFlow Flow Table</w:t>
      </w:r>
      <w:bookmarkEnd w:id="12901"/>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2902" w:name="_Toc320556745"/>
      <w:r w:rsidRPr="00DB42FD">
        <w:t>UML Diagram</w:t>
      </w:r>
      <w:bookmarkEnd w:id="12902"/>
    </w:p>
    <w:p w14:paraId="736333AE" w14:textId="6F730472" w:rsidR="00E26F0F" w:rsidRDefault="00A5340E" w:rsidP="00E26F0F">
      <w:pPr>
        <w:pStyle w:val="Caption"/>
        <w:jc w:val="center"/>
        <w:rPr>
          <w:color w:val="auto"/>
        </w:rPr>
      </w:pPr>
      <w:r>
        <w:object w:dxaOrig="6900" w:dyaOrig="5815" w14:anchorId="52307FF0">
          <v:shape id="_x0000_i1039" type="#_x0000_t75" style="width:345pt;height:290.4pt" o:ole="">
            <v:imagedata r:id="rId44" o:title=""/>
          </v:shape>
          <o:OLEObject Type="Embed" ProgID="Visio.Drawing.11" ShapeID="_x0000_i1039" DrawAspect="Content" ObjectID="_1406379240" r:id="rId45"/>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2903" w:name="_Toc320556746"/>
      <w:r>
        <w:lastRenderedPageBreak/>
        <w:t>XML Schema</w:t>
      </w:r>
      <w:bookmarkEnd w:id="12903"/>
    </w:p>
    <w:tbl>
      <w:tblPr>
        <w:tblStyle w:val="XMLtable"/>
        <w:tblW w:w="5000" w:type="pct"/>
        <w:tblLook w:val="04A0" w:firstRow="1" w:lastRow="0" w:firstColumn="1" w:lastColumn="0" w:noHBand="0" w:noVBand="1"/>
        <w:tblPrChange w:id="12904" w:author="Thomas Dietz" w:date="2012-08-13T14:46:00Z">
          <w:tblPr>
            <w:tblStyle w:val="TableGrid"/>
            <w:tblW w:w="0" w:type="auto"/>
            <w:tblInd w:w="378" w:type="dxa"/>
            <w:shd w:val="clear" w:color="auto" w:fill="C8FCCD"/>
            <w:tblLook w:val="04A0" w:firstRow="1" w:lastRow="0" w:firstColumn="1" w:lastColumn="0" w:noHBand="0" w:noVBand="1"/>
          </w:tblPr>
        </w:tblPrChange>
      </w:tblPr>
      <w:tblGrid>
        <w:gridCol w:w="9474"/>
        <w:tblGridChange w:id="12905">
          <w:tblGrid>
            <w:gridCol w:w="8820"/>
          </w:tblGrid>
        </w:tblGridChange>
      </w:tblGrid>
      <w:tr w:rsidR="00182140" w:rsidRPr="009F1B7D" w14:paraId="61758408" w14:textId="77777777" w:rsidTr="001B6EE7">
        <w:tc>
          <w:tcPr>
            <w:tcW w:w="8820" w:type="dxa"/>
            <w:tcPrChange w:id="12906" w:author="Thomas Dietz" w:date="2012-08-13T14:46:00Z">
              <w:tcPr>
                <w:tcW w:w="8820" w:type="dxa"/>
                <w:shd w:val="clear" w:color="auto" w:fill="C8FCCD"/>
              </w:tcPr>
            </w:tcPrChange>
          </w:tcPr>
          <w:p w14:paraId="1D7AAA9B" w14:textId="7D27748E" w:rsidR="00182140" w:rsidRPr="009F1B7D" w:rsidDel="00105B1A" w:rsidRDefault="00182140" w:rsidP="00576FDE">
            <w:pPr>
              <w:pStyle w:val="XML1"/>
              <w:rPr>
                <w:del w:id="12907" w:author="Thomas Dietz" w:date="2012-08-13T14:41:00Z"/>
              </w:rPr>
            </w:pPr>
            <w:del w:id="12908" w:author="Thomas Dietz" w:date="2012-08-13T14:41:00Z">
              <w:r w:rsidRPr="009F1B7D" w:rsidDel="00105B1A">
                <w:delText>&lt;xs:complexType name="</w:delText>
              </w:r>
              <w:r w:rsidDel="00105B1A">
                <w:delText>OFFlowTableType</w:delText>
              </w:r>
              <w:r w:rsidRPr="009F1B7D" w:rsidDel="00105B1A">
                <w:delText>"&gt;</w:delText>
              </w:r>
            </w:del>
          </w:p>
          <w:p w14:paraId="05EFC704" w14:textId="6DAF7454" w:rsidR="00182140" w:rsidRPr="009F1B7D" w:rsidDel="00105B1A" w:rsidRDefault="00182140" w:rsidP="00576FDE">
            <w:pPr>
              <w:pStyle w:val="XML2"/>
              <w:rPr>
                <w:del w:id="12909" w:author="Thomas Dietz" w:date="2012-08-13T14:41:00Z"/>
              </w:rPr>
            </w:pPr>
            <w:del w:id="12910" w:author="Thomas Dietz" w:date="2012-08-13T14:41:00Z">
              <w:r w:rsidRPr="009F1B7D" w:rsidDel="00105B1A">
                <w:delText>&lt;xs:complexContent&gt;</w:delText>
              </w:r>
            </w:del>
          </w:p>
          <w:p w14:paraId="5AB29B99" w14:textId="703857F4" w:rsidR="00182140" w:rsidRPr="009F1B7D" w:rsidDel="00105B1A" w:rsidRDefault="00182140" w:rsidP="00576FDE">
            <w:pPr>
              <w:pStyle w:val="XML3"/>
              <w:rPr>
                <w:del w:id="12911" w:author="Thomas Dietz" w:date="2012-08-13T14:41:00Z"/>
              </w:rPr>
            </w:pPr>
            <w:del w:id="12912" w:author="Thomas Dietz" w:date="2012-08-13T14:41:00Z">
              <w:r w:rsidRPr="009F1B7D" w:rsidDel="00105B1A">
                <w:delText>&lt;xs:extension base="OFResourceType"&gt;</w:delText>
              </w:r>
            </w:del>
          </w:p>
          <w:p w14:paraId="2DB6CCD6" w14:textId="745F16B7" w:rsidR="007F456E" w:rsidDel="00105B1A" w:rsidRDefault="00182140" w:rsidP="007F456E">
            <w:pPr>
              <w:pStyle w:val="XML4"/>
              <w:rPr>
                <w:del w:id="12913" w:author="Thomas Dietz" w:date="2012-08-13T14:41:00Z"/>
              </w:rPr>
            </w:pPr>
            <w:del w:id="12914" w:author="Thomas Dietz" w:date="2012-08-13T14:41:00Z">
              <w:r w:rsidRPr="009F1B7D" w:rsidDel="00105B1A">
                <w:delText>&lt;xs:sequence maxOccurs="1" minOccurs="1"&gt;</w:delText>
              </w:r>
            </w:del>
          </w:p>
          <w:p w14:paraId="1CA3D7CB" w14:textId="7EF753AD" w:rsidR="00D26BE7" w:rsidDel="00105B1A" w:rsidRDefault="00D26BE7" w:rsidP="00025A73">
            <w:pPr>
              <w:pStyle w:val="XML5"/>
              <w:rPr>
                <w:del w:id="12915" w:author="Thomas Dietz" w:date="2012-08-13T14:41:00Z"/>
              </w:rPr>
            </w:pPr>
            <w:del w:id="12916" w:author="Thomas Dietz" w:date="2012-08-13T14:41:00Z">
              <w:r w:rsidDel="00105B1A">
                <w:delText>&lt;xs:element name=”max-entries” type=”xs:integer”/&gt;</w:delText>
              </w:r>
            </w:del>
          </w:p>
          <w:p w14:paraId="509E73AC" w14:textId="715214F2" w:rsidR="00880595" w:rsidDel="00105B1A" w:rsidRDefault="00880595" w:rsidP="00025A73">
            <w:pPr>
              <w:pStyle w:val="XML5"/>
              <w:rPr>
                <w:del w:id="12917" w:author="Thomas Dietz" w:date="2012-08-13T14:41:00Z"/>
              </w:rPr>
            </w:pPr>
            <w:del w:id="12918" w:author="Thomas Dietz" w:date="2012-08-13T14:41:00Z">
              <w:r w:rsidDel="00105B1A">
                <w:delText>&lt;xs:element name="next-tables" type="OFNextFlowTables"/&gt;</w:delText>
              </w:r>
            </w:del>
          </w:p>
          <w:p w14:paraId="58DD039C" w14:textId="74FA86EA" w:rsidR="007F456E" w:rsidDel="00105B1A" w:rsidRDefault="007F456E" w:rsidP="00025A73">
            <w:pPr>
              <w:pStyle w:val="XML5"/>
              <w:rPr>
                <w:del w:id="12919" w:author="Thomas Dietz" w:date="2012-08-13T14:41:00Z"/>
              </w:rPr>
            </w:pPr>
            <w:del w:id="12920" w:author="Thomas Dietz" w:date="2012-08-13T14:41:00Z">
              <w:r w:rsidDel="00105B1A">
                <w:delText>&lt;xs:element name="instructions" type="OFFlowTableInstructions"/&gt;</w:delText>
              </w:r>
            </w:del>
          </w:p>
          <w:p w14:paraId="45389BA4" w14:textId="4B2EF9D9" w:rsidR="00880595" w:rsidDel="00105B1A" w:rsidRDefault="007F456E" w:rsidP="006D25FF">
            <w:pPr>
              <w:pStyle w:val="XML5"/>
              <w:rPr>
                <w:del w:id="12921" w:author="Thomas Dietz" w:date="2012-08-13T14:41:00Z"/>
              </w:rPr>
            </w:pPr>
            <w:del w:id="12922" w:author="Thomas Dietz" w:date="2012-08-13T14:41:00Z">
              <w:r w:rsidDel="00105B1A">
                <w:delText>&lt;xs:element name="matches" type="OFFlowTableMatch</w:delText>
              </w:r>
              <w:r w:rsidR="0027566C" w:rsidDel="00105B1A">
                <w:delText>Fields</w:delText>
              </w:r>
              <w:r w:rsidDel="00105B1A">
                <w:delText>"/&gt;</w:delText>
              </w:r>
            </w:del>
          </w:p>
          <w:p w14:paraId="068F95A9" w14:textId="6433CAFA" w:rsidR="007F456E" w:rsidDel="00105B1A" w:rsidRDefault="007F456E" w:rsidP="00025A73">
            <w:pPr>
              <w:pStyle w:val="XML5"/>
              <w:rPr>
                <w:del w:id="12923" w:author="Thomas Dietz" w:date="2012-08-13T14:41:00Z"/>
              </w:rPr>
            </w:pPr>
            <w:del w:id="12924" w:author="Thomas Dietz" w:date="2012-08-13T14:41:00Z">
              <w:r w:rsidDel="00105B1A">
                <w:delText>&lt;xs:element name="write-actions" type="OFFlowTableWriteActions"/&gt;</w:delText>
              </w:r>
            </w:del>
          </w:p>
          <w:p w14:paraId="4D6D2EC3" w14:textId="31FECE29" w:rsidR="007F456E" w:rsidDel="00105B1A" w:rsidRDefault="007F456E" w:rsidP="00025A73">
            <w:pPr>
              <w:pStyle w:val="XML5"/>
              <w:rPr>
                <w:del w:id="12925" w:author="Thomas Dietz" w:date="2012-08-13T14:41:00Z"/>
              </w:rPr>
            </w:pPr>
            <w:del w:id="12926" w:author="Thomas Dietz" w:date="2012-08-13T14:41:00Z">
              <w:r w:rsidDel="00105B1A">
                <w:delText>&lt;xs:element name="apply-actions" type="OFFlowTableApplyActions"/&gt;</w:delText>
              </w:r>
            </w:del>
          </w:p>
          <w:p w14:paraId="5EBE7EA3" w14:textId="1737BF9B" w:rsidR="006D25FF" w:rsidDel="00105B1A" w:rsidRDefault="006D25FF" w:rsidP="006D25FF">
            <w:pPr>
              <w:pStyle w:val="XML5"/>
              <w:rPr>
                <w:del w:id="12927" w:author="Thomas Dietz" w:date="2012-08-13T14:41:00Z"/>
              </w:rPr>
            </w:pPr>
            <w:del w:id="12928" w:author="Thomas Dietz" w:date="2012-08-13T14:41:00Z">
              <w:r w:rsidDel="00105B1A">
                <w:delText>&lt;xs:element name="write-setfields" type="OFFlowTableMatchFields"/&gt;</w:delText>
              </w:r>
            </w:del>
          </w:p>
          <w:p w14:paraId="4D0D1B11" w14:textId="336CBB51" w:rsidR="006D25FF" w:rsidDel="00105B1A" w:rsidRDefault="006D25FF" w:rsidP="006D25FF">
            <w:pPr>
              <w:pStyle w:val="XML5"/>
              <w:rPr>
                <w:del w:id="12929" w:author="Thomas Dietz" w:date="2012-08-13T14:41:00Z"/>
              </w:rPr>
            </w:pPr>
            <w:del w:id="12930" w:author="Thomas Dietz" w:date="2012-08-13T14:41:00Z">
              <w:r w:rsidDel="00105B1A">
                <w:delText>&lt;xs:element name="apply-setfields" type="OFFlowTableMatchFields"/&gt;</w:delText>
              </w:r>
            </w:del>
          </w:p>
          <w:p w14:paraId="4811678E" w14:textId="6D5AEA17" w:rsidR="006D25FF" w:rsidDel="00105B1A" w:rsidRDefault="006D25FF" w:rsidP="006D25FF">
            <w:pPr>
              <w:pStyle w:val="XML5"/>
              <w:rPr>
                <w:del w:id="12931" w:author="Thomas Dietz" w:date="2012-08-13T14:41:00Z"/>
              </w:rPr>
            </w:pPr>
            <w:del w:id="12932" w:author="Thomas Dietz" w:date="2012-08-13T14:41:00Z">
              <w:r w:rsidDel="00105B1A">
                <w:delText>&lt;xs:element name="wildcards" type="OFFlowTableMatchFields"/&gt;</w:delText>
              </w:r>
            </w:del>
          </w:p>
          <w:p w14:paraId="70A7DBC8" w14:textId="53D36220" w:rsidR="007F456E" w:rsidDel="00105B1A" w:rsidRDefault="007F456E" w:rsidP="00025A73">
            <w:pPr>
              <w:pStyle w:val="XML5"/>
              <w:rPr>
                <w:del w:id="12933" w:author="Thomas Dietz" w:date="2012-08-13T14:41:00Z"/>
              </w:rPr>
            </w:pPr>
            <w:del w:id="12934" w:author="Thomas Dietz" w:date="2012-08-13T14:41:00Z">
              <w:r w:rsidDel="00105B1A">
                <w:delText>&lt;xs:element name="metadata-match" type="xs:hexBinary"/&gt;</w:delText>
              </w:r>
            </w:del>
          </w:p>
          <w:p w14:paraId="1C8796D7" w14:textId="0DF2C2EC" w:rsidR="007F456E" w:rsidRPr="009F1B7D" w:rsidDel="00105B1A" w:rsidRDefault="007F456E" w:rsidP="00025A73">
            <w:pPr>
              <w:pStyle w:val="XML5"/>
              <w:rPr>
                <w:del w:id="12935" w:author="Thomas Dietz" w:date="2012-08-13T14:41:00Z"/>
              </w:rPr>
            </w:pPr>
            <w:del w:id="12936" w:author="Thomas Dietz" w:date="2012-08-13T14:41:00Z">
              <w:r w:rsidDel="00105B1A">
                <w:delText>&lt;xs:element name="metadata-write" type="xs:hexBinary"/&gt;</w:delText>
              </w:r>
            </w:del>
          </w:p>
          <w:p w14:paraId="10CC5317" w14:textId="352C9267" w:rsidR="00182140" w:rsidRPr="009F1B7D" w:rsidDel="00105B1A" w:rsidRDefault="00182140" w:rsidP="00576FDE">
            <w:pPr>
              <w:pStyle w:val="XML4"/>
              <w:rPr>
                <w:del w:id="12937" w:author="Thomas Dietz" w:date="2012-08-13T14:41:00Z"/>
              </w:rPr>
            </w:pPr>
            <w:del w:id="12938" w:author="Thomas Dietz" w:date="2012-08-13T14:41:00Z">
              <w:r w:rsidRPr="009F1B7D" w:rsidDel="00105B1A">
                <w:delText>&lt;/xs:sequence&gt;</w:delText>
              </w:r>
            </w:del>
          </w:p>
          <w:p w14:paraId="099C49C3" w14:textId="3E466DC7" w:rsidR="00182140" w:rsidRPr="009F1B7D" w:rsidDel="00105B1A" w:rsidRDefault="00182140" w:rsidP="00576FDE">
            <w:pPr>
              <w:pStyle w:val="XML3"/>
              <w:rPr>
                <w:del w:id="12939" w:author="Thomas Dietz" w:date="2012-08-13T14:41:00Z"/>
              </w:rPr>
            </w:pPr>
            <w:del w:id="12940" w:author="Thomas Dietz" w:date="2012-08-13T14:41:00Z">
              <w:r w:rsidRPr="009F1B7D" w:rsidDel="00105B1A">
                <w:delText>&lt;/xs:extension&gt;</w:delText>
              </w:r>
            </w:del>
          </w:p>
          <w:p w14:paraId="4BC67E5A" w14:textId="2EEE371F" w:rsidR="00182140" w:rsidRPr="009F1B7D" w:rsidDel="00105B1A" w:rsidRDefault="00182140" w:rsidP="00576FDE">
            <w:pPr>
              <w:pStyle w:val="XML2"/>
              <w:rPr>
                <w:del w:id="12941" w:author="Thomas Dietz" w:date="2012-08-13T14:41:00Z"/>
              </w:rPr>
            </w:pPr>
            <w:del w:id="12942" w:author="Thomas Dietz" w:date="2012-08-13T14:41:00Z">
              <w:r w:rsidRPr="009F1B7D" w:rsidDel="00105B1A">
                <w:delText>&lt;/xs:complexContent&gt;</w:delText>
              </w:r>
            </w:del>
          </w:p>
          <w:p w14:paraId="18EA2B99" w14:textId="48E19504" w:rsidR="00182140" w:rsidDel="00105B1A" w:rsidRDefault="00182140" w:rsidP="00576FDE">
            <w:pPr>
              <w:pStyle w:val="XML1"/>
              <w:rPr>
                <w:del w:id="12943" w:author="Thomas Dietz" w:date="2012-08-13T14:41:00Z"/>
              </w:rPr>
            </w:pPr>
            <w:del w:id="12944" w:author="Thomas Dietz" w:date="2012-08-13T14:41:00Z">
              <w:r w:rsidRPr="009F1B7D" w:rsidDel="00105B1A">
                <w:delText>&lt;/xs:complexType&gt;</w:delText>
              </w:r>
            </w:del>
          </w:p>
          <w:p w14:paraId="6A974B72" w14:textId="111E8F5A" w:rsidR="00182140" w:rsidDel="00105B1A" w:rsidRDefault="00182140" w:rsidP="00576FDE">
            <w:pPr>
              <w:pStyle w:val="XML1"/>
              <w:rPr>
                <w:del w:id="12945" w:author="Thomas Dietz" w:date="2012-08-13T14:41:00Z"/>
              </w:rPr>
            </w:pPr>
          </w:p>
          <w:p w14:paraId="26C0E826" w14:textId="5C6E1B74" w:rsidR="007F456E" w:rsidDel="00105B1A" w:rsidRDefault="007F456E" w:rsidP="007F456E">
            <w:pPr>
              <w:pStyle w:val="XML1"/>
              <w:rPr>
                <w:del w:id="12946" w:author="Thomas Dietz" w:date="2012-08-13T14:41:00Z"/>
              </w:rPr>
            </w:pPr>
            <w:del w:id="12947" w:author="Thomas Dietz" w:date="2012-08-13T14:41:00Z">
              <w:r w:rsidDel="00105B1A">
                <w:delText>&lt;xs:complexType name="OFFlowTableInstructions"&gt;</w:delText>
              </w:r>
            </w:del>
          </w:p>
          <w:p w14:paraId="5196BE10" w14:textId="07200DFB" w:rsidR="007F456E" w:rsidDel="00105B1A" w:rsidRDefault="007F456E" w:rsidP="00025A73">
            <w:pPr>
              <w:pStyle w:val="XML2"/>
              <w:rPr>
                <w:del w:id="12948" w:author="Thomas Dietz" w:date="2012-08-13T14:41:00Z"/>
              </w:rPr>
            </w:pPr>
            <w:del w:id="12949" w:author="Thomas Dietz" w:date="2012-08-13T14:41:00Z">
              <w:r w:rsidDel="00105B1A">
                <w:delText>&lt;xs:sequence minOccurs="1" maxOccurs="unbounded"&gt;</w:delText>
              </w:r>
            </w:del>
          </w:p>
          <w:p w14:paraId="1F0657DD" w14:textId="73C50BAE" w:rsidR="007F456E" w:rsidDel="00105B1A" w:rsidRDefault="007F456E" w:rsidP="00025A73">
            <w:pPr>
              <w:pStyle w:val="XML3"/>
              <w:rPr>
                <w:del w:id="12950" w:author="Thomas Dietz" w:date="2012-08-13T14:41:00Z"/>
              </w:rPr>
            </w:pPr>
            <w:del w:id="12951" w:author="Thomas Dietz" w:date="2012-08-13T14:41:00Z">
              <w:r w:rsidDel="00105B1A">
                <w:delText>&lt;xs:element name="type" type="OFInstructionType"/&gt;</w:delText>
              </w:r>
            </w:del>
          </w:p>
          <w:p w14:paraId="516569EA" w14:textId="695E0693" w:rsidR="007F456E" w:rsidDel="00105B1A" w:rsidRDefault="007F456E" w:rsidP="00025A73">
            <w:pPr>
              <w:pStyle w:val="XML2"/>
              <w:rPr>
                <w:del w:id="12952" w:author="Thomas Dietz" w:date="2012-08-13T14:41:00Z"/>
              </w:rPr>
            </w:pPr>
            <w:del w:id="12953" w:author="Thomas Dietz" w:date="2012-08-13T14:41:00Z">
              <w:r w:rsidDel="00105B1A">
                <w:delText>&lt;/xs:sequence&gt;</w:delText>
              </w:r>
            </w:del>
          </w:p>
          <w:p w14:paraId="3A9D0B6D" w14:textId="572F12B0" w:rsidR="007F456E" w:rsidDel="00105B1A" w:rsidRDefault="007F456E" w:rsidP="007F456E">
            <w:pPr>
              <w:pStyle w:val="XML1"/>
              <w:rPr>
                <w:del w:id="12954" w:author="Thomas Dietz" w:date="2012-08-13T14:41:00Z"/>
              </w:rPr>
            </w:pPr>
            <w:del w:id="12955" w:author="Thomas Dietz" w:date="2012-08-13T14:41:00Z">
              <w:r w:rsidDel="00105B1A">
                <w:delText>&lt;/xs:complexType&gt;</w:delText>
              </w:r>
            </w:del>
          </w:p>
          <w:p w14:paraId="35CC3123" w14:textId="43ECC93F" w:rsidR="007F456E" w:rsidDel="00105B1A" w:rsidRDefault="007F456E" w:rsidP="007F456E">
            <w:pPr>
              <w:pStyle w:val="XML1"/>
              <w:rPr>
                <w:del w:id="12956" w:author="Thomas Dietz" w:date="2012-08-13T14:41:00Z"/>
              </w:rPr>
            </w:pPr>
          </w:p>
          <w:p w14:paraId="5720AD38" w14:textId="5DD16123" w:rsidR="003F031E" w:rsidDel="00105B1A" w:rsidRDefault="003F031E" w:rsidP="003F031E">
            <w:pPr>
              <w:pStyle w:val="XML1"/>
              <w:rPr>
                <w:del w:id="12957" w:author="Thomas Dietz" w:date="2012-08-13T14:41:00Z"/>
              </w:rPr>
            </w:pPr>
            <w:del w:id="12958" w:author="Thomas Dietz" w:date="2012-08-13T14:41:00Z">
              <w:r w:rsidDel="00105B1A">
                <w:delText>&lt;xs:complexType name="OFNextFlowTables"&gt;</w:delText>
              </w:r>
            </w:del>
          </w:p>
          <w:p w14:paraId="1BA21DB4" w14:textId="4488654A" w:rsidR="003F031E" w:rsidDel="00105B1A" w:rsidRDefault="003F031E" w:rsidP="003F031E">
            <w:pPr>
              <w:pStyle w:val="XML2"/>
              <w:rPr>
                <w:del w:id="12959" w:author="Thomas Dietz" w:date="2012-08-13T14:41:00Z"/>
              </w:rPr>
            </w:pPr>
            <w:del w:id="12960" w:author="Thomas Dietz" w:date="2012-08-13T14:41:00Z">
              <w:r w:rsidDel="00105B1A">
                <w:delText>&lt;xs:sequence minOccurs="1" maxOccurs="unbounded"&gt;</w:delText>
              </w:r>
            </w:del>
          </w:p>
          <w:p w14:paraId="355A4C7F" w14:textId="3FA29F1A" w:rsidR="003F031E" w:rsidDel="00105B1A" w:rsidRDefault="003F031E" w:rsidP="003F031E">
            <w:pPr>
              <w:pStyle w:val="XML3"/>
              <w:rPr>
                <w:del w:id="12961" w:author="Thomas Dietz" w:date="2012-08-13T14:41:00Z"/>
              </w:rPr>
            </w:pPr>
            <w:del w:id="12962" w:author="Thomas Dietz" w:date="2012-08-13T14:41:00Z">
              <w:r w:rsidDel="00105B1A">
                <w:delText>&lt;xs:element name="table-id" type="OFConfigID"/&gt;</w:delText>
              </w:r>
            </w:del>
          </w:p>
          <w:p w14:paraId="64357043" w14:textId="5CBE6C67" w:rsidR="003F031E" w:rsidDel="00105B1A" w:rsidRDefault="003F031E" w:rsidP="003F031E">
            <w:pPr>
              <w:pStyle w:val="XML2"/>
              <w:rPr>
                <w:del w:id="12963" w:author="Thomas Dietz" w:date="2012-08-13T14:41:00Z"/>
              </w:rPr>
            </w:pPr>
            <w:del w:id="12964" w:author="Thomas Dietz" w:date="2012-08-13T14:41:00Z">
              <w:r w:rsidDel="00105B1A">
                <w:delText>&lt;/xs:sequence&gt;</w:delText>
              </w:r>
            </w:del>
          </w:p>
          <w:p w14:paraId="7120A928" w14:textId="1051A1F5" w:rsidR="003F031E" w:rsidDel="00105B1A" w:rsidRDefault="003F031E" w:rsidP="003F031E">
            <w:pPr>
              <w:pStyle w:val="XML1"/>
              <w:rPr>
                <w:del w:id="12965" w:author="Thomas Dietz" w:date="2012-08-13T14:41:00Z"/>
              </w:rPr>
            </w:pPr>
            <w:del w:id="12966" w:author="Thomas Dietz" w:date="2012-08-13T14:41:00Z">
              <w:r w:rsidDel="00105B1A">
                <w:delText>&lt;/xs:complexType&gt;</w:delText>
              </w:r>
            </w:del>
          </w:p>
          <w:p w14:paraId="43D17FCD" w14:textId="26BEF51E" w:rsidR="003F031E" w:rsidDel="00105B1A" w:rsidRDefault="003F031E" w:rsidP="007F456E">
            <w:pPr>
              <w:pStyle w:val="XML1"/>
              <w:rPr>
                <w:del w:id="12967" w:author="Thomas Dietz" w:date="2012-08-13T14:41:00Z"/>
              </w:rPr>
            </w:pPr>
          </w:p>
          <w:p w14:paraId="7585CBB3" w14:textId="2361DDE8" w:rsidR="007F456E" w:rsidDel="00105B1A" w:rsidRDefault="007F456E" w:rsidP="007F456E">
            <w:pPr>
              <w:pStyle w:val="XML1"/>
              <w:rPr>
                <w:del w:id="12968" w:author="Thomas Dietz" w:date="2012-08-13T14:41:00Z"/>
              </w:rPr>
            </w:pPr>
            <w:del w:id="12969" w:author="Thomas Dietz" w:date="2012-08-13T14:41:00Z">
              <w:r w:rsidDel="00105B1A">
                <w:delText>&lt;xs:complexType name="OFFlowTableMatche</w:delText>
              </w:r>
              <w:r w:rsidR="00E00803" w:rsidDel="00105B1A">
                <w:delText>Fields</w:delText>
              </w:r>
              <w:r w:rsidDel="00105B1A">
                <w:delText>"&gt;</w:delText>
              </w:r>
            </w:del>
          </w:p>
          <w:p w14:paraId="28E496E0" w14:textId="7C8AE445" w:rsidR="007F456E" w:rsidDel="00105B1A" w:rsidRDefault="007F456E" w:rsidP="00025A73">
            <w:pPr>
              <w:pStyle w:val="XML2"/>
              <w:rPr>
                <w:del w:id="12970" w:author="Thomas Dietz" w:date="2012-08-13T14:41:00Z"/>
              </w:rPr>
            </w:pPr>
            <w:del w:id="12971" w:author="Thomas Dietz" w:date="2012-08-13T14:41:00Z">
              <w:r w:rsidDel="00105B1A">
                <w:delText>&lt;xs:sequence minOccurs="1" maxOccurs="unbounded"&gt;</w:delText>
              </w:r>
            </w:del>
          </w:p>
          <w:p w14:paraId="647CEB29" w14:textId="103B5FDC" w:rsidR="007F456E" w:rsidDel="00105B1A" w:rsidRDefault="007F456E" w:rsidP="00025A73">
            <w:pPr>
              <w:pStyle w:val="XML3"/>
              <w:rPr>
                <w:del w:id="12972" w:author="Thomas Dietz" w:date="2012-08-13T14:41:00Z"/>
              </w:rPr>
            </w:pPr>
            <w:del w:id="12973" w:author="Thomas Dietz" w:date="2012-08-13T14:41:00Z">
              <w:r w:rsidDel="00105B1A">
                <w:delText>&lt;xs:element name="type" type="OFMatch</w:delText>
              </w:r>
              <w:r w:rsidR="00E00803" w:rsidDel="00105B1A">
                <w:delText>Field</w:delText>
              </w:r>
              <w:r w:rsidDel="00105B1A">
                <w:delText>Type"/&gt;</w:delText>
              </w:r>
            </w:del>
          </w:p>
          <w:p w14:paraId="2756714B" w14:textId="50D92C26" w:rsidR="007F456E" w:rsidDel="00105B1A" w:rsidRDefault="007F456E" w:rsidP="00025A73">
            <w:pPr>
              <w:pStyle w:val="XML2"/>
              <w:rPr>
                <w:del w:id="12974" w:author="Thomas Dietz" w:date="2012-08-13T14:41:00Z"/>
              </w:rPr>
            </w:pPr>
            <w:del w:id="12975" w:author="Thomas Dietz" w:date="2012-08-13T14:41:00Z">
              <w:r w:rsidDel="00105B1A">
                <w:delText>&lt;/xs:sequence&gt;</w:delText>
              </w:r>
            </w:del>
          </w:p>
          <w:p w14:paraId="3A450537" w14:textId="367F949B" w:rsidR="007F456E" w:rsidDel="00105B1A" w:rsidRDefault="007F456E" w:rsidP="007F456E">
            <w:pPr>
              <w:pStyle w:val="XML1"/>
              <w:rPr>
                <w:del w:id="12976" w:author="Thomas Dietz" w:date="2012-08-13T14:41:00Z"/>
              </w:rPr>
            </w:pPr>
            <w:del w:id="12977" w:author="Thomas Dietz" w:date="2012-08-13T14:41:00Z">
              <w:r w:rsidDel="00105B1A">
                <w:delText>&lt;/xs:complexType&gt;</w:delText>
              </w:r>
            </w:del>
          </w:p>
          <w:p w14:paraId="04E5E6F3" w14:textId="5774E03D" w:rsidR="007F456E" w:rsidDel="00105B1A" w:rsidRDefault="007F456E" w:rsidP="007F456E">
            <w:pPr>
              <w:pStyle w:val="XML1"/>
              <w:rPr>
                <w:del w:id="12978" w:author="Thomas Dietz" w:date="2012-08-13T14:41:00Z"/>
              </w:rPr>
            </w:pPr>
          </w:p>
          <w:p w14:paraId="02D9B533" w14:textId="39CB6D83" w:rsidR="007F456E" w:rsidDel="00105B1A" w:rsidRDefault="007F456E" w:rsidP="007F456E">
            <w:pPr>
              <w:pStyle w:val="XML1"/>
              <w:rPr>
                <w:del w:id="12979" w:author="Thomas Dietz" w:date="2012-08-13T14:41:00Z"/>
              </w:rPr>
            </w:pPr>
            <w:del w:id="12980" w:author="Thomas Dietz" w:date="2012-08-13T14:41:00Z">
              <w:r w:rsidDel="00105B1A">
                <w:delText>&lt;xs:complexType name="OFFlowTableWriteActions"&gt;</w:delText>
              </w:r>
            </w:del>
          </w:p>
          <w:p w14:paraId="75090C7D" w14:textId="4C34FCE7" w:rsidR="007F456E" w:rsidDel="00105B1A" w:rsidRDefault="007F456E" w:rsidP="00025A73">
            <w:pPr>
              <w:pStyle w:val="XML2"/>
              <w:rPr>
                <w:del w:id="12981" w:author="Thomas Dietz" w:date="2012-08-13T14:41:00Z"/>
              </w:rPr>
            </w:pPr>
            <w:del w:id="12982" w:author="Thomas Dietz" w:date="2012-08-13T14:41:00Z">
              <w:r w:rsidDel="00105B1A">
                <w:delText>&lt;xs:sequence minOccurs="1" maxOccurs="unbounded"&gt;</w:delText>
              </w:r>
            </w:del>
          </w:p>
          <w:p w14:paraId="773102A2" w14:textId="27D6FA3E" w:rsidR="007F456E" w:rsidDel="00105B1A" w:rsidRDefault="007F456E" w:rsidP="00025A73">
            <w:pPr>
              <w:pStyle w:val="XML3"/>
              <w:rPr>
                <w:del w:id="12983" w:author="Thomas Dietz" w:date="2012-08-13T14:41:00Z"/>
              </w:rPr>
            </w:pPr>
            <w:del w:id="12984" w:author="Thomas Dietz" w:date="2012-08-13T14:41:00Z">
              <w:r w:rsidDel="00105B1A">
                <w:delText>&lt;xs:element name="type" type="OFActionType"/&gt;</w:delText>
              </w:r>
            </w:del>
          </w:p>
          <w:p w14:paraId="2E3EEEEC" w14:textId="7D4AEB92" w:rsidR="007F456E" w:rsidDel="00105B1A" w:rsidRDefault="007F456E" w:rsidP="00025A73">
            <w:pPr>
              <w:pStyle w:val="XML2"/>
              <w:rPr>
                <w:del w:id="12985" w:author="Thomas Dietz" w:date="2012-08-13T14:41:00Z"/>
              </w:rPr>
            </w:pPr>
            <w:del w:id="12986" w:author="Thomas Dietz" w:date="2012-08-13T14:41:00Z">
              <w:r w:rsidDel="00105B1A">
                <w:delText>&lt;/xs:sequence&gt;</w:delText>
              </w:r>
            </w:del>
          </w:p>
          <w:p w14:paraId="3F60A721" w14:textId="3E3C3215" w:rsidR="007F456E" w:rsidDel="00105B1A" w:rsidRDefault="007F456E" w:rsidP="007F456E">
            <w:pPr>
              <w:pStyle w:val="XML1"/>
              <w:rPr>
                <w:del w:id="12987" w:author="Thomas Dietz" w:date="2012-08-13T14:41:00Z"/>
              </w:rPr>
            </w:pPr>
            <w:del w:id="12988" w:author="Thomas Dietz" w:date="2012-08-13T14:41:00Z">
              <w:r w:rsidDel="00105B1A">
                <w:delText>&lt;/xs:complexType&gt;</w:delText>
              </w:r>
            </w:del>
          </w:p>
          <w:p w14:paraId="79F87D31" w14:textId="265A14A4" w:rsidR="007F456E" w:rsidDel="00105B1A" w:rsidRDefault="007F456E" w:rsidP="007F456E">
            <w:pPr>
              <w:pStyle w:val="XML1"/>
              <w:rPr>
                <w:del w:id="12989" w:author="Thomas Dietz" w:date="2012-08-13T14:41:00Z"/>
              </w:rPr>
            </w:pPr>
          </w:p>
          <w:p w14:paraId="4CE7C9B2" w14:textId="0B4DB67E" w:rsidR="007F456E" w:rsidDel="00105B1A" w:rsidRDefault="007F456E" w:rsidP="007F456E">
            <w:pPr>
              <w:pStyle w:val="XML1"/>
              <w:rPr>
                <w:del w:id="12990" w:author="Thomas Dietz" w:date="2012-08-13T14:41:00Z"/>
              </w:rPr>
            </w:pPr>
            <w:del w:id="12991" w:author="Thomas Dietz" w:date="2012-08-13T14:41:00Z">
              <w:r w:rsidDel="00105B1A">
                <w:delText>&lt;xs:complexType name="OFFlowTableApplyActions"&gt;</w:delText>
              </w:r>
            </w:del>
          </w:p>
          <w:p w14:paraId="7331861B" w14:textId="3F5EB293" w:rsidR="007F456E" w:rsidDel="00105B1A" w:rsidRDefault="007F456E" w:rsidP="00025A73">
            <w:pPr>
              <w:pStyle w:val="XML2"/>
              <w:rPr>
                <w:del w:id="12992" w:author="Thomas Dietz" w:date="2012-08-13T14:41:00Z"/>
              </w:rPr>
            </w:pPr>
            <w:del w:id="12993" w:author="Thomas Dietz" w:date="2012-08-13T14:41:00Z">
              <w:r w:rsidDel="00105B1A">
                <w:delText>&lt;xs:sequence minOccurs="1" maxOccurs="unbounded"&gt;</w:delText>
              </w:r>
            </w:del>
          </w:p>
          <w:p w14:paraId="4DF2AED9" w14:textId="2EF59116" w:rsidR="007F456E" w:rsidDel="00105B1A" w:rsidRDefault="007F456E" w:rsidP="00025A73">
            <w:pPr>
              <w:pStyle w:val="XML3"/>
              <w:rPr>
                <w:del w:id="12994" w:author="Thomas Dietz" w:date="2012-08-13T14:41:00Z"/>
              </w:rPr>
            </w:pPr>
            <w:del w:id="12995" w:author="Thomas Dietz" w:date="2012-08-13T14:41:00Z">
              <w:r w:rsidDel="00105B1A">
                <w:delText>&lt;xs:element name="type" type="OFActionType"/&gt;</w:delText>
              </w:r>
            </w:del>
          </w:p>
          <w:p w14:paraId="722A8A07" w14:textId="1DCBD11C" w:rsidR="007F456E" w:rsidDel="00105B1A" w:rsidRDefault="007F456E" w:rsidP="00025A73">
            <w:pPr>
              <w:pStyle w:val="XML2"/>
              <w:rPr>
                <w:del w:id="12996" w:author="Thomas Dietz" w:date="2012-08-13T14:41:00Z"/>
              </w:rPr>
            </w:pPr>
            <w:del w:id="12997" w:author="Thomas Dietz" w:date="2012-08-13T14:41:00Z">
              <w:r w:rsidDel="00105B1A">
                <w:delText>&lt;/xs:sequence&gt;</w:delText>
              </w:r>
            </w:del>
          </w:p>
          <w:p w14:paraId="64FE2E85" w14:textId="2F21EA07" w:rsidR="007F456E" w:rsidDel="00105B1A" w:rsidRDefault="007F456E" w:rsidP="007F456E">
            <w:pPr>
              <w:pStyle w:val="XML1"/>
              <w:rPr>
                <w:del w:id="12998" w:author="Thomas Dietz" w:date="2012-08-13T14:41:00Z"/>
              </w:rPr>
            </w:pPr>
            <w:del w:id="12999" w:author="Thomas Dietz" w:date="2012-08-13T14:41:00Z">
              <w:r w:rsidDel="00105B1A">
                <w:delText>&lt;/xs:complexType&gt;</w:delText>
              </w:r>
            </w:del>
          </w:p>
          <w:p w14:paraId="064B8773" w14:textId="431BD3A1" w:rsidR="007F456E" w:rsidDel="00105B1A" w:rsidRDefault="007F456E" w:rsidP="007F456E">
            <w:pPr>
              <w:pStyle w:val="XML1"/>
              <w:rPr>
                <w:del w:id="13000" w:author="Thomas Dietz" w:date="2012-08-13T14:41:00Z"/>
              </w:rPr>
            </w:pPr>
          </w:p>
          <w:p w14:paraId="1A98062B" w14:textId="02788D5A" w:rsidR="007F456E" w:rsidDel="00105B1A" w:rsidRDefault="007F456E" w:rsidP="007F456E">
            <w:pPr>
              <w:pStyle w:val="XML1"/>
              <w:rPr>
                <w:del w:id="13001" w:author="Thomas Dietz" w:date="2012-08-13T14:41:00Z"/>
              </w:rPr>
            </w:pPr>
            <w:del w:id="13002" w:author="Thomas Dietz" w:date="2012-08-13T14:41:00Z">
              <w:r w:rsidDel="00105B1A">
                <w:delText>&lt;xs:simpleType name="OFMatch</w:delText>
              </w:r>
              <w:r w:rsidR="00E00803" w:rsidDel="00105B1A">
                <w:delText>Field</w:delText>
              </w:r>
              <w:r w:rsidDel="00105B1A">
                <w:delText>Type"&gt;</w:delText>
              </w:r>
            </w:del>
          </w:p>
          <w:p w14:paraId="55316CB9" w14:textId="65D36B7E" w:rsidR="007F456E" w:rsidDel="00105B1A" w:rsidRDefault="007F456E" w:rsidP="00025A73">
            <w:pPr>
              <w:pStyle w:val="XML2"/>
              <w:rPr>
                <w:del w:id="13003" w:author="Thomas Dietz" w:date="2012-08-13T14:41:00Z"/>
              </w:rPr>
            </w:pPr>
            <w:del w:id="13004" w:author="Thomas Dietz" w:date="2012-08-13T14:41:00Z">
              <w:r w:rsidDel="00105B1A">
                <w:delText>&lt;xs:annotation&gt;</w:delText>
              </w:r>
            </w:del>
          </w:p>
          <w:p w14:paraId="6424CB86" w14:textId="38ABD05D" w:rsidR="007F456E" w:rsidDel="00105B1A" w:rsidRDefault="007F456E" w:rsidP="00025A73">
            <w:pPr>
              <w:pStyle w:val="XML3"/>
              <w:rPr>
                <w:del w:id="13005" w:author="Thomas Dietz" w:date="2012-08-13T14:41:00Z"/>
              </w:rPr>
            </w:pPr>
            <w:del w:id="13006" w:author="Thomas Dietz" w:date="2012-08-13T14:41:00Z">
              <w:r w:rsidDel="00105B1A">
                <w:delText xml:space="preserve">&lt;xs:documentation&gt; The open flow match </w:delText>
              </w:r>
              <w:r w:rsidR="00E00803" w:rsidDel="00105B1A">
                <w:delText xml:space="preserve">field </w:delText>
              </w:r>
              <w:r w:rsidDel="00105B1A">
                <w:delText>types. See OpenFlow protocol 1.2 section A.2.3.7</w:delText>
              </w:r>
              <w:r w:rsidDel="00105B1A">
                <w:tab/>
              </w:r>
              <w:r w:rsidDel="00105B1A">
                <w:tab/>
              </w:r>
            </w:del>
          </w:p>
          <w:p w14:paraId="72A0B71B" w14:textId="326554FB" w:rsidR="007F456E" w:rsidDel="00105B1A" w:rsidRDefault="007F456E" w:rsidP="00025A73">
            <w:pPr>
              <w:pStyle w:val="XML3"/>
              <w:rPr>
                <w:del w:id="13007" w:author="Thomas Dietz" w:date="2012-08-13T14:41:00Z"/>
              </w:rPr>
            </w:pPr>
            <w:del w:id="13008" w:author="Thomas Dietz" w:date="2012-08-13T14:41:00Z">
              <w:r w:rsidDel="00105B1A">
                <w:lastRenderedPageBreak/>
                <w:delText>&lt;/xs:documentation&gt;</w:delText>
              </w:r>
            </w:del>
          </w:p>
          <w:p w14:paraId="1A9D8870" w14:textId="7479E8D0" w:rsidR="007F456E" w:rsidDel="00105B1A" w:rsidRDefault="007F456E" w:rsidP="00025A73">
            <w:pPr>
              <w:pStyle w:val="XML2"/>
              <w:rPr>
                <w:del w:id="13009" w:author="Thomas Dietz" w:date="2012-08-13T14:41:00Z"/>
              </w:rPr>
            </w:pPr>
            <w:del w:id="13010" w:author="Thomas Dietz" w:date="2012-08-13T14:41:00Z">
              <w:r w:rsidDel="00105B1A">
                <w:delText>&lt;/xs:annotation&gt;</w:delText>
              </w:r>
            </w:del>
          </w:p>
          <w:p w14:paraId="2887ED4E" w14:textId="03E56648" w:rsidR="007F456E" w:rsidDel="00105B1A" w:rsidRDefault="007F456E" w:rsidP="00025A73">
            <w:pPr>
              <w:pStyle w:val="XML2"/>
              <w:rPr>
                <w:del w:id="13011" w:author="Thomas Dietz" w:date="2012-08-13T14:41:00Z"/>
              </w:rPr>
            </w:pPr>
            <w:del w:id="13012" w:author="Thomas Dietz" w:date="2012-08-13T14:41:00Z">
              <w:r w:rsidDel="00105B1A">
                <w:delText>&lt;xs:restriction base="xs:string"&gt;</w:delText>
              </w:r>
            </w:del>
          </w:p>
          <w:p w14:paraId="01A7A128" w14:textId="12918F3B" w:rsidR="007F456E" w:rsidDel="00105B1A" w:rsidRDefault="007F456E" w:rsidP="00025A73">
            <w:pPr>
              <w:pStyle w:val="XML3"/>
              <w:rPr>
                <w:del w:id="13013" w:author="Thomas Dietz" w:date="2012-08-13T14:41:00Z"/>
              </w:rPr>
            </w:pPr>
            <w:del w:id="13014" w:author="Thomas Dietz" w:date="2012-08-13T14:41:00Z">
              <w:r w:rsidDel="00105B1A">
                <w:delText>&lt;xs:enumeration value="input-port"/&gt;</w:delText>
              </w:r>
            </w:del>
          </w:p>
          <w:p w14:paraId="16DE2A84" w14:textId="75309150" w:rsidR="007F456E" w:rsidDel="00105B1A" w:rsidRDefault="007F456E" w:rsidP="00025A73">
            <w:pPr>
              <w:pStyle w:val="XML3"/>
              <w:rPr>
                <w:del w:id="13015" w:author="Thomas Dietz" w:date="2012-08-13T14:41:00Z"/>
              </w:rPr>
            </w:pPr>
            <w:del w:id="13016" w:author="Thomas Dietz" w:date="2012-08-13T14:41:00Z">
              <w:r w:rsidDel="00105B1A">
                <w:delText>&lt;xs:enumeration value="physical-input-port"/&gt;</w:delText>
              </w:r>
            </w:del>
          </w:p>
          <w:p w14:paraId="6411B928" w14:textId="34F08F93" w:rsidR="007F456E" w:rsidDel="00105B1A" w:rsidRDefault="007F456E" w:rsidP="00025A73">
            <w:pPr>
              <w:pStyle w:val="XML3"/>
              <w:rPr>
                <w:del w:id="13017" w:author="Thomas Dietz" w:date="2012-08-13T14:41:00Z"/>
              </w:rPr>
            </w:pPr>
            <w:del w:id="13018" w:author="Thomas Dietz" w:date="2012-08-13T14:41:00Z">
              <w:r w:rsidDel="00105B1A">
                <w:delText>&lt;xs:enumeration value="metadata"/&gt;</w:delText>
              </w:r>
            </w:del>
          </w:p>
          <w:p w14:paraId="16F92982" w14:textId="0BC0BD8B" w:rsidR="007F456E" w:rsidDel="00105B1A" w:rsidRDefault="007F456E" w:rsidP="00025A73">
            <w:pPr>
              <w:pStyle w:val="XML3"/>
              <w:rPr>
                <w:del w:id="13019" w:author="Thomas Dietz" w:date="2012-08-13T14:41:00Z"/>
              </w:rPr>
            </w:pPr>
            <w:del w:id="13020" w:author="Thomas Dietz" w:date="2012-08-13T14:41:00Z">
              <w:r w:rsidDel="00105B1A">
                <w:delText>&lt;xs:enumeration value="ethernet-dest"/&gt;</w:delText>
              </w:r>
            </w:del>
          </w:p>
          <w:p w14:paraId="6FBA26A8" w14:textId="7C342761" w:rsidR="007F456E" w:rsidDel="00105B1A" w:rsidRDefault="007F456E" w:rsidP="00025A73">
            <w:pPr>
              <w:pStyle w:val="XML3"/>
              <w:rPr>
                <w:del w:id="13021" w:author="Thomas Dietz" w:date="2012-08-13T14:41:00Z"/>
              </w:rPr>
            </w:pPr>
            <w:del w:id="13022" w:author="Thomas Dietz" w:date="2012-08-13T14:41:00Z">
              <w:r w:rsidDel="00105B1A">
                <w:delText>&lt;xs:enumeration value="ethernet-src"/&gt;</w:delText>
              </w:r>
            </w:del>
          </w:p>
          <w:p w14:paraId="5369F158" w14:textId="77D7A2AE" w:rsidR="007F456E" w:rsidDel="00105B1A" w:rsidRDefault="007F456E" w:rsidP="00025A73">
            <w:pPr>
              <w:pStyle w:val="XML3"/>
              <w:rPr>
                <w:del w:id="13023" w:author="Thomas Dietz" w:date="2012-08-13T14:41:00Z"/>
              </w:rPr>
            </w:pPr>
            <w:del w:id="13024" w:author="Thomas Dietz" w:date="2012-08-13T14:41:00Z">
              <w:r w:rsidDel="00105B1A">
                <w:delText>&lt;xs:enumeration value="ethernet-frame-type"/&gt;</w:delText>
              </w:r>
            </w:del>
          </w:p>
          <w:p w14:paraId="225C8F9E" w14:textId="2688E360" w:rsidR="007F456E" w:rsidDel="00105B1A" w:rsidRDefault="007F456E" w:rsidP="00025A73">
            <w:pPr>
              <w:pStyle w:val="XML3"/>
              <w:rPr>
                <w:del w:id="13025" w:author="Thomas Dietz" w:date="2012-08-13T14:41:00Z"/>
              </w:rPr>
            </w:pPr>
            <w:del w:id="13026" w:author="Thomas Dietz" w:date="2012-08-13T14:41:00Z">
              <w:r w:rsidDel="00105B1A">
                <w:delText>&lt;xs:enumeration value="vlan-id"/&gt;</w:delText>
              </w:r>
            </w:del>
          </w:p>
          <w:p w14:paraId="53FE6149" w14:textId="6C879E95" w:rsidR="007F456E" w:rsidDel="00105B1A" w:rsidRDefault="007F456E" w:rsidP="00025A73">
            <w:pPr>
              <w:pStyle w:val="XML3"/>
              <w:rPr>
                <w:del w:id="13027" w:author="Thomas Dietz" w:date="2012-08-13T14:41:00Z"/>
              </w:rPr>
            </w:pPr>
            <w:del w:id="13028" w:author="Thomas Dietz" w:date="2012-08-13T14:41:00Z">
              <w:r w:rsidDel="00105B1A">
                <w:delText>&lt;xs:enumeration value="vlan-priority"/&gt;</w:delText>
              </w:r>
            </w:del>
          </w:p>
          <w:p w14:paraId="60E712E5" w14:textId="29DBA9A0" w:rsidR="007F456E" w:rsidDel="00105B1A" w:rsidRDefault="007F456E" w:rsidP="00025A73">
            <w:pPr>
              <w:pStyle w:val="XML3"/>
              <w:rPr>
                <w:del w:id="13029" w:author="Thomas Dietz" w:date="2012-08-13T14:41:00Z"/>
              </w:rPr>
            </w:pPr>
            <w:del w:id="13030" w:author="Thomas Dietz" w:date="2012-08-13T14:41:00Z">
              <w:r w:rsidDel="00105B1A">
                <w:delText>&lt;xs:enumeration value="ip-dscp"/&gt;</w:delText>
              </w:r>
            </w:del>
          </w:p>
          <w:p w14:paraId="1BCCD22E" w14:textId="0AFF5CFF" w:rsidR="007F456E" w:rsidDel="00105B1A" w:rsidRDefault="007F456E" w:rsidP="00025A73">
            <w:pPr>
              <w:pStyle w:val="XML3"/>
              <w:rPr>
                <w:del w:id="13031" w:author="Thomas Dietz" w:date="2012-08-13T14:41:00Z"/>
              </w:rPr>
            </w:pPr>
            <w:del w:id="13032" w:author="Thomas Dietz" w:date="2012-08-13T14:41:00Z">
              <w:r w:rsidDel="00105B1A">
                <w:delText>&lt;xs:enumeration value="ip-ecn"/&gt;</w:delText>
              </w:r>
            </w:del>
          </w:p>
          <w:p w14:paraId="1BA7F346" w14:textId="019F6A0C" w:rsidR="007F456E" w:rsidDel="00105B1A" w:rsidRDefault="007F456E" w:rsidP="00025A73">
            <w:pPr>
              <w:pStyle w:val="XML3"/>
              <w:rPr>
                <w:del w:id="13033" w:author="Thomas Dietz" w:date="2012-08-13T14:41:00Z"/>
              </w:rPr>
            </w:pPr>
            <w:del w:id="13034" w:author="Thomas Dietz" w:date="2012-08-13T14:41:00Z">
              <w:r w:rsidDel="00105B1A">
                <w:delText>&lt;xs:enumeration value="ip-protocol"/&gt;</w:delText>
              </w:r>
            </w:del>
          </w:p>
          <w:p w14:paraId="152C7FA0" w14:textId="5BB405CE" w:rsidR="007F456E" w:rsidDel="00105B1A" w:rsidRDefault="007F456E" w:rsidP="00025A73">
            <w:pPr>
              <w:pStyle w:val="XML3"/>
              <w:rPr>
                <w:del w:id="13035" w:author="Thomas Dietz" w:date="2012-08-13T14:41:00Z"/>
              </w:rPr>
            </w:pPr>
            <w:del w:id="13036" w:author="Thomas Dietz" w:date="2012-08-13T14:41:00Z">
              <w:r w:rsidDel="00105B1A">
                <w:delText>&lt;xs:enumeration value="ipv4-src"/&gt;</w:delText>
              </w:r>
            </w:del>
          </w:p>
          <w:p w14:paraId="6728E3A1" w14:textId="244F9990" w:rsidR="007F456E" w:rsidDel="00105B1A" w:rsidRDefault="007F456E" w:rsidP="00025A73">
            <w:pPr>
              <w:pStyle w:val="XML3"/>
              <w:rPr>
                <w:del w:id="13037" w:author="Thomas Dietz" w:date="2012-08-13T14:41:00Z"/>
              </w:rPr>
            </w:pPr>
            <w:del w:id="13038" w:author="Thomas Dietz" w:date="2012-08-13T14:41:00Z">
              <w:r w:rsidDel="00105B1A">
                <w:delText>&lt;xs:enumeration value="ipv4-dest"/&gt;</w:delText>
              </w:r>
            </w:del>
          </w:p>
          <w:p w14:paraId="26B194C5" w14:textId="1CC2F392" w:rsidR="007F456E" w:rsidDel="00105B1A" w:rsidRDefault="007F456E" w:rsidP="00025A73">
            <w:pPr>
              <w:pStyle w:val="XML3"/>
              <w:rPr>
                <w:del w:id="13039" w:author="Thomas Dietz" w:date="2012-08-13T14:41:00Z"/>
              </w:rPr>
            </w:pPr>
            <w:del w:id="13040" w:author="Thomas Dietz" w:date="2012-08-13T14:41:00Z">
              <w:r w:rsidDel="00105B1A">
                <w:delText>&lt;xs:enumeration value="tcp-src"/&gt;</w:delText>
              </w:r>
            </w:del>
          </w:p>
          <w:p w14:paraId="05A51805" w14:textId="7E06DBBC" w:rsidR="007F456E" w:rsidDel="00105B1A" w:rsidRDefault="007F456E" w:rsidP="00025A73">
            <w:pPr>
              <w:pStyle w:val="XML3"/>
              <w:rPr>
                <w:del w:id="13041" w:author="Thomas Dietz" w:date="2012-08-13T14:41:00Z"/>
              </w:rPr>
            </w:pPr>
            <w:del w:id="13042" w:author="Thomas Dietz" w:date="2012-08-13T14:41:00Z">
              <w:r w:rsidDel="00105B1A">
                <w:delText>&lt;xs:enumeration value="tcp-dest"/&gt;</w:delText>
              </w:r>
            </w:del>
          </w:p>
          <w:p w14:paraId="2997321D" w14:textId="6828C83C" w:rsidR="007F456E" w:rsidDel="00105B1A" w:rsidRDefault="007F456E" w:rsidP="00025A73">
            <w:pPr>
              <w:pStyle w:val="XML3"/>
              <w:rPr>
                <w:del w:id="13043" w:author="Thomas Dietz" w:date="2012-08-13T14:41:00Z"/>
              </w:rPr>
            </w:pPr>
            <w:del w:id="13044" w:author="Thomas Dietz" w:date="2012-08-13T14:41:00Z">
              <w:r w:rsidDel="00105B1A">
                <w:delText>&lt;xs:enumeration value="udp-src"/&gt;</w:delText>
              </w:r>
            </w:del>
          </w:p>
          <w:p w14:paraId="286A4227" w14:textId="4F8275A8" w:rsidR="007F456E" w:rsidDel="00105B1A" w:rsidRDefault="007F456E" w:rsidP="00025A73">
            <w:pPr>
              <w:pStyle w:val="XML3"/>
              <w:rPr>
                <w:del w:id="13045" w:author="Thomas Dietz" w:date="2012-08-13T14:41:00Z"/>
              </w:rPr>
            </w:pPr>
            <w:del w:id="13046" w:author="Thomas Dietz" w:date="2012-08-13T14:41:00Z">
              <w:r w:rsidDel="00105B1A">
                <w:delText>&lt;xs:enumeration value="udp-dest"/&gt;</w:delText>
              </w:r>
            </w:del>
          </w:p>
          <w:p w14:paraId="0F788DD0" w14:textId="5AE89176" w:rsidR="007F456E" w:rsidDel="00105B1A" w:rsidRDefault="007F456E" w:rsidP="00025A73">
            <w:pPr>
              <w:pStyle w:val="XML3"/>
              <w:rPr>
                <w:del w:id="13047" w:author="Thomas Dietz" w:date="2012-08-13T14:41:00Z"/>
              </w:rPr>
            </w:pPr>
            <w:del w:id="13048" w:author="Thomas Dietz" w:date="2012-08-13T14:41:00Z">
              <w:r w:rsidDel="00105B1A">
                <w:delText>&lt;xs:enumeration value="sctp-src"/&gt;</w:delText>
              </w:r>
            </w:del>
          </w:p>
          <w:p w14:paraId="1EE52E85" w14:textId="27213722" w:rsidR="007F456E" w:rsidDel="00105B1A" w:rsidRDefault="007F456E" w:rsidP="00025A73">
            <w:pPr>
              <w:pStyle w:val="XML3"/>
              <w:rPr>
                <w:del w:id="13049" w:author="Thomas Dietz" w:date="2012-08-13T14:41:00Z"/>
              </w:rPr>
            </w:pPr>
            <w:del w:id="13050" w:author="Thomas Dietz" w:date="2012-08-13T14:41:00Z">
              <w:r w:rsidDel="00105B1A">
                <w:delText>&lt;xs:enumeration value="sctp-dest"/&gt;</w:delText>
              </w:r>
            </w:del>
          </w:p>
          <w:p w14:paraId="59366281" w14:textId="404CCFF8" w:rsidR="007F456E" w:rsidDel="00105B1A" w:rsidRDefault="007F456E" w:rsidP="00025A73">
            <w:pPr>
              <w:pStyle w:val="XML3"/>
              <w:rPr>
                <w:del w:id="13051" w:author="Thomas Dietz" w:date="2012-08-13T14:41:00Z"/>
              </w:rPr>
            </w:pPr>
            <w:del w:id="13052" w:author="Thomas Dietz" w:date="2012-08-13T14:41:00Z">
              <w:r w:rsidDel="00105B1A">
                <w:delText>&lt;xs:enumeration value="icmpv4-type"/&gt;</w:delText>
              </w:r>
            </w:del>
          </w:p>
          <w:p w14:paraId="166DE5ED" w14:textId="5DD334E9" w:rsidR="007F456E" w:rsidDel="00105B1A" w:rsidRDefault="007F456E" w:rsidP="00025A73">
            <w:pPr>
              <w:pStyle w:val="XML3"/>
              <w:rPr>
                <w:del w:id="13053" w:author="Thomas Dietz" w:date="2012-08-13T14:41:00Z"/>
              </w:rPr>
            </w:pPr>
            <w:del w:id="13054" w:author="Thomas Dietz" w:date="2012-08-13T14:41:00Z">
              <w:r w:rsidDel="00105B1A">
                <w:delText>&lt;xs:enumeration value="icmpv4-code"/&gt;</w:delText>
              </w:r>
            </w:del>
          </w:p>
          <w:p w14:paraId="111A80A1" w14:textId="0AA1A3FE" w:rsidR="007F456E" w:rsidDel="00105B1A" w:rsidRDefault="007F456E" w:rsidP="00025A73">
            <w:pPr>
              <w:pStyle w:val="XML3"/>
              <w:rPr>
                <w:del w:id="13055" w:author="Thomas Dietz" w:date="2012-08-13T14:41:00Z"/>
              </w:rPr>
            </w:pPr>
            <w:del w:id="13056" w:author="Thomas Dietz" w:date="2012-08-13T14:41:00Z">
              <w:r w:rsidDel="00105B1A">
                <w:delText>&lt;xs:enumeration value="arp-op"/&gt;</w:delText>
              </w:r>
            </w:del>
          </w:p>
          <w:p w14:paraId="40C55790" w14:textId="761CF67A" w:rsidR="007F456E" w:rsidDel="00105B1A" w:rsidRDefault="007F456E" w:rsidP="00025A73">
            <w:pPr>
              <w:pStyle w:val="XML3"/>
              <w:rPr>
                <w:del w:id="13057" w:author="Thomas Dietz" w:date="2012-08-13T14:41:00Z"/>
              </w:rPr>
            </w:pPr>
            <w:del w:id="13058" w:author="Thomas Dietz" w:date="2012-08-13T14:41:00Z">
              <w:r w:rsidDel="00105B1A">
                <w:delText>&lt;xs:enumeration value="arp-src-ip-address"/&gt;</w:delText>
              </w:r>
            </w:del>
          </w:p>
          <w:p w14:paraId="6DBCF631" w14:textId="3F4799EE" w:rsidR="007F456E" w:rsidDel="00105B1A" w:rsidRDefault="007F456E" w:rsidP="00025A73">
            <w:pPr>
              <w:pStyle w:val="XML3"/>
              <w:rPr>
                <w:del w:id="13059" w:author="Thomas Dietz" w:date="2012-08-13T14:41:00Z"/>
              </w:rPr>
            </w:pPr>
            <w:del w:id="13060" w:author="Thomas Dietz" w:date="2012-08-13T14:41:00Z">
              <w:r w:rsidDel="00105B1A">
                <w:delText>&lt;xs:enumeration value="arp-target-ip-address"/&gt;</w:delText>
              </w:r>
            </w:del>
          </w:p>
          <w:p w14:paraId="053DAF90" w14:textId="38E925AA" w:rsidR="007F456E" w:rsidDel="00105B1A" w:rsidRDefault="007F456E" w:rsidP="00025A73">
            <w:pPr>
              <w:pStyle w:val="XML3"/>
              <w:rPr>
                <w:del w:id="13061" w:author="Thomas Dietz" w:date="2012-08-13T14:41:00Z"/>
              </w:rPr>
            </w:pPr>
            <w:del w:id="13062" w:author="Thomas Dietz" w:date="2012-08-13T14:41:00Z">
              <w:r w:rsidDel="00105B1A">
                <w:delText>&lt;xs:enumeration value="arp-src-hardware-address"/&gt;</w:delText>
              </w:r>
            </w:del>
          </w:p>
          <w:p w14:paraId="2A84E13C" w14:textId="6356BB4E" w:rsidR="007F456E" w:rsidDel="00105B1A" w:rsidRDefault="007F456E" w:rsidP="00025A73">
            <w:pPr>
              <w:pStyle w:val="XML3"/>
              <w:rPr>
                <w:del w:id="13063" w:author="Thomas Dietz" w:date="2012-08-13T14:41:00Z"/>
              </w:rPr>
            </w:pPr>
            <w:del w:id="13064" w:author="Thomas Dietz" w:date="2012-08-13T14:41:00Z">
              <w:r w:rsidDel="00105B1A">
                <w:delText>&lt;xs:enumeration value="arp-target-hardware-address"/&gt;</w:delText>
              </w:r>
            </w:del>
          </w:p>
          <w:p w14:paraId="46C17DEF" w14:textId="115C834B" w:rsidR="007F456E" w:rsidDel="00105B1A" w:rsidRDefault="007F456E" w:rsidP="00025A73">
            <w:pPr>
              <w:pStyle w:val="XML3"/>
              <w:rPr>
                <w:del w:id="13065" w:author="Thomas Dietz" w:date="2012-08-13T14:41:00Z"/>
              </w:rPr>
            </w:pPr>
            <w:del w:id="13066" w:author="Thomas Dietz" w:date="2012-08-13T14:41:00Z">
              <w:r w:rsidDel="00105B1A">
                <w:delText>&lt;xs:enumeration value="ipv6-src"/&gt;</w:delText>
              </w:r>
            </w:del>
          </w:p>
          <w:p w14:paraId="08090A13" w14:textId="25259390" w:rsidR="007F456E" w:rsidDel="00105B1A" w:rsidRDefault="007F456E" w:rsidP="00025A73">
            <w:pPr>
              <w:pStyle w:val="XML3"/>
              <w:rPr>
                <w:del w:id="13067" w:author="Thomas Dietz" w:date="2012-08-13T14:41:00Z"/>
              </w:rPr>
            </w:pPr>
            <w:del w:id="13068" w:author="Thomas Dietz" w:date="2012-08-13T14:41:00Z">
              <w:r w:rsidDel="00105B1A">
                <w:delText>&lt;xs:enumeration value="ipv6-dest"/&gt;</w:delText>
              </w:r>
            </w:del>
          </w:p>
          <w:p w14:paraId="5DD442FB" w14:textId="2D9AC172" w:rsidR="007F456E" w:rsidDel="00105B1A" w:rsidRDefault="007F456E" w:rsidP="00025A73">
            <w:pPr>
              <w:pStyle w:val="XML3"/>
              <w:rPr>
                <w:del w:id="13069" w:author="Thomas Dietz" w:date="2012-08-13T14:41:00Z"/>
              </w:rPr>
            </w:pPr>
            <w:del w:id="13070" w:author="Thomas Dietz" w:date="2012-08-13T14:41:00Z">
              <w:r w:rsidDel="00105B1A">
                <w:delText>&lt;xs:enumeration value="ipv6-flow-label"/&gt;</w:delText>
              </w:r>
            </w:del>
          </w:p>
          <w:p w14:paraId="331A8D59" w14:textId="7485EA3F" w:rsidR="007F456E" w:rsidDel="00105B1A" w:rsidRDefault="007F456E" w:rsidP="00025A73">
            <w:pPr>
              <w:pStyle w:val="XML3"/>
              <w:rPr>
                <w:del w:id="13071" w:author="Thomas Dietz" w:date="2012-08-13T14:41:00Z"/>
              </w:rPr>
            </w:pPr>
            <w:del w:id="13072" w:author="Thomas Dietz" w:date="2012-08-13T14:41:00Z">
              <w:r w:rsidDel="00105B1A">
                <w:delText>&lt;xs:enumeration value="icmpv6-type"/&gt;</w:delText>
              </w:r>
            </w:del>
          </w:p>
          <w:p w14:paraId="1CAD53F8" w14:textId="50787809" w:rsidR="007F456E" w:rsidDel="00105B1A" w:rsidRDefault="007F456E" w:rsidP="00025A73">
            <w:pPr>
              <w:pStyle w:val="XML3"/>
              <w:rPr>
                <w:del w:id="13073" w:author="Thomas Dietz" w:date="2012-08-13T14:41:00Z"/>
              </w:rPr>
            </w:pPr>
            <w:del w:id="13074" w:author="Thomas Dietz" w:date="2012-08-13T14:41:00Z">
              <w:r w:rsidDel="00105B1A">
                <w:delText>&lt;xs:enumeration value="icmpv6-code"/&gt;</w:delText>
              </w:r>
            </w:del>
          </w:p>
          <w:p w14:paraId="407B1341" w14:textId="38A1C291" w:rsidR="007F456E" w:rsidDel="00105B1A" w:rsidRDefault="007F456E" w:rsidP="00025A73">
            <w:pPr>
              <w:pStyle w:val="XML3"/>
              <w:rPr>
                <w:del w:id="13075" w:author="Thomas Dietz" w:date="2012-08-13T14:41:00Z"/>
              </w:rPr>
            </w:pPr>
            <w:del w:id="13076" w:author="Thomas Dietz" w:date="2012-08-13T14:41:00Z">
              <w:r w:rsidDel="00105B1A">
                <w:delText>&lt;xs:enumeration value="ipv6-nd-target"/&gt;</w:delText>
              </w:r>
            </w:del>
          </w:p>
          <w:p w14:paraId="4C9E8D5D" w14:textId="30B21197" w:rsidR="007F456E" w:rsidDel="00105B1A" w:rsidRDefault="007F456E" w:rsidP="00025A73">
            <w:pPr>
              <w:pStyle w:val="XML3"/>
              <w:rPr>
                <w:del w:id="13077" w:author="Thomas Dietz" w:date="2012-08-13T14:41:00Z"/>
              </w:rPr>
            </w:pPr>
            <w:del w:id="13078" w:author="Thomas Dietz" w:date="2012-08-13T14:41:00Z">
              <w:r w:rsidDel="00105B1A">
                <w:delText>&lt;xs:enumeration value="ipv6-nd-source-link-layer"/&gt;</w:delText>
              </w:r>
            </w:del>
          </w:p>
          <w:p w14:paraId="79A20013" w14:textId="3A598A53" w:rsidR="007F456E" w:rsidDel="00105B1A" w:rsidRDefault="007F456E" w:rsidP="00025A73">
            <w:pPr>
              <w:pStyle w:val="XML3"/>
              <w:rPr>
                <w:del w:id="13079" w:author="Thomas Dietz" w:date="2012-08-13T14:41:00Z"/>
              </w:rPr>
            </w:pPr>
            <w:del w:id="13080" w:author="Thomas Dietz" w:date="2012-08-13T14:41:00Z">
              <w:r w:rsidDel="00105B1A">
                <w:delText>&lt;xs:enumeration value="ipv6-nd-target-link-layer"/&gt;</w:delText>
              </w:r>
            </w:del>
          </w:p>
          <w:p w14:paraId="56E9CA31" w14:textId="181C5C09" w:rsidR="007F456E" w:rsidDel="00105B1A" w:rsidRDefault="007F456E" w:rsidP="00025A73">
            <w:pPr>
              <w:pStyle w:val="XML3"/>
              <w:rPr>
                <w:del w:id="13081" w:author="Thomas Dietz" w:date="2012-08-13T14:41:00Z"/>
              </w:rPr>
            </w:pPr>
            <w:del w:id="13082" w:author="Thomas Dietz" w:date="2012-08-13T14:41:00Z">
              <w:r w:rsidDel="00105B1A">
                <w:delText>&lt;xs:enumeration value="mpls-label"/&gt;</w:delText>
              </w:r>
            </w:del>
          </w:p>
          <w:p w14:paraId="61FEAC37" w14:textId="07CBC299" w:rsidR="007F456E" w:rsidDel="00105B1A" w:rsidRDefault="007F456E" w:rsidP="00025A73">
            <w:pPr>
              <w:pStyle w:val="XML3"/>
              <w:rPr>
                <w:del w:id="13083" w:author="Thomas Dietz" w:date="2012-08-13T14:41:00Z"/>
              </w:rPr>
            </w:pPr>
            <w:del w:id="13084" w:author="Thomas Dietz" w:date="2012-08-13T14:41:00Z">
              <w:r w:rsidDel="00105B1A">
                <w:delText>&lt;xs:enumeration value="mpls-tc"/&gt;</w:delText>
              </w:r>
            </w:del>
          </w:p>
          <w:p w14:paraId="0221A1D6" w14:textId="2EF50C60" w:rsidR="007F456E" w:rsidDel="00105B1A" w:rsidRDefault="007F456E" w:rsidP="00025A73">
            <w:pPr>
              <w:pStyle w:val="XML2"/>
              <w:rPr>
                <w:del w:id="13085" w:author="Thomas Dietz" w:date="2012-08-13T14:41:00Z"/>
              </w:rPr>
            </w:pPr>
            <w:del w:id="13086" w:author="Thomas Dietz" w:date="2012-08-13T14:41:00Z">
              <w:r w:rsidDel="00105B1A">
                <w:delText>&lt;/xs:restriction&gt;</w:delText>
              </w:r>
            </w:del>
          </w:p>
          <w:p w14:paraId="08839D58" w14:textId="77777777" w:rsidR="00105B1A" w:rsidRDefault="007F456E" w:rsidP="00105B1A">
            <w:pPr>
              <w:pStyle w:val="XML1"/>
              <w:rPr>
                <w:ins w:id="13087" w:author="Thomas Dietz" w:date="2012-08-13T14:42:00Z"/>
              </w:rPr>
            </w:pPr>
            <w:del w:id="13088" w:author="Thomas Dietz" w:date="2012-08-13T14:41:00Z">
              <w:r w:rsidDel="00105B1A">
                <w:delText>&lt;/xs:simpleType&gt;</w:delText>
              </w:r>
            </w:del>
            <w:ins w:id="13089" w:author="Thomas Dietz" w:date="2012-08-13T14:42:00Z">
              <w:r w:rsidR="00105B1A">
                <w:t xml:space="preserve">  &lt;xs:group name="OFFlowTableType"&gt;</w:t>
              </w:r>
            </w:ins>
          </w:p>
          <w:p w14:paraId="3C37FDC1" w14:textId="77777777" w:rsidR="00105B1A" w:rsidRDefault="00105B1A" w:rsidP="00105B1A">
            <w:pPr>
              <w:pStyle w:val="XML1"/>
              <w:rPr>
                <w:ins w:id="13090" w:author="Thomas Dietz" w:date="2012-08-13T14:42:00Z"/>
              </w:rPr>
            </w:pPr>
            <w:ins w:id="13091" w:author="Thomas Dietz" w:date="2012-08-13T14:42:00Z">
              <w:r>
                <w:t xml:space="preserve">    &lt;xs:annotation&gt;</w:t>
              </w:r>
            </w:ins>
          </w:p>
          <w:p w14:paraId="4B0EA536" w14:textId="77777777" w:rsidR="00105B1A" w:rsidRDefault="00105B1A" w:rsidP="00105B1A">
            <w:pPr>
              <w:pStyle w:val="XML1"/>
              <w:rPr>
                <w:ins w:id="13092" w:author="Thomas Dietz" w:date="2012-08-13T14:42:00Z"/>
              </w:rPr>
            </w:pPr>
            <w:ins w:id="13093" w:author="Thomas Dietz" w:date="2012-08-13T14:42:00Z">
              <w:r>
                <w:t xml:space="preserve">      &lt;xs:documentation&gt;</w:t>
              </w:r>
            </w:ins>
          </w:p>
          <w:p w14:paraId="0BE4E921" w14:textId="77777777" w:rsidR="00105B1A" w:rsidRDefault="00105B1A" w:rsidP="00105B1A">
            <w:pPr>
              <w:pStyle w:val="XML1"/>
              <w:rPr>
                <w:ins w:id="13094" w:author="Thomas Dietz" w:date="2012-08-13T14:42:00Z"/>
              </w:rPr>
            </w:pPr>
            <w:ins w:id="13095" w:author="Thomas Dietz" w:date="2012-08-13T14:42:00Z">
              <w:r>
                <w:t xml:space="preserve">        Representation of an OpenFlow Flow Table Resource.</w:t>
              </w:r>
            </w:ins>
          </w:p>
          <w:p w14:paraId="67D048AA" w14:textId="77777777" w:rsidR="00105B1A" w:rsidRDefault="00105B1A" w:rsidP="00105B1A">
            <w:pPr>
              <w:pStyle w:val="XML1"/>
              <w:rPr>
                <w:ins w:id="13096" w:author="Thomas Dietz" w:date="2012-08-13T14:42:00Z"/>
              </w:rPr>
            </w:pPr>
          </w:p>
          <w:p w14:paraId="3C808C02" w14:textId="77777777" w:rsidR="00105B1A" w:rsidRDefault="00105B1A" w:rsidP="00105B1A">
            <w:pPr>
              <w:pStyle w:val="XML1"/>
              <w:rPr>
                <w:ins w:id="13097" w:author="Thomas Dietz" w:date="2012-08-13T14:42:00Z"/>
              </w:rPr>
            </w:pPr>
            <w:ins w:id="13098" w:author="Thomas Dietz" w:date="2012-08-13T14:42:00Z">
              <w:r>
                <w:t xml:space="preserve">        Elements in the type OFFlowTableType are not configurable and</w:t>
              </w:r>
            </w:ins>
          </w:p>
          <w:p w14:paraId="2A87F1EF" w14:textId="77777777" w:rsidR="00105B1A" w:rsidRDefault="00105B1A" w:rsidP="00105B1A">
            <w:pPr>
              <w:pStyle w:val="XML1"/>
              <w:rPr>
                <w:ins w:id="13099" w:author="Thomas Dietz" w:date="2012-08-13T14:42:00Z"/>
              </w:rPr>
            </w:pPr>
            <w:ins w:id="13100" w:author="Thomas Dietz" w:date="2012-08-13T14:42:00Z">
              <w:r>
                <w:t xml:space="preserve">        can only be retrieved by NETCONF &amp;lt;get&amp;gt; operations. Attemps to</w:t>
              </w:r>
            </w:ins>
          </w:p>
          <w:p w14:paraId="3C59230F" w14:textId="77777777" w:rsidR="00105B1A" w:rsidRDefault="00105B1A" w:rsidP="00105B1A">
            <w:pPr>
              <w:pStyle w:val="XML1"/>
              <w:rPr>
                <w:ins w:id="13101" w:author="Thomas Dietz" w:date="2012-08-13T14:42:00Z"/>
              </w:rPr>
            </w:pPr>
            <w:ins w:id="13102" w:author="Thomas Dietz" w:date="2012-08-13T14:42:00Z">
              <w:r>
                <w:t xml:space="preserve">        modify this element and its children with a NETCONF</w:t>
              </w:r>
            </w:ins>
          </w:p>
          <w:p w14:paraId="42A2C9FF" w14:textId="77777777" w:rsidR="00105B1A" w:rsidRDefault="00105B1A" w:rsidP="00105B1A">
            <w:pPr>
              <w:pStyle w:val="XML1"/>
              <w:rPr>
                <w:ins w:id="13103" w:author="Thomas Dietz" w:date="2012-08-13T14:42:00Z"/>
              </w:rPr>
            </w:pPr>
            <w:ins w:id="13104" w:author="Thomas Dietz" w:date="2012-08-13T14:42:00Z">
              <w:r>
                <w:t xml:space="preserve">        &amp;lt;edit-config&amp;gt; operation MUST result in an</w:t>
              </w:r>
            </w:ins>
          </w:p>
          <w:p w14:paraId="7A2C036A" w14:textId="77777777" w:rsidR="00105B1A" w:rsidRDefault="00105B1A" w:rsidP="00105B1A">
            <w:pPr>
              <w:pStyle w:val="XML1"/>
              <w:rPr>
                <w:ins w:id="13105" w:author="Thomas Dietz" w:date="2012-08-13T14:42:00Z"/>
              </w:rPr>
            </w:pPr>
            <w:ins w:id="13106" w:author="Thomas Dietz" w:date="2012-08-13T14:42:00Z">
              <w:r>
                <w:t xml:space="preserve">        'operation-not-supported' error with type 'application'.</w:t>
              </w:r>
            </w:ins>
          </w:p>
          <w:p w14:paraId="058BFA2A" w14:textId="77777777" w:rsidR="00105B1A" w:rsidRDefault="00105B1A" w:rsidP="00105B1A">
            <w:pPr>
              <w:pStyle w:val="XML1"/>
              <w:rPr>
                <w:ins w:id="13107" w:author="Thomas Dietz" w:date="2012-08-13T14:42:00Z"/>
              </w:rPr>
            </w:pPr>
            <w:ins w:id="13108" w:author="Thomas Dietz" w:date="2012-08-13T14:42:00Z">
              <w:r>
                <w:t xml:space="preserve">      &lt;/xs:documentation&gt;</w:t>
              </w:r>
            </w:ins>
          </w:p>
          <w:p w14:paraId="6608CC16" w14:textId="77777777" w:rsidR="00105B1A" w:rsidRDefault="00105B1A" w:rsidP="00105B1A">
            <w:pPr>
              <w:pStyle w:val="XML1"/>
              <w:rPr>
                <w:ins w:id="13109" w:author="Thomas Dietz" w:date="2012-08-13T14:42:00Z"/>
              </w:rPr>
            </w:pPr>
            <w:ins w:id="13110" w:author="Thomas Dietz" w:date="2012-08-13T14:42:00Z">
              <w:r>
                <w:t xml:space="preserve">    &lt;/xs:annotation&gt;</w:t>
              </w:r>
            </w:ins>
          </w:p>
          <w:p w14:paraId="7A8A55FC" w14:textId="77777777" w:rsidR="00105B1A" w:rsidRDefault="00105B1A" w:rsidP="00105B1A">
            <w:pPr>
              <w:pStyle w:val="XML1"/>
              <w:rPr>
                <w:ins w:id="13111" w:author="Thomas Dietz" w:date="2012-08-13T14:42:00Z"/>
              </w:rPr>
            </w:pPr>
          </w:p>
          <w:p w14:paraId="28119744" w14:textId="77777777" w:rsidR="00105B1A" w:rsidRDefault="00105B1A" w:rsidP="00105B1A">
            <w:pPr>
              <w:pStyle w:val="XML1"/>
              <w:rPr>
                <w:ins w:id="13112" w:author="Thomas Dietz" w:date="2012-08-13T14:42:00Z"/>
              </w:rPr>
            </w:pPr>
            <w:ins w:id="13113" w:author="Thomas Dietz" w:date="2012-08-13T14:42:00Z">
              <w:r>
                <w:t xml:space="preserve">    &lt;xs:sequence&gt;</w:t>
              </w:r>
            </w:ins>
          </w:p>
          <w:p w14:paraId="45E4C2C6" w14:textId="77777777" w:rsidR="00105B1A" w:rsidRDefault="00105B1A" w:rsidP="00105B1A">
            <w:pPr>
              <w:pStyle w:val="XML1"/>
              <w:rPr>
                <w:ins w:id="13114" w:author="Thomas Dietz" w:date="2012-08-13T14:42:00Z"/>
              </w:rPr>
            </w:pPr>
            <w:ins w:id="13115" w:author="Thomas Dietz" w:date="2012-08-13T14:42:00Z">
              <w:r>
                <w:t xml:space="preserve">      &lt;xs:group ref="OFResourceType"/&gt;</w:t>
              </w:r>
            </w:ins>
          </w:p>
          <w:p w14:paraId="7411132C" w14:textId="77777777" w:rsidR="00105B1A" w:rsidRDefault="00105B1A" w:rsidP="00105B1A">
            <w:pPr>
              <w:pStyle w:val="XML1"/>
              <w:rPr>
                <w:ins w:id="13116" w:author="Thomas Dietz" w:date="2012-08-13T14:42:00Z"/>
              </w:rPr>
            </w:pPr>
            <w:ins w:id="13117" w:author="Thomas Dietz" w:date="2012-08-13T14:42:00Z">
              <w:r>
                <w:t xml:space="preserve">      &lt;xs:element name="max-entries"  type="xs:unsignedByte"&gt;</w:t>
              </w:r>
            </w:ins>
          </w:p>
          <w:p w14:paraId="4E1978BE" w14:textId="77777777" w:rsidR="00105B1A" w:rsidRDefault="00105B1A" w:rsidP="00105B1A">
            <w:pPr>
              <w:pStyle w:val="XML1"/>
              <w:rPr>
                <w:ins w:id="13118" w:author="Thomas Dietz" w:date="2012-08-13T14:42:00Z"/>
              </w:rPr>
            </w:pPr>
            <w:ins w:id="13119" w:author="Thomas Dietz" w:date="2012-08-13T14:42:00Z">
              <w:r>
                <w:lastRenderedPageBreak/>
                <w:t xml:space="preserve">        &lt;xs:annotation&gt;</w:t>
              </w:r>
            </w:ins>
          </w:p>
          <w:p w14:paraId="4239F14E" w14:textId="77777777" w:rsidR="00105B1A" w:rsidRDefault="00105B1A" w:rsidP="00105B1A">
            <w:pPr>
              <w:pStyle w:val="XML1"/>
              <w:rPr>
                <w:ins w:id="13120" w:author="Thomas Dietz" w:date="2012-08-13T14:42:00Z"/>
              </w:rPr>
            </w:pPr>
            <w:ins w:id="13121" w:author="Thomas Dietz" w:date="2012-08-13T14:42:00Z">
              <w:r>
                <w:t xml:space="preserve">          &lt;xs:documentation&gt;</w:t>
              </w:r>
            </w:ins>
          </w:p>
          <w:p w14:paraId="43EB26D6" w14:textId="77777777" w:rsidR="00105B1A" w:rsidRDefault="00105B1A" w:rsidP="00105B1A">
            <w:pPr>
              <w:pStyle w:val="XML1"/>
              <w:rPr>
                <w:ins w:id="13122" w:author="Thomas Dietz" w:date="2012-08-13T14:42:00Z"/>
              </w:rPr>
            </w:pPr>
            <w:ins w:id="13123" w:author="Thomas Dietz" w:date="2012-08-13T14:42:00Z">
              <w:r>
                <w:t xml:space="preserve">            The maximum number of flow entries supported by</w:t>
              </w:r>
            </w:ins>
          </w:p>
          <w:p w14:paraId="2F3DAFFE" w14:textId="77777777" w:rsidR="00105B1A" w:rsidRDefault="00105B1A" w:rsidP="00105B1A">
            <w:pPr>
              <w:pStyle w:val="XML1"/>
              <w:rPr>
                <w:ins w:id="13124" w:author="Thomas Dietz" w:date="2012-08-13T14:42:00Z"/>
              </w:rPr>
            </w:pPr>
            <w:ins w:id="13125" w:author="Thomas Dietz" w:date="2012-08-13T14:42:00Z">
              <w:r>
                <w:t xml:space="preserve">            the flow table.</w:t>
              </w:r>
            </w:ins>
          </w:p>
          <w:p w14:paraId="6C956B5A" w14:textId="77777777" w:rsidR="00105B1A" w:rsidRDefault="00105B1A" w:rsidP="00105B1A">
            <w:pPr>
              <w:pStyle w:val="XML1"/>
              <w:rPr>
                <w:ins w:id="13126" w:author="Thomas Dietz" w:date="2012-08-13T14:42:00Z"/>
              </w:rPr>
            </w:pPr>
            <w:ins w:id="13127" w:author="Thomas Dietz" w:date="2012-08-13T14:42:00Z">
              <w:r>
                <w:t xml:space="preserve">          &lt;/xs:documentation&gt;</w:t>
              </w:r>
            </w:ins>
          </w:p>
          <w:p w14:paraId="3B4451DC" w14:textId="77777777" w:rsidR="00105B1A" w:rsidRDefault="00105B1A" w:rsidP="00105B1A">
            <w:pPr>
              <w:pStyle w:val="XML1"/>
              <w:rPr>
                <w:ins w:id="13128" w:author="Thomas Dietz" w:date="2012-08-13T14:42:00Z"/>
              </w:rPr>
            </w:pPr>
            <w:ins w:id="13129" w:author="Thomas Dietz" w:date="2012-08-13T14:42:00Z">
              <w:r>
                <w:t xml:space="preserve">        &lt;/xs:annotation&gt;</w:t>
              </w:r>
            </w:ins>
          </w:p>
          <w:p w14:paraId="470529A2" w14:textId="77777777" w:rsidR="00105B1A" w:rsidRDefault="00105B1A" w:rsidP="00105B1A">
            <w:pPr>
              <w:pStyle w:val="XML1"/>
              <w:rPr>
                <w:ins w:id="13130" w:author="Thomas Dietz" w:date="2012-08-13T14:42:00Z"/>
              </w:rPr>
            </w:pPr>
            <w:ins w:id="13131" w:author="Thomas Dietz" w:date="2012-08-13T14:42:00Z">
              <w:r>
                <w:t xml:space="preserve">      &lt;/xs:element&gt;</w:t>
              </w:r>
            </w:ins>
          </w:p>
          <w:p w14:paraId="2C1AF4FC" w14:textId="77777777" w:rsidR="00105B1A" w:rsidRDefault="00105B1A" w:rsidP="00105B1A">
            <w:pPr>
              <w:pStyle w:val="XML1"/>
              <w:rPr>
                <w:ins w:id="13132" w:author="Thomas Dietz" w:date="2012-08-13T14:42:00Z"/>
              </w:rPr>
            </w:pPr>
            <w:ins w:id="13133" w:author="Thomas Dietz" w:date="2012-08-13T14:42:00Z">
              <w:r>
                <w:t xml:space="preserve">      &lt;xs:element name="next-tables"&gt;</w:t>
              </w:r>
            </w:ins>
          </w:p>
          <w:p w14:paraId="213525D1" w14:textId="77777777" w:rsidR="00105B1A" w:rsidRDefault="00105B1A" w:rsidP="00105B1A">
            <w:pPr>
              <w:pStyle w:val="XML1"/>
              <w:rPr>
                <w:ins w:id="13134" w:author="Thomas Dietz" w:date="2012-08-13T14:42:00Z"/>
              </w:rPr>
            </w:pPr>
            <w:ins w:id="13135" w:author="Thomas Dietz" w:date="2012-08-13T14:42:00Z">
              <w:r>
                <w:t xml:space="preserve">        &lt;xs:annotation&gt;</w:t>
              </w:r>
            </w:ins>
          </w:p>
          <w:p w14:paraId="0EF8743B" w14:textId="77777777" w:rsidR="00105B1A" w:rsidRDefault="00105B1A" w:rsidP="00105B1A">
            <w:pPr>
              <w:pStyle w:val="XML1"/>
              <w:rPr>
                <w:ins w:id="13136" w:author="Thomas Dietz" w:date="2012-08-13T14:42:00Z"/>
              </w:rPr>
            </w:pPr>
            <w:ins w:id="13137" w:author="Thomas Dietz" w:date="2012-08-13T14:42:00Z">
              <w:r>
                <w:t xml:space="preserve">          &lt;xs:documentation&gt;</w:t>
              </w:r>
            </w:ins>
          </w:p>
          <w:p w14:paraId="6C8FC2D6" w14:textId="77777777" w:rsidR="00105B1A" w:rsidRDefault="00105B1A" w:rsidP="00105B1A">
            <w:pPr>
              <w:pStyle w:val="XML1"/>
              <w:rPr>
                <w:ins w:id="13138" w:author="Thomas Dietz" w:date="2012-08-13T14:42:00Z"/>
              </w:rPr>
            </w:pPr>
            <w:ins w:id="13139" w:author="Thomas Dietz" w:date="2012-08-13T14:42:00Z">
              <w:r>
                <w:t xml:space="preserve">            An array of resource-ids of all flow tables that</w:t>
              </w:r>
            </w:ins>
          </w:p>
          <w:p w14:paraId="62328FEA" w14:textId="77777777" w:rsidR="00105B1A" w:rsidRDefault="00105B1A" w:rsidP="00105B1A">
            <w:pPr>
              <w:pStyle w:val="XML1"/>
              <w:rPr>
                <w:ins w:id="13140" w:author="Thomas Dietz" w:date="2012-08-13T14:42:00Z"/>
              </w:rPr>
            </w:pPr>
            <w:ins w:id="13141" w:author="Thomas Dietz" w:date="2012-08-13T14:42:00Z">
              <w:r>
                <w:t xml:space="preserve">            can be directly reached from this table using the </w:t>
              </w:r>
            </w:ins>
          </w:p>
          <w:p w14:paraId="48C7EDBB" w14:textId="77777777" w:rsidR="00105B1A" w:rsidRDefault="00105B1A" w:rsidP="00105B1A">
            <w:pPr>
              <w:pStyle w:val="XML1"/>
              <w:rPr>
                <w:ins w:id="13142" w:author="Thomas Dietz" w:date="2012-08-13T14:42:00Z"/>
              </w:rPr>
            </w:pPr>
            <w:ins w:id="13143" w:author="Thomas Dietz" w:date="2012-08-13T14:42:00Z">
              <w:r>
                <w:t xml:space="preserve">            'goto-table' instruction.</w:t>
              </w:r>
            </w:ins>
          </w:p>
          <w:p w14:paraId="38F80416" w14:textId="77777777" w:rsidR="00105B1A" w:rsidRDefault="00105B1A" w:rsidP="00105B1A">
            <w:pPr>
              <w:pStyle w:val="XML1"/>
              <w:rPr>
                <w:ins w:id="13144" w:author="Thomas Dietz" w:date="2012-08-13T14:42:00Z"/>
              </w:rPr>
            </w:pPr>
            <w:ins w:id="13145" w:author="Thomas Dietz" w:date="2012-08-13T14:42:00Z">
              <w:r>
                <w:t xml:space="preserve">          &lt;/xs:documentation&gt;</w:t>
              </w:r>
            </w:ins>
          </w:p>
          <w:p w14:paraId="1DC1A213" w14:textId="77777777" w:rsidR="00105B1A" w:rsidRDefault="00105B1A" w:rsidP="00105B1A">
            <w:pPr>
              <w:pStyle w:val="XML1"/>
              <w:rPr>
                <w:ins w:id="13146" w:author="Thomas Dietz" w:date="2012-08-13T14:42:00Z"/>
              </w:rPr>
            </w:pPr>
            <w:ins w:id="13147" w:author="Thomas Dietz" w:date="2012-08-13T14:42:00Z">
              <w:r>
                <w:t xml:space="preserve">        &lt;/xs:annotation&gt;</w:t>
              </w:r>
            </w:ins>
          </w:p>
          <w:p w14:paraId="287383D4" w14:textId="77777777" w:rsidR="00105B1A" w:rsidRDefault="00105B1A" w:rsidP="00105B1A">
            <w:pPr>
              <w:pStyle w:val="XML1"/>
              <w:rPr>
                <w:ins w:id="13148" w:author="Thomas Dietz" w:date="2012-08-13T14:42:00Z"/>
              </w:rPr>
            </w:pPr>
            <w:ins w:id="13149" w:author="Thomas Dietz" w:date="2012-08-13T14:42:00Z">
              <w:r>
                <w:t xml:space="preserve">        &lt;xs:complexType&gt;</w:t>
              </w:r>
            </w:ins>
          </w:p>
          <w:p w14:paraId="72951615" w14:textId="77777777" w:rsidR="00105B1A" w:rsidRDefault="00105B1A" w:rsidP="00105B1A">
            <w:pPr>
              <w:pStyle w:val="XML1"/>
              <w:rPr>
                <w:ins w:id="13150" w:author="Thomas Dietz" w:date="2012-08-13T14:42:00Z"/>
              </w:rPr>
            </w:pPr>
            <w:ins w:id="13151" w:author="Thomas Dietz" w:date="2012-08-13T14:42:00Z">
              <w:r>
                <w:t xml:space="preserve">          &lt;xs:sequence&gt;</w:t>
              </w:r>
            </w:ins>
          </w:p>
          <w:p w14:paraId="5C7D1B10" w14:textId="77777777" w:rsidR="00105B1A" w:rsidRDefault="00105B1A" w:rsidP="00105B1A">
            <w:pPr>
              <w:pStyle w:val="XML1"/>
              <w:rPr>
                <w:ins w:id="13152" w:author="Thomas Dietz" w:date="2012-08-13T14:42:00Z"/>
              </w:rPr>
            </w:pPr>
            <w:ins w:id="13153" w:author="Thomas Dietz" w:date="2012-08-13T14:42:00Z">
              <w:r>
                <w:t xml:space="preserve">            &lt;xs:element name="table-id" minOccurs="0" maxOccurs="unbounded"  type="inet:uri"/&gt;</w:t>
              </w:r>
            </w:ins>
          </w:p>
          <w:p w14:paraId="4684232F" w14:textId="77777777" w:rsidR="00105B1A" w:rsidRDefault="00105B1A" w:rsidP="00105B1A">
            <w:pPr>
              <w:pStyle w:val="XML1"/>
              <w:rPr>
                <w:ins w:id="13154" w:author="Thomas Dietz" w:date="2012-08-13T14:42:00Z"/>
              </w:rPr>
            </w:pPr>
            <w:ins w:id="13155" w:author="Thomas Dietz" w:date="2012-08-13T14:42:00Z">
              <w:r>
                <w:t xml:space="preserve">          &lt;/xs:sequence&gt;</w:t>
              </w:r>
            </w:ins>
          </w:p>
          <w:p w14:paraId="56468AE7" w14:textId="77777777" w:rsidR="00105B1A" w:rsidRDefault="00105B1A" w:rsidP="00105B1A">
            <w:pPr>
              <w:pStyle w:val="XML1"/>
              <w:rPr>
                <w:ins w:id="13156" w:author="Thomas Dietz" w:date="2012-08-13T14:42:00Z"/>
              </w:rPr>
            </w:pPr>
            <w:ins w:id="13157" w:author="Thomas Dietz" w:date="2012-08-13T14:42:00Z">
              <w:r>
                <w:t xml:space="preserve">        &lt;/xs:complexType&gt;</w:t>
              </w:r>
            </w:ins>
          </w:p>
          <w:p w14:paraId="6B4BAF09" w14:textId="77777777" w:rsidR="00105B1A" w:rsidRDefault="00105B1A" w:rsidP="00105B1A">
            <w:pPr>
              <w:pStyle w:val="XML1"/>
              <w:rPr>
                <w:ins w:id="13158" w:author="Thomas Dietz" w:date="2012-08-13T14:42:00Z"/>
              </w:rPr>
            </w:pPr>
            <w:ins w:id="13159" w:author="Thomas Dietz" w:date="2012-08-13T14:42:00Z">
              <w:r>
                <w:t xml:space="preserve">      &lt;/xs:element&gt;</w:t>
              </w:r>
            </w:ins>
          </w:p>
          <w:p w14:paraId="5186D46B" w14:textId="77777777" w:rsidR="00105B1A" w:rsidRDefault="00105B1A" w:rsidP="00105B1A">
            <w:pPr>
              <w:pStyle w:val="XML1"/>
              <w:rPr>
                <w:ins w:id="13160" w:author="Thomas Dietz" w:date="2012-08-13T14:42:00Z"/>
              </w:rPr>
            </w:pPr>
            <w:ins w:id="13161" w:author="Thomas Dietz" w:date="2012-08-13T14:42:00Z">
              <w:r>
                <w:t xml:space="preserve">      &lt;xs:element name="instructions"&gt;</w:t>
              </w:r>
            </w:ins>
          </w:p>
          <w:p w14:paraId="3C8FF925" w14:textId="77777777" w:rsidR="00105B1A" w:rsidRDefault="00105B1A" w:rsidP="00105B1A">
            <w:pPr>
              <w:pStyle w:val="XML1"/>
              <w:rPr>
                <w:ins w:id="13162" w:author="Thomas Dietz" w:date="2012-08-13T14:42:00Z"/>
              </w:rPr>
            </w:pPr>
            <w:ins w:id="13163" w:author="Thomas Dietz" w:date="2012-08-13T14:42:00Z">
              <w:r>
                <w:t xml:space="preserve">        &lt;xs:annotation&gt;</w:t>
              </w:r>
            </w:ins>
          </w:p>
          <w:p w14:paraId="7A55C5F9" w14:textId="77777777" w:rsidR="00105B1A" w:rsidRDefault="00105B1A" w:rsidP="00105B1A">
            <w:pPr>
              <w:pStyle w:val="XML1"/>
              <w:rPr>
                <w:ins w:id="13164" w:author="Thomas Dietz" w:date="2012-08-13T14:42:00Z"/>
              </w:rPr>
            </w:pPr>
            <w:ins w:id="13165" w:author="Thomas Dietz" w:date="2012-08-13T14:42:00Z">
              <w:r>
                <w:t xml:space="preserve">          &lt;xs:documentation&gt;</w:t>
              </w:r>
            </w:ins>
          </w:p>
          <w:p w14:paraId="4798D0E0" w14:textId="77777777" w:rsidR="00105B1A" w:rsidRDefault="00105B1A" w:rsidP="00105B1A">
            <w:pPr>
              <w:pStyle w:val="XML1"/>
              <w:rPr>
                <w:ins w:id="13166" w:author="Thomas Dietz" w:date="2012-08-13T14:42:00Z"/>
              </w:rPr>
            </w:pPr>
            <w:ins w:id="13167" w:author="Thomas Dietz" w:date="2012-08-13T14:42:00Z">
              <w:r>
                <w:t xml:space="preserve">            The list of all instruction types supported by</w:t>
              </w:r>
            </w:ins>
          </w:p>
          <w:p w14:paraId="4C91FF1C" w14:textId="77777777" w:rsidR="00105B1A" w:rsidRDefault="00105B1A" w:rsidP="00105B1A">
            <w:pPr>
              <w:pStyle w:val="XML1"/>
              <w:rPr>
                <w:ins w:id="13168" w:author="Thomas Dietz" w:date="2012-08-13T14:42:00Z"/>
              </w:rPr>
            </w:pPr>
            <w:ins w:id="13169" w:author="Thomas Dietz" w:date="2012-08-13T14:42:00Z">
              <w:r>
                <w:t xml:space="preserve">            the flow table.</w:t>
              </w:r>
            </w:ins>
          </w:p>
          <w:p w14:paraId="17F4B7EE" w14:textId="77777777" w:rsidR="00105B1A" w:rsidRDefault="00105B1A" w:rsidP="00105B1A">
            <w:pPr>
              <w:pStyle w:val="XML1"/>
              <w:rPr>
                <w:ins w:id="13170" w:author="Thomas Dietz" w:date="2012-08-13T14:42:00Z"/>
              </w:rPr>
            </w:pPr>
            <w:ins w:id="13171" w:author="Thomas Dietz" w:date="2012-08-13T14:42:00Z">
              <w:r>
                <w:t xml:space="preserve">          &lt;/xs:documentation&gt;</w:t>
              </w:r>
            </w:ins>
          </w:p>
          <w:p w14:paraId="2240E860" w14:textId="77777777" w:rsidR="00105B1A" w:rsidRDefault="00105B1A" w:rsidP="00105B1A">
            <w:pPr>
              <w:pStyle w:val="XML1"/>
              <w:rPr>
                <w:ins w:id="13172" w:author="Thomas Dietz" w:date="2012-08-13T14:42:00Z"/>
              </w:rPr>
            </w:pPr>
            <w:ins w:id="13173" w:author="Thomas Dietz" w:date="2012-08-13T14:42:00Z">
              <w:r>
                <w:t xml:space="preserve">        &lt;/xs:annotation&gt;</w:t>
              </w:r>
            </w:ins>
          </w:p>
          <w:p w14:paraId="2F1F6638" w14:textId="77777777" w:rsidR="00105B1A" w:rsidRDefault="00105B1A" w:rsidP="00105B1A">
            <w:pPr>
              <w:pStyle w:val="XML1"/>
              <w:rPr>
                <w:ins w:id="13174" w:author="Thomas Dietz" w:date="2012-08-13T14:42:00Z"/>
              </w:rPr>
            </w:pPr>
            <w:ins w:id="13175" w:author="Thomas Dietz" w:date="2012-08-13T14:42:00Z">
              <w:r>
                <w:t xml:space="preserve">        &lt;xs:complexType&gt;</w:t>
              </w:r>
            </w:ins>
          </w:p>
          <w:p w14:paraId="62A146C9" w14:textId="77777777" w:rsidR="00105B1A" w:rsidRDefault="00105B1A" w:rsidP="00105B1A">
            <w:pPr>
              <w:pStyle w:val="XML1"/>
              <w:rPr>
                <w:ins w:id="13176" w:author="Thomas Dietz" w:date="2012-08-13T14:42:00Z"/>
              </w:rPr>
            </w:pPr>
            <w:ins w:id="13177" w:author="Thomas Dietz" w:date="2012-08-13T14:42:00Z">
              <w:r>
                <w:t xml:space="preserve">          &lt;xs:sequence&gt;</w:t>
              </w:r>
            </w:ins>
          </w:p>
          <w:p w14:paraId="6025820E" w14:textId="77777777" w:rsidR="00105B1A" w:rsidRDefault="00105B1A" w:rsidP="00105B1A">
            <w:pPr>
              <w:pStyle w:val="XML1"/>
              <w:rPr>
                <w:ins w:id="13178" w:author="Thomas Dietz" w:date="2012-08-13T14:42:00Z"/>
              </w:rPr>
            </w:pPr>
            <w:ins w:id="13179" w:author="Thomas Dietz" w:date="2012-08-13T14:42:00Z">
              <w:r>
                <w:t xml:space="preserve">            &lt;xs:element name="type" minOccurs="0" maxOccurs="unbounded"  type="OFInstructionType"/&gt;</w:t>
              </w:r>
            </w:ins>
          </w:p>
          <w:p w14:paraId="19FB48A7" w14:textId="77777777" w:rsidR="00105B1A" w:rsidRDefault="00105B1A" w:rsidP="00105B1A">
            <w:pPr>
              <w:pStyle w:val="XML1"/>
              <w:rPr>
                <w:ins w:id="13180" w:author="Thomas Dietz" w:date="2012-08-13T14:42:00Z"/>
              </w:rPr>
            </w:pPr>
            <w:ins w:id="13181" w:author="Thomas Dietz" w:date="2012-08-13T14:42:00Z">
              <w:r>
                <w:t xml:space="preserve">          &lt;/xs:sequence&gt;</w:t>
              </w:r>
            </w:ins>
          </w:p>
          <w:p w14:paraId="581EE1EB" w14:textId="77777777" w:rsidR="00105B1A" w:rsidRDefault="00105B1A" w:rsidP="00105B1A">
            <w:pPr>
              <w:pStyle w:val="XML1"/>
              <w:rPr>
                <w:ins w:id="13182" w:author="Thomas Dietz" w:date="2012-08-13T14:42:00Z"/>
              </w:rPr>
            </w:pPr>
            <w:ins w:id="13183" w:author="Thomas Dietz" w:date="2012-08-13T14:42:00Z">
              <w:r>
                <w:t xml:space="preserve">        &lt;/xs:complexType&gt;</w:t>
              </w:r>
            </w:ins>
          </w:p>
          <w:p w14:paraId="33CDD781" w14:textId="77777777" w:rsidR="00105B1A" w:rsidRDefault="00105B1A" w:rsidP="00105B1A">
            <w:pPr>
              <w:pStyle w:val="XML1"/>
              <w:rPr>
                <w:ins w:id="13184" w:author="Thomas Dietz" w:date="2012-08-13T14:42:00Z"/>
              </w:rPr>
            </w:pPr>
            <w:ins w:id="13185" w:author="Thomas Dietz" w:date="2012-08-13T14:42:00Z">
              <w:r>
                <w:t xml:space="preserve">      &lt;/xs:element&gt;</w:t>
              </w:r>
            </w:ins>
          </w:p>
          <w:p w14:paraId="7AD12F40" w14:textId="77777777" w:rsidR="00105B1A" w:rsidRDefault="00105B1A" w:rsidP="00105B1A">
            <w:pPr>
              <w:pStyle w:val="XML1"/>
              <w:rPr>
                <w:ins w:id="13186" w:author="Thomas Dietz" w:date="2012-08-13T14:42:00Z"/>
              </w:rPr>
            </w:pPr>
            <w:ins w:id="13187" w:author="Thomas Dietz" w:date="2012-08-13T14:42:00Z">
              <w:r>
                <w:t xml:space="preserve">      &lt;xs:element name="matches"&gt;</w:t>
              </w:r>
            </w:ins>
          </w:p>
          <w:p w14:paraId="460E9DB7" w14:textId="77777777" w:rsidR="00105B1A" w:rsidRDefault="00105B1A" w:rsidP="00105B1A">
            <w:pPr>
              <w:pStyle w:val="XML1"/>
              <w:rPr>
                <w:ins w:id="13188" w:author="Thomas Dietz" w:date="2012-08-13T14:42:00Z"/>
              </w:rPr>
            </w:pPr>
            <w:ins w:id="13189" w:author="Thomas Dietz" w:date="2012-08-13T14:42:00Z">
              <w:r>
                <w:t xml:space="preserve">        &lt;xs:annotation&gt;</w:t>
              </w:r>
            </w:ins>
          </w:p>
          <w:p w14:paraId="39C54BE0" w14:textId="77777777" w:rsidR="00105B1A" w:rsidRDefault="00105B1A" w:rsidP="00105B1A">
            <w:pPr>
              <w:pStyle w:val="XML1"/>
              <w:rPr>
                <w:ins w:id="13190" w:author="Thomas Dietz" w:date="2012-08-13T14:42:00Z"/>
              </w:rPr>
            </w:pPr>
            <w:ins w:id="13191" w:author="Thomas Dietz" w:date="2012-08-13T14:42:00Z">
              <w:r>
                <w:t xml:space="preserve">          &lt;xs:documentation&gt;</w:t>
              </w:r>
            </w:ins>
          </w:p>
          <w:p w14:paraId="60FC9469" w14:textId="77777777" w:rsidR="00105B1A" w:rsidRDefault="00105B1A" w:rsidP="00105B1A">
            <w:pPr>
              <w:pStyle w:val="XML1"/>
              <w:rPr>
                <w:ins w:id="13192" w:author="Thomas Dietz" w:date="2012-08-13T14:42:00Z"/>
              </w:rPr>
            </w:pPr>
            <w:ins w:id="13193" w:author="Thomas Dietz" w:date="2012-08-13T14:42:00Z">
              <w:r>
                <w:t xml:space="preserve">            The list of all match types supported by the</w:t>
              </w:r>
            </w:ins>
          </w:p>
          <w:p w14:paraId="54D65749" w14:textId="77777777" w:rsidR="00105B1A" w:rsidRDefault="00105B1A" w:rsidP="00105B1A">
            <w:pPr>
              <w:pStyle w:val="XML1"/>
              <w:rPr>
                <w:ins w:id="13194" w:author="Thomas Dietz" w:date="2012-08-13T14:42:00Z"/>
              </w:rPr>
            </w:pPr>
            <w:ins w:id="13195" w:author="Thomas Dietz" w:date="2012-08-13T14:42:00Z">
              <w:r>
                <w:t xml:space="preserve">            flow table.</w:t>
              </w:r>
            </w:ins>
          </w:p>
          <w:p w14:paraId="3DDF6EE0" w14:textId="77777777" w:rsidR="00105B1A" w:rsidRDefault="00105B1A" w:rsidP="00105B1A">
            <w:pPr>
              <w:pStyle w:val="XML1"/>
              <w:rPr>
                <w:ins w:id="13196" w:author="Thomas Dietz" w:date="2012-08-13T14:42:00Z"/>
              </w:rPr>
            </w:pPr>
            <w:ins w:id="13197" w:author="Thomas Dietz" w:date="2012-08-13T14:42:00Z">
              <w:r>
                <w:t xml:space="preserve">          &lt;/xs:documentation&gt;</w:t>
              </w:r>
            </w:ins>
          </w:p>
          <w:p w14:paraId="3FAD5BAB" w14:textId="77777777" w:rsidR="00105B1A" w:rsidRDefault="00105B1A" w:rsidP="00105B1A">
            <w:pPr>
              <w:pStyle w:val="XML1"/>
              <w:rPr>
                <w:ins w:id="13198" w:author="Thomas Dietz" w:date="2012-08-13T14:42:00Z"/>
              </w:rPr>
            </w:pPr>
            <w:ins w:id="13199" w:author="Thomas Dietz" w:date="2012-08-13T14:42:00Z">
              <w:r>
                <w:t xml:space="preserve">        &lt;/xs:annotation&gt;</w:t>
              </w:r>
            </w:ins>
          </w:p>
          <w:p w14:paraId="78A29638" w14:textId="77777777" w:rsidR="00105B1A" w:rsidRDefault="00105B1A" w:rsidP="00105B1A">
            <w:pPr>
              <w:pStyle w:val="XML1"/>
              <w:rPr>
                <w:ins w:id="13200" w:author="Thomas Dietz" w:date="2012-08-13T14:42:00Z"/>
              </w:rPr>
            </w:pPr>
            <w:ins w:id="13201" w:author="Thomas Dietz" w:date="2012-08-13T14:42:00Z">
              <w:r>
                <w:t xml:space="preserve">        &lt;xs:complexType&gt;</w:t>
              </w:r>
            </w:ins>
          </w:p>
          <w:p w14:paraId="1069E027" w14:textId="77777777" w:rsidR="00105B1A" w:rsidRDefault="00105B1A" w:rsidP="00105B1A">
            <w:pPr>
              <w:pStyle w:val="XML1"/>
              <w:rPr>
                <w:ins w:id="13202" w:author="Thomas Dietz" w:date="2012-08-13T14:42:00Z"/>
              </w:rPr>
            </w:pPr>
            <w:ins w:id="13203" w:author="Thomas Dietz" w:date="2012-08-13T14:42:00Z">
              <w:r>
                <w:t xml:space="preserve">          &lt;xs:sequence&gt;</w:t>
              </w:r>
            </w:ins>
          </w:p>
          <w:p w14:paraId="48C8EABF" w14:textId="77777777" w:rsidR="00105B1A" w:rsidRDefault="00105B1A" w:rsidP="00105B1A">
            <w:pPr>
              <w:pStyle w:val="XML1"/>
              <w:rPr>
                <w:ins w:id="13204" w:author="Thomas Dietz" w:date="2012-08-13T14:42:00Z"/>
              </w:rPr>
            </w:pPr>
            <w:ins w:id="13205" w:author="Thomas Dietz" w:date="2012-08-13T14:42:00Z">
              <w:r>
                <w:t xml:space="preserve">            &lt;xs:element name="type" minOccurs="0" maxOccurs="unbounded"  type="OFMatchFieldType"/&gt;</w:t>
              </w:r>
            </w:ins>
          </w:p>
          <w:p w14:paraId="5EE26C2A" w14:textId="77777777" w:rsidR="00105B1A" w:rsidRDefault="00105B1A" w:rsidP="00105B1A">
            <w:pPr>
              <w:pStyle w:val="XML1"/>
              <w:rPr>
                <w:ins w:id="13206" w:author="Thomas Dietz" w:date="2012-08-13T14:42:00Z"/>
              </w:rPr>
            </w:pPr>
            <w:ins w:id="13207" w:author="Thomas Dietz" w:date="2012-08-13T14:42:00Z">
              <w:r>
                <w:t xml:space="preserve">          &lt;/xs:sequence&gt;</w:t>
              </w:r>
            </w:ins>
          </w:p>
          <w:p w14:paraId="2F5C6BBD" w14:textId="77777777" w:rsidR="00105B1A" w:rsidRDefault="00105B1A" w:rsidP="00105B1A">
            <w:pPr>
              <w:pStyle w:val="XML1"/>
              <w:rPr>
                <w:ins w:id="13208" w:author="Thomas Dietz" w:date="2012-08-13T14:42:00Z"/>
              </w:rPr>
            </w:pPr>
            <w:ins w:id="13209" w:author="Thomas Dietz" w:date="2012-08-13T14:42:00Z">
              <w:r>
                <w:t xml:space="preserve">        &lt;/xs:complexType&gt;</w:t>
              </w:r>
            </w:ins>
          </w:p>
          <w:p w14:paraId="079DFB65" w14:textId="77777777" w:rsidR="00105B1A" w:rsidRDefault="00105B1A" w:rsidP="00105B1A">
            <w:pPr>
              <w:pStyle w:val="XML1"/>
              <w:rPr>
                <w:ins w:id="13210" w:author="Thomas Dietz" w:date="2012-08-13T14:42:00Z"/>
              </w:rPr>
            </w:pPr>
            <w:ins w:id="13211" w:author="Thomas Dietz" w:date="2012-08-13T14:42:00Z">
              <w:r>
                <w:t xml:space="preserve">      &lt;/xs:element&gt;</w:t>
              </w:r>
            </w:ins>
          </w:p>
          <w:p w14:paraId="52C1FAFA" w14:textId="77777777" w:rsidR="00105B1A" w:rsidRDefault="00105B1A" w:rsidP="00105B1A">
            <w:pPr>
              <w:pStyle w:val="XML1"/>
              <w:rPr>
                <w:ins w:id="13212" w:author="Thomas Dietz" w:date="2012-08-13T14:42:00Z"/>
              </w:rPr>
            </w:pPr>
            <w:ins w:id="13213" w:author="Thomas Dietz" w:date="2012-08-13T14:42:00Z">
              <w:r>
                <w:t xml:space="preserve">      &lt;xs:element name="write-actions"&gt;</w:t>
              </w:r>
            </w:ins>
          </w:p>
          <w:p w14:paraId="76C625E1" w14:textId="77777777" w:rsidR="00105B1A" w:rsidRDefault="00105B1A" w:rsidP="00105B1A">
            <w:pPr>
              <w:pStyle w:val="XML1"/>
              <w:rPr>
                <w:ins w:id="13214" w:author="Thomas Dietz" w:date="2012-08-13T14:42:00Z"/>
              </w:rPr>
            </w:pPr>
            <w:ins w:id="13215" w:author="Thomas Dietz" w:date="2012-08-13T14:42:00Z">
              <w:r>
                <w:t xml:space="preserve">        &lt;xs:annotation&gt;</w:t>
              </w:r>
            </w:ins>
          </w:p>
          <w:p w14:paraId="2AA81982" w14:textId="77777777" w:rsidR="00105B1A" w:rsidRDefault="00105B1A" w:rsidP="00105B1A">
            <w:pPr>
              <w:pStyle w:val="XML1"/>
              <w:rPr>
                <w:ins w:id="13216" w:author="Thomas Dietz" w:date="2012-08-13T14:42:00Z"/>
              </w:rPr>
            </w:pPr>
            <w:ins w:id="13217" w:author="Thomas Dietz" w:date="2012-08-13T14:42:00Z">
              <w:r>
                <w:t xml:space="preserve">          &lt;xs:documentation&gt;</w:t>
              </w:r>
            </w:ins>
          </w:p>
          <w:p w14:paraId="0DE751F1" w14:textId="77777777" w:rsidR="00105B1A" w:rsidRDefault="00105B1A" w:rsidP="00105B1A">
            <w:pPr>
              <w:pStyle w:val="XML1"/>
              <w:rPr>
                <w:ins w:id="13218" w:author="Thomas Dietz" w:date="2012-08-13T14:42:00Z"/>
              </w:rPr>
            </w:pPr>
            <w:ins w:id="13219" w:author="Thomas Dietz" w:date="2012-08-13T14:42:00Z">
              <w:r>
                <w:t xml:space="preserve">            The list of all write action types supported by</w:t>
              </w:r>
            </w:ins>
          </w:p>
          <w:p w14:paraId="7E3F497D" w14:textId="77777777" w:rsidR="00105B1A" w:rsidRDefault="00105B1A" w:rsidP="00105B1A">
            <w:pPr>
              <w:pStyle w:val="XML1"/>
              <w:rPr>
                <w:ins w:id="13220" w:author="Thomas Dietz" w:date="2012-08-13T14:42:00Z"/>
              </w:rPr>
            </w:pPr>
            <w:ins w:id="13221" w:author="Thomas Dietz" w:date="2012-08-13T14:42:00Z">
              <w:r>
                <w:t xml:space="preserve">            the flow table.</w:t>
              </w:r>
            </w:ins>
          </w:p>
          <w:p w14:paraId="5CF3306D" w14:textId="77777777" w:rsidR="00105B1A" w:rsidRDefault="00105B1A" w:rsidP="00105B1A">
            <w:pPr>
              <w:pStyle w:val="XML1"/>
              <w:rPr>
                <w:ins w:id="13222" w:author="Thomas Dietz" w:date="2012-08-13T14:42:00Z"/>
              </w:rPr>
            </w:pPr>
            <w:ins w:id="13223" w:author="Thomas Dietz" w:date="2012-08-13T14:42:00Z">
              <w:r>
                <w:t xml:space="preserve">          &lt;/xs:documentation&gt;</w:t>
              </w:r>
            </w:ins>
          </w:p>
          <w:p w14:paraId="7895B4B7" w14:textId="77777777" w:rsidR="00105B1A" w:rsidRDefault="00105B1A" w:rsidP="00105B1A">
            <w:pPr>
              <w:pStyle w:val="XML1"/>
              <w:rPr>
                <w:ins w:id="13224" w:author="Thomas Dietz" w:date="2012-08-13T14:42:00Z"/>
              </w:rPr>
            </w:pPr>
            <w:ins w:id="13225" w:author="Thomas Dietz" w:date="2012-08-13T14:42:00Z">
              <w:r>
                <w:lastRenderedPageBreak/>
                <w:t xml:space="preserve">        &lt;/xs:annotation&gt;</w:t>
              </w:r>
            </w:ins>
          </w:p>
          <w:p w14:paraId="2242B8A2" w14:textId="77777777" w:rsidR="00105B1A" w:rsidRDefault="00105B1A" w:rsidP="00105B1A">
            <w:pPr>
              <w:pStyle w:val="XML1"/>
              <w:rPr>
                <w:ins w:id="13226" w:author="Thomas Dietz" w:date="2012-08-13T14:42:00Z"/>
              </w:rPr>
            </w:pPr>
            <w:ins w:id="13227" w:author="Thomas Dietz" w:date="2012-08-13T14:42:00Z">
              <w:r>
                <w:t xml:space="preserve">        &lt;xs:complexType&gt;</w:t>
              </w:r>
            </w:ins>
          </w:p>
          <w:p w14:paraId="74B1E4C2" w14:textId="77777777" w:rsidR="00105B1A" w:rsidRDefault="00105B1A" w:rsidP="00105B1A">
            <w:pPr>
              <w:pStyle w:val="XML1"/>
              <w:rPr>
                <w:ins w:id="13228" w:author="Thomas Dietz" w:date="2012-08-13T14:42:00Z"/>
              </w:rPr>
            </w:pPr>
            <w:ins w:id="13229" w:author="Thomas Dietz" w:date="2012-08-13T14:42:00Z">
              <w:r>
                <w:t xml:space="preserve">          &lt;xs:sequence&gt;</w:t>
              </w:r>
            </w:ins>
          </w:p>
          <w:p w14:paraId="67A1D25F" w14:textId="77777777" w:rsidR="00105B1A" w:rsidRDefault="00105B1A" w:rsidP="00105B1A">
            <w:pPr>
              <w:pStyle w:val="XML1"/>
              <w:rPr>
                <w:ins w:id="13230" w:author="Thomas Dietz" w:date="2012-08-13T14:42:00Z"/>
              </w:rPr>
            </w:pPr>
            <w:ins w:id="13231" w:author="Thomas Dietz" w:date="2012-08-13T14:42:00Z">
              <w:r>
                <w:t xml:space="preserve">            &lt;xs:element name="type" minOccurs="0" maxOccurs="unbounded"  type="OFActionType"/&gt;</w:t>
              </w:r>
            </w:ins>
          </w:p>
          <w:p w14:paraId="461075EE" w14:textId="77777777" w:rsidR="00105B1A" w:rsidRDefault="00105B1A" w:rsidP="00105B1A">
            <w:pPr>
              <w:pStyle w:val="XML1"/>
              <w:rPr>
                <w:ins w:id="13232" w:author="Thomas Dietz" w:date="2012-08-13T14:42:00Z"/>
              </w:rPr>
            </w:pPr>
            <w:ins w:id="13233" w:author="Thomas Dietz" w:date="2012-08-13T14:42:00Z">
              <w:r>
                <w:t xml:space="preserve">          &lt;/xs:sequence&gt;</w:t>
              </w:r>
            </w:ins>
          </w:p>
          <w:p w14:paraId="00890920" w14:textId="77777777" w:rsidR="00105B1A" w:rsidRDefault="00105B1A" w:rsidP="00105B1A">
            <w:pPr>
              <w:pStyle w:val="XML1"/>
              <w:rPr>
                <w:ins w:id="13234" w:author="Thomas Dietz" w:date="2012-08-13T14:42:00Z"/>
              </w:rPr>
            </w:pPr>
            <w:ins w:id="13235" w:author="Thomas Dietz" w:date="2012-08-13T14:42:00Z">
              <w:r>
                <w:t xml:space="preserve">        &lt;/xs:complexType&gt;</w:t>
              </w:r>
            </w:ins>
          </w:p>
          <w:p w14:paraId="242FC60D" w14:textId="77777777" w:rsidR="00105B1A" w:rsidRDefault="00105B1A" w:rsidP="00105B1A">
            <w:pPr>
              <w:pStyle w:val="XML1"/>
              <w:rPr>
                <w:ins w:id="13236" w:author="Thomas Dietz" w:date="2012-08-13T14:42:00Z"/>
              </w:rPr>
            </w:pPr>
            <w:ins w:id="13237" w:author="Thomas Dietz" w:date="2012-08-13T14:42:00Z">
              <w:r>
                <w:t xml:space="preserve">      &lt;/xs:element&gt;</w:t>
              </w:r>
            </w:ins>
          </w:p>
          <w:p w14:paraId="57CDA7C1" w14:textId="77777777" w:rsidR="00105B1A" w:rsidRDefault="00105B1A" w:rsidP="00105B1A">
            <w:pPr>
              <w:pStyle w:val="XML1"/>
              <w:rPr>
                <w:ins w:id="13238" w:author="Thomas Dietz" w:date="2012-08-13T14:42:00Z"/>
              </w:rPr>
            </w:pPr>
            <w:ins w:id="13239" w:author="Thomas Dietz" w:date="2012-08-13T14:42:00Z">
              <w:r>
                <w:t xml:space="preserve">      &lt;xs:element name="apply-actions"&gt;</w:t>
              </w:r>
            </w:ins>
          </w:p>
          <w:p w14:paraId="07A983F3" w14:textId="77777777" w:rsidR="00105B1A" w:rsidRDefault="00105B1A" w:rsidP="00105B1A">
            <w:pPr>
              <w:pStyle w:val="XML1"/>
              <w:rPr>
                <w:ins w:id="13240" w:author="Thomas Dietz" w:date="2012-08-13T14:42:00Z"/>
              </w:rPr>
            </w:pPr>
            <w:ins w:id="13241" w:author="Thomas Dietz" w:date="2012-08-13T14:42:00Z">
              <w:r>
                <w:t xml:space="preserve">        &lt;xs:annotation&gt;</w:t>
              </w:r>
            </w:ins>
          </w:p>
          <w:p w14:paraId="0D37C192" w14:textId="77777777" w:rsidR="00105B1A" w:rsidRDefault="00105B1A" w:rsidP="00105B1A">
            <w:pPr>
              <w:pStyle w:val="XML1"/>
              <w:rPr>
                <w:ins w:id="13242" w:author="Thomas Dietz" w:date="2012-08-13T14:42:00Z"/>
              </w:rPr>
            </w:pPr>
            <w:ins w:id="13243" w:author="Thomas Dietz" w:date="2012-08-13T14:42:00Z">
              <w:r>
                <w:t xml:space="preserve">          &lt;xs:documentation&gt;</w:t>
              </w:r>
            </w:ins>
          </w:p>
          <w:p w14:paraId="2F09ABAC" w14:textId="77777777" w:rsidR="00105B1A" w:rsidRDefault="00105B1A" w:rsidP="00105B1A">
            <w:pPr>
              <w:pStyle w:val="XML1"/>
              <w:rPr>
                <w:ins w:id="13244" w:author="Thomas Dietz" w:date="2012-08-13T14:42:00Z"/>
              </w:rPr>
            </w:pPr>
            <w:ins w:id="13245" w:author="Thomas Dietz" w:date="2012-08-13T14:42:00Z">
              <w:r>
                <w:t xml:space="preserve">            The list of all apply action types supported by</w:t>
              </w:r>
            </w:ins>
          </w:p>
          <w:p w14:paraId="210BB0B7" w14:textId="77777777" w:rsidR="00105B1A" w:rsidRDefault="00105B1A" w:rsidP="00105B1A">
            <w:pPr>
              <w:pStyle w:val="XML1"/>
              <w:rPr>
                <w:ins w:id="13246" w:author="Thomas Dietz" w:date="2012-08-13T14:42:00Z"/>
              </w:rPr>
            </w:pPr>
            <w:ins w:id="13247" w:author="Thomas Dietz" w:date="2012-08-13T14:42:00Z">
              <w:r>
                <w:t xml:space="preserve">            the flow table.</w:t>
              </w:r>
            </w:ins>
          </w:p>
          <w:p w14:paraId="58871E0B" w14:textId="77777777" w:rsidR="00105B1A" w:rsidRDefault="00105B1A" w:rsidP="00105B1A">
            <w:pPr>
              <w:pStyle w:val="XML1"/>
              <w:rPr>
                <w:ins w:id="13248" w:author="Thomas Dietz" w:date="2012-08-13T14:42:00Z"/>
              </w:rPr>
            </w:pPr>
            <w:ins w:id="13249" w:author="Thomas Dietz" w:date="2012-08-13T14:42:00Z">
              <w:r>
                <w:t xml:space="preserve">          &lt;/xs:documentation&gt;</w:t>
              </w:r>
            </w:ins>
          </w:p>
          <w:p w14:paraId="5298635D" w14:textId="77777777" w:rsidR="00105B1A" w:rsidRDefault="00105B1A" w:rsidP="00105B1A">
            <w:pPr>
              <w:pStyle w:val="XML1"/>
              <w:rPr>
                <w:ins w:id="13250" w:author="Thomas Dietz" w:date="2012-08-13T14:42:00Z"/>
              </w:rPr>
            </w:pPr>
            <w:ins w:id="13251" w:author="Thomas Dietz" w:date="2012-08-13T14:42:00Z">
              <w:r>
                <w:t xml:space="preserve">        &lt;/xs:annotation&gt;</w:t>
              </w:r>
            </w:ins>
          </w:p>
          <w:p w14:paraId="3B28B8AF" w14:textId="77777777" w:rsidR="00105B1A" w:rsidRDefault="00105B1A" w:rsidP="00105B1A">
            <w:pPr>
              <w:pStyle w:val="XML1"/>
              <w:rPr>
                <w:ins w:id="13252" w:author="Thomas Dietz" w:date="2012-08-13T14:42:00Z"/>
              </w:rPr>
            </w:pPr>
            <w:ins w:id="13253" w:author="Thomas Dietz" w:date="2012-08-13T14:42:00Z">
              <w:r>
                <w:t xml:space="preserve">        &lt;xs:complexType&gt;</w:t>
              </w:r>
            </w:ins>
          </w:p>
          <w:p w14:paraId="2441D982" w14:textId="77777777" w:rsidR="00105B1A" w:rsidRDefault="00105B1A" w:rsidP="00105B1A">
            <w:pPr>
              <w:pStyle w:val="XML1"/>
              <w:rPr>
                <w:ins w:id="13254" w:author="Thomas Dietz" w:date="2012-08-13T14:42:00Z"/>
              </w:rPr>
            </w:pPr>
            <w:ins w:id="13255" w:author="Thomas Dietz" w:date="2012-08-13T14:42:00Z">
              <w:r>
                <w:t xml:space="preserve">          &lt;xs:sequence&gt;</w:t>
              </w:r>
            </w:ins>
          </w:p>
          <w:p w14:paraId="0D421218" w14:textId="77777777" w:rsidR="00105B1A" w:rsidRDefault="00105B1A" w:rsidP="00105B1A">
            <w:pPr>
              <w:pStyle w:val="XML1"/>
              <w:rPr>
                <w:ins w:id="13256" w:author="Thomas Dietz" w:date="2012-08-13T14:42:00Z"/>
              </w:rPr>
            </w:pPr>
            <w:ins w:id="13257" w:author="Thomas Dietz" w:date="2012-08-13T14:42:00Z">
              <w:r>
                <w:t xml:space="preserve">            &lt;xs:element name="type" minOccurs="0" maxOccurs="unbounded"  type="OFActionType"/&gt;</w:t>
              </w:r>
            </w:ins>
          </w:p>
          <w:p w14:paraId="3ABCC93C" w14:textId="77777777" w:rsidR="00105B1A" w:rsidRDefault="00105B1A" w:rsidP="00105B1A">
            <w:pPr>
              <w:pStyle w:val="XML1"/>
              <w:rPr>
                <w:ins w:id="13258" w:author="Thomas Dietz" w:date="2012-08-13T14:42:00Z"/>
              </w:rPr>
            </w:pPr>
            <w:ins w:id="13259" w:author="Thomas Dietz" w:date="2012-08-13T14:42:00Z">
              <w:r>
                <w:t xml:space="preserve">          &lt;/xs:sequence&gt;</w:t>
              </w:r>
            </w:ins>
          </w:p>
          <w:p w14:paraId="7780C435" w14:textId="77777777" w:rsidR="00105B1A" w:rsidRDefault="00105B1A" w:rsidP="00105B1A">
            <w:pPr>
              <w:pStyle w:val="XML1"/>
              <w:rPr>
                <w:ins w:id="13260" w:author="Thomas Dietz" w:date="2012-08-13T14:42:00Z"/>
              </w:rPr>
            </w:pPr>
            <w:ins w:id="13261" w:author="Thomas Dietz" w:date="2012-08-13T14:42:00Z">
              <w:r>
                <w:t xml:space="preserve">        &lt;/xs:complexType&gt;</w:t>
              </w:r>
            </w:ins>
          </w:p>
          <w:p w14:paraId="21F4150D" w14:textId="77777777" w:rsidR="00105B1A" w:rsidRDefault="00105B1A" w:rsidP="00105B1A">
            <w:pPr>
              <w:pStyle w:val="XML1"/>
              <w:rPr>
                <w:ins w:id="13262" w:author="Thomas Dietz" w:date="2012-08-13T14:42:00Z"/>
              </w:rPr>
            </w:pPr>
            <w:ins w:id="13263" w:author="Thomas Dietz" w:date="2012-08-13T14:42:00Z">
              <w:r>
                <w:t xml:space="preserve">      &lt;/xs:element&gt;</w:t>
              </w:r>
            </w:ins>
          </w:p>
          <w:p w14:paraId="2BD84780" w14:textId="77777777" w:rsidR="00105B1A" w:rsidRDefault="00105B1A" w:rsidP="00105B1A">
            <w:pPr>
              <w:pStyle w:val="XML1"/>
              <w:rPr>
                <w:ins w:id="13264" w:author="Thomas Dietz" w:date="2012-08-13T14:42:00Z"/>
              </w:rPr>
            </w:pPr>
            <w:ins w:id="13265" w:author="Thomas Dietz" w:date="2012-08-13T14:42:00Z">
              <w:r>
                <w:t xml:space="preserve">      &lt;xs:element name="write-setfields"&gt;</w:t>
              </w:r>
            </w:ins>
          </w:p>
          <w:p w14:paraId="233BC0AF" w14:textId="77777777" w:rsidR="00105B1A" w:rsidRDefault="00105B1A" w:rsidP="00105B1A">
            <w:pPr>
              <w:pStyle w:val="XML1"/>
              <w:rPr>
                <w:ins w:id="13266" w:author="Thomas Dietz" w:date="2012-08-13T14:42:00Z"/>
              </w:rPr>
            </w:pPr>
            <w:ins w:id="13267" w:author="Thomas Dietz" w:date="2012-08-13T14:42:00Z">
              <w:r>
                <w:t xml:space="preserve">        &lt;xs:annotation&gt;</w:t>
              </w:r>
            </w:ins>
          </w:p>
          <w:p w14:paraId="465BC27B" w14:textId="77777777" w:rsidR="00105B1A" w:rsidRDefault="00105B1A" w:rsidP="00105B1A">
            <w:pPr>
              <w:pStyle w:val="XML1"/>
              <w:rPr>
                <w:ins w:id="13268" w:author="Thomas Dietz" w:date="2012-08-13T14:42:00Z"/>
              </w:rPr>
            </w:pPr>
            <w:ins w:id="13269" w:author="Thomas Dietz" w:date="2012-08-13T14:42:00Z">
              <w:r>
                <w:t xml:space="preserve">          &lt;xs:documentation&gt;</w:t>
              </w:r>
            </w:ins>
          </w:p>
          <w:p w14:paraId="4940B868" w14:textId="77777777" w:rsidR="00105B1A" w:rsidRDefault="00105B1A" w:rsidP="00105B1A">
            <w:pPr>
              <w:pStyle w:val="XML1"/>
              <w:rPr>
                <w:ins w:id="13270" w:author="Thomas Dietz" w:date="2012-08-13T14:42:00Z"/>
              </w:rPr>
            </w:pPr>
            <w:ins w:id="13271" w:author="Thomas Dietz" w:date="2012-08-13T14:42:00Z">
              <w:r>
                <w:t xml:space="preserve">            The list of all 'set-field' action types </w:t>
              </w:r>
            </w:ins>
          </w:p>
          <w:p w14:paraId="52EF51CF" w14:textId="77777777" w:rsidR="00105B1A" w:rsidRDefault="00105B1A" w:rsidP="00105B1A">
            <w:pPr>
              <w:pStyle w:val="XML1"/>
              <w:rPr>
                <w:ins w:id="13272" w:author="Thomas Dietz" w:date="2012-08-13T14:42:00Z"/>
              </w:rPr>
            </w:pPr>
            <w:ins w:id="13273" w:author="Thomas Dietz" w:date="2012-08-13T14:42:00Z">
              <w:r>
                <w:t xml:space="preserve">            supported by the table using write actions.</w:t>
              </w:r>
            </w:ins>
          </w:p>
          <w:p w14:paraId="42225ED8" w14:textId="77777777" w:rsidR="00105B1A" w:rsidRDefault="00105B1A" w:rsidP="00105B1A">
            <w:pPr>
              <w:pStyle w:val="XML1"/>
              <w:rPr>
                <w:ins w:id="13274" w:author="Thomas Dietz" w:date="2012-08-13T14:42:00Z"/>
              </w:rPr>
            </w:pPr>
            <w:ins w:id="13275" w:author="Thomas Dietz" w:date="2012-08-13T14:42:00Z">
              <w:r>
                <w:t xml:space="preserve">          &lt;/xs:documentation&gt;</w:t>
              </w:r>
            </w:ins>
          </w:p>
          <w:p w14:paraId="3B9D6CD8" w14:textId="77777777" w:rsidR="00105B1A" w:rsidRDefault="00105B1A" w:rsidP="00105B1A">
            <w:pPr>
              <w:pStyle w:val="XML1"/>
              <w:rPr>
                <w:ins w:id="13276" w:author="Thomas Dietz" w:date="2012-08-13T14:42:00Z"/>
              </w:rPr>
            </w:pPr>
            <w:ins w:id="13277" w:author="Thomas Dietz" w:date="2012-08-13T14:42:00Z">
              <w:r>
                <w:t xml:space="preserve">        &lt;/xs:annotation&gt;</w:t>
              </w:r>
            </w:ins>
          </w:p>
          <w:p w14:paraId="21657549" w14:textId="77777777" w:rsidR="00105B1A" w:rsidRDefault="00105B1A" w:rsidP="00105B1A">
            <w:pPr>
              <w:pStyle w:val="XML1"/>
              <w:rPr>
                <w:ins w:id="13278" w:author="Thomas Dietz" w:date="2012-08-13T14:42:00Z"/>
              </w:rPr>
            </w:pPr>
            <w:ins w:id="13279" w:author="Thomas Dietz" w:date="2012-08-13T14:42:00Z">
              <w:r>
                <w:t xml:space="preserve">        &lt;xs:complexType&gt;</w:t>
              </w:r>
            </w:ins>
          </w:p>
          <w:p w14:paraId="4C512AB0" w14:textId="77777777" w:rsidR="00105B1A" w:rsidRDefault="00105B1A" w:rsidP="00105B1A">
            <w:pPr>
              <w:pStyle w:val="XML1"/>
              <w:rPr>
                <w:ins w:id="13280" w:author="Thomas Dietz" w:date="2012-08-13T14:42:00Z"/>
              </w:rPr>
            </w:pPr>
            <w:ins w:id="13281" w:author="Thomas Dietz" w:date="2012-08-13T14:42:00Z">
              <w:r>
                <w:t xml:space="preserve">          &lt;xs:sequence&gt;</w:t>
              </w:r>
            </w:ins>
          </w:p>
          <w:p w14:paraId="60DF927A" w14:textId="77777777" w:rsidR="00105B1A" w:rsidRDefault="00105B1A" w:rsidP="00105B1A">
            <w:pPr>
              <w:pStyle w:val="XML1"/>
              <w:rPr>
                <w:ins w:id="13282" w:author="Thomas Dietz" w:date="2012-08-13T14:42:00Z"/>
              </w:rPr>
            </w:pPr>
            <w:ins w:id="13283" w:author="Thomas Dietz" w:date="2012-08-13T14:42:00Z">
              <w:r>
                <w:t xml:space="preserve">            &lt;xs:element name="type" minOccurs="0" maxOccurs="unbounded"  type="OFMatchFieldType"/&gt;</w:t>
              </w:r>
            </w:ins>
          </w:p>
          <w:p w14:paraId="7C034BC7" w14:textId="77777777" w:rsidR="00105B1A" w:rsidRDefault="00105B1A" w:rsidP="00105B1A">
            <w:pPr>
              <w:pStyle w:val="XML1"/>
              <w:rPr>
                <w:ins w:id="13284" w:author="Thomas Dietz" w:date="2012-08-13T14:42:00Z"/>
              </w:rPr>
            </w:pPr>
            <w:ins w:id="13285" w:author="Thomas Dietz" w:date="2012-08-13T14:42:00Z">
              <w:r>
                <w:t xml:space="preserve">          &lt;/xs:sequence&gt;</w:t>
              </w:r>
            </w:ins>
          </w:p>
          <w:p w14:paraId="257EFBFE" w14:textId="77777777" w:rsidR="00105B1A" w:rsidRDefault="00105B1A" w:rsidP="00105B1A">
            <w:pPr>
              <w:pStyle w:val="XML1"/>
              <w:rPr>
                <w:ins w:id="13286" w:author="Thomas Dietz" w:date="2012-08-13T14:42:00Z"/>
              </w:rPr>
            </w:pPr>
            <w:ins w:id="13287" w:author="Thomas Dietz" w:date="2012-08-13T14:42:00Z">
              <w:r>
                <w:t xml:space="preserve">        &lt;/xs:complexType&gt;</w:t>
              </w:r>
            </w:ins>
          </w:p>
          <w:p w14:paraId="13960BEE" w14:textId="77777777" w:rsidR="00105B1A" w:rsidRDefault="00105B1A" w:rsidP="00105B1A">
            <w:pPr>
              <w:pStyle w:val="XML1"/>
              <w:rPr>
                <w:ins w:id="13288" w:author="Thomas Dietz" w:date="2012-08-13T14:42:00Z"/>
              </w:rPr>
            </w:pPr>
            <w:ins w:id="13289" w:author="Thomas Dietz" w:date="2012-08-13T14:42:00Z">
              <w:r>
                <w:t xml:space="preserve">      &lt;/xs:element&gt;</w:t>
              </w:r>
            </w:ins>
          </w:p>
          <w:p w14:paraId="7E5455F7" w14:textId="77777777" w:rsidR="00105B1A" w:rsidRDefault="00105B1A" w:rsidP="00105B1A">
            <w:pPr>
              <w:pStyle w:val="XML1"/>
              <w:rPr>
                <w:ins w:id="13290" w:author="Thomas Dietz" w:date="2012-08-13T14:42:00Z"/>
              </w:rPr>
            </w:pPr>
            <w:ins w:id="13291" w:author="Thomas Dietz" w:date="2012-08-13T14:42:00Z">
              <w:r>
                <w:t xml:space="preserve">      &lt;xs:element name="apply-setfields"&gt;</w:t>
              </w:r>
            </w:ins>
          </w:p>
          <w:p w14:paraId="0472E0E4" w14:textId="77777777" w:rsidR="00105B1A" w:rsidRDefault="00105B1A" w:rsidP="00105B1A">
            <w:pPr>
              <w:pStyle w:val="XML1"/>
              <w:rPr>
                <w:ins w:id="13292" w:author="Thomas Dietz" w:date="2012-08-13T14:42:00Z"/>
              </w:rPr>
            </w:pPr>
            <w:ins w:id="13293" w:author="Thomas Dietz" w:date="2012-08-13T14:42:00Z">
              <w:r>
                <w:t xml:space="preserve">        &lt;xs:annotation&gt;</w:t>
              </w:r>
            </w:ins>
          </w:p>
          <w:p w14:paraId="462A3D8E" w14:textId="77777777" w:rsidR="00105B1A" w:rsidRDefault="00105B1A" w:rsidP="00105B1A">
            <w:pPr>
              <w:pStyle w:val="XML1"/>
              <w:rPr>
                <w:ins w:id="13294" w:author="Thomas Dietz" w:date="2012-08-13T14:42:00Z"/>
              </w:rPr>
            </w:pPr>
            <w:ins w:id="13295" w:author="Thomas Dietz" w:date="2012-08-13T14:42:00Z">
              <w:r>
                <w:t xml:space="preserve">          &lt;xs:documentation&gt;</w:t>
              </w:r>
            </w:ins>
          </w:p>
          <w:p w14:paraId="5D88494D" w14:textId="77777777" w:rsidR="00105B1A" w:rsidRDefault="00105B1A" w:rsidP="00105B1A">
            <w:pPr>
              <w:pStyle w:val="XML1"/>
              <w:rPr>
                <w:ins w:id="13296" w:author="Thomas Dietz" w:date="2012-08-13T14:42:00Z"/>
              </w:rPr>
            </w:pPr>
            <w:ins w:id="13297" w:author="Thomas Dietz" w:date="2012-08-13T14:42:00Z">
              <w:r>
                <w:t xml:space="preserve">            The list of all 'set-field' action types </w:t>
              </w:r>
            </w:ins>
          </w:p>
          <w:p w14:paraId="5070EB35" w14:textId="77777777" w:rsidR="00105B1A" w:rsidRDefault="00105B1A" w:rsidP="00105B1A">
            <w:pPr>
              <w:pStyle w:val="XML1"/>
              <w:rPr>
                <w:ins w:id="13298" w:author="Thomas Dietz" w:date="2012-08-13T14:42:00Z"/>
              </w:rPr>
            </w:pPr>
            <w:ins w:id="13299" w:author="Thomas Dietz" w:date="2012-08-13T14:42:00Z">
              <w:r>
                <w:t xml:space="preserve">            supported by the table using apply actions.</w:t>
              </w:r>
            </w:ins>
          </w:p>
          <w:p w14:paraId="16FC4119" w14:textId="77777777" w:rsidR="00105B1A" w:rsidRDefault="00105B1A" w:rsidP="00105B1A">
            <w:pPr>
              <w:pStyle w:val="XML1"/>
              <w:rPr>
                <w:ins w:id="13300" w:author="Thomas Dietz" w:date="2012-08-13T14:42:00Z"/>
              </w:rPr>
            </w:pPr>
            <w:ins w:id="13301" w:author="Thomas Dietz" w:date="2012-08-13T14:42:00Z">
              <w:r>
                <w:t xml:space="preserve">          &lt;/xs:documentation&gt;</w:t>
              </w:r>
            </w:ins>
          </w:p>
          <w:p w14:paraId="665A24AF" w14:textId="77777777" w:rsidR="00105B1A" w:rsidRDefault="00105B1A" w:rsidP="00105B1A">
            <w:pPr>
              <w:pStyle w:val="XML1"/>
              <w:rPr>
                <w:ins w:id="13302" w:author="Thomas Dietz" w:date="2012-08-13T14:42:00Z"/>
              </w:rPr>
            </w:pPr>
            <w:ins w:id="13303" w:author="Thomas Dietz" w:date="2012-08-13T14:42:00Z">
              <w:r>
                <w:t xml:space="preserve">        &lt;/xs:annotation&gt;</w:t>
              </w:r>
            </w:ins>
          </w:p>
          <w:p w14:paraId="2B3E4E27" w14:textId="77777777" w:rsidR="00105B1A" w:rsidRDefault="00105B1A" w:rsidP="00105B1A">
            <w:pPr>
              <w:pStyle w:val="XML1"/>
              <w:rPr>
                <w:ins w:id="13304" w:author="Thomas Dietz" w:date="2012-08-13T14:42:00Z"/>
              </w:rPr>
            </w:pPr>
            <w:ins w:id="13305" w:author="Thomas Dietz" w:date="2012-08-13T14:42:00Z">
              <w:r>
                <w:t xml:space="preserve">        &lt;xs:complexType&gt;</w:t>
              </w:r>
            </w:ins>
          </w:p>
          <w:p w14:paraId="1048FC52" w14:textId="77777777" w:rsidR="00105B1A" w:rsidRDefault="00105B1A" w:rsidP="00105B1A">
            <w:pPr>
              <w:pStyle w:val="XML1"/>
              <w:rPr>
                <w:ins w:id="13306" w:author="Thomas Dietz" w:date="2012-08-13T14:42:00Z"/>
              </w:rPr>
            </w:pPr>
            <w:ins w:id="13307" w:author="Thomas Dietz" w:date="2012-08-13T14:42:00Z">
              <w:r>
                <w:t xml:space="preserve">          &lt;xs:sequence&gt;</w:t>
              </w:r>
            </w:ins>
          </w:p>
          <w:p w14:paraId="5B049A92" w14:textId="77777777" w:rsidR="00105B1A" w:rsidRDefault="00105B1A" w:rsidP="00105B1A">
            <w:pPr>
              <w:pStyle w:val="XML1"/>
              <w:rPr>
                <w:ins w:id="13308" w:author="Thomas Dietz" w:date="2012-08-13T14:42:00Z"/>
              </w:rPr>
            </w:pPr>
            <w:ins w:id="13309" w:author="Thomas Dietz" w:date="2012-08-13T14:42:00Z">
              <w:r>
                <w:t xml:space="preserve">            &lt;xs:element name="type" minOccurs="0" maxOccurs="unbounded"  type="OFMatchFieldType"/&gt;</w:t>
              </w:r>
            </w:ins>
          </w:p>
          <w:p w14:paraId="5AAAC980" w14:textId="77777777" w:rsidR="00105B1A" w:rsidRDefault="00105B1A" w:rsidP="00105B1A">
            <w:pPr>
              <w:pStyle w:val="XML1"/>
              <w:rPr>
                <w:ins w:id="13310" w:author="Thomas Dietz" w:date="2012-08-13T14:42:00Z"/>
              </w:rPr>
            </w:pPr>
            <w:ins w:id="13311" w:author="Thomas Dietz" w:date="2012-08-13T14:42:00Z">
              <w:r>
                <w:t xml:space="preserve">          &lt;/xs:sequence&gt;</w:t>
              </w:r>
            </w:ins>
          </w:p>
          <w:p w14:paraId="65011401" w14:textId="77777777" w:rsidR="00105B1A" w:rsidRDefault="00105B1A" w:rsidP="00105B1A">
            <w:pPr>
              <w:pStyle w:val="XML1"/>
              <w:rPr>
                <w:ins w:id="13312" w:author="Thomas Dietz" w:date="2012-08-13T14:42:00Z"/>
              </w:rPr>
            </w:pPr>
            <w:ins w:id="13313" w:author="Thomas Dietz" w:date="2012-08-13T14:42:00Z">
              <w:r>
                <w:t xml:space="preserve">        &lt;/xs:complexType&gt;</w:t>
              </w:r>
            </w:ins>
          </w:p>
          <w:p w14:paraId="756968C4" w14:textId="77777777" w:rsidR="00105B1A" w:rsidRDefault="00105B1A" w:rsidP="00105B1A">
            <w:pPr>
              <w:pStyle w:val="XML1"/>
              <w:rPr>
                <w:ins w:id="13314" w:author="Thomas Dietz" w:date="2012-08-13T14:42:00Z"/>
              </w:rPr>
            </w:pPr>
            <w:ins w:id="13315" w:author="Thomas Dietz" w:date="2012-08-13T14:42:00Z">
              <w:r>
                <w:t xml:space="preserve">      &lt;/xs:element&gt;</w:t>
              </w:r>
            </w:ins>
          </w:p>
          <w:p w14:paraId="67E51173" w14:textId="77777777" w:rsidR="00105B1A" w:rsidRDefault="00105B1A" w:rsidP="00105B1A">
            <w:pPr>
              <w:pStyle w:val="XML1"/>
              <w:rPr>
                <w:ins w:id="13316" w:author="Thomas Dietz" w:date="2012-08-13T14:42:00Z"/>
              </w:rPr>
            </w:pPr>
            <w:ins w:id="13317" w:author="Thomas Dietz" w:date="2012-08-13T14:42:00Z">
              <w:r>
                <w:t xml:space="preserve">      &lt;xs:element name="wildcards"&gt;</w:t>
              </w:r>
            </w:ins>
          </w:p>
          <w:p w14:paraId="59DB5858" w14:textId="77777777" w:rsidR="00105B1A" w:rsidRDefault="00105B1A" w:rsidP="00105B1A">
            <w:pPr>
              <w:pStyle w:val="XML1"/>
              <w:rPr>
                <w:ins w:id="13318" w:author="Thomas Dietz" w:date="2012-08-13T14:42:00Z"/>
              </w:rPr>
            </w:pPr>
            <w:ins w:id="13319" w:author="Thomas Dietz" w:date="2012-08-13T14:42:00Z">
              <w:r>
                <w:t xml:space="preserve">        &lt;xs:annotation&gt;</w:t>
              </w:r>
            </w:ins>
          </w:p>
          <w:p w14:paraId="4ED91391" w14:textId="77777777" w:rsidR="00105B1A" w:rsidRDefault="00105B1A" w:rsidP="00105B1A">
            <w:pPr>
              <w:pStyle w:val="XML1"/>
              <w:rPr>
                <w:ins w:id="13320" w:author="Thomas Dietz" w:date="2012-08-13T14:42:00Z"/>
              </w:rPr>
            </w:pPr>
            <w:ins w:id="13321" w:author="Thomas Dietz" w:date="2012-08-13T14:42:00Z">
              <w:r>
                <w:t xml:space="preserve">          &lt;xs:documentation&gt;</w:t>
              </w:r>
            </w:ins>
          </w:p>
          <w:p w14:paraId="78D07538" w14:textId="77777777" w:rsidR="00105B1A" w:rsidRDefault="00105B1A" w:rsidP="00105B1A">
            <w:pPr>
              <w:pStyle w:val="XML1"/>
              <w:rPr>
                <w:ins w:id="13322" w:author="Thomas Dietz" w:date="2012-08-13T14:42:00Z"/>
              </w:rPr>
            </w:pPr>
            <w:ins w:id="13323" w:author="Thomas Dietz" w:date="2012-08-13T14:42:00Z">
              <w:r>
                <w:t xml:space="preserve">            The list of all fields for which the table </w:t>
              </w:r>
            </w:ins>
          </w:p>
          <w:p w14:paraId="702DD37C" w14:textId="77777777" w:rsidR="00105B1A" w:rsidRDefault="00105B1A" w:rsidP="00105B1A">
            <w:pPr>
              <w:pStyle w:val="XML1"/>
              <w:rPr>
                <w:ins w:id="13324" w:author="Thomas Dietz" w:date="2012-08-13T14:42:00Z"/>
              </w:rPr>
            </w:pPr>
            <w:ins w:id="13325" w:author="Thomas Dietz" w:date="2012-08-13T14:42:00Z">
              <w:r>
                <w:t xml:space="preserve">            supports wildcarding.</w:t>
              </w:r>
            </w:ins>
          </w:p>
          <w:p w14:paraId="29173CB3" w14:textId="77777777" w:rsidR="00105B1A" w:rsidRDefault="00105B1A" w:rsidP="00105B1A">
            <w:pPr>
              <w:pStyle w:val="XML1"/>
              <w:rPr>
                <w:ins w:id="13326" w:author="Thomas Dietz" w:date="2012-08-13T14:42:00Z"/>
              </w:rPr>
            </w:pPr>
            <w:ins w:id="13327" w:author="Thomas Dietz" w:date="2012-08-13T14:42:00Z">
              <w:r>
                <w:t xml:space="preserve">          &lt;/xs:documentation&gt;</w:t>
              </w:r>
            </w:ins>
          </w:p>
          <w:p w14:paraId="7B807438" w14:textId="77777777" w:rsidR="00105B1A" w:rsidRDefault="00105B1A" w:rsidP="00105B1A">
            <w:pPr>
              <w:pStyle w:val="XML1"/>
              <w:rPr>
                <w:ins w:id="13328" w:author="Thomas Dietz" w:date="2012-08-13T14:42:00Z"/>
              </w:rPr>
            </w:pPr>
            <w:ins w:id="13329" w:author="Thomas Dietz" w:date="2012-08-13T14:42:00Z">
              <w:r>
                <w:lastRenderedPageBreak/>
                <w:t xml:space="preserve">        &lt;/xs:annotation&gt;</w:t>
              </w:r>
            </w:ins>
          </w:p>
          <w:p w14:paraId="09F77658" w14:textId="77777777" w:rsidR="00105B1A" w:rsidRDefault="00105B1A" w:rsidP="00105B1A">
            <w:pPr>
              <w:pStyle w:val="XML1"/>
              <w:rPr>
                <w:ins w:id="13330" w:author="Thomas Dietz" w:date="2012-08-13T14:42:00Z"/>
              </w:rPr>
            </w:pPr>
            <w:ins w:id="13331" w:author="Thomas Dietz" w:date="2012-08-13T14:42:00Z">
              <w:r>
                <w:t xml:space="preserve">        &lt;xs:complexType&gt;</w:t>
              </w:r>
            </w:ins>
          </w:p>
          <w:p w14:paraId="7583B3F4" w14:textId="77777777" w:rsidR="00105B1A" w:rsidRDefault="00105B1A" w:rsidP="00105B1A">
            <w:pPr>
              <w:pStyle w:val="XML1"/>
              <w:rPr>
                <w:ins w:id="13332" w:author="Thomas Dietz" w:date="2012-08-13T14:42:00Z"/>
              </w:rPr>
            </w:pPr>
            <w:ins w:id="13333" w:author="Thomas Dietz" w:date="2012-08-13T14:42:00Z">
              <w:r>
                <w:t xml:space="preserve">          &lt;xs:sequence&gt;</w:t>
              </w:r>
            </w:ins>
          </w:p>
          <w:p w14:paraId="589B9B5D" w14:textId="77777777" w:rsidR="00105B1A" w:rsidRDefault="00105B1A" w:rsidP="00105B1A">
            <w:pPr>
              <w:pStyle w:val="XML1"/>
              <w:rPr>
                <w:ins w:id="13334" w:author="Thomas Dietz" w:date="2012-08-13T14:42:00Z"/>
              </w:rPr>
            </w:pPr>
            <w:ins w:id="13335" w:author="Thomas Dietz" w:date="2012-08-13T14:42:00Z">
              <w:r>
                <w:t xml:space="preserve">            &lt;xs:element name="type" minOccurs="0" maxOccurs="unbounded"  type="OFMatchFieldType"/&gt;</w:t>
              </w:r>
            </w:ins>
          </w:p>
          <w:p w14:paraId="64A4250F" w14:textId="77777777" w:rsidR="00105B1A" w:rsidRDefault="00105B1A" w:rsidP="00105B1A">
            <w:pPr>
              <w:pStyle w:val="XML1"/>
              <w:rPr>
                <w:ins w:id="13336" w:author="Thomas Dietz" w:date="2012-08-13T14:42:00Z"/>
              </w:rPr>
            </w:pPr>
            <w:ins w:id="13337" w:author="Thomas Dietz" w:date="2012-08-13T14:42:00Z">
              <w:r>
                <w:t xml:space="preserve">          &lt;/xs:sequence&gt;</w:t>
              </w:r>
            </w:ins>
          </w:p>
          <w:p w14:paraId="082EAE55" w14:textId="77777777" w:rsidR="00105B1A" w:rsidRDefault="00105B1A" w:rsidP="00105B1A">
            <w:pPr>
              <w:pStyle w:val="XML1"/>
              <w:rPr>
                <w:ins w:id="13338" w:author="Thomas Dietz" w:date="2012-08-13T14:42:00Z"/>
              </w:rPr>
            </w:pPr>
            <w:ins w:id="13339" w:author="Thomas Dietz" w:date="2012-08-13T14:42:00Z">
              <w:r>
                <w:t xml:space="preserve">        &lt;/xs:complexType&gt;</w:t>
              </w:r>
            </w:ins>
          </w:p>
          <w:p w14:paraId="01E2AC5A" w14:textId="77777777" w:rsidR="00105B1A" w:rsidRDefault="00105B1A" w:rsidP="00105B1A">
            <w:pPr>
              <w:pStyle w:val="XML1"/>
              <w:rPr>
                <w:ins w:id="13340" w:author="Thomas Dietz" w:date="2012-08-13T14:42:00Z"/>
              </w:rPr>
            </w:pPr>
            <w:ins w:id="13341" w:author="Thomas Dietz" w:date="2012-08-13T14:42:00Z">
              <w:r>
                <w:t xml:space="preserve">      &lt;/xs:element&gt;</w:t>
              </w:r>
            </w:ins>
          </w:p>
          <w:p w14:paraId="6FFAB862" w14:textId="77777777" w:rsidR="00105B1A" w:rsidRDefault="00105B1A" w:rsidP="00105B1A">
            <w:pPr>
              <w:pStyle w:val="XML1"/>
              <w:rPr>
                <w:ins w:id="13342" w:author="Thomas Dietz" w:date="2012-08-13T14:42:00Z"/>
              </w:rPr>
            </w:pPr>
            <w:ins w:id="13343" w:author="Thomas Dietz" w:date="2012-08-13T14:42:00Z">
              <w:r>
                <w:t xml:space="preserve">      &lt;xs:element name="metadata-match"  type="hex-binary"&gt;</w:t>
              </w:r>
            </w:ins>
          </w:p>
          <w:p w14:paraId="00807095" w14:textId="77777777" w:rsidR="00105B1A" w:rsidRDefault="00105B1A" w:rsidP="00105B1A">
            <w:pPr>
              <w:pStyle w:val="XML1"/>
              <w:rPr>
                <w:ins w:id="13344" w:author="Thomas Dietz" w:date="2012-08-13T14:42:00Z"/>
              </w:rPr>
            </w:pPr>
            <w:ins w:id="13345" w:author="Thomas Dietz" w:date="2012-08-13T14:42:00Z">
              <w:r>
                <w:t xml:space="preserve">        &lt;xs:annotation&gt;</w:t>
              </w:r>
            </w:ins>
          </w:p>
          <w:p w14:paraId="5A6BBA9A" w14:textId="77777777" w:rsidR="00105B1A" w:rsidRDefault="00105B1A" w:rsidP="00105B1A">
            <w:pPr>
              <w:pStyle w:val="XML1"/>
              <w:rPr>
                <w:ins w:id="13346" w:author="Thomas Dietz" w:date="2012-08-13T14:42:00Z"/>
              </w:rPr>
            </w:pPr>
            <w:ins w:id="13347" w:author="Thomas Dietz" w:date="2012-08-13T14:42:00Z">
              <w:r>
                <w:t xml:space="preserve">          &lt;xs:documentation&gt;</w:t>
              </w:r>
            </w:ins>
          </w:p>
          <w:p w14:paraId="71E281CE" w14:textId="77777777" w:rsidR="00105B1A" w:rsidRDefault="00105B1A" w:rsidP="00105B1A">
            <w:pPr>
              <w:pStyle w:val="XML1"/>
              <w:rPr>
                <w:ins w:id="13348" w:author="Thomas Dietz" w:date="2012-08-13T14:42:00Z"/>
              </w:rPr>
            </w:pPr>
            <w:ins w:id="13349" w:author="Thomas Dietz" w:date="2012-08-13T14:42:00Z">
              <w:r>
                <w:t xml:space="preserve">            This element indicates the bits of the metadata </w:t>
              </w:r>
            </w:ins>
          </w:p>
          <w:p w14:paraId="199ABBAB" w14:textId="77777777" w:rsidR="00105B1A" w:rsidRDefault="00105B1A" w:rsidP="00105B1A">
            <w:pPr>
              <w:pStyle w:val="XML1"/>
              <w:rPr>
                <w:ins w:id="13350" w:author="Thomas Dietz" w:date="2012-08-13T14:42:00Z"/>
              </w:rPr>
            </w:pPr>
            <w:ins w:id="13351" w:author="Thomas Dietz" w:date="2012-08-13T14:42:00Z">
              <w:r>
                <w:t xml:space="preserve">            field on which the flow table can match.  It is represented</w:t>
              </w:r>
            </w:ins>
          </w:p>
          <w:p w14:paraId="601E3DF3" w14:textId="77777777" w:rsidR="00105B1A" w:rsidRDefault="00105B1A" w:rsidP="00105B1A">
            <w:pPr>
              <w:pStyle w:val="XML1"/>
              <w:rPr>
                <w:ins w:id="13352" w:author="Thomas Dietz" w:date="2012-08-13T14:42:00Z"/>
              </w:rPr>
            </w:pPr>
            <w:ins w:id="13353" w:author="Thomas Dietz" w:date="2012-08-13T14:42:00Z">
              <w:r>
                <w:t xml:space="preserve">            as 64-bit integer in hexadecimal digits([0-9a-fA-F]) </w:t>
              </w:r>
            </w:ins>
          </w:p>
          <w:p w14:paraId="033B8147" w14:textId="77777777" w:rsidR="00105B1A" w:rsidRDefault="00105B1A" w:rsidP="00105B1A">
            <w:pPr>
              <w:pStyle w:val="XML1"/>
              <w:rPr>
                <w:ins w:id="13354" w:author="Thomas Dietz" w:date="2012-08-13T14:42:00Z"/>
              </w:rPr>
            </w:pPr>
            <w:ins w:id="13355" w:author="Thomas Dietz" w:date="2012-08-13T14:42:00Z">
              <w:r>
                <w:t xml:space="preserve">            format.</w:t>
              </w:r>
            </w:ins>
          </w:p>
          <w:p w14:paraId="1CDB26C9" w14:textId="77777777" w:rsidR="00105B1A" w:rsidRDefault="00105B1A" w:rsidP="00105B1A">
            <w:pPr>
              <w:pStyle w:val="XML1"/>
              <w:rPr>
                <w:ins w:id="13356" w:author="Thomas Dietz" w:date="2012-08-13T14:42:00Z"/>
              </w:rPr>
            </w:pPr>
            <w:ins w:id="13357" w:author="Thomas Dietz" w:date="2012-08-13T14:42:00Z">
              <w:r>
                <w:t xml:space="preserve">          &lt;/xs:documentation&gt;</w:t>
              </w:r>
            </w:ins>
          </w:p>
          <w:p w14:paraId="1E6BA406" w14:textId="77777777" w:rsidR="00105B1A" w:rsidRDefault="00105B1A" w:rsidP="00105B1A">
            <w:pPr>
              <w:pStyle w:val="XML1"/>
              <w:rPr>
                <w:ins w:id="13358" w:author="Thomas Dietz" w:date="2012-08-13T14:42:00Z"/>
              </w:rPr>
            </w:pPr>
            <w:ins w:id="13359" w:author="Thomas Dietz" w:date="2012-08-13T14:42:00Z">
              <w:r>
                <w:t xml:space="preserve">        &lt;/xs:annotation&gt;</w:t>
              </w:r>
            </w:ins>
          </w:p>
          <w:p w14:paraId="22802ABC" w14:textId="77777777" w:rsidR="00105B1A" w:rsidRDefault="00105B1A" w:rsidP="00105B1A">
            <w:pPr>
              <w:pStyle w:val="XML1"/>
              <w:rPr>
                <w:ins w:id="13360" w:author="Thomas Dietz" w:date="2012-08-13T14:42:00Z"/>
              </w:rPr>
            </w:pPr>
            <w:ins w:id="13361" w:author="Thomas Dietz" w:date="2012-08-13T14:42:00Z">
              <w:r>
                <w:t xml:space="preserve">      &lt;/xs:element&gt;</w:t>
              </w:r>
            </w:ins>
          </w:p>
          <w:p w14:paraId="29F43CC0" w14:textId="77777777" w:rsidR="00105B1A" w:rsidRDefault="00105B1A" w:rsidP="00105B1A">
            <w:pPr>
              <w:pStyle w:val="XML1"/>
              <w:rPr>
                <w:ins w:id="13362" w:author="Thomas Dietz" w:date="2012-08-13T14:42:00Z"/>
              </w:rPr>
            </w:pPr>
            <w:ins w:id="13363" w:author="Thomas Dietz" w:date="2012-08-13T14:42:00Z">
              <w:r>
                <w:t xml:space="preserve">      &lt;xs:element name="metadata-write"  type="hex-binary"&gt;</w:t>
              </w:r>
            </w:ins>
          </w:p>
          <w:p w14:paraId="19CB4C0C" w14:textId="77777777" w:rsidR="00105B1A" w:rsidRDefault="00105B1A" w:rsidP="00105B1A">
            <w:pPr>
              <w:pStyle w:val="XML1"/>
              <w:rPr>
                <w:ins w:id="13364" w:author="Thomas Dietz" w:date="2012-08-13T14:42:00Z"/>
              </w:rPr>
            </w:pPr>
            <w:ins w:id="13365" w:author="Thomas Dietz" w:date="2012-08-13T14:42:00Z">
              <w:r>
                <w:t xml:space="preserve">        &lt;xs:annotation&gt;</w:t>
              </w:r>
            </w:ins>
          </w:p>
          <w:p w14:paraId="273127FA" w14:textId="77777777" w:rsidR="00105B1A" w:rsidRDefault="00105B1A" w:rsidP="00105B1A">
            <w:pPr>
              <w:pStyle w:val="XML1"/>
              <w:rPr>
                <w:ins w:id="13366" w:author="Thomas Dietz" w:date="2012-08-13T14:42:00Z"/>
              </w:rPr>
            </w:pPr>
            <w:ins w:id="13367" w:author="Thomas Dietz" w:date="2012-08-13T14:42:00Z">
              <w:r>
                <w:t xml:space="preserve">          &lt;xs:documentation&gt;</w:t>
              </w:r>
            </w:ins>
          </w:p>
          <w:p w14:paraId="23D75D77" w14:textId="77777777" w:rsidR="00105B1A" w:rsidRDefault="00105B1A" w:rsidP="00105B1A">
            <w:pPr>
              <w:pStyle w:val="XML1"/>
              <w:rPr>
                <w:ins w:id="13368" w:author="Thomas Dietz" w:date="2012-08-13T14:42:00Z"/>
              </w:rPr>
            </w:pPr>
            <w:ins w:id="13369" w:author="Thomas Dietz" w:date="2012-08-13T14:42:00Z">
              <w:r>
                <w:t xml:space="preserve">            This element indicates the bits of the metadata </w:t>
              </w:r>
            </w:ins>
          </w:p>
          <w:p w14:paraId="18296830" w14:textId="77777777" w:rsidR="00105B1A" w:rsidRDefault="00105B1A" w:rsidP="00105B1A">
            <w:pPr>
              <w:pStyle w:val="XML1"/>
              <w:rPr>
                <w:ins w:id="13370" w:author="Thomas Dietz" w:date="2012-08-13T14:42:00Z"/>
              </w:rPr>
            </w:pPr>
            <w:ins w:id="13371" w:author="Thomas Dietz" w:date="2012-08-13T14:42:00Z">
              <w:r>
                <w:t xml:space="preserve">            field on which flow table can write using the </w:t>
              </w:r>
            </w:ins>
          </w:p>
          <w:p w14:paraId="078EB7A2" w14:textId="77777777" w:rsidR="00105B1A" w:rsidRDefault="00105B1A" w:rsidP="00105B1A">
            <w:pPr>
              <w:pStyle w:val="XML1"/>
              <w:rPr>
                <w:ins w:id="13372" w:author="Thomas Dietz" w:date="2012-08-13T14:42:00Z"/>
              </w:rPr>
            </w:pPr>
            <w:ins w:id="13373" w:author="Thomas Dietz" w:date="2012-08-13T14:42:00Z">
              <w:r>
                <w:t xml:space="preserve">            'write-metadata' instruction.  It is represented as </w:t>
              </w:r>
            </w:ins>
          </w:p>
          <w:p w14:paraId="09276C31" w14:textId="77777777" w:rsidR="00105B1A" w:rsidRDefault="00105B1A" w:rsidP="00105B1A">
            <w:pPr>
              <w:pStyle w:val="XML1"/>
              <w:rPr>
                <w:ins w:id="13374" w:author="Thomas Dietz" w:date="2012-08-13T14:42:00Z"/>
              </w:rPr>
            </w:pPr>
            <w:ins w:id="13375" w:author="Thomas Dietz" w:date="2012-08-13T14:42:00Z">
              <w:r>
                <w:t xml:space="preserve">            64-bit integer in hexadecimal digits([0-9a-fA-F]) format.</w:t>
              </w:r>
            </w:ins>
          </w:p>
          <w:p w14:paraId="486E38F7" w14:textId="77777777" w:rsidR="00105B1A" w:rsidRDefault="00105B1A" w:rsidP="00105B1A">
            <w:pPr>
              <w:pStyle w:val="XML1"/>
              <w:rPr>
                <w:ins w:id="13376" w:author="Thomas Dietz" w:date="2012-08-13T14:42:00Z"/>
              </w:rPr>
            </w:pPr>
            <w:ins w:id="13377" w:author="Thomas Dietz" w:date="2012-08-13T14:42:00Z">
              <w:r>
                <w:t xml:space="preserve">          &lt;/xs:documentation&gt;</w:t>
              </w:r>
            </w:ins>
          </w:p>
          <w:p w14:paraId="478C392A" w14:textId="77777777" w:rsidR="00105B1A" w:rsidRDefault="00105B1A" w:rsidP="00105B1A">
            <w:pPr>
              <w:pStyle w:val="XML1"/>
              <w:rPr>
                <w:ins w:id="13378" w:author="Thomas Dietz" w:date="2012-08-13T14:42:00Z"/>
              </w:rPr>
            </w:pPr>
            <w:ins w:id="13379" w:author="Thomas Dietz" w:date="2012-08-13T14:42:00Z">
              <w:r>
                <w:t xml:space="preserve">        &lt;/xs:annotation&gt;</w:t>
              </w:r>
            </w:ins>
          </w:p>
          <w:p w14:paraId="6979ED80" w14:textId="77777777" w:rsidR="00105B1A" w:rsidRDefault="00105B1A" w:rsidP="00105B1A">
            <w:pPr>
              <w:pStyle w:val="XML1"/>
              <w:rPr>
                <w:ins w:id="13380" w:author="Thomas Dietz" w:date="2012-08-13T14:42:00Z"/>
              </w:rPr>
            </w:pPr>
            <w:ins w:id="13381" w:author="Thomas Dietz" w:date="2012-08-13T14:42:00Z">
              <w:r>
                <w:t xml:space="preserve">      &lt;/xs:element&gt;</w:t>
              </w:r>
            </w:ins>
          </w:p>
          <w:p w14:paraId="05994143" w14:textId="77777777" w:rsidR="00105B1A" w:rsidRDefault="00105B1A" w:rsidP="00105B1A">
            <w:pPr>
              <w:pStyle w:val="XML1"/>
              <w:rPr>
                <w:ins w:id="13382" w:author="Thomas Dietz" w:date="2012-08-13T14:42:00Z"/>
              </w:rPr>
            </w:pPr>
            <w:ins w:id="13383" w:author="Thomas Dietz" w:date="2012-08-13T14:42:00Z">
              <w:r>
                <w:t xml:space="preserve">    &lt;/xs:sequence&gt;</w:t>
              </w:r>
            </w:ins>
          </w:p>
          <w:p w14:paraId="5CC22A9A" w14:textId="77777777" w:rsidR="00182140" w:rsidRDefault="00105B1A" w:rsidP="00105B1A">
            <w:pPr>
              <w:pStyle w:val="XML1"/>
              <w:rPr>
                <w:ins w:id="13384" w:author="Thomas Dietz" w:date="2012-08-13T14:43:00Z"/>
              </w:rPr>
            </w:pPr>
            <w:ins w:id="13385" w:author="Thomas Dietz" w:date="2012-08-13T14:42:00Z">
              <w:r>
                <w:t xml:space="preserve">  &lt;/xs:group&gt;</w:t>
              </w:r>
            </w:ins>
          </w:p>
          <w:p w14:paraId="1FE950AE" w14:textId="77777777" w:rsidR="00105B1A" w:rsidRDefault="00105B1A" w:rsidP="00105B1A">
            <w:pPr>
              <w:pStyle w:val="XML1"/>
              <w:rPr>
                <w:ins w:id="13386" w:author="Thomas Dietz" w:date="2012-08-13T14:43:00Z"/>
              </w:rPr>
            </w:pPr>
          </w:p>
          <w:p w14:paraId="0B25368F" w14:textId="77777777" w:rsidR="00105B1A" w:rsidRDefault="00105B1A" w:rsidP="00105B1A">
            <w:pPr>
              <w:pStyle w:val="XML1"/>
              <w:rPr>
                <w:ins w:id="13387" w:author="Thomas Dietz" w:date="2012-08-13T14:43:00Z"/>
              </w:rPr>
            </w:pPr>
            <w:ins w:id="13388" w:author="Thomas Dietz" w:date="2012-08-13T14:43:00Z">
              <w:r>
                <w:t xml:space="preserve">  &lt;xs:simpleType name="OFMatchFieldType"&gt;</w:t>
              </w:r>
            </w:ins>
          </w:p>
          <w:p w14:paraId="2DAAB9E2" w14:textId="77777777" w:rsidR="00105B1A" w:rsidRDefault="00105B1A" w:rsidP="00105B1A">
            <w:pPr>
              <w:pStyle w:val="XML1"/>
              <w:rPr>
                <w:ins w:id="13389" w:author="Thomas Dietz" w:date="2012-08-13T14:43:00Z"/>
              </w:rPr>
            </w:pPr>
            <w:ins w:id="13390" w:author="Thomas Dietz" w:date="2012-08-13T14:43:00Z">
              <w:r>
                <w:t xml:space="preserve">    &lt;xs:annotation&gt;</w:t>
              </w:r>
            </w:ins>
          </w:p>
          <w:p w14:paraId="09A9D3D8" w14:textId="77777777" w:rsidR="00105B1A" w:rsidRDefault="00105B1A" w:rsidP="00105B1A">
            <w:pPr>
              <w:pStyle w:val="XML1"/>
              <w:rPr>
                <w:ins w:id="13391" w:author="Thomas Dietz" w:date="2012-08-13T14:43:00Z"/>
              </w:rPr>
            </w:pPr>
            <w:ins w:id="13392" w:author="Thomas Dietz" w:date="2012-08-13T14:43:00Z">
              <w:r>
                <w:t xml:space="preserve">      &lt;xs:documentation&gt;</w:t>
              </w:r>
            </w:ins>
          </w:p>
          <w:p w14:paraId="5330B68C" w14:textId="77777777" w:rsidR="00105B1A" w:rsidRDefault="00105B1A" w:rsidP="00105B1A">
            <w:pPr>
              <w:pStyle w:val="XML1"/>
              <w:rPr>
                <w:ins w:id="13393" w:author="Thomas Dietz" w:date="2012-08-13T14:43:00Z"/>
              </w:rPr>
            </w:pPr>
            <w:ins w:id="13394" w:author="Thomas Dietz" w:date="2012-08-13T14:43:00Z">
              <w:r>
                <w:t xml:space="preserve">        The types of match field defined in OpenFlow</w:t>
              </w:r>
            </w:ins>
          </w:p>
          <w:p w14:paraId="0ED7F1BA" w14:textId="77777777" w:rsidR="00105B1A" w:rsidRDefault="00105B1A" w:rsidP="00105B1A">
            <w:pPr>
              <w:pStyle w:val="XML1"/>
              <w:rPr>
                <w:ins w:id="13395" w:author="Thomas Dietz" w:date="2012-08-13T14:43:00Z"/>
              </w:rPr>
            </w:pPr>
            <w:ins w:id="13396" w:author="Thomas Dietz" w:date="2012-08-13T14:43:00Z">
              <w:r>
                <w:t xml:space="preserve">        Switch Specification versions 1.2, 1.3, and 1.3.1.</w:t>
              </w:r>
            </w:ins>
          </w:p>
          <w:p w14:paraId="0D613062" w14:textId="77777777" w:rsidR="00105B1A" w:rsidRDefault="00105B1A" w:rsidP="00105B1A">
            <w:pPr>
              <w:pStyle w:val="XML1"/>
              <w:rPr>
                <w:ins w:id="13397" w:author="Thomas Dietz" w:date="2012-08-13T14:43:00Z"/>
              </w:rPr>
            </w:pPr>
            <w:ins w:id="13398" w:author="Thomas Dietz" w:date="2012-08-13T14:43:00Z">
              <w:r>
                <w:t xml:space="preserve">      &lt;/xs:documentation&gt;</w:t>
              </w:r>
            </w:ins>
          </w:p>
          <w:p w14:paraId="6489E1D6" w14:textId="77777777" w:rsidR="00105B1A" w:rsidRDefault="00105B1A" w:rsidP="00105B1A">
            <w:pPr>
              <w:pStyle w:val="XML1"/>
              <w:rPr>
                <w:ins w:id="13399" w:author="Thomas Dietz" w:date="2012-08-13T14:43:00Z"/>
              </w:rPr>
            </w:pPr>
            <w:ins w:id="13400" w:author="Thomas Dietz" w:date="2012-08-13T14:43:00Z">
              <w:r>
                <w:t xml:space="preserve">    &lt;/xs:annotation&gt;</w:t>
              </w:r>
            </w:ins>
          </w:p>
          <w:p w14:paraId="18A9BE77" w14:textId="77777777" w:rsidR="00105B1A" w:rsidRDefault="00105B1A" w:rsidP="00105B1A">
            <w:pPr>
              <w:pStyle w:val="XML1"/>
              <w:rPr>
                <w:ins w:id="13401" w:author="Thomas Dietz" w:date="2012-08-13T14:43:00Z"/>
              </w:rPr>
            </w:pPr>
          </w:p>
          <w:p w14:paraId="42FC880A" w14:textId="77777777" w:rsidR="00105B1A" w:rsidRDefault="00105B1A" w:rsidP="00105B1A">
            <w:pPr>
              <w:pStyle w:val="XML1"/>
              <w:rPr>
                <w:ins w:id="13402" w:author="Thomas Dietz" w:date="2012-08-13T14:43:00Z"/>
              </w:rPr>
            </w:pPr>
            <w:ins w:id="13403" w:author="Thomas Dietz" w:date="2012-08-13T14:43:00Z">
              <w:r>
                <w:t xml:space="preserve">    &lt;xs:restriction base="xs:string"&gt;</w:t>
              </w:r>
            </w:ins>
          </w:p>
          <w:p w14:paraId="6CFBB2EF" w14:textId="77777777" w:rsidR="00105B1A" w:rsidRDefault="00105B1A" w:rsidP="00105B1A">
            <w:pPr>
              <w:pStyle w:val="XML1"/>
              <w:rPr>
                <w:ins w:id="13404" w:author="Thomas Dietz" w:date="2012-08-13T14:43:00Z"/>
              </w:rPr>
            </w:pPr>
            <w:ins w:id="13405" w:author="Thomas Dietz" w:date="2012-08-13T14:43:00Z">
              <w:r>
                <w:t xml:space="preserve">      &lt;xs:enumeration value="input-port"/&gt;</w:t>
              </w:r>
            </w:ins>
          </w:p>
          <w:p w14:paraId="0F0C69B9" w14:textId="77777777" w:rsidR="00105B1A" w:rsidRDefault="00105B1A" w:rsidP="00105B1A">
            <w:pPr>
              <w:pStyle w:val="XML1"/>
              <w:rPr>
                <w:ins w:id="13406" w:author="Thomas Dietz" w:date="2012-08-13T14:43:00Z"/>
              </w:rPr>
            </w:pPr>
            <w:ins w:id="13407" w:author="Thomas Dietz" w:date="2012-08-13T14:43:00Z">
              <w:r>
                <w:t xml:space="preserve">      &lt;xs:enumeration value="physical-input-port"/&gt;</w:t>
              </w:r>
            </w:ins>
          </w:p>
          <w:p w14:paraId="6A408B16" w14:textId="77777777" w:rsidR="00105B1A" w:rsidRDefault="00105B1A" w:rsidP="00105B1A">
            <w:pPr>
              <w:pStyle w:val="XML1"/>
              <w:rPr>
                <w:ins w:id="13408" w:author="Thomas Dietz" w:date="2012-08-13T14:43:00Z"/>
              </w:rPr>
            </w:pPr>
            <w:ins w:id="13409" w:author="Thomas Dietz" w:date="2012-08-13T14:43:00Z">
              <w:r>
                <w:t xml:space="preserve">      &lt;xs:enumeration value="metadata"/&gt;</w:t>
              </w:r>
            </w:ins>
          </w:p>
          <w:p w14:paraId="4924C3A0" w14:textId="77777777" w:rsidR="00105B1A" w:rsidRDefault="00105B1A" w:rsidP="00105B1A">
            <w:pPr>
              <w:pStyle w:val="XML1"/>
              <w:rPr>
                <w:ins w:id="13410" w:author="Thomas Dietz" w:date="2012-08-13T14:43:00Z"/>
              </w:rPr>
            </w:pPr>
            <w:ins w:id="13411" w:author="Thomas Dietz" w:date="2012-08-13T14:43:00Z">
              <w:r>
                <w:t xml:space="preserve">      &lt;xs:enumeration value="ethernet-dest"/&gt;</w:t>
              </w:r>
            </w:ins>
          </w:p>
          <w:p w14:paraId="2271BBE6" w14:textId="77777777" w:rsidR="00105B1A" w:rsidRDefault="00105B1A" w:rsidP="00105B1A">
            <w:pPr>
              <w:pStyle w:val="XML1"/>
              <w:rPr>
                <w:ins w:id="13412" w:author="Thomas Dietz" w:date="2012-08-13T14:43:00Z"/>
              </w:rPr>
            </w:pPr>
            <w:ins w:id="13413" w:author="Thomas Dietz" w:date="2012-08-13T14:43:00Z">
              <w:r>
                <w:t xml:space="preserve">      &lt;xs:enumeration value="ethernet-src"/&gt;</w:t>
              </w:r>
            </w:ins>
          </w:p>
          <w:p w14:paraId="00423A2E" w14:textId="77777777" w:rsidR="00105B1A" w:rsidRDefault="00105B1A" w:rsidP="00105B1A">
            <w:pPr>
              <w:pStyle w:val="XML1"/>
              <w:rPr>
                <w:ins w:id="13414" w:author="Thomas Dietz" w:date="2012-08-13T14:43:00Z"/>
              </w:rPr>
            </w:pPr>
            <w:ins w:id="13415" w:author="Thomas Dietz" w:date="2012-08-13T14:43:00Z">
              <w:r>
                <w:t xml:space="preserve">      &lt;xs:enumeration value="ethernet-frame-type"/&gt;</w:t>
              </w:r>
            </w:ins>
          </w:p>
          <w:p w14:paraId="07BE9F1A" w14:textId="77777777" w:rsidR="00105B1A" w:rsidRDefault="00105B1A" w:rsidP="00105B1A">
            <w:pPr>
              <w:pStyle w:val="XML1"/>
              <w:rPr>
                <w:ins w:id="13416" w:author="Thomas Dietz" w:date="2012-08-13T14:43:00Z"/>
              </w:rPr>
            </w:pPr>
            <w:ins w:id="13417" w:author="Thomas Dietz" w:date="2012-08-13T14:43:00Z">
              <w:r>
                <w:t xml:space="preserve">      &lt;xs:enumeration value="vlan-id"/&gt;</w:t>
              </w:r>
            </w:ins>
          </w:p>
          <w:p w14:paraId="36EA5840" w14:textId="77777777" w:rsidR="00105B1A" w:rsidRDefault="00105B1A" w:rsidP="00105B1A">
            <w:pPr>
              <w:pStyle w:val="XML1"/>
              <w:rPr>
                <w:ins w:id="13418" w:author="Thomas Dietz" w:date="2012-08-13T14:43:00Z"/>
              </w:rPr>
            </w:pPr>
            <w:ins w:id="13419" w:author="Thomas Dietz" w:date="2012-08-13T14:43:00Z">
              <w:r>
                <w:t xml:space="preserve">      &lt;xs:enumeration value="vlan-priority"/&gt;</w:t>
              </w:r>
            </w:ins>
          </w:p>
          <w:p w14:paraId="5748731E" w14:textId="77777777" w:rsidR="00105B1A" w:rsidRDefault="00105B1A" w:rsidP="00105B1A">
            <w:pPr>
              <w:pStyle w:val="XML1"/>
              <w:rPr>
                <w:ins w:id="13420" w:author="Thomas Dietz" w:date="2012-08-13T14:43:00Z"/>
              </w:rPr>
            </w:pPr>
            <w:ins w:id="13421" w:author="Thomas Dietz" w:date="2012-08-13T14:43:00Z">
              <w:r>
                <w:t xml:space="preserve">      &lt;xs:enumeration value="ip-dscp"/&gt;</w:t>
              </w:r>
            </w:ins>
          </w:p>
          <w:p w14:paraId="11753BB0" w14:textId="77777777" w:rsidR="00105B1A" w:rsidRDefault="00105B1A" w:rsidP="00105B1A">
            <w:pPr>
              <w:pStyle w:val="XML1"/>
              <w:rPr>
                <w:ins w:id="13422" w:author="Thomas Dietz" w:date="2012-08-13T14:43:00Z"/>
              </w:rPr>
            </w:pPr>
            <w:ins w:id="13423" w:author="Thomas Dietz" w:date="2012-08-13T14:43:00Z">
              <w:r>
                <w:t xml:space="preserve">      &lt;xs:enumeration value="ip-ecn"/&gt;</w:t>
              </w:r>
            </w:ins>
          </w:p>
          <w:p w14:paraId="597F9718" w14:textId="77777777" w:rsidR="00105B1A" w:rsidRDefault="00105B1A" w:rsidP="00105B1A">
            <w:pPr>
              <w:pStyle w:val="XML1"/>
              <w:rPr>
                <w:ins w:id="13424" w:author="Thomas Dietz" w:date="2012-08-13T14:43:00Z"/>
              </w:rPr>
            </w:pPr>
            <w:ins w:id="13425" w:author="Thomas Dietz" w:date="2012-08-13T14:43:00Z">
              <w:r>
                <w:t xml:space="preserve">      &lt;xs:enumeration value="ip-protocol"/&gt;</w:t>
              </w:r>
            </w:ins>
          </w:p>
          <w:p w14:paraId="0ED44A7D" w14:textId="77777777" w:rsidR="00105B1A" w:rsidRDefault="00105B1A" w:rsidP="00105B1A">
            <w:pPr>
              <w:pStyle w:val="XML1"/>
              <w:rPr>
                <w:ins w:id="13426" w:author="Thomas Dietz" w:date="2012-08-13T14:43:00Z"/>
              </w:rPr>
            </w:pPr>
            <w:ins w:id="13427" w:author="Thomas Dietz" w:date="2012-08-13T14:43:00Z">
              <w:r>
                <w:t xml:space="preserve">      &lt;xs:enumeration value="ipv4-src"/&gt;</w:t>
              </w:r>
            </w:ins>
          </w:p>
          <w:p w14:paraId="013A5DED" w14:textId="77777777" w:rsidR="00105B1A" w:rsidRDefault="00105B1A" w:rsidP="00105B1A">
            <w:pPr>
              <w:pStyle w:val="XML1"/>
              <w:rPr>
                <w:ins w:id="13428" w:author="Thomas Dietz" w:date="2012-08-13T14:43:00Z"/>
              </w:rPr>
            </w:pPr>
            <w:ins w:id="13429" w:author="Thomas Dietz" w:date="2012-08-13T14:43:00Z">
              <w:r>
                <w:t xml:space="preserve">      &lt;xs:enumeration value="ipv4-dest"/&gt;</w:t>
              </w:r>
            </w:ins>
          </w:p>
          <w:p w14:paraId="37320FA3" w14:textId="77777777" w:rsidR="00105B1A" w:rsidRDefault="00105B1A" w:rsidP="00105B1A">
            <w:pPr>
              <w:pStyle w:val="XML1"/>
              <w:rPr>
                <w:ins w:id="13430" w:author="Thomas Dietz" w:date="2012-08-13T14:43:00Z"/>
              </w:rPr>
            </w:pPr>
            <w:ins w:id="13431" w:author="Thomas Dietz" w:date="2012-08-13T14:43:00Z">
              <w:r>
                <w:t xml:space="preserve">      &lt;xs:enumeration value="tcp-src"/&gt;</w:t>
              </w:r>
            </w:ins>
          </w:p>
          <w:p w14:paraId="168E9F15" w14:textId="77777777" w:rsidR="00105B1A" w:rsidRDefault="00105B1A" w:rsidP="00105B1A">
            <w:pPr>
              <w:pStyle w:val="XML1"/>
              <w:rPr>
                <w:ins w:id="13432" w:author="Thomas Dietz" w:date="2012-08-13T14:43:00Z"/>
              </w:rPr>
            </w:pPr>
            <w:ins w:id="13433" w:author="Thomas Dietz" w:date="2012-08-13T14:43:00Z">
              <w:r>
                <w:t xml:space="preserve">      &lt;xs:enumeration value="tcp-dest"/&gt;</w:t>
              </w:r>
            </w:ins>
          </w:p>
          <w:p w14:paraId="7879B6C7" w14:textId="77777777" w:rsidR="00105B1A" w:rsidRDefault="00105B1A" w:rsidP="00105B1A">
            <w:pPr>
              <w:pStyle w:val="XML1"/>
              <w:rPr>
                <w:ins w:id="13434" w:author="Thomas Dietz" w:date="2012-08-13T14:43:00Z"/>
              </w:rPr>
            </w:pPr>
            <w:ins w:id="13435" w:author="Thomas Dietz" w:date="2012-08-13T14:43:00Z">
              <w:r>
                <w:t xml:space="preserve">      &lt;xs:enumeration value="udp-src"/&gt;</w:t>
              </w:r>
            </w:ins>
          </w:p>
          <w:p w14:paraId="7065DB70" w14:textId="77777777" w:rsidR="00105B1A" w:rsidRDefault="00105B1A" w:rsidP="00105B1A">
            <w:pPr>
              <w:pStyle w:val="XML1"/>
              <w:rPr>
                <w:ins w:id="13436" w:author="Thomas Dietz" w:date="2012-08-13T14:43:00Z"/>
              </w:rPr>
            </w:pPr>
            <w:ins w:id="13437" w:author="Thomas Dietz" w:date="2012-08-13T14:43:00Z">
              <w:r>
                <w:lastRenderedPageBreak/>
                <w:t xml:space="preserve">      &lt;xs:enumeration value="udp-dest"/&gt;</w:t>
              </w:r>
            </w:ins>
          </w:p>
          <w:p w14:paraId="0EA04E27" w14:textId="77777777" w:rsidR="00105B1A" w:rsidRDefault="00105B1A" w:rsidP="00105B1A">
            <w:pPr>
              <w:pStyle w:val="XML1"/>
              <w:rPr>
                <w:ins w:id="13438" w:author="Thomas Dietz" w:date="2012-08-13T14:43:00Z"/>
              </w:rPr>
            </w:pPr>
            <w:ins w:id="13439" w:author="Thomas Dietz" w:date="2012-08-13T14:43:00Z">
              <w:r>
                <w:t xml:space="preserve">      &lt;xs:enumeration value="sctp-src"/&gt;</w:t>
              </w:r>
            </w:ins>
          </w:p>
          <w:p w14:paraId="36E2E863" w14:textId="77777777" w:rsidR="00105B1A" w:rsidRDefault="00105B1A" w:rsidP="00105B1A">
            <w:pPr>
              <w:pStyle w:val="XML1"/>
              <w:rPr>
                <w:ins w:id="13440" w:author="Thomas Dietz" w:date="2012-08-13T14:43:00Z"/>
              </w:rPr>
            </w:pPr>
            <w:ins w:id="13441" w:author="Thomas Dietz" w:date="2012-08-13T14:43:00Z">
              <w:r>
                <w:t xml:space="preserve">      &lt;xs:enumeration value="sctp-dest"/&gt;</w:t>
              </w:r>
            </w:ins>
          </w:p>
          <w:p w14:paraId="39F9FCFA" w14:textId="77777777" w:rsidR="00105B1A" w:rsidRDefault="00105B1A" w:rsidP="00105B1A">
            <w:pPr>
              <w:pStyle w:val="XML1"/>
              <w:rPr>
                <w:ins w:id="13442" w:author="Thomas Dietz" w:date="2012-08-13T14:43:00Z"/>
              </w:rPr>
            </w:pPr>
            <w:ins w:id="13443" w:author="Thomas Dietz" w:date="2012-08-13T14:43:00Z">
              <w:r>
                <w:t xml:space="preserve">      &lt;xs:enumeration value="icmpv4-type"/&gt;</w:t>
              </w:r>
            </w:ins>
          </w:p>
          <w:p w14:paraId="466AC296" w14:textId="77777777" w:rsidR="00105B1A" w:rsidRDefault="00105B1A" w:rsidP="00105B1A">
            <w:pPr>
              <w:pStyle w:val="XML1"/>
              <w:rPr>
                <w:ins w:id="13444" w:author="Thomas Dietz" w:date="2012-08-13T14:43:00Z"/>
              </w:rPr>
            </w:pPr>
            <w:ins w:id="13445" w:author="Thomas Dietz" w:date="2012-08-13T14:43:00Z">
              <w:r>
                <w:t xml:space="preserve">      &lt;xs:enumeration value="icmpv4-code"/&gt;</w:t>
              </w:r>
            </w:ins>
          </w:p>
          <w:p w14:paraId="08B7BE13" w14:textId="77777777" w:rsidR="00105B1A" w:rsidRDefault="00105B1A" w:rsidP="00105B1A">
            <w:pPr>
              <w:pStyle w:val="XML1"/>
              <w:rPr>
                <w:ins w:id="13446" w:author="Thomas Dietz" w:date="2012-08-13T14:43:00Z"/>
              </w:rPr>
            </w:pPr>
            <w:ins w:id="13447" w:author="Thomas Dietz" w:date="2012-08-13T14:43:00Z">
              <w:r>
                <w:t xml:space="preserve">      &lt;xs:enumeration value="arp-op"/&gt;</w:t>
              </w:r>
            </w:ins>
          </w:p>
          <w:p w14:paraId="0C03A09E" w14:textId="77777777" w:rsidR="00105B1A" w:rsidRDefault="00105B1A" w:rsidP="00105B1A">
            <w:pPr>
              <w:pStyle w:val="XML1"/>
              <w:rPr>
                <w:ins w:id="13448" w:author="Thomas Dietz" w:date="2012-08-13T14:43:00Z"/>
              </w:rPr>
            </w:pPr>
            <w:ins w:id="13449" w:author="Thomas Dietz" w:date="2012-08-13T14:43:00Z">
              <w:r>
                <w:t xml:space="preserve">      &lt;xs:enumeration value="arp-src-ip-address"/&gt;</w:t>
              </w:r>
            </w:ins>
          </w:p>
          <w:p w14:paraId="02358C58" w14:textId="77777777" w:rsidR="00105B1A" w:rsidRDefault="00105B1A" w:rsidP="00105B1A">
            <w:pPr>
              <w:pStyle w:val="XML1"/>
              <w:rPr>
                <w:ins w:id="13450" w:author="Thomas Dietz" w:date="2012-08-13T14:43:00Z"/>
              </w:rPr>
            </w:pPr>
            <w:ins w:id="13451" w:author="Thomas Dietz" w:date="2012-08-13T14:43:00Z">
              <w:r>
                <w:t xml:space="preserve">      &lt;xs:enumeration value="arp-target-ip-address"/&gt;</w:t>
              </w:r>
            </w:ins>
          </w:p>
          <w:p w14:paraId="5B55AF42" w14:textId="77777777" w:rsidR="00105B1A" w:rsidRDefault="00105B1A" w:rsidP="00105B1A">
            <w:pPr>
              <w:pStyle w:val="XML1"/>
              <w:rPr>
                <w:ins w:id="13452" w:author="Thomas Dietz" w:date="2012-08-13T14:43:00Z"/>
              </w:rPr>
            </w:pPr>
            <w:ins w:id="13453" w:author="Thomas Dietz" w:date="2012-08-13T14:43:00Z">
              <w:r>
                <w:t xml:space="preserve">      &lt;xs:enumeration value="arp-src-hardware-address"/&gt;</w:t>
              </w:r>
            </w:ins>
          </w:p>
          <w:p w14:paraId="01316607" w14:textId="77777777" w:rsidR="00105B1A" w:rsidRDefault="00105B1A" w:rsidP="00105B1A">
            <w:pPr>
              <w:pStyle w:val="XML1"/>
              <w:rPr>
                <w:ins w:id="13454" w:author="Thomas Dietz" w:date="2012-08-13T14:43:00Z"/>
              </w:rPr>
            </w:pPr>
            <w:ins w:id="13455" w:author="Thomas Dietz" w:date="2012-08-13T14:43:00Z">
              <w:r>
                <w:t xml:space="preserve">      &lt;xs:enumeration value="arp-target-hardware-address"/&gt;</w:t>
              </w:r>
            </w:ins>
          </w:p>
          <w:p w14:paraId="5F23C600" w14:textId="77777777" w:rsidR="00105B1A" w:rsidRDefault="00105B1A" w:rsidP="00105B1A">
            <w:pPr>
              <w:pStyle w:val="XML1"/>
              <w:rPr>
                <w:ins w:id="13456" w:author="Thomas Dietz" w:date="2012-08-13T14:43:00Z"/>
              </w:rPr>
            </w:pPr>
            <w:ins w:id="13457" w:author="Thomas Dietz" w:date="2012-08-13T14:43:00Z">
              <w:r>
                <w:t xml:space="preserve">      &lt;xs:enumeration value="ipv6-src"/&gt;</w:t>
              </w:r>
            </w:ins>
          </w:p>
          <w:p w14:paraId="7A6FD553" w14:textId="77777777" w:rsidR="00105B1A" w:rsidRDefault="00105B1A" w:rsidP="00105B1A">
            <w:pPr>
              <w:pStyle w:val="XML1"/>
              <w:rPr>
                <w:ins w:id="13458" w:author="Thomas Dietz" w:date="2012-08-13T14:43:00Z"/>
              </w:rPr>
            </w:pPr>
            <w:ins w:id="13459" w:author="Thomas Dietz" w:date="2012-08-13T14:43:00Z">
              <w:r>
                <w:t xml:space="preserve">      &lt;xs:enumeration value="ipv6-dest"/&gt;</w:t>
              </w:r>
            </w:ins>
          </w:p>
          <w:p w14:paraId="2F57C8F7" w14:textId="77777777" w:rsidR="00105B1A" w:rsidRDefault="00105B1A" w:rsidP="00105B1A">
            <w:pPr>
              <w:pStyle w:val="XML1"/>
              <w:rPr>
                <w:ins w:id="13460" w:author="Thomas Dietz" w:date="2012-08-13T14:43:00Z"/>
              </w:rPr>
            </w:pPr>
            <w:ins w:id="13461" w:author="Thomas Dietz" w:date="2012-08-13T14:43:00Z">
              <w:r>
                <w:t xml:space="preserve">      &lt;xs:enumeration value="ipv6-flow-label"/&gt;</w:t>
              </w:r>
            </w:ins>
          </w:p>
          <w:p w14:paraId="55C5704A" w14:textId="77777777" w:rsidR="00105B1A" w:rsidRDefault="00105B1A" w:rsidP="00105B1A">
            <w:pPr>
              <w:pStyle w:val="XML1"/>
              <w:rPr>
                <w:ins w:id="13462" w:author="Thomas Dietz" w:date="2012-08-13T14:43:00Z"/>
              </w:rPr>
            </w:pPr>
            <w:ins w:id="13463" w:author="Thomas Dietz" w:date="2012-08-13T14:43:00Z">
              <w:r>
                <w:t xml:space="preserve">      &lt;xs:enumeration value="icmpv6-type"/&gt;</w:t>
              </w:r>
            </w:ins>
          </w:p>
          <w:p w14:paraId="1271A871" w14:textId="77777777" w:rsidR="00105B1A" w:rsidRDefault="00105B1A" w:rsidP="00105B1A">
            <w:pPr>
              <w:pStyle w:val="XML1"/>
              <w:rPr>
                <w:ins w:id="13464" w:author="Thomas Dietz" w:date="2012-08-13T14:43:00Z"/>
              </w:rPr>
            </w:pPr>
            <w:ins w:id="13465" w:author="Thomas Dietz" w:date="2012-08-13T14:43:00Z">
              <w:r>
                <w:t xml:space="preserve">      &lt;xs:enumeration value="icmpv6-code"/&gt;</w:t>
              </w:r>
            </w:ins>
          </w:p>
          <w:p w14:paraId="2D57BD8F" w14:textId="77777777" w:rsidR="00105B1A" w:rsidRDefault="00105B1A" w:rsidP="00105B1A">
            <w:pPr>
              <w:pStyle w:val="XML1"/>
              <w:rPr>
                <w:ins w:id="13466" w:author="Thomas Dietz" w:date="2012-08-13T14:43:00Z"/>
              </w:rPr>
            </w:pPr>
            <w:ins w:id="13467" w:author="Thomas Dietz" w:date="2012-08-13T14:43:00Z">
              <w:r>
                <w:t xml:space="preserve">      &lt;xs:enumeration value="ipv6-nd-target"/&gt;</w:t>
              </w:r>
            </w:ins>
          </w:p>
          <w:p w14:paraId="1A0FEDDE" w14:textId="77777777" w:rsidR="00105B1A" w:rsidRDefault="00105B1A" w:rsidP="00105B1A">
            <w:pPr>
              <w:pStyle w:val="XML1"/>
              <w:rPr>
                <w:ins w:id="13468" w:author="Thomas Dietz" w:date="2012-08-13T14:43:00Z"/>
              </w:rPr>
            </w:pPr>
            <w:ins w:id="13469" w:author="Thomas Dietz" w:date="2012-08-13T14:43:00Z">
              <w:r>
                <w:t xml:space="preserve">      &lt;xs:enumeration value="ipv6-nd-source-link-layer"/&gt;</w:t>
              </w:r>
            </w:ins>
          </w:p>
          <w:p w14:paraId="70252C19" w14:textId="77777777" w:rsidR="00105B1A" w:rsidRDefault="00105B1A" w:rsidP="00105B1A">
            <w:pPr>
              <w:pStyle w:val="XML1"/>
              <w:rPr>
                <w:ins w:id="13470" w:author="Thomas Dietz" w:date="2012-08-13T14:43:00Z"/>
              </w:rPr>
            </w:pPr>
            <w:ins w:id="13471" w:author="Thomas Dietz" w:date="2012-08-13T14:43:00Z">
              <w:r>
                <w:t xml:space="preserve">      &lt;xs:enumeration value="ipv6-nd-target-link-layer"/&gt;</w:t>
              </w:r>
            </w:ins>
          </w:p>
          <w:p w14:paraId="5D199BBD" w14:textId="77777777" w:rsidR="00105B1A" w:rsidRDefault="00105B1A" w:rsidP="00105B1A">
            <w:pPr>
              <w:pStyle w:val="XML1"/>
              <w:rPr>
                <w:ins w:id="13472" w:author="Thomas Dietz" w:date="2012-08-13T14:43:00Z"/>
              </w:rPr>
            </w:pPr>
            <w:ins w:id="13473" w:author="Thomas Dietz" w:date="2012-08-13T14:43:00Z">
              <w:r>
                <w:t xml:space="preserve">      &lt;xs:enumeration value="mpls-label"/&gt;</w:t>
              </w:r>
            </w:ins>
          </w:p>
          <w:p w14:paraId="3A7887A3" w14:textId="77777777" w:rsidR="00105B1A" w:rsidRDefault="00105B1A" w:rsidP="00105B1A">
            <w:pPr>
              <w:pStyle w:val="XML1"/>
              <w:rPr>
                <w:ins w:id="13474" w:author="Thomas Dietz" w:date="2012-08-13T14:43:00Z"/>
              </w:rPr>
            </w:pPr>
            <w:ins w:id="13475" w:author="Thomas Dietz" w:date="2012-08-13T14:43:00Z">
              <w:r>
                <w:t xml:space="preserve">      &lt;xs:enumeration value="mpls-tc"/&gt;</w:t>
              </w:r>
            </w:ins>
          </w:p>
          <w:p w14:paraId="3CF85A39" w14:textId="77777777" w:rsidR="00105B1A" w:rsidRDefault="00105B1A" w:rsidP="00105B1A">
            <w:pPr>
              <w:pStyle w:val="XML1"/>
              <w:rPr>
                <w:ins w:id="13476" w:author="Thomas Dietz" w:date="2012-08-13T14:43:00Z"/>
              </w:rPr>
            </w:pPr>
            <w:ins w:id="13477" w:author="Thomas Dietz" w:date="2012-08-13T14:43:00Z">
              <w:r>
                <w:t xml:space="preserve">    &lt;/xs:restriction&gt;</w:t>
              </w:r>
            </w:ins>
          </w:p>
          <w:p w14:paraId="5A8CE273" w14:textId="77777777" w:rsidR="00105B1A" w:rsidRDefault="00105B1A" w:rsidP="00105B1A">
            <w:pPr>
              <w:pStyle w:val="XML1"/>
              <w:rPr>
                <w:ins w:id="13478" w:author="Thomas Dietz" w:date="2012-08-13T14:46:00Z"/>
              </w:rPr>
            </w:pPr>
            <w:ins w:id="13479" w:author="Thomas Dietz" w:date="2012-08-13T14:43:00Z">
              <w:r>
                <w:t xml:space="preserve">  &lt;/xs:simpleType&gt;</w:t>
              </w:r>
            </w:ins>
          </w:p>
          <w:p w14:paraId="191C2C1A" w14:textId="77777777" w:rsidR="001B6EE7" w:rsidRDefault="001B6EE7" w:rsidP="00105B1A">
            <w:pPr>
              <w:pStyle w:val="XML1"/>
              <w:rPr>
                <w:ins w:id="13480" w:author="Thomas Dietz" w:date="2012-08-13T14:46:00Z"/>
              </w:rPr>
            </w:pPr>
          </w:p>
          <w:p w14:paraId="78B0AF65" w14:textId="77777777" w:rsidR="001B6EE7" w:rsidRDefault="001B6EE7" w:rsidP="001B6EE7">
            <w:pPr>
              <w:pStyle w:val="XML1"/>
              <w:rPr>
                <w:ins w:id="13481" w:author="Thomas Dietz" w:date="2012-08-13T14:46:00Z"/>
              </w:rPr>
            </w:pPr>
            <w:ins w:id="13482" w:author="Thomas Dietz" w:date="2012-08-13T14:46:00Z">
              <w:r>
                <w:t xml:space="preserve">  &lt;xs:simpleType name="hex-binary"&gt;</w:t>
              </w:r>
            </w:ins>
          </w:p>
          <w:p w14:paraId="2D45B286" w14:textId="77777777" w:rsidR="001B6EE7" w:rsidRDefault="001B6EE7" w:rsidP="001B6EE7">
            <w:pPr>
              <w:pStyle w:val="XML1"/>
              <w:rPr>
                <w:ins w:id="13483" w:author="Thomas Dietz" w:date="2012-08-13T14:46:00Z"/>
              </w:rPr>
            </w:pPr>
            <w:ins w:id="13484" w:author="Thomas Dietz" w:date="2012-08-13T14:46:00Z">
              <w:r>
                <w:t xml:space="preserve">    &lt;xs:annotation&gt;</w:t>
              </w:r>
            </w:ins>
          </w:p>
          <w:p w14:paraId="65DE89AE" w14:textId="77777777" w:rsidR="001B6EE7" w:rsidRDefault="001B6EE7" w:rsidP="001B6EE7">
            <w:pPr>
              <w:pStyle w:val="XML1"/>
              <w:rPr>
                <w:ins w:id="13485" w:author="Thomas Dietz" w:date="2012-08-13T14:46:00Z"/>
              </w:rPr>
            </w:pPr>
            <w:ins w:id="13486" w:author="Thomas Dietz" w:date="2012-08-13T14:46:00Z">
              <w:r>
                <w:t xml:space="preserve">      &lt;xs:documentation&gt;</w:t>
              </w:r>
            </w:ins>
          </w:p>
          <w:p w14:paraId="2554D199" w14:textId="77777777" w:rsidR="001B6EE7" w:rsidRDefault="001B6EE7" w:rsidP="001B6EE7">
            <w:pPr>
              <w:pStyle w:val="XML1"/>
              <w:rPr>
                <w:ins w:id="13487" w:author="Thomas Dietz" w:date="2012-08-13T14:46:00Z"/>
              </w:rPr>
            </w:pPr>
            <w:ins w:id="13488" w:author="Thomas Dietz" w:date="2012-08-13T14:46:00Z">
              <w:r>
                <w:t xml:space="preserve">        hex binary encoded string</w:t>
              </w:r>
            </w:ins>
          </w:p>
          <w:p w14:paraId="41F997F3" w14:textId="77777777" w:rsidR="001B6EE7" w:rsidRDefault="001B6EE7" w:rsidP="001B6EE7">
            <w:pPr>
              <w:pStyle w:val="XML1"/>
              <w:rPr>
                <w:ins w:id="13489" w:author="Thomas Dietz" w:date="2012-08-13T14:46:00Z"/>
              </w:rPr>
            </w:pPr>
            <w:ins w:id="13490" w:author="Thomas Dietz" w:date="2012-08-13T14:46:00Z">
              <w:r>
                <w:t xml:space="preserve">      &lt;/xs:documentation&gt;</w:t>
              </w:r>
            </w:ins>
          </w:p>
          <w:p w14:paraId="1F47160D" w14:textId="77777777" w:rsidR="001B6EE7" w:rsidRDefault="001B6EE7" w:rsidP="001B6EE7">
            <w:pPr>
              <w:pStyle w:val="XML1"/>
              <w:rPr>
                <w:ins w:id="13491" w:author="Thomas Dietz" w:date="2012-08-13T14:46:00Z"/>
              </w:rPr>
            </w:pPr>
            <w:ins w:id="13492" w:author="Thomas Dietz" w:date="2012-08-13T14:46:00Z">
              <w:r>
                <w:t xml:space="preserve">    &lt;/xs:annotation&gt;</w:t>
              </w:r>
            </w:ins>
          </w:p>
          <w:p w14:paraId="0525C339" w14:textId="77777777" w:rsidR="001B6EE7" w:rsidRDefault="001B6EE7" w:rsidP="001B6EE7">
            <w:pPr>
              <w:pStyle w:val="XML1"/>
              <w:rPr>
                <w:ins w:id="13493" w:author="Thomas Dietz" w:date="2012-08-13T14:46:00Z"/>
              </w:rPr>
            </w:pPr>
          </w:p>
          <w:p w14:paraId="14BF14A9" w14:textId="77777777" w:rsidR="001B6EE7" w:rsidRDefault="001B6EE7" w:rsidP="001B6EE7">
            <w:pPr>
              <w:pStyle w:val="XML1"/>
              <w:rPr>
                <w:ins w:id="13494" w:author="Thomas Dietz" w:date="2012-08-13T14:46:00Z"/>
              </w:rPr>
            </w:pPr>
            <w:ins w:id="13495" w:author="Thomas Dietz" w:date="2012-08-13T14:46:00Z">
              <w:r>
                <w:t xml:space="preserve">    &lt;xs:restriction base="xs:base64Binary"&gt;</w:t>
              </w:r>
            </w:ins>
          </w:p>
          <w:p w14:paraId="01885EA8" w14:textId="77777777" w:rsidR="001B6EE7" w:rsidRDefault="001B6EE7" w:rsidP="001B6EE7">
            <w:pPr>
              <w:pStyle w:val="XML1"/>
              <w:rPr>
                <w:ins w:id="13496" w:author="Thomas Dietz" w:date="2012-08-13T14:46:00Z"/>
              </w:rPr>
            </w:pPr>
            <w:ins w:id="13497" w:author="Thomas Dietz" w:date="2012-08-13T14:46:00Z">
              <w:r>
                <w:t xml:space="preserve">    &lt;/xs:restriction&gt;</w:t>
              </w:r>
            </w:ins>
          </w:p>
          <w:p w14:paraId="0AD9D2B8" w14:textId="67A3FC8A" w:rsidR="001B6EE7" w:rsidRPr="009F1B7D" w:rsidRDefault="001B6EE7" w:rsidP="001B6EE7">
            <w:pPr>
              <w:pStyle w:val="XML1"/>
            </w:pPr>
            <w:ins w:id="13498" w:author="Thomas Dietz" w:date="2012-08-13T14:46:00Z">
              <w:r>
                <w:t xml:space="preserve">  &lt;/xs:simpleType&gt;</w:t>
              </w:r>
            </w:ins>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3499" w:name="_Toc320556747"/>
      <w:r>
        <w:t>XML Example</w:t>
      </w:r>
      <w:bookmarkEnd w:id="13499"/>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lastRenderedPageBreak/>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7BCE65F2" w:rsidR="00971A60" w:rsidDel="00105B1A" w:rsidRDefault="00971A60" w:rsidP="00971A60">
      <w:pPr>
        <w:pStyle w:val="Heading3"/>
        <w:keepLines w:val="0"/>
        <w:ind w:left="720" w:hanging="720"/>
        <w:rPr>
          <w:del w:id="13500" w:author="Thomas Dietz" w:date="2012-08-13T14:43:00Z"/>
        </w:rPr>
      </w:pPr>
      <w:bookmarkStart w:id="13501" w:name="_Toc320556748"/>
      <w:del w:id="13502" w:author="Thomas Dietz" w:date="2012-08-13T14:43:00Z">
        <w:r w:rsidDel="00105B1A">
          <w:delText>Normative Constraints</w:delText>
        </w:r>
        <w:bookmarkEnd w:id="13501"/>
      </w:del>
    </w:p>
    <w:p w14:paraId="317E1954" w14:textId="6A7EDE90" w:rsidR="00AC03DC" w:rsidDel="00105B1A" w:rsidRDefault="00876AEC" w:rsidP="00025A73">
      <w:pPr>
        <w:rPr>
          <w:del w:id="13503" w:author="Thomas Dietz" w:date="2012-08-13T14:43:00Z"/>
        </w:rPr>
      </w:pPr>
      <w:del w:id="13504" w:author="Thomas Dietz" w:date="2012-08-13T14:43:00Z">
        <w:r w:rsidDel="00105B1A">
          <w:delText>An OpenFlow Flow Table is identified by identifier</w:delText>
        </w:r>
        <w:r w:rsidRPr="00421113" w:rsidDel="00105B1A">
          <w:rPr>
            <w:rStyle w:val="codeChar"/>
          </w:rPr>
          <w:delText>&lt;resource-id&gt;</w:delText>
        </w:r>
        <w:r w:rsidDel="00105B1A">
          <w:delText xml:space="preserve"> within the context of the OpenFlow CapableSwitch and OpenFlow Logical Switches. Element </w:delText>
        </w:r>
        <w:r w:rsidRPr="00421113" w:rsidDel="00105B1A">
          <w:rPr>
            <w:rStyle w:val="codeChar"/>
          </w:rPr>
          <w:delText>&lt;resource-id&gt;</w:delText>
        </w:r>
        <w:r w:rsidDel="00105B1A">
          <w:delText xml:space="preserve"> is inherited from superclass OpenFlow Resource.</w:delText>
        </w:r>
      </w:del>
    </w:p>
    <w:p w14:paraId="162CE03E" w14:textId="07107673" w:rsidR="00876AEC" w:rsidDel="00105B1A" w:rsidRDefault="00876AEC" w:rsidP="00025A73">
      <w:pPr>
        <w:rPr>
          <w:del w:id="13505" w:author="Thomas Dietz" w:date="2012-08-13T14:43:00Z"/>
        </w:rPr>
      </w:pPr>
      <w:del w:id="13506" w:author="Thomas Dietz" w:date="2012-08-13T14:43:00Z">
        <w:r w:rsidDel="00105B1A">
          <w:delText xml:space="preserve">Element </w:delText>
        </w:r>
        <w:r w:rsidRPr="00421113" w:rsidDel="00105B1A">
          <w:rPr>
            <w:rStyle w:val="codeChar"/>
          </w:rPr>
          <w:delText>&lt;max-entries&gt;</w:delText>
        </w:r>
        <w:r w:rsidDel="00105B1A">
          <w:delText xml:space="preserve"> denotes the maximum of flow entries the flow table can support. Due to limitations imposed by modern hardware, the max-entries value should be considered advisory and best effort approximation of the capacity of the table. </w:delText>
        </w:r>
      </w:del>
    </w:p>
    <w:p w14:paraId="2764DEDF" w14:textId="50928D24" w:rsidR="00DE6735" w:rsidDel="00105B1A" w:rsidRDefault="00DE6735" w:rsidP="00025A73">
      <w:pPr>
        <w:rPr>
          <w:del w:id="13507" w:author="Thomas Dietz" w:date="2012-08-13T14:43:00Z"/>
        </w:rPr>
      </w:pPr>
      <w:del w:id="13508" w:author="Thomas Dietz" w:date="2012-08-13T14:43:00Z">
        <w:r w:rsidDel="00105B1A">
          <w:delText>Element &lt;next-tables&gt; indicates the array of tables that can be directly reached fr</w:delText>
        </w:r>
        <w:r w:rsidR="004824EE" w:rsidDel="00105B1A">
          <w:delText>om the present table using "goto-</w:delText>
        </w:r>
        <w:r w:rsidDel="00105B1A">
          <w:delText>table</w:delText>
        </w:r>
        <w:r w:rsidR="004824EE" w:rsidDel="00105B1A">
          <w:delText>"</w:delText>
        </w:r>
        <w:r w:rsidDel="00105B1A">
          <w:delText xml:space="preserve"> instruction.</w:delText>
        </w:r>
      </w:del>
    </w:p>
    <w:p w14:paraId="5D2A25E5" w14:textId="3AA3B2AF" w:rsidR="00876AEC" w:rsidDel="00105B1A" w:rsidRDefault="00876AEC" w:rsidP="00025A73">
      <w:pPr>
        <w:rPr>
          <w:del w:id="13509" w:author="Thomas Dietz" w:date="2012-08-13T14:43:00Z"/>
        </w:rPr>
      </w:pPr>
      <w:del w:id="13510" w:author="Thomas Dietz" w:date="2012-08-13T14:43:00Z">
        <w:r w:rsidDel="00105B1A">
          <w:delText xml:space="preserve">Element </w:delText>
        </w:r>
        <w:r w:rsidRPr="00421113" w:rsidDel="00105B1A">
          <w:rPr>
            <w:rStyle w:val="codeChar"/>
          </w:rPr>
          <w:delText>&lt;instructions&gt;</w:delText>
        </w:r>
        <w:r w:rsidDel="00105B1A">
          <w:delText xml:space="preserve"> denotes the type</w:delText>
        </w:r>
        <w:r w:rsidR="006B6B83" w:rsidDel="00105B1A">
          <w:delText>s</w:delText>
        </w:r>
        <w:r w:rsidDel="00105B1A">
          <w:delText xml:space="preserve"> of</w:delText>
        </w:r>
        <w:r w:rsidR="006B6B83" w:rsidDel="00105B1A">
          <w:delText xml:space="preserve"> flow instruction</w:delText>
        </w:r>
        <w:r w:rsidR="00BD707C" w:rsidDel="00105B1A">
          <w:delText>s</w:delText>
        </w:r>
        <w:r w:rsidDel="00105B1A">
          <w:delText xml:space="preserve"> supported by the flow table. </w:delText>
        </w:r>
        <w:r w:rsidR="006B6B83" w:rsidDel="00105B1A">
          <w:delText xml:space="preserve">Flow instructions associated with a flow table entry are executed when a flow matches the </w:delText>
        </w:r>
        <w:r w:rsidR="00BD707C" w:rsidDel="00105B1A">
          <w:delText xml:space="preserve">flow </w:delText>
        </w:r>
        <w:r w:rsidR="006B6B83" w:rsidDel="00105B1A">
          <w:delText>entry</w:delText>
        </w:r>
        <w:r w:rsidR="00BD707C" w:rsidDel="00105B1A">
          <w:delText xml:space="preserve"> in the flow table</w:delText>
        </w:r>
        <w:r w:rsidR="006B6B83" w:rsidDel="00105B1A">
          <w:delText>.</w:delText>
        </w:r>
      </w:del>
    </w:p>
    <w:p w14:paraId="550141AB" w14:textId="001E575E" w:rsidR="006B6B83" w:rsidDel="00105B1A" w:rsidRDefault="006B6B83" w:rsidP="00025A73">
      <w:pPr>
        <w:rPr>
          <w:del w:id="13511" w:author="Thomas Dietz" w:date="2012-08-13T14:43:00Z"/>
        </w:rPr>
      </w:pPr>
      <w:del w:id="13512" w:author="Thomas Dietz" w:date="2012-08-13T14:43:00Z">
        <w:r w:rsidDel="00105B1A">
          <w:delText xml:space="preserve">Element </w:delText>
        </w:r>
        <w:r w:rsidRPr="00421113" w:rsidDel="00105B1A">
          <w:rPr>
            <w:rStyle w:val="codeChar"/>
          </w:rPr>
          <w:delText>&lt;matches&gt;</w:delText>
        </w:r>
        <w:r w:rsidDel="00105B1A">
          <w:delText xml:space="preserve"> denotes the </w:delText>
        </w:r>
        <w:r w:rsidR="00282295" w:rsidDel="00105B1A">
          <w:delText xml:space="preserve">types of match fields supported by the flow table. </w:delText>
        </w:r>
        <w:r w:rsidR="009B47B6" w:rsidDel="00105B1A">
          <w:delText>These match fields are defined in OpenFlow Specification version 1.2[1]. An OpenFlow Logical Switch is not required to support all match field types and supported match field types don’t need to be implemented in the same table lookup.</w:delText>
        </w:r>
      </w:del>
    </w:p>
    <w:p w14:paraId="2FE9026C" w14:textId="23D66F14" w:rsidR="00282295" w:rsidDel="00105B1A" w:rsidRDefault="00B62C2E" w:rsidP="00025A73">
      <w:pPr>
        <w:rPr>
          <w:del w:id="13513" w:author="Thomas Dietz" w:date="2012-08-13T14:43:00Z"/>
        </w:rPr>
      </w:pPr>
      <w:del w:id="13514" w:author="Thomas Dietz" w:date="2012-08-13T14:43:00Z">
        <w:r w:rsidDel="00105B1A">
          <w:delText xml:space="preserve">Element </w:delText>
        </w:r>
        <w:r w:rsidRPr="00421113" w:rsidDel="00105B1A">
          <w:rPr>
            <w:rStyle w:val="codeChar"/>
          </w:rPr>
          <w:delText>&lt;write-actions&gt;</w:delText>
        </w:r>
        <w:r w:rsidDel="00105B1A">
          <w:delText xml:space="preserve"> specifies</w:delText>
        </w:r>
        <w:r w:rsidR="00282295" w:rsidDel="00105B1A">
          <w:delText xml:space="preserve"> the </w:delText>
        </w:r>
        <w:r w:rsidDel="00105B1A">
          <w:delText>action types which could be merged into the current action set of flow entries of the flow table. The merging operation is performed by “write-action” flow instruction.</w:delText>
        </w:r>
      </w:del>
    </w:p>
    <w:p w14:paraId="190EBD4E" w14:textId="21517844" w:rsidR="00282295" w:rsidDel="00105B1A" w:rsidRDefault="00282295" w:rsidP="00025A73">
      <w:pPr>
        <w:rPr>
          <w:del w:id="13515" w:author="Thomas Dietz" w:date="2012-08-13T14:43:00Z"/>
        </w:rPr>
      </w:pPr>
      <w:del w:id="13516" w:author="Thomas Dietz" w:date="2012-08-13T14:43:00Z">
        <w:r w:rsidDel="00105B1A">
          <w:delText xml:space="preserve">Element </w:delText>
        </w:r>
        <w:r w:rsidRPr="00421113" w:rsidDel="00105B1A">
          <w:rPr>
            <w:rStyle w:val="codeChar"/>
          </w:rPr>
          <w:delText>&lt;apply-actions&gt;</w:delText>
        </w:r>
        <w:r w:rsidR="00B62C2E" w:rsidDel="00105B1A">
          <w:delText xml:space="preserve"> </w:delText>
        </w:r>
        <w:r w:rsidR="009F487C" w:rsidDel="00105B1A">
          <w:delText>specifies the action types which could be immediatedly applied without any change to the action set of flow entries of the flow table. The applying operation is performed by “apply-action” flow instruction.</w:delText>
        </w:r>
      </w:del>
    </w:p>
    <w:p w14:paraId="3CA4DBC7" w14:textId="04BD8541" w:rsidR="00BC3590" w:rsidDel="00105B1A" w:rsidRDefault="00BC3590" w:rsidP="00A5498C">
      <w:pPr>
        <w:rPr>
          <w:del w:id="13517" w:author="Thomas Dietz" w:date="2012-08-13T14:43:00Z"/>
        </w:rPr>
      </w:pPr>
      <w:del w:id="13518" w:author="Thomas Dietz" w:date="2012-08-13T14:43:00Z">
        <w:r w:rsidDel="00105B1A">
          <w:delText xml:space="preserve">Element </w:delText>
        </w:r>
        <w:r w:rsidRPr="00A5498C" w:rsidDel="00105B1A">
          <w:rPr>
            <w:rStyle w:val="codeChar"/>
          </w:rPr>
          <w:delText>&lt;write-setfields&gt;</w:delText>
        </w:r>
        <w:r w:rsidDel="00105B1A">
          <w:delText xml:space="preserve"> specifies "set-field" action types supported by the table using "write-actions" instruction.</w:delText>
        </w:r>
      </w:del>
    </w:p>
    <w:p w14:paraId="4D8C6A53" w14:textId="4420929F" w:rsidR="00BC3590" w:rsidDel="00105B1A" w:rsidRDefault="00BC3590" w:rsidP="00A5498C">
      <w:pPr>
        <w:rPr>
          <w:del w:id="13519" w:author="Thomas Dietz" w:date="2012-08-13T14:43:00Z"/>
        </w:rPr>
      </w:pPr>
      <w:del w:id="13520" w:author="Thomas Dietz" w:date="2012-08-13T14:43:00Z">
        <w:r w:rsidDel="00105B1A">
          <w:delText xml:space="preserve">Element </w:delText>
        </w:r>
        <w:r w:rsidRPr="00A5498C" w:rsidDel="00105B1A">
          <w:rPr>
            <w:rStyle w:val="codeChar"/>
          </w:rPr>
          <w:delText>&lt;apply-setfields&gt;</w:delText>
        </w:r>
        <w:r w:rsidDel="00105B1A">
          <w:delText xml:space="preserve"> specifies "set-field" action types supported by the table using "apply-actions" instruction.</w:delText>
        </w:r>
      </w:del>
    </w:p>
    <w:p w14:paraId="5FA7DC17" w14:textId="03D77674" w:rsidR="00A5498C" w:rsidDel="00105B1A" w:rsidRDefault="00BC3590" w:rsidP="00025A73">
      <w:pPr>
        <w:rPr>
          <w:del w:id="13521" w:author="Thomas Dietz" w:date="2012-08-13T14:43:00Z"/>
        </w:rPr>
      </w:pPr>
      <w:del w:id="13522" w:author="Thomas Dietz" w:date="2012-08-13T14:43:00Z">
        <w:r w:rsidDel="00105B1A">
          <w:lastRenderedPageBreak/>
          <w:delText xml:space="preserve">Element </w:delText>
        </w:r>
        <w:r w:rsidRPr="00A5498C" w:rsidDel="00105B1A">
          <w:rPr>
            <w:rStyle w:val="codeChar"/>
          </w:rPr>
          <w:delText>&lt;wildcards&gt;</w:delText>
        </w:r>
        <w:r w:rsidDel="00105B1A">
          <w:delText xml:space="preserve"> specifies </w:delText>
        </w:r>
        <w:r w:rsidR="001A43E7" w:rsidDel="00105B1A">
          <w:delText>the fields for which the table supports wildcarding(omitting).</w:delText>
        </w:r>
      </w:del>
    </w:p>
    <w:p w14:paraId="276FE436" w14:textId="547CC541" w:rsidR="00282295" w:rsidDel="00105B1A" w:rsidRDefault="00282295" w:rsidP="00025A73">
      <w:pPr>
        <w:rPr>
          <w:del w:id="13523" w:author="Thomas Dietz" w:date="2012-08-13T14:43:00Z"/>
        </w:rPr>
      </w:pPr>
      <w:del w:id="13524" w:author="Thomas Dietz" w:date="2012-08-13T14:43:00Z">
        <w:r w:rsidDel="00105B1A">
          <w:delText xml:space="preserve">Element </w:delText>
        </w:r>
        <w:r w:rsidRPr="00421113" w:rsidDel="00105B1A">
          <w:rPr>
            <w:rStyle w:val="codeChar"/>
          </w:rPr>
          <w:delText>&lt;metadata-match&gt;</w:delText>
        </w:r>
        <w:r w:rsidR="00105783" w:rsidDel="00105B1A">
          <w:delText xml:space="preserve"> indicates the bits of the metadata field that the table can match on. It is represented as 64-bit integer in </w:delText>
        </w:r>
        <w:bookmarkStart w:id="13525" w:name="hexBinary-lexical-representation"/>
        <w:r w:rsidR="00105783" w:rsidRPr="008B10D5" w:rsidDel="00105B1A">
          <w:delText>hexadecimal digits</w:delText>
        </w:r>
        <w:bookmarkEnd w:id="13525"/>
        <w:r w:rsidR="00105783" w:rsidDel="00105B1A">
          <w:delText>([0-9a-fA-F]) format.</w:delText>
        </w:r>
      </w:del>
    </w:p>
    <w:p w14:paraId="6160B0D9" w14:textId="01CB7599" w:rsidR="000E1340" w:rsidDel="00105B1A" w:rsidRDefault="00282295" w:rsidP="000E1340">
      <w:pPr>
        <w:rPr>
          <w:del w:id="13526" w:author="Thomas Dietz" w:date="2012-08-13T14:43:00Z"/>
        </w:rPr>
      </w:pPr>
      <w:del w:id="13527" w:author="Thomas Dietz" w:date="2012-08-13T14:43:00Z">
        <w:r w:rsidDel="00105B1A">
          <w:delText xml:space="preserve">Element </w:delText>
        </w:r>
        <w:r w:rsidRPr="00421113" w:rsidDel="00105B1A">
          <w:rPr>
            <w:rStyle w:val="codeChar"/>
          </w:rPr>
          <w:delText>&lt;metadata-write&gt;</w:delText>
        </w:r>
        <w:r w:rsidR="00105783" w:rsidDel="00105B1A">
          <w:delText xml:space="preserve"> </w:delText>
        </w:r>
        <w:r w:rsidR="000E1340" w:rsidDel="00105B1A">
          <w:delText xml:space="preserve">indicates the bits of the metadata field that the table can write using the “write-metadata” instruction. It is represented as 64-bit integer in </w:delText>
        </w:r>
        <w:r w:rsidR="000E1340" w:rsidRPr="00452EBE" w:rsidDel="00105B1A">
          <w:delText>hexadecimal digits</w:delText>
        </w:r>
        <w:r w:rsidR="000E1340" w:rsidDel="00105B1A">
          <w:delText>([0-9a-fA-F]) format.</w:delText>
        </w:r>
      </w:del>
    </w:p>
    <w:p w14:paraId="3B5D6ECC" w14:textId="756B1997" w:rsidR="00282295" w:rsidRPr="00AC03DC" w:rsidDel="00105B1A" w:rsidRDefault="00282295" w:rsidP="00025A73">
      <w:pPr>
        <w:rPr>
          <w:del w:id="13528" w:author="Thomas Dietz" w:date="2012-08-13T14:43:00Z"/>
        </w:rPr>
      </w:pPr>
    </w:p>
    <w:p w14:paraId="1EE6A001" w14:textId="480E7574" w:rsidR="00971A60" w:rsidRDefault="00971A60" w:rsidP="00971A60">
      <w:pPr>
        <w:pStyle w:val="Heading3"/>
        <w:keepLines w:val="0"/>
        <w:ind w:left="720" w:hanging="720"/>
      </w:pPr>
      <w:bookmarkStart w:id="13529" w:name="_Toc320556749"/>
      <w:r>
        <w:t>YANG Specification</w:t>
      </w:r>
      <w:bookmarkEnd w:id="13529"/>
    </w:p>
    <w:tbl>
      <w:tblPr>
        <w:tblStyle w:val="XMLtable"/>
        <w:tblW w:w="5000" w:type="pct"/>
        <w:tblLook w:val="04A0" w:firstRow="1" w:lastRow="0" w:firstColumn="1" w:lastColumn="0" w:noHBand="0" w:noVBand="1"/>
        <w:tblPrChange w:id="13530" w:author="Thomas Dietz" w:date="2012-08-13T14:44:00Z">
          <w:tblPr>
            <w:tblStyle w:val="TableGrid"/>
            <w:tblW w:w="0" w:type="auto"/>
            <w:tblInd w:w="378" w:type="dxa"/>
            <w:shd w:val="clear" w:color="auto" w:fill="C8FCCD"/>
            <w:tblLook w:val="04A0" w:firstRow="1" w:lastRow="0" w:firstColumn="1" w:lastColumn="0" w:noHBand="0" w:noVBand="1"/>
          </w:tblPr>
        </w:tblPrChange>
      </w:tblPr>
      <w:tblGrid>
        <w:gridCol w:w="9474"/>
        <w:tblGridChange w:id="13531">
          <w:tblGrid>
            <w:gridCol w:w="8820"/>
          </w:tblGrid>
        </w:tblGridChange>
      </w:tblGrid>
      <w:tr w:rsidR="005C38FA" w:rsidRPr="009F1B7D" w14:paraId="52700D3C" w14:textId="77777777" w:rsidTr="00105B1A">
        <w:tc>
          <w:tcPr>
            <w:tcW w:w="8820" w:type="dxa"/>
            <w:tcPrChange w:id="13532" w:author="Thomas Dietz" w:date="2012-08-13T14:44:00Z">
              <w:tcPr>
                <w:tcW w:w="8820" w:type="dxa"/>
                <w:shd w:val="clear" w:color="auto" w:fill="C8FCCD"/>
              </w:tcPr>
            </w:tcPrChange>
          </w:tcPr>
          <w:p w14:paraId="1A60CDE9" w14:textId="1A5111AF" w:rsidR="00C969A8" w:rsidDel="00105B1A" w:rsidRDefault="00C969A8" w:rsidP="00C3649A">
            <w:pPr>
              <w:pStyle w:val="XML1"/>
              <w:rPr>
                <w:del w:id="13533" w:author="Thomas Dietz" w:date="2012-08-13T14:43:00Z"/>
              </w:rPr>
            </w:pPr>
            <w:del w:id="13534" w:author="Thomas Dietz" w:date="2012-08-13T14:43:00Z">
              <w:r w:rsidRPr="00C3649A" w:rsidDel="00105B1A">
                <w:delText>typedef</w:delText>
              </w:r>
              <w:r w:rsidDel="00105B1A">
                <w:delText xml:space="preserve"> match</w:delText>
              </w:r>
              <w:r w:rsidR="00664DAC" w:rsidDel="00105B1A">
                <w:delText>-field</w:delText>
              </w:r>
              <w:r w:rsidDel="00105B1A">
                <w:delText>-type {</w:delText>
              </w:r>
            </w:del>
          </w:p>
          <w:p w14:paraId="30031137" w14:textId="2A73819B" w:rsidR="00C969A8" w:rsidDel="00105B1A" w:rsidRDefault="00C969A8" w:rsidP="00C3649A">
            <w:pPr>
              <w:pStyle w:val="XML2"/>
              <w:rPr>
                <w:del w:id="13535" w:author="Thomas Dietz" w:date="2012-08-13T14:43:00Z"/>
              </w:rPr>
            </w:pPr>
            <w:del w:id="13536" w:author="Thomas Dietz" w:date="2012-08-13T14:43:00Z">
              <w:r w:rsidDel="00105B1A">
                <w:delText>description "The types of match</w:delText>
              </w:r>
              <w:r w:rsidR="00664DAC" w:rsidDel="00105B1A">
                <w:delText xml:space="preserve"> fields </w:delText>
              </w:r>
              <w:r w:rsidDel="00105B1A">
                <w:delText>defined in OpenFlow Switch Specification version 1.2.";</w:delText>
              </w:r>
            </w:del>
          </w:p>
          <w:p w14:paraId="00B83D8E" w14:textId="2C3FD820" w:rsidR="00C969A8" w:rsidDel="00105B1A" w:rsidRDefault="00C969A8" w:rsidP="00F2421F">
            <w:pPr>
              <w:pStyle w:val="XML2"/>
              <w:rPr>
                <w:del w:id="13537" w:author="Thomas Dietz" w:date="2012-08-13T14:43:00Z"/>
              </w:rPr>
            </w:pPr>
            <w:del w:id="13538" w:author="Thomas Dietz" w:date="2012-08-13T14:43:00Z">
              <w:r w:rsidDel="00105B1A">
                <w:delText>type enumeration {</w:delText>
              </w:r>
            </w:del>
          </w:p>
          <w:p w14:paraId="371E2A82" w14:textId="2852FBAC" w:rsidR="00C969A8" w:rsidRPr="00F2421F" w:rsidDel="00105B1A" w:rsidRDefault="00C969A8" w:rsidP="00F2421F">
            <w:pPr>
              <w:pStyle w:val="XML3"/>
              <w:rPr>
                <w:del w:id="13539" w:author="Thomas Dietz" w:date="2012-08-13T14:43:00Z"/>
              </w:rPr>
            </w:pPr>
            <w:del w:id="13540" w:author="Thomas Dietz" w:date="2012-08-13T14:43:00Z">
              <w:r w:rsidRPr="00F2421F" w:rsidDel="00105B1A">
                <w:delText>enum input-port;</w:delText>
              </w:r>
            </w:del>
          </w:p>
          <w:p w14:paraId="1B51805E" w14:textId="128DCA3B" w:rsidR="00C969A8" w:rsidRPr="00F2421F" w:rsidDel="00105B1A" w:rsidRDefault="00C969A8" w:rsidP="00F2421F">
            <w:pPr>
              <w:pStyle w:val="XML3"/>
              <w:rPr>
                <w:del w:id="13541" w:author="Thomas Dietz" w:date="2012-08-13T14:43:00Z"/>
              </w:rPr>
            </w:pPr>
            <w:del w:id="13542" w:author="Thomas Dietz" w:date="2012-08-13T14:43:00Z">
              <w:r w:rsidRPr="00F2421F" w:rsidDel="00105B1A">
                <w:delText>enum physical-input-port;</w:delText>
              </w:r>
            </w:del>
          </w:p>
          <w:p w14:paraId="20B64B80" w14:textId="6493FD9E" w:rsidR="00C969A8" w:rsidRPr="00F2421F" w:rsidDel="00105B1A" w:rsidRDefault="00C969A8" w:rsidP="00F2421F">
            <w:pPr>
              <w:pStyle w:val="XML3"/>
              <w:rPr>
                <w:del w:id="13543" w:author="Thomas Dietz" w:date="2012-08-13T14:43:00Z"/>
              </w:rPr>
            </w:pPr>
            <w:del w:id="13544" w:author="Thomas Dietz" w:date="2012-08-13T14:43:00Z">
              <w:r w:rsidRPr="00F2421F" w:rsidDel="00105B1A">
                <w:delText>enum metadata;</w:delText>
              </w:r>
            </w:del>
          </w:p>
          <w:p w14:paraId="0C7B2D91" w14:textId="1C757B7B" w:rsidR="00C969A8" w:rsidRPr="00F2421F" w:rsidDel="00105B1A" w:rsidRDefault="00C969A8" w:rsidP="00F2421F">
            <w:pPr>
              <w:pStyle w:val="XML3"/>
              <w:rPr>
                <w:del w:id="13545" w:author="Thomas Dietz" w:date="2012-08-13T14:43:00Z"/>
              </w:rPr>
            </w:pPr>
            <w:del w:id="13546" w:author="Thomas Dietz" w:date="2012-08-13T14:43:00Z">
              <w:r w:rsidRPr="00F2421F" w:rsidDel="00105B1A">
                <w:delText>enum ethernet-dest;</w:delText>
              </w:r>
            </w:del>
          </w:p>
          <w:p w14:paraId="6C8FD2C3" w14:textId="620ED26E" w:rsidR="00C969A8" w:rsidRPr="00F2421F" w:rsidDel="00105B1A" w:rsidRDefault="00C969A8" w:rsidP="00F2421F">
            <w:pPr>
              <w:pStyle w:val="XML3"/>
              <w:rPr>
                <w:del w:id="13547" w:author="Thomas Dietz" w:date="2012-08-13T14:43:00Z"/>
              </w:rPr>
            </w:pPr>
            <w:del w:id="13548" w:author="Thomas Dietz" w:date="2012-08-13T14:43:00Z">
              <w:r w:rsidRPr="00F2421F" w:rsidDel="00105B1A">
                <w:delText>enum ethernet-src;</w:delText>
              </w:r>
            </w:del>
          </w:p>
          <w:p w14:paraId="649580CB" w14:textId="6DABC15E" w:rsidR="00C969A8" w:rsidRPr="00F2421F" w:rsidDel="00105B1A" w:rsidRDefault="00C969A8" w:rsidP="00F2421F">
            <w:pPr>
              <w:pStyle w:val="XML3"/>
              <w:rPr>
                <w:del w:id="13549" w:author="Thomas Dietz" w:date="2012-08-13T14:43:00Z"/>
              </w:rPr>
            </w:pPr>
            <w:del w:id="13550" w:author="Thomas Dietz" w:date="2012-08-13T14:43:00Z">
              <w:r w:rsidRPr="00F2421F" w:rsidDel="00105B1A">
                <w:delText>enum ethernet-frame-type;</w:delText>
              </w:r>
            </w:del>
          </w:p>
          <w:p w14:paraId="567AD29F" w14:textId="71261334" w:rsidR="00C969A8" w:rsidRPr="00F2421F" w:rsidDel="00105B1A" w:rsidRDefault="00C969A8" w:rsidP="00F2421F">
            <w:pPr>
              <w:pStyle w:val="XML3"/>
              <w:rPr>
                <w:del w:id="13551" w:author="Thomas Dietz" w:date="2012-08-13T14:43:00Z"/>
              </w:rPr>
            </w:pPr>
            <w:del w:id="13552" w:author="Thomas Dietz" w:date="2012-08-13T14:43:00Z">
              <w:r w:rsidRPr="00F2421F" w:rsidDel="00105B1A">
                <w:delText>enum vlan-id;</w:delText>
              </w:r>
            </w:del>
          </w:p>
          <w:p w14:paraId="40EF06A9" w14:textId="5CBBACD9" w:rsidR="00C969A8" w:rsidRPr="00F2421F" w:rsidDel="00105B1A" w:rsidRDefault="00C969A8" w:rsidP="00F2421F">
            <w:pPr>
              <w:pStyle w:val="XML3"/>
              <w:rPr>
                <w:del w:id="13553" w:author="Thomas Dietz" w:date="2012-08-13T14:43:00Z"/>
              </w:rPr>
            </w:pPr>
            <w:del w:id="13554" w:author="Thomas Dietz" w:date="2012-08-13T14:43:00Z">
              <w:r w:rsidRPr="00F2421F" w:rsidDel="00105B1A">
                <w:delText>enum vlan-priority;</w:delText>
              </w:r>
            </w:del>
          </w:p>
          <w:p w14:paraId="2CDF66A0" w14:textId="26E2DD85" w:rsidR="00C969A8" w:rsidRPr="00F2421F" w:rsidDel="00105B1A" w:rsidRDefault="00C969A8" w:rsidP="00F2421F">
            <w:pPr>
              <w:pStyle w:val="XML3"/>
              <w:rPr>
                <w:del w:id="13555" w:author="Thomas Dietz" w:date="2012-08-13T14:43:00Z"/>
              </w:rPr>
            </w:pPr>
            <w:del w:id="13556" w:author="Thomas Dietz" w:date="2012-08-13T14:43:00Z">
              <w:r w:rsidRPr="00F2421F" w:rsidDel="00105B1A">
                <w:delText>enum ip-dscp;</w:delText>
              </w:r>
            </w:del>
          </w:p>
          <w:p w14:paraId="1170CAD0" w14:textId="6859053D" w:rsidR="00C969A8" w:rsidRPr="00F2421F" w:rsidDel="00105B1A" w:rsidRDefault="00C969A8" w:rsidP="00F2421F">
            <w:pPr>
              <w:pStyle w:val="XML3"/>
              <w:rPr>
                <w:del w:id="13557" w:author="Thomas Dietz" w:date="2012-08-13T14:43:00Z"/>
              </w:rPr>
            </w:pPr>
            <w:del w:id="13558" w:author="Thomas Dietz" w:date="2012-08-13T14:43:00Z">
              <w:r w:rsidRPr="00F2421F" w:rsidDel="00105B1A">
                <w:delText>enum ip-ecn;</w:delText>
              </w:r>
            </w:del>
          </w:p>
          <w:p w14:paraId="2F215A5E" w14:textId="3A2AF1C4" w:rsidR="00C969A8" w:rsidRPr="00F2421F" w:rsidDel="00105B1A" w:rsidRDefault="00C969A8" w:rsidP="00F2421F">
            <w:pPr>
              <w:pStyle w:val="XML3"/>
              <w:rPr>
                <w:del w:id="13559" w:author="Thomas Dietz" w:date="2012-08-13T14:43:00Z"/>
              </w:rPr>
            </w:pPr>
            <w:del w:id="13560" w:author="Thomas Dietz" w:date="2012-08-13T14:43:00Z">
              <w:r w:rsidRPr="00F2421F" w:rsidDel="00105B1A">
                <w:delText>enum ip-protocol;</w:delText>
              </w:r>
            </w:del>
          </w:p>
          <w:p w14:paraId="2D948298" w14:textId="1C89C8AB" w:rsidR="00C969A8" w:rsidRPr="00F2421F" w:rsidDel="00105B1A" w:rsidRDefault="00C969A8" w:rsidP="00F2421F">
            <w:pPr>
              <w:pStyle w:val="XML3"/>
              <w:rPr>
                <w:del w:id="13561" w:author="Thomas Dietz" w:date="2012-08-13T14:43:00Z"/>
              </w:rPr>
            </w:pPr>
            <w:del w:id="13562" w:author="Thomas Dietz" w:date="2012-08-13T14:43:00Z">
              <w:r w:rsidRPr="00F2421F" w:rsidDel="00105B1A">
                <w:delText>enum ipv4-src;</w:delText>
              </w:r>
            </w:del>
          </w:p>
          <w:p w14:paraId="3562CEC5" w14:textId="6CE40124" w:rsidR="00C969A8" w:rsidRPr="00F2421F" w:rsidDel="00105B1A" w:rsidRDefault="00C969A8" w:rsidP="00F2421F">
            <w:pPr>
              <w:pStyle w:val="XML3"/>
              <w:rPr>
                <w:del w:id="13563" w:author="Thomas Dietz" w:date="2012-08-13T14:43:00Z"/>
              </w:rPr>
            </w:pPr>
            <w:del w:id="13564" w:author="Thomas Dietz" w:date="2012-08-13T14:43:00Z">
              <w:r w:rsidRPr="00F2421F" w:rsidDel="00105B1A">
                <w:delText>enum ipv4-dest;</w:delText>
              </w:r>
            </w:del>
          </w:p>
          <w:p w14:paraId="2AA33555" w14:textId="020CA4B0" w:rsidR="00C969A8" w:rsidRPr="00F2421F" w:rsidDel="00105B1A" w:rsidRDefault="00C969A8" w:rsidP="00F2421F">
            <w:pPr>
              <w:pStyle w:val="XML3"/>
              <w:rPr>
                <w:del w:id="13565" w:author="Thomas Dietz" w:date="2012-08-13T14:43:00Z"/>
              </w:rPr>
            </w:pPr>
            <w:del w:id="13566" w:author="Thomas Dietz" w:date="2012-08-13T14:43:00Z">
              <w:r w:rsidRPr="00F2421F" w:rsidDel="00105B1A">
                <w:delText>enum tcp-src;</w:delText>
              </w:r>
            </w:del>
          </w:p>
          <w:p w14:paraId="5241C895" w14:textId="3A16A8EA" w:rsidR="00C969A8" w:rsidRPr="00F2421F" w:rsidDel="00105B1A" w:rsidRDefault="00C969A8" w:rsidP="00F2421F">
            <w:pPr>
              <w:pStyle w:val="XML3"/>
              <w:rPr>
                <w:del w:id="13567" w:author="Thomas Dietz" w:date="2012-08-13T14:43:00Z"/>
              </w:rPr>
            </w:pPr>
            <w:del w:id="13568" w:author="Thomas Dietz" w:date="2012-08-13T14:43:00Z">
              <w:r w:rsidRPr="00F2421F" w:rsidDel="00105B1A">
                <w:delText>enum tcp-dest;</w:delText>
              </w:r>
            </w:del>
          </w:p>
          <w:p w14:paraId="40B8D9A4" w14:textId="125ADC99" w:rsidR="00C969A8" w:rsidRPr="00F2421F" w:rsidDel="00105B1A" w:rsidRDefault="00C969A8" w:rsidP="00F2421F">
            <w:pPr>
              <w:pStyle w:val="XML3"/>
              <w:rPr>
                <w:del w:id="13569" w:author="Thomas Dietz" w:date="2012-08-13T14:43:00Z"/>
              </w:rPr>
            </w:pPr>
            <w:del w:id="13570" w:author="Thomas Dietz" w:date="2012-08-13T14:43:00Z">
              <w:r w:rsidRPr="00F2421F" w:rsidDel="00105B1A">
                <w:delText>enum udp-src;</w:delText>
              </w:r>
            </w:del>
          </w:p>
          <w:p w14:paraId="0E82366F" w14:textId="42CD9DEB" w:rsidR="00C969A8" w:rsidRPr="00F2421F" w:rsidDel="00105B1A" w:rsidRDefault="00C969A8" w:rsidP="00F2421F">
            <w:pPr>
              <w:pStyle w:val="XML3"/>
              <w:rPr>
                <w:del w:id="13571" w:author="Thomas Dietz" w:date="2012-08-13T14:43:00Z"/>
              </w:rPr>
            </w:pPr>
            <w:del w:id="13572" w:author="Thomas Dietz" w:date="2012-08-13T14:43:00Z">
              <w:r w:rsidRPr="00F2421F" w:rsidDel="00105B1A">
                <w:delText>enum udp-dest;</w:delText>
              </w:r>
            </w:del>
          </w:p>
          <w:p w14:paraId="346EE93C" w14:textId="7F70720C" w:rsidR="00C969A8" w:rsidRPr="004238F6" w:rsidDel="00105B1A" w:rsidRDefault="00C969A8" w:rsidP="00F2421F">
            <w:pPr>
              <w:pStyle w:val="XML3"/>
              <w:rPr>
                <w:del w:id="13573" w:author="Thomas Dietz" w:date="2012-08-13T14:43:00Z"/>
                <w:lang w:val="de-DE"/>
                <w:rPrChange w:id="13574" w:author="Thomas Dietz" w:date="2012-08-08T14:24:00Z">
                  <w:rPr>
                    <w:del w:id="13575" w:author="Thomas Dietz" w:date="2012-08-13T14:43:00Z"/>
                  </w:rPr>
                </w:rPrChange>
              </w:rPr>
            </w:pPr>
            <w:del w:id="13576" w:author="Thomas Dietz" w:date="2012-08-13T14:43:00Z">
              <w:r w:rsidRPr="004238F6" w:rsidDel="00105B1A">
                <w:rPr>
                  <w:rFonts w:eastAsiaTheme="minorEastAsia"/>
                  <w:lang w:val="de-DE"/>
                  <w:rPrChange w:id="13577" w:author="Thomas Dietz" w:date="2012-08-08T14:24:00Z">
                    <w:rPr>
                      <w:rFonts w:eastAsiaTheme="minorEastAsia"/>
                    </w:rPr>
                  </w:rPrChange>
                </w:rPr>
                <w:delText>enum sctp-src;</w:delText>
              </w:r>
            </w:del>
          </w:p>
          <w:p w14:paraId="1DF68362" w14:textId="42A2CB0B" w:rsidR="00C969A8" w:rsidRPr="004238F6" w:rsidDel="00105B1A" w:rsidRDefault="00C969A8" w:rsidP="00F2421F">
            <w:pPr>
              <w:pStyle w:val="XML3"/>
              <w:rPr>
                <w:del w:id="13578" w:author="Thomas Dietz" w:date="2012-08-13T14:43:00Z"/>
                <w:lang w:val="de-DE"/>
                <w:rPrChange w:id="13579" w:author="Thomas Dietz" w:date="2012-08-08T14:24:00Z">
                  <w:rPr>
                    <w:del w:id="13580" w:author="Thomas Dietz" w:date="2012-08-13T14:43:00Z"/>
                  </w:rPr>
                </w:rPrChange>
              </w:rPr>
            </w:pPr>
            <w:del w:id="13581" w:author="Thomas Dietz" w:date="2012-08-13T14:43:00Z">
              <w:r w:rsidRPr="004238F6" w:rsidDel="00105B1A">
                <w:rPr>
                  <w:rFonts w:eastAsiaTheme="minorEastAsia"/>
                  <w:lang w:val="de-DE"/>
                  <w:rPrChange w:id="13582" w:author="Thomas Dietz" w:date="2012-08-08T14:24:00Z">
                    <w:rPr>
                      <w:rFonts w:eastAsiaTheme="minorEastAsia"/>
                    </w:rPr>
                  </w:rPrChange>
                </w:rPr>
                <w:delText>enum sctp-dest;</w:delText>
              </w:r>
            </w:del>
          </w:p>
          <w:p w14:paraId="151AFF40" w14:textId="0CD04B5B" w:rsidR="00C969A8" w:rsidRPr="004238F6" w:rsidDel="00105B1A" w:rsidRDefault="00C969A8" w:rsidP="00F2421F">
            <w:pPr>
              <w:pStyle w:val="XML3"/>
              <w:rPr>
                <w:del w:id="13583" w:author="Thomas Dietz" w:date="2012-08-13T14:43:00Z"/>
                <w:lang w:val="de-DE"/>
                <w:rPrChange w:id="13584" w:author="Thomas Dietz" w:date="2012-08-08T14:24:00Z">
                  <w:rPr>
                    <w:del w:id="13585" w:author="Thomas Dietz" w:date="2012-08-13T14:43:00Z"/>
                  </w:rPr>
                </w:rPrChange>
              </w:rPr>
            </w:pPr>
            <w:del w:id="13586" w:author="Thomas Dietz" w:date="2012-08-13T14:43:00Z">
              <w:r w:rsidRPr="004238F6" w:rsidDel="00105B1A">
                <w:rPr>
                  <w:rFonts w:eastAsiaTheme="minorEastAsia"/>
                  <w:lang w:val="de-DE"/>
                  <w:rPrChange w:id="13587" w:author="Thomas Dietz" w:date="2012-08-08T14:24:00Z">
                    <w:rPr>
                      <w:rFonts w:eastAsiaTheme="minorEastAsia"/>
                    </w:rPr>
                  </w:rPrChange>
                </w:rPr>
                <w:delText>enum icmpv4-type;</w:delText>
              </w:r>
            </w:del>
          </w:p>
          <w:p w14:paraId="47BEFA04" w14:textId="44FD80C4" w:rsidR="00C969A8" w:rsidRPr="004238F6" w:rsidDel="00105B1A" w:rsidRDefault="00C969A8" w:rsidP="00F2421F">
            <w:pPr>
              <w:pStyle w:val="XML3"/>
              <w:rPr>
                <w:del w:id="13588" w:author="Thomas Dietz" w:date="2012-08-13T14:43:00Z"/>
                <w:lang w:val="de-DE"/>
                <w:rPrChange w:id="13589" w:author="Thomas Dietz" w:date="2012-08-08T14:24:00Z">
                  <w:rPr>
                    <w:del w:id="13590" w:author="Thomas Dietz" w:date="2012-08-13T14:43:00Z"/>
                  </w:rPr>
                </w:rPrChange>
              </w:rPr>
            </w:pPr>
            <w:del w:id="13591" w:author="Thomas Dietz" w:date="2012-08-13T14:43:00Z">
              <w:r w:rsidRPr="004238F6" w:rsidDel="00105B1A">
                <w:rPr>
                  <w:rFonts w:eastAsiaTheme="minorEastAsia"/>
                  <w:lang w:val="de-DE"/>
                  <w:rPrChange w:id="13592" w:author="Thomas Dietz" w:date="2012-08-08T14:24:00Z">
                    <w:rPr>
                      <w:rFonts w:eastAsiaTheme="minorEastAsia"/>
                    </w:rPr>
                  </w:rPrChange>
                </w:rPr>
                <w:delText>enum icmpv4-code;</w:delText>
              </w:r>
            </w:del>
          </w:p>
          <w:p w14:paraId="048A3509" w14:textId="0EB2A033" w:rsidR="00C969A8" w:rsidRPr="004238F6" w:rsidDel="00105B1A" w:rsidRDefault="00C969A8" w:rsidP="00F2421F">
            <w:pPr>
              <w:pStyle w:val="XML3"/>
              <w:rPr>
                <w:del w:id="13593" w:author="Thomas Dietz" w:date="2012-08-13T14:43:00Z"/>
                <w:lang w:val="de-DE"/>
                <w:rPrChange w:id="13594" w:author="Thomas Dietz" w:date="2012-08-08T14:24:00Z">
                  <w:rPr>
                    <w:del w:id="13595" w:author="Thomas Dietz" w:date="2012-08-13T14:43:00Z"/>
                  </w:rPr>
                </w:rPrChange>
              </w:rPr>
            </w:pPr>
            <w:del w:id="13596" w:author="Thomas Dietz" w:date="2012-08-13T14:43:00Z">
              <w:r w:rsidRPr="004238F6" w:rsidDel="00105B1A">
                <w:rPr>
                  <w:rFonts w:eastAsiaTheme="minorEastAsia"/>
                  <w:lang w:val="de-DE"/>
                  <w:rPrChange w:id="13597" w:author="Thomas Dietz" w:date="2012-08-08T14:24:00Z">
                    <w:rPr>
                      <w:rFonts w:eastAsiaTheme="minorEastAsia"/>
                    </w:rPr>
                  </w:rPrChange>
                </w:rPr>
                <w:delText>enum arp-op;</w:delText>
              </w:r>
            </w:del>
          </w:p>
          <w:p w14:paraId="45215BFB" w14:textId="75B88004" w:rsidR="00C969A8" w:rsidRPr="00F2421F" w:rsidDel="00105B1A" w:rsidRDefault="00C969A8" w:rsidP="00F2421F">
            <w:pPr>
              <w:pStyle w:val="XML3"/>
              <w:rPr>
                <w:del w:id="13598" w:author="Thomas Dietz" w:date="2012-08-13T14:43:00Z"/>
              </w:rPr>
            </w:pPr>
            <w:del w:id="13599" w:author="Thomas Dietz" w:date="2012-08-13T14:43:00Z">
              <w:r w:rsidRPr="00F2421F" w:rsidDel="00105B1A">
                <w:delText>num arp-src-ip-address;</w:delText>
              </w:r>
            </w:del>
          </w:p>
          <w:p w14:paraId="2BD2917D" w14:textId="42142233" w:rsidR="00C969A8" w:rsidRPr="00F2421F" w:rsidDel="00105B1A" w:rsidRDefault="00C969A8" w:rsidP="00F2421F">
            <w:pPr>
              <w:pStyle w:val="XML3"/>
              <w:rPr>
                <w:del w:id="13600" w:author="Thomas Dietz" w:date="2012-08-13T14:43:00Z"/>
              </w:rPr>
            </w:pPr>
            <w:del w:id="13601" w:author="Thomas Dietz" w:date="2012-08-13T14:43:00Z">
              <w:r w:rsidRPr="00F2421F" w:rsidDel="00105B1A">
                <w:delText>enum arp-target-ip-address;</w:delText>
              </w:r>
            </w:del>
          </w:p>
          <w:p w14:paraId="48243211" w14:textId="1970C50A" w:rsidR="00C969A8" w:rsidRPr="00F2421F" w:rsidDel="00105B1A" w:rsidRDefault="00C969A8" w:rsidP="00F2421F">
            <w:pPr>
              <w:pStyle w:val="XML3"/>
              <w:rPr>
                <w:del w:id="13602" w:author="Thomas Dietz" w:date="2012-08-13T14:43:00Z"/>
              </w:rPr>
            </w:pPr>
            <w:del w:id="13603" w:author="Thomas Dietz" w:date="2012-08-13T14:43:00Z">
              <w:r w:rsidRPr="00F2421F" w:rsidDel="00105B1A">
                <w:delText>enum arp-src-hardware-address;</w:delText>
              </w:r>
            </w:del>
          </w:p>
          <w:p w14:paraId="2FA17EDC" w14:textId="1643C130" w:rsidR="00C969A8" w:rsidRPr="00F2421F" w:rsidDel="00105B1A" w:rsidRDefault="00C969A8" w:rsidP="00F2421F">
            <w:pPr>
              <w:pStyle w:val="XML3"/>
              <w:rPr>
                <w:del w:id="13604" w:author="Thomas Dietz" w:date="2012-08-13T14:43:00Z"/>
              </w:rPr>
            </w:pPr>
            <w:del w:id="13605" w:author="Thomas Dietz" w:date="2012-08-13T14:43:00Z">
              <w:r w:rsidRPr="00F2421F" w:rsidDel="00105B1A">
                <w:delText>enum arp-target-hardware-address;</w:delText>
              </w:r>
            </w:del>
          </w:p>
          <w:p w14:paraId="618C78BD" w14:textId="68FC111F" w:rsidR="00C969A8" w:rsidRPr="004238F6" w:rsidDel="00105B1A" w:rsidRDefault="00C969A8" w:rsidP="00F2421F">
            <w:pPr>
              <w:pStyle w:val="XML3"/>
              <w:rPr>
                <w:del w:id="13606" w:author="Thomas Dietz" w:date="2012-08-13T14:43:00Z"/>
                <w:lang w:val="de-DE"/>
                <w:rPrChange w:id="13607" w:author="Thomas Dietz" w:date="2012-08-08T14:24:00Z">
                  <w:rPr>
                    <w:del w:id="13608" w:author="Thomas Dietz" w:date="2012-08-13T14:43:00Z"/>
                  </w:rPr>
                </w:rPrChange>
              </w:rPr>
            </w:pPr>
            <w:del w:id="13609" w:author="Thomas Dietz" w:date="2012-08-13T14:43:00Z">
              <w:r w:rsidRPr="004238F6" w:rsidDel="00105B1A">
                <w:rPr>
                  <w:rFonts w:eastAsiaTheme="minorEastAsia"/>
                  <w:lang w:val="de-DE"/>
                  <w:rPrChange w:id="13610" w:author="Thomas Dietz" w:date="2012-08-08T14:24:00Z">
                    <w:rPr>
                      <w:rFonts w:eastAsiaTheme="minorEastAsia"/>
                    </w:rPr>
                  </w:rPrChange>
                </w:rPr>
                <w:delText>enum ipv6-src;</w:delText>
              </w:r>
            </w:del>
          </w:p>
          <w:p w14:paraId="6500DB0D" w14:textId="408DDE2B" w:rsidR="00C969A8" w:rsidRPr="004238F6" w:rsidDel="00105B1A" w:rsidRDefault="00C969A8" w:rsidP="00F2421F">
            <w:pPr>
              <w:pStyle w:val="XML3"/>
              <w:rPr>
                <w:del w:id="13611" w:author="Thomas Dietz" w:date="2012-08-13T14:43:00Z"/>
                <w:lang w:val="de-DE"/>
                <w:rPrChange w:id="13612" w:author="Thomas Dietz" w:date="2012-08-08T14:24:00Z">
                  <w:rPr>
                    <w:del w:id="13613" w:author="Thomas Dietz" w:date="2012-08-13T14:43:00Z"/>
                  </w:rPr>
                </w:rPrChange>
              </w:rPr>
            </w:pPr>
            <w:del w:id="13614" w:author="Thomas Dietz" w:date="2012-08-13T14:43:00Z">
              <w:r w:rsidRPr="004238F6" w:rsidDel="00105B1A">
                <w:rPr>
                  <w:rFonts w:eastAsiaTheme="minorEastAsia"/>
                  <w:lang w:val="de-DE"/>
                  <w:rPrChange w:id="13615" w:author="Thomas Dietz" w:date="2012-08-08T14:24:00Z">
                    <w:rPr>
                      <w:rFonts w:eastAsiaTheme="minorEastAsia"/>
                    </w:rPr>
                  </w:rPrChange>
                </w:rPr>
                <w:delText>enum ipv6-dest;</w:delText>
              </w:r>
            </w:del>
          </w:p>
          <w:p w14:paraId="6CE06D3E" w14:textId="1D90E194" w:rsidR="00C969A8" w:rsidRPr="00F2421F" w:rsidDel="00105B1A" w:rsidRDefault="00C969A8" w:rsidP="00F2421F">
            <w:pPr>
              <w:pStyle w:val="XML3"/>
              <w:rPr>
                <w:del w:id="13616" w:author="Thomas Dietz" w:date="2012-08-13T14:43:00Z"/>
              </w:rPr>
            </w:pPr>
            <w:del w:id="13617" w:author="Thomas Dietz" w:date="2012-08-13T14:43:00Z">
              <w:r w:rsidRPr="00F2421F" w:rsidDel="00105B1A">
                <w:delText>enum ipv6-flow-label;</w:delText>
              </w:r>
            </w:del>
          </w:p>
          <w:p w14:paraId="78CBD676" w14:textId="5A2AA8F4" w:rsidR="00C969A8" w:rsidRPr="00F2421F" w:rsidDel="00105B1A" w:rsidRDefault="00C969A8" w:rsidP="00F2421F">
            <w:pPr>
              <w:pStyle w:val="XML3"/>
              <w:rPr>
                <w:del w:id="13618" w:author="Thomas Dietz" w:date="2012-08-13T14:43:00Z"/>
              </w:rPr>
            </w:pPr>
            <w:del w:id="13619" w:author="Thomas Dietz" w:date="2012-08-13T14:43:00Z">
              <w:r w:rsidRPr="00F2421F" w:rsidDel="00105B1A">
                <w:delText>enum icmpv6-type;</w:delText>
              </w:r>
            </w:del>
          </w:p>
          <w:p w14:paraId="3EEF5F22" w14:textId="77B5B7EA" w:rsidR="00C969A8" w:rsidRPr="004238F6" w:rsidDel="00105B1A" w:rsidRDefault="00C969A8" w:rsidP="00F2421F">
            <w:pPr>
              <w:pStyle w:val="XML3"/>
              <w:rPr>
                <w:del w:id="13620" w:author="Thomas Dietz" w:date="2012-08-13T14:43:00Z"/>
                <w:lang w:val="de-DE"/>
                <w:rPrChange w:id="13621" w:author="Thomas Dietz" w:date="2012-08-08T14:24:00Z">
                  <w:rPr>
                    <w:del w:id="13622" w:author="Thomas Dietz" w:date="2012-08-13T14:43:00Z"/>
                  </w:rPr>
                </w:rPrChange>
              </w:rPr>
            </w:pPr>
            <w:del w:id="13623" w:author="Thomas Dietz" w:date="2012-08-13T14:43:00Z">
              <w:r w:rsidRPr="004238F6" w:rsidDel="00105B1A">
                <w:rPr>
                  <w:rFonts w:eastAsiaTheme="minorEastAsia"/>
                  <w:lang w:val="de-DE"/>
                  <w:rPrChange w:id="13624" w:author="Thomas Dietz" w:date="2012-08-08T14:24:00Z">
                    <w:rPr>
                      <w:rFonts w:eastAsiaTheme="minorEastAsia"/>
                    </w:rPr>
                  </w:rPrChange>
                </w:rPr>
                <w:delText>enum icmpv6-code;</w:delText>
              </w:r>
            </w:del>
          </w:p>
          <w:p w14:paraId="00217558" w14:textId="4D62BF28" w:rsidR="00C969A8" w:rsidRPr="004238F6" w:rsidDel="00105B1A" w:rsidRDefault="00C969A8" w:rsidP="00F2421F">
            <w:pPr>
              <w:pStyle w:val="XML3"/>
              <w:rPr>
                <w:del w:id="13625" w:author="Thomas Dietz" w:date="2012-08-13T14:43:00Z"/>
                <w:lang w:val="de-DE"/>
                <w:rPrChange w:id="13626" w:author="Thomas Dietz" w:date="2012-08-08T14:24:00Z">
                  <w:rPr>
                    <w:del w:id="13627" w:author="Thomas Dietz" w:date="2012-08-13T14:43:00Z"/>
                  </w:rPr>
                </w:rPrChange>
              </w:rPr>
            </w:pPr>
            <w:del w:id="13628" w:author="Thomas Dietz" w:date="2012-08-13T14:43:00Z">
              <w:r w:rsidRPr="004238F6" w:rsidDel="00105B1A">
                <w:rPr>
                  <w:rFonts w:eastAsiaTheme="minorEastAsia"/>
                  <w:lang w:val="de-DE"/>
                  <w:rPrChange w:id="13629" w:author="Thomas Dietz" w:date="2012-08-08T14:24:00Z">
                    <w:rPr>
                      <w:rFonts w:eastAsiaTheme="minorEastAsia"/>
                    </w:rPr>
                  </w:rPrChange>
                </w:rPr>
                <w:delText>enum ipv6-nd-target;</w:delText>
              </w:r>
            </w:del>
          </w:p>
          <w:p w14:paraId="1E9F6A37" w14:textId="67A29C47" w:rsidR="00C969A8" w:rsidRPr="00F2421F" w:rsidDel="00105B1A" w:rsidRDefault="00C969A8" w:rsidP="00F2421F">
            <w:pPr>
              <w:pStyle w:val="XML3"/>
              <w:rPr>
                <w:del w:id="13630" w:author="Thomas Dietz" w:date="2012-08-13T14:43:00Z"/>
              </w:rPr>
            </w:pPr>
            <w:del w:id="13631" w:author="Thomas Dietz" w:date="2012-08-13T14:43:00Z">
              <w:r w:rsidRPr="00F2421F" w:rsidDel="00105B1A">
                <w:delText>enum ipv6-nd-source-link-layer;</w:delText>
              </w:r>
            </w:del>
          </w:p>
          <w:p w14:paraId="64BA9121" w14:textId="645232B2" w:rsidR="00C969A8" w:rsidRPr="00F2421F" w:rsidDel="00105B1A" w:rsidRDefault="00C969A8" w:rsidP="00F2421F">
            <w:pPr>
              <w:pStyle w:val="XML3"/>
              <w:rPr>
                <w:del w:id="13632" w:author="Thomas Dietz" w:date="2012-08-13T14:43:00Z"/>
              </w:rPr>
            </w:pPr>
            <w:del w:id="13633" w:author="Thomas Dietz" w:date="2012-08-13T14:43:00Z">
              <w:r w:rsidRPr="00F2421F" w:rsidDel="00105B1A">
                <w:delText>enum ipv6-nd-target-link-layer;</w:delText>
              </w:r>
            </w:del>
          </w:p>
          <w:p w14:paraId="645E7C59" w14:textId="1C39E3D8" w:rsidR="00C969A8" w:rsidRPr="004238F6" w:rsidDel="00105B1A" w:rsidRDefault="00C969A8" w:rsidP="00F2421F">
            <w:pPr>
              <w:pStyle w:val="XML3"/>
              <w:rPr>
                <w:del w:id="13634" w:author="Thomas Dietz" w:date="2012-08-13T14:43:00Z"/>
                <w:lang w:val="de-DE"/>
                <w:rPrChange w:id="13635" w:author="Thomas Dietz" w:date="2012-08-08T14:24:00Z">
                  <w:rPr>
                    <w:del w:id="13636" w:author="Thomas Dietz" w:date="2012-08-13T14:43:00Z"/>
                  </w:rPr>
                </w:rPrChange>
              </w:rPr>
            </w:pPr>
            <w:del w:id="13637" w:author="Thomas Dietz" w:date="2012-08-13T14:43:00Z">
              <w:r w:rsidRPr="004238F6" w:rsidDel="00105B1A">
                <w:rPr>
                  <w:rFonts w:eastAsiaTheme="minorEastAsia"/>
                  <w:lang w:val="de-DE"/>
                  <w:rPrChange w:id="13638" w:author="Thomas Dietz" w:date="2012-08-08T14:24:00Z">
                    <w:rPr>
                      <w:rFonts w:eastAsiaTheme="minorEastAsia"/>
                    </w:rPr>
                  </w:rPrChange>
                </w:rPr>
                <w:delText>enum mpls-label;</w:delText>
              </w:r>
            </w:del>
          </w:p>
          <w:p w14:paraId="17D5489D" w14:textId="6D6E459A" w:rsidR="00C969A8" w:rsidRPr="004238F6" w:rsidDel="00105B1A" w:rsidRDefault="00C969A8" w:rsidP="00F2421F">
            <w:pPr>
              <w:pStyle w:val="XML3"/>
              <w:rPr>
                <w:del w:id="13639" w:author="Thomas Dietz" w:date="2012-08-13T14:43:00Z"/>
                <w:lang w:val="de-DE"/>
                <w:rPrChange w:id="13640" w:author="Thomas Dietz" w:date="2012-08-08T14:24:00Z">
                  <w:rPr>
                    <w:del w:id="13641" w:author="Thomas Dietz" w:date="2012-08-13T14:43:00Z"/>
                  </w:rPr>
                </w:rPrChange>
              </w:rPr>
            </w:pPr>
            <w:del w:id="13642" w:author="Thomas Dietz" w:date="2012-08-13T14:43:00Z">
              <w:r w:rsidRPr="004238F6" w:rsidDel="00105B1A">
                <w:rPr>
                  <w:rFonts w:eastAsiaTheme="minorEastAsia"/>
                  <w:lang w:val="de-DE"/>
                  <w:rPrChange w:id="13643" w:author="Thomas Dietz" w:date="2012-08-08T14:24:00Z">
                    <w:rPr>
                      <w:rFonts w:eastAsiaTheme="minorEastAsia"/>
                    </w:rPr>
                  </w:rPrChange>
                </w:rPr>
                <w:delText>enum mpls-tc;</w:delText>
              </w:r>
            </w:del>
          </w:p>
          <w:p w14:paraId="6C4F6030" w14:textId="3A7117A9" w:rsidR="00C969A8" w:rsidDel="00105B1A" w:rsidRDefault="00C969A8" w:rsidP="00F2421F">
            <w:pPr>
              <w:pStyle w:val="XML2"/>
              <w:rPr>
                <w:del w:id="13644" w:author="Thomas Dietz" w:date="2012-08-13T14:43:00Z"/>
              </w:rPr>
            </w:pPr>
            <w:del w:id="13645" w:author="Thomas Dietz" w:date="2012-08-13T14:43:00Z">
              <w:r w:rsidDel="00105B1A">
                <w:delText>}</w:delText>
              </w:r>
            </w:del>
          </w:p>
          <w:p w14:paraId="3C29F145" w14:textId="1FA58BD5" w:rsidR="00C969A8" w:rsidDel="00105B1A" w:rsidRDefault="00C969A8" w:rsidP="00C969A8">
            <w:pPr>
              <w:pStyle w:val="XML1"/>
              <w:rPr>
                <w:del w:id="13646" w:author="Thomas Dietz" w:date="2012-08-13T14:43:00Z"/>
              </w:rPr>
            </w:pPr>
            <w:del w:id="13647" w:author="Thomas Dietz" w:date="2012-08-13T14:43:00Z">
              <w:r w:rsidDel="00105B1A">
                <w:delText>}</w:delText>
              </w:r>
            </w:del>
          </w:p>
          <w:p w14:paraId="686EA9BE" w14:textId="2CF23143" w:rsidR="00C969A8" w:rsidDel="00105B1A" w:rsidRDefault="00C969A8" w:rsidP="00C969A8">
            <w:pPr>
              <w:pStyle w:val="XML1"/>
              <w:rPr>
                <w:del w:id="13648" w:author="Thomas Dietz" w:date="2012-08-13T14:43:00Z"/>
              </w:rPr>
            </w:pPr>
            <w:del w:id="13649" w:author="Thomas Dietz" w:date="2012-08-13T14:43:00Z">
              <w:r w:rsidDel="00105B1A">
                <w:delText>typedef hex-binary {</w:delText>
              </w:r>
            </w:del>
          </w:p>
          <w:p w14:paraId="7872C619" w14:textId="6258AABC" w:rsidR="00C969A8" w:rsidDel="00105B1A" w:rsidRDefault="00C969A8" w:rsidP="00F2421F">
            <w:pPr>
              <w:pStyle w:val="XML2"/>
              <w:rPr>
                <w:del w:id="13650" w:author="Thomas Dietz" w:date="2012-08-13T14:43:00Z"/>
              </w:rPr>
            </w:pPr>
            <w:del w:id="13651" w:author="Thomas Dietz" w:date="2012-08-13T14:43:00Z">
              <w:r w:rsidDel="00105B1A">
                <w:lastRenderedPageBreak/>
                <w:delText>type binary;</w:delText>
              </w:r>
            </w:del>
          </w:p>
          <w:p w14:paraId="70CAA99E" w14:textId="7E9ACE80" w:rsidR="00C969A8" w:rsidDel="00105B1A" w:rsidRDefault="00C969A8" w:rsidP="00F2421F">
            <w:pPr>
              <w:pStyle w:val="XML2"/>
              <w:rPr>
                <w:del w:id="13652" w:author="Thomas Dietz" w:date="2012-08-13T14:43:00Z"/>
              </w:rPr>
            </w:pPr>
            <w:del w:id="13653" w:author="Thomas Dietz" w:date="2012-08-13T14:43:00Z">
              <w:r w:rsidDel="00105B1A">
                <w:delText>description "hex binary encoded string";</w:delText>
              </w:r>
            </w:del>
          </w:p>
          <w:p w14:paraId="2B762D3C" w14:textId="6CC0FD63" w:rsidR="00C969A8" w:rsidDel="00105B1A" w:rsidRDefault="00C969A8" w:rsidP="00F2421F">
            <w:pPr>
              <w:pStyle w:val="XML2"/>
              <w:rPr>
                <w:del w:id="13654" w:author="Thomas Dietz" w:date="2012-08-13T14:43:00Z"/>
              </w:rPr>
            </w:pPr>
            <w:del w:id="13655" w:author="Thomas Dietz" w:date="2012-08-13T14:43:00Z">
              <w:r w:rsidDel="00105B1A">
                <w:delText>reference</w:delText>
              </w:r>
              <w:r w:rsidR="00F2421F" w:rsidDel="00105B1A">
                <w:delText xml:space="preserve"> </w:delText>
              </w:r>
              <w:r w:rsidDel="00105B1A">
                <w:delText>"http://www.w3.org/TR/2004/REC-xmlschema-2-20041028/datatypes.html#hexBinary";</w:delText>
              </w:r>
            </w:del>
          </w:p>
          <w:p w14:paraId="1B789468" w14:textId="42C5B487" w:rsidR="00C969A8" w:rsidDel="00105B1A" w:rsidRDefault="00C969A8" w:rsidP="00C969A8">
            <w:pPr>
              <w:pStyle w:val="XML1"/>
              <w:rPr>
                <w:del w:id="13656" w:author="Thomas Dietz" w:date="2012-08-13T14:43:00Z"/>
              </w:rPr>
            </w:pPr>
            <w:del w:id="13657" w:author="Thomas Dietz" w:date="2012-08-13T14:43:00Z">
              <w:r w:rsidDel="00105B1A">
                <w:delText>}</w:delText>
              </w:r>
            </w:del>
          </w:p>
          <w:p w14:paraId="0DC8F5F5" w14:textId="35AB78BC" w:rsidR="00F63DE0" w:rsidDel="00105B1A" w:rsidRDefault="00F63DE0" w:rsidP="00C969A8">
            <w:pPr>
              <w:pStyle w:val="XML1"/>
              <w:rPr>
                <w:del w:id="13658" w:author="Thomas Dietz" w:date="2012-08-13T14:43:00Z"/>
              </w:rPr>
            </w:pPr>
          </w:p>
          <w:p w14:paraId="2881CBF5" w14:textId="1EF33E78" w:rsidR="005C38FA" w:rsidRPr="009F1B7D" w:rsidDel="00105B1A" w:rsidRDefault="005C38FA" w:rsidP="00576FDE">
            <w:pPr>
              <w:pStyle w:val="XML1"/>
              <w:rPr>
                <w:del w:id="13659" w:author="Thomas Dietz" w:date="2012-08-13T14:43:00Z"/>
              </w:rPr>
            </w:pPr>
            <w:del w:id="13660" w:author="Thomas Dietz" w:date="2012-08-13T14:43:00Z">
              <w:r w:rsidRPr="009F1B7D" w:rsidDel="00105B1A">
                <w:delText>group</w:delText>
              </w:r>
              <w:r w:rsidDel="00105B1A">
                <w:delText>ing openflow-flow-table-resource</w:delText>
              </w:r>
              <w:r w:rsidRPr="009F1B7D" w:rsidDel="00105B1A">
                <w:delText>-grouping {</w:delText>
              </w:r>
            </w:del>
          </w:p>
          <w:p w14:paraId="30D9A7BB" w14:textId="10BB8ED6" w:rsidR="00E11EA7" w:rsidDel="00105B1A" w:rsidRDefault="005C38FA" w:rsidP="00F2421F">
            <w:pPr>
              <w:pStyle w:val="XML2"/>
              <w:rPr>
                <w:del w:id="13661" w:author="Thomas Dietz" w:date="2012-08-13T14:43:00Z"/>
              </w:rPr>
            </w:pPr>
            <w:del w:id="13662" w:author="Thomas Dietz" w:date="2012-08-13T14:43:00Z">
              <w:r w:rsidRPr="009F1B7D" w:rsidDel="00105B1A">
                <w:delText xml:space="preserve">description "Representation of an OpenFlow </w:delText>
              </w:r>
              <w:r w:rsidDel="00105B1A">
                <w:delText>Flow Table Resource</w:delText>
              </w:r>
              <w:r w:rsidRPr="009F1B7D" w:rsidDel="00105B1A">
                <w:delText>.";</w:delText>
              </w:r>
            </w:del>
          </w:p>
          <w:p w14:paraId="29048E12" w14:textId="2CCC03B9" w:rsidR="00E11EA7" w:rsidDel="00105B1A" w:rsidRDefault="009E6C6C" w:rsidP="00F2421F">
            <w:pPr>
              <w:pStyle w:val="XML2"/>
              <w:rPr>
                <w:del w:id="13663" w:author="Thomas Dietz" w:date="2012-08-13T14:43:00Z"/>
              </w:rPr>
            </w:pPr>
            <w:del w:id="13664" w:author="Thomas Dietz" w:date="2012-08-13T14:43:00Z">
              <w:r w:rsidDel="00105B1A">
                <w:delText>leaf resource</w:delText>
              </w:r>
              <w:r w:rsidR="00E11EA7" w:rsidDel="00105B1A">
                <w:delText>-id {</w:delText>
              </w:r>
            </w:del>
          </w:p>
          <w:p w14:paraId="2ECB19EA" w14:textId="0584E5BA" w:rsidR="00E11EA7" w:rsidDel="00105B1A" w:rsidRDefault="009E6C6C" w:rsidP="00F2421F">
            <w:pPr>
              <w:pStyle w:val="XML3"/>
              <w:rPr>
                <w:del w:id="13665" w:author="Thomas Dietz" w:date="2012-08-13T14:43:00Z"/>
              </w:rPr>
            </w:pPr>
            <w:del w:id="13666" w:author="Thomas Dietz" w:date="2012-08-13T14:43:00Z">
              <w:r w:rsidDel="00105B1A">
                <w:delText>type inet:uri</w:delText>
              </w:r>
              <w:r w:rsidR="00E11EA7" w:rsidDel="00105B1A">
                <w:delText>;</w:delText>
              </w:r>
            </w:del>
          </w:p>
          <w:p w14:paraId="40ADE386" w14:textId="7EC91BC5" w:rsidR="00E11EA7" w:rsidDel="00105B1A" w:rsidRDefault="00E11EA7" w:rsidP="00F2421F">
            <w:pPr>
              <w:pStyle w:val="XML3"/>
              <w:rPr>
                <w:del w:id="13667" w:author="Thomas Dietz" w:date="2012-08-13T14:43:00Z"/>
              </w:rPr>
            </w:pPr>
            <w:del w:id="13668" w:author="Thomas Dietz" w:date="2012-08-13T14:43:00Z">
              <w:r w:rsidDel="00105B1A">
                <w:delText>description "An uni</w:delText>
              </w:r>
              <w:r w:rsidR="009E6C6C" w:rsidDel="00105B1A">
                <w:delText>que but locally arbitrary identifier</w:delText>
              </w:r>
              <w:r w:rsidDel="00105B1A">
                <w:delText xml:space="preserve"> that identifies a flow table and is persistent across reboots of the system."</w:delText>
              </w:r>
              <w:r w:rsidR="00A9398B" w:rsidDel="00105B1A">
                <w:delText>;</w:delText>
              </w:r>
            </w:del>
          </w:p>
          <w:p w14:paraId="69FE6A63" w14:textId="738057B0" w:rsidR="00E11EA7" w:rsidRPr="00F2421F" w:rsidDel="00105B1A" w:rsidRDefault="00E11EA7" w:rsidP="00F2421F">
            <w:pPr>
              <w:pStyle w:val="XML2"/>
              <w:rPr>
                <w:del w:id="13669" w:author="Thomas Dietz" w:date="2012-08-13T14:43:00Z"/>
              </w:rPr>
            </w:pPr>
            <w:del w:id="13670" w:author="Thomas Dietz" w:date="2012-08-13T14:43:00Z">
              <w:r w:rsidRPr="00936ABB" w:rsidDel="00105B1A">
                <w:delText>}</w:delText>
              </w:r>
            </w:del>
          </w:p>
          <w:p w14:paraId="7AC3B792" w14:textId="2A8DFB04" w:rsidR="00236C92" w:rsidRPr="00F2421F" w:rsidDel="00105B1A" w:rsidRDefault="00A9398B" w:rsidP="00936ABB">
            <w:pPr>
              <w:pStyle w:val="XML2"/>
              <w:rPr>
                <w:del w:id="13671" w:author="Thomas Dietz" w:date="2012-08-13T14:43:00Z"/>
              </w:rPr>
            </w:pPr>
            <w:del w:id="13672" w:author="Thomas Dietz" w:date="2012-08-13T14:43:00Z">
              <w:r w:rsidRPr="00F2421F" w:rsidDel="00105B1A">
                <w:delText>l</w:delText>
              </w:r>
              <w:r w:rsidR="00236C92" w:rsidRPr="00F2421F" w:rsidDel="00105B1A">
                <w:delText>eaf max-entries {</w:delText>
              </w:r>
            </w:del>
          </w:p>
          <w:p w14:paraId="026CC7AB" w14:textId="0F82A6B8" w:rsidR="00236C92" w:rsidRPr="00F2421F" w:rsidDel="00105B1A" w:rsidRDefault="00A9398B" w:rsidP="00936ABB">
            <w:pPr>
              <w:pStyle w:val="XML3"/>
              <w:rPr>
                <w:del w:id="13673" w:author="Thomas Dietz" w:date="2012-08-13T14:43:00Z"/>
              </w:rPr>
            </w:pPr>
            <w:del w:id="13674" w:author="Thomas Dietz" w:date="2012-08-13T14:43:00Z">
              <w:r w:rsidRPr="00936ABB" w:rsidDel="00105B1A">
                <w:delText>t</w:delText>
              </w:r>
              <w:r w:rsidR="00236C92" w:rsidRPr="00936ABB" w:rsidDel="00105B1A">
                <w:delText>ype uint8;</w:delText>
              </w:r>
            </w:del>
          </w:p>
          <w:p w14:paraId="2E1DBF0B" w14:textId="52A2C132" w:rsidR="00236C92" w:rsidDel="00105B1A" w:rsidRDefault="00697A8C" w:rsidP="00936ABB">
            <w:pPr>
              <w:pStyle w:val="XML3"/>
              <w:rPr>
                <w:del w:id="13675" w:author="Thomas Dietz" w:date="2012-08-13T14:43:00Z"/>
              </w:rPr>
            </w:pPr>
            <w:del w:id="13676" w:author="Thomas Dietz" w:date="2012-08-13T14:43:00Z">
              <w:r w:rsidDel="00105B1A">
                <w:delText>description</w:delText>
              </w:r>
              <w:r w:rsidR="00236C92" w:rsidDel="00105B1A">
                <w:delText xml:space="preserve"> </w:delText>
              </w:r>
              <w:r w:rsidR="00236C92" w:rsidRPr="009F1B7D" w:rsidDel="00105B1A">
                <w:delText>"</w:delText>
              </w:r>
              <w:r w:rsidR="00236C92" w:rsidDel="00105B1A">
                <w:delText>The maximum number of flow entries supported</w:delText>
              </w:r>
              <w:r w:rsidR="00A05260" w:rsidDel="00105B1A">
                <w:delText xml:space="preserve"> by the flow table.</w:delText>
              </w:r>
              <w:r w:rsidR="00236C92" w:rsidRPr="009F1B7D" w:rsidDel="00105B1A">
                <w:delText>"</w:delText>
              </w:r>
              <w:r w:rsidR="00A9398B" w:rsidDel="00105B1A">
                <w:delText>;</w:delText>
              </w:r>
            </w:del>
          </w:p>
          <w:p w14:paraId="560E2128" w14:textId="48DA6CE9" w:rsidR="00236C92" w:rsidDel="00105B1A" w:rsidRDefault="00236C92" w:rsidP="00936ABB">
            <w:pPr>
              <w:pStyle w:val="XML2"/>
              <w:rPr>
                <w:del w:id="13677" w:author="Thomas Dietz" w:date="2012-08-13T14:43:00Z"/>
              </w:rPr>
            </w:pPr>
            <w:del w:id="13678" w:author="Thomas Dietz" w:date="2012-08-13T14:43:00Z">
              <w:r w:rsidDel="00105B1A">
                <w:delText>}</w:delText>
              </w:r>
            </w:del>
          </w:p>
          <w:p w14:paraId="3EBECB8D" w14:textId="7E910700" w:rsidR="00733DFC" w:rsidDel="00105B1A" w:rsidRDefault="00733DFC" w:rsidP="00936ABB">
            <w:pPr>
              <w:pStyle w:val="XML2"/>
              <w:rPr>
                <w:del w:id="13679" w:author="Thomas Dietz" w:date="2012-08-13T14:43:00Z"/>
              </w:rPr>
            </w:pPr>
            <w:del w:id="13680" w:author="Thomas Dietz" w:date="2012-08-13T14:43:00Z">
              <w:r w:rsidDel="00105B1A">
                <w:delText>container next-tables {</w:delText>
              </w:r>
            </w:del>
          </w:p>
          <w:p w14:paraId="4B4E3A9B" w14:textId="1CC67B78" w:rsidR="00733DFC" w:rsidDel="00105B1A" w:rsidRDefault="00733DFC" w:rsidP="00936ABB">
            <w:pPr>
              <w:pStyle w:val="XML3"/>
              <w:rPr>
                <w:del w:id="13681" w:author="Thomas Dietz" w:date="2012-08-13T14:43:00Z"/>
              </w:rPr>
            </w:pPr>
            <w:del w:id="13682" w:author="Thomas Dietz" w:date="2012-08-13T14:43:00Z">
              <w:r w:rsidDel="00105B1A">
                <w:delText>leaf-list table-id {</w:delText>
              </w:r>
            </w:del>
          </w:p>
          <w:p w14:paraId="7E2A3E1E" w14:textId="057B76CD" w:rsidR="00C1050D" w:rsidDel="00105B1A" w:rsidRDefault="00C1050D" w:rsidP="00936ABB">
            <w:pPr>
              <w:pStyle w:val="XML4"/>
              <w:rPr>
                <w:del w:id="13683" w:author="Thomas Dietz" w:date="2012-08-13T14:43:00Z"/>
              </w:rPr>
            </w:pPr>
            <w:del w:id="13684" w:author="Thomas Dietz" w:date="2012-08-13T14:43:00Z">
              <w:r w:rsidDel="00105B1A">
                <w:delText>type inet:uri;</w:delText>
              </w:r>
            </w:del>
          </w:p>
          <w:p w14:paraId="6D07334E" w14:textId="6C893F88" w:rsidR="00733DFC" w:rsidDel="00105B1A" w:rsidRDefault="00733DFC" w:rsidP="00936ABB">
            <w:pPr>
              <w:pStyle w:val="XML3"/>
              <w:rPr>
                <w:del w:id="13685" w:author="Thomas Dietz" w:date="2012-08-13T14:43:00Z"/>
              </w:rPr>
            </w:pPr>
            <w:del w:id="13686" w:author="Thomas Dietz" w:date="2012-08-13T14:43:00Z">
              <w:r w:rsidDel="00105B1A">
                <w:delText>}</w:delText>
              </w:r>
            </w:del>
          </w:p>
          <w:p w14:paraId="4C4B1124" w14:textId="744984F0" w:rsidR="00C1050D" w:rsidDel="00105B1A" w:rsidRDefault="00C1050D" w:rsidP="00936ABB">
            <w:pPr>
              <w:pStyle w:val="XML3"/>
              <w:rPr>
                <w:del w:id="13687" w:author="Thomas Dietz" w:date="2012-08-13T14:43:00Z"/>
              </w:rPr>
            </w:pPr>
            <w:del w:id="13688" w:author="Thomas Dietz" w:date="2012-08-13T14:43:00Z">
              <w:r w:rsidDel="00105B1A">
                <w:delText>description "The array of flow table ids that can be directly reached from the present table using "goto-table" instruction.";</w:delText>
              </w:r>
            </w:del>
          </w:p>
          <w:p w14:paraId="06BA26D7" w14:textId="437DD908" w:rsidR="00733DFC" w:rsidDel="00105B1A" w:rsidRDefault="00733DFC" w:rsidP="00936ABB">
            <w:pPr>
              <w:pStyle w:val="XML2"/>
              <w:rPr>
                <w:del w:id="13689" w:author="Thomas Dietz" w:date="2012-08-13T14:43:00Z"/>
              </w:rPr>
            </w:pPr>
            <w:del w:id="13690" w:author="Thomas Dietz" w:date="2012-08-13T14:43:00Z">
              <w:r w:rsidDel="00105B1A">
                <w:delText>}</w:delText>
              </w:r>
            </w:del>
          </w:p>
          <w:p w14:paraId="60444895" w14:textId="4DFBECAF" w:rsidR="00E11EA7" w:rsidDel="00105B1A" w:rsidRDefault="00E11EA7" w:rsidP="00936ABB">
            <w:pPr>
              <w:pStyle w:val="XML2"/>
              <w:rPr>
                <w:del w:id="13691" w:author="Thomas Dietz" w:date="2012-08-13T14:43:00Z"/>
              </w:rPr>
            </w:pPr>
            <w:del w:id="13692" w:author="Thomas Dietz" w:date="2012-08-13T14:43:00Z">
              <w:r w:rsidDel="00105B1A">
                <w:delText>container instructions {</w:delText>
              </w:r>
            </w:del>
          </w:p>
          <w:p w14:paraId="36A15632" w14:textId="54B3DB2D" w:rsidR="00E11EA7" w:rsidDel="00105B1A" w:rsidRDefault="00E11EA7" w:rsidP="00936ABB">
            <w:pPr>
              <w:pStyle w:val="XML3"/>
              <w:rPr>
                <w:del w:id="13693" w:author="Thomas Dietz" w:date="2012-08-13T14:43:00Z"/>
              </w:rPr>
            </w:pPr>
            <w:del w:id="13694" w:author="Thomas Dietz" w:date="2012-08-13T14:43:00Z">
              <w:r w:rsidDel="00105B1A">
                <w:delText>leaf-list type {</w:delText>
              </w:r>
            </w:del>
          </w:p>
          <w:p w14:paraId="66747C60" w14:textId="12EC32E1" w:rsidR="00E11EA7" w:rsidDel="00105B1A" w:rsidRDefault="00E11EA7" w:rsidP="00936ABB">
            <w:pPr>
              <w:pStyle w:val="XML4"/>
              <w:rPr>
                <w:del w:id="13695" w:author="Thomas Dietz" w:date="2012-08-13T14:43:00Z"/>
              </w:rPr>
            </w:pPr>
            <w:del w:id="13696" w:author="Thomas Dietz" w:date="2012-08-13T14:43:00Z">
              <w:r w:rsidDel="00105B1A">
                <w:delText>type instruction-type;</w:delText>
              </w:r>
            </w:del>
          </w:p>
          <w:p w14:paraId="1DD46244" w14:textId="0A6899F0" w:rsidR="00E11EA7" w:rsidDel="00105B1A" w:rsidRDefault="00E11EA7" w:rsidP="00936ABB">
            <w:pPr>
              <w:pStyle w:val="XML3"/>
              <w:rPr>
                <w:del w:id="13697" w:author="Thomas Dietz" w:date="2012-08-13T14:43:00Z"/>
              </w:rPr>
            </w:pPr>
            <w:del w:id="13698" w:author="Thomas Dietz" w:date="2012-08-13T14:43:00Z">
              <w:r w:rsidDel="00105B1A">
                <w:delText>}</w:delText>
              </w:r>
            </w:del>
          </w:p>
          <w:p w14:paraId="51D81C77" w14:textId="014EF408" w:rsidR="00A05260" w:rsidDel="00105B1A" w:rsidRDefault="00A05260" w:rsidP="00936ABB">
            <w:pPr>
              <w:pStyle w:val="XML3"/>
              <w:rPr>
                <w:del w:id="13699" w:author="Thomas Dietz" w:date="2012-08-13T14:43:00Z"/>
              </w:rPr>
            </w:pPr>
            <w:del w:id="13700" w:author="Thomas Dietz" w:date="2012-08-13T14:43:00Z">
              <w:r w:rsidDel="00105B1A">
                <w:delText xml:space="preserve">description </w:delText>
              </w:r>
              <w:r w:rsidRPr="009F1B7D" w:rsidDel="00105B1A">
                <w:delText>"</w:delText>
              </w:r>
              <w:r w:rsidDel="00105B1A">
                <w:delText>The instruction types supported by the flow table.</w:delText>
              </w:r>
              <w:r w:rsidRPr="009F1B7D" w:rsidDel="00105B1A">
                <w:delText>"</w:delText>
              </w:r>
            </w:del>
          </w:p>
          <w:p w14:paraId="77CA9A0D" w14:textId="4CF49459" w:rsidR="00E11EA7" w:rsidDel="00105B1A" w:rsidRDefault="00E11EA7" w:rsidP="00936ABB">
            <w:pPr>
              <w:pStyle w:val="XML2"/>
              <w:rPr>
                <w:del w:id="13701" w:author="Thomas Dietz" w:date="2012-08-13T14:43:00Z"/>
              </w:rPr>
            </w:pPr>
            <w:del w:id="13702" w:author="Thomas Dietz" w:date="2012-08-13T14:43:00Z">
              <w:r w:rsidDel="00105B1A">
                <w:delText>}</w:delText>
              </w:r>
            </w:del>
          </w:p>
          <w:p w14:paraId="3284CC46" w14:textId="5DEBF213" w:rsidR="00E11EA7" w:rsidDel="00105B1A" w:rsidRDefault="00E11EA7" w:rsidP="00936ABB">
            <w:pPr>
              <w:pStyle w:val="XML2"/>
              <w:rPr>
                <w:del w:id="13703" w:author="Thomas Dietz" w:date="2012-08-13T14:43:00Z"/>
              </w:rPr>
            </w:pPr>
            <w:del w:id="13704" w:author="Thomas Dietz" w:date="2012-08-13T14:43:00Z">
              <w:r w:rsidDel="00105B1A">
                <w:delText>container matches {</w:delText>
              </w:r>
            </w:del>
          </w:p>
          <w:p w14:paraId="2B9D7452" w14:textId="3FB29CBE" w:rsidR="00E11EA7" w:rsidDel="00105B1A" w:rsidRDefault="00E11EA7" w:rsidP="00936ABB">
            <w:pPr>
              <w:pStyle w:val="XML3"/>
              <w:rPr>
                <w:del w:id="13705" w:author="Thomas Dietz" w:date="2012-08-13T14:43:00Z"/>
              </w:rPr>
            </w:pPr>
            <w:del w:id="13706" w:author="Thomas Dietz" w:date="2012-08-13T14:43:00Z">
              <w:r w:rsidDel="00105B1A">
                <w:delText>leaf-list type {</w:delText>
              </w:r>
            </w:del>
          </w:p>
          <w:p w14:paraId="52842DED" w14:textId="44F6B7D1" w:rsidR="00E11EA7" w:rsidDel="00105B1A" w:rsidRDefault="00E11EA7" w:rsidP="00936ABB">
            <w:pPr>
              <w:pStyle w:val="XML4"/>
              <w:rPr>
                <w:del w:id="13707" w:author="Thomas Dietz" w:date="2012-08-13T14:43:00Z"/>
              </w:rPr>
            </w:pPr>
            <w:del w:id="13708" w:author="Thomas Dietz" w:date="2012-08-13T14:43:00Z">
              <w:r w:rsidDel="00105B1A">
                <w:delText>type match</w:delText>
              </w:r>
              <w:r w:rsidR="00252166" w:rsidDel="00105B1A">
                <w:delText>-field</w:delText>
              </w:r>
              <w:r w:rsidDel="00105B1A">
                <w:delText>-type;</w:delText>
              </w:r>
            </w:del>
          </w:p>
          <w:p w14:paraId="33E2C985" w14:textId="47F698E7" w:rsidR="00E11EA7" w:rsidDel="00105B1A" w:rsidRDefault="00E11EA7" w:rsidP="00936ABB">
            <w:pPr>
              <w:pStyle w:val="XML3"/>
              <w:rPr>
                <w:del w:id="13709" w:author="Thomas Dietz" w:date="2012-08-13T14:43:00Z"/>
              </w:rPr>
            </w:pPr>
            <w:del w:id="13710" w:author="Thomas Dietz" w:date="2012-08-13T14:43:00Z">
              <w:r w:rsidDel="00105B1A">
                <w:delText>}</w:delText>
              </w:r>
            </w:del>
          </w:p>
          <w:p w14:paraId="67BF1D83" w14:textId="6A80CEA2" w:rsidR="00697A8C" w:rsidDel="00105B1A" w:rsidRDefault="00697A8C" w:rsidP="00936ABB">
            <w:pPr>
              <w:pStyle w:val="XML3"/>
              <w:rPr>
                <w:del w:id="13711" w:author="Thomas Dietz" w:date="2012-08-13T14:43:00Z"/>
              </w:rPr>
            </w:pPr>
            <w:del w:id="13712" w:author="Thomas Dietz" w:date="2012-08-13T14:43:00Z">
              <w:r w:rsidDel="00105B1A">
                <w:delText xml:space="preserve">description </w:delText>
              </w:r>
              <w:r w:rsidRPr="009F1B7D" w:rsidDel="00105B1A">
                <w:delText>"</w:delText>
              </w:r>
              <w:r w:rsidDel="00105B1A">
                <w:delText>The match types supported by the flow table.</w:delText>
              </w:r>
              <w:r w:rsidRPr="009F1B7D" w:rsidDel="00105B1A">
                <w:delText>"</w:delText>
              </w:r>
            </w:del>
          </w:p>
          <w:p w14:paraId="1E59C6CA" w14:textId="6A841EB3" w:rsidR="00E11EA7" w:rsidDel="00105B1A" w:rsidRDefault="00E11EA7" w:rsidP="00936ABB">
            <w:pPr>
              <w:pStyle w:val="XML2"/>
              <w:rPr>
                <w:del w:id="13713" w:author="Thomas Dietz" w:date="2012-08-13T14:43:00Z"/>
              </w:rPr>
            </w:pPr>
            <w:del w:id="13714" w:author="Thomas Dietz" w:date="2012-08-13T14:43:00Z">
              <w:r w:rsidDel="00105B1A">
                <w:delText>}</w:delText>
              </w:r>
            </w:del>
          </w:p>
          <w:p w14:paraId="752BF431" w14:textId="699AB0E9" w:rsidR="00E11EA7" w:rsidDel="00105B1A" w:rsidRDefault="00E11EA7" w:rsidP="00936ABB">
            <w:pPr>
              <w:pStyle w:val="XML2"/>
              <w:rPr>
                <w:del w:id="13715" w:author="Thomas Dietz" w:date="2012-08-13T14:43:00Z"/>
              </w:rPr>
            </w:pPr>
            <w:del w:id="13716" w:author="Thomas Dietz" w:date="2012-08-13T14:43:00Z">
              <w:r w:rsidDel="00105B1A">
                <w:delText>container write-actions {</w:delText>
              </w:r>
            </w:del>
          </w:p>
          <w:p w14:paraId="32440093" w14:textId="6E81CC75" w:rsidR="00E11EA7" w:rsidDel="00105B1A" w:rsidRDefault="00E11EA7" w:rsidP="00936ABB">
            <w:pPr>
              <w:pStyle w:val="XML3"/>
              <w:rPr>
                <w:del w:id="13717" w:author="Thomas Dietz" w:date="2012-08-13T14:43:00Z"/>
              </w:rPr>
            </w:pPr>
            <w:del w:id="13718" w:author="Thomas Dietz" w:date="2012-08-13T14:43:00Z">
              <w:r w:rsidDel="00105B1A">
                <w:delText>leaf-list type {</w:delText>
              </w:r>
            </w:del>
          </w:p>
          <w:p w14:paraId="75D6DC25" w14:textId="048DA157" w:rsidR="00E11EA7" w:rsidDel="00105B1A" w:rsidRDefault="00E11EA7" w:rsidP="00936ABB">
            <w:pPr>
              <w:pStyle w:val="XML4"/>
              <w:rPr>
                <w:del w:id="13719" w:author="Thomas Dietz" w:date="2012-08-13T14:43:00Z"/>
              </w:rPr>
            </w:pPr>
            <w:del w:id="13720" w:author="Thomas Dietz" w:date="2012-08-13T14:43:00Z">
              <w:r w:rsidDel="00105B1A">
                <w:delText>type action-type;</w:delText>
              </w:r>
            </w:del>
          </w:p>
          <w:p w14:paraId="4EC861FD" w14:textId="48732B3F" w:rsidR="00E11EA7" w:rsidDel="00105B1A" w:rsidRDefault="00E11EA7" w:rsidP="00936ABB">
            <w:pPr>
              <w:pStyle w:val="XML3"/>
              <w:rPr>
                <w:del w:id="13721" w:author="Thomas Dietz" w:date="2012-08-13T14:43:00Z"/>
              </w:rPr>
            </w:pPr>
            <w:del w:id="13722" w:author="Thomas Dietz" w:date="2012-08-13T14:43:00Z">
              <w:r w:rsidDel="00105B1A">
                <w:delText>}</w:delText>
              </w:r>
            </w:del>
          </w:p>
          <w:p w14:paraId="2A852A11" w14:textId="5EDE66F8" w:rsidR="00697A8C" w:rsidDel="00105B1A" w:rsidRDefault="00697A8C" w:rsidP="00936ABB">
            <w:pPr>
              <w:pStyle w:val="XML3"/>
              <w:rPr>
                <w:del w:id="13723" w:author="Thomas Dietz" w:date="2012-08-13T14:43:00Z"/>
              </w:rPr>
            </w:pPr>
            <w:del w:id="13724" w:author="Thomas Dietz" w:date="2012-08-13T14:43:00Z">
              <w:r w:rsidDel="00105B1A">
                <w:delText xml:space="preserve">description </w:delText>
              </w:r>
              <w:r w:rsidRPr="009F1B7D" w:rsidDel="00105B1A">
                <w:delText>"</w:delText>
              </w:r>
              <w:r w:rsidDel="00105B1A">
                <w:delText>The write action types supported by the flow table.</w:delText>
              </w:r>
              <w:r w:rsidRPr="009F1B7D" w:rsidDel="00105B1A">
                <w:delText>"</w:delText>
              </w:r>
            </w:del>
          </w:p>
          <w:p w14:paraId="78640BFC" w14:textId="152125B7" w:rsidR="00E11EA7" w:rsidDel="00105B1A" w:rsidRDefault="00E11EA7" w:rsidP="00936ABB">
            <w:pPr>
              <w:pStyle w:val="XML2"/>
              <w:rPr>
                <w:del w:id="13725" w:author="Thomas Dietz" w:date="2012-08-13T14:43:00Z"/>
              </w:rPr>
            </w:pPr>
            <w:del w:id="13726" w:author="Thomas Dietz" w:date="2012-08-13T14:43:00Z">
              <w:r w:rsidDel="00105B1A">
                <w:delText>}</w:delText>
              </w:r>
            </w:del>
          </w:p>
          <w:p w14:paraId="312CC406" w14:textId="33B0AD5B" w:rsidR="00E11EA7" w:rsidDel="00105B1A" w:rsidRDefault="00E11EA7" w:rsidP="00936ABB">
            <w:pPr>
              <w:pStyle w:val="XML2"/>
              <w:rPr>
                <w:del w:id="13727" w:author="Thomas Dietz" w:date="2012-08-13T14:43:00Z"/>
              </w:rPr>
            </w:pPr>
            <w:del w:id="13728" w:author="Thomas Dietz" w:date="2012-08-13T14:43:00Z">
              <w:r w:rsidDel="00105B1A">
                <w:delText>container apply-actions {</w:delText>
              </w:r>
            </w:del>
          </w:p>
          <w:p w14:paraId="1D68EF3A" w14:textId="1BF747AA" w:rsidR="00E11EA7" w:rsidDel="00105B1A" w:rsidRDefault="00E11EA7" w:rsidP="00936ABB">
            <w:pPr>
              <w:pStyle w:val="XML3"/>
              <w:rPr>
                <w:del w:id="13729" w:author="Thomas Dietz" w:date="2012-08-13T14:43:00Z"/>
              </w:rPr>
            </w:pPr>
            <w:del w:id="13730" w:author="Thomas Dietz" w:date="2012-08-13T14:43:00Z">
              <w:r w:rsidDel="00105B1A">
                <w:delText>leaf-list type {</w:delText>
              </w:r>
            </w:del>
          </w:p>
          <w:p w14:paraId="5DAE3DC3" w14:textId="21C9353C" w:rsidR="00E11EA7" w:rsidDel="00105B1A" w:rsidRDefault="00E11EA7" w:rsidP="00936ABB">
            <w:pPr>
              <w:pStyle w:val="XML4"/>
              <w:rPr>
                <w:del w:id="13731" w:author="Thomas Dietz" w:date="2012-08-13T14:43:00Z"/>
              </w:rPr>
            </w:pPr>
            <w:del w:id="13732" w:author="Thomas Dietz" w:date="2012-08-13T14:43:00Z">
              <w:r w:rsidDel="00105B1A">
                <w:delText>type action-type;</w:delText>
              </w:r>
            </w:del>
          </w:p>
          <w:p w14:paraId="00845CCD" w14:textId="3F0C12A4" w:rsidR="00E11EA7" w:rsidDel="00105B1A" w:rsidRDefault="00E11EA7" w:rsidP="00936ABB">
            <w:pPr>
              <w:pStyle w:val="XML3"/>
              <w:rPr>
                <w:del w:id="13733" w:author="Thomas Dietz" w:date="2012-08-13T14:43:00Z"/>
              </w:rPr>
            </w:pPr>
            <w:del w:id="13734" w:author="Thomas Dietz" w:date="2012-08-13T14:43:00Z">
              <w:r w:rsidDel="00105B1A">
                <w:delText>}</w:delText>
              </w:r>
            </w:del>
          </w:p>
          <w:p w14:paraId="7EA5DB9E" w14:textId="1F7B8F78" w:rsidR="00697A8C" w:rsidDel="00105B1A" w:rsidRDefault="00697A8C" w:rsidP="00936ABB">
            <w:pPr>
              <w:pStyle w:val="XML3"/>
              <w:rPr>
                <w:del w:id="13735" w:author="Thomas Dietz" w:date="2012-08-13T14:43:00Z"/>
              </w:rPr>
            </w:pPr>
            <w:del w:id="13736" w:author="Thomas Dietz" w:date="2012-08-13T14:43:00Z">
              <w:r w:rsidDel="00105B1A">
                <w:delText xml:space="preserve">description </w:delText>
              </w:r>
              <w:r w:rsidRPr="009F1B7D" w:rsidDel="00105B1A">
                <w:delText>"</w:delText>
              </w:r>
              <w:r w:rsidDel="00105B1A">
                <w:delText>The apply action types supported by the flow table.</w:delText>
              </w:r>
              <w:r w:rsidRPr="009F1B7D" w:rsidDel="00105B1A">
                <w:delText>"</w:delText>
              </w:r>
            </w:del>
          </w:p>
          <w:p w14:paraId="70E8DAB8" w14:textId="623BB3AD" w:rsidR="00E11EA7" w:rsidDel="00105B1A" w:rsidRDefault="00E11EA7" w:rsidP="00936ABB">
            <w:pPr>
              <w:pStyle w:val="XML2"/>
              <w:rPr>
                <w:del w:id="13737" w:author="Thomas Dietz" w:date="2012-08-13T14:43:00Z"/>
              </w:rPr>
            </w:pPr>
            <w:del w:id="13738" w:author="Thomas Dietz" w:date="2012-08-13T14:43:00Z">
              <w:r w:rsidDel="00105B1A">
                <w:delText>}</w:delText>
              </w:r>
            </w:del>
          </w:p>
          <w:p w14:paraId="54F1B817" w14:textId="2768DFD2" w:rsidR="00252166" w:rsidDel="00105B1A" w:rsidRDefault="00252166" w:rsidP="00936ABB">
            <w:pPr>
              <w:pStyle w:val="XML2"/>
              <w:rPr>
                <w:del w:id="13739" w:author="Thomas Dietz" w:date="2012-08-13T14:43:00Z"/>
              </w:rPr>
            </w:pPr>
            <w:del w:id="13740" w:author="Thomas Dietz" w:date="2012-08-13T14:43:00Z">
              <w:r w:rsidDel="00105B1A">
                <w:delText>container write-setfields {</w:delText>
              </w:r>
            </w:del>
          </w:p>
          <w:p w14:paraId="58303E1E" w14:textId="7D5F4B4F" w:rsidR="00252166" w:rsidDel="00105B1A" w:rsidRDefault="00252166" w:rsidP="00936ABB">
            <w:pPr>
              <w:pStyle w:val="XML3"/>
              <w:rPr>
                <w:del w:id="13741" w:author="Thomas Dietz" w:date="2012-08-13T14:43:00Z"/>
              </w:rPr>
            </w:pPr>
            <w:del w:id="13742" w:author="Thomas Dietz" w:date="2012-08-13T14:43:00Z">
              <w:r w:rsidDel="00105B1A">
                <w:delText>leaf-list type {</w:delText>
              </w:r>
            </w:del>
          </w:p>
          <w:p w14:paraId="4DCBF717" w14:textId="4BD9159A" w:rsidR="00252166" w:rsidDel="00105B1A" w:rsidRDefault="00252166" w:rsidP="00936ABB">
            <w:pPr>
              <w:pStyle w:val="XML4"/>
              <w:rPr>
                <w:del w:id="13743" w:author="Thomas Dietz" w:date="2012-08-13T14:43:00Z"/>
              </w:rPr>
            </w:pPr>
            <w:del w:id="13744" w:author="Thomas Dietz" w:date="2012-08-13T14:43:00Z">
              <w:r w:rsidDel="00105B1A">
                <w:delText>type match-field-type;</w:delText>
              </w:r>
            </w:del>
          </w:p>
          <w:p w14:paraId="24D3004E" w14:textId="621E912E" w:rsidR="00252166" w:rsidDel="00105B1A" w:rsidRDefault="00252166" w:rsidP="00936ABB">
            <w:pPr>
              <w:pStyle w:val="XML3"/>
              <w:rPr>
                <w:del w:id="13745" w:author="Thomas Dietz" w:date="2012-08-13T14:43:00Z"/>
              </w:rPr>
            </w:pPr>
            <w:del w:id="13746" w:author="Thomas Dietz" w:date="2012-08-13T14:43:00Z">
              <w:r w:rsidDel="00105B1A">
                <w:delText>}</w:delText>
              </w:r>
            </w:del>
          </w:p>
          <w:p w14:paraId="4DBF66BC" w14:textId="0305FB8F" w:rsidR="00252166" w:rsidDel="00105B1A" w:rsidRDefault="00252166" w:rsidP="00936ABB">
            <w:pPr>
              <w:pStyle w:val="XML3"/>
              <w:rPr>
                <w:del w:id="13747" w:author="Thomas Dietz" w:date="2012-08-13T14:43:00Z"/>
              </w:rPr>
            </w:pPr>
            <w:del w:id="13748" w:author="Thomas Dietz" w:date="2012-08-13T14:43:00Z">
              <w:r w:rsidDel="00105B1A">
                <w:delText xml:space="preserve">description </w:delText>
              </w:r>
              <w:r w:rsidRPr="009F1B7D" w:rsidDel="00105B1A">
                <w:delText>"</w:delText>
              </w:r>
              <w:r w:rsidR="006E0636" w:rsidDel="00105B1A">
                <w:delText xml:space="preserve">'set-field' </w:delText>
              </w:r>
              <w:r w:rsidR="00913896" w:rsidDel="00105B1A">
                <w:delText xml:space="preserve">action types supported by the </w:delText>
              </w:r>
              <w:r w:rsidR="006E0636" w:rsidDel="00105B1A">
                <w:delText xml:space="preserve">table using </w:delText>
              </w:r>
              <w:r w:rsidR="00936ABB" w:rsidDel="00105B1A">
                <w:delText>'</w:delText>
              </w:r>
              <w:r w:rsidR="006E0636" w:rsidDel="00105B1A">
                <w:delText>write-actions</w:delText>
              </w:r>
              <w:r w:rsidR="00936ABB" w:rsidDel="00105B1A">
                <w:delText>'</w:delText>
              </w:r>
              <w:r w:rsidR="006E0636" w:rsidDel="00105B1A">
                <w:delText xml:space="preserve"> instruction.</w:delText>
              </w:r>
              <w:r w:rsidRPr="009F1B7D" w:rsidDel="00105B1A">
                <w:delText>"</w:delText>
              </w:r>
              <w:r w:rsidDel="00105B1A">
                <w:delText>;</w:delText>
              </w:r>
            </w:del>
          </w:p>
          <w:p w14:paraId="42D50F31" w14:textId="17904A22" w:rsidR="00252166" w:rsidDel="00105B1A" w:rsidRDefault="00252166" w:rsidP="00936ABB">
            <w:pPr>
              <w:pStyle w:val="XML2"/>
              <w:rPr>
                <w:del w:id="13749" w:author="Thomas Dietz" w:date="2012-08-13T14:43:00Z"/>
              </w:rPr>
            </w:pPr>
            <w:del w:id="13750" w:author="Thomas Dietz" w:date="2012-08-13T14:43:00Z">
              <w:r w:rsidDel="00105B1A">
                <w:delText>}</w:delText>
              </w:r>
            </w:del>
          </w:p>
          <w:p w14:paraId="7CBC81A1" w14:textId="54BC83A4" w:rsidR="00252166" w:rsidDel="00105B1A" w:rsidRDefault="00252166" w:rsidP="00936ABB">
            <w:pPr>
              <w:pStyle w:val="XML2"/>
              <w:rPr>
                <w:del w:id="13751" w:author="Thomas Dietz" w:date="2012-08-13T14:43:00Z"/>
              </w:rPr>
            </w:pPr>
            <w:del w:id="13752" w:author="Thomas Dietz" w:date="2012-08-13T14:43:00Z">
              <w:r w:rsidDel="00105B1A">
                <w:lastRenderedPageBreak/>
                <w:delText>container apply-setfields {</w:delText>
              </w:r>
            </w:del>
          </w:p>
          <w:p w14:paraId="66C5FC31" w14:textId="5F131CFE" w:rsidR="00252166" w:rsidDel="00105B1A" w:rsidRDefault="00252166" w:rsidP="00936ABB">
            <w:pPr>
              <w:pStyle w:val="XML3"/>
              <w:rPr>
                <w:del w:id="13753" w:author="Thomas Dietz" w:date="2012-08-13T14:43:00Z"/>
              </w:rPr>
            </w:pPr>
            <w:del w:id="13754" w:author="Thomas Dietz" w:date="2012-08-13T14:43:00Z">
              <w:r w:rsidDel="00105B1A">
                <w:delText>leaf-list type {</w:delText>
              </w:r>
            </w:del>
          </w:p>
          <w:p w14:paraId="5468C3A2" w14:textId="7B4C241F" w:rsidR="00252166" w:rsidDel="00105B1A" w:rsidRDefault="00252166" w:rsidP="00936ABB">
            <w:pPr>
              <w:pStyle w:val="XML4"/>
              <w:rPr>
                <w:del w:id="13755" w:author="Thomas Dietz" w:date="2012-08-13T14:43:00Z"/>
              </w:rPr>
            </w:pPr>
            <w:del w:id="13756" w:author="Thomas Dietz" w:date="2012-08-13T14:43:00Z">
              <w:r w:rsidDel="00105B1A">
                <w:delText>type match-field-type;</w:delText>
              </w:r>
            </w:del>
          </w:p>
          <w:p w14:paraId="522603E7" w14:textId="3312B006" w:rsidR="00252166" w:rsidDel="00105B1A" w:rsidRDefault="00252166" w:rsidP="00936ABB">
            <w:pPr>
              <w:pStyle w:val="XML3"/>
              <w:rPr>
                <w:del w:id="13757" w:author="Thomas Dietz" w:date="2012-08-13T14:43:00Z"/>
              </w:rPr>
            </w:pPr>
            <w:del w:id="13758" w:author="Thomas Dietz" w:date="2012-08-13T14:43:00Z">
              <w:r w:rsidDel="00105B1A">
                <w:delText>}</w:delText>
              </w:r>
            </w:del>
          </w:p>
          <w:p w14:paraId="3190538B" w14:textId="1D9B4F59" w:rsidR="003B1A69" w:rsidDel="00105B1A" w:rsidRDefault="00252166" w:rsidP="00936ABB">
            <w:pPr>
              <w:pStyle w:val="XML3"/>
              <w:rPr>
                <w:del w:id="13759" w:author="Thomas Dietz" w:date="2012-08-13T14:43:00Z"/>
              </w:rPr>
            </w:pPr>
            <w:del w:id="13760" w:author="Thomas Dietz" w:date="2012-08-13T14:43:00Z">
              <w:r w:rsidDel="00105B1A">
                <w:delText xml:space="preserve">description </w:delText>
              </w:r>
              <w:r w:rsidRPr="009F1B7D" w:rsidDel="00105B1A">
                <w:delText>"</w:delText>
              </w:r>
              <w:r w:rsidR="003B1A69" w:rsidDel="00105B1A">
                <w:delText xml:space="preserve">'set-field' action types supported by the table using </w:delText>
              </w:r>
              <w:r w:rsidR="00936ABB" w:rsidDel="00105B1A">
                <w:delText>'</w:delText>
              </w:r>
              <w:r w:rsidR="003B1A69" w:rsidDel="00105B1A">
                <w:delText>apply-actions</w:delText>
              </w:r>
              <w:r w:rsidR="00936ABB" w:rsidDel="00105B1A">
                <w:delText>'</w:delText>
              </w:r>
              <w:r w:rsidR="003B1A69" w:rsidDel="00105B1A">
                <w:delText xml:space="preserve"> instruction.</w:delText>
              </w:r>
              <w:r w:rsidR="00936ABB" w:rsidRPr="009F1B7D" w:rsidDel="00105B1A">
                <w:delText>"</w:delText>
              </w:r>
              <w:r w:rsidR="00913896" w:rsidDel="00105B1A">
                <w:delText>;</w:delText>
              </w:r>
            </w:del>
          </w:p>
          <w:p w14:paraId="56662006" w14:textId="6A3FD994" w:rsidR="00252166" w:rsidDel="00105B1A" w:rsidRDefault="00252166" w:rsidP="00936ABB">
            <w:pPr>
              <w:pStyle w:val="XML2"/>
              <w:rPr>
                <w:del w:id="13761" w:author="Thomas Dietz" w:date="2012-08-13T14:43:00Z"/>
              </w:rPr>
            </w:pPr>
            <w:del w:id="13762" w:author="Thomas Dietz" w:date="2012-08-13T14:43:00Z">
              <w:r w:rsidDel="00105B1A">
                <w:delText>}</w:delText>
              </w:r>
            </w:del>
          </w:p>
          <w:p w14:paraId="26E76B1C" w14:textId="2E8AF136" w:rsidR="00252166" w:rsidDel="00105B1A" w:rsidRDefault="00252166" w:rsidP="00936ABB">
            <w:pPr>
              <w:pStyle w:val="XML2"/>
              <w:rPr>
                <w:del w:id="13763" w:author="Thomas Dietz" w:date="2012-08-13T14:43:00Z"/>
              </w:rPr>
            </w:pPr>
            <w:del w:id="13764" w:author="Thomas Dietz" w:date="2012-08-13T14:43:00Z">
              <w:r w:rsidDel="00105B1A">
                <w:delText>container wildcards {</w:delText>
              </w:r>
            </w:del>
          </w:p>
          <w:p w14:paraId="1704DE5A" w14:textId="2354746B" w:rsidR="00252166" w:rsidDel="00105B1A" w:rsidRDefault="00252166" w:rsidP="00936ABB">
            <w:pPr>
              <w:pStyle w:val="XML3"/>
              <w:rPr>
                <w:del w:id="13765" w:author="Thomas Dietz" w:date="2012-08-13T14:43:00Z"/>
              </w:rPr>
            </w:pPr>
            <w:del w:id="13766" w:author="Thomas Dietz" w:date="2012-08-13T14:43:00Z">
              <w:r w:rsidDel="00105B1A">
                <w:delText>leaf-list type {</w:delText>
              </w:r>
            </w:del>
          </w:p>
          <w:p w14:paraId="30D2D99E" w14:textId="7A02F181" w:rsidR="00252166" w:rsidDel="00105B1A" w:rsidRDefault="00252166" w:rsidP="00936ABB">
            <w:pPr>
              <w:pStyle w:val="XML4"/>
              <w:rPr>
                <w:del w:id="13767" w:author="Thomas Dietz" w:date="2012-08-13T14:43:00Z"/>
              </w:rPr>
            </w:pPr>
            <w:del w:id="13768" w:author="Thomas Dietz" w:date="2012-08-13T14:43:00Z">
              <w:r w:rsidDel="00105B1A">
                <w:delText>type match-field-type;</w:delText>
              </w:r>
            </w:del>
          </w:p>
          <w:p w14:paraId="23F361B6" w14:textId="5DF7CA63" w:rsidR="00252166" w:rsidDel="00105B1A" w:rsidRDefault="00252166" w:rsidP="00936ABB">
            <w:pPr>
              <w:pStyle w:val="XML3"/>
              <w:rPr>
                <w:del w:id="13769" w:author="Thomas Dietz" w:date="2012-08-13T14:43:00Z"/>
              </w:rPr>
            </w:pPr>
            <w:del w:id="13770" w:author="Thomas Dietz" w:date="2012-08-13T14:43:00Z">
              <w:r w:rsidDel="00105B1A">
                <w:delText>}</w:delText>
              </w:r>
            </w:del>
          </w:p>
          <w:p w14:paraId="4AF83864" w14:textId="5813AF43" w:rsidR="00252166" w:rsidDel="00105B1A" w:rsidRDefault="00252166" w:rsidP="00936ABB">
            <w:pPr>
              <w:pStyle w:val="XML3"/>
              <w:rPr>
                <w:del w:id="13771" w:author="Thomas Dietz" w:date="2012-08-13T14:43:00Z"/>
              </w:rPr>
            </w:pPr>
            <w:del w:id="13772" w:author="Thomas Dietz" w:date="2012-08-13T14:43:00Z">
              <w:r w:rsidDel="00105B1A">
                <w:delText xml:space="preserve">description </w:delText>
              </w:r>
              <w:r w:rsidRPr="009F1B7D" w:rsidDel="00105B1A">
                <w:delText>"</w:delText>
              </w:r>
              <w:r w:rsidR="00936ABB" w:rsidDel="00105B1A">
                <w:delText>T</w:delText>
              </w:r>
              <w:r w:rsidR="003B1A69" w:rsidDel="00105B1A">
                <w:delText>he fields for which the table supports wildcarding(omitting).</w:delText>
              </w:r>
              <w:r w:rsidRPr="009F1B7D" w:rsidDel="00105B1A">
                <w:delText>"</w:delText>
              </w:r>
              <w:r w:rsidDel="00105B1A">
                <w:delText>;</w:delText>
              </w:r>
            </w:del>
          </w:p>
          <w:p w14:paraId="11B12C00" w14:textId="063774DC" w:rsidR="00252166" w:rsidDel="00105B1A" w:rsidRDefault="00252166" w:rsidP="00936ABB">
            <w:pPr>
              <w:pStyle w:val="XML2"/>
              <w:rPr>
                <w:del w:id="13773" w:author="Thomas Dietz" w:date="2012-08-13T14:43:00Z"/>
              </w:rPr>
            </w:pPr>
            <w:del w:id="13774" w:author="Thomas Dietz" w:date="2012-08-13T14:43:00Z">
              <w:r w:rsidDel="00105B1A">
                <w:delText>}</w:delText>
              </w:r>
            </w:del>
          </w:p>
          <w:p w14:paraId="301BB22B" w14:textId="188AD565" w:rsidR="00E11EA7" w:rsidDel="00105B1A" w:rsidRDefault="00E11EA7" w:rsidP="00936ABB">
            <w:pPr>
              <w:pStyle w:val="XML2"/>
              <w:rPr>
                <w:del w:id="13775" w:author="Thomas Dietz" w:date="2012-08-13T14:43:00Z"/>
              </w:rPr>
            </w:pPr>
            <w:del w:id="13776" w:author="Thomas Dietz" w:date="2012-08-13T14:43:00Z">
              <w:r w:rsidDel="00105B1A">
                <w:delText>leaf metadata-match {</w:delText>
              </w:r>
            </w:del>
          </w:p>
          <w:p w14:paraId="318EDB16" w14:textId="03D608D1" w:rsidR="00E11EA7" w:rsidDel="00105B1A" w:rsidRDefault="00E11EA7" w:rsidP="00936ABB">
            <w:pPr>
              <w:pStyle w:val="XML3"/>
              <w:rPr>
                <w:del w:id="13777" w:author="Thomas Dietz" w:date="2012-08-13T14:43:00Z"/>
              </w:rPr>
            </w:pPr>
            <w:del w:id="13778" w:author="Thomas Dietz" w:date="2012-08-13T14:43:00Z">
              <w:r w:rsidDel="00105B1A">
                <w:delText>type hex-binary</w:delText>
              </w:r>
              <w:r w:rsidR="00F42F50" w:rsidDel="00105B1A">
                <w:delText>;</w:delText>
              </w:r>
            </w:del>
          </w:p>
          <w:p w14:paraId="49921290" w14:textId="0DD31367" w:rsidR="00F42F50" w:rsidDel="00105B1A" w:rsidRDefault="00F42F50" w:rsidP="00936ABB">
            <w:pPr>
              <w:pStyle w:val="XML3"/>
              <w:rPr>
                <w:del w:id="13779" w:author="Thomas Dietz" w:date="2012-08-13T14:43:00Z"/>
              </w:rPr>
            </w:pPr>
            <w:del w:id="13780" w:author="Thomas Dietz" w:date="2012-08-13T14:43:00Z">
              <w:r w:rsidDel="00105B1A">
                <w:delText xml:space="preserve">description </w:delText>
              </w:r>
              <w:r w:rsidRPr="009F1B7D" w:rsidDel="00105B1A">
                <w:delText>"</w:delText>
              </w:r>
              <w:r w:rsidDel="00105B1A">
                <w:delText>The bits of metadata the flow table can match.</w:delText>
              </w:r>
              <w:r w:rsidRPr="009F1B7D" w:rsidDel="00105B1A">
                <w:delText>"</w:delText>
              </w:r>
            </w:del>
          </w:p>
          <w:p w14:paraId="5077AF10" w14:textId="759C0F83" w:rsidR="00E11EA7" w:rsidDel="00105B1A" w:rsidRDefault="00E11EA7" w:rsidP="00936ABB">
            <w:pPr>
              <w:pStyle w:val="XML2"/>
              <w:rPr>
                <w:del w:id="13781" w:author="Thomas Dietz" w:date="2012-08-13T14:43:00Z"/>
              </w:rPr>
            </w:pPr>
            <w:del w:id="13782" w:author="Thomas Dietz" w:date="2012-08-13T14:43:00Z">
              <w:r w:rsidDel="00105B1A">
                <w:delText>}</w:delText>
              </w:r>
            </w:del>
          </w:p>
          <w:p w14:paraId="1A83CB03" w14:textId="7F0BFE29" w:rsidR="00E11EA7" w:rsidDel="00105B1A" w:rsidRDefault="00E11EA7" w:rsidP="00936ABB">
            <w:pPr>
              <w:pStyle w:val="XML2"/>
              <w:rPr>
                <w:del w:id="13783" w:author="Thomas Dietz" w:date="2012-08-13T14:43:00Z"/>
              </w:rPr>
            </w:pPr>
            <w:del w:id="13784" w:author="Thomas Dietz" w:date="2012-08-13T14:43:00Z">
              <w:r w:rsidDel="00105B1A">
                <w:delText>leaf metadata-write {</w:delText>
              </w:r>
            </w:del>
          </w:p>
          <w:p w14:paraId="4D0FEF88" w14:textId="733BE817" w:rsidR="00E11EA7" w:rsidDel="00105B1A" w:rsidRDefault="00E11EA7" w:rsidP="00936ABB">
            <w:pPr>
              <w:pStyle w:val="XML3"/>
              <w:rPr>
                <w:del w:id="13785" w:author="Thomas Dietz" w:date="2012-08-13T14:43:00Z"/>
              </w:rPr>
            </w:pPr>
            <w:del w:id="13786" w:author="Thomas Dietz" w:date="2012-08-13T14:43:00Z">
              <w:r w:rsidDel="00105B1A">
                <w:delText>type hex-binary</w:delText>
              </w:r>
              <w:r w:rsidR="00F42F50" w:rsidDel="00105B1A">
                <w:delText>;</w:delText>
              </w:r>
            </w:del>
          </w:p>
          <w:p w14:paraId="6A2EBD9E" w14:textId="619BC66D" w:rsidR="00F42F50" w:rsidDel="00105B1A" w:rsidRDefault="00F42F50" w:rsidP="00936ABB">
            <w:pPr>
              <w:pStyle w:val="XML3"/>
              <w:rPr>
                <w:del w:id="13787" w:author="Thomas Dietz" w:date="2012-08-13T14:43:00Z"/>
              </w:rPr>
            </w:pPr>
            <w:del w:id="13788" w:author="Thomas Dietz" w:date="2012-08-13T14:43:00Z">
              <w:r w:rsidDel="00105B1A">
                <w:delText xml:space="preserve">description </w:delText>
              </w:r>
              <w:r w:rsidRPr="009F1B7D" w:rsidDel="00105B1A">
                <w:delText>"</w:delText>
              </w:r>
              <w:r w:rsidDel="00105B1A">
                <w:delText>The bits of metadata the flow table can write.</w:delText>
              </w:r>
              <w:r w:rsidRPr="009F1B7D" w:rsidDel="00105B1A">
                <w:delText>"</w:delText>
              </w:r>
            </w:del>
          </w:p>
          <w:p w14:paraId="6958EFAA" w14:textId="2BE8786D" w:rsidR="00E11EA7" w:rsidRPr="009F1B7D" w:rsidDel="00105B1A" w:rsidRDefault="000A3884" w:rsidP="00936ABB">
            <w:pPr>
              <w:pStyle w:val="XML2"/>
              <w:rPr>
                <w:del w:id="13789" w:author="Thomas Dietz" w:date="2012-08-13T14:43:00Z"/>
              </w:rPr>
            </w:pPr>
            <w:del w:id="13790" w:author="Thomas Dietz" w:date="2012-08-13T14:43:00Z">
              <w:r w:rsidDel="00105B1A">
                <w:delText>}</w:delText>
              </w:r>
            </w:del>
          </w:p>
          <w:p w14:paraId="3BA73FF4" w14:textId="77777777" w:rsidR="00105B1A" w:rsidRDefault="005C38FA" w:rsidP="00105B1A">
            <w:pPr>
              <w:pStyle w:val="XML1"/>
              <w:rPr>
                <w:ins w:id="13791" w:author="Thomas Dietz" w:date="2012-08-13T14:44:00Z"/>
              </w:rPr>
            </w:pPr>
            <w:del w:id="13792" w:author="Thomas Dietz" w:date="2012-08-13T14:43:00Z">
              <w:r w:rsidRPr="009F1B7D" w:rsidDel="00105B1A">
                <w:delText>}</w:delText>
              </w:r>
            </w:del>
            <w:ins w:id="13793" w:author="Thomas Dietz" w:date="2012-08-13T14:44:00Z">
              <w:r w:rsidR="00105B1A">
                <w:t xml:space="preserve">  grouping OFFlowTableType {</w:t>
              </w:r>
            </w:ins>
          </w:p>
          <w:p w14:paraId="1A4D5786" w14:textId="77777777" w:rsidR="00105B1A" w:rsidRDefault="00105B1A" w:rsidP="00105B1A">
            <w:pPr>
              <w:pStyle w:val="XML1"/>
              <w:rPr>
                <w:ins w:id="13794" w:author="Thomas Dietz" w:date="2012-08-13T14:44:00Z"/>
              </w:rPr>
            </w:pPr>
            <w:ins w:id="13795" w:author="Thomas Dietz" w:date="2012-08-13T14:44:00Z">
              <w:r>
                <w:t xml:space="preserve">    description "Representation of an OpenFlow Flow Table Resource.</w:t>
              </w:r>
            </w:ins>
          </w:p>
          <w:p w14:paraId="24236807" w14:textId="77777777" w:rsidR="00105B1A" w:rsidRDefault="00105B1A" w:rsidP="00105B1A">
            <w:pPr>
              <w:pStyle w:val="XML1"/>
              <w:rPr>
                <w:ins w:id="13796" w:author="Thomas Dietz" w:date="2012-08-13T14:44:00Z"/>
              </w:rPr>
            </w:pPr>
          </w:p>
          <w:p w14:paraId="7D5A9ECB" w14:textId="77777777" w:rsidR="00105B1A" w:rsidRDefault="00105B1A" w:rsidP="00105B1A">
            <w:pPr>
              <w:pStyle w:val="XML1"/>
              <w:rPr>
                <w:ins w:id="13797" w:author="Thomas Dietz" w:date="2012-08-13T14:44:00Z"/>
              </w:rPr>
            </w:pPr>
            <w:ins w:id="13798" w:author="Thomas Dietz" w:date="2012-08-13T14:44:00Z">
              <w:r>
                <w:t xml:space="preserve">      Elements in the type OFFlowTableType are not configurable and</w:t>
              </w:r>
            </w:ins>
          </w:p>
          <w:p w14:paraId="188AD22D" w14:textId="77777777" w:rsidR="00105B1A" w:rsidRDefault="00105B1A" w:rsidP="00105B1A">
            <w:pPr>
              <w:pStyle w:val="XML1"/>
              <w:rPr>
                <w:ins w:id="13799" w:author="Thomas Dietz" w:date="2012-08-13T14:44:00Z"/>
              </w:rPr>
            </w:pPr>
            <w:ins w:id="13800" w:author="Thomas Dietz" w:date="2012-08-13T14:44:00Z">
              <w:r>
                <w:t xml:space="preserve">      can only be retrieved by NETCONF &lt;get&gt; operations. Attemps to</w:t>
              </w:r>
            </w:ins>
          </w:p>
          <w:p w14:paraId="20ADC890" w14:textId="77777777" w:rsidR="00105B1A" w:rsidRDefault="00105B1A" w:rsidP="00105B1A">
            <w:pPr>
              <w:pStyle w:val="XML1"/>
              <w:rPr>
                <w:ins w:id="13801" w:author="Thomas Dietz" w:date="2012-08-13T14:44:00Z"/>
              </w:rPr>
            </w:pPr>
            <w:ins w:id="13802" w:author="Thomas Dietz" w:date="2012-08-13T14:44:00Z">
              <w:r>
                <w:t xml:space="preserve">      modify this element and its children with a NETCONF</w:t>
              </w:r>
            </w:ins>
          </w:p>
          <w:p w14:paraId="45F40957" w14:textId="77777777" w:rsidR="00105B1A" w:rsidRDefault="00105B1A" w:rsidP="00105B1A">
            <w:pPr>
              <w:pStyle w:val="XML1"/>
              <w:rPr>
                <w:ins w:id="13803" w:author="Thomas Dietz" w:date="2012-08-13T14:44:00Z"/>
              </w:rPr>
            </w:pPr>
            <w:ins w:id="13804" w:author="Thomas Dietz" w:date="2012-08-13T14:44:00Z">
              <w:r>
                <w:t xml:space="preserve">      &lt;edit-config&gt; operation MUST result in an</w:t>
              </w:r>
            </w:ins>
          </w:p>
          <w:p w14:paraId="3E171DF4" w14:textId="77777777" w:rsidR="00105B1A" w:rsidRDefault="00105B1A" w:rsidP="00105B1A">
            <w:pPr>
              <w:pStyle w:val="XML1"/>
              <w:rPr>
                <w:ins w:id="13805" w:author="Thomas Dietz" w:date="2012-08-13T14:44:00Z"/>
              </w:rPr>
            </w:pPr>
            <w:ins w:id="13806" w:author="Thomas Dietz" w:date="2012-08-13T14:44:00Z">
              <w:r>
                <w:t xml:space="preserve">      'operation-not-supported' error with type 'application'.";</w:t>
              </w:r>
            </w:ins>
          </w:p>
          <w:p w14:paraId="17E50132" w14:textId="77777777" w:rsidR="00105B1A" w:rsidRDefault="00105B1A" w:rsidP="00105B1A">
            <w:pPr>
              <w:pStyle w:val="XML1"/>
              <w:rPr>
                <w:ins w:id="13807" w:author="Thomas Dietz" w:date="2012-08-13T14:44:00Z"/>
              </w:rPr>
            </w:pPr>
            <w:ins w:id="13808" w:author="Thomas Dietz" w:date="2012-08-13T14:44:00Z">
              <w:r>
                <w:t xml:space="preserve">    uses OFResourceType;</w:t>
              </w:r>
            </w:ins>
          </w:p>
          <w:p w14:paraId="476B8FB0" w14:textId="77777777" w:rsidR="00105B1A" w:rsidRDefault="00105B1A" w:rsidP="00105B1A">
            <w:pPr>
              <w:pStyle w:val="XML1"/>
              <w:rPr>
                <w:ins w:id="13809" w:author="Thomas Dietz" w:date="2012-08-13T14:44:00Z"/>
              </w:rPr>
            </w:pPr>
            <w:ins w:id="13810" w:author="Thomas Dietz" w:date="2012-08-13T14:44:00Z">
              <w:r>
                <w:t xml:space="preserve">    leaf max-entries {</w:t>
              </w:r>
            </w:ins>
          </w:p>
          <w:p w14:paraId="04743972" w14:textId="77777777" w:rsidR="00105B1A" w:rsidRDefault="00105B1A" w:rsidP="00105B1A">
            <w:pPr>
              <w:pStyle w:val="XML1"/>
              <w:rPr>
                <w:ins w:id="13811" w:author="Thomas Dietz" w:date="2012-08-13T14:44:00Z"/>
              </w:rPr>
            </w:pPr>
            <w:ins w:id="13812" w:author="Thomas Dietz" w:date="2012-08-13T14:44:00Z">
              <w:r>
                <w:t xml:space="preserve">      type uint8;</w:t>
              </w:r>
            </w:ins>
          </w:p>
          <w:p w14:paraId="79CC6A1B" w14:textId="77777777" w:rsidR="00105B1A" w:rsidRDefault="00105B1A" w:rsidP="00105B1A">
            <w:pPr>
              <w:pStyle w:val="XML1"/>
              <w:rPr>
                <w:ins w:id="13813" w:author="Thomas Dietz" w:date="2012-08-13T14:44:00Z"/>
              </w:rPr>
            </w:pPr>
            <w:ins w:id="13814" w:author="Thomas Dietz" w:date="2012-08-13T14:44:00Z">
              <w:r>
                <w:t xml:space="preserve">      description "The maximum number of flow entries supported by</w:t>
              </w:r>
            </w:ins>
          </w:p>
          <w:p w14:paraId="320F87A5" w14:textId="77777777" w:rsidR="00105B1A" w:rsidRDefault="00105B1A" w:rsidP="00105B1A">
            <w:pPr>
              <w:pStyle w:val="XML1"/>
              <w:rPr>
                <w:ins w:id="13815" w:author="Thomas Dietz" w:date="2012-08-13T14:44:00Z"/>
              </w:rPr>
            </w:pPr>
            <w:ins w:id="13816" w:author="Thomas Dietz" w:date="2012-08-13T14:44:00Z">
              <w:r>
                <w:t xml:space="preserve">        the flow table.";</w:t>
              </w:r>
            </w:ins>
          </w:p>
          <w:p w14:paraId="18D385C2" w14:textId="77777777" w:rsidR="00105B1A" w:rsidRDefault="00105B1A" w:rsidP="00105B1A">
            <w:pPr>
              <w:pStyle w:val="XML1"/>
              <w:rPr>
                <w:ins w:id="13817" w:author="Thomas Dietz" w:date="2012-08-13T14:44:00Z"/>
              </w:rPr>
            </w:pPr>
            <w:ins w:id="13818" w:author="Thomas Dietz" w:date="2012-08-13T14:44:00Z">
              <w:r>
                <w:t xml:space="preserve">    }</w:t>
              </w:r>
            </w:ins>
          </w:p>
          <w:p w14:paraId="05BF1B87" w14:textId="77777777" w:rsidR="00105B1A" w:rsidRDefault="00105B1A" w:rsidP="00105B1A">
            <w:pPr>
              <w:pStyle w:val="XML1"/>
              <w:rPr>
                <w:ins w:id="13819" w:author="Thomas Dietz" w:date="2012-08-13T14:44:00Z"/>
              </w:rPr>
            </w:pPr>
            <w:ins w:id="13820" w:author="Thomas Dietz" w:date="2012-08-13T14:44:00Z">
              <w:r>
                <w:t xml:space="preserve">    container next-tables {</w:t>
              </w:r>
            </w:ins>
          </w:p>
          <w:p w14:paraId="0F8FB86D" w14:textId="77777777" w:rsidR="00105B1A" w:rsidRDefault="00105B1A" w:rsidP="00105B1A">
            <w:pPr>
              <w:pStyle w:val="XML1"/>
              <w:rPr>
                <w:ins w:id="13821" w:author="Thomas Dietz" w:date="2012-08-13T14:44:00Z"/>
              </w:rPr>
            </w:pPr>
            <w:ins w:id="13822" w:author="Thomas Dietz" w:date="2012-08-13T14:44:00Z">
              <w:r>
                <w:t xml:space="preserve">      leaf-list table-id {</w:t>
              </w:r>
            </w:ins>
          </w:p>
          <w:p w14:paraId="17A2F1C9" w14:textId="77777777" w:rsidR="00105B1A" w:rsidRDefault="00105B1A" w:rsidP="00105B1A">
            <w:pPr>
              <w:pStyle w:val="XML1"/>
              <w:rPr>
                <w:ins w:id="13823" w:author="Thomas Dietz" w:date="2012-08-13T14:44:00Z"/>
              </w:rPr>
            </w:pPr>
            <w:ins w:id="13824" w:author="Thomas Dietz" w:date="2012-08-13T14:44:00Z">
              <w:r>
                <w:t xml:space="preserve">        type inet:uri;</w:t>
              </w:r>
            </w:ins>
          </w:p>
          <w:p w14:paraId="61226ABC" w14:textId="77777777" w:rsidR="00105B1A" w:rsidRDefault="00105B1A" w:rsidP="00105B1A">
            <w:pPr>
              <w:pStyle w:val="XML1"/>
              <w:rPr>
                <w:ins w:id="13825" w:author="Thomas Dietz" w:date="2012-08-13T14:44:00Z"/>
              </w:rPr>
            </w:pPr>
            <w:ins w:id="13826" w:author="Thomas Dietz" w:date="2012-08-13T14:44:00Z">
              <w:r>
                <w:t xml:space="preserve">      }</w:t>
              </w:r>
            </w:ins>
          </w:p>
          <w:p w14:paraId="0065896A" w14:textId="77777777" w:rsidR="00105B1A" w:rsidRDefault="00105B1A" w:rsidP="00105B1A">
            <w:pPr>
              <w:pStyle w:val="XML1"/>
              <w:rPr>
                <w:ins w:id="13827" w:author="Thomas Dietz" w:date="2012-08-13T14:44:00Z"/>
              </w:rPr>
            </w:pPr>
            <w:ins w:id="13828" w:author="Thomas Dietz" w:date="2012-08-13T14:44:00Z">
              <w:r>
                <w:t xml:space="preserve">      description "An array of resource-ids of all flow tables that</w:t>
              </w:r>
            </w:ins>
          </w:p>
          <w:p w14:paraId="52555630" w14:textId="77777777" w:rsidR="00105B1A" w:rsidRDefault="00105B1A" w:rsidP="00105B1A">
            <w:pPr>
              <w:pStyle w:val="XML1"/>
              <w:rPr>
                <w:ins w:id="13829" w:author="Thomas Dietz" w:date="2012-08-13T14:44:00Z"/>
              </w:rPr>
            </w:pPr>
            <w:ins w:id="13830" w:author="Thomas Dietz" w:date="2012-08-13T14:44:00Z">
              <w:r>
                <w:t xml:space="preserve">        can be directly reached from this table using the </w:t>
              </w:r>
            </w:ins>
          </w:p>
          <w:p w14:paraId="2ED84F80" w14:textId="77777777" w:rsidR="00105B1A" w:rsidRDefault="00105B1A" w:rsidP="00105B1A">
            <w:pPr>
              <w:pStyle w:val="XML1"/>
              <w:rPr>
                <w:ins w:id="13831" w:author="Thomas Dietz" w:date="2012-08-13T14:44:00Z"/>
              </w:rPr>
            </w:pPr>
            <w:ins w:id="13832" w:author="Thomas Dietz" w:date="2012-08-13T14:44:00Z">
              <w:r>
                <w:t xml:space="preserve">        'goto-table' instruction.";</w:t>
              </w:r>
            </w:ins>
          </w:p>
          <w:p w14:paraId="3B6E9E1E" w14:textId="77777777" w:rsidR="00105B1A" w:rsidRDefault="00105B1A" w:rsidP="00105B1A">
            <w:pPr>
              <w:pStyle w:val="XML1"/>
              <w:rPr>
                <w:ins w:id="13833" w:author="Thomas Dietz" w:date="2012-08-13T14:44:00Z"/>
              </w:rPr>
            </w:pPr>
            <w:ins w:id="13834" w:author="Thomas Dietz" w:date="2012-08-13T14:44:00Z">
              <w:r>
                <w:t xml:space="preserve">    }</w:t>
              </w:r>
            </w:ins>
          </w:p>
          <w:p w14:paraId="1DB4BCB8" w14:textId="77777777" w:rsidR="00105B1A" w:rsidRDefault="00105B1A" w:rsidP="00105B1A">
            <w:pPr>
              <w:pStyle w:val="XML1"/>
              <w:rPr>
                <w:ins w:id="13835" w:author="Thomas Dietz" w:date="2012-08-13T14:44:00Z"/>
              </w:rPr>
            </w:pPr>
            <w:ins w:id="13836" w:author="Thomas Dietz" w:date="2012-08-13T14:44:00Z">
              <w:r>
                <w:t xml:space="preserve">    container instructions {</w:t>
              </w:r>
            </w:ins>
          </w:p>
          <w:p w14:paraId="39B88DD3" w14:textId="77777777" w:rsidR="00105B1A" w:rsidRDefault="00105B1A" w:rsidP="00105B1A">
            <w:pPr>
              <w:pStyle w:val="XML1"/>
              <w:rPr>
                <w:ins w:id="13837" w:author="Thomas Dietz" w:date="2012-08-13T14:44:00Z"/>
              </w:rPr>
            </w:pPr>
            <w:ins w:id="13838" w:author="Thomas Dietz" w:date="2012-08-13T14:44:00Z">
              <w:r>
                <w:t xml:space="preserve">      leaf-list type {</w:t>
              </w:r>
            </w:ins>
          </w:p>
          <w:p w14:paraId="7825AD38" w14:textId="77777777" w:rsidR="00105B1A" w:rsidRDefault="00105B1A" w:rsidP="00105B1A">
            <w:pPr>
              <w:pStyle w:val="XML1"/>
              <w:rPr>
                <w:ins w:id="13839" w:author="Thomas Dietz" w:date="2012-08-13T14:44:00Z"/>
              </w:rPr>
            </w:pPr>
            <w:ins w:id="13840" w:author="Thomas Dietz" w:date="2012-08-13T14:44:00Z">
              <w:r>
                <w:t xml:space="preserve">        type OFInstructionType;</w:t>
              </w:r>
            </w:ins>
          </w:p>
          <w:p w14:paraId="587327D1" w14:textId="77777777" w:rsidR="00105B1A" w:rsidRDefault="00105B1A" w:rsidP="00105B1A">
            <w:pPr>
              <w:pStyle w:val="XML1"/>
              <w:rPr>
                <w:ins w:id="13841" w:author="Thomas Dietz" w:date="2012-08-13T14:44:00Z"/>
              </w:rPr>
            </w:pPr>
            <w:ins w:id="13842" w:author="Thomas Dietz" w:date="2012-08-13T14:44:00Z">
              <w:r>
                <w:t xml:space="preserve">      }</w:t>
              </w:r>
            </w:ins>
          </w:p>
          <w:p w14:paraId="54CB5B1C" w14:textId="77777777" w:rsidR="00105B1A" w:rsidRDefault="00105B1A" w:rsidP="00105B1A">
            <w:pPr>
              <w:pStyle w:val="XML1"/>
              <w:rPr>
                <w:ins w:id="13843" w:author="Thomas Dietz" w:date="2012-08-13T14:44:00Z"/>
              </w:rPr>
            </w:pPr>
            <w:ins w:id="13844" w:author="Thomas Dietz" w:date="2012-08-13T14:44:00Z">
              <w:r>
                <w:t xml:space="preserve">      description "The list of all instruction types supported by</w:t>
              </w:r>
            </w:ins>
          </w:p>
          <w:p w14:paraId="18732760" w14:textId="77777777" w:rsidR="00105B1A" w:rsidRDefault="00105B1A" w:rsidP="00105B1A">
            <w:pPr>
              <w:pStyle w:val="XML1"/>
              <w:rPr>
                <w:ins w:id="13845" w:author="Thomas Dietz" w:date="2012-08-13T14:44:00Z"/>
              </w:rPr>
            </w:pPr>
            <w:ins w:id="13846" w:author="Thomas Dietz" w:date="2012-08-13T14:44:00Z">
              <w:r>
                <w:t xml:space="preserve">        the flow table.";</w:t>
              </w:r>
            </w:ins>
          </w:p>
          <w:p w14:paraId="14BA5E6D" w14:textId="77777777" w:rsidR="00105B1A" w:rsidRDefault="00105B1A" w:rsidP="00105B1A">
            <w:pPr>
              <w:pStyle w:val="XML1"/>
              <w:rPr>
                <w:ins w:id="13847" w:author="Thomas Dietz" w:date="2012-08-13T14:44:00Z"/>
              </w:rPr>
            </w:pPr>
            <w:ins w:id="13848" w:author="Thomas Dietz" w:date="2012-08-13T14:44:00Z">
              <w:r>
                <w:t xml:space="preserve">    }</w:t>
              </w:r>
            </w:ins>
          </w:p>
          <w:p w14:paraId="4CC53930" w14:textId="77777777" w:rsidR="00105B1A" w:rsidRDefault="00105B1A" w:rsidP="00105B1A">
            <w:pPr>
              <w:pStyle w:val="XML1"/>
              <w:rPr>
                <w:ins w:id="13849" w:author="Thomas Dietz" w:date="2012-08-13T14:44:00Z"/>
              </w:rPr>
            </w:pPr>
            <w:ins w:id="13850" w:author="Thomas Dietz" w:date="2012-08-13T14:44:00Z">
              <w:r>
                <w:t xml:space="preserve">    container matches {</w:t>
              </w:r>
            </w:ins>
          </w:p>
          <w:p w14:paraId="452FCC1D" w14:textId="77777777" w:rsidR="00105B1A" w:rsidRDefault="00105B1A" w:rsidP="00105B1A">
            <w:pPr>
              <w:pStyle w:val="XML1"/>
              <w:rPr>
                <w:ins w:id="13851" w:author="Thomas Dietz" w:date="2012-08-13T14:44:00Z"/>
              </w:rPr>
            </w:pPr>
            <w:ins w:id="13852" w:author="Thomas Dietz" w:date="2012-08-13T14:44:00Z">
              <w:r>
                <w:t xml:space="preserve">      leaf-list type {</w:t>
              </w:r>
            </w:ins>
          </w:p>
          <w:p w14:paraId="55B66108" w14:textId="77777777" w:rsidR="00105B1A" w:rsidRDefault="00105B1A" w:rsidP="00105B1A">
            <w:pPr>
              <w:pStyle w:val="XML1"/>
              <w:rPr>
                <w:ins w:id="13853" w:author="Thomas Dietz" w:date="2012-08-13T14:44:00Z"/>
              </w:rPr>
            </w:pPr>
            <w:ins w:id="13854" w:author="Thomas Dietz" w:date="2012-08-13T14:44:00Z">
              <w:r>
                <w:t xml:space="preserve">        type OFMatchFieldType;</w:t>
              </w:r>
            </w:ins>
          </w:p>
          <w:p w14:paraId="50B54A58" w14:textId="77777777" w:rsidR="00105B1A" w:rsidRDefault="00105B1A" w:rsidP="00105B1A">
            <w:pPr>
              <w:pStyle w:val="XML1"/>
              <w:rPr>
                <w:ins w:id="13855" w:author="Thomas Dietz" w:date="2012-08-13T14:44:00Z"/>
              </w:rPr>
            </w:pPr>
            <w:ins w:id="13856" w:author="Thomas Dietz" w:date="2012-08-13T14:44:00Z">
              <w:r>
                <w:t xml:space="preserve">      }</w:t>
              </w:r>
            </w:ins>
          </w:p>
          <w:p w14:paraId="55F1F506" w14:textId="77777777" w:rsidR="00105B1A" w:rsidRDefault="00105B1A" w:rsidP="00105B1A">
            <w:pPr>
              <w:pStyle w:val="XML1"/>
              <w:rPr>
                <w:ins w:id="13857" w:author="Thomas Dietz" w:date="2012-08-13T14:44:00Z"/>
              </w:rPr>
            </w:pPr>
            <w:ins w:id="13858" w:author="Thomas Dietz" w:date="2012-08-13T14:44:00Z">
              <w:r>
                <w:t xml:space="preserve">      description "The list of all match types supported by the</w:t>
              </w:r>
            </w:ins>
          </w:p>
          <w:p w14:paraId="3E51C5F7" w14:textId="77777777" w:rsidR="00105B1A" w:rsidRDefault="00105B1A" w:rsidP="00105B1A">
            <w:pPr>
              <w:pStyle w:val="XML1"/>
              <w:rPr>
                <w:ins w:id="13859" w:author="Thomas Dietz" w:date="2012-08-13T14:44:00Z"/>
              </w:rPr>
            </w:pPr>
            <w:ins w:id="13860" w:author="Thomas Dietz" w:date="2012-08-13T14:44:00Z">
              <w:r>
                <w:lastRenderedPageBreak/>
                <w:t xml:space="preserve">        flow table.";</w:t>
              </w:r>
            </w:ins>
          </w:p>
          <w:p w14:paraId="622465F3" w14:textId="77777777" w:rsidR="00105B1A" w:rsidRDefault="00105B1A" w:rsidP="00105B1A">
            <w:pPr>
              <w:pStyle w:val="XML1"/>
              <w:rPr>
                <w:ins w:id="13861" w:author="Thomas Dietz" w:date="2012-08-13T14:44:00Z"/>
              </w:rPr>
            </w:pPr>
            <w:ins w:id="13862" w:author="Thomas Dietz" w:date="2012-08-13T14:44:00Z">
              <w:r>
                <w:t xml:space="preserve">    }</w:t>
              </w:r>
            </w:ins>
          </w:p>
          <w:p w14:paraId="29681796" w14:textId="77777777" w:rsidR="00105B1A" w:rsidRDefault="00105B1A" w:rsidP="00105B1A">
            <w:pPr>
              <w:pStyle w:val="XML1"/>
              <w:rPr>
                <w:ins w:id="13863" w:author="Thomas Dietz" w:date="2012-08-13T14:44:00Z"/>
              </w:rPr>
            </w:pPr>
            <w:ins w:id="13864" w:author="Thomas Dietz" w:date="2012-08-13T14:44:00Z">
              <w:r>
                <w:t xml:space="preserve">    container write-actions {</w:t>
              </w:r>
            </w:ins>
          </w:p>
          <w:p w14:paraId="195D9615" w14:textId="77777777" w:rsidR="00105B1A" w:rsidRDefault="00105B1A" w:rsidP="00105B1A">
            <w:pPr>
              <w:pStyle w:val="XML1"/>
              <w:rPr>
                <w:ins w:id="13865" w:author="Thomas Dietz" w:date="2012-08-13T14:44:00Z"/>
              </w:rPr>
            </w:pPr>
            <w:ins w:id="13866" w:author="Thomas Dietz" w:date="2012-08-13T14:44:00Z">
              <w:r>
                <w:t xml:space="preserve">      leaf-list type {</w:t>
              </w:r>
            </w:ins>
          </w:p>
          <w:p w14:paraId="36536D22" w14:textId="77777777" w:rsidR="00105B1A" w:rsidRDefault="00105B1A" w:rsidP="00105B1A">
            <w:pPr>
              <w:pStyle w:val="XML1"/>
              <w:rPr>
                <w:ins w:id="13867" w:author="Thomas Dietz" w:date="2012-08-13T14:44:00Z"/>
              </w:rPr>
            </w:pPr>
            <w:ins w:id="13868" w:author="Thomas Dietz" w:date="2012-08-13T14:44:00Z">
              <w:r>
                <w:t xml:space="preserve">        type OFActionType;</w:t>
              </w:r>
            </w:ins>
          </w:p>
          <w:p w14:paraId="398E9276" w14:textId="77777777" w:rsidR="00105B1A" w:rsidRDefault="00105B1A" w:rsidP="00105B1A">
            <w:pPr>
              <w:pStyle w:val="XML1"/>
              <w:rPr>
                <w:ins w:id="13869" w:author="Thomas Dietz" w:date="2012-08-13T14:44:00Z"/>
              </w:rPr>
            </w:pPr>
            <w:ins w:id="13870" w:author="Thomas Dietz" w:date="2012-08-13T14:44:00Z">
              <w:r>
                <w:t xml:space="preserve">      }</w:t>
              </w:r>
            </w:ins>
          </w:p>
          <w:p w14:paraId="2D957BEE" w14:textId="77777777" w:rsidR="00105B1A" w:rsidRDefault="00105B1A" w:rsidP="00105B1A">
            <w:pPr>
              <w:pStyle w:val="XML1"/>
              <w:rPr>
                <w:ins w:id="13871" w:author="Thomas Dietz" w:date="2012-08-13T14:44:00Z"/>
              </w:rPr>
            </w:pPr>
            <w:ins w:id="13872" w:author="Thomas Dietz" w:date="2012-08-13T14:44:00Z">
              <w:r>
                <w:t xml:space="preserve">      description "The list of all write action types supported by</w:t>
              </w:r>
            </w:ins>
          </w:p>
          <w:p w14:paraId="5AC022BD" w14:textId="77777777" w:rsidR="00105B1A" w:rsidRDefault="00105B1A" w:rsidP="00105B1A">
            <w:pPr>
              <w:pStyle w:val="XML1"/>
              <w:rPr>
                <w:ins w:id="13873" w:author="Thomas Dietz" w:date="2012-08-13T14:44:00Z"/>
              </w:rPr>
            </w:pPr>
            <w:ins w:id="13874" w:author="Thomas Dietz" w:date="2012-08-13T14:44:00Z">
              <w:r>
                <w:t xml:space="preserve">        the flow table.";</w:t>
              </w:r>
            </w:ins>
          </w:p>
          <w:p w14:paraId="18019F3A" w14:textId="77777777" w:rsidR="00105B1A" w:rsidRDefault="00105B1A" w:rsidP="00105B1A">
            <w:pPr>
              <w:pStyle w:val="XML1"/>
              <w:rPr>
                <w:ins w:id="13875" w:author="Thomas Dietz" w:date="2012-08-13T14:44:00Z"/>
              </w:rPr>
            </w:pPr>
            <w:ins w:id="13876" w:author="Thomas Dietz" w:date="2012-08-13T14:44:00Z">
              <w:r>
                <w:t xml:space="preserve">    }</w:t>
              </w:r>
            </w:ins>
          </w:p>
          <w:p w14:paraId="1146437F" w14:textId="77777777" w:rsidR="00105B1A" w:rsidRDefault="00105B1A" w:rsidP="00105B1A">
            <w:pPr>
              <w:pStyle w:val="XML1"/>
              <w:rPr>
                <w:ins w:id="13877" w:author="Thomas Dietz" w:date="2012-08-13T14:44:00Z"/>
              </w:rPr>
            </w:pPr>
            <w:ins w:id="13878" w:author="Thomas Dietz" w:date="2012-08-13T14:44:00Z">
              <w:r>
                <w:t xml:space="preserve">    container apply-actions {</w:t>
              </w:r>
            </w:ins>
          </w:p>
          <w:p w14:paraId="4F98274B" w14:textId="77777777" w:rsidR="00105B1A" w:rsidRDefault="00105B1A" w:rsidP="00105B1A">
            <w:pPr>
              <w:pStyle w:val="XML1"/>
              <w:rPr>
                <w:ins w:id="13879" w:author="Thomas Dietz" w:date="2012-08-13T14:44:00Z"/>
              </w:rPr>
            </w:pPr>
            <w:ins w:id="13880" w:author="Thomas Dietz" w:date="2012-08-13T14:44:00Z">
              <w:r>
                <w:t xml:space="preserve">      leaf-list type {</w:t>
              </w:r>
            </w:ins>
          </w:p>
          <w:p w14:paraId="1B283F04" w14:textId="77777777" w:rsidR="00105B1A" w:rsidRDefault="00105B1A" w:rsidP="00105B1A">
            <w:pPr>
              <w:pStyle w:val="XML1"/>
              <w:rPr>
                <w:ins w:id="13881" w:author="Thomas Dietz" w:date="2012-08-13T14:44:00Z"/>
              </w:rPr>
            </w:pPr>
            <w:ins w:id="13882" w:author="Thomas Dietz" w:date="2012-08-13T14:44:00Z">
              <w:r>
                <w:t xml:space="preserve">        type OFActionType;</w:t>
              </w:r>
            </w:ins>
          </w:p>
          <w:p w14:paraId="72063CF7" w14:textId="77777777" w:rsidR="00105B1A" w:rsidRDefault="00105B1A" w:rsidP="00105B1A">
            <w:pPr>
              <w:pStyle w:val="XML1"/>
              <w:rPr>
                <w:ins w:id="13883" w:author="Thomas Dietz" w:date="2012-08-13T14:44:00Z"/>
              </w:rPr>
            </w:pPr>
            <w:ins w:id="13884" w:author="Thomas Dietz" w:date="2012-08-13T14:44:00Z">
              <w:r>
                <w:t xml:space="preserve">      }</w:t>
              </w:r>
            </w:ins>
          </w:p>
          <w:p w14:paraId="745DB8A1" w14:textId="77777777" w:rsidR="00105B1A" w:rsidRDefault="00105B1A" w:rsidP="00105B1A">
            <w:pPr>
              <w:pStyle w:val="XML1"/>
              <w:rPr>
                <w:ins w:id="13885" w:author="Thomas Dietz" w:date="2012-08-13T14:44:00Z"/>
              </w:rPr>
            </w:pPr>
            <w:ins w:id="13886" w:author="Thomas Dietz" w:date="2012-08-13T14:44:00Z">
              <w:r>
                <w:t xml:space="preserve">      description "The list of all apply action types supported by</w:t>
              </w:r>
            </w:ins>
          </w:p>
          <w:p w14:paraId="4A80DDB7" w14:textId="77777777" w:rsidR="00105B1A" w:rsidRDefault="00105B1A" w:rsidP="00105B1A">
            <w:pPr>
              <w:pStyle w:val="XML1"/>
              <w:rPr>
                <w:ins w:id="13887" w:author="Thomas Dietz" w:date="2012-08-13T14:44:00Z"/>
              </w:rPr>
            </w:pPr>
            <w:ins w:id="13888" w:author="Thomas Dietz" w:date="2012-08-13T14:44:00Z">
              <w:r>
                <w:t xml:space="preserve">        the flow table.";</w:t>
              </w:r>
            </w:ins>
          </w:p>
          <w:p w14:paraId="4CC69E9B" w14:textId="77777777" w:rsidR="00105B1A" w:rsidRDefault="00105B1A" w:rsidP="00105B1A">
            <w:pPr>
              <w:pStyle w:val="XML1"/>
              <w:rPr>
                <w:ins w:id="13889" w:author="Thomas Dietz" w:date="2012-08-13T14:44:00Z"/>
              </w:rPr>
            </w:pPr>
            <w:ins w:id="13890" w:author="Thomas Dietz" w:date="2012-08-13T14:44:00Z">
              <w:r>
                <w:t xml:space="preserve">    }</w:t>
              </w:r>
            </w:ins>
          </w:p>
          <w:p w14:paraId="7ABF7413" w14:textId="77777777" w:rsidR="00105B1A" w:rsidRDefault="00105B1A" w:rsidP="00105B1A">
            <w:pPr>
              <w:pStyle w:val="XML1"/>
              <w:rPr>
                <w:ins w:id="13891" w:author="Thomas Dietz" w:date="2012-08-13T14:44:00Z"/>
              </w:rPr>
            </w:pPr>
            <w:ins w:id="13892" w:author="Thomas Dietz" w:date="2012-08-13T14:44:00Z">
              <w:r>
                <w:t xml:space="preserve">    container write-setfields {</w:t>
              </w:r>
            </w:ins>
          </w:p>
          <w:p w14:paraId="1DD4FFF4" w14:textId="77777777" w:rsidR="00105B1A" w:rsidRDefault="00105B1A" w:rsidP="00105B1A">
            <w:pPr>
              <w:pStyle w:val="XML1"/>
              <w:rPr>
                <w:ins w:id="13893" w:author="Thomas Dietz" w:date="2012-08-13T14:44:00Z"/>
              </w:rPr>
            </w:pPr>
            <w:ins w:id="13894" w:author="Thomas Dietz" w:date="2012-08-13T14:44:00Z">
              <w:r>
                <w:t xml:space="preserve">      leaf-list type {</w:t>
              </w:r>
            </w:ins>
          </w:p>
          <w:p w14:paraId="0F6C01A5" w14:textId="77777777" w:rsidR="00105B1A" w:rsidRDefault="00105B1A" w:rsidP="00105B1A">
            <w:pPr>
              <w:pStyle w:val="XML1"/>
              <w:rPr>
                <w:ins w:id="13895" w:author="Thomas Dietz" w:date="2012-08-13T14:44:00Z"/>
              </w:rPr>
            </w:pPr>
            <w:ins w:id="13896" w:author="Thomas Dietz" w:date="2012-08-13T14:44:00Z">
              <w:r>
                <w:t xml:space="preserve">        type OFMatchFieldType;</w:t>
              </w:r>
            </w:ins>
          </w:p>
          <w:p w14:paraId="3D87CDCA" w14:textId="77777777" w:rsidR="00105B1A" w:rsidRDefault="00105B1A" w:rsidP="00105B1A">
            <w:pPr>
              <w:pStyle w:val="XML1"/>
              <w:rPr>
                <w:ins w:id="13897" w:author="Thomas Dietz" w:date="2012-08-13T14:44:00Z"/>
              </w:rPr>
            </w:pPr>
            <w:ins w:id="13898" w:author="Thomas Dietz" w:date="2012-08-13T14:44:00Z">
              <w:r>
                <w:t xml:space="preserve">      }</w:t>
              </w:r>
            </w:ins>
          </w:p>
          <w:p w14:paraId="1DEE96BA" w14:textId="77777777" w:rsidR="00105B1A" w:rsidRDefault="00105B1A" w:rsidP="00105B1A">
            <w:pPr>
              <w:pStyle w:val="XML1"/>
              <w:rPr>
                <w:ins w:id="13899" w:author="Thomas Dietz" w:date="2012-08-13T14:44:00Z"/>
              </w:rPr>
            </w:pPr>
            <w:ins w:id="13900" w:author="Thomas Dietz" w:date="2012-08-13T14:44:00Z">
              <w:r>
                <w:t xml:space="preserve">      description "The list of all 'set-field' action types </w:t>
              </w:r>
            </w:ins>
          </w:p>
          <w:p w14:paraId="651916F7" w14:textId="77777777" w:rsidR="00105B1A" w:rsidRDefault="00105B1A" w:rsidP="00105B1A">
            <w:pPr>
              <w:pStyle w:val="XML1"/>
              <w:rPr>
                <w:ins w:id="13901" w:author="Thomas Dietz" w:date="2012-08-13T14:44:00Z"/>
              </w:rPr>
            </w:pPr>
            <w:ins w:id="13902" w:author="Thomas Dietz" w:date="2012-08-13T14:44:00Z">
              <w:r>
                <w:t xml:space="preserve">        supported by the table using write actions.";</w:t>
              </w:r>
            </w:ins>
          </w:p>
          <w:p w14:paraId="0E92E0D1" w14:textId="77777777" w:rsidR="00105B1A" w:rsidRDefault="00105B1A" w:rsidP="00105B1A">
            <w:pPr>
              <w:pStyle w:val="XML1"/>
              <w:rPr>
                <w:ins w:id="13903" w:author="Thomas Dietz" w:date="2012-08-13T14:44:00Z"/>
              </w:rPr>
            </w:pPr>
            <w:ins w:id="13904" w:author="Thomas Dietz" w:date="2012-08-13T14:44:00Z">
              <w:r>
                <w:t xml:space="preserve">    }</w:t>
              </w:r>
            </w:ins>
          </w:p>
          <w:p w14:paraId="33C778A9" w14:textId="77777777" w:rsidR="00105B1A" w:rsidRDefault="00105B1A" w:rsidP="00105B1A">
            <w:pPr>
              <w:pStyle w:val="XML1"/>
              <w:rPr>
                <w:ins w:id="13905" w:author="Thomas Dietz" w:date="2012-08-13T14:44:00Z"/>
              </w:rPr>
            </w:pPr>
            <w:ins w:id="13906" w:author="Thomas Dietz" w:date="2012-08-13T14:44:00Z">
              <w:r>
                <w:t xml:space="preserve">    container apply-setfields {</w:t>
              </w:r>
            </w:ins>
          </w:p>
          <w:p w14:paraId="066CB0DB" w14:textId="77777777" w:rsidR="00105B1A" w:rsidRDefault="00105B1A" w:rsidP="00105B1A">
            <w:pPr>
              <w:pStyle w:val="XML1"/>
              <w:rPr>
                <w:ins w:id="13907" w:author="Thomas Dietz" w:date="2012-08-13T14:44:00Z"/>
              </w:rPr>
            </w:pPr>
            <w:ins w:id="13908" w:author="Thomas Dietz" w:date="2012-08-13T14:44:00Z">
              <w:r>
                <w:t xml:space="preserve">      leaf-list type {</w:t>
              </w:r>
            </w:ins>
          </w:p>
          <w:p w14:paraId="12C983A6" w14:textId="77777777" w:rsidR="00105B1A" w:rsidRDefault="00105B1A" w:rsidP="00105B1A">
            <w:pPr>
              <w:pStyle w:val="XML1"/>
              <w:rPr>
                <w:ins w:id="13909" w:author="Thomas Dietz" w:date="2012-08-13T14:44:00Z"/>
              </w:rPr>
            </w:pPr>
            <w:ins w:id="13910" w:author="Thomas Dietz" w:date="2012-08-13T14:44:00Z">
              <w:r>
                <w:t xml:space="preserve">        type OFMatchFieldType;</w:t>
              </w:r>
            </w:ins>
          </w:p>
          <w:p w14:paraId="57CC32B9" w14:textId="77777777" w:rsidR="00105B1A" w:rsidRDefault="00105B1A" w:rsidP="00105B1A">
            <w:pPr>
              <w:pStyle w:val="XML1"/>
              <w:rPr>
                <w:ins w:id="13911" w:author="Thomas Dietz" w:date="2012-08-13T14:44:00Z"/>
              </w:rPr>
            </w:pPr>
            <w:ins w:id="13912" w:author="Thomas Dietz" w:date="2012-08-13T14:44:00Z">
              <w:r>
                <w:t xml:space="preserve">      }</w:t>
              </w:r>
            </w:ins>
          </w:p>
          <w:p w14:paraId="4FC2BE9E" w14:textId="77777777" w:rsidR="00105B1A" w:rsidRDefault="00105B1A" w:rsidP="00105B1A">
            <w:pPr>
              <w:pStyle w:val="XML1"/>
              <w:rPr>
                <w:ins w:id="13913" w:author="Thomas Dietz" w:date="2012-08-13T14:44:00Z"/>
              </w:rPr>
            </w:pPr>
            <w:ins w:id="13914" w:author="Thomas Dietz" w:date="2012-08-13T14:44:00Z">
              <w:r>
                <w:t xml:space="preserve">      description "The list of all 'set-field' action types </w:t>
              </w:r>
            </w:ins>
          </w:p>
          <w:p w14:paraId="7D17A450" w14:textId="77777777" w:rsidR="00105B1A" w:rsidRDefault="00105B1A" w:rsidP="00105B1A">
            <w:pPr>
              <w:pStyle w:val="XML1"/>
              <w:rPr>
                <w:ins w:id="13915" w:author="Thomas Dietz" w:date="2012-08-13T14:44:00Z"/>
              </w:rPr>
            </w:pPr>
            <w:ins w:id="13916" w:author="Thomas Dietz" w:date="2012-08-13T14:44:00Z">
              <w:r>
                <w:t xml:space="preserve">        supported by the table using apply actions.";</w:t>
              </w:r>
            </w:ins>
          </w:p>
          <w:p w14:paraId="0F078701" w14:textId="77777777" w:rsidR="00105B1A" w:rsidRDefault="00105B1A" w:rsidP="00105B1A">
            <w:pPr>
              <w:pStyle w:val="XML1"/>
              <w:rPr>
                <w:ins w:id="13917" w:author="Thomas Dietz" w:date="2012-08-13T14:44:00Z"/>
              </w:rPr>
            </w:pPr>
            <w:ins w:id="13918" w:author="Thomas Dietz" w:date="2012-08-13T14:44:00Z">
              <w:r>
                <w:t xml:space="preserve">    }</w:t>
              </w:r>
            </w:ins>
          </w:p>
          <w:p w14:paraId="2ED2E118" w14:textId="77777777" w:rsidR="00105B1A" w:rsidRDefault="00105B1A" w:rsidP="00105B1A">
            <w:pPr>
              <w:pStyle w:val="XML1"/>
              <w:rPr>
                <w:ins w:id="13919" w:author="Thomas Dietz" w:date="2012-08-13T14:44:00Z"/>
              </w:rPr>
            </w:pPr>
            <w:ins w:id="13920" w:author="Thomas Dietz" w:date="2012-08-13T14:44:00Z">
              <w:r>
                <w:t xml:space="preserve">    container wildcards {</w:t>
              </w:r>
            </w:ins>
          </w:p>
          <w:p w14:paraId="6B12243E" w14:textId="77777777" w:rsidR="00105B1A" w:rsidRDefault="00105B1A" w:rsidP="00105B1A">
            <w:pPr>
              <w:pStyle w:val="XML1"/>
              <w:rPr>
                <w:ins w:id="13921" w:author="Thomas Dietz" w:date="2012-08-13T14:44:00Z"/>
              </w:rPr>
            </w:pPr>
            <w:ins w:id="13922" w:author="Thomas Dietz" w:date="2012-08-13T14:44:00Z">
              <w:r>
                <w:t xml:space="preserve">      leaf-list type {</w:t>
              </w:r>
            </w:ins>
          </w:p>
          <w:p w14:paraId="32054627" w14:textId="77777777" w:rsidR="00105B1A" w:rsidRDefault="00105B1A" w:rsidP="00105B1A">
            <w:pPr>
              <w:pStyle w:val="XML1"/>
              <w:rPr>
                <w:ins w:id="13923" w:author="Thomas Dietz" w:date="2012-08-13T14:44:00Z"/>
              </w:rPr>
            </w:pPr>
            <w:ins w:id="13924" w:author="Thomas Dietz" w:date="2012-08-13T14:44:00Z">
              <w:r>
                <w:t xml:space="preserve">        type OFMatchFieldType;</w:t>
              </w:r>
            </w:ins>
          </w:p>
          <w:p w14:paraId="0F6101BD" w14:textId="77777777" w:rsidR="00105B1A" w:rsidRDefault="00105B1A" w:rsidP="00105B1A">
            <w:pPr>
              <w:pStyle w:val="XML1"/>
              <w:rPr>
                <w:ins w:id="13925" w:author="Thomas Dietz" w:date="2012-08-13T14:44:00Z"/>
              </w:rPr>
            </w:pPr>
            <w:ins w:id="13926" w:author="Thomas Dietz" w:date="2012-08-13T14:44:00Z">
              <w:r>
                <w:t xml:space="preserve">      }</w:t>
              </w:r>
            </w:ins>
          </w:p>
          <w:p w14:paraId="178C72A6" w14:textId="77777777" w:rsidR="00105B1A" w:rsidRDefault="00105B1A" w:rsidP="00105B1A">
            <w:pPr>
              <w:pStyle w:val="XML1"/>
              <w:rPr>
                <w:ins w:id="13927" w:author="Thomas Dietz" w:date="2012-08-13T14:44:00Z"/>
              </w:rPr>
            </w:pPr>
            <w:ins w:id="13928" w:author="Thomas Dietz" w:date="2012-08-13T14:44:00Z">
              <w:r>
                <w:t xml:space="preserve">      description "The list of all fields for which the table </w:t>
              </w:r>
            </w:ins>
          </w:p>
          <w:p w14:paraId="02170C9F" w14:textId="77777777" w:rsidR="00105B1A" w:rsidRDefault="00105B1A" w:rsidP="00105B1A">
            <w:pPr>
              <w:pStyle w:val="XML1"/>
              <w:rPr>
                <w:ins w:id="13929" w:author="Thomas Dietz" w:date="2012-08-13T14:44:00Z"/>
              </w:rPr>
            </w:pPr>
            <w:ins w:id="13930" w:author="Thomas Dietz" w:date="2012-08-13T14:44:00Z">
              <w:r>
                <w:t xml:space="preserve">        supports wildcarding.";</w:t>
              </w:r>
            </w:ins>
          </w:p>
          <w:p w14:paraId="494BD9B9" w14:textId="77777777" w:rsidR="00105B1A" w:rsidRDefault="00105B1A" w:rsidP="00105B1A">
            <w:pPr>
              <w:pStyle w:val="XML1"/>
              <w:rPr>
                <w:ins w:id="13931" w:author="Thomas Dietz" w:date="2012-08-13T14:44:00Z"/>
              </w:rPr>
            </w:pPr>
            <w:ins w:id="13932" w:author="Thomas Dietz" w:date="2012-08-13T14:44:00Z">
              <w:r>
                <w:t xml:space="preserve">    }</w:t>
              </w:r>
            </w:ins>
          </w:p>
          <w:p w14:paraId="7DEC5D41" w14:textId="77777777" w:rsidR="00105B1A" w:rsidRDefault="00105B1A" w:rsidP="00105B1A">
            <w:pPr>
              <w:pStyle w:val="XML1"/>
              <w:rPr>
                <w:ins w:id="13933" w:author="Thomas Dietz" w:date="2012-08-13T14:44:00Z"/>
              </w:rPr>
            </w:pPr>
            <w:ins w:id="13934" w:author="Thomas Dietz" w:date="2012-08-13T14:44:00Z">
              <w:r>
                <w:t xml:space="preserve">    leaf metadata-match {</w:t>
              </w:r>
            </w:ins>
          </w:p>
          <w:p w14:paraId="6FC28FA8" w14:textId="77777777" w:rsidR="00105B1A" w:rsidRDefault="00105B1A" w:rsidP="00105B1A">
            <w:pPr>
              <w:pStyle w:val="XML1"/>
              <w:rPr>
                <w:ins w:id="13935" w:author="Thomas Dietz" w:date="2012-08-13T14:44:00Z"/>
              </w:rPr>
            </w:pPr>
            <w:ins w:id="13936" w:author="Thomas Dietz" w:date="2012-08-13T14:44:00Z">
              <w:r>
                <w:t xml:space="preserve">      type hex-binary;</w:t>
              </w:r>
            </w:ins>
          </w:p>
          <w:p w14:paraId="160E026A" w14:textId="77777777" w:rsidR="00105B1A" w:rsidRDefault="00105B1A" w:rsidP="00105B1A">
            <w:pPr>
              <w:pStyle w:val="XML1"/>
              <w:rPr>
                <w:ins w:id="13937" w:author="Thomas Dietz" w:date="2012-08-13T14:44:00Z"/>
              </w:rPr>
            </w:pPr>
            <w:ins w:id="13938" w:author="Thomas Dietz" w:date="2012-08-13T14:44:00Z">
              <w:r>
                <w:t xml:space="preserve">      description "This element indicates the bits of the metadata </w:t>
              </w:r>
            </w:ins>
          </w:p>
          <w:p w14:paraId="327F6304" w14:textId="77777777" w:rsidR="00105B1A" w:rsidRDefault="00105B1A" w:rsidP="00105B1A">
            <w:pPr>
              <w:pStyle w:val="XML1"/>
              <w:rPr>
                <w:ins w:id="13939" w:author="Thomas Dietz" w:date="2012-08-13T14:44:00Z"/>
              </w:rPr>
            </w:pPr>
            <w:ins w:id="13940" w:author="Thomas Dietz" w:date="2012-08-13T14:44:00Z">
              <w:r>
                <w:t xml:space="preserve">        field on which the flow table can match.  It is represented</w:t>
              </w:r>
            </w:ins>
          </w:p>
          <w:p w14:paraId="5C06675E" w14:textId="77777777" w:rsidR="00105B1A" w:rsidRDefault="00105B1A" w:rsidP="00105B1A">
            <w:pPr>
              <w:pStyle w:val="XML1"/>
              <w:rPr>
                <w:ins w:id="13941" w:author="Thomas Dietz" w:date="2012-08-13T14:44:00Z"/>
              </w:rPr>
            </w:pPr>
            <w:ins w:id="13942" w:author="Thomas Dietz" w:date="2012-08-13T14:44:00Z">
              <w:r>
                <w:t xml:space="preserve">        as 64-bit integer in hexadecimal digits([0-9a-fA-F]) </w:t>
              </w:r>
            </w:ins>
          </w:p>
          <w:p w14:paraId="7CB875F5" w14:textId="77777777" w:rsidR="00105B1A" w:rsidRDefault="00105B1A" w:rsidP="00105B1A">
            <w:pPr>
              <w:pStyle w:val="XML1"/>
              <w:rPr>
                <w:ins w:id="13943" w:author="Thomas Dietz" w:date="2012-08-13T14:44:00Z"/>
              </w:rPr>
            </w:pPr>
            <w:ins w:id="13944" w:author="Thomas Dietz" w:date="2012-08-13T14:44:00Z">
              <w:r>
                <w:t xml:space="preserve">        format.";</w:t>
              </w:r>
            </w:ins>
          </w:p>
          <w:p w14:paraId="4B923F06" w14:textId="77777777" w:rsidR="00105B1A" w:rsidRDefault="00105B1A" w:rsidP="00105B1A">
            <w:pPr>
              <w:pStyle w:val="XML1"/>
              <w:rPr>
                <w:ins w:id="13945" w:author="Thomas Dietz" w:date="2012-08-13T14:44:00Z"/>
              </w:rPr>
            </w:pPr>
            <w:ins w:id="13946" w:author="Thomas Dietz" w:date="2012-08-13T14:44:00Z">
              <w:r>
                <w:t xml:space="preserve">    }</w:t>
              </w:r>
            </w:ins>
          </w:p>
          <w:p w14:paraId="4488AF28" w14:textId="77777777" w:rsidR="00105B1A" w:rsidRDefault="00105B1A" w:rsidP="00105B1A">
            <w:pPr>
              <w:pStyle w:val="XML1"/>
              <w:rPr>
                <w:ins w:id="13947" w:author="Thomas Dietz" w:date="2012-08-13T14:44:00Z"/>
              </w:rPr>
            </w:pPr>
            <w:ins w:id="13948" w:author="Thomas Dietz" w:date="2012-08-13T14:44:00Z">
              <w:r>
                <w:t xml:space="preserve">    leaf metadata-write {</w:t>
              </w:r>
            </w:ins>
          </w:p>
          <w:p w14:paraId="4AB4738A" w14:textId="77777777" w:rsidR="00105B1A" w:rsidRDefault="00105B1A" w:rsidP="00105B1A">
            <w:pPr>
              <w:pStyle w:val="XML1"/>
              <w:rPr>
                <w:ins w:id="13949" w:author="Thomas Dietz" w:date="2012-08-13T14:44:00Z"/>
              </w:rPr>
            </w:pPr>
            <w:ins w:id="13950" w:author="Thomas Dietz" w:date="2012-08-13T14:44:00Z">
              <w:r>
                <w:t xml:space="preserve">      type hex-binary;</w:t>
              </w:r>
            </w:ins>
          </w:p>
          <w:p w14:paraId="07C13F17" w14:textId="77777777" w:rsidR="00105B1A" w:rsidRDefault="00105B1A" w:rsidP="00105B1A">
            <w:pPr>
              <w:pStyle w:val="XML1"/>
              <w:rPr>
                <w:ins w:id="13951" w:author="Thomas Dietz" w:date="2012-08-13T14:44:00Z"/>
              </w:rPr>
            </w:pPr>
            <w:ins w:id="13952" w:author="Thomas Dietz" w:date="2012-08-13T14:44:00Z">
              <w:r>
                <w:t xml:space="preserve">      description "This element indicates the bits of the metadata </w:t>
              </w:r>
            </w:ins>
          </w:p>
          <w:p w14:paraId="1B9E138C" w14:textId="77777777" w:rsidR="00105B1A" w:rsidRDefault="00105B1A" w:rsidP="00105B1A">
            <w:pPr>
              <w:pStyle w:val="XML1"/>
              <w:rPr>
                <w:ins w:id="13953" w:author="Thomas Dietz" w:date="2012-08-13T14:44:00Z"/>
              </w:rPr>
            </w:pPr>
            <w:ins w:id="13954" w:author="Thomas Dietz" w:date="2012-08-13T14:44:00Z">
              <w:r>
                <w:t xml:space="preserve">        field on which flow table can write using the </w:t>
              </w:r>
            </w:ins>
          </w:p>
          <w:p w14:paraId="1A60B28F" w14:textId="77777777" w:rsidR="00105B1A" w:rsidRDefault="00105B1A" w:rsidP="00105B1A">
            <w:pPr>
              <w:pStyle w:val="XML1"/>
              <w:rPr>
                <w:ins w:id="13955" w:author="Thomas Dietz" w:date="2012-08-13T14:44:00Z"/>
              </w:rPr>
            </w:pPr>
            <w:ins w:id="13956" w:author="Thomas Dietz" w:date="2012-08-13T14:44:00Z">
              <w:r>
                <w:t xml:space="preserve">        'write-metadata' instruction.  It is represented as </w:t>
              </w:r>
            </w:ins>
          </w:p>
          <w:p w14:paraId="0AAEE37B" w14:textId="77777777" w:rsidR="00105B1A" w:rsidRDefault="00105B1A" w:rsidP="00105B1A">
            <w:pPr>
              <w:pStyle w:val="XML1"/>
              <w:rPr>
                <w:ins w:id="13957" w:author="Thomas Dietz" w:date="2012-08-13T14:44:00Z"/>
              </w:rPr>
            </w:pPr>
            <w:ins w:id="13958" w:author="Thomas Dietz" w:date="2012-08-13T14:44:00Z">
              <w:r>
                <w:t xml:space="preserve">        64-bit integer in hexadecimal digits([0-9a-fA-F]) format.";</w:t>
              </w:r>
            </w:ins>
          </w:p>
          <w:p w14:paraId="72599CC1" w14:textId="77777777" w:rsidR="00105B1A" w:rsidRDefault="00105B1A" w:rsidP="00105B1A">
            <w:pPr>
              <w:pStyle w:val="XML1"/>
              <w:rPr>
                <w:ins w:id="13959" w:author="Thomas Dietz" w:date="2012-08-13T14:44:00Z"/>
              </w:rPr>
            </w:pPr>
            <w:ins w:id="13960" w:author="Thomas Dietz" w:date="2012-08-13T14:44:00Z">
              <w:r>
                <w:t xml:space="preserve">    }</w:t>
              </w:r>
            </w:ins>
          </w:p>
          <w:p w14:paraId="040BEDD2" w14:textId="77777777" w:rsidR="005C38FA" w:rsidRDefault="00105B1A" w:rsidP="00105B1A">
            <w:pPr>
              <w:pStyle w:val="XML1"/>
              <w:rPr>
                <w:ins w:id="13961" w:author="Thomas Dietz" w:date="2012-08-13T14:44:00Z"/>
              </w:rPr>
            </w:pPr>
            <w:ins w:id="13962" w:author="Thomas Dietz" w:date="2012-08-13T14:44:00Z">
              <w:r>
                <w:t xml:space="preserve">  }</w:t>
              </w:r>
            </w:ins>
          </w:p>
          <w:p w14:paraId="58AF4B35" w14:textId="77777777" w:rsidR="00105B1A" w:rsidRDefault="00105B1A" w:rsidP="00105B1A">
            <w:pPr>
              <w:pStyle w:val="XML1"/>
              <w:rPr>
                <w:ins w:id="13963" w:author="Thomas Dietz" w:date="2012-08-13T14:44:00Z"/>
              </w:rPr>
            </w:pPr>
          </w:p>
          <w:p w14:paraId="22F385F7" w14:textId="77777777" w:rsidR="00105B1A" w:rsidRDefault="00105B1A" w:rsidP="00105B1A">
            <w:pPr>
              <w:pStyle w:val="XML1"/>
              <w:rPr>
                <w:ins w:id="13964" w:author="Thomas Dietz" w:date="2012-08-13T14:44:00Z"/>
              </w:rPr>
            </w:pPr>
            <w:ins w:id="13965" w:author="Thomas Dietz" w:date="2012-08-13T14:44:00Z">
              <w:r>
                <w:t xml:space="preserve">  typedef OFMatchFieldType {</w:t>
              </w:r>
            </w:ins>
          </w:p>
          <w:p w14:paraId="73671F6E" w14:textId="77777777" w:rsidR="00105B1A" w:rsidRDefault="00105B1A" w:rsidP="00105B1A">
            <w:pPr>
              <w:pStyle w:val="XML1"/>
              <w:rPr>
                <w:ins w:id="13966" w:author="Thomas Dietz" w:date="2012-08-13T14:44:00Z"/>
              </w:rPr>
            </w:pPr>
            <w:ins w:id="13967" w:author="Thomas Dietz" w:date="2012-08-13T14:44:00Z">
              <w:r>
                <w:t xml:space="preserve">    type enumeration {</w:t>
              </w:r>
            </w:ins>
          </w:p>
          <w:p w14:paraId="562DC2D5" w14:textId="77777777" w:rsidR="00105B1A" w:rsidRDefault="00105B1A" w:rsidP="00105B1A">
            <w:pPr>
              <w:pStyle w:val="XML1"/>
              <w:rPr>
                <w:ins w:id="13968" w:author="Thomas Dietz" w:date="2012-08-13T14:44:00Z"/>
              </w:rPr>
            </w:pPr>
            <w:ins w:id="13969" w:author="Thomas Dietz" w:date="2012-08-13T14:44:00Z">
              <w:r>
                <w:t xml:space="preserve">      enum input-port;</w:t>
              </w:r>
            </w:ins>
          </w:p>
          <w:p w14:paraId="34985998" w14:textId="77777777" w:rsidR="00105B1A" w:rsidRDefault="00105B1A" w:rsidP="00105B1A">
            <w:pPr>
              <w:pStyle w:val="XML1"/>
              <w:rPr>
                <w:ins w:id="13970" w:author="Thomas Dietz" w:date="2012-08-13T14:44:00Z"/>
              </w:rPr>
            </w:pPr>
            <w:ins w:id="13971" w:author="Thomas Dietz" w:date="2012-08-13T14:44:00Z">
              <w:r>
                <w:lastRenderedPageBreak/>
                <w:t xml:space="preserve">      enum physical-input-port;</w:t>
              </w:r>
            </w:ins>
          </w:p>
          <w:p w14:paraId="53B1EB7E" w14:textId="77777777" w:rsidR="00105B1A" w:rsidRDefault="00105B1A" w:rsidP="00105B1A">
            <w:pPr>
              <w:pStyle w:val="XML1"/>
              <w:rPr>
                <w:ins w:id="13972" w:author="Thomas Dietz" w:date="2012-08-13T14:44:00Z"/>
              </w:rPr>
            </w:pPr>
            <w:ins w:id="13973" w:author="Thomas Dietz" w:date="2012-08-13T14:44:00Z">
              <w:r>
                <w:t xml:space="preserve">      enum metadata;</w:t>
              </w:r>
            </w:ins>
          </w:p>
          <w:p w14:paraId="6BA4215B" w14:textId="77777777" w:rsidR="00105B1A" w:rsidRPr="00105B1A" w:rsidRDefault="00105B1A" w:rsidP="00105B1A">
            <w:pPr>
              <w:pStyle w:val="XML1"/>
              <w:rPr>
                <w:ins w:id="13974" w:author="Thomas Dietz" w:date="2012-08-13T14:44:00Z"/>
                <w:lang w:val="de-DE"/>
                <w:rPrChange w:id="13975" w:author="Thomas Dietz" w:date="2012-08-13T14:44:00Z">
                  <w:rPr>
                    <w:ins w:id="13976" w:author="Thomas Dietz" w:date="2012-08-13T14:44:00Z"/>
                  </w:rPr>
                </w:rPrChange>
              </w:rPr>
            </w:pPr>
            <w:ins w:id="13977" w:author="Thomas Dietz" w:date="2012-08-13T14:44:00Z">
              <w:r w:rsidRPr="00105B1A">
                <w:rPr>
                  <w:lang w:val="de-DE"/>
                  <w:rPrChange w:id="13978" w:author="Thomas Dietz" w:date="2012-08-13T14:44:00Z">
                    <w:rPr/>
                  </w:rPrChange>
                </w:rPr>
                <w:t xml:space="preserve">      enum ethernet-dest;</w:t>
              </w:r>
            </w:ins>
          </w:p>
          <w:p w14:paraId="12A07F12" w14:textId="77777777" w:rsidR="00105B1A" w:rsidRPr="00105B1A" w:rsidRDefault="00105B1A" w:rsidP="00105B1A">
            <w:pPr>
              <w:pStyle w:val="XML1"/>
              <w:rPr>
                <w:ins w:id="13979" w:author="Thomas Dietz" w:date="2012-08-13T14:44:00Z"/>
                <w:lang w:val="de-DE"/>
                <w:rPrChange w:id="13980" w:author="Thomas Dietz" w:date="2012-08-13T14:44:00Z">
                  <w:rPr>
                    <w:ins w:id="13981" w:author="Thomas Dietz" w:date="2012-08-13T14:44:00Z"/>
                  </w:rPr>
                </w:rPrChange>
              </w:rPr>
            </w:pPr>
            <w:ins w:id="13982" w:author="Thomas Dietz" w:date="2012-08-13T14:44:00Z">
              <w:r w:rsidRPr="00105B1A">
                <w:rPr>
                  <w:lang w:val="de-DE"/>
                  <w:rPrChange w:id="13983" w:author="Thomas Dietz" w:date="2012-08-13T14:44:00Z">
                    <w:rPr/>
                  </w:rPrChange>
                </w:rPr>
                <w:t xml:space="preserve">      enum ethernet-src;</w:t>
              </w:r>
            </w:ins>
          </w:p>
          <w:p w14:paraId="3237954E" w14:textId="77777777" w:rsidR="00105B1A" w:rsidRDefault="00105B1A" w:rsidP="00105B1A">
            <w:pPr>
              <w:pStyle w:val="XML1"/>
              <w:rPr>
                <w:ins w:id="13984" w:author="Thomas Dietz" w:date="2012-08-13T14:44:00Z"/>
              </w:rPr>
            </w:pPr>
            <w:ins w:id="13985" w:author="Thomas Dietz" w:date="2012-08-13T14:44:00Z">
              <w:r w:rsidRPr="00105B1A">
                <w:rPr>
                  <w:lang w:val="de-DE"/>
                  <w:rPrChange w:id="13986" w:author="Thomas Dietz" w:date="2012-08-13T14:44:00Z">
                    <w:rPr/>
                  </w:rPrChange>
                </w:rPr>
                <w:t xml:space="preserve">      </w:t>
              </w:r>
              <w:r>
                <w:t>enum ethernet-frame-type;</w:t>
              </w:r>
            </w:ins>
          </w:p>
          <w:p w14:paraId="19679AEB" w14:textId="77777777" w:rsidR="00105B1A" w:rsidRDefault="00105B1A" w:rsidP="00105B1A">
            <w:pPr>
              <w:pStyle w:val="XML1"/>
              <w:rPr>
                <w:ins w:id="13987" w:author="Thomas Dietz" w:date="2012-08-13T14:44:00Z"/>
              </w:rPr>
            </w:pPr>
            <w:ins w:id="13988" w:author="Thomas Dietz" w:date="2012-08-13T14:44:00Z">
              <w:r>
                <w:t xml:space="preserve">      enum vlan-id;</w:t>
              </w:r>
            </w:ins>
          </w:p>
          <w:p w14:paraId="36AEEB16" w14:textId="77777777" w:rsidR="00105B1A" w:rsidRDefault="00105B1A" w:rsidP="00105B1A">
            <w:pPr>
              <w:pStyle w:val="XML1"/>
              <w:rPr>
                <w:ins w:id="13989" w:author="Thomas Dietz" w:date="2012-08-13T14:44:00Z"/>
              </w:rPr>
            </w:pPr>
            <w:ins w:id="13990" w:author="Thomas Dietz" w:date="2012-08-13T14:44:00Z">
              <w:r>
                <w:t xml:space="preserve">      enum vlan-priority;</w:t>
              </w:r>
            </w:ins>
          </w:p>
          <w:p w14:paraId="6F7D69EE" w14:textId="77777777" w:rsidR="00105B1A" w:rsidRDefault="00105B1A" w:rsidP="00105B1A">
            <w:pPr>
              <w:pStyle w:val="XML1"/>
              <w:rPr>
                <w:ins w:id="13991" w:author="Thomas Dietz" w:date="2012-08-13T14:44:00Z"/>
              </w:rPr>
            </w:pPr>
            <w:ins w:id="13992" w:author="Thomas Dietz" w:date="2012-08-13T14:44:00Z">
              <w:r>
                <w:t xml:space="preserve">      enum ip-dscp;</w:t>
              </w:r>
            </w:ins>
          </w:p>
          <w:p w14:paraId="3955BF7B" w14:textId="77777777" w:rsidR="00105B1A" w:rsidRDefault="00105B1A" w:rsidP="00105B1A">
            <w:pPr>
              <w:pStyle w:val="XML1"/>
              <w:rPr>
                <w:ins w:id="13993" w:author="Thomas Dietz" w:date="2012-08-13T14:44:00Z"/>
              </w:rPr>
            </w:pPr>
            <w:ins w:id="13994" w:author="Thomas Dietz" w:date="2012-08-13T14:44:00Z">
              <w:r>
                <w:t xml:space="preserve">      enum ip-ecn;</w:t>
              </w:r>
            </w:ins>
          </w:p>
          <w:p w14:paraId="299F9A71" w14:textId="77777777" w:rsidR="00105B1A" w:rsidRDefault="00105B1A" w:rsidP="00105B1A">
            <w:pPr>
              <w:pStyle w:val="XML1"/>
              <w:rPr>
                <w:ins w:id="13995" w:author="Thomas Dietz" w:date="2012-08-13T14:44:00Z"/>
              </w:rPr>
            </w:pPr>
            <w:ins w:id="13996" w:author="Thomas Dietz" w:date="2012-08-13T14:44:00Z">
              <w:r>
                <w:t xml:space="preserve">      enum ip-protocol;</w:t>
              </w:r>
            </w:ins>
          </w:p>
          <w:p w14:paraId="6AF4A2D6" w14:textId="77777777" w:rsidR="00105B1A" w:rsidRPr="00105B1A" w:rsidRDefault="00105B1A" w:rsidP="00105B1A">
            <w:pPr>
              <w:pStyle w:val="XML1"/>
              <w:rPr>
                <w:ins w:id="13997" w:author="Thomas Dietz" w:date="2012-08-13T14:44:00Z"/>
                <w:lang w:val="de-DE"/>
                <w:rPrChange w:id="13998" w:author="Thomas Dietz" w:date="2012-08-13T14:44:00Z">
                  <w:rPr>
                    <w:ins w:id="13999" w:author="Thomas Dietz" w:date="2012-08-13T14:44:00Z"/>
                  </w:rPr>
                </w:rPrChange>
              </w:rPr>
            </w:pPr>
            <w:ins w:id="14000" w:author="Thomas Dietz" w:date="2012-08-13T14:44:00Z">
              <w:r>
                <w:t xml:space="preserve">      </w:t>
              </w:r>
              <w:r w:rsidRPr="00105B1A">
                <w:rPr>
                  <w:lang w:val="de-DE"/>
                  <w:rPrChange w:id="14001" w:author="Thomas Dietz" w:date="2012-08-13T14:44:00Z">
                    <w:rPr/>
                  </w:rPrChange>
                </w:rPr>
                <w:t>enum ipv4-src;</w:t>
              </w:r>
            </w:ins>
          </w:p>
          <w:p w14:paraId="4617D803" w14:textId="77777777" w:rsidR="00105B1A" w:rsidRPr="00105B1A" w:rsidRDefault="00105B1A" w:rsidP="00105B1A">
            <w:pPr>
              <w:pStyle w:val="XML1"/>
              <w:rPr>
                <w:ins w:id="14002" w:author="Thomas Dietz" w:date="2012-08-13T14:44:00Z"/>
                <w:lang w:val="de-DE"/>
                <w:rPrChange w:id="14003" w:author="Thomas Dietz" w:date="2012-08-13T14:44:00Z">
                  <w:rPr>
                    <w:ins w:id="14004" w:author="Thomas Dietz" w:date="2012-08-13T14:44:00Z"/>
                  </w:rPr>
                </w:rPrChange>
              </w:rPr>
            </w:pPr>
            <w:ins w:id="14005" w:author="Thomas Dietz" w:date="2012-08-13T14:44:00Z">
              <w:r w:rsidRPr="00105B1A">
                <w:rPr>
                  <w:lang w:val="de-DE"/>
                  <w:rPrChange w:id="14006" w:author="Thomas Dietz" w:date="2012-08-13T14:44:00Z">
                    <w:rPr/>
                  </w:rPrChange>
                </w:rPr>
                <w:t xml:space="preserve">      enum ipv4-dest;</w:t>
              </w:r>
            </w:ins>
          </w:p>
          <w:p w14:paraId="1BC6D710" w14:textId="77777777" w:rsidR="00105B1A" w:rsidRPr="00105B1A" w:rsidRDefault="00105B1A" w:rsidP="00105B1A">
            <w:pPr>
              <w:pStyle w:val="XML1"/>
              <w:rPr>
                <w:ins w:id="14007" w:author="Thomas Dietz" w:date="2012-08-13T14:44:00Z"/>
                <w:lang w:val="de-DE"/>
                <w:rPrChange w:id="14008" w:author="Thomas Dietz" w:date="2012-08-13T14:44:00Z">
                  <w:rPr>
                    <w:ins w:id="14009" w:author="Thomas Dietz" w:date="2012-08-13T14:44:00Z"/>
                  </w:rPr>
                </w:rPrChange>
              </w:rPr>
            </w:pPr>
            <w:ins w:id="14010" w:author="Thomas Dietz" w:date="2012-08-13T14:44:00Z">
              <w:r w:rsidRPr="00105B1A">
                <w:rPr>
                  <w:lang w:val="de-DE"/>
                  <w:rPrChange w:id="14011" w:author="Thomas Dietz" w:date="2012-08-13T14:44:00Z">
                    <w:rPr/>
                  </w:rPrChange>
                </w:rPr>
                <w:t xml:space="preserve">      enum tcp-src;</w:t>
              </w:r>
            </w:ins>
          </w:p>
          <w:p w14:paraId="363550D6" w14:textId="77777777" w:rsidR="00105B1A" w:rsidRPr="00105B1A" w:rsidRDefault="00105B1A" w:rsidP="00105B1A">
            <w:pPr>
              <w:pStyle w:val="XML1"/>
              <w:rPr>
                <w:ins w:id="14012" w:author="Thomas Dietz" w:date="2012-08-13T14:44:00Z"/>
                <w:lang w:val="de-DE"/>
                <w:rPrChange w:id="14013" w:author="Thomas Dietz" w:date="2012-08-13T14:44:00Z">
                  <w:rPr>
                    <w:ins w:id="14014" w:author="Thomas Dietz" w:date="2012-08-13T14:44:00Z"/>
                  </w:rPr>
                </w:rPrChange>
              </w:rPr>
            </w:pPr>
            <w:ins w:id="14015" w:author="Thomas Dietz" w:date="2012-08-13T14:44:00Z">
              <w:r w:rsidRPr="00105B1A">
                <w:rPr>
                  <w:lang w:val="de-DE"/>
                  <w:rPrChange w:id="14016" w:author="Thomas Dietz" w:date="2012-08-13T14:44:00Z">
                    <w:rPr/>
                  </w:rPrChange>
                </w:rPr>
                <w:t xml:space="preserve">      enum tcp-dest;</w:t>
              </w:r>
            </w:ins>
          </w:p>
          <w:p w14:paraId="366AFB48" w14:textId="77777777" w:rsidR="00105B1A" w:rsidRPr="00105B1A" w:rsidRDefault="00105B1A" w:rsidP="00105B1A">
            <w:pPr>
              <w:pStyle w:val="XML1"/>
              <w:rPr>
                <w:ins w:id="14017" w:author="Thomas Dietz" w:date="2012-08-13T14:44:00Z"/>
                <w:lang w:val="de-DE"/>
                <w:rPrChange w:id="14018" w:author="Thomas Dietz" w:date="2012-08-13T14:44:00Z">
                  <w:rPr>
                    <w:ins w:id="14019" w:author="Thomas Dietz" w:date="2012-08-13T14:44:00Z"/>
                  </w:rPr>
                </w:rPrChange>
              </w:rPr>
            </w:pPr>
            <w:ins w:id="14020" w:author="Thomas Dietz" w:date="2012-08-13T14:44:00Z">
              <w:r w:rsidRPr="00105B1A">
                <w:rPr>
                  <w:lang w:val="de-DE"/>
                  <w:rPrChange w:id="14021" w:author="Thomas Dietz" w:date="2012-08-13T14:44:00Z">
                    <w:rPr/>
                  </w:rPrChange>
                </w:rPr>
                <w:t xml:space="preserve">      enum udp-src;</w:t>
              </w:r>
            </w:ins>
          </w:p>
          <w:p w14:paraId="4136D551" w14:textId="77777777" w:rsidR="00105B1A" w:rsidRPr="00105B1A" w:rsidRDefault="00105B1A" w:rsidP="00105B1A">
            <w:pPr>
              <w:pStyle w:val="XML1"/>
              <w:rPr>
                <w:ins w:id="14022" w:author="Thomas Dietz" w:date="2012-08-13T14:44:00Z"/>
                <w:lang w:val="de-DE"/>
                <w:rPrChange w:id="14023" w:author="Thomas Dietz" w:date="2012-08-13T14:44:00Z">
                  <w:rPr>
                    <w:ins w:id="14024" w:author="Thomas Dietz" w:date="2012-08-13T14:44:00Z"/>
                  </w:rPr>
                </w:rPrChange>
              </w:rPr>
            </w:pPr>
            <w:ins w:id="14025" w:author="Thomas Dietz" w:date="2012-08-13T14:44:00Z">
              <w:r w:rsidRPr="00105B1A">
                <w:rPr>
                  <w:lang w:val="de-DE"/>
                  <w:rPrChange w:id="14026" w:author="Thomas Dietz" w:date="2012-08-13T14:44:00Z">
                    <w:rPr/>
                  </w:rPrChange>
                </w:rPr>
                <w:t xml:space="preserve">      enum udp-dest;</w:t>
              </w:r>
            </w:ins>
          </w:p>
          <w:p w14:paraId="6FA26E4C" w14:textId="77777777" w:rsidR="00105B1A" w:rsidRPr="00105B1A" w:rsidRDefault="00105B1A" w:rsidP="00105B1A">
            <w:pPr>
              <w:pStyle w:val="XML1"/>
              <w:rPr>
                <w:ins w:id="14027" w:author="Thomas Dietz" w:date="2012-08-13T14:44:00Z"/>
                <w:lang w:val="de-DE"/>
                <w:rPrChange w:id="14028" w:author="Thomas Dietz" w:date="2012-08-13T14:44:00Z">
                  <w:rPr>
                    <w:ins w:id="14029" w:author="Thomas Dietz" w:date="2012-08-13T14:44:00Z"/>
                  </w:rPr>
                </w:rPrChange>
              </w:rPr>
            </w:pPr>
            <w:ins w:id="14030" w:author="Thomas Dietz" w:date="2012-08-13T14:44:00Z">
              <w:r w:rsidRPr="00105B1A">
                <w:rPr>
                  <w:lang w:val="de-DE"/>
                  <w:rPrChange w:id="14031" w:author="Thomas Dietz" w:date="2012-08-13T14:44:00Z">
                    <w:rPr/>
                  </w:rPrChange>
                </w:rPr>
                <w:t xml:space="preserve">      enum sctp-src;</w:t>
              </w:r>
            </w:ins>
          </w:p>
          <w:p w14:paraId="456E4CB3" w14:textId="77777777" w:rsidR="00105B1A" w:rsidRPr="00105B1A" w:rsidRDefault="00105B1A" w:rsidP="00105B1A">
            <w:pPr>
              <w:pStyle w:val="XML1"/>
              <w:rPr>
                <w:ins w:id="14032" w:author="Thomas Dietz" w:date="2012-08-13T14:44:00Z"/>
                <w:lang w:val="de-DE"/>
                <w:rPrChange w:id="14033" w:author="Thomas Dietz" w:date="2012-08-13T14:44:00Z">
                  <w:rPr>
                    <w:ins w:id="14034" w:author="Thomas Dietz" w:date="2012-08-13T14:44:00Z"/>
                  </w:rPr>
                </w:rPrChange>
              </w:rPr>
            </w:pPr>
            <w:ins w:id="14035" w:author="Thomas Dietz" w:date="2012-08-13T14:44:00Z">
              <w:r w:rsidRPr="00105B1A">
                <w:rPr>
                  <w:lang w:val="de-DE"/>
                  <w:rPrChange w:id="14036" w:author="Thomas Dietz" w:date="2012-08-13T14:44:00Z">
                    <w:rPr/>
                  </w:rPrChange>
                </w:rPr>
                <w:t xml:space="preserve">      enum sctp-dest;</w:t>
              </w:r>
            </w:ins>
          </w:p>
          <w:p w14:paraId="338148DE" w14:textId="77777777" w:rsidR="00105B1A" w:rsidRPr="00105B1A" w:rsidRDefault="00105B1A" w:rsidP="00105B1A">
            <w:pPr>
              <w:pStyle w:val="XML1"/>
              <w:rPr>
                <w:ins w:id="14037" w:author="Thomas Dietz" w:date="2012-08-13T14:44:00Z"/>
                <w:lang w:val="de-DE"/>
                <w:rPrChange w:id="14038" w:author="Thomas Dietz" w:date="2012-08-13T14:44:00Z">
                  <w:rPr>
                    <w:ins w:id="14039" w:author="Thomas Dietz" w:date="2012-08-13T14:44:00Z"/>
                  </w:rPr>
                </w:rPrChange>
              </w:rPr>
            </w:pPr>
            <w:ins w:id="14040" w:author="Thomas Dietz" w:date="2012-08-13T14:44:00Z">
              <w:r w:rsidRPr="00105B1A">
                <w:rPr>
                  <w:lang w:val="de-DE"/>
                  <w:rPrChange w:id="14041" w:author="Thomas Dietz" w:date="2012-08-13T14:44:00Z">
                    <w:rPr/>
                  </w:rPrChange>
                </w:rPr>
                <w:t xml:space="preserve">      enum icmpv4-type;</w:t>
              </w:r>
            </w:ins>
          </w:p>
          <w:p w14:paraId="01D53E53" w14:textId="77777777" w:rsidR="00105B1A" w:rsidRPr="00105B1A" w:rsidRDefault="00105B1A" w:rsidP="00105B1A">
            <w:pPr>
              <w:pStyle w:val="XML1"/>
              <w:rPr>
                <w:ins w:id="14042" w:author="Thomas Dietz" w:date="2012-08-13T14:44:00Z"/>
                <w:lang w:val="de-DE"/>
                <w:rPrChange w:id="14043" w:author="Thomas Dietz" w:date="2012-08-13T14:44:00Z">
                  <w:rPr>
                    <w:ins w:id="14044" w:author="Thomas Dietz" w:date="2012-08-13T14:44:00Z"/>
                  </w:rPr>
                </w:rPrChange>
              </w:rPr>
            </w:pPr>
            <w:ins w:id="14045" w:author="Thomas Dietz" w:date="2012-08-13T14:44:00Z">
              <w:r w:rsidRPr="00105B1A">
                <w:rPr>
                  <w:lang w:val="de-DE"/>
                  <w:rPrChange w:id="14046" w:author="Thomas Dietz" w:date="2012-08-13T14:44:00Z">
                    <w:rPr/>
                  </w:rPrChange>
                </w:rPr>
                <w:t xml:space="preserve">      enum icmpv4-code;</w:t>
              </w:r>
            </w:ins>
          </w:p>
          <w:p w14:paraId="6CC4A92D" w14:textId="77777777" w:rsidR="00105B1A" w:rsidRPr="00105B1A" w:rsidRDefault="00105B1A" w:rsidP="00105B1A">
            <w:pPr>
              <w:pStyle w:val="XML1"/>
              <w:rPr>
                <w:ins w:id="14047" w:author="Thomas Dietz" w:date="2012-08-13T14:44:00Z"/>
                <w:lang w:val="de-DE"/>
                <w:rPrChange w:id="14048" w:author="Thomas Dietz" w:date="2012-08-13T14:44:00Z">
                  <w:rPr>
                    <w:ins w:id="14049" w:author="Thomas Dietz" w:date="2012-08-13T14:44:00Z"/>
                  </w:rPr>
                </w:rPrChange>
              </w:rPr>
            </w:pPr>
            <w:ins w:id="14050" w:author="Thomas Dietz" w:date="2012-08-13T14:44:00Z">
              <w:r w:rsidRPr="00105B1A">
                <w:rPr>
                  <w:lang w:val="de-DE"/>
                  <w:rPrChange w:id="14051" w:author="Thomas Dietz" w:date="2012-08-13T14:44:00Z">
                    <w:rPr/>
                  </w:rPrChange>
                </w:rPr>
                <w:t xml:space="preserve">      enum arp-op;</w:t>
              </w:r>
            </w:ins>
          </w:p>
          <w:p w14:paraId="4F9B17F0" w14:textId="77777777" w:rsidR="00105B1A" w:rsidRDefault="00105B1A" w:rsidP="00105B1A">
            <w:pPr>
              <w:pStyle w:val="XML1"/>
              <w:rPr>
                <w:ins w:id="14052" w:author="Thomas Dietz" w:date="2012-08-13T14:44:00Z"/>
              </w:rPr>
            </w:pPr>
            <w:ins w:id="14053" w:author="Thomas Dietz" w:date="2012-08-13T14:44:00Z">
              <w:r w:rsidRPr="00105B1A">
                <w:rPr>
                  <w:lang w:val="de-DE"/>
                  <w:rPrChange w:id="14054" w:author="Thomas Dietz" w:date="2012-08-13T14:44:00Z">
                    <w:rPr/>
                  </w:rPrChange>
                </w:rPr>
                <w:t xml:space="preserve">      </w:t>
              </w:r>
              <w:r>
                <w:t>enum arp-src-ip-address;</w:t>
              </w:r>
            </w:ins>
          </w:p>
          <w:p w14:paraId="0BF234DF" w14:textId="77777777" w:rsidR="00105B1A" w:rsidRDefault="00105B1A" w:rsidP="00105B1A">
            <w:pPr>
              <w:pStyle w:val="XML1"/>
              <w:rPr>
                <w:ins w:id="14055" w:author="Thomas Dietz" w:date="2012-08-13T14:44:00Z"/>
              </w:rPr>
            </w:pPr>
            <w:ins w:id="14056" w:author="Thomas Dietz" w:date="2012-08-13T14:44:00Z">
              <w:r>
                <w:t xml:space="preserve">      enum arp-target-ip-address;</w:t>
              </w:r>
            </w:ins>
          </w:p>
          <w:p w14:paraId="65E30AF4" w14:textId="77777777" w:rsidR="00105B1A" w:rsidRDefault="00105B1A" w:rsidP="00105B1A">
            <w:pPr>
              <w:pStyle w:val="XML1"/>
              <w:rPr>
                <w:ins w:id="14057" w:author="Thomas Dietz" w:date="2012-08-13T14:44:00Z"/>
              </w:rPr>
            </w:pPr>
            <w:ins w:id="14058" w:author="Thomas Dietz" w:date="2012-08-13T14:44:00Z">
              <w:r>
                <w:t xml:space="preserve">      enum arp-src-hardware-address;</w:t>
              </w:r>
            </w:ins>
          </w:p>
          <w:p w14:paraId="52281878" w14:textId="77777777" w:rsidR="00105B1A" w:rsidRDefault="00105B1A" w:rsidP="00105B1A">
            <w:pPr>
              <w:pStyle w:val="XML1"/>
              <w:rPr>
                <w:ins w:id="14059" w:author="Thomas Dietz" w:date="2012-08-13T14:44:00Z"/>
              </w:rPr>
            </w:pPr>
            <w:ins w:id="14060" w:author="Thomas Dietz" w:date="2012-08-13T14:44:00Z">
              <w:r>
                <w:t xml:space="preserve">      enum arp-target-hardware-address;</w:t>
              </w:r>
            </w:ins>
          </w:p>
          <w:p w14:paraId="673F87A9" w14:textId="77777777" w:rsidR="00105B1A" w:rsidRPr="00105B1A" w:rsidRDefault="00105B1A" w:rsidP="00105B1A">
            <w:pPr>
              <w:pStyle w:val="XML1"/>
              <w:rPr>
                <w:ins w:id="14061" w:author="Thomas Dietz" w:date="2012-08-13T14:44:00Z"/>
                <w:lang w:val="de-DE"/>
                <w:rPrChange w:id="14062" w:author="Thomas Dietz" w:date="2012-08-13T14:44:00Z">
                  <w:rPr>
                    <w:ins w:id="14063" w:author="Thomas Dietz" w:date="2012-08-13T14:44:00Z"/>
                  </w:rPr>
                </w:rPrChange>
              </w:rPr>
            </w:pPr>
            <w:ins w:id="14064" w:author="Thomas Dietz" w:date="2012-08-13T14:44:00Z">
              <w:r>
                <w:t xml:space="preserve">      </w:t>
              </w:r>
              <w:r w:rsidRPr="00105B1A">
                <w:rPr>
                  <w:lang w:val="de-DE"/>
                  <w:rPrChange w:id="14065" w:author="Thomas Dietz" w:date="2012-08-13T14:44:00Z">
                    <w:rPr/>
                  </w:rPrChange>
                </w:rPr>
                <w:t>enum ipv6-src;</w:t>
              </w:r>
            </w:ins>
          </w:p>
          <w:p w14:paraId="0B4456F5" w14:textId="77777777" w:rsidR="00105B1A" w:rsidRPr="00105B1A" w:rsidRDefault="00105B1A" w:rsidP="00105B1A">
            <w:pPr>
              <w:pStyle w:val="XML1"/>
              <w:rPr>
                <w:ins w:id="14066" w:author="Thomas Dietz" w:date="2012-08-13T14:44:00Z"/>
                <w:lang w:val="de-DE"/>
                <w:rPrChange w:id="14067" w:author="Thomas Dietz" w:date="2012-08-13T14:44:00Z">
                  <w:rPr>
                    <w:ins w:id="14068" w:author="Thomas Dietz" w:date="2012-08-13T14:44:00Z"/>
                  </w:rPr>
                </w:rPrChange>
              </w:rPr>
            </w:pPr>
            <w:ins w:id="14069" w:author="Thomas Dietz" w:date="2012-08-13T14:44:00Z">
              <w:r w:rsidRPr="00105B1A">
                <w:rPr>
                  <w:lang w:val="de-DE"/>
                  <w:rPrChange w:id="14070" w:author="Thomas Dietz" w:date="2012-08-13T14:44:00Z">
                    <w:rPr/>
                  </w:rPrChange>
                </w:rPr>
                <w:t xml:space="preserve">      enum ipv6-dest;</w:t>
              </w:r>
            </w:ins>
          </w:p>
          <w:p w14:paraId="57C8B272" w14:textId="77777777" w:rsidR="00105B1A" w:rsidRDefault="00105B1A" w:rsidP="00105B1A">
            <w:pPr>
              <w:pStyle w:val="XML1"/>
              <w:rPr>
                <w:ins w:id="14071" w:author="Thomas Dietz" w:date="2012-08-13T14:44:00Z"/>
              </w:rPr>
            </w:pPr>
            <w:ins w:id="14072" w:author="Thomas Dietz" w:date="2012-08-13T14:44:00Z">
              <w:r w:rsidRPr="00105B1A">
                <w:rPr>
                  <w:lang w:val="de-DE"/>
                  <w:rPrChange w:id="14073" w:author="Thomas Dietz" w:date="2012-08-13T14:44:00Z">
                    <w:rPr/>
                  </w:rPrChange>
                </w:rPr>
                <w:t xml:space="preserve">      </w:t>
              </w:r>
              <w:r>
                <w:t>enum ipv6-flow-label;</w:t>
              </w:r>
            </w:ins>
          </w:p>
          <w:p w14:paraId="49729728" w14:textId="77777777" w:rsidR="00105B1A" w:rsidRDefault="00105B1A" w:rsidP="00105B1A">
            <w:pPr>
              <w:pStyle w:val="XML1"/>
              <w:rPr>
                <w:ins w:id="14074" w:author="Thomas Dietz" w:date="2012-08-13T14:44:00Z"/>
              </w:rPr>
            </w:pPr>
            <w:ins w:id="14075" w:author="Thomas Dietz" w:date="2012-08-13T14:44:00Z">
              <w:r>
                <w:t xml:space="preserve">      enum icmpv6-type;</w:t>
              </w:r>
            </w:ins>
          </w:p>
          <w:p w14:paraId="4C1DA7E8" w14:textId="77777777" w:rsidR="00105B1A" w:rsidRPr="00105B1A" w:rsidRDefault="00105B1A" w:rsidP="00105B1A">
            <w:pPr>
              <w:pStyle w:val="XML1"/>
              <w:rPr>
                <w:ins w:id="14076" w:author="Thomas Dietz" w:date="2012-08-13T14:44:00Z"/>
                <w:lang w:val="de-DE"/>
                <w:rPrChange w:id="14077" w:author="Thomas Dietz" w:date="2012-08-13T14:44:00Z">
                  <w:rPr>
                    <w:ins w:id="14078" w:author="Thomas Dietz" w:date="2012-08-13T14:44:00Z"/>
                  </w:rPr>
                </w:rPrChange>
              </w:rPr>
            </w:pPr>
            <w:ins w:id="14079" w:author="Thomas Dietz" w:date="2012-08-13T14:44:00Z">
              <w:r>
                <w:t xml:space="preserve">      </w:t>
              </w:r>
              <w:r w:rsidRPr="00105B1A">
                <w:rPr>
                  <w:lang w:val="de-DE"/>
                  <w:rPrChange w:id="14080" w:author="Thomas Dietz" w:date="2012-08-13T14:44:00Z">
                    <w:rPr/>
                  </w:rPrChange>
                </w:rPr>
                <w:t>enum icmpv6-code;</w:t>
              </w:r>
            </w:ins>
          </w:p>
          <w:p w14:paraId="28BF48F9" w14:textId="77777777" w:rsidR="00105B1A" w:rsidRPr="00105B1A" w:rsidRDefault="00105B1A" w:rsidP="00105B1A">
            <w:pPr>
              <w:pStyle w:val="XML1"/>
              <w:rPr>
                <w:ins w:id="14081" w:author="Thomas Dietz" w:date="2012-08-13T14:44:00Z"/>
                <w:lang w:val="de-DE"/>
                <w:rPrChange w:id="14082" w:author="Thomas Dietz" w:date="2012-08-13T14:44:00Z">
                  <w:rPr>
                    <w:ins w:id="14083" w:author="Thomas Dietz" w:date="2012-08-13T14:44:00Z"/>
                  </w:rPr>
                </w:rPrChange>
              </w:rPr>
            </w:pPr>
            <w:ins w:id="14084" w:author="Thomas Dietz" w:date="2012-08-13T14:44:00Z">
              <w:r w:rsidRPr="00105B1A">
                <w:rPr>
                  <w:lang w:val="de-DE"/>
                  <w:rPrChange w:id="14085" w:author="Thomas Dietz" w:date="2012-08-13T14:44:00Z">
                    <w:rPr/>
                  </w:rPrChange>
                </w:rPr>
                <w:t xml:space="preserve">      enum ipv6-nd-target;</w:t>
              </w:r>
            </w:ins>
          </w:p>
          <w:p w14:paraId="4D5F3C31" w14:textId="77777777" w:rsidR="00105B1A" w:rsidRDefault="00105B1A" w:rsidP="00105B1A">
            <w:pPr>
              <w:pStyle w:val="XML1"/>
              <w:rPr>
                <w:ins w:id="14086" w:author="Thomas Dietz" w:date="2012-08-13T14:44:00Z"/>
              </w:rPr>
            </w:pPr>
            <w:ins w:id="14087" w:author="Thomas Dietz" w:date="2012-08-13T14:44:00Z">
              <w:r w:rsidRPr="00105B1A">
                <w:rPr>
                  <w:lang w:val="de-DE"/>
                  <w:rPrChange w:id="14088" w:author="Thomas Dietz" w:date="2012-08-13T14:44:00Z">
                    <w:rPr/>
                  </w:rPrChange>
                </w:rPr>
                <w:t xml:space="preserve">      </w:t>
              </w:r>
              <w:r>
                <w:t>enum ipv6-nd-source-link-layer;</w:t>
              </w:r>
            </w:ins>
          </w:p>
          <w:p w14:paraId="5995056E" w14:textId="77777777" w:rsidR="00105B1A" w:rsidRDefault="00105B1A" w:rsidP="00105B1A">
            <w:pPr>
              <w:pStyle w:val="XML1"/>
              <w:rPr>
                <w:ins w:id="14089" w:author="Thomas Dietz" w:date="2012-08-13T14:44:00Z"/>
              </w:rPr>
            </w:pPr>
            <w:ins w:id="14090" w:author="Thomas Dietz" w:date="2012-08-13T14:44:00Z">
              <w:r>
                <w:t xml:space="preserve">      enum ipv6-nd-target-link-layer;</w:t>
              </w:r>
            </w:ins>
          </w:p>
          <w:p w14:paraId="44FE40CD" w14:textId="77777777" w:rsidR="00105B1A" w:rsidRPr="00105B1A" w:rsidRDefault="00105B1A" w:rsidP="00105B1A">
            <w:pPr>
              <w:pStyle w:val="XML1"/>
              <w:rPr>
                <w:ins w:id="14091" w:author="Thomas Dietz" w:date="2012-08-13T14:44:00Z"/>
                <w:lang w:val="de-DE"/>
                <w:rPrChange w:id="14092" w:author="Thomas Dietz" w:date="2012-08-13T14:44:00Z">
                  <w:rPr>
                    <w:ins w:id="14093" w:author="Thomas Dietz" w:date="2012-08-13T14:44:00Z"/>
                  </w:rPr>
                </w:rPrChange>
              </w:rPr>
            </w:pPr>
            <w:ins w:id="14094" w:author="Thomas Dietz" w:date="2012-08-13T14:44:00Z">
              <w:r>
                <w:t xml:space="preserve">      </w:t>
              </w:r>
              <w:r w:rsidRPr="00105B1A">
                <w:rPr>
                  <w:lang w:val="de-DE"/>
                  <w:rPrChange w:id="14095" w:author="Thomas Dietz" w:date="2012-08-13T14:44:00Z">
                    <w:rPr/>
                  </w:rPrChange>
                </w:rPr>
                <w:t>enum mpls-label;</w:t>
              </w:r>
            </w:ins>
          </w:p>
          <w:p w14:paraId="6908CB44" w14:textId="77777777" w:rsidR="00105B1A" w:rsidRPr="00105B1A" w:rsidRDefault="00105B1A" w:rsidP="00105B1A">
            <w:pPr>
              <w:pStyle w:val="XML1"/>
              <w:rPr>
                <w:ins w:id="14096" w:author="Thomas Dietz" w:date="2012-08-13T14:44:00Z"/>
                <w:lang w:val="de-DE"/>
                <w:rPrChange w:id="14097" w:author="Thomas Dietz" w:date="2012-08-13T14:44:00Z">
                  <w:rPr>
                    <w:ins w:id="14098" w:author="Thomas Dietz" w:date="2012-08-13T14:44:00Z"/>
                  </w:rPr>
                </w:rPrChange>
              </w:rPr>
            </w:pPr>
            <w:ins w:id="14099" w:author="Thomas Dietz" w:date="2012-08-13T14:44:00Z">
              <w:r w:rsidRPr="00105B1A">
                <w:rPr>
                  <w:lang w:val="de-DE"/>
                  <w:rPrChange w:id="14100" w:author="Thomas Dietz" w:date="2012-08-13T14:44:00Z">
                    <w:rPr/>
                  </w:rPrChange>
                </w:rPr>
                <w:t xml:space="preserve">      enum mpls-tc;</w:t>
              </w:r>
            </w:ins>
          </w:p>
          <w:p w14:paraId="116AE4E5" w14:textId="77777777" w:rsidR="00105B1A" w:rsidRDefault="00105B1A" w:rsidP="00105B1A">
            <w:pPr>
              <w:pStyle w:val="XML1"/>
              <w:rPr>
                <w:ins w:id="14101" w:author="Thomas Dietz" w:date="2012-08-13T14:44:00Z"/>
              </w:rPr>
            </w:pPr>
            <w:ins w:id="14102" w:author="Thomas Dietz" w:date="2012-08-13T14:44:00Z">
              <w:r w:rsidRPr="00105B1A">
                <w:rPr>
                  <w:lang w:val="de-DE"/>
                  <w:rPrChange w:id="14103" w:author="Thomas Dietz" w:date="2012-08-13T14:44:00Z">
                    <w:rPr/>
                  </w:rPrChange>
                </w:rPr>
                <w:t xml:space="preserve">    </w:t>
              </w:r>
              <w:r>
                <w:t>}</w:t>
              </w:r>
            </w:ins>
          </w:p>
          <w:p w14:paraId="4CDBDBF7" w14:textId="77777777" w:rsidR="00105B1A" w:rsidRDefault="00105B1A" w:rsidP="00105B1A">
            <w:pPr>
              <w:pStyle w:val="XML1"/>
              <w:rPr>
                <w:ins w:id="14104" w:author="Thomas Dietz" w:date="2012-08-13T14:44:00Z"/>
              </w:rPr>
            </w:pPr>
            <w:ins w:id="14105" w:author="Thomas Dietz" w:date="2012-08-13T14:44:00Z">
              <w:r>
                <w:t xml:space="preserve">    description "The types of match field defined in OpenFlow</w:t>
              </w:r>
            </w:ins>
          </w:p>
          <w:p w14:paraId="2992641B" w14:textId="77777777" w:rsidR="00105B1A" w:rsidRDefault="00105B1A" w:rsidP="00105B1A">
            <w:pPr>
              <w:pStyle w:val="XML1"/>
              <w:rPr>
                <w:ins w:id="14106" w:author="Thomas Dietz" w:date="2012-08-13T14:44:00Z"/>
              </w:rPr>
            </w:pPr>
            <w:ins w:id="14107" w:author="Thomas Dietz" w:date="2012-08-13T14:44:00Z">
              <w:r>
                <w:t xml:space="preserve">      Switch Specification versions 1.2, 1.3, and 1.3.1.";</w:t>
              </w:r>
            </w:ins>
          </w:p>
          <w:p w14:paraId="1F07710D" w14:textId="77777777" w:rsidR="00105B1A" w:rsidRDefault="00105B1A" w:rsidP="00105B1A">
            <w:pPr>
              <w:pStyle w:val="XML1"/>
              <w:rPr>
                <w:ins w:id="14108" w:author="Thomas Dietz" w:date="2012-08-13T14:45:00Z"/>
              </w:rPr>
            </w:pPr>
            <w:ins w:id="14109" w:author="Thomas Dietz" w:date="2012-08-13T14:44:00Z">
              <w:r>
                <w:t xml:space="preserve">  }</w:t>
              </w:r>
            </w:ins>
          </w:p>
          <w:p w14:paraId="7B88CF12" w14:textId="77777777" w:rsidR="00CE49BD" w:rsidRDefault="00CE49BD" w:rsidP="00105B1A">
            <w:pPr>
              <w:pStyle w:val="XML1"/>
              <w:rPr>
                <w:ins w:id="14110" w:author="Thomas Dietz" w:date="2012-08-13T14:45:00Z"/>
              </w:rPr>
            </w:pPr>
          </w:p>
          <w:p w14:paraId="5A3BBC7E" w14:textId="77777777" w:rsidR="00CE49BD" w:rsidRDefault="00CE49BD" w:rsidP="00CE49BD">
            <w:pPr>
              <w:pStyle w:val="XML1"/>
              <w:rPr>
                <w:ins w:id="14111" w:author="Thomas Dietz" w:date="2012-08-13T14:45:00Z"/>
              </w:rPr>
            </w:pPr>
            <w:ins w:id="14112" w:author="Thomas Dietz" w:date="2012-08-13T14:45:00Z">
              <w:r>
                <w:t xml:space="preserve">  typedef hex-binary {</w:t>
              </w:r>
            </w:ins>
          </w:p>
          <w:p w14:paraId="40BB14CD" w14:textId="77777777" w:rsidR="00CE49BD" w:rsidRDefault="00CE49BD" w:rsidP="00CE49BD">
            <w:pPr>
              <w:pStyle w:val="XML1"/>
              <w:rPr>
                <w:ins w:id="14113" w:author="Thomas Dietz" w:date="2012-08-13T14:45:00Z"/>
              </w:rPr>
            </w:pPr>
            <w:ins w:id="14114" w:author="Thomas Dietz" w:date="2012-08-13T14:45:00Z">
              <w:r>
                <w:t xml:space="preserve">    type binary;</w:t>
              </w:r>
            </w:ins>
          </w:p>
          <w:p w14:paraId="6419CCF2" w14:textId="77777777" w:rsidR="00CE49BD" w:rsidRDefault="00CE49BD" w:rsidP="00CE49BD">
            <w:pPr>
              <w:pStyle w:val="XML1"/>
              <w:rPr>
                <w:ins w:id="14115" w:author="Thomas Dietz" w:date="2012-08-13T14:45:00Z"/>
              </w:rPr>
            </w:pPr>
            <w:ins w:id="14116" w:author="Thomas Dietz" w:date="2012-08-13T14:45:00Z">
              <w:r>
                <w:t xml:space="preserve">    description "hex binary encoded string";</w:t>
              </w:r>
            </w:ins>
          </w:p>
          <w:p w14:paraId="4CD83CE6" w14:textId="77777777" w:rsidR="00CE49BD" w:rsidRDefault="00CE49BD" w:rsidP="00CE49BD">
            <w:pPr>
              <w:pStyle w:val="XML1"/>
              <w:rPr>
                <w:ins w:id="14117" w:author="Thomas Dietz" w:date="2012-08-13T14:45:00Z"/>
              </w:rPr>
            </w:pPr>
            <w:ins w:id="14118" w:author="Thomas Dietz" w:date="2012-08-13T14:45:00Z">
              <w:r>
                <w:t xml:space="preserve">    reference "http://www.w3.org/TR/2004/REC-xmlschema-2-20041028/datatypes.html#hexBinary";</w:t>
              </w:r>
            </w:ins>
          </w:p>
          <w:p w14:paraId="2ECEE691" w14:textId="1EA52D5B" w:rsidR="00CE49BD" w:rsidRPr="009F1B7D" w:rsidRDefault="00CE49BD" w:rsidP="00CE49BD">
            <w:pPr>
              <w:pStyle w:val="XML1"/>
            </w:pPr>
            <w:ins w:id="14119" w:author="Thomas Dietz" w:date="2012-08-13T14:45:00Z">
              <w:r>
                <w:t xml:space="preserve">  }</w:t>
              </w:r>
            </w:ins>
          </w:p>
        </w:tc>
      </w:tr>
    </w:tbl>
    <w:p w14:paraId="00F3697F" w14:textId="7BEFE342" w:rsidR="006F4495" w:rsidRPr="006F4495" w:rsidRDefault="006F4495" w:rsidP="006F4495">
      <w:pPr>
        <w:pStyle w:val="Heading1"/>
      </w:pPr>
      <w:bookmarkStart w:id="14120" w:name="_Toc320556750"/>
      <w:r w:rsidRPr="006F4495">
        <w:lastRenderedPageBreak/>
        <w:t>Binding to NETCONF</w:t>
      </w:r>
      <w:bookmarkEnd w:id="14120"/>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w:t>
      </w:r>
      <w:r w:rsidRPr="006F4495">
        <w:rPr>
          <w:rFonts w:cstheme="minorHAnsi"/>
        </w:rPr>
        <w:lastRenderedPageBreak/>
        <w:t>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fldSimple w:instr=" SEQ Figure \* ARABIC ">
        <w:r w:rsidRPr="00CE3A81">
          <w:t>1</w:t>
        </w:r>
      </w:fldSimple>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lastRenderedPageBreak/>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4121" w:name="_Toc320556751"/>
      <w:r>
        <w:t>How Data Model is Bound to Netconf</w:t>
      </w:r>
      <w:bookmarkEnd w:id="14121"/>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lastRenderedPageBreak/>
        <w:t>delete-config</w:t>
      </w:r>
    </w:p>
    <w:p w14:paraId="04ECF3BD" w14:textId="77777777" w:rsidR="001D24FC" w:rsidRDefault="001D24FC" w:rsidP="00D14D27">
      <w:pPr>
        <w:pStyle w:val="Heading3"/>
      </w:pPr>
      <w:bookmarkStart w:id="14122" w:name="_Toc320556752"/>
      <w:r>
        <w:t>edit-config</w:t>
      </w:r>
      <w:bookmarkEnd w:id="14122"/>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t>RPC request must contain the key leave(s)( id element in this case) to uniquely identify the element being operated in the NetConf datastore scope.</w:t>
      </w:r>
    </w:p>
    <w:p w14:paraId="433A5C4D" w14:textId="77777777" w:rsidR="001D24FC" w:rsidRDefault="001D24FC" w:rsidP="00D14D27">
      <w:pPr>
        <w:pStyle w:val="Heading3"/>
      </w:pPr>
      <w:bookmarkStart w:id="14123" w:name="_Toc320556753"/>
      <w:r>
        <w:t>get-config</w:t>
      </w:r>
      <w:bookmarkEnd w:id="14123"/>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lastRenderedPageBreak/>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124" w:name="_Toc320556754"/>
      <w:r>
        <w:lastRenderedPageBreak/>
        <w:t>copy-config</w:t>
      </w:r>
      <w:bookmarkEnd w:id="14124"/>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125" w:name="_Toc320556755"/>
      <w:r>
        <w:t>delete-config</w:t>
      </w:r>
      <w:bookmarkEnd w:id="14125"/>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126" w:name="_Toc320556756"/>
      <w:bookmarkStart w:id="14127" w:name="_Toc316542541"/>
      <w:r>
        <w:t>RPC error</w:t>
      </w:r>
      <w:bookmarkEnd w:id="14126"/>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lastRenderedPageBreak/>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14128" w:author="Thomas Dietz" w:date="2012-08-08T14:24:00Z">
                  <w:rPr/>
                </w:rPrChange>
              </w:rPr>
            </w:pPr>
            <w:r w:rsidRPr="004238F6">
              <w:rPr>
                <w:rFonts w:eastAsiaTheme="minorEastAsia"/>
                <w:lang w:val="de-DE"/>
                <w:rPrChange w:id="14129" w:author="Thomas Dietz" w:date="2012-08-08T14:24:00Z">
                  <w:rPr>
                    <w:rFonts w:eastAsiaTheme="minorEastAsia"/>
                  </w:rPr>
                </w:rPrChang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4130" w:name="_Toc320556757"/>
      <w:r w:rsidR="00C31DBC" w:rsidRPr="00C31DBC">
        <w:lastRenderedPageBreak/>
        <w:t>XMLSchema</w:t>
      </w:r>
      <w:bookmarkEnd w:id="14127"/>
      <w:bookmarkEnd w:id="14130"/>
    </w:p>
    <w:tbl>
      <w:tblPr>
        <w:tblStyle w:val="XMLtable"/>
        <w:tblW w:w="5000" w:type="pct"/>
        <w:tblLook w:val="04A0" w:firstRow="1" w:lastRow="0" w:firstColumn="1" w:lastColumn="0" w:noHBand="0" w:noVBand="1"/>
        <w:tblPrChange w:id="14131"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14132">
          <w:tblGrid>
            <w:gridCol w:w="9450"/>
          </w:tblGrid>
        </w:tblGridChange>
      </w:tblGrid>
      <w:tr w:rsidR="00C31DBC" w:rsidRPr="009F1B7D" w14:paraId="3B20E583" w14:textId="77777777" w:rsidTr="00ED0AEA">
        <w:tc>
          <w:tcPr>
            <w:tcW w:w="5000" w:type="pct"/>
            <w:tcPrChange w:id="14133"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14134" w:author="Thomas Dietz" w:date="2012-08-08T14:26:00Z"/>
              </w:rPr>
            </w:pPr>
            <w:del w:id="14135"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14136" w:author="Thomas Dietz" w:date="2012-08-08T14:26:00Z"/>
                <w:lang w:val="de-DE"/>
                <w:rPrChange w:id="14137" w:author="Thomas Dietz" w:date="2012-08-08T14:24:00Z">
                  <w:rPr>
                    <w:del w:id="14138" w:author="Thomas Dietz" w:date="2012-08-08T14:26:00Z"/>
                  </w:rPr>
                </w:rPrChange>
              </w:rPr>
            </w:pPr>
            <w:del w:id="14139" w:author="Thomas Dietz" w:date="2012-08-08T14:26:00Z">
              <w:r w:rsidRPr="004238F6" w:rsidDel="004238F6">
                <w:rPr>
                  <w:rFonts w:eastAsiaTheme="minorEastAsia"/>
                  <w:lang w:val="de-DE"/>
                  <w:rPrChange w:id="14140"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14141" w:author="Thomas Dietz" w:date="2012-08-08T14:26:00Z"/>
                <w:rStyle w:val="XML1Char"/>
                <w:lang w:val="de-DE"/>
                <w:rPrChange w:id="14142" w:author="Thomas Dietz" w:date="2012-08-08T14:24:00Z">
                  <w:rPr>
                    <w:del w:id="14143" w:author="Thomas Dietz" w:date="2012-08-08T14:26:00Z"/>
                    <w:rStyle w:val="XML1Char"/>
                  </w:rPr>
                </w:rPrChange>
              </w:rPr>
            </w:pPr>
            <w:del w:id="14144" w:author="Thomas Dietz" w:date="2012-08-08T14:26:00Z">
              <w:r w:rsidRPr="004238F6" w:rsidDel="004238F6">
                <w:rPr>
                  <w:lang w:val="de-DE"/>
                  <w:rPrChange w:id="14145" w:author="Thomas Dietz" w:date="2012-08-08T14:24:00Z">
                    <w:rPr/>
                  </w:rPrChange>
                </w:rPr>
                <w:delText>xmlns:</w:delText>
              </w:r>
              <w:r w:rsidR="00487636" w:rsidRPr="004238F6" w:rsidDel="004238F6">
                <w:rPr>
                  <w:rFonts w:eastAsiaTheme="minorEastAsia"/>
                  <w:lang w:val="de-DE"/>
                  <w:rPrChange w:id="14146" w:author="Thomas Dietz" w:date="2012-08-08T14:24:00Z">
                    <w:rPr>
                      <w:rFonts w:eastAsiaTheme="minorEastAsia"/>
                    </w:rPr>
                  </w:rPrChange>
                </w:rPr>
                <w:delText>ds</w:delText>
              </w:r>
              <w:r w:rsidRPr="004238F6" w:rsidDel="004238F6">
                <w:rPr>
                  <w:rFonts w:eastAsiaTheme="minorEastAsia"/>
                  <w:lang w:val="de-DE"/>
                  <w:rPrChange w:id="14147"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14148" w:author="Thomas Dietz" w:date="2012-08-08T14:26:00Z"/>
              </w:rPr>
            </w:pPr>
            <w:del w:id="14149"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14150" w:author="Thomas Dietz" w:date="2012-08-08T14:26:00Z"/>
              </w:rPr>
            </w:pPr>
            <w:del w:id="14151"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14152" w:author="Thomas Dietz" w:date="2012-08-08T14:26:00Z"/>
              </w:rPr>
            </w:pPr>
            <w:del w:id="14153"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14154" w:author="Thomas Dietz" w:date="2012-08-08T14:26:00Z"/>
              </w:rPr>
            </w:pPr>
            <w:del w:id="14155"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14156" w:author="Thomas Dietz" w:date="2012-08-08T14:26:00Z"/>
              </w:rPr>
            </w:pPr>
            <w:del w:id="14157"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14158" w:author="Thomas Dietz" w:date="2012-08-08T14:26:00Z"/>
              </w:rPr>
            </w:pPr>
          </w:p>
          <w:p w14:paraId="4A11234C" w14:textId="47EAB97C" w:rsidR="00C31DBC" w:rsidRPr="009F1B7D" w:rsidDel="004238F6" w:rsidRDefault="00C31DBC" w:rsidP="00011096">
            <w:pPr>
              <w:pStyle w:val="XML2"/>
              <w:rPr>
                <w:del w:id="14159" w:author="Thomas Dietz" w:date="2012-08-08T14:26:00Z"/>
              </w:rPr>
            </w:pPr>
            <w:del w:id="14160"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14161" w:author="Thomas Dietz" w:date="2012-08-08T14:26:00Z"/>
              </w:rPr>
            </w:pPr>
            <w:del w:id="14162"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14163" w:author="Thomas Dietz" w:date="2012-08-08T14:26:00Z"/>
              </w:rPr>
            </w:pPr>
          </w:p>
          <w:p w14:paraId="5FBF3600" w14:textId="156BC518" w:rsidR="00C31DBC" w:rsidRPr="009F1B7D" w:rsidDel="004238F6" w:rsidRDefault="00C31DBC" w:rsidP="00011096">
            <w:pPr>
              <w:pStyle w:val="XML2"/>
              <w:rPr>
                <w:del w:id="14164" w:author="Thomas Dietz" w:date="2012-08-08T14:26:00Z"/>
              </w:rPr>
            </w:pPr>
            <w:del w:id="14165"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14166" w:author="Thomas Dietz" w:date="2012-08-08T14:26:00Z"/>
              </w:rPr>
            </w:pPr>
            <w:del w:id="14167"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14168" w:author="Thomas Dietz" w:date="2012-08-08T14:26:00Z"/>
              </w:rPr>
            </w:pPr>
            <w:del w:id="14169"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14170" w:author="Thomas Dietz" w:date="2012-08-08T14:26:00Z"/>
              </w:rPr>
            </w:pPr>
            <w:del w:id="14171"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14172" w:author="Thomas Dietz" w:date="2012-08-08T14:26:00Z"/>
              </w:rPr>
            </w:pPr>
            <w:del w:id="14173"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14174" w:author="Thomas Dietz" w:date="2012-08-08T14:26:00Z"/>
              </w:rPr>
            </w:pPr>
            <w:del w:id="14175"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14176" w:author="Thomas Dietz" w:date="2012-08-08T14:26:00Z"/>
              </w:rPr>
            </w:pPr>
          </w:p>
          <w:p w14:paraId="0516E98D" w14:textId="3887060A" w:rsidR="00C31DBC" w:rsidRPr="009F1B7D" w:rsidDel="004238F6" w:rsidRDefault="00C31DBC" w:rsidP="00011096">
            <w:pPr>
              <w:pStyle w:val="XML2"/>
              <w:rPr>
                <w:del w:id="14177" w:author="Thomas Dietz" w:date="2012-08-08T14:26:00Z"/>
              </w:rPr>
            </w:pPr>
            <w:del w:id="14178"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14179" w:author="Thomas Dietz" w:date="2012-08-08T14:26:00Z"/>
              </w:rPr>
            </w:pPr>
            <w:del w:id="14180"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14181" w:author="Thomas Dietz" w:date="2012-08-08T14:26:00Z"/>
              </w:rPr>
            </w:pPr>
            <w:del w:id="14182"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14183" w:author="Thomas Dietz" w:date="2012-08-08T14:26:00Z"/>
              </w:rPr>
            </w:pPr>
            <w:del w:id="14184"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14185" w:author="Thomas Dietz" w:date="2012-08-08T14:26:00Z"/>
              </w:rPr>
            </w:pPr>
            <w:del w:id="14186"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14187" w:author="Thomas Dietz" w:date="2012-08-08T14:26:00Z"/>
              </w:rPr>
            </w:pPr>
            <w:del w:id="14188"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14189" w:author="Thomas Dietz" w:date="2012-08-08T14:26:00Z"/>
              </w:rPr>
            </w:pPr>
            <w:del w:id="14190"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14191" w:author="Thomas Dietz" w:date="2012-08-08T14:26:00Z"/>
              </w:rPr>
            </w:pPr>
            <w:del w:id="14192"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14193" w:author="Thomas Dietz" w:date="2012-08-08T14:26:00Z"/>
              </w:rPr>
            </w:pPr>
            <w:del w:id="14194"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14195" w:author="Thomas Dietz" w:date="2012-08-08T14:26:00Z"/>
              </w:rPr>
            </w:pPr>
            <w:del w:id="14196"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14197" w:author="Thomas Dietz" w:date="2012-08-08T14:26:00Z"/>
              </w:rPr>
            </w:pPr>
            <w:del w:id="14198"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14199" w:author="Thomas Dietz" w:date="2012-08-08T14:26:00Z"/>
              </w:rPr>
            </w:pPr>
            <w:del w:id="14200"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14201" w:author="Thomas Dietz" w:date="2012-08-08T14:26:00Z"/>
              </w:rPr>
            </w:pPr>
            <w:del w:id="14202"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14203" w:author="Thomas Dietz" w:date="2012-08-08T14:26:00Z"/>
              </w:rPr>
            </w:pPr>
            <w:del w:id="14204"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14205" w:author="Thomas Dietz" w:date="2012-08-08T14:26:00Z"/>
              </w:rPr>
            </w:pPr>
            <w:del w:id="14206"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14207" w:author="Thomas Dietz" w:date="2012-08-08T14:26:00Z"/>
              </w:rPr>
            </w:pPr>
            <w:del w:id="14208"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14209" w:author="Thomas Dietz" w:date="2012-08-08T14:26:00Z"/>
              </w:rPr>
            </w:pPr>
            <w:del w:id="14210"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14211" w:author="Thomas Dietz" w:date="2012-08-08T14:26:00Z"/>
              </w:rPr>
            </w:pPr>
            <w:del w:id="14212"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14213" w:author="Thomas Dietz" w:date="2012-08-08T14:26:00Z"/>
              </w:rPr>
            </w:pPr>
            <w:del w:id="14214"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14215" w:author="Thomas Dietz" w:date="2012-08-08T14:26:00Z"/>
              </w:rPr>
            </w:pPr>
            <w:del w:id="14216"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14217" w:author="Thomas Dietz" w:date="2012-08-08T14:26:00Z"/>
              </w:rPr>
            </w:pPr>
            <w:del w:id="14218"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14219" w:author="Thomas Dietz" w:date="2012-08-08T14:26:00Z"/>
              </w:rPr>
            </w:pPr>
            <w:del w:id="14220"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14221" w:author="Thomas Dietz" w:date="2012-08-08T14:26:00Z"/>
              </w:rPr>
            </w:pPr>
            <w:del w:id="14222"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14223" w:author="Thomas Dietz" w:date="2012-08-08T14:26:00Z"/>
              </w:rPr>
            </w:pPr>
            <w:del w:id="14224"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14225" w:author="Thomas Dietz" w:date="2012-08-08T14:26:00Z"/>
              </w:rPr>
            </w:pPr>
            <w:del w:id="14226"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14227" w:author="Thomas Dietz" w:date="2012-08-08T14:26:00Z"/>
              </w:rPr>
            </w:pPr>
            <w:del w:id="14228" w:author="Thomas Dietz" w:date="2012-08-08T14:26:00Z">
              <w:r w:rsidRPr="009F1B7D" w:rsidDel="004238F6">
                <w:lastRenderedPageBreak/>
                <w:delText>&lt;/xs:documentation&gt;</w:delText>
              </w:r>
            </w:del>
          </w:p>
          <w:p w14:paraId="6B2C0934" w14:textId="583659B5" w:rsidR="00C31DBC" w:rsidRPr="009F1B7D" w:rsidDel="004238F6" w:rsidRDefault="00C31DBC" w:rsidP="00011096">
            <w:pPr>
              <w:pStyle w:val="XML5"/>
              <w:rPr>
                <w:del w:id="14229" w:author="Thomas Dietz" w:date="2012-08-08T14:26:00Z"/>
              </w:rPr>
            </w:pPr>
            <w:del w:id="14230"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14231" w:author="Thomas Dietz" w:date="2012-08-08T14:26:00Z"/>
              </w:rPr>
            </w:pPr>
            <w:del w:id="14232"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14233" w:author="Thomas Dietz" w:date="2012-08-08T14:26:00Z"/>
              </w:rPr>
            </w:pPr>
            <w:del w:id="14234"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14235" w:author="Thomas Dietz" w:date="2012-08-08T14:26:00Z"/>
              </w:rPr>
            </w:pPr>
            <w:del w:id="14236"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14237" w:author="Thomas Dietz" w:date="2012-08-08T14:26:00Z"/>
              </w:rPr>
            </w:pPr>
            <w:del w:id="14238"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14239" w:author="Thomas Dietz" w:date="2012-08-08T14:26:00Z"/>
              </w:rPr>
            </w:pPr>
            <w:del w:id="14240"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14241" w:author="Thomas Dietz" w:date="2012-08-08T14:26:00Z"/>
              </w:rPr>
            </w:pPr>
            <w:del w:id="14242"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14243" w:author="Thomas Dietz" w:date="2012-08-08T14:26:00Z"/>
              </w:rPr>
            </w:pPr>
            <w:del w:id="14244"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14245" w:author="Thomas Dietz" w:date="2012-08-08T14:26:00Z"/>
              </w:rPr>
            </w:pPr>
            <w:del w:id="14246"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14247" w:author="Thomas Dietz" w:date="2012-08-08T14:26:00Z"/>
              </w:rPr>
            </w:pPr>
            <w:del w:id="14248"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14249" w:author="Thomas Dietz" w:date="2012-08-08T14:26:00Z"/>
              </w:rPr>
            </w:pPr>
            <w:del w:id="14250"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14251" w:author="Thomas Dietz" w:date="2012-08-08T14:26:00Z"/>
              </w:rPr>
            </w:pPr>
          </w:p>
          <w:p w14:paraId="135DF5F1" w14:textId="6122072C" w:rsidR="00C31DBC" w:rsidRPr="009F1B7D" w:rsidDel="004238F6" w:rsidRDefault="00C31DBC" w:rsidP="00011096">
            <w:pPr>
              <w:pStyle w:val="XML2"/>
              <w:rPr>
                <w:del w:id="14252" w:author="Thomas Dietz" w:date="2012-08-08T14:26:00Z"/>
              </w:rPr>
            </w:pPr>
            <w:del w:id="14253"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14254" w:author="Thomas Dietz" w:date="2012-08-08T14:26:00Z"/>
              </w:rPr>
            </w:pPr>
            <w:del w:id="14255"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14256" w:author="Thomas Dietz" w:date="2012-08-08T14:26:00Z"/>
              </w:rPr>
            </w:pPr>
            <w:del w:id="14257"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14258" w:author="Thomas Dietz" w:date="2012-08-08T14:26:00Z"/>
              </w:rPr>
            </w:pPr>
            <w:del w:id="14259"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14260" w:author="Thomas Dietz" w:date="2012-08-08T14:26:00Z"/>
              </w:rPr>
            </w:pPr>
            <w:del w:id="14261"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14262" w:author="Thomas Dietz" w:date="2012-08-08T14:26:00Z"/>
              </w:rPr>
            </w:pPr>
            <w:del w:id="14263"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14264" w:author="Thomas Dietz" w:date="2012-08-08T14:26:00Z"/>
              </w:rPr>
            </w:pPr>
            <w:del w:id="14265"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14266" w:author="Thomas Dietz" w:date="2012-08-08T14:26:00Z"/>
              </w:rPr>
            </w:pPr>
            <w:del w:id="14267"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14268" w:author="Thomas Dietz" w:date="2012-08-08T14:26:00Z"/>
              </w:rPr>
            </w:pPr>
            <w:del w:id="14269"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14270" w:author="Thomas Dietz" w:date="2012-08-08T14:26:00Z"/>
              </w:rPr>
            </w:pPr>
            <w:del w:id="14271"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14272" w:author="Thomas Dietz" w:date="2012-08-08T14:26:00Z"/>
              </w:rPr>
            </w:pPr>
            <w:del w:id="14273"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14274" w:author="Thomas Dietz" w:date="2012-08-08T14:26:00Z"/>
              </w:rPr>
            </w:pPr>
            <w:del w:id="14275"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14276" w:author="Thomas Dietz" w:date="2012-08-08T14:26:00Z"/>
              </w:rPr>
            </w:pPr>
            <w:del w:id="14277"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14278" w:author="Thomas Dietz" w:date="2012-08-08T14:26:00Z"/>
              </w:rPr>
            </w:pPr>
            <w:del w:id="14279"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14280" w:author="Thomas Dietz" w:date="2012-08-08T14:26:00Z"/>
              </w:rPr>
            </w:pPr>
            <w:del w:id="14281"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14282" w:author="Thomas Dietz" w:date="2012-08-08T14:26:00Z"/>
              </w:rPr>
            </w:pPr>
            <w:del w:id="14283"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14284" w:author="Thomas Dietz" w:date="2012-08-08T14:26:00Z"/>
              </w:rPr>
            </w:pPr>
            <w:del w:id="14285"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14286" w:author="Thomas Dietz" w:date="2012-08-08T14:26:00Z"/>
              </w:rPr>
            </w:pPr>
            <w:del w:id="14287"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14288" w:author="Thomas Dietz" w:date="2012-08-08T14:26:00Z"/>
              </w:rPr>
            </w:pPr>
            <w:del w:id="14289"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14290" w:author="Thomas Dietz" w:date="2012-08-08T14:26:00Z"/>
              </w:rPr>
            </w:pPr>
            <w:del w:id="14291"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14292" w:author="Thomas Dietz" w:date="2012-08-08T14:26:00Z"/>
              </w:rPr>
            </w:pPr>
            <w:del w:id="14293"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14294" w:author="Thomas Dietz" w:date="2012-08-08T14:26:00Z"/>
              </w:rPr>
            </w:pPr>
            <w:del w:id="14295"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14296" w:author="Thomas Dietz" w:date="2012-08-08T14:26:00Z"/>
              </w:rPr>
            </w:pPr>
            <w:del w:id="14297"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14298" w:author="Thomas Dietz" w:date="2012-08-08T14:26:00Z"/>
              </w:rPr>
            </w:pPr>
            <w:del w:id="14299"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14300" w:author="Thomas Dietz" w:date="2012-08-08T14:26:00Z"/>
              </w:rPr>
            </w:pPr>
            <w:del w:id="14301"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14302" w:author="Thomas Dietz" w:date="2012-08-08T14:26:00Z"/>
              </w:rPr>
            </w:pPr>
            <w:del w:id="14303"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14304" w:author="Thomas Dietz" w:date="2012-08-08T14:26:00Z"/>
              </w:rPr>
            </w:pPr>
            <w:del w:id="14305"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14306" w:author="Thomas Dietz" w:date="2012-08-08T14:26:00Z"/>
              </w:rPr>
            </w:pPr>
            <w:del w:id="14307"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14308" w:author="Thomas Dietz" w:date="2012-08-08T14:26:00Z"/>
              </w:rPr>
            </w:pPr>
            <w:del w:id="14309"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14310" w:author="Thomas Dietz" w:date="2012-08-08T14:26:00Z"/>
              </w:rPr>
            </w:pPr>
            <w:del w:id="14311"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14312" w:author="Thomas Dietz" w:date="2012-08-08T14:26:00Z"/>
              </w:rPr>
            </w:pPr>
            <w:del w:id="14313"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14314" w:author="Thomas Dietz" w:date="2012-08-08T14:26:00Z"/>
              </w:rPr>
            </w:pPr>
            <w:del w:id="14315"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14316" w:author="Thomas Dietz" w:date="2012-08-08T14:26:00Z"/>
              </w:rPr>
            </w:pPr>
          </w:p>
          <w:p w14:paraId="5F21CB8A" w14:textId="67DAEDF0" w:rsidR="00C31DBC" w:rsidRPr="009F1B7D" w:rsidDel="004238F6" w:rsidRDefault="00C31DBC" w:rsidP="00011096">
            <w:pPr>
              <w:pStyle w:val="XML2"/>
              <w:rPr>
                <w:del w:id="14317" w:author="Thomas Dietz" w:date="2012-08-08T14:26:00Z"/>
              </w:rPr>
            </w:pPr>
            <w:del w:id="14318"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14319" w:author="Thomas Dietz" w:date="2012-08-08T14:26:00Z"/>
              </w:rPr>
            </w:pPr>
            <w:del w:id="14320"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14321" w:author="Thomas Dietz" w:date="2012-08-08T14:26:00Z"/>
              </w:rPr>
            </w:pPr>
            <w:del w:id="14322"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14323" w:author="Thomas Dietz" w:date="2012-08-08T14:26:00Z"/>
              </w:rPr>
            </w:pPr>
            <w:del w:id="14324"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14325" w:author="Thomas Dietz" w:date="2012-08-08T14:26:00Z"/>
              </w:rPr>
            </w:pPr>
            <w:del w:id="14326"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14327" w:author="Thomas Dietz" w:date="2012-08-08T14:26:00Z"/>
              </w:rPr>
            </w:pPr>
            <w:del w:id="14328"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14329" w:author="Thomas Dietz" w:date="2012-08-08T14:26:00Z"/>
              </w:rPr>
            </w:pPr>
            <w:del w:id="14330"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14331" w:author="Thomas Dietz" w:date="2012-08-08T14:26:00Z"/>
              </w:rPr>
            </w:pPr>
            <w:del w:id="14332"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14333" w:author="Thomas Dietz" w:date="2012-08-08T14:26:00Z"/>
              </w:rPr>
            </w:pPr>
            <w:del w:id="14334" w:author="Thomas Dietz" w:date="2012-08-08T14:26:00Z">
              <w:r w:rsidRPr="009F1B7D" w:rsidDel="004238F6">
                <w:delText xml:space="preserve">&lt;xs:documentation&gt;An identifier that identifies a </w:delText>
              </w:r>
              <w:r w:rsidDel="004238F6">
                <w:delText xml:space="preserve">Configuration </w:delText>
              </w:r>
              <w:r w:rsidDel="004238F6">
                <w:lastRenderedPageBreak/>
                <w:delText>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14335" w:author="Thomas Dietz" w:date="2012-08-08T14:26:00Z"/>
              </w:rPr>
            </w:pPr>
            <w:del w:id="14336"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14337" w:author="Thomas Dietz" w:date="2012-08-08T14:26:00Z"/>
              </w:rPr>
            </w:pPr>
            <w:del w:id="14338"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14339" w:author="Thomas Dietz" w:date="2012-08-08T14:26:00Z"/>
              </w:rPr>
            </w:pPr>
            <w:del w:id="14340"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14341" w:author="Thomas Dietz" w:date="2012-08-08T14:26:00Z"/>
              </w:rPr>
            </w:pPr>
            <w:del w:id="14342"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14343" w:author="Thomas Dietz" w:date="2012-08-08T14:26:00Z"/>
              </w:rPr>
            </w:pPr>
            <w:del w:id="14344"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14345" w:author="Thomas Dietz" w:date="2012-08-08T14:26:00Z"/>
              </w:rPr>
            </w:pPr>
            <w:del w:id="14346"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14347" w:author="Thomas Dietz" w:date="2012-08-08T14:26:00Z"/>
              </w:rPr>
            </w:pPr>
            <w:del w:id="14348"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14349" w:author="Thomas Dietz" w:date="2012-08-08T14:26:00Z"/>
              </w:rPr>
            </w:pPr>
            <w:del w:id="14350"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14351" w:author="Thomas Dietz" w:date="2012-08-08T14:26:00Z"/>
              </w:rPr>
            </w:pPr>
            <w:del w:id="14352"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14353" w:author="Thomas Dietz" w:date="2012-08-08T14:26:00Z"/>
              </w:rPr>
            </w:pPr>
            <w:del w:id="14354"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14355" w:author="Thomas Dietz" w:date="2012-08-08T14:26:00Z"/>
              </w:rPr>
            </w:pPr>
            <w:del w:id="14356"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14357" w:author="Thomas Dietz" w:date="2012-08-08T14:26:00Z"/>
              </w:rPr>
            </w:pPr>
            <w:del w:id="14358"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14359" w:author="Thomas Dietz" w:date="2012-08-08T14:26:00Z"/>
              </w:rPr>
            </w:pPr>
            <w:del w:id="14360"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14361" w:author="Thomas Dietz" w:date="2012-08-08T14:26:00Z"/>
              </w:rPr>
            </w:pPr>
            <w:del w:id="14362"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14363" w:author="Thomas Dietz" w:date="2012-08-08T14:26:00Z"/>
              </w:rPr>
            </w:pPr>
            <w:del w:id="14364"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14365" w:author="Thomas Dietz" w:date="2012-08-08T14:26:00Z"/>
              </w:rPr>
            </w:pPr>
            <w:del w:id="14366"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14367" w:author="Thomas Dietz" w:date="2012-08-08T14:26:00Z"/>
              </w:rPr>
            </w:pPr>
            <w:del w:id="14368"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14369" w:author="Thomas Dietz" w:date="2012-08-08T14:26:00Z"/>
              </w:rPr>
            </w:pPr>
            <w:del w:id="14370"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14371" w:author="Thomas Dietz" w:date="2012-08-08T14:26:00Z"/>
              </w:rPr>
            </w:pPr>
          </w:p>
          <w:p w14:paraId="03330B67" w14:textId="3309C5F1" w:rsidR="00C31DBC" w:rsidRPr="009F1B7D" w:rsidDel="004238F6" w:rsidRDefault="00C31DBC" w:rsidP="00011096">
            <w:pPr>
              <w:pStyle w:val="XML2"/>
              <w:rPr>
                <w:del w:id="14372" w:author="Thomas Dietz" w:date="2012-08-08T14:26:00Z"/>
              </w:rPr>
            </w:pPr>
            <w:del w:id="14373"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14374" w:author="Thomas Dietz" w:date="2012-08-08T14:26:00Z"/>
              </w:rPr>
            </w:pPr>
            <w:del w:id="14375"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14376" w:author="Thomas Dietz" w:date="2012-08-08T14:26:00Z"/>
              </w:rPr>
            </w:pPr>
            <w:del w:id="14377"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14378" w:author="Thomas Dietz" w:date="2012-08-08T14:26:00Z"/>
              </w:rPr>
            </w:pPr>
            <w:del w:id="14379"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14380" w:author="Thomas Dietz" w:date="2012-08-08T14:26:00Z"/>
              </w:rPr>
            </w:pPr>
            <w:del w:id="14381"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14382" w:author="Thomas Dietz" w:date="2012-08-08T14:26:00Z"/>
              </w:rPr>
            </w:pPr>
            <w:del w:id="14383"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14384" w:author="Thomas Dietz" w:date="2012-08-08T14:26:00Z"/>
              </w:rPr>
            </w:pPr>
            <w:del w:id="14385"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14386" w:author="Thomas Dietz" w:date="2012-08-08T14:26:00Z"/>
              </w:rPr>
            </w:pPr>
            <w:del w:id="14387"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14388" w:author="Thomas Dietz" w:date="2012-08-08T14:26:00Z"/>
              </w:rPr>
            </w:pPr>
            <w:del w:id="14389"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14390" w:author="Thomas Dietz" w:date="2012-08-08T14:26:00Z"/>
              </w:rPr>
            </w:pPr>
            <w:del w:id="14391"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14392" w:author="Thomas Dietz" w:date="2012-08-08T14:26:00Z"/>
              </w:rPr>
            </w:pPr>
            <w:del w:id="14393"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14394" w:author="Thomas Dietz" w:date="2012-08-08T14:26:00Z"/>
              </w:rPr>
            </w:pPr>
            <w:del w:id="14395"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14396" w:author="Thomas Dietz" w:date="2012-08-08T14:26:00Z"/>
              </w:rPr>
            </w:pPr>
          </w:p>
          <w:p w14:paraId="1AD839C0" w14:textId="43738E79" w:rsidR="00C31DBC" w:rsidRPr="009F1B7D" w:rsidDel="004238F6" w:rsidRDefault="00C31DBC" w:rsidP="00011096">
            <w:pPr>
              <w:pStyle w:val="XML2"/>
              <w:rPr>
                <w:del w:id="14397" w:author="Thomas Dietz" w:date="2012-08-08T14:26:00Z"/>
              </w:rPr>
            </w:pPr>
            <w:del w:id="14398"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14399" w:author="Thomas Dietz" w:date="2012-08-08T14:26:00Z"/>
              </w:rPr>
            </w:pPr>
            <w:del w:id="14400"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14401" w:author="Thomas Dietz" w:date="2012-08-08T14:26:00Z"/>
              </w:rPr>
            </w:pPr>
            <w:del w:id="14402"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14403" w:author="Thomas Dietz" w:date="2012-08-08T14:26:00Z"/>
              </w:rPr>
            </w:pPr>
            <w:del w:id="14404"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14405" w:author="Thomas Dietz" w:date="2012-08-08T14:26:00Z"/>
              </w:rPr>
            </w:pPr>
            <w:del w:id="14406"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14407" w:author="Thomas Dietz" w:date="2012-08-08T14:26:00Z"/>
              </w:rPr>
            </w:pPr>
            <w:del w:id="14408"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14409" w:author="Thomas Dietz" w:date="2012-08-08T14:26:00Z"/>
              </w:rPr>
            </w:pPr>
            <w:del w:id="14410"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14411" w:author="Thomas Dietz" w:date="2012-08-08T14:26:00Z"/>
              </w:rPr>
            </w:pPr>
            <w:del w:id="14412"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14413" w:author="Thomas Dietz" w:date="2012-08-08T14:26:00Z"/>
              </w:rPr>
            </w:pPr>
            <w:del w:id="14414"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14415" w:author="Thomas Dietz" w:date="2012-08-08T14:26:00Z"/>
              </w:rPr>
            </w:pPr>
            <w:del w:id="14416"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14417" w:author="Thomas Dietz" w:date="2012-08-08T14:26:00Z"/>
              </w:rPr>
            </w:pPr>
            <w:del w:id="14418" w:author="Thomas Dietz" w:date="2012-08-08T14:26:00Z">
              <w:r w:rsidRPr="009F1B7D" w:rsidDel="004238F6">
                <w:delText>&lt;/xs:annotation&gt;</w:delText>
              </w:r>
            </w:del>
          </w:p>
          <w:p w14:paraId="7FAD7DF8" w14:textId="036E0A1F" w:rsidR="00C31DBC" w:rsidDel="004238F6" w:rsidRDefault="00C31DBC" w:rsidP="00011096">
            <w:pPr>
              <w:pStyle w:val="XML4"/>
              <w:rPr>
                <w:del w:id="14419" w:author="Thomas Dietz" w:date="2012-08-08T14:26:00Z"/>
              </w:rPr>
            </w:pPr>
            <w:del w:id="14420" w:author="Thomas Dietz" w:date="2012-08-08T14:26:00Z">
              <w:r w:rsidRPr="009F1B7D" w:rsidDel="004238F6">
                <w:delText>&lt;/xs:element&gt;</w:delText>
              </w:r>
            </w:del>
          </w:p>
          <w:p w14:paraId="4E68F023" w14:textId="56DEED97" w:rsidR="00D30DB3" w:rsidDel="004238F6" w:rsidRDefault="00D30DB3" w:rsidP="00025A73">
            <w:pPr>
              <w:pStyle w:val="XML5"/>
              <w:rPr>
                <w:del w:id="14421" w:author="Thomas Dietz" w:date="2012-08-08T14:26:00Z"/>
                <w:color w:val="F5844C"/>
              </w:rPr>
            </w:pPr>
            <w:del w:id="14422"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14423" w:author="Thomas Dietz" w:date="2012-08-08T14:26:00Z"/>
                <w:color w:val="000096"/>
              </w:rPr>
            </w:pPr>
            <w:del w:id="14424"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14425" w:author="Thomas Dietz" w:date="2012-08-08T14:26:00Z"/>
              </w:rPr>
            </w:pPr>
            <w:del w:id="14426"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14427" w:author="Thomas Dietz" w:date="2012-08-08T14:26:00Z"/>
              </w:rPr>
            </w:pPr>
            <w:del w:id="14428" w:author="Thomas Dietz" w:date="2012-08-08T14:26:00Z">
              <w:r w:rsidRPr="009F1B7D" w:rsidDel="004238F6">
                <w:lastRenderedPageBreak/>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14429" w:author="Thomas Dietz" w:date="2012-08-08T14:26:00Z"/>
              </w:rPr>
            </w:pPr>
            <w:del w:id="14430"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14431" w:author="Thomas Dietz" w:date="2012-08-08T14:26:00Z"/>
              </w:rPr>
            </w:pPr>
            <w:del w:id="14432"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14433" w:author="Thomas Dietz" w:date="2012-08-08T14:26:00Z"/>
              </w:rPr>
            </w:pPr>
            <w:del w:id="14434"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14435" w:author="Thomas Dietz" w:date="2012-08-08T14:26:00Z"/>
              </w:rPr>
            </w:pPr>
            <w:del w:id="14436"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14437" w:author="Thomas Dietz" w:date="2012-08-08T14:26:00Z"/>
              </w:rPr>
            </w:pPr>
            <w:del w:id="14438"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14439" w:author="Thomas Dietz" w:date="2012-08-08T14:26:00Z"/>
              </w:rPr>
            </w:pPr>
            <w:del w:id="14440"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14441" w:author="Thomas Dietz" w:date="2012-08-08T14:26:00Z"/>
              </w:rPr>
            </w:pPr>
            <w:del w:id="14442"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14443" w:author="Thomas Dietz" w:date="2012-08-08T14:26:00Z"/>
              </w:rPr>
            </w:pPr>
            <w:del w:id="14444"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14445" w:author="Thomas Dietz" w:date="2012-08-08T14:26:00Z"/>
              </w:rPr>
            </w:pPr>
            <w:del w:id="14446" w:author="Thomas Dietz" w:date="2012-08-08T14:26:00Z">
              <w:r w:rsidRPr="009F1B7D" w:rsidDel="004238F6">
                <w:delText>&lt;/xs:element&gt;</w:delText>
              </w:r>
            </w:del>
          </w:p>
          <w:p w14:paraId="4498E18E" w14:textId="7030E2D4" w:rsidR="00C31DBC" w:rsidDel="004238F6" w:rsidRDefault="00C31DBC" w:rsidP="00011096">
            <w:pPr>
              <w:pStyle w:val="XML4"/>
              <w:rPr>
                <w:del w:id="14447" w:author="Thomas Dietz" w:date="2012-08-08T14:26:00Z"/>
              </w:rPr>
            </w:pPr>
            <w:del w:id="14448"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14449" w:author="Thomas Dietz" w:date="2012-08-08T14:26:00Z"/>
              </w:rPr>
            </w:pPr>
            <w:del w:id="14450"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14451" w:author="Thomas Dietz" w:date="2012-08-08T14:26:00Z"/>
              </w:rPr>
            </w:pPr>
            <w:del w:id="14452"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14453" w:author="Thomas Dietz" w:date="2012-08-08T14:26:00Z"/>
              </w:rPr>
            </w:pPr>
            <w:del w:id="14454"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14455" w:author="Thomas Dietz" w:date="2012-08-08T14:26:00Z"/>
              </w:rPr>
            </w:pPr>
            <w:del w:id="14456"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14457" w:author="Thomas Dietz" w:date="2012-08-08T14:26:00Z"/>
              </w:rPr>
            </w:pPr>
            <w:del w:id="14458"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14459" w:author="Thomas Dietz" w:date="2012-08-08T14:26:00Z"/>
              </w:rPr>
            </w:pPr>
            <w:del w:id="14460"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14461" w:author="Thomas Dietz" w:date="2012-08-08T14:26:00Z"/>
              </w:rPr>
            </w:pPr>
            <w:del w:id="14462"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14463" w:author="Thomas Dietz" w:date="2012-08-08T14:26:00Z"/>
              </w:rPr>
            </w:pPr>
            <w:del w:id="14464"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14465" w:author="Thomas Dietz" w:date="2012-08-08T14:26:00Z"/>
              </w:rPr>
            </w:pPr>
            <w:del w:id="14466"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14467" w:author="Thomas Dietz" w:date="2012-08-08T14:26:00Z"/>
              </w:rPr>
            </w:pPr>
            <w:del w:id="14468"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14469" w:author="Thomas Dietz" w:date="2012-08-08T14:26:00Z"/>
              </w:rPr>
            </w:pPr>
            <w:del w:id="14470"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14471" w:author="Thomas Dietz" w:date="2012-08-08T14:26:00Z"/>
              </w:rPr>
            </w:pPr>
            <w:del w:id="14472"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14473" w:author="Thomas Dietz" w:date="2012-08-08T14:26:00Z"/>
              </w:rPr>
            </w:pPr>
            <w:del w:id="14474"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14475" w:author="Thomas Dietz" w:date="2012-08-08T14:26:00Z"/>
              </w:rPr>
            </w:pPr>
            <w:del w:id="14476"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14477" w:author="Thomas Dietz" w:date="2012-08-08T14:26:00Z"/>
              </w:rPr>
            </w:pPr>
            <w:del w:id="14478"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14479" w:author="Thomas Dietz" w:date="2012-08-08T14:26:00Z"/>
              </w:rPr>
            </w:pPr>
            <w:del w:id="14480"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14481" w:author="Thomas Dietz" w:date="2012-08-08T14:26:00Z"/>
              </w:rPr>
            </w:pPr>
            <w:del w:id="14482"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14483" w:author="Thomas Dietz" w:date="2012-08-08T14:26:00Z"/>
              </w:rPr>
            </w:pPr>
            <w:del w:id="14484"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14485" w:author="Thomas Dietz" w:date="2012-08-08T14:26:00Z"/>
              </w:rPr>
            </w:pPr>
            <w:del w:id="14486"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14487" w:author="Thomas Dietz" w:date="2012-08-08T14:26:00Z"/>
              </w:rPr>
            </w:pPr>
          </w:p>
          <w:p w14:paraId="30A05849" w14:textId="30BAEBA2" w:rsidR="00C31DBC" w:rsidRPr="009F1B7D" w:rsidDel="004238F6" w:rsidRDefault="00C31DBC" w:rsidP="00011096">
            <w:pPr>
              <w:pStyle w:val="XML2"/>
              <w:rPr>
                <w:del w:id="14488" w:author="Thomas Dietz" w:date="2012-08-08T14:26:00Z"/>
              </w:rPr>
            </w:pPr>
            <w:del w:id="14489"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14490" w:author="Thomas Dietz" w:date="2012-08-08T14:26:00Z"/>
              </w:rPr>
            </w:pPr>
            <w:del w:id="14491"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14492" w:author="Thomas Dietz" w:date="2012-08-08T14:26:00Z"/>
              </w:rPr>
            </w:pPr>
            <w:del w:id="14493"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14494" w:author="Thomas Dietz" w:date="2012-08-08T14:26:00Z"/>
              </w:rPr>
            </w:pPr>
            <w:del w:id="14495"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14496" w:author="Thomas Dietz" w:date="2012-08-08T14:26:00Z"/>
              </w:rPr>
            </w:pPr>
            <w:del w:id="14497" w:author="Thomas Dietz" w:date="2012-08-08T14:26:00Z">
              <w:r w:rsidRPr="009F1B7D" w:rsidDel="004238F6">
                <w:delText>&lt;/xs:restriction&gt;</w:delText>
              </w:r>
            </w:del>
          </w:p>
          <w:p w14:paraId="172ACD79" w14:textId="2C63BA33" w:rsidR="00C31DBC" w:rsidDel="004238F6" w:rsidRDefault="00C31DBC" w:rsidP="00011096">
            <w:pPr>
              <w:pStyle w:val="XML2"/>
              <w:rPr>
                <w:del w:id="14498" w:author="Thomas Dietz" w:date="2012-08-08T14:26:00Z"/>
              </w:rPr>
            </w:pPr>
            <w:del w:id="14499" w:author="Thomas Dietz" w:date="2012-08-08T14:26:00Z">
              <w:r w:rsidDel="004238F6">
                <w:delText>&lt;/xs:simpleType&gt;</w:delText>
              </w:r>
            </w:del>
          </w:p>
          <w:p w14:paraId="601963C9" w14:textId="08EAFFD0" w:rsidR="00C31DBC" w:rsidDel="004238F6" w:rsidRDefault="00C31DBC" w:rsidP="00011096">
            <w:pPr>
              <w:pStyle w:val="XML2"/>
              <w:rPr>
                <w:del w:id="14500" w:author="Thomas Dietz" w:date="2012-08-08T14:26:00Z"/>
              </w:rPr>
            </w:pPr>
          </w:p>
          <w:p w14:paraId="49160523" w14:textId="3AD262D8" w:rsidR="00C31DBC" w:rsidRPr="009F1B7D" w:rsidDel="004238F6" w:rsidRDefault="00C31DBC" w:rsidP="00011096">
            <w:pPr>
              <w:pStyle w:val="XML2"/>
              <w:rPr>
                <w:del w:id="14501" w:author="Thomas Dietz" w:date="2012-08-08T14:26:00Z"/>
              </w:rPr>
            </w:pPr>
            <w:del w:id="14502"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14503" w:author="Thomas Dietz" w:date="2012-08-08T14:26:00Z"/>
              </w:rPr>
            </w:pPr>
            <w:del w:id="14504"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14505" w:author="Thomas Dietz" w:date="2012-08-08T14:26:00Z"/>
              </w:rPr>
            </w:pPr>
            <w:del w:id="14506"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14507" w:author="Thomas Dietz" w:date="2012-08-08T14:26:00Z"/>
              </w:rPr>
            </w:pPr>
            <w:del w:id="14508"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14509" w:author="Thomas Dietz" w:date="2012-08-08T14:26:00Z"/>
              </w:rPr>
            </w:pPr>
            <w:del w:id="14510"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14511" w:author="Thomas Dietz" w:date="2012-08-08T14:26:00Z"/>
              </w:rPr>
            </w:pPr>
            <w:del w:id="14512"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14513" w:author="Thomas Dietz" w:date="2012-08-08T14:26:00Z"/>
              </w:rPr>
            </w:pPr>
            <w:del w:id="14514"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14515" w:author="Thomas Dietz" w:date="2012-08-08T14:26:00Z"/>
              </w:rPr>
            </w:pPr>
          </w:p>
          <w:p w14:paraId="7BDC8EC2" w14:textId="543F97AF" w:rsidR="00C31DBC" w:rsidRPr="009F1B7D" w:rsidDel="004238F6" w:rsidRDefault="00C31DBC" w:rsidP="00011096">
            <w:pPr>
              <w:pStyle w:val="XML2"/>
              <w:rPr>
                <w:del w:id="14516" w:author="Thomas Dietz" w:date="2012-08-08T14:26:00Z"/>
              </w:rPr>
            </w:pPr>
            <w:del w:id="14517"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14518" w:author="Thomas Dietz" w:date="2012-08-08T14:26:00Z"/>
              </w:rPr>
            </w:pPr>
            <w:del w:id="14519"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14520" w:author="Thomas Dietz" w:date="2012-08-08T14:26:00Z"/>
              </w:rPr>
            </w:pPr>
            <w:del w:id="14521"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14522" w:author="Thomas Dietz" w:date="2012-08-08T14:26:00Z"/>
              </w:rPr>
            </w:pPr>
            <w:del w:id="14523"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14524" w:author="Thomas Dietz" w:date="2012-08-08T14:26:00Z"/>
              </w:rPr>
            </w:pPr>
            <w:del w:id="14525"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14526" w:author="Thomas Dietz" w:date="2012-08-08T14:26:00Z"/>
              </w:rPr>
            </w:pPr>
            <w:del w:id="14527"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14528" w:author="Thomas Dietz" w:date="2012-08-08T14:26:00Z"/>
              </w:rPr>
            </w:pPr>
            <w:del w:id="14529" w:author="Thomas Dietz" w:date="2012-08-08T14:26:00Z">
              <w:r w:rsidDel="004238F6">
                <w:lastRenderedPageBreak/>
                <w:delText>&lt;xs:element name="flow-table</w:delText>
              </w:r>
              <w:r w:rsidRPr="009F1B7D" w:rsidDel="004238F6">
                <w:delText>"</w:delText>
              </w:r>
            </w:del>
          </w:p>
          <w:p w14:paraId="6EB7366C" w14:textId="18CE3347" w:rsidR="00517B8D" w:rsidRPr="009F1B7D" w:rsidDel="004238F6" w:rsidRDefault="00517B8D" w:rsidP="00BB61C6">
            <w:pPr>
              <w:pStyle w:val="XML9"/>
              <w:rPr>
                <w:del w:id="14530" w:author="Thomas Dietz" w:date="2012-08-08T14:26:00Z"/>
              </w:rPr>
            </w:pPr>
            <w:del w:id="14531"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14532" w:author="Thomas Dietz" w:date="2012-08-08T14:26:00Z"/>
              </w:rPr>
            </w:pPr>
            <w:del w:id="14533"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14534" w:author="Thomas Dietz" w:date="2012-08-08T14:26:00Z"/>
              </w:rPr>
            </w:pPr>
            <w:del w:id="14535" w:author="Thomas Dietz" w:date="2012-08-08T14:26:00Z">
              <w:r w:rsidRPr="009F1B7D" w:rsidDel="004238F6">
                <w:delText>&lt;/xs:complexType&gt;</w:delText>
              </w:r>
            </w:del>
          </w:p>
          <w:p w14:paraId="3860BE29" w14:textId="4E2F0F20" w:rsidR="00C31DBC" w:rsidDel="004238F6" w:rsidRDefault="00C31DBC" w:rsidP="00011096">
            <w:pPr>
              <w:pStyle w:val="XML2"/>
              <w:rPr>
                <w:del w:id="14536" w:author="Thomas Dietz" w:date="2012-08-08T14:26:00Z"/>
              </w:rPr>
            </w:pPr>
          </w:p>
          <w:p w14:paraId="53E73741" w14:textId="0A9BF376" w:rsidR="0035256A" w:rsidRPr="00D8113B" w:rsidDel="004238F6" w:rsidRDefault="0035256A" w:rsidP="0035256A">
            <w:pPr>
              <w:pStyle w:val="XML1"/>
              <w:rPr>
                <w:del w:id="14537" w:author="Thomas Dietz" w:date="2012-08-08T14:26:00Z"/>
              </w:rPr>
            </w:pPr>
            <w:del w:id="14538"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14539" w:author="Thomas Dietz" w:date="2012-08-08T14:26:00Z"/>
              </w:rPr>
            </w:pPr>
            <w:del w:id="14540"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14541" w:author="Thomas Dietz" w:date="2012-08-08T14:26:00Z"/>
              </w:rPr>
            </w:pPr>
            <w:del w:id="14542"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14543" w:author="Thomas Dietz" w:date="2012-08-08T14:26:00Z"/>
              </w:rPr>
            </w:pPr>
            <w:del w:id="14544" w:author="Thomas Dietz" w:date="2012-08-08T14:26:00Z">
              <w:r w:rsidDel="004238F6">
                <w:delText>&lt;xs:annotation&gt;</w:delText>
              </w:r>
            </w:del>
          </w:p>
          <w:p w14:paraId="31C75EE9" w14:textId="2A3F4B0F" w:rsidR="0035256A" w:rsidDel="004238F6" w:rsidRDefault="0035256A" w:rsidP="0035256A">
            <w:pPr>
              <w:pStyle w:val="XML5"/>
              <w:rPr>
                <w:del w:id="14545" w:author="Thomas Dietz" w:date="2012-08-08T14:26:00Z"/>
              </w:rPr>
            </w:pPr>
            <w:del w:id="14546"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14547" w:author="Thomas Dietz" w:date="2012-08-08T14:26:00Z"/>
              </w:rPr>
            </w:pPr>
            <w:del w:id="14548" w:author="Thomas Dietz" w:date="2012-08-08T14:26:00Z">
              <w:r w:rsidDel="004238F6">
                <w:delText>&lt;/xs:documentation&gt;</w:delText>
              </w:r>
            </w:del>
          </w:p>
          <w:p w14:paraId="78B47D68" w14:textId="13FC5CBA" w:rsidR="0035256A" w:rsidDel="004238F6" w:rsidRDefault="0035256A" w:rsidP="0035256A">
            <w:pPr>
              <w:pStyle w:val="XML4"/>
              <w:rPr>
                <w:del w:id="14549" w:author="Thomas Dietz" w:date="2012-08-08T14:26:00Z"/>
              </w:rPr>
            </w:pPr>
            <w:del w:id="14550" w:author="Thomas Dietz" w:date="2012-08-08T14:26:00Z">
              <w:r w:rsidDel="004238F6">
                <w:delText>&lt;/xs:annotation&gt;</w:delText>
              </w:r>
            </w:del>
          </w:p>
          <w:p w14:paraId="3F3C05BA" w14:textId="24801798" w:rsidR="0035256A" w:rsidDel="004238F6" w:rsidRDefault="0035256A" w:rsidP="0035256A">
            <w:pPr>
              <w:pStyle w:val="XML3"/>
              <w:rPr>
                <w:del w:id="14551" w:author="Thomas Dietz" w:date="2012-08-08T14:26:00Z"/>
              </w:rPr>
            </w:pPr>
            <w:del w:id="14552" w:author="Thomas Dietz" w:date="2012-08-08T14:26:00Z">
              <w:r w:rsidDel="004238F6">
                <w:delText>&lt;/xs:element&gt;</w:delText>
              </w:r>
            </w:del>
          </w:p>
          <w:p w14:paraId="7CB48FA7" w14:textId="1E8B75A4" w:rsidR="0035256A" w:rsidDel="004238F6" w:rsidRDefault="0035256A" w:rsidP="0035256A">
            <w:pPr>
              <w:pStyle w:val="XML3"/>
              <w:rPr>
                <w:del w:id="14553" w:author="Thomas Dietz" w:date="2012-08-08T14:26:00Z"/>
              </w:rPr>
            </w:pPr>
            <w:del w:id="14554" w:author="Thomas Dietz" w:date="2012-08-08T14:26:00Z">
              <w:r w:rsidDel="004238F6">
                <w:delText>&lt;xs:element name="max-tables" type="xs:integer"&gt;</w:delText>
              </w:r>
            </w:del>
          </w:p>
          <w:p w14:paraId="35F7E6C4" w14:textId="3B9EF749" w:rsidR="0035256A" w:rsidDel="004238F6" w:rsidRDefault="0035256A" w:rsidP="0035256A">
            <w:pPr>
              <w:pStyle w:val="XML4"/>
              <w:rPr>
                <w:del w:id="14555" w:author="Thomas Dietz" w:date="2012-08-08T14:26:00Z"/>
              </w:rPr>
            </w:pPr>
            <w:del w:id="14556" w:author="Thomas Dietz" w:date="2012-08-08T14:26:00Z">
              <w:r w:rsidDel="004238F6">
                <w:delText>&lt;xs:annotation&gt;</w:delText>
              </w:r>
            </w:del>
          </w:p>
          <w:p w14:paraId="025CB2AA" w14:textId="6E731CC6" w:rsidR="0035256A" w:rsidDel="004238F6" w:rsidRDefault="0035256A" w:rsidP="0035256A">
            <w:pPr>
              <w:pStyle w:val="XML5"/>
              <w:rPr>
                <w:del w:id="14557" w:author="Thomas Dietz" w:date="2012-08-08T14:26:00Z"/>
              </w:rPr>
            </w:pPr>
            <w:del w:id="14558"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14559" w:author="Thomas Dietz" w:date="2012-08-08T14:26:00Z"/>
              </w:rPr>
            </w:pPr>
            <w:del w:id="14560" w:author="Thomas Dietz" w:date="2012-08-08T14:26:00Z">
              <w:r w:rsidDel="004238F6">
                <w:delText>&lt;/xs:documentation&gt;</w:delText>
              </w:r>
            </w:del>
          </w:p>
          <w:p w14:paraId="3D047141" w14:textId="2434443F" w:rsidR="0035256A" w:rsidDel="004238F6" w:rsidRDefault="0035256A" w:rsidP="0035256A">
            <w:pPr>
              <w:pStyle w:val="XML4"/>
              <w:rPr>
                <w:del w:id="14561" w:author="Thomas Dietz" w:date="2012-08-08T14:26:00Z"/>
              </w:rPr>
            </w:pPr>
            <w:del w:id="14562" w:author="Thomas Dietz" w:date="2012-08-08T14:26:00Z">
              <w:r w:rsidDel="004238F6">
                <w:delText>&lt;/xs:annotation&gt;</w:delText>
              </w:r>
            </w:del>
          </w:p>
          <w:p w14:paraId="6E7996AA" w14:textId="1E31775E" w:rsidR="0035256A" w:rsidDel="004238F6" w:rsidRDefault="0035256A" w:rsidP="0035256A">
            <w:pPr>
              <w:pStyle w:val="XML3"/>
              <w:rPr>
                <w:del w:id="14563" w:author="Thomas Dietz" w:date="2012-08-08T14:26:00Z"/>
              </w:rPr>
            </w:pPr>
            <w:del w:id="14564" w:author="Thomas Dietz" w:date="2012-08-08T14:26:00Z">
              <w:r w:rsidDel="004238F6">
                <w:delText>&lt;/xs:element&gt;</w:delText>
              </w:r>
            </w:del>
          </w:p>
          <w:p w14:paraId="4995DF9C" w14:textId="711977C7" w:rsidR="0035256A" w:rsidDel="004238F6" w:rsidRDefault="0035256A" w:rsidP="0035256A">
            <w:pPr>
              <w:pStyle w:val="XML3"/>
              <w:rPr>
                <w:del w:id="14565" w:author="Thomas Dietz" w:date="2012-08-08T14:26:00Z"/>
              </w:rPr>
            </w:pPr>
            <w:del w:id="14566" w:author="Thomas Dietz" w:date="2012-08-08T14:26:00Z">
              <w:r w:rsidDel="004238F6">
                <w:delText>&lt;xs:element name="max-ports" type="xs:integer"&gt;</w:delText>
              </w:r>
            </w:del>
          </w:p>
          <w:p w14:paraId="15B03413" w14:textId="33D6BF5F" w:rsidR="0035256A" w:rsidDel="004238F6" w:rsidRDefault="0035256A" w:rsidP="0035256A">
            <w:pPr>
              <w:pStyle w:val="XML4"/>
              <w:rPr>
                <w:del w:id="14567" w:author="Thomas Dietz" w:date="2012-08-08T14:26:00Z"/>
              </w:rPr>
            </w:pPr>
            <w:del w:id="14568" w:author="Thomas Dietz" w:date="2012-08-08T14:26:00Z">
              <w:r w:rsidDel="004238F6">
                <w:delText>&lt;xs:annotation&gt;</w:delText>
              </w:r>
            </w:del>
          </w:p>
          <w:p w14:paraId="23CA6C8F" w14:textId="398C3B17" w:rsidR="0035256A" w:rsidDel="004238F6" w:rsidRDefault="0035256A" w:rsidP="0035256A">
            <w:pPr>
              <w:pStyle w:val="XML5"/>
              <w:rPr>
                <w:del w:id="14569" w:author="Thomas Dietz" w:date="2012-08-08T14:26:00Z"/>
              </w:rPr>
            </w:pPr>
            <w:del w:id="14570"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14571" w:author="Thomas Dietz" w:date="2012-08-08T14:26:00Z"/>
              </w:rPr>
            </w:pPr>
            <w:del w:id="14572" w:author="Thomas Dietz" w:date="2012-08-08T14:26:00Z">
              <w:r w:rsidDel="004238F6">
                <w:delText>&lt;/xs:documentation&gt;</w:delText>
              </w:r>
            </w:del>
          </w:p>
          <w:p w14:paraId="2A164D9D" w14:textId="44BF1F56" w:rsidR="0035256A" w:rsidDel="004238F6" w:rsidRDefault="0035256A" w:rsidP="0035256A">
            <w:pPr>
              <w:pStyle w:val="XML4"/>
              <w:rPr>
                <w:del w:id="14573" w:author="Thomas Dietz" w:date="2012-08-08T14:26:00Z"/>
              </w:rPr>
            </w:pPr>
            <w:del w:id="14574" w:author="Thomas Dietz" w:date="2012-08-08T14:26:00Z">
              <w:r w:rsidDel="004238F6">
                <w:delText>&lt;/xs:annotation&gt;</w:delText>
              </w:r>
            </w:del>
          </w:p>
          <w:p w14:paraId="34AC3B28" w14:textId="7C3022DD" w:rsidR="0035256A" w:rsidDel="004238F6" w:rsidRDefault="0035256A" w:rsidP="0035256A">
            <w:pPr>
              <w:pStyle w:val="XML3"/>
              <w:rPr>
                <w:del w:id="14575" w:author="Thomas Dietz" w:date="2012-08-08T14:26:00Z"/>
              </w:rPr>
            </w:pPr>
            <w:del w:id="14576" w:author="Thomas Dietz" w:date="2012-08-08T14:26:00Z">
              <w:r w:rsidDel="004238F6">
                <w:delText>&lt;/xs:element&gt;</w:delText>
              </w:r>
            </w:del>
          </w:p>
          <w:p w14:paraId="4E662D12" w14:textId="69869F03" w:rsidR="0035256A" w:rsidDel="004238F6" w:rsidRDefault="0035256A" w:rsidP="0035256A">
            <w:pPr>
              <w:pStyle w:val="XML3"/>
              <w:rPr>
                <w:del w:id="14577" w:author="Thomas Dietz" w:date="2012-08-08T14:26:00Z"/>
              </w:rPr>
            </w:pPr>
            <w:del w:id="14578"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14579" w:author="Thomas Dietz" w:date="2012-08-08T14:26:00Z"/>
              </w:rPr>
            </w:pPr>
            <w:del w:id="14580" w:author="Thomas Dietz" w:date="2012-08-08T14:26:00Z">
              <w:r w:rsidDel="004238F6">
                <w:delText>&lt;xs:annotation&gt;</w:delText>
              </w:r>
            </w:del>
          </w:p>
          <w:p w14:paraId="4F2989D7" w14:textId="6A87A098" w:rsidR="0035256A" w:rsidDel="004238F6" w:rsidRDefault="0035256A" w:rsidP="0035256A">
            <w:pPr>
              <w:pStyle w:val="XML5"/>
              <w:rPr>
                <w:del w:id="14581" w:author="Thomas Dietz" w:date="2012-08-08T14:26:00Z"/>
              </w:rPr>
            </w:pPr>
            <w:del w:id="14582"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14583" w:author="Thomas Dietz" w:date="2012-08-08T14:26:00Z"/>
              </w:rPr>
            </w:pPr>
            <w:del w:id="14584" w:author="Thomas Dietz" w:date="2012-08-08T14:26:00Z">
              <w:r w:rsidDel="004238F6">
                <w:delText>&lt;/xs:documentation&gt;</w:delText>
              </w:r>
            </w:del>
          </w:p>
          <w:p w14:paraId="356481BD" w14:textId="4387F1A1" w:rsidR="0035256A" w:rsidDel="004238F6" w:rsidRDefault="0035256A" w:rsidP="0035256A">
            <w:pPr>
              <w:pStyle w:val="XML4"/>
              <w:rPr>
                <w:del w:id="14585" w:author="Thomas Dietz" w:date="2012-08-08T14:26:00Z"/>
              </w:rPr>
            </w:pPr>
            <w:del w:id="14586" w:author="Thomas Dietz" w:date="2012-08-08T14:26:00Z">
              <w:r w:rsidDel="004238F6">
                <w:delText>&lt;/xs:annotation&gt;</w:delText>
              </w:r>
            </w:del>
          </w:p>
          <w:p w14:paraId="6BD20FCA" w14:textId="28CB967B" w:rsidR="0035256A" w:rsidDel="004238F6" w:rsidRDefault="0035256A" w:rsidP="0035256A">
            <w:pPr>
              <w:pStyle w:val="XML3"/>
              <w:rPr>
                <w:del w:id="14587" w:author="Thomas Dietz" w:date="2012-08-08T14:26:00Z"/>
              </w:rPr>
            </w:pPr>
            <w:del w:id="14588" w:author="Thomas Dietz" w:date="2012-08-08T14:26:00Z">
              <w:r w:rsidDel="004238F6">
                <w:delText>&lt;/xs:element&gt;</w:delText>
              </w:r>
            </w:del>
          </w:p>
          <w:p w14:paraId="74B4BA4E" w14:textId="54D40D41" w:rsidR="0035256A" w:rsidDel="004238F6" w:rsidRDefault="0035256A" w:rsidP="0035256A">
            <w:pPr>
              <w:pStyle w:val="XML3"/>
              <w:rPr>
                <w:del w:id="14589" w:author="Thomas Dietz" w:date="2012-08-08T14:26:00Z"/>
              </w:rPr>
            </w:pPr>
            <w:del w:id="14590"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14591" w:author="Thomas Dietz" w:date="2012-08-08T14:26:00Z"/>
              </w:rPr>
            </w:pPr>
            <w:del w:id="14592" w:author="Thomas Dietz" w:date="2012-08-08T14:26:00Z">
              <w:r w:rsidDel="004238F6">
                <w:delText>&lt;xs:annotation&gt;</w:delText>
              </w:r>
            </w:del>
          </w:p>
          <w:p w14:paraId="723DBC34" w14:textId="52BF075F" w:rsidR="0035256A" w:rsidDel="004238F6" w:rsidRDefault="0035256A" w:rsidP="0035256A">
            <w:pPr>
              <w:pStyle w:val="XML5"/>
              <w:rPr>
                <w:del w:id="14593" w:author="Thomas Dietz" w:date="2012-08-08T14:26:00Z"/>
              </w:rPr>
            </w:pPr>
            <w:del w:id="14594"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14595" w:author="Thomas Dietz" w:date="2012-08-08T14:26:00Z"/>
              </w:rPr>
            </w:pPr>
            <w:del w:id="14596" w:author="Thomas Dietz" w:date="2012-08-08T14:26:00Z">
              <w:r w:rsidDel="004238F6">
                <w:delText>&lt;/xs:documentation&gt;</w:delText>
              </w:r>
            </w:del>
          </w:p>
          <w:p w14:paraId="129D1E8A" w14:textId="3BCCEF19" w:rsidR="0035256A" w:rsidDel="004238F6" w:rsidRDefault="0035256A" w:rsidP="0035256A">
            <w:pPr>
              <w:pStyle w:val="XML4"/>
              <w:rPr>
                <w:del w:id="14597" w:author="Thomas Dietz" w:date="2012-08-08T14:26:00Z"/>
              </w:rPr>
            </w:pPr>
            <w:del w:id="14598" w:author="Thomas Dietz" w:date="2012-08-08T14:26:00Z">
              <w:r w:rsidDel="004238F6">
                <w:delText>&lt;/xs:annotation&gt;</w:delText>
              </w:r>
            </w:del>
          </w:p>
          <w:p w14:paraId="30A952ED" w14:textId="746A9936" w:rsidR="0035256A" w:rsidDel="004238F6" w:rsidRDefault="0035256A" w:rsidP="0035256A">
            <w:pPr>
              <w:pStyle w:val="XML3"/>
              <w:rPr>
                <w:del w:id="14599" w:author="Thomas Dietz" w:date="2012-08-08T14:26:00Z"/>
              </w:rPr>
            </w:pPr>
            <w:del w:id="14600" w:author="Thomas Dietz" w:date="2012-08-08T14:26:00Z">
              <w:r w:rsidDel="004238F6">
                <w:delText>&lt;/xs:element&gt;</w:delText>
              </w:r>
            </w:del>
          </w:p>
          <w:p w14:paraId="6ADF09D0" w14:textId="52490418" w:rsidR="0035256A" w:rsidDel="004238F6" w:rsidRDefault="0035256A" w:rsidP="0035256A">
            <w:pPr>
              <w:pStyle w:val="XML3"/>
              <w:rPr>
                <w:del w:id="14601" w:author="Thomas Dietz" w:date="2012-08-08T14:26:00Z"/>
              </w:rPr>
            </w:pPr>
            <w:del w:id="14602"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14603" w:author="Thomas Dietz" w:date="2012-08-08T14:26:00Z"/>
              </w:rPr>
            </w:pPr>
            <w:del w:id="14604" w:author="Thomas Dietz" w:date="2012-08-08T14:26:00Z">
              <w:r w:rsidDel="004238F6">
                <w:delText>&lt;xs:annotation&gt;</w:delText>
              </w:r>
            </w:del>
          </w:p>
          <w:p w14:paraId="5104D044" w14:textId="1869A4C5" w:rsidR="0035256A" w:rsidDel="004238F6" w:rsidRDefault="0035256A" w:rsidP="0035256A">
            <w:pPr>
              <w:pStyle w:val="XML5"/>
              <w:rPr>
                <w:del w:id="14605" w:author="Thomas Dietz" w:date="2012-08-08T14:26:00Z"/>
              </w:rPr>
            </w:pPr>
            <w:del w:id="14606"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14607" w:author="Thomas Dietz" w:date="2012-08-08T14:26:00Z"/>
              </w:rPr>
            </w:pPr>
            <w:del w:id="14608" w:author="Thomas Dietz" w:date="2012-08-08T14:26:00Z">
              <w:r w:rsidDel="004238F6">
                <w:delText>&lt;/xs:documentation&gt;</w:delText>
              </w:r>
            </w:del>
          </w:p>
          <w:p w14:paraId="3703474D" w14:textId="467E7CF9" w:rsidR="0035256A" w:rsidDel="004238F6" w:rsidRDefault="0035256A" w:rsidP="0035256A">
            <w:pPr>
              <w:pStyle w:val="XML4"/>
              <w:rPr>
                <w:del w:id="14609" w:author="Thomas Dietz" w:date="2012-08-08T14:26:00Z"/>
              </w:rPr>
            </w:pPr>
            <w:del w:id="14610" w:author="Thomas Dietz" w:date="2012-08-08T14:26:00Z">
              <w:r w:rsidDel="004238F6">
                <w:delText>&lt;/xs:annotation&gt;</w:delText>
              </w:r>
            </w:del>
          </w:p>
          <w:p w14:paraId="13D31DCE" w14:textId="2C51FFD4" w:rsidR="0035256A" w:rsidDel="004238F6" w:rsidRDefault="0035256A" w:rsidP="0035256A">
            <w:pPr>
              <w:pStyle w:val="XML3"/>
              <w:rPr>
                <w:del w:id="14611" w:author="Thomas Dietz" w:date="2012-08-08T14:26:00Z"/>
              </w:rPr>
            </w:pPr>
            <w:del w:id="14612" w:author="Thomas Dietz" w:date="2012-08-08T14:26:00Z">
              <w:r w:rsidDel="004238F6">
                <w:delText>&lt;/xs:element&gt;</w:delText>
              </w:r>
            </w:del>
          </w:p>
          <w:p w14:paraId="252B3098" w14:textId="2D17274A" w:rsidR="0035256A" w:rsidDel="004238F6" w:rsidRDefault="0035256A" w:rsidP="0035256A">
            <w:pPr>
              <w:pStyle w:val="XML3"/>
              <w:rPr>
                <w:del w:id="14613" w:author="Thomas Dietz" w:date="2012-08-08T14:26:00Z"/>
              </w:rPr>
            </w:pPr>
            <w:del w:id="14614"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14615" w:author="Thomas Dietz" w:date="2012-08-08T14:26:00Z"/>
              </w:rPr>
            </w:pPr>
            <w:del w:id="14616" w:author="Thomas Dietz" w:date="2012-08-08T14:26:00Z">
              <w:r w:rsidDel="004238F6">
                <w:delText>&lt;xs:annotation&gt;</w:delText>
              </w:r>
            </w:del>
          </w:p>
          <w:p w14:paraId="1EA487A3" w14:textId="5DF7B7FC" w:rsidR="0035256A" w:rsidDel="004238F6" w:rsidRDefault="0035256A" w:rsidP="0035256A">
            <w:pPr>
              <w:pStyle w:val="XML5"/>
              <w:rPr>
                <w:del w:id="14617" w:author="Thomas Dietz" w:date="2012-08-08T14:26:00Z"/>
              </w:rPr>
            </w:pPr>
            <w:del w:id="14618"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14619" w:author="Thomas Dietz" w:date="2012-08-08T14:26:00Z"/>
              </w:rPr>
            </w:pPr>
            <w:del w:id="14620" w:author="Thomas Dietz" w:date="2012-08-08T14:26:00Z">
              <w:r w:rsidDel="004238F6">
                <w:delText>&lt;/xs:documentation&gt;</w:delText>
              </w:r>
            </w:del>
          </w:p>
          <w:p w14:paraId="3CF1B7CE" w14:textId="29062ECF" w:rsidR="0035256A" w:rsidDel="004238F6" w:rsidRDefault="0035256A" w:rsidP="0035256A">
            <w:pPr>
              <w:pStyle w:val="XML4"/>
              <w:rPr>
                <w:del w:id="14621" w:author="Thomas Dietz" w:date="2012-08-08T14:26:00Z"/>
              </w:rPr>
            </w:pPr>
            <w:del w:id="14622" w:author="Thomas Dietz" w:date="2012-08-08T14:26:00Z">
              <w:r w:rsidDel="004238F6">
                <w:delText>&lt;/xs:annotation&gt;</w:delText>
              </w:r>
            </w:del>
          </w:p>
          <w:p w14:paraId="20253780" w14:textId="1108BEED" w:rsidR="0035256A" w:rsidDel="004238F6" w:rsidRDefault="0035256A" w:rsidP="0035256A">
            <w:pPr>
              <w:pStyle w:val="XML3"/>
              <w:rPr>
                <w:del w:id="14623" w:author="Thomas Dietz" w:date="2012-08-08T14:26:00Z"/>
              </w:rPr>
            </w:pPr>
            <w:del w:id="14624" w:author="Thomas Dietz" w:date="2012-08-08T14:26:00Z">
              <w:r w:rsidDel="004238F6">
                <w:lastRenderedPageBreak/>
                <w:delText>&lt;/xs:element&gt;</w:delText>
              </w:r>
            </w:del>
          </w:p>
          <w:p w14:paraId="4ECEDEEC" w14:textId="3A3EBEB6" w:rsidR="0035256A" w:rsidDel="004238F6" w:rsidRDefault="0035256A" w:rsidP="0035256A">
            <w:pPr>
              <w:pStyle w:val="XML3"/>
              <w:rPr>
                <w:del w:id="14625" w:author="Thomas Dietz" w:date="2012-08-08T14:26:00Z"/>
              </w:rPr>
            </w:pPr>
            <w:del w:id="14626"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14627" w:author="Thomas Dietz" w:date="2012-08-08T14:26:00Z"/>
              </w:rPr>
            </w:pPr>
            <w:del w:id="14628" w:author="Thomas Dietz" w:date="2012-08-08T14:26:00Z">
              <w:r w:rsidDel="004238F6">
                <w:delText>&lt;xs:annotation&gt;</w:delText>
              </w:r>
            </w:del>
          </w:p>
          <w:p w14:paraId="63116051" w14:textId="1C83FF9F" w:rsidR="0035256A" w:rsidDel="004238F6" w:rsidRDefault="0035256A" w:rsidP="0035256A">
            <w:pPr>
              <w:pStyle w:val="XML5"/>
              <w:rPr>
                <w:del w:id="14629" w:author="Thomas Dietz" w:date="2012-08-08T14:26:00Z"/>
              </w:rPr>
            </w:pPr>
            <w:del w:id="14630"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14631" w:author="Thomas Dietz" w:date="2012-08-08T14:26:00Z"/>
              </w:rPr>
            </w:pPr>
            <w:del w:id="14632" w:author="Thomas Dietz" w:date="2012-08-08T14:26:00Z">
              <w:r w:rsidDel="004238F6">
                <w:delText>&lt;/xs:documentation&gt;</w:delText>
              </w:r>
            </w:del>
          </w:p>
          <w:p w14:paraId="6AB80C43" w14:textId="04271F4B" w:rsidR="0035256A" w:rsidDel="004238F6" w:rsidRDefault="0035256A" w:rsidP="0035256A">
            <w:pPr>
              <w:pStyle w:val="XML4"/>
              <w:rPr>
                <w:del w:id="14633" w:author="Thomas Dietz" w:date="2012-08-08T14:26:00Z"/>
              </w:rPr>
            </w:pPr>
            <w:del w:id="14634" w:author="Thomas Dietz" w:date="2012-08-08T14:26:00Z">
              <w:r w:rsidDel="004238F6">
                <w:delText>&lt;/xs:annotation&gt;</w:delText>
              </w:r>
            </w:del>
          </w:p>
          <w:p w14:paraId="31BB55E9" w14:textId="46402FF0" w:rsidR="0035256A" w:rsidDel="004238F6" w:rsidRDefault="0035256A" w:rsidP="0035256A">
            <w:pPr>
              <w:pStyle w:val="XML3"/>
              <w:rPr>
                <w:del w:id="14635" w:author="Thomas Dietz" w:date="2012-08-08T14:26:00Z"/>
              </w:rPr>
            </w:pPr>
            <w:del w:id="14636" w:author="Thomas Dietz" w:date="2012-08-08T14:26:00Z">
              <w:r w:rsidDel="004238F6">
                <w:delText>&lt;/xs:element&gt;</w:delText>
              </w:r>
            </w:del>
          </w:p>
          <w:p w14:paraId="7ADB90E0" w14:textId="59155920" w:rsidR="0035256A" w:rsidDel="004238F6" w:rsidRDefault="0035256A" w:rsidP="0035256A">
            <w:pPr>
              <w:pStyle w:val="XML3"/>
              <w:rPr>
                <w:del w:id="14637" w:author="Thomas Dietz" w:date="2012-08-08T14:26:00Z"/>
              </w:rPr>
            </w:pPr>
            <w:del w:id="14638"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14639" w:author="Thomas Dietz" w:date="2012-08-08T14:26:00Z"/>
              </w:rPr>
            </w:pPr>
            <w:del w:id="14640" w:author="Thomas Dietz" w:date="2012-08-08T14:26:00Z">
              <w:r w:rsidDel="004238F6">
                <w:delText>&lt;xs:annotation&gt;</w:delText>
              </w:r>
            </w:del>
          </w:p>
          <w:p w14:paraId="63564760" w14:textId="018E9AE6" w:rsidR="0035256A" w:rsidDel="004238F6" w:rsidRDefault="0035256A" w:rsidP="0035256A">
            <w:pPr>
              <w:pStyle w:val="XML5"/>
              <w:rPr>
                <w:del w:id="14641" w:author="Thomas Dietz" w:date="2012-08-08T14:26:00Z"/>
              </w:rPr>
            </w:pPr>
            <w:del w:id="14642"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14643" w:author="Thomas Dietz" w:date="2012-08-08T14:26:00Z"/>
              </w:rPr>
            </w:pPr>
            <w:del w:id="14644" w:author="Thomas Dietz" w:date="2012-08-08T14:26:00Z">
              <w:r w:rsidDel="004238F6">
                <w:delText>&lt;/xs:documentation&gt;</w:delText>
              </w:r>
            </w:del>
          </w:p>
          <w:p w14:paraId="2A3A5C5A" w14:textId="43AFB61D" w:rsidR="0035256A" w:rsidDel="004238F6" w:rsidRDefault="0035256A" w:rsidP="0035256A">
            <w:pPr>
              <w:pStyle w:val="XML4"/>
              <w:rPr>
                <w:del w:id="14645" w:author="Thomas Dietz" w:date="2012-08-08T14:26:00Z"/>
              </w:rPr>
            </w:pPr>
            <w:del w:id="14646" w:author="Thomas Dietz" w:date="2012-08-08T14:26:00Z">
              <w:r w:rsidDel="004238F6">
                <w:delText>&lt;/xs:annotation&gt;</w:delText>
              </w:r>
            </w:del>
          </w:p>
          <w:p w14:paraId="1BF5A9CF" w14:textId="24935623" w:rsidR="0035256A" w:rsidDel="004238F6" w:rsidRDefault="0035256A" w:rsidP="0035256A">
            <w:pPr>
              <w:pStyle w:val="XML3"/>
              <w:rPr>
                <w:del w:id="14647" w:author="Thomas Dietz" w:date="2012-08-08T14:26:00Z"/>
              </w:rPr>
            </w:pPr>
            <w:del w:id="14648" w:author="Thomas Dietz" w:date="2012-08-08T14:26:00Z">
              <w:r w:rsidDel="004238F6">
                <w:delText>&lt;/xs:element&gt;</w:delText>
              </w:r>
            </w:del>
          </w:p>
          <w:p w14:paraId="3A803E1F" w14:textId="462131E6" w:rsidR="0035256A" w:rsidDel="004238F6" w:rsidRDefault="0035256A" w:rsidP="0035256A">
            <w:pPr>
              <w:pStyle w:val="XML3"/>
              <w:rPr>
                <w:del w:id="14649" w:author="Thomas Dietz" w:date="2012-08-08T14:26:00Z"/>
              </w:rPr>
            </w:pPr>
            <w:del w:id="14650"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14651" w:author="Thomas Dietz" w:date="2012-08-08T14:26:00Z"/>
              </w:rPr>
            </w:pPr>
            <w:del w:id="14652" w:author="Thomas Dietz" w:date="2012-08-08T14:26:00Z">
              <w:r w:rsidDel="004238F6">
                <w:delText>&lt;xs:annotation&gt;</w:delText>
              </w:r>
            </w:del>
          </w:p>
          <w:p w14:paraId="6480AD5C" w14:textId="5EB0B497" w:rsidR="0035256A" w:rsidDel="004238F6" w:rsidRDefault="0035256A" w:rsidP="0035256A">
            <w:pPr>
              <w:pStyle w:val="XML5"/>
              <w:rPr>
                <w:del w:id="14653" w:author="Thomas Dietz" w:date="2012-08-08T14:26:00Z"/>
              </w:rPr>
            </w:pPr>
            <w:del w:id="14654"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14655" w:author="Thomas Dietz" w:date="2012-08-08T14:26:00Z"/>
              </w:rPr>
            </w:pPr>
            <w:del w:id="14656" w:author="Thomas Dietz" w:date="2012-08-08T14:26:00Z">
              <w:r w:rsidDel="004238F6">
                <w:delText>&lt;/xs:documentation&gt;</w:delText>
              </w:r>
            </w:del>
          </w:p>
          <w:p w14:paraId="69096AB6" w14:textId="514C3217" w:rsidR="0035256A" w:rsidDel="004238F6" w:rsidRDefault="0035256A" w:rsidP="0035256A">
            <w:pPr>
              <w:pStyle w:val="XML4"/>
              <w:rPr>
                <w:del w:id="14657" w:author="Thomas Dietz" w:date="2012-08-08T14:26:00Z"/>
              </w:rPr>
            </w:pPr>
            <w:del w:id="14658" w:author="Thomas Dietz" w:date="2012-08-08T14:26:00Z">
              <w:r w:rsidDel="004238F6">
                <w:delText>&lt;/xs:annotation&gt;</w:delText>
              </w:r>
            </w:del>
          </w:p>
          <w:p w14:paraId="294FA4A8" w14:textId="407ADD06" w:rsidR="0035256A" w:rsidDel="004238F6" w:rsidRDefault="0035256A" w:rsidP="0035256A">
            <w:pPr>
              <w:pStyle w:val="XML3"/>
              <w:rPr>
                <w:del w:id="14659" w:author="Thomas Dietz" w:date="2012-08-08T14:26:00Z"/>
              </w:rPr>
            </w:pPr>
            <w:del w:id="14660" w:author="Thomas Dietz" w:date="2012-08-08T14:26:00Z">
              <w:r w:rsidDel="004238F6">
                <w:delText>&lt;/xs:element&gt;</w:delText>
              </w:r>
            </w:del>
          </w:p>
          <w:p w14:paraId="6F6C8104" w14:textId="324F54F0" w:rsidR="0035256A" w:rsidDel="004238F6" w:rsidRDefault="0035256A" w:rsidP="0035256A">
            <w:pPr>
              <w:pStyle w:val="XML3"/>
              <w:rPr>
                <w:del w:id="14661" w:author="Thomas Dietz" w:date="2012-08-08T14:26:00Z"/>
              </w:rPr>
            </w:pPr>
            <w:del w:id="14662"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14663" w:author="Thomas Dietz" w:date="2012-08-08T14:26:00Z"/>
              </w:rPr>
            </w:pPr>
            <w:del w:id="14664" w:author="Thomas Dietz" w:date="2012-08-08T14:26:00Z">
              <w:r w:rsidDel="004238F6">
                <w:delText>type="OFReservedPortTypes"&gt;</w:delText>
              </w:r>
            </w:del>
          </w:p>
          <w:p w14:paraId="4AED14C2" w14:textId="1FDB1D97" w:rsidR="0035256A" w:rsidDel="004238F6" w:rsidRDefault="0035256A" w:rsidP="0035256A">
            <w:pPr>
              <w:pStyle w:val="XML4"/>
              <w:rPr>
                <w:del w:id="14665" w:author="Thomas Dietz" w:date="2012-08-08T14:26:00Z"/>
              </w:rPr>
            </w:pPr>
            <w:del w:id="14666" w:author="Thomas Dietz" w:date="2012-08-08T14:26:00Z">
              <w:r w:rsidDel="004238F6">
                <w:delText>&lt;xs:annotation&gt;</w:delText>
              </w:r>
            </w:del>
          </w:p>
          <w:p w14:paraId="044243E0" w14:textId="3E4EBE59" w:rsidR="0035256A" w:rsidDel="004238F6" w:rsidRDefault="0035256A" w:rsidP="0035256A">
            <w:pPr>
              <w:pStyle w:val="XML5"/>
              <w:rPr>
                <w:del w:id="14667" w:author="Thomas Dietz" w:date="2012-08-08T14:26:00Z"/>
              </w:rPr>
            </w:pPr>
            <w:del w:id="14668"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14669" w:author="Thomas Dietz" w:date="2012-08-08T14:26:00Z"/>
              </w:rPr>
            </w:pPr>
            <w:del w:id="14670" w:author="Thomas Dietz" w:date="2012-08-08T14:26:00Z">
              <w:r w:rsidDel="004238F6">
                <w:delText>&lt;/xs:documentation&gt;</w:delText>
              </w:r>
            </w:del>
          </w:p>
          <w:p w14:paraId="1AB13EF0" w14:textId="48D9F1AF" w:rsidR="0035256A" w:rsidDel="004238F6" w:rsidRDefault="0035256A" w:rsidP="0035256A">
            <w:pPr>
              <w:pStyle w:val="XML4"/>
              <w:rPr>
                <w:del w:id="14671" w:author="Thomas Dietz" w:date="2012-08-08T14:26:00Z"/>
              </w:rPr>
            </w:pPr>
            <w:del w:id="14672" w:author="Thomas Dietz" w:date="2012-08-08T14:26:00Z">
              <w:r w:rsidDel="004238F6">
                <w:delText>&lt;/xs:annotation&gt;</w:delText>
              </w:r>
            </w:del>
          </w:p>
          <w:p w14:paraId="1CC83A1B" w14:textId="301A3DF0" w:rsidR="0035256A" w:rsidDel="004238F6" w:rsidRDefault="0035256A" w:rsidP="0035256A">
            <w:pPr>
              <w:pStyle w:val="XML3"/>
              <w:rPr>
                <w:del w:id="14673" w:author="Thomas Dietz" w:date="2012-08-08T14:26:00Z"/>
              </w:rPr>
            </w:pPr>
            <w:del w:id="14674"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14675" w:author="Thomas Dietz" w:date="2012-08-08T14:26:00Z"/>
              </w:rPr>
            </w:pPr>
            <w:del w:id="14676" w:author="Thomas Dietz" w:date="2012-08-08T14:26:00Z">
              <w:r w:rsidDel="004238F6">
                <w:delText>&lt;xs:element name="group-types" type="OFGroupTypes"&gt;</w:delText>
              </w:r>
            </w:del>
          </w:p>
          <w:p w14:paraId="226E6293" w14:textId="0DACED2B" w:rsidR="0035256A" w:rsidDel="004238F6" w:rsidRDefault="0035256A" w:rsidP="0035256A">
            <w:pPr>
              <w:pStyle w:val="XML4"/>
              <w:rPr>
                <w:del w:id="14677" w:author="Thomas Dietz" w:date="2012-08-08T14:26:00Z"/>
              </w:rPr>
            </w:pPr>
            <w:del w:id="14678" w:author="Thomas Dietz" w:date="2012-08-08T14:26:00Z">
              <w:r w:rsidDel="004238F6">
                <w:delText>&lt;xs:annotation&gt;</w:delText>
              </w:r>
            </w:del>
          </w:p>
          <w:p w14:paraId="7FC87877" w14:textId="02C67C52" w:rsidR="0035256A" w:rsidDel="004238F6" w:rsidRDefault="0035256A" w:rsidP="0035256A">
            <w:pPr>
              <w:pStyle w:val="XML5"/>
              <w:rPr>
                <w:del w:id="14679" w:author="Thomas Dietz" w:date="2012-08-08T14:26:00Z"/>
              </w:rPr>
            </w:pPr>
            <w:del w:id="14680"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14681" w:author="Thomas Dietz" w:date="2012-08-08T14:26:00Z"/>
              </w:rPr>
            </w:pPr>
            <w:del w:id="14682" w:author="Thomas Dietz" w:date="2012-08-08T14:26:00Z">
              <w:r w:rsidDel="004238F6">
                <w:delText>&lt;/xs:documentation&gt;</w:delText>
              </w:r>
            </w:del>
          </w:p>
          <w:p w14:paraId="664EC8AC" w14:textId="5F0A0978" w:rsidR="0035256A" w:rsidDel="004238F6" w:rsidRDefault="0035256A" w:rsidP="0035256A">
            <w:pPr>
              <w:pStyle w:val="XML4"/>
              <w:rPr>
                <w:del w:id="14683" w:author="Thomas Dietz" w:date="2012-08-08T14:26:00Z"/>
              </w:rPr>
            </w:pPr>
            <w:del w:id="14684" w:author="Thomas Dietz" w:date="2012-08-08T14:26:00Z">
              <w:r w:rsidDel="004238F6">
                <w:delText>&lt;/xs:annotation&gt;</w:delText>
              </w:r>
            </w:del>
          </w:p>
          <w:p w14:paraId="77755C2D" w14:textId="48101F03" w:rsidR="0035256A" w:rsidDel="004238F6" w:rsidRDefault="0035256A" w:rsidP="0035256A">
            <w:pPr>
              <w:pStyle w:val="XML3"/>
              <w:rPr>
                <w:del w:id="14685" w:author="Thomas Dietz" w:date="2012-08-08T14:26:00Z"/>
              </w:rPr>
            </w:pPr>
            <w:del w:id="14686" w:author="Thomas Dietz" w:date="2012-08-08T14:26:00Z">
              <w:r w:rsidDel="004238F6">
                <w:delText>&lt;/xs:element&gt;</w:delText>
              </w:r>
            </w:del>
          </w:p>
          <w:p w14:paraId="6C5E278D" w14:textId="5893FA3E" w:rsidR="0035256A" w:rsidDel="004238F6" w:rsidRDefault="0035256A" w:rsidP="0035256A">
            <w:pPr>
              <w:pStyle w:val="XML3"/>
              <w:rPr>
                <w:del w:id="14687" w:author="Thomas Dietz" w:date="2012-08-08T14:26:00Z"/>
              </w:rPr>
            </w:pPr>
            <w:del w:id="14688"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14689" w:author="Thomas Dietz" w:date="2012-08-08T14:26:00Z"/>
              </w:rPr>
            </w:pPr>
            <w:del w:id="14690" w:author="Thomas Dietz" w:date="2012-08-08T14:26:00Z">
              <w:r w:rsidDel="004238F6">
                <w:delText>&lt;xs:annotation&gt;</w:delText>
              </w:r>
            </w:del>
          </w:p>
          <w:p w14:paraId="366362E7" w14:textId="48F28551" w:rsidR="0035256A" w:rsidDel="004238F6" w:rsidRDefault="0035256A" w:rsidP="0035256A">
            <w:pPr>
              <w:pStyle w:val="XML5"/>
              <w:rPr>
                <w:del w:id="14691" w:author="Thomas Dietz" w:date="2012-08-08T14:26:00Z"/>
              </w:rPr>
            </w:pPr>
            <w:del w:id="14692"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14693" w:author="Thomas Dietz" w:date="2012-08-08T14:26:00Z"/>
              </w:rPr>
            </w:pPr>
            <w:del w:id="14694" w:author="Thomas Dietz" w:date="2012-08-08T14:26:00Z">
              <w:r w:rsidDel="004238F6">
                <w:delText>&lt;/xs:documentation&gt;</w:delText>
              </w:r>
            </w:del>
          </w:p>
          <w:p w14:paraId="34E7BA04" w14:textId="40609E0B" w:rsidR="0035256A" w:rsidDel="004238F6" w:rsidRDefault="0035256A" w:rsidP="0035256A">
            <w:pPr>
              <w:pStyle w:val="XML4"/>
              <w:rPr>
                <w:del w:id="14695" w:author="Thomas Dietz" w:date="2012-08-08T14:26:00Z"/>
              </w:rPr>
            </w:pPr>
            <w:del w:id="14696"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14697" w:author="Thomas Dietz" w:date="2012-08-08T14:26:00Z"/>
              </w:rPr>
            </w:pPr>
            <w:del w:id="14698" w:author="Thomas Dietz" w:date="2012-08-08T14:26:00Z">
              <w:r w:rsidDel="004238F6">
                <w:delText>&lt;/xs:element&gt;</w:delText>
              </w:r>
            </w:del>
          </w:p>
          <w:p w14:paraId="51EE2450" w14:textId="24BABF62" w:rsidR="0035256A" w:rsidDel="004238F6" w:rsidRDefault="0035256A" w:rsidP="0035256A">
            <w:pPr>
              <w:pStyle w:val="XML3"/>
              <w:rPr>
                <w:del w:id="14699" w:author="Thomas Dietz" w:date="2012-08-08T14:26:00Z"/>
              </w:rPr>
            </w:pPr>
            <w:del w:id="14700"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14701" w:author="Thomas Dietz" w:date="2012-08-08T14:26:00Z"/>
              </w:rPr>
            </w:pPr>
            <w:del w:id="14702" w:author="Thomas Dietz" w:date="2012-08-08T14:26:00Z">
              <w:r w:rsidDel="004238F6">
                <w:delText>&lt;xs:annotation&gt;</w:delText>
              </w:r>
            </w:del>
          </w:p>
          <w:p w14:paraId="2736472C" w14:textId="011A2AB7" w:rsidR="0035256A" w:rsidDel="004238F6" w:rsidRDefault="0035256A" w:rsidP="0035256A">
            <w:pPr>
              <w:pStyle w:val="XML5"/>
              <w:rPr>
                <w:del w:id="14703" w:author="Thomas Dietz" w:date="2012-08-08T14:26:00Z"/>
              </w:rPr>
            </w:pPr>
            <w:del w:id="14704"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14705" w:author="Thomas Dietz" w:date="2012-08-08T14:26:00Z"/>
              </w:rPr>
            </w:pPr>
            <w:del w:id="14706" w:author="Thomas Dietz" w:date="2012-08-08T14:26:00Z">
              <w:r w:rsidDel="004238F6">
                <w:delText>&lt;/xs:documentation&gt;</w:delText>
              </w:r>
            </w:del>
          </w:p>
          <w:p w14:paraId="27A10C9F" w14:textId="344999A8" w:rsidR="0035256A" w:rsidDel="004238F6" w:rsidRDefault="0035256A" w:rsidP="0035256A">
            <w:pPr>
              <w:pStyle w:val="XML4"/>
              <w:rPr>
                <w:del w:id="14707" w:author="Thomas Dietz" w:date="2012-08-08T14:26:00Z"/>
              </w:rPr>
            </w:pPr>
            <w:del w:id="14708"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14709" w:author="Thomas Dietz" w:date="2012-08-08T14:26:00Z"/>
              </w:rPr>
            </w:pPr>
            <w:del w:id="14710" w:author="Thomas Dietz" w:date="2012-08-08T14:26:00Z">
              <w:r w:rsidDel="004238F6">
                <w:delText>&lt;/xs:element&gt;</w:delText>
              </w:r>
            </w:del>
          </w:p>
          <w:p w14:paraId="5DB5CA2C" w14:textId="31B098D6" w:rsidR="0035256A" w:rsidDel="004238F6" w:rsidRDefault="0035256A" w:rsidP="0035256A">
            <w:pPr>
              <w:pStyle w:val="XML3"/>
              <w:rPr>
                <w:del w:id="14711" w:author="Thomas Dietz" w:date="2012-08-08T14:26:00Z"/>
              </w:rPr>
            </w:pPr>
            <w:del w:id="14712"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14713" w:author="Thomas Dietz" w:date="2012-08-08T14:26:00Z"/>
              </w:rPr>
            </w:pPr>
            <w:del w:id="14714" w:author="Thomas Dietz" w:date="2012-08-08T14:26:00Z">
              <w:r w:rsidDel="004238F6">
                <w:lastRenderedPageBreak/>
                <w:delText>&lt;xs:annotation&gt;</w:delText>
              </w:r>
            </w:del>
          </w:p>
          <w:p w14:paraId="55054A22" w14:textId="24DA118D" w:rsidR="0035256A" w:rsidDel="004238F6" w:rsidRDefault="0035256A" w:rsidP="0035256A">
            <w:pPr>
              <w:pStyle w:val="XML5"/>
              <w:rPr>
                <w:del w:id="14715" w:author="Thomas Dietz" w:date="2012-08-08T14:26:00Z"/>
              </w:rPr>
            </w:pPr>
            <w:del w:id="14716"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14717" w:author="Thomas Dietz" w:date="2012-08-08T14:26:00Z"/>
              </w:rPr>
            </w:pPr>
            <w:del w:id="14718" w:author="Thomas Dietz" w:date="2012-08-08T14:26:00Z">
              <w:r w:rsidDel="004238F6">
                <w:delText>&lt;/xs:documentation&gt;</w:delText>
              </w:r>
            </w:del>
          </w:p>
          <w:p w14:paraId="797C2B66" w14:textId="776BDB5B" w:rsidR="0035256A" w:rsidDel="004238F6" w:rsidRDefault="0035256A" w:rsidP="0035256A">
            <w:pPr>
              <w:pStyle w:val="XML4"/>
              <w:rPr>
                <w:del w:id="14719" w:author="Thomas Dietz" w:date="2012-08-08T14:26:00Z"/>
              </w:rPr>
            </w:pPr>
            <w:del w:id="14720"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14721" w:author="Thomas Dietz" w:date="2012-08-08T14:26:00Z"/>
              </w:rPr>
            </w:pPr>
            <w:del w:id="14722" w:author="Thomas Dietz" w:date="2012-08-08T14:26:00Z">
              <w:r w:rsidDel="004238F6">
                <w:delText>&lt;/xs:element&gt;</w:delText>
              </w:r>
            </w:del>
          </w:p>
          <w:p w14:paraId="4BFCABE0" w14:textId="06BA97DD" w:rsidR="0035256A" w:rsidDel="004238F6" w:rsidRDefault="0035256A" w:rsidP="0035256A">
            <w:pPr>
              <w:pStyle w:val="XML2"/>
              <w:rPr>
                <w:del w:id="14723" w:author="Thomas Dietz" w:date="2012-08-08T14:26:00Z"/>
              </w:rPr>
            </w:pPr>
            <w:del w:id="14724" w:author="Thomas Dietz" w:date="2012-08-08T14:26:00Z">
              <w:r w:rsidDel="004238F6">
                <w:delText>&lt;/xs:sequence&gt;</w:delText>
              </w:r>
            </w:del>
          </w:p>
          <w:p w14:paraId="375A977A" w14:textId="7A40CCFA" w:rsidR="0035256A" w:rsidDel="004238F6" w:rsidRDefault="0035256A" w:rsidP="0035256A">
            <w:pPr>
              <w:pStyle w:val="XML1"/>
              <w:rPr>
                <w:del w:id="14725" w:author="Thomas Dietz" w:date="2012-08-08T14:26:00Z"/>
              </w:rPr>
            </w:pPr>
            <w:del w:id="14726" w:author="Thomas Dietz" w:date="2012-08-08T14:26:00Z">
              <w:r w:rsidDel="004238F6">
                <w:delText>&lt;/xs:complexType&gt;</w:delText>
              </w:r>
            </w:del>
          </w:p>
          <w:p w14:paraId="2971FAC3" w14:textId="23047A73" w:rsidR="0035256A" w:rsidDel="004238F6" w:rsidRDefault="0035256A" w:rsidP="0035256A">
            <w:pPr>
              <w:pStyle w:val="XML1"/>
              <w:rPr>
                <w:del w:id="14727" w:author="Thomas Dietz" w:date="2012-08-08T14:26:00Z"/>
              </w:rPr>
            </w:pPr>
          </w:p>
          <w:p w14:paraId="14ADE3B5" w14:textId="3A3C9E52" w:rsidR="0035256A" w:rsidDel="004238F6" w:rsidRDefault="0035256A" w:rsidP="0035256A">
            <w:pPr>
              <w:pStyle w:val="XML1"/>
              <w:rPr>
                <w:del w:id="14728" w:author="Thomas Dietz" w:date="2012-08-08T14:26:00Z"/>
              </w:rPr>
            </w:pPr>
            <w:del w:id="14729" w:author="Thomas Dietz" w:date="2012-08-08T14:26:00Z">
              <w:r w:rsidDel="004238F6">
                <w:delText>&lt;xs:complexType name="OFReservedPortTypes"&gt;</w:delText>
              </w:r>
            </w:del>
          </w:p>
          <w:p w14:paraId="6E055A90" w14:textId="5C3F979D" w:rsidR="0035256A" w:rsidDel="004238F6" w:rsidRDefault="0035256A" w:rsidP="0035256A">
            <w:pPr>
              <w:pStyle w:val="XML2"/>
              <w:rPr>
                <w:del w:id="14730" w:author="Thomas Dietz" w:date="2012-08-08T14:26:00Z"/>
              </w:rPr>
            </w:pPr>
            <w:del w:id="14731" w:author="Thomas Dietz" w:date="2012-08-08T14:26:00Z">
              <w:r w:rsidDel="004238F6">
                <w:delText>&lt;xs:sequence minOccurs="1" maxOccurs="unbounded"&gt;</w:delText>
              </w:r>
            </w:del>
          </w:p>
          <w:p w14:paraId="5E702EE9" w14:textId="6AAE4846" w:rsidR="0035256A" w:rsidDel="004238F6" w:rsidRDefault="0035256A" w:rsidP="0035256A">
            <w:pPr>
              <w:pStyle w:val="XML3"/>
              <w:rPr>
                <w:del w:id="14732" w:author="Thomas Dietz" w:date="2012-08-08T14:26:00Z"/>
              </w:rPr>
            </w:pPr>
            <w:del w:id="14733" w:author="Thomas Dietz" w:date="2012-08-08T14:26:00Z">
              <w:r w:rsidDel="004238F6">
                <w:delText>&lt;xs:element name="type" type="OFReservedPortType"/&gt;</w:delText>
              </w:r>
            </w:del>
          </w:p>
          <w:p w14:paraId="10C4905E" w14:textId="11269879" w:rsidR="0035256A" w:rsidDel="004238F6" w:rsidRDefault="0035256A" w:rsidP="0035256A">
            <w:pPr>
              <w:pStyle w:val="XML2"/>
              <w:rPr>
                <w:del w:id="14734" w:author="Thomas Dietz" w:date="2012-08-08T14:26:00Z"/>
              </w:rPr>
            </w:pPr>
            <w:del w:id="14735" w:author="Thomas Dietz" w:date="2012-08-08T14:26:00Z">
              <w:r w:rsidDel="004238F6">
                <w:delText>&lt;/xs:sequence&gt;</w:delText>
              </w:r>
            </w:del>
          </w:p>
          <w:p w14:paraId="5FE312F4" w14:textId="665A4E28" w:rsidR="0035256A" w:rsidDel="004238F6" w:rsidRDefault="0035256A" w:rsidP="0035256A">
            <w:pPr>
              <w:pStyle w:val="XML1"/>
              <w:rPr>
                <w:del w:id="14736" w:author="Thomas Dietz" w:date="2012-08-08T14:26:00Z"/>
              </w:rPr>
            </w:pPr>
            <w:del w:id="14737" w:author="Thomas Dietz" w:date="2012-08-08T14:26:00Z">
              <w:r w:rsidDel="004238F6">
                <w:delText>&lt;/xs:complexType&gt;</w:delText>
              </w:r>
            </w:del>
          </w:p>
          <w:p w14:paraId="255B0C4F" w14:textId="31755303" w:rsidR="0035256A" w:rsidDel="004238F6" w:rsidRDefault="0035256A" w:rsidP="0035256A">
            <w:pPr>
              <w:pStyle w:val="XML1"/>
              <w:rPr>
                <w:del w:id="14738" w:author="Thomas Dietz" w:date="2012-08-08T14:26:00Z"/>
              </w:rPr>
            </w:pPr>
          </w:p>
          <w:p w14:paraId="30F3FB3B" w14:textId="46735CFF" w:rsidR="0035256A" w:rsidDel="004238F6" w:rsidRDefault="0035256A" w:rsidP="0035256A">
            <w:pPr>
              <w:pStyle w:val="XML1"/>
              <w:rPr>
                <w:del w:id="14739" w:author="Thomas Dietz" w:date="2012-08-08T14:26:00Z"/>
              </w:rPr>
            </w:pPr>
            <w:del w:id="14740" w:author="Thomas Dietz" w:date="2012-08-08T14:26:00Z">
              <w:r w:rsidDel="004238F6">
                <w:delText>&lt;xs:simpleType name="OFReservedPortType"&gt;</w:delText>
              </w:r>
            </w:del>
          </w:p>
          <w:p w14:paraId="1AF9D9AE" w14:textId="3342C6B2" w:rsidR="0035256A" w:rsidDel="004238F6" w:rsidRDefault="0035256A" w:rsidP="0035256A">
            <w:pPr>
              <w:pStyle w:val="XML2"/>
              <w:rPr>
                <w:del w:id="14741" w:author="Thomas Dietz" w:date="2012-08-08T14:26:00Z"/>
              </w:rPr>
            </w:pPr>
            <w:del w:id="14742" w:author="Thomas Dietz" w:date="2012-08-08T14:26:00Z">
              <w:r w:rsidDel="004238F6">
                <w:delText>&lt;xs:restriction base="xs:string"&gt;</w:delText>
              </w:r>
            </w:del>
          </w:p>
          <w:p w14:paraId="7E20BA7B" w14:textId="1BEFCB0E" w:rsidR="0035256A" w:rsidDel="004238F6" w:rsidRDefault="0035256A" w:rsidP="0035256A">
            <w:pPr>
              <w:pStyle w:val="XML3"/>
              <w:rPr>
                <w:del w:id="14743" w:author="Thomas Dietz" w:date="2012-08-08T14:26:00Z"/>
              </w:rPr>
            </w:pPr>
            <w:del w:id="14744" w:author="Thomas Dietz" w:date="2012-08-08T14:26:00Z">
              <w:r w:rsidDel="004238F6">
                <w:delText>&lt;xs:enumeration value="all"/&gt;</w:delText>
              </w:r>
            </w:del>
          </w:p>
          <w:p w14:paraId="489EEB75" w14:textId="530CF58A" w:rsidR="0035256A" w:rsidDel="004238F6" w:rsidRDefault="0035256A" w:rsidP="0035256A">
            <w:pPr>
              <w:pStyle w:val="XML3"/>
              <w:rPr>
                <w:del w:id="14745" w:author="Thomas Dietz" w:date="2012-08-08T14:26:00Z"/>
              </w:rPr>
            </w:pPr>
            <w:del w:id="14746" w:author="Thomas Dietz" w:date="2012-08-08T14:26:00Z">
              <w:r w:rsidDel="004238F6">
                <w:delText>&lt;xs:enumeration value="controller"/&gt;</w:delText>
              </w:r>
            </w:del>
          </w:p>
          <w:p w14:paraId="13BBBB34" w14:textId="003E383B" w:rsidR="0035256A" w:rsidDel="004238F6" w:rsidRDefault="0035256A" w:rsidP="0035256A">
            <w:pPr>
              <w:pStyle w:val="XML3"/>
              <w:rPr>
                <w:del w:id="14747" w:author="Thomas Dietz" w:date="2012-08-08T14:26:00Z"/>
              </w:rPr>
            </w:pPr>
            <w:del w:id="14748" w:author="Thomas Dietz" w:date="2012-08-08T14:26:00Z">
              <w:r w:rsidDel="004238F6">
                <w:delText>&lt;xs:enumeration value="table"/&gt;</w:delText>
              </w:r>
            </w:del>
          </w:p>
          <w:p w14:paraId="2409693F" w14:textId="0AF34A5E" w:rsidR="0035256A" w:rsidDel="004238F6" w:rsidRDefault="0035256A" w:rsidP="0035256A">
            <w:pPr>
              <w:pStyle w:val="XML3"/>
              <w:rPr>
                <w:del w:id="14749" w:author="Thomas Dietz" w:date="2012-08-08T14:26:00Z"/>
              </w:rPr>
            </w:pPr>
            <w:del w:id="14750" w:author="Thomas Dietz" w:date="2012-08-08T14:26:00Z">
              <w:r w:rsidDel="004238F6">
                <w:delText>&lt;xs:enumeration value="inport"/&gt;</w:delText>
              </w:r>
            </w:del>
          </w:p>
          <w:p w14:paraId="181767F0" w14:textId="5A6E2A05" w:rsidR="0035256A" w:rsidDel="004238F6" w:rsidRDefault="0035256A" w:rsidP="0035256A">
            <w:pPr>
              <w:pStyle w:val="XML3"/>
              <w:rPr>
                <w:del w:id="14751" w:author="Thomas Dietz" w:date="2012-08-08T14:26:00Z"/>
              </w:rPr>
            </w:pPr>
            <w:del w:id="14752" w:author="Thomas Dietz" w:date="2012-08-08T14:26:00Z">
              <w:r w:rsidDel="004238F6">
                <w:delText>&lt;xs:enumeration value="any"/&gt;</w:delText>
              </w:r>
            </w:del>
          </w:p>
          <w:p w14:paraId="54FB11B1" w14:textId="214776F2" w:rsidR="0035256A" w:rsidDel="004238F6" w:rsidRDefault="0035256A" w:rsidP="0035256A">
            <w:pPr>
              <w:pStyle w:val="XML3"/>
              <w:rPr>
                <w:del w:id="14753" w:author="Thomas Dietz" w:date="2012-08-08T14:26:00Z"/>
              </w:rPr>
            </w:pPr>
            <w:del w:id="14754" w:author="Thomas Dietz" w:date="2012-08-08T14:26:00Z">
              <w:r w:rsidDel="004238F6">
                <w:delText>&lt;xs:enumeration value="local"/&gt;</w:delText>
              </w:r>
            </w:del>
          </w:p>
          <w:p w14:paraId="3EE29349" w14:textId="2E41E992" w:rsidR="0035256A" w:rsidDel="004238F6" w:rsidRDefault="0035256A" w:rsidP="0035256A">
            <w:pPr>
              <w:pStyle w:val="XML3"/>
              <w:rPr>
                <w:del w:id="14755" w:author="Thomas Dietz" w:date="2012-08-08T14:26:00Z"/>
              </w:rPr>
            </w:pPr>
            <w:del w:id="14756" w:author="Thomas Dietz" w:date="2012-08-08T14:26:00Z">
              <w:r w:rsidDel="004238F6">
                <w:delText>&lt;xs:enumeration value="normal"/&gt;</w:delText>
              </w:r>
            </w:del>
          </w:p>
          <w:p w14:paraId="15392526" w14:textId="6D2AAF11" w:rsidR="0035256A" w:rsidDel="004238F6" w:rsidRDefault="0035256A" w:rsidP="0035256A">
            <w:pPr>
              <w:pStyle w:val="XML3"/>
              <w:rPr>
                <w:del w:id="14757" w:author="Thomas Dietz" w:date="2012-08-08T14:26:00Z"/>
              </w:rPr>
            </w:pPr>
            <w:del w:id="14758" w:author="Thomas Dietz" w:date="2012-08-08T14:26:00Z">
              <w:r w:rsidDel="004238F6">
                <w:delText>&lt;xs:enumeration value="flood"/&gt;</w:delText>
              </w:r>
            </w:del>
          </w:p>
          <w:p w14:paraId="4C52DD2C" w14:textId="07F7ECBB" w:rsidR="0035256A" w:rsidDel="004238F6" w:rsidRDefault="0035256A" w:rsidP="0035256A">
            <w:pPr>
              <w:pStyle w:val="XML2"/>
              <w:rPr>
                <w:del w:id="14759" w:author="Thomas Dietz" w:date="2012-08-08T14:26:00Z"/>
              </w:rPr>
            </w:pPr>
            <w:del w:id="14760" w:author="Thomas Dietz" w:date="2012-08-08T14:26:00Z">
              <w:r w:rsidDel="004238F6">
                <w:delText>&lt;/xs:restriction&gt;</w:delText>
              </w:r>
            </w:del>
          </w:p>
          <w:p w14:paraId="21FBCDEF" w14:textId="65A65345" w:rsidR="0035256A" w:rsidDel="004238F6" w:rsidRDefault="0035256A" w:rsidP="0035256A">
            <w:pPr>
              <w:pStyle w:val="XML1"/>
              <w:rPr>
                <w:del w:id="14761" w:author="Thomas Dietz" w:date="2012-08-08T14:26:00Z"/>
              </w:rPr>
            </w:pPr>
            <w:del w:id="14762" w:author="Thomas Dietz" w:date="2012-08-08T14:26:00Z">
              <w:r w:rsidDel="004238F6">
                <w:delText>&lt;/xs:simpleType&gt;</w:delText>
              </w:r>
            </w:del>
          </w:p>
          <w:p w14:paraId="54180158" w14:textId="38D55C07" w:rsidR="0035256A" w:rsidDel="004238F6" w:rsidRDefault="0035256A" w:rsidP="0035256A">
            <w:pPr>
              <w:pStyle w:val="XML1"/>
              <w:rPr>
                <w:del w:id="14763" w:author="Thomas Dietz" w:date="2012-08-08T14:26:00Z"/>
              </w:rPr>
            </w:pPr>
          </w:p>
          <w:p w14:paraId="37F87DA9" w14:textId="28A26E49" w:rsidR="0035256A" w:rsidDel="004238F6" w:rsidRDefault="0035256A" w:rsidP="0035256A">
            <w:pPr>
              <w:pStyle w:val="XML1"/>
              <w:rPr>
                <w:del w:id="14764" w:author="Thomas Dietz" w:date="2012-08-08T14:26:00Z"/>
              </w:rPr>
            </w:pPr>
            <w:del w:id="14765" w:author="Thomas Dietz" w:date="2012-08-08T14:26:00Z">
              <w:r w:rsidDel="004238F6">
                <w:delText>&lt;xs:complexType name="OFGroupTypes"&gt;</w:delText>
              </w:r>
            </w:del>
          </w:p>
          <w:p w14:paraId="52F99D6D" w14:textId="5D1516A4" w:rsidR="0035256A" w:rsidDel="004238F6" w:rsidRDefault="0035256A" w:rsidP="0035256A">
            <w:pPr>
              <w:pStyle w:val="XML2"/>
              <w:rPr>
                <w:del w:id="14766" w:author="Thomas Dietz" w:date="2012-08-08T14:26:00Z"/>
              </w:rPr>
            </w:pPr>
            <w:del w:id="14767" w:author="Thomas Dietz" w:date="2012-08-08T14:26:00Z">
              <w:r w:rsidDel="004238F6">
                <w:delText>&lt;xs:sequence minOccurs="1" maxOccurs="unbounded"&gt;</w:delText>
              </w:r>
            </w:del>
          </w:p>
          <w:p w14:paraId="4D19410E" w14:textId="15F20215" w:rsidR="0035256A" w:rsidDel="004238F6" w:rsidRDefault="0035256A" w:rsidP="0035256A">
            <w:pPr>
              <w:pStyle w:val="XML3"/>
              <w:rPr>
                <w:del w:id="14768" w:author="Thomas Dietz" w:date="2012-08-08T14:26:00Z"/>
              </w:rPr>
            </w:pPr>
            <w:del w:id="14769" w:author="Thomas Dietz" w:date="2012-08-08T14:26:00Z">
              <w:r w:rsidDel="004238F6">
                <w:delText>&lt;xs:element name="type" type="OFGroupType"/&gt;</w:delText>
              </w:r>
            </w:del>
          </w:p>
          <w:p w14:paraId="5CE1837C" w14:textId="2EF93F4F" w:rsidR="0035256A" w:rsidDel="004238F6" w:rsidRDefault="0035256A" w:rsidP="0035256A">
            <w:pPr>
              <w:pStyle w:val="XML2"/>
              <w:rPr>
                <w:del w:id="14770" w:author="Thomas Dietz" w:date="2012-08-08T14:26:00Z"/>
              </w:rPr>
            </w:pPr>
            <w:del w:id="14771" w:author="Thomas Dietz" w:date="2012-08-08T14:26:00Z">
              <w:r w:rsidDel="004238F6">
                <w:delText>&lt;/xs:sequence&gt;</w:delText>
              </w:r>
            </w:del>
          </w:p>
          <w:p w14:paraId="527E1E3D" w14:textId="01A8C9A1" w:rsidR="0035256A" w:rsidDel="004238F6" w:rsidRDefault="0035256A" w:rsidP="0035256A">
            <w:pPr>
              <w:pStyle w:val="XML1"/>
              <w:rPr>
                <w:del w:id="14772" w:author="Thomas Dietz" w:date="2012-08-08T14:26:00Z"/>
              </w:rPr>
            </w:pPr>
            <w:del w:id="14773" w:author="Thomas Dietz" w:date="2012-08-08T14:26:00Z">
              <w:r w:rsidDel="004238F6">
                <w:delText>&lt;/xs:complexType&gt;</w:delText>
              </w:r>
            </w:del>
          </w:p>
          <w:p w14:paraId="4B5ADD1B" w14:textId="434BD2AC" w:rsidR="0035256A" w:rsidDel="004238F6" w:rsidRDefault="0035256A" w:rsidP="0035256A">
            <w:pPr>
              <w:pStyle w:val="XML1"/>
              <w:rPr>
                <w:del w:id="14774" w:author="Thomas Dietz" w:date="2012-08-08T14:26:00Z"/>
              </w:rPr>
            </w:pPr>
          </w:p>
          <w:p w14:paraId="77E13191" w14:textId="2FBE8E75" w:rsidR="0035256A" w:rsidDel="004238F6" w:rsidRDefault="0035256A" w:rsidP="0035256A">
            <w:pPr>
              <w:pStyle w:val="XML1"/>
              <w:rPr>
                <w:del w:id="14775" w:author="Thomas Dietz" w:date="2012-08-08T14:26:00Z"/>
              </w:rPr>
            </w:pPr>
            <w:del w:id="14776" w:author="Thomas Dietz" w:date="2012-08-08T14:26:00Z">
              <w:r w:rsidDel="004238F6">
                <w:delText>&lt;xs:simpleType name="OFGroupType"&gt;</w:delText>
              </w:r>
            </w:del>
          </w:p>
          <w:p w14:paraId="153782F0" w14:textId="133A6FA1" w:rsidR="0035256A" w:rsidDel="004238F6" w:rsidRDefault="0035256A" w:rsidP="0035256A">
            <w:pPr>
              <w:pStyle w:val="XML2"/>
              <w:rPr>
                <w:del w:id="14777" w:author="Thomas Dietz" w:date="2012-08-08T14:26:00Z"/>
              </w:rPr>
            </w:pPr>
            <w:del w:id="14778" w:author="Thomas Dietz" w:date="2012-08-08T14:26:00Z">
              <w:r w:rsidDel="004238F6">
                <w:delText>&lt;xs:restriction base="xs:string"&gt;</w:delText>
              </w:r>
            </w:del>
          </w:p>
          <w:p w14:paraId="0DA6DD06" w14:textId="7E2892D8" w:rsidR="0035256A" w:rsidDel="004238F6" w:rsidRDefault="0035256A" w:rsidP="0035256A">
            <w:pPr>
              <w:pStyle w:val="XML3"/>
              <w:rPr>
                <w:del w:id="14779" w:author="Thomas Dietz" w:date="2012-08-08T14:26:00Z"/>
              </w:rPr>
            </w:pPr>
            <w:del w:id="14780" w:author="Thomas Dietz" w:date="2012-08-08T14:26:00Z">
              <w:r w:rsidDel="004238F6">
                <w:delText>&lt;xs:enumeration value="all"/&gt;</w:delText>
              </w:r>
            </w:del>
          </w:p>
          <w:p w14:paraId="5579EC9F" w14:textId="36190E87" w:rsidR="0035256A" w:rsidDel="004238F6" w:rsidRDefault="0035256A" w:rsidP="0035256A">
            <w:pPr>
              <w:pStyle w:val="XML3"/>
              <w:rPr>
                <w:del w:id="14781" w:author="Thomas Dietz" w:date="2012-08-08T14:26:00Z"/>
              </w:rPr>
            </w:pPr>
            <w:del w:id="14782" w:author="Thomas Dietz" w:date="2012-08-08T14:26:00Z">
              <w:r w:rsidDel="004238F6">
                <w:delText>&lt;xs:enumeration value="select"/&gt;</w:delText>
              </w:r>
            </w:del>
          </w:p>
          <w:p w14:paraId="41776781" w14:textId="49F6543B" w:rsidR="0035256A" w:rsidDel="004238F6" w:rsidRDefault="0035256A" w:rsidP="0035256A">
            <w:pPr>
              <w:pStyle w:val="XML3"/>
              <w:rPr>
                <w:del w:id="14783" w:author="Thomas Dietz" w:date="2012-08-08T14:26:00Z"/>
              </w:rPr>
            </w:pPr>
            <w:del w:id="14784" w:author="Thomas Dietz" w:date="2012-08-08T14:26:00Z">
              <w:r w:rsidDel="004238F6">
                <w:delText>&lt;xs:enumeration value="indirect"/&gt;</w:delText>
              </w:r>
            </w:del>
          </w:p>
          <w:p w14:paraId="1CCA8E3E" w14:textId="44D88E08" w:rsidR="0035256A" w:rsidDel="004238F6" w:rsidRDefault="0035256A" w:rsidP="0035256A">
            <w:pPr>
              <w:pStyle w:val="XML3"/>
              <w:rPr>
                <w:del w:id="14785" w:author="Thomas Dietz" w:date="2012-08-08T14:26:00Z"/>
              </w:rPr>
            </w:pPr>
            <w:del w:id="14786" w:author="Thomas Dietz" w:date="2012-08-08T14:26:00Z">
              <w:r w:rsidDel="004238F6">
                <w:delText>&lt;xs:enumeration value="fast-failover"/&gt;</w:delText>
              </w:r>
            </w:del>
          </w:p>
          <w:p w14:paraId="21BF93DA" w14:textId="6775F936" w:rsidR="0035256A" w:rsidDel="004238F6" w:rsidRDefault="0035256A" w:rsidP="0035256A">
            <w:pPr>
              <w:pStyle w:val="XML2"/>
              <w:rPr>
                <w:del w:id="14787" w:author="Thomas Dietz" w:date="2012-08-08T14:26:00Z"/>
              </w:rPr>
            </w:pPr>
            <w:del w:id="14788" w:author="Thomas Dietz" w:date="2012-08-08T14:26:00Z">
              <w:r w:rsidDel="004238F6">
                <w:delText>&lt;/xs:restriction&gt;</w:delText>
              </w:r>
            </w:del>
          </w:p>
          <w:p w14:paraId="4D97D5EE" w14:textId="29E6DD50" w:rsidR="0035256A" w:rsidDel="004238F6" w:rsidRDefault="0035256A" w:rsidP="0035256A">
            <w:pPr>
              <w:pStyle w:val="XML1"/>
              <w:rPr>
                <w:del w:id="14789" w:author="Thomas Dietz" w:date="2012-08-08T14:26:00Z"/>
              </w:rPr>
            </w:pPr>
            <w:del w:id="14790" w:author="Thomas Dietz" w:date="2012-08-08T14:26:00Z">
              <w:r w:rsidDel="004238F6">
                <w:delText>&lt;/xs:simpleType&gt;</w:delText>
              </w:r>
            </w:del>
          </w:p>
          <w:p w14:paraId="54F6ED17" w14:textId="18C51E8E" w:rsidR="0035256A" w:rsidDel="004238F6" w:rsidRDefault="0035256A" w:rsidP="0035256A">
            <w:pPr>
              <w:pStyle w:val="XML1"/>
              <w:rPr>
                <w:del w:id="14791" w:author="Thomas Dietz" w:date="2012-08-08T14:26:00Z"/>
              </w:rPr>
            </w:pPr>
          </w:p>
          <w:p w14:paraId="1FF27F32" w14:textId="608DB236" w:rsidR="0035256A" w:rsidDel="004238F6" w:rsidRDefault="0035256A" w:rsidP="0035256A">
            <w:pPr>
              <w:pStyle w:val="XML1"/>
              <w:rPr>
                <w:del w:id="14792" w:author="Thomas Dietz" w:date="2012-08-08T14:26:00Z"/>
              </w:rPr>
            </w:pPr>
            <w:del w:id="14793" w:author="Thomas Dietz" w:date="2012-08-08T14:26:00Z">
              <w:r w:rsidDel="004238F6">
                <w:delText>&lt;xs:complexType name="OFGroupCapabilities"&gt;</w:delText>
              </w:r>
            </w:del>
          </w:p>
          <w:p w14:paraId="350673F6" w14:textId="4A2A26A5" w:rsidR="0035256A" w:rsidDel="004238F6" w:rsidRDefault="0035256A" w:rsidP="0035256A">
            <w:pPr>
              <w:pStyle w:val="XML2"/>
              <w:rPr>
                <w:del w:id="14794" w:author="Thomas Dietz" w:date="2012-08-08T14:26:00Z"/>
              </w:rPr>
            </w:pPr>
            <w:del w:id="14795" w:author="Thomas Dietz" w:date="2012-08-08T14:26:00Z">
              <w:r w:rsidDel="004238F6">
                <w:delText>&lt;xs:sequence minOccurs="1" maxOccurs="unbounded"&gt;</w:delText>
              </w:r>
            </w:del>
          </w:p>
          <w:p w14:paraId="539B7331" w14:textId="6259EBBD" w:rsidR="0035256A" w:rsidDel="004238F6" w:rsidRDefault="0035256A" w:rsidP="0035256A">
            <w:pPr>
              <w:pStyle w:val="XML3"/>
              <w:rPr>
                <w:del w:id="14796" w:author="Thomas Dietz" w:date="2012-08-08T14:26:00Z"/>
              </w:rPr>
            </w:pPr>
            <w:del w:id="14797"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14798" w:author="Thomas Dietz" w:date="2012-08-08T14:26:00Z"/>
              </w:rPr>
            </w:pPr>
            <w:del w:id="14799" w:author="Thomas Dietz" w:date="2012-08-08T14:26:00Z">
              <w:r w:rsidDel="004238F6">
                <w:delText>&lt;/xs:sequence&gt;</w:delText>
              </w:r>
            </w:del>
          </w:p>
          <w:p w14:paraId="2733F790" w14:textId="1461ED08" w:rsidR="0035256A" w:rsidDel="004238F6" w:rsidRDefault="0035256A" w:rsidP="0035256A">
            <w:pPr>
              <w:pStyle w:val="XML1"/>
              <w:rPr>
                <w:del w:id="14800" w:author="Thomas Dietz" w:date="2012-08-08T14:26:00Z"/>
              </w:rPr>
            </w:pPr>
            <w:del w:id="14801" w:author="Thomas Dietz" w:date="2012-08-08T14:26:00Z">
              <w:r w:rsidDel="004238F6">
                <w:delText>&lt;/xs:complexType&gt;</w:delText>
              </w:r>
            </w:del>
          </w:p>
          <w:p w14:paraId="0FAD0CD5" w14:textId="0BCEF7BE" w:rsidR="0035256A" w:rsidDel="004238F6" w:rsidRDefault="0035256A" w:rsidP="0035256A">
            <w:pPr>
              <w:pStyle w:val="XML1"/>
              <w:rPr>
                <w:del w:id="14802" w:author="Thomas Dietz" w:date="2012-08-08T14:26:00Z"/>
              </w:rPr>
            </w:pPr>
          </w:p>
          <w:p w14:paraId="7CD1FFB9" w14:textId="71F639F8" w:rsidR="0035256A" w:rsidDel="004238F6" w:rsidRDefault="0035256A" w:rsidP="0035256A">
            <w:pPr>
              <w:pStyle w:val="XML1"/>
              <w:rPr>
                <w:del w:id="14803" w:author="Thomas Dietz" w:date="2012-08-08T14:26:00Z"/>
              </w:rPr>
            </w:pPr>
            <w:del w:id="14804" w:author="Thomas Dietz" w:date="2012-08-08T14:26:00Z">
              <w:r w:rsidDel="004238F6">
                <w:delText>&lt;xs:simpleType name="OFGroupCapability"&gt;</w:delText>
              </w:r>
            </w:del>
          </w:p>
          <w:p w14:paraId="1F4C4CD4" w14:textId="363D6C12" w:rsidR="0035256A" w:rsidDel="004238F6" w:rsidRDefault="0035256A" w:rsidP="0035256A">
            <w:pPr>
              <w:pStyle w:val="XML2"/>
              <w:rPr>
                <w:del w:id="14805" w:author="Thomas Dietz" w:date="2012-08-08T14:26:00Z"/>
              </w:rPr>
            </w:pPr>
            <w:del w:id="14806" w:author="Thomas Dietz" w:date="2012-08-08T14:26:00Z">
              <w:r w:rsidDel="004238F6">
                <w:delText>&lt;xs:restriction base="xs:string"&gt;</w:delText>
              </w:r>
            </w:del>
          </w:p>
          <w:p w14:paraId="4D2C14CA" w14:textId="3E2F0910" w:rsidR="0035256A" w:rsidDel="004238F6" w:rsidRDefault="0035256A" w:rsidP="0035256A">
            <w:pPr>
              <w:pStyle w:val="XML3"/>
              <w:rPr>
                <w:del w:id="14807" w:author="Thomas Dietz" w:date="2012-08-08T14:26:00Z"/>
              </w:rPr>
            </w:pPr>
            <w:del w:id="14808" w:author="Thomas Dietz" w:date="2012-08-08T14:26:00Z">
              <w:r w:rsidDel="004238F6">
                <w:delText>&lt;xs:enumeration value="select-weight"/&gt;</w:delText>
              </w:r>
            </w:del>
          </w:p>
          <w:p w14:paraId="2F2676EE" w14:textId="74C5618C" w:rsidR="0035256A" w:rsidDel="004238F6" w:rsidRDefault="0035256A" w:rsidP="0035256A">
            <w:pPr>
              <w:pStyle w:val="XML3"/>
              <w:rPr>
                <w:del w:id="14809" w:author="Thomas Dietz" w:date="2012-08-08T14:26:00Z"/>
              </w:rPr>
            </w:pPr>
            <w:del w:id="14810" w:author="Thomas Dietz" w:date="2012-08-08T14:26:00Z">
              <w:r w:rsidDel="004238F6">
                <w:delText>&lt;xs:enumeration value="select-liveness"/&gt;</w:delText>
              </w:r>
            </w:del>
          </w:p>
          <w:p w14:paraId="71AD515D" w14:textId="45E3B365" w:rsidR="0035256A" w:rsidDel="004238F6" w:rsidRDefault="0035256A" w:rsidP="0035256A">
            <w:pPr>
              <w:pStyle w:val="XML3"/>
              <w:rPr>
                <w:del w:id="14811" w:author="Thomas Dietz" w:date="2012-08-08T14:26:00Z"/>
              </w:rPr>
            </w:pPr>
            <w:del w:id="14812" w:author="Thomas Dietz" w:date="2012-08-08T14:26:00Z">
              <w:r w:rsidDel="004238F6">
                <w:delText>&lt;xs:enumeration value="chaining"/&gt;</w:delText>
              </w:r>
            </w:del>
          </w:p>
          <w:p w14:paraId="211752E0" w14:textId="216EE36E" w:rsidR="0035256A" w:rsidDel="004238F6" w:rsidRDefault="0035256A" w:rsidP="0035256A">
            <w:pPr>
              <w:pStyle w:val="XML3"/>
              <w:rPr>
                <w:del w:id="14813" w:author="Thomas Dietz" w:date="2012-08-08T14:26:00Z"/>
              </w:rPr>
            </w:pPr>
            <w:del w:id="14814" w:author="Thomas Dietz" w:date="2012-08-08T14:26:00Z">
              <w:r w:rsidDel="004238F6">
                <w:delText>&lt;xs:enumeration value="chaining-check"/&gt;</w:delText>
              </w:r>
            </w:del>
          </w:p>
          <w:p w14:paraId="16D3190B" w14:textId="44982584" w:rsidR="0035256A" w:rsidDel="004238F6" w:rsidRDefault="0035256A" w:rsidP="0035256A">
            <w:pPr>
              <w:pStyle w:val="XML2"/>
              <w:rPr>
                <w:del w:id="14815" w:author="Thomas Dietz" w:date="2012-08-08T14:26:00Z"/>
              </w:rPr>
            </w:pPr>
            <w:del w:id="14816" w:author="Thomas Dietz" w:date="2012-08-08T14:26:00Z">
              <w:r w:rsidDel="004238F6">
                <w:delText>&lt;/xs:restriction&gt;</w:delText>
              </w:r>
            </w:del>
          </w:p>
          <w:p w14:paraId="3B748148" w14:textId="1589E040" w:rsidR="0035256A" w:rsidDel="004238F6" w:rsidRDefault="0035256A" w:rsidP="0035256A">
            <w:pPr>
              <w:pStyle w:val="XML1"/>
              <w:rPr>
                <w:del w:id="14817" w:author="Thomas Dietz" w:date="2012-08-08T14:26:00Z"/>
              </w:rPr>
            </w:pPr>
            <w:del w:id="14818" w:author="Thomas Dietz" w:date="2012-08-08T14:26:00Z">
              <w:r w:rsidDel="004238F6">
                <w:lastRenderedPageBreak/>
                <w:delText>&lt;/xs:simpleType&gt;</w:delText>
              </w:r>
            </w:del>
          </w:p>
          <w:p w14:paraId="7F90692A" w14:textId="656CC240" w:rsidR="0035256A" w:rsidDel="004238F6" w:rsidRDefault="0035256A" w:rsidP="0035256A">
            <w:pPr>
              <w:pStyle w:val="XML1"/>
              <w:rPr>
                <w:del w:id="14819" w:author="Thomas Dietz" w:date="2012-08-08T14:26:00Z"/>
              </w:rPr>
            </w:pPr>
          </w:p>
          <w:p w14:paraId="621F716F" w14:textId="7755CC94" w:rsidR="0035256A" w:rsidDel="004238F6" w:rsidRDefault="0035256A" w:rsidP="0035256A">
            <w:pPr>
              <w:pStyle w:val="XML1"/>
              <w:rPr>
                <w:del w:id="14820" w:author="Thomas Dietz" w:date="2012-08-08T14:26:00Z"/>
              </w:rPr>
            </w:pPr>
            <w:del w:id="14821" w:author="Thomas Dietz" w:date="2012-08-08T14:26:00Z">
              <w:r w:rsidDel="004238F6">
                <w:delText>&lt;xs:complexType name="OFActionTypes"&gt;</w:delText>
              </w:r>
            </w:del>
          </w:p>
          <w:p w14:paraId="6B4F8EDB" w14:textId="6C44B069" w:rsidR="0035256A" w:rsidDel="004238F6" w:rsidRDefault="0035256A" w:rsidP="0035256A">
            <w:pPr>
              <w:pStyle w:val="XML2"/>
              <w:rPr>
                <w:del w:id="14822" w:author="Thomas Dietz" w:date="2012-08-08T14:26:00Z"/>
              </w:rPr>
            </w:pPr>
            <w:del w:id="14823" w:author="Thomas Dietz" w:date="2012-08-08T14:26:00Z">
              <w:r w:rsidDel="004238F6">
                <w:delText>&lt;xs:sequence minOccurs="1" maxOccurs="unbounded"&gt;</w:delText>
              </w:r>
            </w:del>
          </w:p>
          <w:p w14:paraId="66285819" w14:textId="403C84E9" w:rsidR="0035256A" w:rsidDel="004238F6" w:rsidRDefault="0035256A" w:rsidP="0035256A">
            <w:pPr>
              <w:pStyle w:val="XML3"/>
              <w:rPr>
                <w:del w:id="14824" w:author="Thomas Dietz" w:date="2012-08-08T14:26:00Z"/>
              </w:rPr>
            </w:pPr>
            <w:del w:id="14825" w:author="Thomas Dietz" w:date="2012-08-08T14:26:00Z">
              <w:r w:rsidDel="004238F6">
                <w:delText>&lt;xs:element name="type" type="OFActionType"/&gt;</w:delText>
              </w:r>
            </w:del>
          </w:p>
          <w:p w14:paraId="34C8B08B" w14:textId="2A0AEFEC" w:rsidR="0035256A" w:rsidDel="004238F6" w:rsidRDefault="0035256A" w:rsidP="0035256A">
            <w:pPr>
              <w:pStyle w:val="XML2"/>
              <w:rPr>
                <w:del w:id="14826" w:author="Thomas Dietz" w:date="2012-08-08T14:26:00Z"/>
              </w:rPr>
            </w:pPr>
            <w:del w:id="14827" w:author="Thomas Dietz" w:date="2012-08-08T14:26:00Z">
              <w:r w:rsidDel="004238F6">
                <w:delText>&lt;/xs:sequence&gt;</w:delText>
              </w:r>
            </w:del>
          </w:p>
          <w:p w14:paraId="122988D5" w14:textId="05B1EAEE" w:rsidR="0035256A" w:rsidDel="004238F6" w:rsidRDefault="0035256A" w:rsidP="0035256A">
            <w:pPr>
              <w:pStyle w:val="XML1"/>
              <w:rPr>
                <w:del w:id="14828" w:author="Thomas Dietz" w:date="2012-08-08T14:26:00Z"/>
              </w:rPr>
            </w:pPr>
            <w:del w:id="14829" w:author="Thomas Dietz" w:date="2012-08-08T14:26:00Z">
              <w:r w:rsidDel="004238F6">
                <w:delText>&lt;/xs:complexType&gt;</w:delText>
              </w:r>
            </w:del>
          </w:p>
          <w:p w14:paraId="5E732007" w14:textId="158E55C0" w:rsidR="0035256A" w:rsidDel="004238F6" w:rsidRDefault="0035256A" w:rsidP="0035256A">
            <w:pPr>
              <w:pStyle w:val="XML1"/>
              <w:rPr>
                <w:del w:id="14830" w:author="Thomas Dietz" w:date="2012-08-08T14:26:00Z"/>
              </w:rPr>
            </w:pPr>
          </w:p>
          <w:p w14:paraId="01A0A5C8" w14:textId="2E667DEE" w:rsidR="0035256A" w:rsidDel="004238F6" w:rsidRDefault="0035256A" w:rsidP="0035256A">
            <w:pPr>
              <w:pStyle w:val="XML1"/>
              <w:rPr>
                <w:del w:id="14831" w:author="Thomas Dietz" w:date="2012-08-08T14:26:00Z"/>
              </w:rPr>
            </w:pPr>
            <w:del w:id="14832" w:author="Thomas Dietz" w:date="2012-08-08T14:26:00Z">
              <w:r w:rsidDel="004238F6">
                <w:delText>&lt;xs:simpleType name="OFActionType"&gt;</w:delText>
              </w:r>
            </w:del>
          </w:p>
          <w:p w14:paraId="0B049917" w14:textId="08DC9E10" w:rsidR="0035256A" w:rsidDel="004238F6" w:rsidRDefault="0035256A" w:rsidP="0035256A">
            <w:pPr>
              <w:pStyle w:val="XML2"/>
              <w:rPr>
                <w:del w:id="14833" w:author="Thomas Dietz" w:date="2012-08-08T14:26:00Z"/>
              </w:rPr>
            </w:pPr>
            <w:del w:id="14834" w:author="Thomas Dietz" w:date="2012-08-08T14:26:00Z">
              <w:r w:rsidDel="004238F6">
                <w:delText>&lt;xs:restriction base="xs:string"&gt;</w:delText>
              </w:r>
            </w:del>
          </w:p>
          <w:p w14:paraId="4A71BA02" w14:textId="62D67642" w:rsidR="0035256A" w:rsidDel="004238F6" w:rsidRDefault="0035256A" w:rsidP="0035256A">
            <w:pPr>
              <w:pStyle w:val="XML3"/>
              <w:rPr>
                <w:del w:id="14835" w:author="Thomas Dietz" w:date="2012-08-08T14:26:00Z"/>
              </w:rPr>
            </w:pPr>
            <w:del w:id="14836" w:author="Thomas Dietz" w:date="2012-08-08T14:26:00Z">
              <w:r w:rsidDel="004238F6">
                <w:delText>&lt;xs:enumeration value="output"/&gt;</w:delText>
              </w:r>
            </w:del>
          </w:p>
          <w:p w14:paraId="07F9BBFB" w14:textId="4FD8D636" w:rsidR="0035256A" w:rsidDel="004238F6" w:rsidRDefault="0035256A" w:rsidP="0035256A">
            <w:pPr>
              <w:pStyle w:val="XML3"/>
              <w:rPr>
                <w:del w:id="14837" w:author="Thomas Dietz" w:date="2012-08-08T14:26:00Z"/>
              </w:rPr>
            </w:pPr>
            <w:del w:id="14838" w:author="Thomas Dietz" w:date="2012-08-08T14:26:00Z">
              <w:r w:rsidDel="004238F6">
                <w:delText>&lt;xs:enumeration value="copy-ttl-out"/&gt;</w:delText>
              </w:r>
            </w:del>
          </w:p>
          <w:p w14:paraId="12AD2E81" w14:textId="7FC66146" w:rsidR="0035256A" w:rsidDel="004238F6" w:rsidRDefault="0035256A" w:rsidP="0035256A">
            <w:pPr>
              <w:pStyle w:val="XML3"/>
              <w:rPr>
                <w:del w:id="14839" w:author="Thomas Dietz" w:date="2012-08-08T14:26:00Z"/>
              </w:rPr>
            </w:pPr>
            <w:del w:id="14840" w:author="Thomas Dietz" w:date="2012-08-08T14:26:00Z">
              <w:r w:rsidDel="004238F6">
                <w:delText>&lt;xs:enumeration value="copy-ttl-in"/&gt;</w:delText>
              </w:r>
            </w:del>
          </w:p>
          <w:p w14:paraId="18DDC5AF" w14:textId="1735E39E" w:rsidR="0035256A" w:rsidDel="004238F6" w:rsidRDefault="0035256A" w:rsidP="0035256A">
            <w:pPr>
              <w:pStyle w:val="XML3"/>
              <w:rPr>
                <w:del w:id="14841" w:author="Thomas Dietz" w:date="2012-08-08T14:26:00Z"/>
              </w:rPr>
            </w:pPr>
            <w:del w:id="14842" w:author="Thomas Dietz" w:date="2012-08-08T14:26:00Z">
              <w:r w:rsidDel="004238F6">
                <w:delText>&lt;xs:enumeration value="set-mpls-ttl"/&gt;</w:delText>
              </w:r>
            </w:del>
          </w:p>
          <w:p w14:paraId="0EF5949B" w14:textId="3EADA57A" w:rsidR="0035256A" w:rsidDel="004238F6" w:rsidRDefault="0035256A" w:rsidP="0035256A">
            <w:pPr>
              <w:pStyle w:val="XML3"/>
              <w:rPr>
                <w:del w:id="14843" w:author="Thomas Dietz" w:date="2012-08-08T14:26:00Z"/>
              </w:rPr>
            </w:pPr>
            <w:del w:id="14844" w:author="Thomas Dietz" w:date="2012-08-08T14:26:00Z">
              <w:r w:rsidDel="004238F6">
                <w:delText>&lt;xs:enumeration value="dec-mpls-ttl"/&gt;</w:delText>
              </w:r>
            </w:del>
          </w:p>
          <w:p w14:paraId="7E52C377" w14:textId="1628F981" w:rsidR="0035256A" w:rsidDel="004238F6" w:rsidRDefault="0035256A" w:rsidP="0035256A">
            <w:pPr>
              <w:pStyle w:val="XML3"/>
              <w:rPr>
                <w:del w:id="14845" w:author="Thomas Dietz" w:date="2012-08-08T14:26:00Z"/>
              </w:rPr>
            </w:pPr>
            <w:del w:id="14846" w:author="Thomas Dietz" w:date="2012-08-08T14:26:00Z">
              <w:r w:rsidDel="004238F6">
                <w:delText>&lt;xs:enumeration value="push-vlan"/&gt;</w:delText>
              </w:r>
            </w:del>
          </w:p>
          <w:p w14:paraId="48219F2C" w14:textId="2506F79B" w:rsidR="0035256A" w:rsidDel="004238F6" w:rsidRDefault="0035256A" w:rsidP="0035256A">
            <w:pPr>
              <w:pStyle w:val="XML3"/>
              <w:rPr>
                <w:del w:id="14847" w:author="Thomas Dietz" w:date="2012-08-08T14:26:00Z"/>
              </w:rPr>
            </w:pPr>
            <w:del w:id="14848" w:author="Thomas Dietz" w:date="2012-08-08T14:26:00Z">
              <w:r w:rsidDel="004238F6">
                <w:delText>&lt;xs:enumeration value="pop-vlan"/&gt;</w:delText>
              </w:r>
            </w:del>
          </w:p>
          <w:p w14:paraId="4CE426E3" w14:textId="4EDF5A2B" w:rsidR="0035256A" w:rsidDel="004238F6" w:rsidRDefault="0035256A" w:rsidP="0035256A">
            <w:pPr>
              <w:pStyle w:val="XML3"/>
              <w:rPr>
                <w:del w:id="14849" w:author="Thomas Dietz" w:date="2012-08-08T14:26:00Z"/>
              </w:rPr>
            </w:pPr>
            <w:del w:id="14850" w:author="Thomas Dietz" w:date="2012-08-08T14:26:00Z">
              <w:r w:rsidDel="004238F6">
                <w:delText>&lt;xs:enumeration value="push-mpls"/&gt;</w:delText>
              </w:r>
            </w:del>
          </w:p>
          <w:p w14:paraId="67B4AC60" w14:textId="4ABB7F61" w:rsidR="0035256A" w:rsidDel="004238F6" w:rsidRDefault="0035256A" w:rsidP="0035256A">
            <w:pPr>
              <w:pStyle w:val="XML3"/>
              <w:rPr>
                <w:del w:id="14851" w:author="Thomas Dietz" w:date="2012-08-08T14:26:00Z"/>
              </w:rPr>
            </w:pPr>
            <w:del w:id="14852" w:author="Thomas Dietz" w:date="2012-08-08T14:26:00Z">
              <w:r w:rsidDel="004238F6">
                <w:delText>&lt;xs:enumeration value="pop-mpls"/&gt;</w:delText>
              </w:r>
            </w:del>
          </w:p>
          <w:p w14:paraId="1945DDE2" w14:textId="5F808101" w:rsidR="0035256A" w:rsidDel="004238F6" w:rsidRDefault="0035256A" w:rsidP="0035256A">
            <w:pPr>
              <w:pStyle w:val="XML3"/>
              <w:rPr>
                <w:del w:id="14853" w:author="Thomas Dietz" w:date="2012-08-08T14:26:00Z"/>
              </w:rPr>
            </w:pPr>
            <w:del w:id="14854" w:author="Thomas Dietz" w:date="2012-08-08T14:26:00Z">
              <w:r w:rsidDel="004238F6">
                <w:delText>&lt;xs:enumeration value="set-queue"/&gt;</w:delText>
              </w:r>
            </w:del>
          </w:p>
          <w:p w14:paraId="285DD602" w14:textId="7B0076BE" w:rsidR="0035256A" w:rsidDel="004238F6" w:rsidRDefault="0035256A" w:rsidP="0035256A">
            <w:pPr>
              <w:pStyle w:val="XML3"/>
              <w:rPr>
                <w:del w:id="14855" w:author="Thomas Dietz" w:date="2012-08-08T14:26:00Z"/>
              </w:rPr>
            </w:pPr>
            <w:del w:id="14856" w:author="Thomas Dietz" w:date="2012-08-08T14:26:00Z">
              <w:r w:rsidDel="004238F6">
                <w:delText>&lt;xs:enumeration value="group"/&gt;</w:delText>
              </w:r>
            </w:del>
          </w:p>
          <w:p w14:paraId="32E7D954" w14:textId="162C9718" w:rsidR="0035256A" w:rsidDel="004238F6" w:rsidRDefault="0035256A" w:rsidP="0035256A">
            <w:pPr>
              <w:pStyle w:val="XML3"/>
              <w:rPr>
                <w:del w:id="14857" w:author="Thomas Dietz" w:date="2012-08-08T14:26:00Z"/>
              </w:rPr>
            </w:pPr>
            <w:del w:id="14858" w:author="Thomas Dietz" w:date="2012-08-08T14:26:00Z">
              <w:r w:rsidDel="004238F6">
                <w:delText>&lt;xs:enumeration value="set-nw-ttl"/&gt;</w:delText>
              </w:r>
            </w:del>
          </w:p>
          <w:p w14:paraId="038933C0" w14:textId="7743EA70" w:rsidR="0035256A" w:rsidDel="004238F6" w:rsidRDefault="0035256A" w:rsidP="0035256A">
            <w:pPr>
              <w:pStyle w:val="XML3"/>
              <w:rPr>
                <w:del w:id="14859" w:author="Thomas Dietz" w:date="2012-08-08T14:26:00Z"/>
              </w:rPr>
            </w:pPr>
            <w:del w:id="14860" w:author="Thomas Dietz" w:date="2012-08-08T14:26:00Z">
              <w:r w:rsidDel="004238F6">
                <w:delText>&lt;xs:enumeration value="dec-nw-ttl"/&gt;</w:delText>
              </w:r>
            </w:del>
          </w:p>
          <w:p w14:paraId="4193041F" w14:textId="3C91F7EC" w:rsidR="0035256A" w:rsidDel="004238F6" w:rsidRDefault="0035256A" w:rsidP="0035256A">
            <w:pPr>
              <w:pStyle w:val="XML3"/>
              <w:rPr>
                <w:del w:id="14861" w:author="Thomas Dietz" w:date="2012-08-08T14:26:00Z"/>
              </w:rPr>
            </w:pPr>
            <w:del w:id="14862" w:author="Thomas Dietz" w:date="2012-08-08T14:26:00Z">
              <w:r w:rsidDel="004238F6">
                <w:delText>&lt;xs:enumeration value="pop-mpls"/&gt;</w:delText>
              </w:r>
            </w:del>
          </w:p>
          <w:p w14:paraId="4011FC04" w14:textId="40115434" w:rsidR="0035256A" w:rsidDel="004238F6" w:rsidRDefault="0035256A" w:rsidP="0035256A">
            <w:pPr>
              <w:pStyle w:val="XML3"/>
              <w:rPr>
                <w:del w:id="14863" w:author="Thomas Dietz" w:date="2012-08-08T14:26:00Z"/>
              </w:rPr>
            </w:pPr>
            <w:del w:id="14864" w:author="Thomas Dietz" w:date="2012-08-08T14:26:00Z">
              <w:r w:rsidDel="004238F6">
                <w:delText>&lt;xs:enumeration value="set-field"/&gt;</w:delText>
              </w:r>
            </w:del>
          </w:p>
          <w:p w14:paraId="0CFE0EBB" w14:textId="4485D7CA" w:rsidR="0035256A" w:rsidDel="004238F6" w:rsidRDefault="0035256A" w:rsidP="0035256A">
            <w:pPr>
              <w:pStyle w:val="XML2"/>
              <w:rPr>
                <w:del w:id="14865" w:author="Thomas Dietz" w:date="2012-08-08T14:26:00Z"/>
              </w:rPr>
            </w:pPr>
            <w:del w:id="14866" w:author="Thomas Dietz" w:date="2012-08-08T14:26:00Z">
              <w:r w:rsidDel="004238F6">
                <w:delText>&lt;/xs:restriction&gt;</w:delText>
              </w:r>
            </w:del>
          </w:p>
          <w:p w14:paraId="0987D748" w14:textId="669D6934" w:rsidR="0035256A" w:rsidDel="004238F6" w:rsidRDefault="0035256A" w:rsidP="0035256A">
            <w:pPr>
              <w:pStyle w:val="XML1"/>
              <w:rPr>
                <w:del w:id="14867" w:author="Thomas Dietz" w:date="2012-08-08T14:26:00Z"/>
              </w:rPr>
            </w:pPr>
            <w:del w:id="14868" w:author="Thomas Dietz" w:date="2012-08-08T14:26:00Z">
              <w:r w:rsidDel="004238F6">
                <w:delText>&lt;/xs:simpleType&gt;</w:delText>
              </w:r>
            </w:del>
          </w:p>
          <w:p w14:paraId="3B5A933D" w14:textId="3FD9E441" w:rsidR="0035256A" w:rsidDel="004238F6" w:rsidRDefault="0035256A" w:rsidP="0035256A">
            <w:pPr>
              <w:pStyle w:val="XML1"/>
              <w:rPr>
                <w:del w:id="14869" w:author="Thomas Dietz" w:date="2012-08-08T14:26:00Z"/>
              </w:rPr>
            </w:pPr>
          </w:p>
          <w:p w14:paraId="1CCF59D6" w14:textId="68A66CFE" w:rsidR="0035256A" w:rsidDel="004238F6" w:rsidRDefault="0035256A" w:rsidP="0035256A">
            <w:pPr>
              <w:pStyle w:val="XML1"/>
              <w:rPr>
                <w:del w:id="14870" w:author="Thomas Dietz" w:date="2012-08-08T14:26:00Z"/>
              </w:rPr>
            </w:pPr>
            <w:del w:id="14871" w:author="Thomas Dietz" w:date="2012-08-08T14:26:00Z">
              <w:r w:rsidDel="004238F6">
                <w:delText>&lt;xs:complexType name="OFInstructionTypes"&gt;</w:delText>
              </w:r>
            </w:del>
          </w:p>
          <w:p w14:paraId="59B635F1" w14:textId="28960DFE" w:rsidR="0035256A" w:rsidDel="004238F6" w:rsidRDefault="0035256A" w:rsidP="0035256A">
            <w:pPr>
              <w:pStyle w:val="XML2"/>
              <w:rPr>
                <w:del w:id="14872" w:author="Thomas Dietz" w:date="2012-08-08T14:26:00Z"/>
              </w:rPr>
            </w:pPr>
            <w:del w:id="14873" w:author="Thomas Dietz" w:date="2012-08-08T14:26:00Z">
              <w:r w:rsidDel="004238F6">
                <w:delText>&lt;xs:sequence minOccurs="1" maxOccurs="unbounded"&gt;</w:delText>
              </w:r>
            </w:del>
          </w:p>
          <w:p w14:paraId="3E40382A" w14:textId="683B8D86" w:rsidR="0035256A" w:rsidDel="004238F6" w:rsidRDefault="0035256A" w:rsidP="0035256A">
            <w:pPr>
              <w:pStyle w:val="XML3"/>
              <w:rPr>
                <w:del w:id="14874" w:author="Thomas Dietz" w:date="2012-08-08T14:26:00Z"/>
              </w:rPr>
            </w:pPr>
            <w:del w:id="14875" w:author="Thomas Dietz" w:date="2012-08-08T14:26:00Z">
              <w:r w:rsidDel="004238F6">
                <w:delText>&lt;xs:element name="type" type="OFInstructionType"/&gt;</w:delText>
              </w:r>
            </w:del>
          </w:p>
          <w:p w14:paraId="40B78663" w14:textId="5B769D47" w:rsidR="0035256A" w:rsidDel="004238F6" w:rsidRDefault="0035256A" w:rsidP="0035256A">
            <w:pPr>
              <w:pStyle w:val="XML2"/>
              <w:rPr>
                <w:del w:id="14876" w:author="Thomas Dietz" w:date="2012-08-08T14:26:00Z"/>
              </w:rPr>
            </w:pPr>
            <w:del w:id="14877" w:author="Thomas Dietz" w:date="2012-08-08T14:26:00Z">
              <w:r w:rsidDel="004238F6">
                <w:delText>&lt;/xs:sequence&gt;</w:delText>
              </w:r>
            </w:del>
          </w:p>
          <w:p w14:paraId="5BAB69B7" w14:textId="77BB1EB0" w:rsidR="0035256A" w:rsidDel="004238F6" w:rsidRDefault="0035256A" w:rsidP="0035256A">
            <w:pPr>
              <w:pStyle w:val="XML1"/>
              <w:rPr>
                <w:del w:id="14878" w:author="Thomas Dietz" w:date="2012-08-08T14:26:00Z"/>
              </w:rPr>
            </w:pPr>
            <w:del w:id="14879" w:author="Thomas Dietz" w:date="2012-08-08T14:26:00Z">
              <w:r w:rsidDel="004238F6">
                <w:delText>&lt;/xs:complexType&gt;</w:delText>
              </w:r>
            </w:del>
          </w:p>
          <w:p w14:paraId="5A0384F2" w14:textId="60954264" w:rsidR="0035256A" w:rsidDel="004238F6" w:rsidRDefault="0035256A" w:rsidP="0035256A">
            <w:pPr>
              <w:pStyle w:val="XML1"/>
              <w:rPr>
                <w:del w:id="14880" w:author="Thomas Dietz" w:date="2012-08-08T14:26:00Z"/>
              </w:rPr>
            </w:pPr>
          </w:p>
          <w:p w14:paraId="54100E3B" w14:textId="5EEF647A" w:rsidR="0035256A" w:rsidDel="004238F6" w:rsidRDefault="0035256A" w:rsidP="0035256A">
            <w:pPr>
              <w:pStyle w:val="XML1"/>
              <w:rPr>
                <w:del w:id="14881" w:author="Thomas Dietz" w:date="2012-08-08T14:26:00Z"/>
              </w:rPr>
            </w:pPr>
            <w:del w:id="14882" w:author="Thomas Dietz" w:date="2012-08-08T14:26:00Z">
              <w:r w:rsidDel="004238F6">
                <w:delText>&lt;xs:simpleType name="OFInstructionType"&gt;</w:delText>
              </w:r>
            </w:del>
          </w:p>
          <w:p w14:paraId="06FED0DE" w14:textId="77CD4DD7" w:rsidR="0035256A" w:rsidDel="004238F6" w:rsidRDefault="0035256A" w:rsidP="0035256A">
            <w:pPr>
              <w:pStyle w:val="XML2"/>
              <w:rPr>
                <w:del w:id="14883" w:author="Thomas Dietz" w:date="2012-08-08T14:26:00Z"/>
              </w:rPr>
            </w:pPr>
            <w:del w:id="14884" w:author="Thomas Dietz" w:date="2012-08-08T14:26:00Z">
              <w:r w:rsidDel="004238F6">
                <w:delText>&lt;xs:restriction base="xs:string"&gt;</w:delText>
              </w:r>
            </w:del>
          </w:p>
          <w:p w14:paraId="789F898B" w14:textId="4270DD05" w:rsidR="0035256A" w:rsidDel="004238F6" w:rsidRDefault="0035256A" w:rsidP="0035256A">
            <w:pPr>
              <w:pStyle w:val="XML3"/>
              <w:rPr>
                <w:del w:id="14885" w:author="Thomas Dietz" w:date="2012-08-08T14:26:00Z"/>
              </w:rPr>
            </w:pPr>
            <w:del w:id="14886" w:author="Thomas Dietz" w:date="2012-08-08T14:26:00Z">
              <w:r w:rsidDel="004238F6">
                <w:delText>&lt;xs:enumeration value="apply-actions"/&gt;</w:delText>
              </w:r>
            </w:del>
          </w:p>
          <w:p w14:paraId="1B6CA2D8" w14:textId="54CF75FC" w:rsidR="0035256A" w:rsidDel="004238F6" w:rsidRDefault="0035256A" w:rsidP="0035256A">
            <w:pPr>
              <w:pStyle w:val="XML3"/>
              <w:rPr>
                <w:del w:id="14887" w:author="Thomas Dietz" w:date="2012-08-08T14:26:00Z"/>
              </w:rPr>
            </w:pPr>
            <w:del w:id="14888" w:author="Thomas Dietz" w:date="2012-08-08T14:26:00Z">
              <w:r w:rsidDel="004238F6">
                <w:delText>&lt;xs:enumeration value="clear-actions"/&gt;</w:delText>
              </w:r>
            </w:del>
          </w:p>
          <w:p w14:paraId="31AFE9FF" w14:textId="0F495D03" w:rsidR="0035256A" w:rsidDel="004238F6" w:rsidRDefault="0035256A" w:rsidP="0035256A">
            <w:pPr>
              <w:pStyle w:val="XML3"/>
              <w:rPr>
                <w:del w:id="14889" w:author="Thomas Dietz" w:date="2012-08-08T14:26:00Z"/>
              </w:rPr>
            </w:pPr>
            <w:del w:id="14890" w:author="Thomas Dietz" w:date="2012-08-08T14:26:00Z">
              <w:r w:rsidDel="004238F6">
                <w:delText>&lt;xs:enumeration value="write-actions"/&gt;</w:delText>
              </w:r>
            </w:del>
          </w:p>
          <w:p w14:paraId="44B0B7F3" w14:textId="733FF7C5" w:rsidR="0035256A" w:rsidDel="004238F6" w:rsidRDefault="0035256A" w:rsidP="0035256A">
            <w:pPr>
              <w:pStyle w:val="XML3"/>
              <w:rPr>
                <w:del w:id="14891" w:author="Thomas Dietz" w:date="2012-08-08T14:26:00Z"/>
              </w:rPr>
            </w:pPr>
            <w:del w:id="14892" w:author="Thomas Dietz" w:date="2012-08-08T14:26:00Z">
              <w:r w:rsidDel="004238F6">
                <w:delText>&lt;xs:enumeration value="write-metadata"/&gt;</w:delText>
              </w:r>
            </w:del>
          </w:p>
          <w:p w14:paraId="4A8DB6B9" w14:textId="499B0F8E" w:rsidR="0035256A" w:rsidDel="004238F6" w:rsidRDefault="0035256A" w:rsidP="0035256A">
            <w:pPr>
              <w:pStyle w:val="XML3"/>
              <w:rPr>
                <w:del w:id="14893" w:author="Thomas Dietz" w:date="2012-08-08T14:26:00Z"/>
              </w:rPr>
            </w:pPr>
            <w:del w:id="14894" w:author="Thomas Dietz" w:date="2012-08-08T14:26:00Z">
              <w:r w:rsidDel="004238F6">
                <w:delText>&lt;xs:enumeration value="goto-table"/&gt;</w:delText>
              </w:r>
            </w:del>
          </w:p>
          <w:p w14:paraId="39A7C20E" w14:textId="7BA87D5F" w:rsidR="0035256A" w:rsidDel="004238F6" w:rsidRDefault="0035256A" w:rsidP="0035256A">
            <w:pPr>
              <w:pStyle w:val="XML2"/>
              <w:rPr>
                <w:del w:id="14895" w:author="Thomas Dietz" w:date="2012-08-08T14:26:00Z"/>
              </w:rPr>
            </w:pPr>
            <w:del w:id="14896" w:author="Thomas Dietz" w:date="2012-08-08T14:26:00Z">
              <w:r w:rsidDel="004238F6">
                <w:delText>&lt;/xs:restriction&gt;</w:delText>
              </w:r>
            </w:del>
          </w:p>
          <w:p w14:paraId="73CC6DAC" w14:textId="3DB06D6B" w:rsidR="0035256A" w:rsidDel="004238F6" w:rsidRDefault="0035256A" w:rsidP="0035256A">
            <w:pPr>
              <w:pStyle w:val="XML1"/>
              <w:rPr>
                <w:del w:id="14897" w:author="Thomas Dietz" w:date="2012-08-08T14:26:00Z"/>
              </w:rPr>
            </w:pPr>
            <w:del w:id="14898" w:author="Thomas Dietz" w:date="2012-08-08T14:26:00Z">
              <w:r w:rsidDel="004238F6">
                <w:delText>&lt;/xs:simpleType&gt;</w:delText>
              </w:r>
            </w:del>
          </w:p>
          <w:p w14:paraId="6FFCE4EC" w14:textId="34626EE6" w:rsidR="0035256A" w:rsidRPr="009F1B7D" w:rsidDel="004238F6" w:rsidRDefault="0035256A" w:rsidP="00011096">
            <w:pPr>
              <w:pStyle w:val="XML2"/>
              <w:rPr>
                <w:del w:id="14899" w:author="Thomas Dietz" w:date="2012-08-08T14:26:00Z"/>
              </w:rPr>
            </w:pPr>
          </w:p>
          <w:p w14:paraId="726BFB5D" w14:textId="5E3E5178" w:rsidR="00C31DBC" w:rsidRPr="009F1B7D" w:rsidDel="004238F6" w:rsidRDefault="00C31DBC" w:rsidP="00011096">
            <w:pPr>
              <w:pStyle w:val="XML2"/>
              <w:rPr>
                <w:del w:id="14900" w:author="Thomas Dietz" w:date="2012-08-08T14:26:00Z"/>
              </w:rPr>
            </w:pPr>
            <w:del w:id="14901"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14902" w:author="Thomas Dietz" w:date="2012-08-08T14:26:00Z"/>
              </w:rPr>
            </w:pPr>
            <w:del w:id="14903"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14904" w:author="Thomas Dietz" w:date="2012-08-08T14:26:00Z"/>
              </w:rPr>
            </w:pPr>
            <w:del w:id="14905"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14906" w:author="Thomas Dietz" w:date="2012-08-08T14:26:00Z"/>
              </w:rPr>
            </w:pPr>
            <w:del w:id="14907"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14908" w:author="Thomas Dietz" w:date="2012-08-08T14:26:00Z"/>
              </w:rPr>
            </w:pPr>
            <w:del w:id="14909"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14910" w:author="Thomas Dietz" w:date="2012-08-08T14:26:00Z"/>
              </w:rPr>
            </w:pPr>
            <w:del w:id="14911"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14912" w:author="Thomas Dietz" w:date="2012-08-08T14:26:00Z"/>
              </w:rPr>
            </w:pPr>
            <w:del w:id="14913"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14914" w:author="Thomas Dietz" w:date="2012-08-08T14:26:00Z"/>
              </w:rPr>
            </w:pPr>
            <w:del w:id="14915"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14916" w:author="Thomas Dietz" w:date="2012-08-08T14:26:00Z"/>
              </w:rPr>
            </w:pPr>
            <w:del w:id="14917"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14918" w:author="Thomas Dietz" w:date="2012-08-08T14:26:00Z"/>
              </w:rPr>
            </w:pPr>
            <w:del w:id="14919" w:author="Thomas Dietz" w:date="2012-08-08T14:26:00Z">
              <w:r w:rsidRPr="009F1B7D" w:rsidDel="004238F6">
                <w:lastRenderedPageBreak/>
                <w:delText>&lt;/xs:documentation&gt;</w:delText>
              </w:r>
            </w:del>
          </w:p>
          <w:p w14:paraId="7B5A1FF9" w14:textId="648523D5" w:rsidR="00C31DBC" w:rsidRPr="009F1B7D" w:rsidDel="004238F6" w:rsidRDefault="00C31DBC" w:rsidP="00011096">
            <w:pPr>
              <w:pStyle w:val="XML5"/>
              <w:rPr>
                <w:del w:id="14920" w:author="Thomas Dietz" w:date="2012-08-08T14:26:00Z"/>
              </w:rPr>
            </w:pPr>
            <w:del w:id="14921"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14922" w:author="Thomas Dietz" w:date="2012-08-08T14:26:00Z"/>
              </w:rPr>
            </w:pPr>
            <w:del w:id="14923"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14924" w:author="Thomas Dietz" w:date="2012-08-08T14:26:00Z"/>
              </w:rPr>
            </w:pPr>
            <w:del w:id="14925"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14926" w:author="Thomas Dietz" w:date="2012-08-08T14:26:00Z"/>
              </w:rPr>
            </w:pPr>
            <w:del w:id="14927"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14928" w:author="Thomas Dietz" w:date="2012-08-08T14:26:00Z"/>
              </w:rPr>
            </w:pPr>
            <w:del w:id="14929"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14930" w:author="Thomas Dietz" w:date="2012-08-08T14:26:00Z"/>
              </w:rPr>
            </w:pPr>
            <w:del w:id="14931"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14932" w:author="Thomas Dietz" w:date="2012-08-08T14:26:00Z"/>
              </w:rPr>
            </w:pPr>
            <w:del w:id="14933"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14934" w:author="Thomas Dietz" w:date="2012-08-08T14:26:00Z"/>
              </w:rPr>
            </w:pPr>
            <w:del w:id="14935"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14936" w:author="Thomas Dietz" w:date="2012-08-08T14:26:00Z"/>
              </w:rPr>
            </w:pPr>
            <w:del w:id="14937"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14938" w:author="Thomas Dietz" w:date="2012-08-08T14:26:00Z"/>
              </w:rPr>
            </w:pPr>
            <w:del w:id="14939"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14940" w:author="Thomas Dietz" w:date="2012-08-08T14:26:00Z"/>
              </w:rPr>
            </w:pPr>
            <w:del w:id="14941"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14942" w:author="Thomas Dietz" w:date="2012-08-08T14:26:00Z"/>
              </w:rPr>
            </w:pPr>
            <w:del w:id="14943"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14944" w:author="Thomas Dietz" w:date="2012-08-08T14:26:00Z"/>
              </w:rPr>
            </w:pPr>
            <w:del w:id="14945"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14946" w:author="Thomas Dietz" w:date="2012-08-08T14:26:00Z"/>
              </w:rPr>
            </w:pPr>
            <w:del w:id="14947"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14948" w:author="Thomas Dietz" w:date="2012-08-08T14:26:00Z"/>
              </w:rPr>
            </w:pPr>
            <w:del w:id="14949"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14950" w:author="Thomas Dietz" w:date="2012-08-08T14:26:00Z"/>
              </w:rPr>
            </w:pPr>
            <w:del w:id="14951"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14952" w:author="Thomas Dietz" w:date="2012-08-08T14:26:00Z"/>
              </w:rPr>
            </w:pPr>
            <w:del w:id="14953"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14954" w:author="Thomas Dietz" w:date="2012-08-08T14:26:00Z"/>
              </w:rPr>
            </w:pPr>
            <w:del w:id="14955"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14956" w:author="Thomas Dietz" w:date="2012-08-08T14:26:00Z"/>
              </w:rPr>
            </w:pPr>
            <w:del w:id="14957"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14958" w:author="Thomas Dietz" w:date="2012-08-08T14:26:00Z"/>
              </w:rPr>
            </w:pPr>
            <w:del w:id="14959"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14960" w:author="Thomas Dietz" w:date="2012-08-08T14:26:00Z"/>
              </w:rPr>
            </w:pPr>
            <w:del w:id="14961"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14962" w:author="Thomas Dietz" w:date="2012-08-08T14:26:00Z"/>
              </w:rPr>
            </w:pPr>
            <w:del w:id="14963"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14964" w:author="Thomas Dietz" w:date="2012-08-08T14:26:00Z"/>
              </w:rPr>
            </w:pPr>
            <w:del w:id="14965"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14966" w:author="Thomas Dietz" w:date="2012-08-08T14:26:00Z"/>
              </w:rPr>
            </w:pPr>
            <w:del w:id="14967"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14968" w:author="Thomas Dietz" w:date="2012-08-08T14:26:00Z"/>
              </w:rPr>
            </w:pPr>
            <w:del w:id="14969"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14970" w:author="Thomas Dietz" w:date="2012-08-08T14:26:00Z"/>
              </w:rPr>
            </w:pPr>
            <w:del w:id="14971"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14972" w:author="Thomas Dietz" w:date="2012-08-08T14:26:00Z"/>
              </w:rPr>
            </w:pPr>
            <w:del w:id="14973"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14974" w:author="Thomas Dietz" w:date="2012-08-08T14:26:00Z"/>
              </w:rPr>
            </w:pPr>
            <w:del w:id="14975"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14976" w:author="Thomas Dietz" w:date="2012-08-08T14:26:00Z"/>
              </w:rPr>
            </w:pPr>
            <w:del w:id="14977"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14978" w:author="Thomas Dietz" w:date="2012-08-08T14:26:00Z"/>
              </w:rPr>
            </w:pPr>
            <w:del w:id="14979"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14980" w:author="Thomas Dietz" w:date="2012-08-08T14:26:00Z"/>
              </w:rPr>
            </w:pPr>
            <w:del w:id="14981"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14982" w:author="Thomas Dietz" w:date="2012-08-08T14:26:00Z"/>
              </w:rPr>
            </w:pPr>
            <w:del w:id="14983"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14984" w:author="Thomas Dietz" w:date="2012-08-08T14:26:00Z"/>
              </w:rPr>
            </w:pPr>
            <w:del w:id="14985"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14986" w:author="Thomas Dietz" w:date="2012-08-08T14:26:00Z"/>
              </w:rPr>
            </w:pPr>
            <w:del w:id="14987"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14988" w:author="Thomas Dietz" w:date="2012-08-08T14:26:00Z"/>
              </w:rPr>
            </w:pPr>
            <w:del w:id="14989"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14990" w:author="Thomas Dietz" w:date="2012-08-08T14:26:00Z"/>
              </w:rPr>
            </w:pPr>
            <w:del w:id="14991"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14992" w:author="Thomas Dietz" w:date="2012-08-08T14:26:00Z"/>
              </w:rPr>
            </w:pPr>
            <w:del w:id="14993"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14994" w:author="Thomas Dietz" w:date="2012-08-08T14:26:00Z"/>
              </w:rPr>
            </w:pPr>
            <w:del w:id="14995"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14996" w:author="Thomas Dietz" w:date="2012-08-08T14:26:00Z"/>
              </w:rPr>
            </w:pPr>
            <w:del w:id="14997"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14998" w:author="Thomas Dietz" w:date="2012-08-08T14:26:00Z"/>
              </w:rPr>
            </w:pPr>
            <w:del w:id="14999"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15000" w:author="Thomas Dietz" w:date="2012-08-08T14:26:00Z"/>
              </w:rPr>
            </w:pPr>
            <w:del w:id="15001"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15002" w:author="Thomas Dietz" w:date="2012-08-08T14:26:00Z"/>
              </w:rPr>
            </w:pPr>
            <w:del w:id="15003"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15004" w:author="Thomas Dietz" w:date="2012-08-08T14:26:00Z"/>
              </w:rPr>
            </w:pPr>
            <w:del w:id="15005"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15006" w:author="Thomas Dietz" w:date="2012-08-08T14:26:00Z"/>
              </w:rPr>
            </w:pPr>
            <w:del w:id="15007"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15008" w:author="Thomas Dietz" w:date="2012-08-08T14:26:00Z"/>
              </w:rPr>
            </w:pPr>
            <w:del w:id="15009"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15010" w:author="Thomas Dietz" w:date="2012-08-08T14:26:00Z"/>
              </w:rPr>
            </w:pPr>
          </w:p>
          <w:p w14:paraId="06341288" w14:textId="434720DA" w:rsidR="00C31DBC" w:rsidRPr="009F1B7D" w:rsidDel="004238F6" w:rsidRDefault="00C31DBC" w:rsidP="00011096">
            <w:pPr>
              <w:pStyle w:val="XML2"/>
              <w:rPr>
                <w:del w:id="15011" w:author="Thomas Dietz" w:date="2012-08-08T14:26:00Z"/>
              </w:rPr>
            </w:pPr>
            <w:del w:id="15012"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15013" w:author="Thomas Dietz" w:date="2012-08-08T14:26:00Z"/>
              </w:rPr>
            </w:pPr>
            <w:del w:id="15014"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15015" w:author="Thomas Dietz" w:date="2012-08-08T14:26:00Z"/>
              </w:rPr>
            </w:pPr>
            <w:del w:id="15016"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15017" w:author="Thomas Dietz" w:date="2012-08-08T14:26:00Z"/>
              </w:rPr>
            </w:pPr>
            <w:del w:id="15018" w:author="Thomas Dietz" w:date="2012-08-08T14:26:00Z">
              <w:r w:rsidRPr="009F1B7D" w:rsidDel="004238F6">
                <w:lastRenderedPageBreak/>
                <w:delText>&lt;xs:enumeration value="slave"/&gt;</w:delText>
              </w:r>
            </w:del>
          </w:p>
          <w:p w14:paraId="516E9EB7" w14:textId="4E580E6E" w:rsidR="00C31DBC" w:rsidRPr="009F1B7D" w:rsidDel="004238F6" w:rsidRDefault="00C31DBC" w:rsidP="00011096">
            <w:pPr>
              <w:pStyle w:val="XML4"/>
              <w:rPr>
                <w:del w:id="15019" w:author="Thomas Dietz" w:date="2012-08-08T14:26:00Z"/>
              </w:rPr>
            </w:pPr>
            <w:del w:id="15020"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15021" w:author="Thomas Dietz" w:date="2012-08-08T14:26:00Z"/>
              </w:rPr>
            </w:pPr>
            <w:del w:id="15022"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15023" w:author="Thomas Dietz" w:date="2012-08-08T14:26:00Z"/>
              </w:rPr>
            </w:pPr>
            <w:del w:id="15024"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15025" w:author="Thomas Dietz" w:date="2012-08-08T14:26:00Z"/>
              </w:rPr>
            </w:pPr>
          </w:p>
          <w:p w14:paraId="75D3A2C9" w14:textId="5C2EC9CB" w:rsidR="00C31DBC" w:rsidRPr="009F1B7D" w:rsidDel="004238F6" w:rsidRDefault="00C31DBC" w:rsidP="00011096">
            <w:pPr>
              <w:pStyle w:val="XML2"/>
              <w:rPr>
                <w:del w:id="15026" w:author="Thomas Dietz" w:date="2012-08-08T14:26:00Z"/>
              </w:rPr>
            </w:pPr>
            <w:del w:id="15027"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15028" w:author="Thomas Dietz" w:date="2012-08-08T14:26:00Z"/>
              </w:rPr>
            </w:pPr>
            <w:del w:id="15029"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15030" w:author="Thomas Dietz" w:date="2012-08-08T14:26:00Z"/>
              </w:rPr>
            </w:pPr>
            <w:del w:id="15031"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15032" w:author="Thomas Dietz" w:date="2012-08-08T14:26:00Z"/>
              </w:rPr>
            </w:pPr>
            <w:del w:id="15033"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15034" w:author="Thomas Dietz" w:date="2012-08-08T14:26:00Z"/>
              </w:rPr>
            </w:pPr>
            <w:del w:id="15035"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15036" w:author="Thomas Dietz" w:date="2012-08-08T14:26:00Z"/>
              </w:rPr>
            </w:pPr>
            <w:del w:id="15037"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15038" w:author="Thomas Dietz" w:date="2012-08-08T14:26:00Z"/>
              </w:rPr>
            </w:pPr>
          </w:p>
          <w:p w14:paraId="71B1BB57" w14:textId="75711099" w:rsidR="00C31DBC" w:rsidRPr="009F1B7D" w:rsidDel="004238F6" w:rsidRDefault="00C31DBC" w:rsidP="00011096">
            <w:pPr>
              <w:pStyle w:val="XML2"/>
              <w:rPr>
                <w:del w:id="15039" w:author="Thomas Dietz" w:date="2012-08-08T14:26:00Z"/>
              </w:rPr>
            </w:pPr>
            <w:del w:id="15040"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15041" w:author="Thomas Dietz" w:date="2012-08-08T14:26:00Z"/>
              </w:rPr>
            </w:pPr>
            <w:del w:id="15042"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15043" w:author="Thomas Dietz" w:date="2012-08-08T14:26:00Z"/>
              </w:rPr>
            </w:pPr>
            <w:del w:id="15044"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15045" w:author="Thomas Dietz" w:date="2012-08-08T14:26:00Z"/>
              </w:rPr>
            </w:pPr>
            <w:del w:id="15046"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15047" w:author="Thomas Dietz" w:date="2012-08-08T14:26:00Z"/>
              </w:rPr>
            </w:pPr>
            <w:del w:id="15048"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15049" w:author="Thomas Dietz" w:date="2012-08-08T14:26:00Z"/>
              </w:rPr>
            </w:pPr>
            <w:del w:id="15050"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15051" w:author="Thomas Dietz" w:date="2012-08-08T14:26:00Z"/>
              </w:rPr>
            </w:pPr>
            <w:del w:id="15052"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15053" w:author="Thomas Dietz" w:date="2012-08-08T14:26:00Z"/>
              </w:rPr>
            </w:pPr>
            <w:del w:id="15054"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15055" w:author="Thomas Dietz" w:date="2012-08-08T14:26:00Z"/>
              </w:rPr>
            </w:pPr>
            <w:del w:id="15056"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15057" w:author="Thomas Dietz" w:date="2012-08-08T14:26:00Z"/>
              </w:rPr>
            </w:pPr>
            <w:del w:id="15058"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15059" w:author="Thomas Dietz" w:date="2012-08-08T14:26:00Z"/>
              </w:rPr>
            </w:pPr>
            <w:del w:id="15060"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15061" w:author="Thomas Dietz" w:date="2012-08-08T14:26:00Z"/>
              </w:rPr>
            </w:pPr>
            <w:del w:id="15062"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15063" w:author="Thomas Dietz" w:date="2012-08-08T14:26:00Z"/>
              </w:rPr>
            </w:pPr>
            <w:del w:id="15064"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15065" w:author="Thomas Dietz" w:date="2012-08-08T14:26:00Z"/>
              </w:rPr>
            </w:pPr>
            <w:del w:id="15066"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15067" w:author="Thomas Dietz" w:date="2012-08-08T14:26:00Z"/>
              </w:rPr>
            </w:pPr>
            <w:del w:id="15068"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15069" w:author="Thomas Dietz" w:date="2012-08-08T14:26:00Z"/>
              </w:rPr>
            </w:pPr>
            <w:del w:id="15070"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15071" w:author="Thomas Dietz" w:date="2012-08-08T14:26:00Z"/>
              </w:rPr>
            </w:pPr>
            <w:del w:id="15072"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15073" w:author="Thomas Dietz" w:date="2012-08-08T14:26:00Z"/>
              </w:rPr>
            </w:pPr>
            <w:del w:id="15074"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15075" w:author="Thomas Dietz" w:date="2012-08-08T14:26:00Z"/>
              </w:rPr>
            </w:pPr>
            <w:del w:id="15076"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15077" w:author="Thomas Dietz" w:date="2012-08-08T14:26:00Z"/>
              </w:rPr>
            </w:pPr>
            <w:del w:id="15078"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15079" w:author="Thomas Dietz" w:date="2012-08-08T14:26:00Z"/>
              </w:rPr>
            </w:pPr>
            <w:del w:id="15080"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15081" w:author="Thomas Dietz" w:date="2012-08-08T14:26:00Z"/>
              </w:rPr>
            </w:pPr>
            <w:del w:id="15082"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15083" w:author="Thomas Dietz" w:date="2012-08-08T14:26:00Z"/>
              </w:rPr>
            </w:pPr>
            <w:del w:id="15084"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15085" w:author="Thomas Dietz" w:date="2012-08-08T14:26:00Z"/>
              </w:rPr>
            </w:pPr>
            <w:del w:id="15086"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15087" w:author="Thomas Dietz" w:date="2012-08-08T14:26:00Z"/>
              </w:rPr>
            </w:pPr>
          </w:p>
          <w:p w14:paraId="78C29DA5" w14:textId="52EA21A2" w:rsidR="00C31DBC" w:rsidRPr="009F1B7D" w:rsidDel="004238F6" w:rsidRDefault="00C31DBC" w:rsidP="00011096">
            <w:pPr>
              <w:pStyle w:val="XML2"/>
              <w:rPr>
                <w:del w:id="15088" w:author="Thomas Dietz" w:date="2012-08-08T14:26:00Z"/>
              </w:rPr>
            </w:pPr>
            <w:del w:id="15089"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15090" w:author="Thomas Dietz" w:date="2012-08-08T14:26:00Z"/>
              </w:rPr>
            </w:pPr>
            <w:del w:id="15091"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15092" w:author="Thomas Dietz" w:date="2012-08-08T14:26:00Z"/>
              </w:rPr>
            </w:pPr>
            <w:del w:id="15093"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15094" w:author="Thomas Dietz" w:date="2012-08-08T14:26:00Z"/>
              </w:rPr>
            </w:pPr>
            <w:del w:id="15095"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15096" w:author="Thomas Dietz" w:date="2012-08-08T14:26:00Z"/>
              </w:rPr>
            </w:pPr>
            <w:del w:id="15097"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15098" w:author="Thomas Dietz" w:date="2012-08-08T14:26:00Z"/>
              </w:rPr>
            </w:pPr>
            <w:del w:id="15099"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15100" w:author="Thomas Dietz" w:date="2012-08-08T14:26:00Z"/>
              </w:rPr>
            </w:pPr>
          </w:p>
          <w:p w14:paraId="2F11BE3D" w14:textId="0A125A32" w:rsidR="00C31DBC" w:rsidRPr="009F1B7D" w:rsidDel="004238F6" w:rsidRDefault="00C31DBC" w:rsidP="00011096">
            <w:pPr>
              <w:pStyle w:val="XML2"/>
              <w:rPr>
                <w:del w:id="15101" w:author="Thomas Dietz" w:date="2012-08-08T14:26:00Z"/>
              </w:rPr>
            </w:pPr>
            <w:del w:id="15102"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15103" w:author="Thomas Dietz" w:date="2012-08-08T14:26:00Z"/>
              </w:rPr>
            </w:pPr>
            <w:del w:id="15104"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15105" w:author="Thomas Dietz" w:date="2012-08-08T14:26:00Z"/>
              </w:rPr>
            </w:pPr>
            <w:del w:id="15106"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15107" w:author="Thomas Dietz" w:date="2012-08-08T14:26:00Z"/>
              </w:rPr>
            </w:pPr>
            <w:del w:id="15108"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15109" w:author="Thomas Dietz" w:date="2012-08-08T14:26:00Z"/>
              </w:rPr>
            </w:pPr>
            <w:del w:id="15110"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15111" w:author="Thomas Dietz" w:date="2012-08-08T14:26:00Z"/>
              </w:rPr>
            </w:pPr>
            <w:del w:id="15112"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15113" w:author="Thomas Dietz" w:date="2012-08-08T14:26:00Z"/>
              </w:rPr>
            </w:pPr>
            <w:del w:id="15114"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15115" w:author="Thomas Dietz" w:date="2012-08-08T14:26:00Z"/>
              </w:rPr>
            </w:pPr>
          </w:p>
          <w:p w14:paraId="113F402C" w14:textId="42EEE66B" w:rsidR="00C31DBC" w:rsidRPr="009F1B7D" w:rsidDel="004238F6" w:rsidRDefault="00C31DBC" w:rsidP="00011096">
            <w:pPr>
              <w:pStyle w:val="XML2"/>
              <w:rPr>
                <w:del w:id="15116" w:author="Thomas Dietz" w:date="2012-08-08T14:26:00Z"/>
              </w:rPr>
            </w:pPr>
            <w:del w:id="15117" w:author="Thomas Dietz" w:date="2012-08-08T14:26:00Z">
              <w:r w:rsidRPr="009F1B7D" w:rsidDel="004238F6">
                <w:lastRenderedPageBreak/>
                <w:delText>&lt;xs:simpleType name="OFOpenFlowVersionType"&gt;</w:delText>
              </w:r>
            </w:del>
          </w:p>
          <w:p w14:paraId="428D987F" w14:textId="464ABF83" w:rsidR="00C31DBC" w:rsidRPr="009F1B7D" w:rsidDel="004238F6" w:rsidRDefault="00C31DBC" w:rsidP="00011096">
            <w:pPr>
              <w:pStyle w:val="XML3"/>
              <w:rPr>
                <w:del w:id="15118" w:author="Thomas Dietz" w:date="2012-08-08T14:26:00Z"/>
              </w:rPr>
            </w:pPr>
            <w:del w:id="15119"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15120" w:author="Thomas Dietz" w:date="2012-08-08T14:26:00Z"/>
              </w:rPr>
            </w:pPr>
            <w:del w:id="15121"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15122" w:author="Thomas Dietz" w:date="2012-08-08T14:26:00Z"/>
              </w:rPr>
            </w:pPr>
            <w:del w:id="15123"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15124" w:author="Thomas Dietz" w:date="2012-08-08T14:26:00Z"/>
              </w:rPr>
            </w:pPr>
            <w:del w:id="15125"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15126" w:author="Thomas Dietz" w:date="2012-08-08T14:26:00Z"/>
              </w:rPr>
            </w:pPr>
            <w:del w:id="15127"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15128" w:author="Thomas Dietz" w:date="2012-08-08T14:26:00Z"/>
              </w:rPr>
            </w:pPr>
            <w:del w:id="15129"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15130" w:author="Thomas Dietz" w:date="2012-08-08T14:26:00Z"/>
              </w:rPr>
            </w:pPr>
          </w:p>
          <w:p w14:paraId="1183FA99" w14:textId="5281F017" w:rsidR="00C31DBC" w:rsidRPr="009F1B7D" w:rsidDel="004238F6" w:rsidRDefault="00C31DBC" w:rsidP="00011096">
            <w:pPr>
              <w:pStyle w:val="XML2"/>
              <w:rPr>
                <w:del w:id="15131" w:author="Thomas Dietz" w:date="2012-08-08T14:26:00Z"/>
              </w:rPr>
            </w:pPr>
            <w:del w:id="15132"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15133" w:author="Thomas Dietz" w:date="2012-08-08T14:26:00Z"/>
              </w:rPr>
            </w:pPr>
            <w:del w:id="15134"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15135" w:author="Thomas Dietz" w:date="2012-08-08T14:26:00Z"/>
              </w:rPr>
            </w:pPr>
            <w:del w:id="15136"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15137" w:author="Thomas Dietz" w:date="2012-08-08T14:26:00Z"/>
              </w:rPr>
            </w:pPr>
            <w:del w:id="15138"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15139" w:author="Thomas Dietz" w:date="2012-08-08T14:26:00Z"/>
              </w:rPr>
            </w:pPr>
            <w:del w:id="15140"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15141" w:author="Thomas Dietz" w:date="2012-08-08T14:26:00Z"/>
              </w:rPr>
            </w:pPr>
            <w:del w:id="15142"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15143" w:author="Thomas Dietz" w:date="2012-08-08T14:26:00Z"/>
              </w:rPr>
            </w:pPr>
            <w:del w:id="15144"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15145" w:author="Thomas Dietz" w:date="2012-08-08T14:26:00Z"/>
              </w:rPr>
            </w:pPr>
            <w:del w:id="15146"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15147" w:author="Thomas Dietz" w:date="2012-08-08T14:26:00Z"/>
              </w:rPr>
            </w:pPr>
            <w:del w:id="15148"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15149" w:author="Thomas Dietz" w:date="2012-08-08T14:26:00Z"/>
              </w:rPr>
            </w:pPr>
            <w:del w:id="15150"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15151" w:author="Thomas Dietz" w:date="2012-08-08T14:26:00Z"/>
              </w:rPr>
            </w:pPr>
            <w:del w:id="15152"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15153" w:author="Thomas Dietz" w:date="2012-08-08T14:26:00Z"/>
              </w:rPr>
            </w:pPr>
            <w:del w:id="15154"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15155" w:author="Thomas Dietz" w:date="2012-08-08T14:26:00Z"/>
              </w:rPr>
            </w:pPr>
            <w:del w:id="15156"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15157" w:author="Thomas Dietz" w:date="2012-08-08T14:26:00Z"/>
              </w:rPr>
            </w:pPr>
            <w:del w:id="15158"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15159" w:author="Thomas Dietz" w:date="2012-08-08T14:26:00Z"/>
              </w:rPr>
            </w:pPr>
          </w:p>
          <w:p w14:paraId="50EB7FEA" w14:textId="34B27D5F" w:rsidR="00C31DBC" w:rsidRPr="009F1B7D" w:rsidDel="004238F6" w:rsidRDefault="00C31DBC" w:rsidP="00011096">
            <w:pPr>
              <w:pStyle w:val="XML2"/>
              <w:rPr>
                <w:del w:id="15160" w:author="Thomas Dietz" w:date="2012-08-08T14:26:00Z"/>
              </w:rPr>
            </w:pPr>
            <w:del w:id="15161"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15162" w:author="Thomas Dietz" w:date="2012-08-08T14:26:00Z"/>
              </w:rPr>
            </w:pPr>
            <w:del w:id="15163"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15164" w:author="Thomas Dietz" w:date="2012-08-08T14:26:00Z"/>
              </w:rPr>
            </w:pPr>
            <w:del w:id="15165"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15166" w:author="Thomas Dietz" w:date="2012-08-08T14:26:00Z"/>
              </w:rPr>
            </w:pPr>
            <w:del w:id="15167"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15168" w:author="Thomas Dietz" w:date="2012-08-08T14:26:00Z"/>
              </w:rPr>
            </w:pPr>
            <w:del w:id="15169"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15170" w:author="Thomas Dietz" w:date="2012-08-08T14:26:00Z"/>
              </w:rPr>
            </w:pPr>
            <w:del w:id="15171"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15172" w:author="Thomas Dietz" w:date="2012-08-08T14:26:00Z"/>
              </w:rPr>
            </w:pPr>
            <w:del w:id="15173"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15174" w:author="Thomas Dietz" w:date="2012-08-08T14:26:00Z"/>
              </w:rPr>
            </w:pPr>
            <w:del w:id="15175"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15176" w:author="Thomas Dietz" w:date="2012-08-08T14:26:00Z"/>
              </w:rPr>
            </w:pPr>
            <w:del w:id="15177"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15178" w:author="Thomas Dietz" w:date="2012-08-08T14:26:00Z"/>
              </w:rPr>
            </w:pPr>
            <w:del w:id="15179"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15180" w:author="Thomas Dietz" w:date="2012-08-08T14:26:00Z"/>
              </w:rPr>
            </w:pPr>
            <w:del w:id="15181"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15182" w:author="Thomas Dietz" w:date="2012-08-08T14:26:00Z"/>
              </w:rPr>
            </w:pPr>
            <w:del w:id="15183"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15184" w:author="Thomas Dietz" w:date="2012-08-08T14:26:00Z"/>
              </w:rPr>
            </w:pPr>
            <w:del w:id="15185"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15186" w:author="Thomas Dietz" w:date="2012-08-08T14:26:00Z"/>
              </w:rPr>
            </w:pPr>
            <w:del w:id="15187"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15188" w:author="Thomas Dietz" w:date="2012-08-08T14:26:00Z"/>
              </w:rPr>
            </w:pPr>
            <w:del w:id="15189"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15190" w:author="Thomas Dietz" w:date="2012-08-08T14:26:00Z"/>
              </w:rPr>
            </w:pPr>
          </w:p>
          <w:p w14:paraId="4BFB752B" w14:textId="742150CF" w:rsidR="00C31DBC" w:rsidRPr="009F1B7D" w:rsidDel="004238F6" w:rsidRDefault="00C31DBC" w:rsidP="00011096">
            <w:pPr>
              <w:pStyle w:val="XML2"/>
              <w:rPr>
                <w:del w:id="15191" w:author="Thomas Dietz" w:date="2012-08-08T14:26:00Z"/>
              </w:rPr>
            </w:pPr>
            <w:del w:id="15192"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15193" w:author="Thomas Dietz" w:date="2012-08-08T14:26:00Z"/>
              </w:rPr>
            </w:pPr>
            <w:del w:id="15194"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15195" w:author="Thomas Dietz" w:date="2012-08-08T14:26:00Z"/>
              </w:rPr>
            </w:pPr>
            <w:del w:id="15196"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15197" w:author="Thomas Dietz" w:date="2012-08-08T14:26:00Z"/>
              </w:rPr>
            </w:pPr>
            <w:del w:id="15198"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15199" w:author="Thomas Dietz" w:date="2012-08-08T14:26:00Z"/>
              </w:rPr>
            </w:pPr>
            <w:del w:id="15200"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15201" w:author="Thomas Dietz" w:date="2012-08-08T14:26:00Z"/>
              </w:rPr>
            </w:pPr>
            <w:del w:id="15202"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15203" w:author="Thomas Dietz" w:date="2012-08-08T14:26:00Z"/>
              </w:rPr>
            </w:pPr>
            <w:del w:id="15204"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15205" w:author="Thomas Dietz" w:date="2012-08-08T14:26:00Z"/>
              </w:rPr>
            </w:pPr>
            <w:del w:id="15206"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15207" w:author="Thomas Dietz" w:date="2012-08-08T14:26:00Z"/>
              </w:rPr>
            </w:pPr>
            <w:del w:id="15208"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15209" w:author="Thomas Dietz" w:date="2012-08-08T14:26:00Z"/>
              </w:rPr>
            </w:pPr>
          </w:p>
          <w:p w14:paraId="7616F892" w14:textId="7B663FBE" w:rsidR="00C31DBC" w:rsidRPr="009F1B7D" w:rsidDel="004238F6" w:rsidRDefault="00C31DBC" w:rsidP="00011096">
            <w:pPr>
              <w:pStyle w:val="XML2"/>
              <w:rPr>
                <w:del w:id="15210" w:author="Thomas Dietz" w:date="2012-08-08T14:26:00Z"/>
              </w:rPr>
            </w:pPr>
            <w:del w:id="15211"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15212" w:author="Thomas Dietz" w:date="2012-08-08T14:26:00Z"/>
              </w:rPr>
            </w:pPr>
            <w:del w:id="15213"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15214" w:author="Thomas Dietz" w:date="2012-08-08T14:26:00Z"/>
              </w:rPr>
            </w:pPr>
            <w:del w:id="15215"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15216" w:author="Thomas Dietz" w:date="2012-08-08T14:26:00Z"/>
              </w:rPr>
            </w:pPr>
            <w:del w:id="15217"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15218" w:author="Thomas Dietz" w:date="2012-08-08T14:26:00Z"/>
              </w:rPr>
            </w:pPr>
            <w:del w:id="15219"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15220" w:author="Thomas Dietz" w:date="2012-08-08T14:26:00Z"/>
              </w:rPr>
            </w:pPr>
            <w:del w:id="15221" w:author="Thomas Dietz" w:date="2012-08-08T14:26:00Z">
              <w:r w:rsidRPr="009F1B7D" w:rsidDel="004238F6">
                <w:lastRenderedPageBreak/>
                <w:delText>&lt;xs:element name="no-packet-in" type="xs:boolean"/&gt;</w:delText>
              </w:r>
            </w:del>
          </w:p>
          <w:p w14:paraId="78EE967E" w14:textId="27CED288" w:rsidR="00C31DBC" w:rsidRPr="009F1B7D" w:rsidDel="004238F6" w:rsidRDefault="00C31DBC" w:rsidP="00011096">
            <w:pPr>
              <w:pStyle w:val="XML3"/>
              <w:rPr>
                <w:del w:id="15222" w:author="Thomas Dietz" w:date="2012-08-08T14:26:00Z"/>
              </w:rPr>
            </w:pPr>
            <w:del w:id="15223"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15224" w:author="Thomas Dietz" w:date="2012-08-08T14:26:00Z"/>
              </w:rPr>
            </w:pPr>
            <w:del w:id="15225"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15226" w:author="Thomas Dietz" w:date="2012-08-08T14:26:00Z"/>
              </w:rPr>
            </w:pPr>
          </w:p>
          <w:p w14:paraId="0D99AF95" w14:textId="2D0D2DA0" w:rsidR="00C31DBC" w:rsidRPr="009F1B7D" w:rsidDel="004238F6" w:rsidRDefault="00C31DBC" w:rsidP="00011096">
            <w:pPr>
              <w:pStyle w:val="XML2"/>
              <w:rPr>
                <w:del w:id="15227" w:author="Thomas Dietz" w:date="2012-08-08T14:26:00Z"/>
              </w:rPr>
            </w:pPr>
            <w:del w:id="15228"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15229" w:author="Thomas Dietz" w:date="2012-08-08T14:26:00Z"/>
              </w:rPr>
            </w:pPr>
            <w:del w:id="15230"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15231" w:author="Thomas Dietz" w:date="2012-08-08T14:26:00Z"/>
              </w:rPr>
            </w:pPr>
            <w:del w:id="15232"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15233" w:author="Thomas Dietz" w:date="2012-08-08T14:26:00Z"/>
              </w:rPr>
            </w:pPr>
            <w:del w:id="15234"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15235" w:author="Thomas Dietz" w:date="2012-08-08T14:26:00Z"/>
              </w:rPr>
            </w:pPr>
            <w:del w:id="15236"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15237" w:author="Thomas Dietz" w:date="2012-08-08T14:26:00Z"/>
              </w:rPr>
            </w:pPr>
            <w:del w:id="15238"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15239" w:author="Thomas Dietz" w:date="2012-08-08T14:26:00Z"/>
              </w:rPr>
            </w:pPr>
            <w:del w:id="15240"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15241" w:author="Thomas Dietz" w:date="2012-08-08T14:26:00Z"/>
              </w:rPr>
            </w:pPr>
          </w:p>
          <w:p w14:paraId="5404DA4B" w14:textId="1DDB7565" w:rsidR="00C31DBC" w:rsidRPr="009F1B7D" w:rsidDel="004238F6" w:rsidRDefault="00C31DBC" w:rsidP="00011096">
            <w:pPr>
              <w:pStyle w:val="XML2"/>
              <w:rPr>
                <w:del w:id="15242" w:author="Thomas Dietz" w:date="2012-08-08T14:26:00Z"/>
              </w:rPr>
            </w:pPr>
            <w:del w:id="15243"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15244" w:author="Thomas Dietz" w:date="2012-08-08T14:26:00Z"/>
              </w:rPr>
            </w:pPr>
            <w:del w:id="15245"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15246" w:author="Thomas Dietz" w:date="2012-08-08T14:26:00Z"/>
              </w:rPr>
            </w:pPr>
            <w:del w:id="15247"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15248" w:author="Thomas Dietz" w:date="2012-08-08T14:26:00Z"/>
              </w:rPr>
            </w:pPr>
            <w:del w:id="15249"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15250" w:author="Thomas Dietz" w:date="2012-08-08T14:26:00Z"/>
              </w:rPr>
            </w:pPr>
            <w:del w:id="15251"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15252" w:author="Thomas Dietz" w:date="2012-08-08T14:26:00Z"/>
              </w:rPr>
            </w:pPr>
            <w:del w:id="15253"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15254" w:author="Thomas Dietz" w:date="2012-08-08T14:26:00Z"/>
              </w:rPr>
            </w:pPr>
          </w:p>
          <w:p w14:paraId="718AF28B" w14:textId="46C1AD7C" w:rsidR="00C31DBC" w:rsidRPr="009F1B7D" w:rsidDel="004238F6" w:rsidRDefault="00C31DBC" w:rsidP="00011096">
            <w:pPr>
              <w:pStyle w:val="XML2"/>
              <w:rPr>
                <w:del w:id="15255" w:author="Thomas Dietz" w:date="2012-08-08T14:26:00Z"/>
              </w:rPr>
            </w:pPr>
            <w:del w:id="15256"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15257" w:author="Thomas Dietz" w:date="2012-08-08T14:26:00Z"/>
              </w:rPr>
            </w:pPr>
            <w:del w:id="15258"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15259" w:author="Thomas Dietz" w:date="2012-08-08T14:26:00Z"/>
              </w:rPr>
            </w:pPr>
            <w:del w:id="15260"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15261" w:author="Thomas Dietz" w:date="2012-08-08T14:26:00Z"/>
              </w:rPr>
            </w:pPr>
            <w:del w:id="15262"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15263" w:author="Thomas Dietz" w:date="2012-08-08T14:26:00Z"/>
              </w:rPr>
            </w:pPr>
            <w:del w:id="15264"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15265" w:author="Thomas Dietz" w:date="2012-08-08T14:26:00Z"/>
              </w:rPr>
            </w:pPr>
            <w:del w:id="15266"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15267" w:author="Thomas Dietz" w:date="2012-08-08T14:26:00Z"/>
              </w:rPr>
            </w:pPr>
            <w:del w:id="15268"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15269" w:author="Thomas Dietz" w:date="2012-08-08T14:26:00Z"/>
              </w:rPr>
            </w:pPr>
            <w:del w:id="15270"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15271" w:author="Thomas Dietz" w:date="2012-08-08T14:26:00Z"/>
              </w:rPr>
            </w:pPr>
          </w:p>
          <w:p w14:paraId="29DF074A" w14:textId="4B9FE407" w:rsidR="00C31DBC" w:rsidRPr="009F1B7D" w:rsidDel="004238F6" w:rsidRDefault="00C31DBC" w:rsidP="00011096">
            <w:pPr>
              <w:pStyle w:val="XML2"/>
              <w:rPr>
                <w:del w:id="15272" w:author="Thomas Dietz" w:date="2012-08-08T14:26:00Z"/>
              </w:rPr>
            </w:pPr>
            <w:del w:id="15273"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15274" w:author="Thomas Dietz" w:date="2012-08-08T14:26:00Z"/>
              </w:rPr>
            </w:pPr>
            <w:del w:id="15275"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15276" w:author="Thomas Dietz" w:date="2012-08-08T14:26:00Z"/>
              </w:rPr>
            </w:pPr>
            <w:del w:id="15277"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15278" w:author="Thomas Dietz" w:date="2012-08-08T14:26:00Z"/>
              </w:rPr>
            </w:pPr>
            <w:del w:id="15279"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15280" w:author="Thomas Dietz" w:date="2012-08-08T14:26:00Z"/>
              </w:rPr>
            </w:pPr>
            <w:del w:id="15281"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15282" w:author="Thomas Dietz" w:date="2012-08-08T14:26:00Z"/>
              </w:rPr>
            </w:pPr>
            <w:del w:id="15283"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15284" w:author="Thomas Dietz" w:date="2012-08-08T14:26:00Z"/>
              </w:rPr>
            </w:pPr>
            <w:del w:id="15285"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15286" w:author="Thomas Dietz" w:date="2012-08-08T14:26:00Z"/>
              </w:rPr>
            </w:pPr>
            <w:del w:id="15287"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15288" w:author="Thomas Dietz" w:date="2012-08-08T14:26:00Z"/>
              </w:rPr>
            </w:pPr>
            <w:del w:id="15289"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15290" w:author="Thomas Dietz" w:date="2012-08-08T14:26:00Z"/>
              </w:rPr>
            </w:pPr>
            <w:del w:id="15291"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15292" w:author="Thomas Dietz" w:date="2012-08-08T14:26:00Z"/>
              </w:rPr>
            </w:pPr>
          </w:p>
          <w:p w14:paraId="3370A915" w14:textId="7894D2CF" w:rsidR="00C31DBC" w:rsidRPr="009F1B7D" w:rsidDel="004238F6" w:rsidRDefault="00C31DBC" w:rsidP="00011096">
            <w:pPr>
              <w:pStyle w:val="XML2"/>
              <w:rPr>
                <w:del w:id="15293" w:author="Thomas Dietz" w:date="2012-08-08T14:26:00Z"/>
              </w:rPr>
            </w:pPr>
            <w:del w:id="15294"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15295" w:author="Thomas Dietz" w:date="2012-08-08T14:26:00Z"/>
              </w:rPr>
            </w:pPr>
            <w:del w:id="15296"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15297" w:author="Thomas Dietz" w:date="2012-08-08T14:26:00Z"/>
              </w:rPr>
            </w:pPr>
            <w:del w:id="15298"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15299" w:author="Thomas Dietz" w:date="2012-08-08T14:26:00Z"/>
              </w:rPr>
            </w:pPr>
            <w:del w:id="15300"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15301" w:author="Thomas Dietz" w:date="2012-08-08T14:26:00Z"/>
              </w:rPr>
            </w:pPr>
            <w:del w:id="15302"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15303" w:author="Thomas Dietz" w:date="2012-08-08T14:26:00Z"/>
              </w:rPr>
            </w:pPr>
            <w:del w:id="15304"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15305" w:author="Thomas Dietz" w:date="2012-08-08T14:26:00Z"/>
              </w:rPr>
            </w:pPr>
            <w:del w:id="15306"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15307" w:author="Thomas Dietz" w:date="2012-08-08T14:26:00Z"/>
              </w:rPr>
            </w:pPr>
            <w:del w:id="15308"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15309" w:author="Thomas Dietz" w:date="2012-08-08T14:26:00Z"/>
              </w:rPr>
            </w:pPr>
            <w:del w:id="15310"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15311" w:author="Thomas Dietz" w:date="2012-08-08T14:26:00Z"/>
              </w:rPr>
            </w:pPr>
            <w:del w:id="15312"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15313" w:author="Thomas Dietz" w:date="2012-08-08T14:26:00Z"/>
              </w:rPr>
            </w:pPr>
            <w:del w:id="15314"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15315" w:author="Thomas Dietz" w:date="2012-08-08T14:26:00Z"/>
              </w:rPr>
            </w:pPr>
            <w:del w:id="15316"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15317" w:author="Thomas Dietz" w:date="2012-08-08T14:26:00Z"/>
              </w:rPr>
            </w:pPr>
          </w:p>
          <w:p w14:paraId="1F1266EC" w14:textId="794ADC0F" w:rsidR="00C31DBC" w:rsidRPr="009F1B7D" w:rsidDel="004238F6" w:rsidRDefault="00C31DBC" w:rsidP="00011096">
            <w:pPr>
              <w:pStyle w:val="XML2"/>
              <w:rPr>
                <w:del w:id="15318" w:author="Thomas Dietz" w:date="2012-08-08T14:26:00Z"/>
              </w:rPr>
            </w:pPr>
            <w:del w:id="15319"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15320" w:author="Thomas Dietz" w:date="2012-08-08T14:26:00Z"/>
              </w:rPr>
            </w:pPr>
            <w:del w:id="15321"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15322" w:author="Thomas Dietz" w:date="2012-08-08T14:26:00Z"/>
              </w:rPr>
            </w:pPr>
            <w:del w:id="15323"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15324" w:author="Thomas Dietz" w:date="2012-08-08T14:26:00Z"/>
              </w:rPr>
            </w:pPr>
            <w:del w:id="15325"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15326" w:author="Thomas Dietz" w:date="2012-08-08T14:26:00Z"/>
              </w:rPr>
            </w:pPr>
            <w:del w:id="15327" w:author="Thomas Dietz" w:date="2012-08-08T14:26:00Z">
              <w:r w:rsidRPr="009F1B7D" w:rsidDel="004238F6">
                <w:lastRenderedPageBreak/>
                <w:delText>&lt;/xs:restriction&gt;</w:delText>
              </w:r>
            </w:del>
          </w:p>
          <w:p w14:paraId="40995469" w14:textId="7C8EC2CC" w:rsidR="00C31DBC" w:rsidRPr="009F1B7D" w:rsidDel="004238F6" w:rsidRDefault="00C31DBC" w:rsidP="00011096">
            <w:pPr>
              <w:pStyle w:val="XML2"/>
              <w:rPr>
                <w:del w:id="15328" w:author="Thomas Dietz" w:date="2012-08-08T14:26:00Z"/>
              </w:rPr>
            </w:pPr>
            <w:del w:id="15329"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15330" w:author="Thomas Dietz" w:date="2012-08-08T14:26:00Z"/>
              </w:rPr>
            </w:pPr>
          </w:p>
          <w:p w14:paraId="473CAB32" w14:textId="2B28B587" w:rsidR="00C31DBC" w:rsidRPr="009F1B7D" w:rsidDel="004238F6" w:rsidRDefault="00C31DBC" w:rsidP="00011096">
            <w:pPr>
              <w:pStyle w:val="XML2"/>
              <w:rPr>
                <w:del w:id="15331" w:author="Thomas Dietz" w:date="2012-08-08T14:26:00Z"/>
              </w:rPr>
            </w:pPr>
            <w:del w:id="15332"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15333" w:author="Thomas Dietz" w:date="2012-08-08T14:26:00Z"/>
              </w:rPr>
            </w:pPr>
            <w:del w:id="15334"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15335" w:author="Thomas Dietz" w:date="2012-08-08T14:26:00Z"/>
              </w:rPr>
            </w:pPr>
            <w:del w:id="15336"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15337" w:author="Thomas Dietz" w:date="2012-08-08T14:26:00Z"/>
              </w:rPr>
            </w:pPr>
            <w:del w:id="15338"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15339" w:author="Thomas Dietz" w:date="2012-08-08T14:26:00Z"/>
              </w:rPr>
            </w:pPr>
            <w:del w:id="15340"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15341" w:author="Thomas Dietz" w:date="2012-08-08T14:26:00Z"/>
              </w:rPr>
            </w:pPr>
            <w:del w:id="15342"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15343" w:author="Thomas Dietz" w:date="2012-08-08T14:26:00Z"/>
              </w:rPr>
            </w:pPr>
          </w:p>
          <w:p w14:paraId="3503ACD5" w14:textId="3F0DD6EC" w:rsidR="00C31DBC" w:rsidRPr="009F1B7D" w:rsidDel="004238F6" w:rsidRDefault="00C31DBC" w:rsidP="00011096">
            <w:pPr>
              <w:pStyle w:val="XML2"/>
              <w:rPr>
                <w:del w:id="15344" w:author="Thomas Dietz" w:date="2012-08-08T14:26:00Z"/>
              </w:rPr>
            </w:pPr>
            <w:del w:id="15345"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15346" w:author="Thomas Dietz" w:date="2012-08-08T14:26:00Z"/>
              </w:rPr>
            </w:pPr>
            <w:del w:id="15347"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15348" w:author="Thomas Dietz" w:date="2012-08-08T14:26:00Z"/>
              </w:rPr>
            </w:pPr>
            <w:del w:id="15349"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15350" w:author="Thomas Dietz" w:date="2012-08-08T14:26:00Z"/>
              </w:rPr>
            </w:pPr>
            <w:del w:id="15351"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15352" w:author="Thomas Dietz" w:date="2012-08-08T14:26:00Z"/>
              </w:rPr>
            </w:pPr>
            <w:del w:id="15353"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15354" w:author="Thomas Dietz" w:date="2012-08-08T14:26:00Z"/>
              </w:rPr>
            </w:pPr>
            <w:del w:id="15355"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15356" w:author="Thomas Dietz" w:date="2012-08-08T14:26:00Z"/>
              </w:rPr>
            </w:pPr>
            <w:del w:id="15357"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15358" w:author="Thomas Dietz" w:date="2012-08-08T14:26:00Z"/>
              </w:rPr>
            </w:pPr>
          </w:p>
          <w:p w14:paraId="0AA1A747" w14:textId="1D898C4F" w:rsidR="00C31DBC" w:rsidRPr="009F1B7D" w:rsidDel="004238F6" w:rsidRDefault="00C31DBC" w:rsidP="00011096">
            <w:pPr>
              <w:pStyle w:val="XML2"/>
              <w:rPr>
                <w:del w:id="15359" w:author="Thomas Dietz" w:date="2012-08-08T14:26:00Z"/>
              </w:rPr>
            </w:pPr>
            <w:del w:id="15360"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15361" w:author="Thomas Dietz" w:date="2012-08-08T14:26:00Z"/>
              </w:rPr>
            </w:pPr>
            <w:del w:id="15362"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15363" w:author="Thomas Dietz" w:date="2012-08-08T14:26:00Z"/>
              </w:rPr>
            </w:pPr>
            <w:del w:id="15364"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15365" w:author="Thomas Dietz" w:date="2012-08-08T14:26:00Z"/>
              </w:rPr>
            </w:pPr>
            <w:del w:id="15366"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15367" w:author="Thomas Dietz" w:date="2012-08-08T14:26:00Z"/>
              </w:rPr>
            </w:pPr>
            <w:del w:id="15368"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15369" w:author="Thomas Dietz" w:date="2012-08-08T14:26:00Z"/>
              </w:rPr>
            </w:pPr>
            <w:del w:id="15370"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15371" w:author="Thomas Dietz" w:date="2012-08-08T14:26:00Z"/>
              </w:rPr>
            </w:pPr>
            <w:del w:id="15372"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15373" w:author="Thomas Dietz" w:date="2012-08-08T14:26:00Z"/>
              </w:rPr>
            </w:pPr>
            <w:del w:id="15374"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15375" w:author="Thomas Dietz" w:date="2012-08-08T14:26:00Z"/>
              </w:rPr>
            </w:pPr>
            <w:del w:id="15376"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15377" w:author="Thomas Dietz" w:date="2012-08-08T14:26:00Z"/>
              </w:rPr>
            </w:pPr>
            <w:del w:id="15378"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15379" w:author="Thomas Dietz" w:date="2012-08-08T14:26:00Z"/>
              </w:rPr>
            </w:pPr>
            <w:del w:id="15380"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15381" w:author="Thomas Dietz" w:date="2012-08-08T14:26:00Z"/>
              </w:rPr>
            </w:pPr>
            <w:del w:id="15382"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15383" w:author="Thomas Dietz" w:date="2012-08-08T14:26:00Z"/>
              </w:rPr>
            </w:pPr>
            <w:del w:id="15384"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15385" w:author="Thomas Dietz" w:date="2012-08-08T14:26:00Z"/>
              </w:rPr>
            </w:pPr>
            <w:del w:id="15386"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15387" w:author="Thomas Dietz" w:date="2012-08-08T14:26:00Z"/>
              </w:rPr>
            </w:pPr>
            <w:del w:id="15388"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15389" w:author="Thomas Dietz" w:date="2012-08-08T14:26:00Z"/>
              </w:rPr>
            </w:pPr>
            <w:del w:id="15390"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15391" w:author="Thomas Dietz" w:date="2012-08-08T14:26:00Z"/>
              </w:rPr>
            </w:pPr>
            <w:del w:id="15392"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15393" w:author="Thomas Dietz" w:date="2012-08-08T14:26:00Z"/>
              </w:rPr>
            </w:pPr>
            <w:del w:id="15394"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15395" w:author="Thomas Dietz" w:date="2012-08-08T14:26:00Z"/>
              </w:rPr>
            </w:pPr>
            <w:del w:id="15396"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15397" w:author="Thomas Dietz" w:date="2012-08-08T14:26:00Z"/>
              </w:rPr>
            </w:pPr>
            <w:del w:id="15398"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15399" w:author="Thomas Dietz" w:date="2012-08-08T14:26:00Z"/>
              </w:rPr>
            </w:pPr>
            <w:del w:id="15400"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15401" w:author="Thomas Dietz" w:date="2012-08-08T14:26:00Z"/>
              </w:rPr>
            </w:pPr>
            <w:del w:id="15402"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15403" w:author="Thomas Dietz" w:date="2012-08-08T14:26:00Z"/>
              </w:rPr>
            </w:pPr>
            <w:del w:id="15404"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15405" w:author="Thomas Dietz" w:date="2012-08-08T14:26:00Z"/>
              </w:rPr>
            </w:pPr>
            <w:del w:id="15406"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15407" w:author="Thomas Dietz" w:date="2012-08-08T14:26:00Z"/>
              </w:rPr>
            </w:pPr>
            <w:del w:id="15408"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15409" w:author="Thomas Dietz" w:date="2012-08-08T14:26:00Z"/>
              </w:rPr>
            </w:pPr>
            <w:del w:id="15410"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15411" w:author="Thomas Dietz" w:date="2012-08-08T14:26:00Z"/>
              </w:rPr>
            </w:pPr>
          </w:p>
          <w:p w14:paraId="42906833" w14:textId="04868708" w:rsidR="00C31DBC" w:rsidRPr="009F1B7D" w:rsidDel="004238F6" w:rsidRDefault="00C31DBC" w:rsidP="00011096">
            <w:pPr>
              <w:pStyle w:val="XML2"/>
              <w:rPr>
                <w:del w:id="15412" w:author="Thomas Dietz" w:date="2012-08-08T14:26:00Z"/>
              </w:rPr>
            </w:pPr>
            <w:del w:id="15413"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15414" w:author="Thomas Dietz" w:date="2012-08-08T14:26:00Z"/>
              </w:rPr>
            </w:pPr>
            <w:del w:id="15415"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15416" w:author="Thomas Dietz" w:date="2012-08-08T14:26:00Z"/>
              </w:rPr>
            </w:pPr>
            <w:del w:id="15417"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15418" w:author="Thomas Dietz" w:date="2012-08-08T14:26:00Z"/>
              </w:rPr>
            </w:pPr>
            <w:del w:id="15419"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15420" w:author="Thomas Dietz" w:date="2012-08-08T14:26:00Z"/>
              </w:rPr>
            </w:pPr>
            <w:del w:id="15421"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15422" w:author="Thomas Dietz" w:date="2012-08-08T14:26:00Z"/>
              </w:rPr>
            </w:pPr>
            <w:del w:id="15423"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15424" w:author="Thomas Dietz" w:date="2012-08-08T14:26:00Z"/>
              </w:rPr>
            </w:pPr>
            <w:del w:id="15425"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15426" w:author="Thomas Dietz" w:date="2012-08-08T14:26:00Z"/>
              </w:rPr>
            </w:pPr>
            <w:del w:id="15427" w:author="Thomas Dietz" w:date="2012-08-08T14:26:00Z">
              <w:r w:rsidRPr="009F1B7D" w:rsidDel="004238F6">
                <w:lastRenderedPageBreak/>
                <w:delText>&lt;/xs:annotation&gt;</w:delText>
              </w:r>
            </w:del>
          </w:p>
          <w:p w14:paraId="26858203" w14:textId="336C605B" w:rsidR="00C31DBC" w:rsidRPr="009F1B7D" w:rsidDel="004238F6" w:rsidRDefault="00C31DBC" w:rsidP="00011096">
            <w:pPr>
              <w:pStyle w:val="XML4"/>
              <w:rPr>
                <w:del w:id="15428" w:author="Thomas Dietz" w:date="2012-08-08T14:26:00Z"/>
              </w:rPr>
            </w:pPr>
            <w:del w:id="15429"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15430" w:author="Thomas Dietz" w:date="2012-08-08T14:26:00Z"/>
              </w:rPr>
            </w:pPr>
            <w:del w:id="15431"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15432" w:author="Thomas Dietz" w:date="2012-08-08T14:26:00Z"/>
              </w:rPr>
            </w:pPr>
            <w:del w:id="15433"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15434" w:author="Thomas Dietz" w:date="2012-08-08T14:26:00Z"/>
              </w:rPr>
            </w:pPr>
            <w:del w:id="15435"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15436" w:author="Thomas Dietz" w:date="2012-08-08T14:26:00Z"/>
              </w:rPr>
            </w:pPr>
            <w:del w:id="15437"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15438" w:author="Thomas Dietz" w:date="2012-08-08T14:26:00Z"/>
              </w:rPr>
            </w:pPr>
            <w:del w:id="15439"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15440" w:author="Thomas Dietz" w:date="2012-08-08T14:26:00Z"/>
              </w:rPr>
            </w:pPr>
            <w:del w:id="15441"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15442" w:author="Thomas Dietz" w:date="2012-08-08T14:26:00Z"/>
              </w:rPr>
            </w:pPr>
            <w:del w:id="15443"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15444" w:author="Thomas Dietz" w:date="2012-08-08T14:26:00Z"/>
              </w:rPr>
            </w:pPr>
            <w:del w:id="15445"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15446" w:author="Thomas Dietz" w:date="2012-08-08T14:26:00Z"/>
              </w:rPr>
            </w:pPr>
            <w:del w:id="15447"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15448" w:author="Thomas Dietz" w:date="2012-08-08T14:26:00Z"/>
              </w:rPr>
            </w:pPr>
            <w:del w:id="15449"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15450" w:author="Thomas Dietz" w:date="2012-08-08T14:26:00Z"/>
              </w:rPr>
            </w:pPr>
            <w:del w:id="15451"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15452" w:author="Thomas Dietz" w:date="2012-08-08T14:26:00Z"/>
              </w:rPr>
            </w:pPr>
            <w:del w:id="15453"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15454" w:author="Thomas Dietz" w:date="2012-08-08T14:26:00Z"/>
              </w:rPr>
            </w:pPr>
            <w:del w:id="15455"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15456" w:author="Thomas Dietz" w:date="2012-08-08T14:26:00Z"/>
              </w:rPr>
            </w:pPr>
            <w:del w:id="15457"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15458" w:author="Thomas Dietz" w:date="2012-08-08T14:26:00Z"/>
              </w:rPr>
            </w:pPr>
          </w:p>
          <w:p w14:paraId="42CEDFC8" w14:textId="58A54D0C" w:rsidR="00C31DBC" w:rsidRPr="009F1B7D" w:rsidDel="004238F6" w:rsidRDefault="00C31DBC" w:rsidP="00011096">
            <w:pPr>
              <w:pStyle w:val="XML2"/>
              <w:rPr>
                <w:del w:id="15459" w:author="Thomas Dietz" w:date="2012-08-08T14:26:00Z"/>
              </w:rPr>
            </w:pPr>
            <w:del w:id="15460"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15461" w:author="Thomas Dietz" w:date="2012-08-08T14:26:00Z"/>
              </w:rPr>
            </w:pPr>
            <w:del w:id="15462"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15463" w:author="Thomas Dietz" w:date="2012-08-08T14:26:00Z"/>
              </w:rPr>
            </w:pPr>
            <w:del w:id="15464"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15465" w:author="Thomas Dietz" w:date="2012-08-08T14:26:00Z"/>
              </w:rPr>
            </w:pPr>
            <w:del w:id="15466"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15467" w:author="Thomas Dietz" w:date="2012-08-08T14:26:00Z"/>
              </w:rPr>
            </w:pPr>
            <w:del w:id="15468"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15469" w:author="Thomas Dietz" w:date="2012-08-08T14:26:00Z"/>
              </w:rPr>
            </w:pPr>
            <w:del w:id="15470" w:author="Thomas Dietz" w:date="2012-08-08T14:26:00Z">
              <w:r w:rsidRPr="009F1B7D" w:rsidDel="004238F6">
                <w:delText>&lt;/xs:simpleType&gt;</w:delText>
              </w:r>
            </w:del>
          </w:p>
          <w:p w14:paraId="2D1FA4A8" w14:textId="45DD76E1" w:rsidR="009D0278" w:rsidDel="004238F6" w:rsidRDefault="009D0278" w:rsidP="00011096">
            <w:pPr>
              <w:pStyle w:val="XML2"/>
              <w:rPr>
                <w:del w:id="15471" w:author="Thomas Dietz" w:date="2012-08-08T14:26:00Z"/>
              </w:rPr>
            </w:pPr>
          </w:p>
          <w:p w14:paraId="417AFDF2" w14:textId="166E3357" w:rsidR="009D0278" w:rsidRPr="009F1B7D" w:rsidDel="004238F6" w:rsidRDefault="009D0278" w:rsidP="00004328">
            <w:pPr>
              <w:pStyle w:val="XML2"/>
              <w:rPr>
                <w:del w:id="15472" w:author="Thomas Dietz" w:date="2012-08-08T14:26:00Z"/>
              </w:rPr>
            </w:pPr>
            <w:del w:id="15473"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15474" w:author="Thomas Dietz" w:date="2012-08-08T14:26:00Z"/>
              </w:rPr>
            </w:pPr>
            <w:del w:id="15475"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15476" w:author="Thomas Dietz" w:date="2012-08-08T14:26:00Z"/>
              </w:rPr>
            </w:pPr>
            <w:del w:id="15477"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15478" w:author="Thomas Dietz" w:date="2012-08-08T14:26:00Z"/>
              </w:rPr>
            </w:pPr>
            <w:del w:id="15479"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15480" w:author="Thomas Dietz" w:date="2012-08-08T14:26:00Z"/>
              </w:rPr>
            </w:pPr>
            <w:del w:id="15481"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15482" w:author="Thomas Dietz" w:date="2012-08-08T14:26:00Z"/>
              </w:rPr>
            </w:pPr>
            <w:del w:id="15483"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15484" w:author="Thomas Dietz" w:date="2012-08-08T14:26:00Z"/>
              </w:rPr>
            </w:pPr>
            <w:del w:id="15485"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15486" w:author="Thomas Dietz" w:date="2012-08-08T14:26:00Z"/>
              </w:rPr>
            </w:pPr>
            <w:del w:id="15487"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15488" w:author="Thomas Dietz" w:date="2012-08-08T14:26:00Z"/>
              </w:rPr>
            </w:pPr>
            <w:del w:id="15489" w:author="Thomas Dietz" w:date="2012-08-08T14:26:00Z">
              <w:r w:rsidRPr="009F1B7D" w:rsidDel="004238F6">
                <w:delText>&lt;/xs:complexContent&gt;</w:delText>
              </w:r>
            </w:del>
          </w:p>
          <w:p w14:paraId="31FC9208" w14:textId="2EFF1A0C" w:rsidR="009D0278" w:rsidDel="004238F6" w:rsidRDefault="009D0278" w:rsidP="009D0278">
            <w:pPr>
              <w:pStyle w:val="XML2"/>
              <w:rPr>
                <w:del w:id="15490" w:author="Thomas Dietz" w:date="2012-08-08T14:26:00Z"/>
              </w:rPr>
            </w:pPr>
            <w:del w:id="15491" w:author="Thomas Dietz" w:date="2012-08-08T14:26:00Z">
              <w:r w:rsidRPr="009F1B7D" w:rsidDel="004238F6">
                <w:delText>&lt;/xs:complexType&gt;</w:delText>
              </w:r>
            </w:del>
          </w:p>
          <w:p w14:paraId="4AD0AE9C" w14:textId="0B9708B1" w:rsidR="00004328" w:rsidDel="004238F6" w:rsidRDefault="00004328" w:rsidP="009D0278">
            <w:pPr>
              <w:pStyle w:val="XML2"/>
              <w:rPr>
                <w:del w:id="15492" w:author="Thomas Dietz" w:date="2012-08-08T14:26:00Z"/>
              </w:rPr>
            </w:pPr>
          </w:p>
          <w:p w14:paraId="0324A264" w14:textId="6D3D6FF3" w:rsidR="00004328" w:rsidRPr="009F1B7D" w:rsidDel="004238F6" w:rsidRDefault="00004328" w:rsidP="00004328">
            <w:pPr>
              <w:pStyle w:val="XML2"/>
              <w:rPr>
                <w:del w:id="15493" w:author="Thomas Dietz" w:date="2012-08-08T14:26:00Z"/>
              </w:rPr>
            </w:pPr>
            <w:del w:id="15494"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15495" w:author="Thomas Dietz" w:date="2012-08-08T14:26:00Z"/>
              </w:rPr>
            </w:pPr>
            <w:del w:id="15496"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15497" w:author="Thomas Dietz" w:date="2012-08-08T14:26:00Z"/>
              </w:rPr>
            </w:pPr>
            <w:del w:id="15498"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15499" w:author="Thomas Dietz" w:date="2012-08-08T14:26:00Z"/>
              </w:rPr>
            </w:pPr>
            <w:del w:id="15500"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15501" w:author="Thomas Dietz" w:date="2012-08-08T14:26:00Z"/>
              </w:rPr>
            </w:pPr>
            <w:del w:id="15502"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15503" w:author="Thomas Dietz" w:date="2012-08-08T14:26:00Z"/>
              </w:rPr>
            </w:pPr>
            <w:del w:id="15504"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15505" w:author="Thomas Dietz" w:date="2012-08-08T14:26:00Z"/>
              </w:rPr>
            </w:pPr>
            <w:del w:id="15506"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15507" w:author="Thomas Dietz" w:date="2012-08-08T14:26:00Z"/>
              </w:rPr>
            </w:pPr>
            <w:del w:id="15508"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15509" w:author="Thomas Dietz" w:date="2012-08-08T14:26:00Z"/>
              </w:rPr>
            </w:pPr>
            <w:del w:id="15510"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15511" w:author="Thomas Dietz" w:date="2012-08-08T14:26:00Z"/>
              </w:rPr>
            </w:pPr>
            <w:del w:id="15512"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15513" w:author="Thomas Dietz" w:date="2012-08-08T14:26:00Z"/>
              </w:rPr>
            </w:pPr>
            <w:del w:id="15514" w:author="Thomas Dietz" w:date="2012-08-08T14:26:00Z">
              <w:r w:rsidRPr="009F1B7D" w:rsidDel="004238F6">
                <w:delText>&lt;/xs:complexContent&gt;</w:delText>
              </w:r>
            </w:del>
          </w:p>
          <w:p w14:paraId="68B1AC1C" w14:textId="7186C7E8" w:rsidR="00004328" w:rsidDel="004238F6" w:rsidRDefault="00004328" w:rsidP="00004328">
            <w:pPr>
              <w:pStyle w:val="XML2"/>
              <w:rPr>
                <w:del w:id="15515" w:author="Thomas Dietz" w:date="2012-08-08T14:26:00Z"/>
              </w:rPr>
            </w:pPr>
            <w:del w:id="15516" w:author="Thomas Dietz" w:date="2012-08-08T14:26:00Z">
              <w:r w:rsidRPr="009F1B7D" w:rsidDel="004238F6">
                <w:delText>&lt;/xs:complexType&gt;</w:delText>
              </w:r>
            </w:del>
          </w:p>
          <w:p w14:paraId="3C1F083F" w14:textId="5AB00BE3" w:rsidR="00487636" w:rsidDel="004238F6" w:rsidRDefault="00487636" w:rsidP="00487636">
            <w:pPr>
              <w:pStyle w:val="XML2"/>
              <w:rPr>
                <w:del w:id="15517" w:author="Thomas Dietz" w:date="2012-08-08T14:26:00Z"/>
              </w:rPr>
            </w:pPr>
          </w:p>
          <w:p w14:paraId="332ECF48" w14:textId="238786D9" w:rsidR="00487636" w:rsidDel="004238F6" w:rsidRDefault="00487636" w:rsidP="009767AE">
            <w:pPr>
              <w:pStyle w:val="XML2"/>
              <w:rPr>
                <w:del w:id="15518" w:author="Thomas Dietz" w:date="2012-08-08T14:26:00Z"/>
              </w:rPr>
            </w:pPr>
            <w:del w:id="15519"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15520" w:author="Thomas Dietz" w:date="2012-08-08T14:26:00Z"/>
              </w:rPr>
            </w:pPr>
            <w:del w:id="15521"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15522" w:author="Thomas Dietz" w:date="2012-08-08T14:26:00Z"/>
              </w:rPr>
            </w:pPr>
            <w:del w:id="15523" w:author="Thomas Dietz" w:date="2012-08-08T14:26:00Z">
              <w:r w:rsidDel="004238F6">
                <w:delText>&lt;/xs:simpleType&gt;</w:delText>
              </w:r>
            </w:del>
          </w:p>
          <w:p w14:paraId="06685777" w14:textId="4319EEA9" w:rsidR="00223854" w:rsidDel="004238F6" w:rsidRDefault="00223854" w:rsidP="00487636">
            <w:pPr>
              <w:pStyle w:val="XML2"/>
              <w:rPr>
                <w:del w:id="15524" w:author="Thomas Dietz" w:date="2012-08-08T14:26:00Z"/>
              </w:rPr>
            </w:pPr>
          </w:p>
          <w:p w14:paraId="79318A6B" w14:textId="5C39E808" w:rsidR="00223854" w:rsidRPr="009F1B7D" w:rsidDel="004238F6" w:rsidRDefault="00223854" w:rsidP="00223854">
            <w:pPr>
              <w:pStyle w:val="XML1"/>
              <w:rPr>
                <w:del w:id="15525" w:author="Thomas Dietz" w:date="2012-08-08T14:26:00Z"/>
              </w:rPr>
            </w:pPr>
            <w:del w:id="15526"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15527" w:author="Thomas Dietz" w:date="2012-08-08T14:26:00Z"/>
              </w:rPr>
            </w:pPr>
            <w:del w:id="15528"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15529" w:author="Thomas Dietz" w:date="2012-08-08T14:26:00Z"/>
              </w:rPr>
            </w:pPr>
            <w:del w:id="15530"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15531" w:author="Thomas Dietz" w:date="2012-08-08T14:26:00Z"/>
              </w:rPr>
            </w:pPr>
            <w:del w:id="15532" w:author="Thomas Dietz" w:date="2012-08-08T14:26:00Z">
              <w:r w:rsidRPr="009F1B7D" w:rsidDel="004238F6">
                <w:lastRenderedPageBreak/>
                <w:delText>&lt;xs:sequence maxOccurs="1" minOccurs="1"&gt;</w:delText>
              </w:r>
            </w:del>
          </w:p>
          <w:p w14:paraId="69E1DBB3" w14:textId="682A3DD5" w:rsidR="00223854" w:rsidDel="004238F6" w:rsidRDefault="00223854" w:rsidP="00223854">
            <w:pPr>
              <w:pStyle w:val="XML5"/>
              <w:rPr>
                <w:del w:id="15533" w:author="Thomas Dietz" w:date="2012-08-08T14:26:00Z"/>
              </w:rPr>
            </w:pPr>
            <w:del w:id="15534"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15535" w:author="Thomas Dietz" w:date="2012-08-08T14:26:00Z"/>
              </w:rPr>
            </w:pPr>
            <w:del w:id="15536"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15537" w:author="Thomas Dietz" w:date="2012-08-08T14:26:00Z"/>
              </w:rPr>
            </w:pPr>
            <w:del w:id="15538"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15539" w:author="Thomas Dietz" w:date="2012-08-08T14:26:00Z"/>
              </w:rPr>
            </w:pPr>
            <w:del w:id="15540"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15541" w:author="Thomas Dietz" w:date="2012-08-08T14:26:00Z"/>
              </w:rPr>
            </w:pPr>
            <w:del w:id="15542"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15543" w:author="Thomas Dietz" w:date="2012-08-08T14:26:00Z"/>
              </w:rPr>
            </w:pPr>
            <w:del w:id="15544"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15545" w:author="Thomas Dietz" w:date="2012-08-08T14:26:00Z"/>
              </w:rPr>
            </w:pPr>
            <w:del w:id="15546"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15547" w:author="Thomas Dietz" w:date="2012-08-08T14:26:00Z"/>
              </w:rPr>
            </w:pPr>
            <w:del w:id="15548"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15549" w:author="Thomas Dietz" w:date="2012-08-08T14:26:00Z"/>
              </w:rPr>
            </w:pPr>
            <w:del w:id="15550"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15551" w:author="Thomas Dietz" w:date="2012-08-08T14:26:00Z"/>
              </w:rPr>
            </w:pPr>
            <w:del w:id="15552"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15553" w:author="Thomas Dietz" w:date="2012-08-08T14:26:00Z"/>
              </w:rPr>
            </w:pPr>
            <w:del w:id="15554"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15555" w:author="Thomas Dietz" w:date="2012-08-08T14:26:00Z"/>
              </w:rPr>
            </w:pPr>
            <w:del w:id="15556"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15557" w:author="Thomas Dietz" w:date="2012-08-08T14:26:00Z"/>
              </w:rPr>
            </w:pPr>
            <w:del w:id="15558"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15559" w:author="Thomas Dietz" w:date="2012-08-08T14:26:00Z"/>
              </w:rPr>
            </w:pPr>
            <w:del w:id="15560" w:author="Thomas Dietz" w:date="2012-08-08T14:26:00Z">
              <w:r w:rsidRPr="009F1B7D" w:rsidDel="004238F6">
                <w:delText>&lt;/xs:complexContent&gt;</w:delText>
              </w:r>
            </w:del>
          </w:p>
          <w:p w14:paraId="128DFD14" w14:textId="1C6A1C88" w:rsidR="00223854" w:rsidDel="004238F6" w:rsidRDefault="00223854" w:rsidP="00223854">
            <w:pPr>
              <w:pStyle w:val="XML1"/>
              <w:rPr>
                <w:del w:id="15561" w:author="Thomas Dietz" w:date="2012-08-08T14:26:00Z"/>
              </w:rPr>
            </w:pPr>
            <w:del w:id="15562" w:author="Thomas Dietz" w:date="2012-08-08T14:26:00Z">
              <w:r w:rsidRPr="009F1B7D" w:rsidDel="004238F6">
                <w:delText>&lt;/xs:complexType&gt;</w:delText>
              </w:r>
            </w:del>
          </w:p>
          <w:p w14:paraId="6C329DD6" w14:textId="2DD552CB" w:rsidR="00223854" w:rsidDel="004238F6" w:rsidRDefault="00223854" w:rsidP="00223854">
            <w:pPr>
              <w:pStyle w:val="XML1"/>
              <w:rPr>
                <w:del w:id="15563" w:author="Thomas Dietz" w:date="2012-08-08T14:26:00Z"/>
              </w:rPr>
            </w:pPr>
          </w:p>
          <w:p w14:paraId="21C340D1" w14:textId="09863431" w:rsidR="00CE2DFB" w:rsidDel="004238F6" w:rsidRDefault="00CE2DFB" w:rsidP="00CE2DFB">
            <w:pPr>
              <w:pStyle w:val="XML1"/>
              <w:rPr>
                <w:del w:id="15564" w:author="Thomas Dietz" w:date="2012-08-08T14:26:00Z"/>
              </w:rPr>
            </w:pPr>
            <w:del w:id="15565" w:author="Thomas Dietz" w:date="2012-08-08T14:26:00Z">
              <w:r w:rsidDel="004238F6">
                <w:delText>&lt;xs:complexType name="OFNextFlowTables"&gt;</w:delText>
              </w:r>
            </w:del>
          </w:p>
          <w:p w14:paraId="5A9A4566" w14:textId="45F24665" w:rsidR="00CE2DFB" w:rsidDel="004238F6" w:rsidRDefault="00CE2DFB" w:rsidP="00CE2DFB">
            <w:pPr>
              <w:pStyle w:val="XML2"/>
              <w:rPr>
                <w:del w:id="15566" w:author="Thomas Dietz" w:date="2012-08-08T14:26:00Z"/>
              </w:rPr>
            </w:pPr>
            <w:del w:id="15567" w:author="Thomas Dietz" w:date="2012-08-08T14:26:00Z">
              <w:r w:rsidDel="004238F6">
                <w:delText>&lt;xs:sequence minOccurs="1" maxOccurs="unbounded"&gt;</w:delText>
              </w:r>
            </w:del>
          </w:p>
          <w:p w14:paraId="6B655216" w14:textId="2027633C" w:rsidR="00CE2DFB" w:rsidDel="004238F6" w:rsidRDefault="00CE2DFB" w:rsidP="00CE2DFB">
            <w:pPr>
              <w:pStyle w:val="XML3"/>
              <w:rPr>
                <w:del w:id="15568" w:author="Thomas Dietz" w:date="2012-08-08T14:26:00Z"/>
              </w:rPr>
            </w:pPr>
            <w:del w:id="15569" w:author="Thomas Dietz" w:date="2012-08-08T14:26:00Z">
              <w:r w:rsidDel="004238F6">
                <w:delText>&lt;xs:element name="table-id" type="OFConfigID"/&gt;</w:delText>
              </w:r>
            </w:del>
          </w:p>
          <w:p w14:paraId="290B15BF" w14:textId="5B33CC3D" w:rsidR="00CE2DFB" w:rsidDel="004238F6" w:rsidRDefault="00CE2DFB" w:rsidP="00CE2DFB">
            <w:pPr>
              <w:pStyle w:val="XML2"/>
              <w:rPr>
                <w:del w:id="15570" w:author="Thomas Dietz" w:date="2012-08-08T14:26:00Z"/>
              </w:rPr>
            </w:pPr>
            <w:del w:id="15571" w:author="Thomas Dietz" w:date="2012-08-08T14:26:00Z">
              <w:r w:rsidDel="004238F6">
                <w:delText>&lt;/xs:sequence&gt;</w:delText>
              </w:r>
            </w:del>
          </w:p>
          <w:p w14:paraId="294E0EB0" w14:textId="42D18600" w:rsidR="00CE2DFB" w:rsidDel="004238F6" w:rsidRDefault="00CE2DFB" w:rsidP="00CE2DFB">
            <w:pPr>
              <w:pStyle w:val="XML1"/>
              <w:rPr>
                <w:del w:id="15572" w:author="Thomas Dietz" w:date="2012-08-08T14:26:00Z"/>
              </w:rPr>
            </w:pPr>
            <w:del w:id="15573" w:author="Thomas Dietz" w:date="2012-08-08T14:26:00Z">
              <w:r w:rsidDel="004238F6">
                <w:delText>&lt;/xs:complexType&gt;</w:delText>
              </w:r>
            </w:del>
          </w:p>
          <w:p w14:paraId="182A170E" w14:textId="7B0E84D7" w:rsidR="00CE2DFB" w:rsidDel="004238F6" w:rsidRDefault="00CE2DFB" w:rsidP="00223854">
            <w:pPr>
              <w:pStyle w:val="XML1"/>
              <w:rPr>
                <w:del w:id="15574" w:author="Thomas Dietz" w:date="2012-08-08T14:26:00Z"/>
              </w:rPr>
            </w:pPr>
          </w:p>
          <w:p w14:paraId="6CDE1612" w14:textId="7FEF640D" w:rsidR="00223854" w:rsidDel="004238F6" w:rsidRDefault="00223854" w:rsidP="00223854">
            <w:pPr>
              <w:pStyle w:val="XML1"/>
              <w:rPr>
                <w:del w:id="15575" w:author="Thomas Dietz" w:date="2012-08-08T14:26:00Z"/>
              </w:rPr>
            </w:pPr>
            <w:del w:id="15576" w:author="Thomas Dietz" w:date="2012-08-08T14:26:00Z">
              <w:r w:rsidDel="004238F6">
                <w:delText>&lt;xs:complexType name="OFFlowTableInstructions"&gt;</w:delText>
              </w:r>
            </w:del>
          </w:p>
          <w:p w14:paraId="1F01AFFF" w14:textId="7519EF68" w:rsidR="00223854" w:rsidDel="004238F6" w:rsidRDefault="00223854" w:rsidP="00223854">
            <w:pPr>
              <w:pStyle w:val="XML2"/>
              <w:rPr>
                <w:del w:id="15577" w:author="Thomas Dietz" w:date="2012-08-08T14:26:00Z"/>
              </w:rPr>
            </w:pPr>
            <w:del w:id="15578" w:author="Thomas Dietz" w:date="2012-08-08T14:26:00Z">
              <w:r w:rsidDel="004238F6">
                <w:delText>&lt;xs:sequence minOccurs="1" maxOccurs="unbounded"&gt;</w:delText>
              </w:r>
            </w:del>
          </w:p>
          <w:p w14:paraId="1EC97C11" w14:textId="1BA4B029" w:rsidR="00223854" w:rsidDel="004238F6" w:rsidRDefault="00223854" w:rsidP="00223854">
            <w:pPr>
              <w:pStyle w:val="XML3"/>
              <w:rPr>
                <w:del w:id="15579" w:author="Thomas Dietz" w:date="2012-08-08T14:26:00Z"/>
              </w:rPr>
            </w:pPr>
            <w:del w:id="15580" w:author="Thomas Dietz" w:date="2012-08-08T14:26:00Z">
              <w:r w:rsidDel="004238F6">
                <w:delText>&lt;xs:element name="type" type="OFInstructionType"/&gt;</w:delText>
              </w:r>
            </w:del>
          </w:p>
          <w:p w14:paraId="32A95505" w14:textId="5810ACDF" w:rsidR="00223854" w:rsidDel="004238F6" w:rsidRDefault="00223854" w:rsidP="00223854">
            <w:pPr>
              <w:pStyle w:val="XML2"/>
              <w:rPr>
                <w:del w:id="15581" w:author="Thomas Dietz" w:date="2012-08-08T14:26:00Z"/>
              </w:rPr>
            </w:pPr>
            <w:del w:id="15582" w:author="Thomas Dietz" w:date="2012-08-08T14:26:00Z">
              <w:r w:rsidDel="004238F6">
                <w:delText>&lt;/xs:sequence&gt;</w:delText>
              </w:r>
            </w:del>
          </w:p>
          <w:p w14:paraId="252F672D" w14:textId="229CEC0F" w:rsidR="00223854" w:rsidDel="004238F6" w:rsidRDefault="00223854" w:rsidP="00223854">
            <w:pPr>
              <w:pStyle w:val="XML1"/>
              <w:rPr>
                <w:del w:id="15583" w:author="Thomas Dietz" w:date="2012-08-08T14:26:00Z"/>
              </w:rPr>
            </w:pPr>
            <w:del w:id="15584" w:author="Thomas Dietz" w:date="2012-08-08T14:26:00Z">
              <w:r w:rsidDel="004238F6">
                <w:delText>&lt;/xs:complexType&gt;</w:delText>
              </w:r>
            </w:del>
          </w:p>
          <w:p w14:paraId="2695F254" w14:textId="7918AFD2" w:rsidR="00223854" w:rsidDel="004238F6" w:rsidRDefault="00223854" w:rsidP="00223854">
            <w:pPr>
              <w:pStyle w:val="XML1"/>
              <w:rPr>
                <w:del w:id="15585" w:author="Thomas Dietz" w:date="2012-08-08T14:26:00Z"/>
              </w:rPr>
            </w:pPr>
          </w:p>
          <w:p w14:paraId="617E5735" w14:textId="108D155F" w:rsidR="00223854" w:rsidDel="004238F6" w:rsidRDefault="00223854" w:rsidP="00223854">
            <w:pPr>
              <w:pStyle w:val="XML1"/>
              <w:rPr>
                <w:del w:id="15586" w:author="Thomas Dietz" w:date="2012-08-08T14:26:00Z"/>
              </w:rPr>
            </w:pPr>
            <w:del w:id="15587"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15588" w:author="Thomas Dietz" w:date="2012-08-08T14:26:00Z"/>
              </w:rPr>
            </w:pPr>
            <w:del w:id="15589" w:author="Thomas Dietz" w:date="2012-08-08T14:26:00Z">
              <w:r w:rsidDel="004238F6">
                <w:delText>&lt;xs:sequence minOccurs="1" maxOccurs="unbounded"&gt;</w:delText>
              </w:r>
            </w:del>
          </w:p>
          <w:p w14:paraId="44164DEA" w14:textId="2E5A7291" w:rsidR="00223854" w:rsidDel="004238F6" w:rsidRDefault="00223854" w:rsidP="00223854">
            <w:pPr>
              <w:pStyle w:val="XML3"/>
              <w:rPr>
                <w:del w:id="15590" w:author="Thomas Dietz" w:date="2012-08-08T14:26:00Z"/>
              </w:rPr>
            </w:pPr>
            <w:del w:id="15591"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15592" w:author="Thomas Dietz" w:date="2012-08-08T14:26:00Z"/>
              </w:rPr>
            </w:pPr>
            <w:del w:id="15593" w:author="Thomas Dietz" w:date="2012-08-08T14:26:00Z">
              <w:r w:rsidDel="004238F6">
                <w:delText>&lt;/xs:sequence&gt;</w:delText>
              </w:r>
            </w:del>
          </w:p>
          <w:p w14:paraId="79535A7D" w14:textId="37B86054" w:rsidR="00223854" w:rsidDel="004238F6" w:rsidRDefault="00223854" w:rsidP="00223854">
            <w:pPr>
              <w:pStyle w:val="XML1"/>
              <w:rPr>
                <w:del w:id="15594" w:author="Thomas Dietz" w:date="2012-08-08T14:26:00Z"/>
              </w:rPr>
            </w:pPr>
            <w:del w:id="15595" w:author="Thomas Dietz" w:date="2012-08-08T14:26:00Z">
              <w:r w:rsidDel="004238F6">
                <w:delText>&lt;/xs:complexType&gt;</w:delText>
              </w:r>
            </w:del>
          </w:p>
          <w:p w14:paraId="0DC3752F" w14:textId="37543874" w:rsidR="00223854" w:rsidDel="004238F6" w:rsidRDefault="00223854" w:rsidP="00223854">
            <w:pPr>
              <w:pStyle w:val="XML1"/>
              <w:rPr>
                <w:del w:id="15596" w:author="Thomas Dietz" w:date="2012-08-08T14:26:00Z"/>
              </w:rPr>
            </w:pPr>
          </w:p>
          <w:p w14:paraId="1E7344A6" w14:textId="5781E033" w:rsidR="00223854" w:rsidDel="004238F6" w:rsidRDefault="00223854" w:rsidP="00223854">
            <w:pPr>
              <w:pStyle w:val="XML1"/>
              <w:rPr>
                <w:del w:id="15597" w:author="Thomas Dietz" w:date="2012-08-08T14:26:00Z"/>
              </w:rPr>
            </w:pPr>
            <w:del w:id="15598" w:author="Thomas Dietz" w:date="2012-08-08T14:26:00Z">
              <w:r w:rsidDel="004238F6">
                <w:delText>&lt;xs:complexType name="OFFlowTableWriteActions"&gt;</w:delText>
              </w:r>
            </w:del>
          </w:p>
          <w:p w14:paraId="471D4D1A" w14:textId="36F22748" w:rsidR="00223854" w:rsidDel="004238F6" w:rsidRDefault="00223854" w:rsidP="00223854">
            <w:pPr>
              <w:pStyle w:val="XML2"/>
              <w:rPr>
                <w:del w:id="15599" w:author="Thomas Dietz" w:date="2012-08-08T14:26:00Z"/>
              </w:rPr>
            </w:pPr>
            <w:del w:id="15600" w:author="Thomas Dietz" w:date="2012-08-08T14:26:00Z">
              <w:r w:rsidDel="004238F6">
                <w:delText>&lt;xs:sequence minOccurs="1" maxOccurs="unbounded"&gt;</w:delText>
              </w:r>
            </w:del>
          </w:p>
          <w:p w14:paraId="4A23AC25" w14:textId="209E5F68" w:rsidR="00223854" w:rsidDel="004238F6" w:rsidRDefault="00223854" w:rsidP="00223854">
            <w:pPr>
              <w:pStyle w:val="XML3"/>
              <w:rPr>
                <w:del w:id="15601" w:author="Thomas Dietz" w:date="2012-08-08T14:26:00Z"/>
              </w:rPr>
            </w:pPr>
            <w:del w:id="15602" w:author="Thomas Dietz" w:date="2012-08-08T14:26:00Z">
              <w:r w:rsidDel="004238F6">
                <w:delText>&lt;xs:element name="type" type="OFActionType"/&gt;</w:delText>
              </w:r>
            </w:del>
          </w:p>
          <w:p w14:paraId="558FEF24" w14:textId="11B745C1" w:rsidR="00223854" w:rsidDel="004238F6" w:rsidRDefault="00223854" w:rsidP="00223854">
            <w:pPr>
              <w:pStyle w:val="XML2"/>
              <w:rPr>
                <w:del w:id="15603" w:author="Thomas Dietz" w:date="2012-08-08T14:26:00Z"/>
              </w:rPr>
            </w:pPr>
            <w:del w:id="15604" w:author="Thomas Dietz" w:date="2012-08-08T14:26:00Z">
              <w:r w:rsidDel="004238F6">
                <w:delText>&lt;/xs:sequence&gt;</w:delText>
              </w:r>
            </w:del>
          </w:p>
          <w:p w14:paraId="0DD620E8" w14:textId="594D9B8B" w:rsidR="00223854" w:rsidDel="004238F6" w:rsidRDefault="00223854" w:rsidP="00223854">
            <w:pPr>
              <w:pStyle w:val="XML1"/>
              <w:rPr>
                <w:del w:id="15605" w:author="Thomas Dietz" w:date="2012-08-08T14:26:00Z"/>
              </w:rPr>
            </w:pPr>
            <w:del w:id="15606" w:author="Thomas Dietz" w:date="2012-08-08T14:26:00Z">
              <w:r w:rsidDel="004238F6">
                <w:delText>&lt;/xs:complexType&gt;</w:delText>
              </w:r>
            </w:del>
          </w:p>
          <w:p w14:paraId="6AB91C2D" w14:textId="11550488" w:rsidR="00223854" w:rsidDel="004238F6" w:rsidRDefault="00223854" w:rsidP="00223854">
            <w:pPr>
              <w:pStyle w:val="XML1"/>
              <w:rPr>
                <w:del w:id="15607" w:author="Thomas Dietz" w:date="2012-08-08T14:26:00Z"/>
              </w:rPr>
            </w:pPr>
          </w:p>
          <w:p w14:paraId="5A7AD784" w14:textId="3C29A8E7" w:rsidR="00223854" w:rsidDel="004238F6" w:rsidRDefault="00223854" w:rsidP="00223854">
            <w:pPr>
              <w:pStyle w:val="XML1"/>
              <w:rPr>
                <w:del w:id="15608" w:author="Thomas Dietz" w:date="2012-08-08T14:26:00Z"/>
              </w:rPr>
            </w:pPr>
            <w:del w:id="15609" w:author="Thomas Dietz" w:date="2012-08-08T14:26:00Z">
              <w:r w:rsidDel="004238F6">
                <w:delText>&lt;xs:complexType name="OFFlowTableApplyActions"&gt;</w:delText>
              </w:r>
            </w:del>
          </w:p>
          <w:p w14:paraId="35AAD5BF" w14:textId="5AB57F55" w:rsidR="00223854" w:rsidDel="004238F6" w:rsidRDefault="00223854" w:rsidP="00223854">
            <w:pPr>
              <w:pStyle w:val="XML2"/>
              <w:rPr>
                <w:del w:id="15610" w:author="Thomas Dietz" w:date="2012-08-08T14:26:00Z"/>
              </w:rPr>
            </w:pPr>
            <w:del w:id="15611" w:author="Thomas Dietz" w:date="2012-08-08T14:26:00Z">
              <w:r w:rsidDel="004238F6">
                <w:delText>&lt;xs:sequence minOccurs="1" maxOccurs="unbounded"&gt;</w:delText>
              </w:r>
            </w:del>
          </w:p>
          <w:p w14:paraId="75D6BE59" w14:textId="386BB479" w:rsidR="00223854" w:rsidDel="004238F6" w:rsidRDefault="00223854" w:rsidP="00223854">
            <w:pPr>
              <w:pStyle w:val="XML3"/>
              <w:rPr>
                <w:del w:id="15612" w:author="Thomas Dietz" w:date="2012-08-08T14:26:00Z"/>
              </w:rPr>
            </w:pPr>
            <w:del w:id="15613" w:author="Thomas Dietz" w:date="2012-08-08T14:26:00Z">
              <w:r w:rsidDel="004238F6">
                <w:delText>&lt;xs:element name="type" type="OFActionType"/&gt;</w:delText>
              </w:r>
            </w:del>
          </w:p>
          <w:p w14:paraId="4A5164DA" w14:textId="29FDB3F9" w:rsidR="00223854" w:rsidDel="004238F6" w:rsidRDefault="00223854" w:rsidP="00223854">
            <w:pPr>
              <w:pStyle w:val="XML2"/>
              <w:rPr>
                <w:del w:id="15614" w:author="Thomas Dietz" w:date="2012-08-08T14:26:00Z"/>
              </w:rPr>
            </w:pPr>
            <w:del w:id="15615" w:author="Thomas Dietz" w:date="2012-08-08T14:26:00Z">
              <w:r w:rsidDel="004238F6">
                <w:delText>&lt;/xs:sequence&gt;</w:delText>
              </w:r>
            </w:del>
          </w:p>
          <w:p w14:paraId="2F96D716" w14:textId="409585E7" w:rsidR="00223854" w:rsidDel="004238F6" w:rsidRDefault="00223854" w:rsidP="00223854">
            <w:pPr>
              <w:pStyle w:val="XML1"/>
              <w:rPr>
                <w:del w:id="15616" w:author="Thomas Dietz" w:date="2012-08-08T14:26:00Z"/>
              </w:rPr>
            </w:pPr>
            <w:del w:id="15617" w:author="Thomas Dietz" w:date="2012-08-08T14:26:00Z">
              <w:r w:rsidDel="004238F6">
                <w:delText>&lt;/xs:complexType&gt;</w:delText>
              </w:r>
            </w:del>
          </w:p>
          <w:p w14:paraId="48C6434E" w14:textId="433EC89B" w:rsidR="00223854" w:rsidDel="004238F6" w:rsidRDefault="00223854" w:rsidP="00223854">
            <w:pPr>
              <w:pStyle w:val="XML1"/>
              <w:rPr>
                <w:del w:id="15618" w:author="Thomas Dietz" w:date="2012-08-08T14:26:00Z"/>
              </w:rPr>
            </w:pPr>
          </w:p>
          <w:p w14:paraId="7910D8C8" w14:textId="5EF9C2CB" w:rsidR="00223854" w:rsidDel="004238F6" w:rsidRDefault="00223854" w:rsidP="00223854">
            <w:pPr>
              <w:pStyle w:val="XML1"/>
              <w:rPr>
                <w:del w:id="15619" w:author="Thomas Dietz" w:date="2012-08-08T14:26:00Z"/>
              </w:rPr>
            </w:pPr>
            <w:del w:id="15620"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15621" w:author="Thomas Dietz" w:date="2012-08-08T14:26:00Z"/>
              </w:rPr>
            </w:pPr>
            <w:del w:id="15622" w:author="Thomas Dietz" w:date="2012-08-08T14:26:00Z">
              <w:r w:rsidDel="004238F6">
                <w:delText>&lt;xs:annotation&gt;</w:delText>
              </w:r>
            </w:del>
          </w:p>
          <w:p w14:paraId="7D183E73" w14:textId="1D10FAC2" w:rsidR="00223854" w:rsidDel="004238F6" w:rsidRDefault="00223854" w:rsidP="00223854">
            <w:pPr>
              <w:pStyle w:val="XML3"/>
              <w:rPr>
                <w:del w:id="15623" w:author="Thomas Dietz" w:date="2012-08-08T14:26:00Z"/>
              </w:rPr>
            </w:pPr>
            <w:del w:id="15624"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15625" w:author="Thomas Dietz" w:date="2012-08-08T14:26:00Z"/>
              </w:rPr>
            </w:pPr>
            <w:del w:id="15626" w:author="Thomas Dietz" w:date="2012-08-08T14:26:00Z">
              <w:r w:rsidDel="004238F6">
                <w:delText>&lt;/xs:documentation&gt;</w:delText>
              </w:r>
            </w:del>
          </w:p>
          <w:p w14:paraId="4F77061C" w14:textId="18E015D7" w:rsidR="00223854" w:rsidDel="004238F6" w:rsidRDefault="00223854" w:rsidP="00223854">
            <w:pPr>
              <w:pStyle w:val="XML2"/>
              <w:rPr>
                <w:del w:id="15627" w:author="Thomas Dietz" w:date="2012-08-08T14:26:00Z"/>
              </w:rPr>
            </w:pPr>
            <w:del w:id="15628" w:author="Thomas Dietz" w:date="2012-08-08T14:26:00Z">
              <w:r w:rsidDel="004238F6">
                <w:delText>&lt;/xs:annotation&gt;</w:delText>
              </w:r>
            </w:del>
          </w:p>
          <w:p w14:paraId="24323225" w14:textId="47F03FFD" w:rsidR="00223854" w:rsidDel="004238F6" w:rsidRDefault="00223854" w:rsidP="00223854">
            <w:pPr>
              <w:pStyle w:val="XML2"/>
              <w:rPr>
                <w:del w:id="15629" w:author="Thomas Dietz" w:date="2012-08-08T14:26:00Z"/>
              </w:rPr>
            </w:pPr>
            <w:del w:id="15630" w:author="Thomas Dietz" w:date="2012-08-08T14:26:00Z">
              <w:r w:rsidDel="004238F6">
                <w:delText>&lt;xs:restriction base="xs:string"&gt;</w:delText>
              </w:r>
            </w:del>
          </w:p>
          <w:p w14:paraId="34BA8458" w14:textId="6379C559" w:rsidR="00223854" w:rsidDel="004238F6" w:rsidRDefault="00223854" w:rsidP="00223854">
            <w:pPr>
              <w:pStyle w:val="XML3"/>
              <w:rPr>
                <w:del w:id="15631" w:author="Thomas Dietz" w:date="2012-08-08T14:26:00Z"/>
              </w:rPr>
            </w:pPr>
            <w:del w:id="15632" w:author="Thomas Dietz" w:date="2012-08-08T14:26:00Z">
              <w:r w:rsidDel="004238F6">
                <w:delText>&lt;xs:enumeration value="input-port"/&gt;</w:delText>
              </w:r>
            </w:del>
          </w:p>
          <w:p w14:paraId="7273E1B5" w14:textId="5F0754F5" w:rsidR="00223854" w:rsidDel="004238F6" w:rsidRDefault="00223854" w:rsidP="00223854">
            <w:pPr>
              <w:pStyle w:val="XML3"/>
              <w:rPr>
                <w:del w:id="15633" w:author="Thomas Dietz" w:date="2012-08-08T14:26:00Z"/>
              </w:rPr>
            </w:pPr>
            <w:del w:id="15634" w:author="Thomas Dietz" w:date="2012-08-08T14:26:00Z">
              <w:r w:rsidDel="004238F6">
                <w:delText>&lt;xs:enumeration value="physical-input-port"/&gt;</w:delText>
              </w:r>
            </w:del>
          </w:p>
          <w:p w14:paraId="62A6D05E" w14:textId="0BD4774E" w:rsidR="00223854" w:rsidDel="004238F6" w:rsidRDefault="00223854" w:rsidP="00223854">
            <w:pPr>
              <w:pStyle w:val="XML3"/>
              <w:rPr>
                <w:del w:id="15635" w:author="Thomas Dietz" w:date="2012-08-08T14:26:00Z"/>
              </w:rPr>
            </w:pPr>
            <w:del w:id="15636" w:author="Thomas Dietz" w:date="2012-08-08T14:26:00Z">
              <w:r w:rsidDel="004238F6">
                <w:lastRenderedPageBreak/>
                <w:delText>&lt;xs:enumeration value="metadata"/&gt;</w:delText>
              </w:r>
            </w:del>
          </w:p>
          <w:p w14:paraId="34948A7A" w14:textId="0097410A" w:rsidR="00223854" w:rsidDel="004238F6" w:rsidRDefault="00223854" w:rsidP="00223854">
            <w:pPr>
              <w:pStyle w:val="XML3"/>
              <w:rPr>
                <w:del w:id="15637" w:author="Thomas Dietz" w:date="2012-08-08T14:26:00Z"/>
              </w:rPr>
            </w:pPr>
            <w:del w:id="15638" w:author="Thomas Dietz" w:date="2012-08-08T14:26:00Z">
              <w:r w:rsidDel="004238F6">
                <w:delText>&lt;xs:enumeration value="ethernet-dest"/&gt;</w:delText>
              </w:r>
            </w:del>
          </w:p>
          <w:p w14:paraId="41914C7A" w14:textId="2C7C08FC" w:rsidR="00223854" w:rsidDel="004238F6" w:rsidRDefault="00223854" w:rsidP="00223854">
            <w:pPr>
              <w:pStyle w:val="XML3"/>
              <w:rPr>
                <w:del w:id="15639" w:author="Thomas Dietz" w:date="2012-08-08T14:26:00Z"/>
              </w:rPr>
            </w:pPr>
            <w:del w:id="15640" w:author="Thomas Dietz" w:date="2012-08-08T14:26:00Z">
              <w:r w:rsidDel="004238F6">
                <w:delText>&lt;xs:enumeration value="ethernet-src"/&gt;</w:delText>
              </w:r>
            </w:del>
          </w:p>
          <w:p w14:paraId="7E2FBC35" w14:textId="72DB4964" w:rsidR="00223854" w:rsidDel="004238F6" w:rsidRDefault="00223854" w:rsidP="00223854">
            <w:pPr>
              <w:pStyle w:val="XML3"/>
              <w:rPr>
                <w:del w:id="15641" w:author="Thomas Dietz" w:date="2012-08-08T14:26:00Z"/>
              </w:rPr>
            </w:pPr>
            <w:del w:id="15642" w:author="Thomas Dietz" w:date="2012-08-08T14:26:00Z">
              <w:r w:rsidDel="004238F6">
                <w:delText>&lt;xs:enumeration value="ethernet-frame-type"/&gt;</w:delText>
              </w:r>
            </w:del>
          </w:p>
          <w:p w14:paraId="08543FEF" w14:textId="22D11218" w:rsidR="00223854" w:rsidDel="004238F6" w:rsidRDefault="00223854" w:rsidP="00223854">
            <w:pPr>
              <w:pStyle w:val="XML3"/>
              <w:rPr>
                <w:del w:id="15643" w:author="Thomas Dietz" w:date="2012-08-08T14:26:00Z"/>
              </w:rPr>
            </w:pPr>
            <w:del w:id="15644" w:author="Thomas Dietz" w:date="2012-08-08T14:26:00Z">
              <w:r w:rsidDel="004238F6">
                <w:delText>&lt;xs:enumeration value="vlan-id"/&gt;</w:delText>
              </w:r>
            </w:del>
          </w:p>
          <w:p w14:paraId="23255EE9" w14:textId="472984AF" w:rsidR="00223854" w:rsidDel="004238F6" w:rsidRDefault="00223854" w:rsidP="00223854">
            <w:pPr>
              <w:pStyle w:val="XML3"/>
              <w:rPr>
                <w:del w:id="15645" w:author="Thomas Dietz" w:date="2012-08-08T14:26:00Z"/>
              </w:rPr>
            </w:pPr>
            <w:del w:id="15646" w:author="Thomas Dietz" w:date="2012-08-08T14:26:00Z">
              <w:r w:rsidDel="004238F6">
                <w:delText>&lt;xs:enumeration value="vlan-priority"/&gt;</w:delText>
              </w:r>
            </w:del>
          </w:p>
          <w:p w14:paraId="6BB6D520" w14:textId="4697C5E8" w:rsidR="00223854" w:rsidDel="004238F6" w:rsidRDefault="00223854" w:rsidP="00223854">
            <w:pPr>
              <w:pStyle w:val="XML3"/>
              <w:rPr>
                <w:del w:id="15647" w:author="Thomas Dietz" w:date="2012-08-08T14:26:00Z"/>
              </w:rPr>
            </w:pPr>
            <w:del w:id="15648" w:author="Thomas Dietz" w:date="2012-08-08T14:26:00Z">
              <w:r w:rsidDel="004238F6">
                <w:delText>&lt;xs:enumeration value="ip-dscp"/&gt;</w:delText>
              </w:r>
            </w:del>
          </w:p>
          <w:p w14:paraId="601B2D93" w14:textId="7EF9E620" w:rsidR="00223854" w:rsidDel="004238F6" w:rsidRDefault="00223854" w:rsidP="00223854">
            <w:pPr>
              <w:pStyle w:val="XML3"/>
              <w:rPr>
                <w:del w:id="15649" w:author="Thomas Dietz" w:date="2012-08-08T14:26:00Z"/>
              </w:rPr>
            </w:pPr>
            <w:del w:id="15650" w:author="Thomas Dietz" w:date="2012-08-08T14:26:00Z">
              <w:r w:rsidDel="004238F6">
                <w:delText>&lt;xs:enumeration value="ip-ecn"/&gt;</w:delText>
              </w:r>
            </w:del>
          </w:p>
          <w:p w14:paraId="0DB05179" w14:textId="5C5F1313" w:rsidR="00223854" w:rsidDel="004238F6" w:rsidRDefault="00223854" w:rsidP="00223854">
            <w:pPr>
              <w:pStyle w:val="XML3"/>
              <w:rPr>
                <w:del w:id="15651" w:author="Thomas Dietz" w:date="2012-08-08T14:26:00Z"/>
              </w:rPr>
            </w:pPr>
            <w:del w:id="15652" w:author="Thomas Dietz" w:date="2012-08-08T14:26:00Z">
              <w:r w:rsidDel="004238F6">
                <w:delText>&lt;xs:enumeration value="ip-protocol"/&gt;</w:delText>
              </w:r>
            </w:del>
          </w:p>
          <w:p w14:paraId="4032461B" w14:textId="2DB5C8FE" w:rsidR="00223854" w:rsidDel="004238F6" w:rsidRDefault="00223854" w:rsidP="00223854">
            <w:pPr>
              <w:pStyle w:val="XML3"/>
              <w:rPr>
                <w:del w:id="15653" w:author="Thomas Dietz" w:date="2012-08-08T14:26:00Z"/>
              </w:rPr>
            </w:pPr>
            <w:del w:id="15654" w:author="Thomas Dietz" w:date="2012-08-08T14:26:00Z">
              <w:r w:rsidDel="004238F6">
                <w:delText>&lt;xs:enumeration value="ipv4-src"/&gt;</w:delText>
              </w:r>
            </w:del>
          </w:p>
          <w:p w14:paraId="63B847A8" w14:textId="59163214" w:rsidR="00223854" w:rsidDel="004238F6" w:rsidRDefault="00223854" w:rsidP="00223854">
            <w:pPr>
              <w:pStyle w:val="XML3"/>
              <w:rPr>
                <w:del w:id="15655" w:author="Thomas Dietz" w:date="2012-08-08T14:26:00Z"/>
              </w:rPr>
            </w:pPr>
            <w:del w:id="15656" w:author="Thomas Dietz" w:date="2012-08-08T14:26:00Z">
              <w:r w:rsidDel="004238F6">
                <w:delText>&lt;xs:enumeration value="ipv4-dest"/&gt;</w:delText>
              </w:r>
            </w:del>
          </w:p>
          <w:p w14:paraId="2FA1EDAC" w14:textId="71FD5F53" w:rsidR="00223854" w:rsidDel="004238F6" w:rsidRDefault="00223854" w:rsidP="00223854">
            <w:pPr>
              <w:pStyle w:val="XML3"/>
              <w:rPr>
                <w:del w:id="15657" w:author="Thomas Dietz" w:date="2012-08-08T14:26:00Z"/>
              </w:rPr>
            </w:pPr>
            <w:del w:id="15658" w:author="Thomas Dietz" w:date="2012-08-08T14:26:00Z">
              <w:r w:rsidDel="004238F6">
                <w:delText>&lt;xs:enumeration value="tcp-src"/&gt;</w:delText>
              </w:r>
            </w:del>
          </w:p>
          <w:p w14:paraId="722799B3" w14:textId="37FC7966" w:rsidR="00223854" w:rsidDel="004238F6" w:rsidRDefault="00223854" w:rsidP="00223854">
            <w:pPr>
              <w:pStyle w:val="XML3"/>
              <w:rPr>
                <w:del w:id="15659" w:author="Thomas Dietz" w:date="2012-08-08T14:26:00Z"/>
              </w:rPr>
            </w:pPr>
            <w:del w:id="15660" w:author="Thomas Dietz" w:date="2012-08-08T14:26:00Z">
              <w:r w:rsidDel="004238F6">
                <w:delText>&lt;xs:enumeration value="tcp-dest"/&gt;</w:delText>
              </w:r>
            </w:del>
          </w:p>
          <w:p w14:paraId="74406D66" w14:textId="425CC55D" w:rsidR="00223854" w:rsidDel="004238F6" w:rsidRDefault="00223854" w:rsidP="00223854">
            <w:pPr>
              <w:pStyle w:val="XML3"/>
              <w:rPr>
                <w:del w:id="15661" w:author="Thomas Dietz" w:date="2012-08-08T14:26:00Z"/>
              </w:rPr>
            </w:pPr>
            <w:del w:id="15662" w:author="Thomas Dietz" w:date="2012-08-08T14:26:00Z">
              <w:r w:rsidDel="004238F6">
                <w:delText>&lt;xs:enumeration value="udp-src"/&gt;</w:delText>
              </w:r>
            </w:del>
          </w:p>
          <w:p w14:paraId="66B1C82E" w14:textId="023F6F51" w:rsidR="00223854" w:rsidDel="004238F6" w:rsidRDefault="00223854" w:rsidP="00223854">
            <w:pPr>
              <w:pStyle w:val="XML3"/>
              <w:rPr>
                <w:del w:id="15663" w:author="Thomas Dietz" w:date="2012-08-08T14:26:00Z"/>
              </w:rPr>
            </w:pPr>
            <w:del w:id="15664" w:author="Thomas Dietz" w:date="2012-08-08T14:26:00Z">
              <w:r w:rsidDel="004238F6">
                <w:delText>&lt;xs:enumeration value="udp-dest"/&gt;</w:delText>
              </w:r>
            </w:del>
          </w:p>
          <w:p w14:paraId="4D597CBA" w14:textId="0C7B1771" w:rsidR="00223854" w:rsidDel="004238F6" w:rsidRDefault="00223854" w:rsidP="00223854">
            <w:pPr>
              <w:pStyle w:val="XML3"/>
              <w:rPr>
                <w:del w:id="15665" w:author="Thomas Dietz" w:date="2012-08-08T14:26:00Z"/>
              </w:rPr>
            </w:pPr>
            <w:del w:id="15666" w:author="Thomas Dietz" w:date="2012-08-08T14:26:00Z">
              <w:r w:rsidDel="004238F6">
                <w:delText>&lt;xs:enumeration value="sctp-src"/&gt;</w:delText>
              </w:r>
            </w:del>
          </w:p>
          <w:p w14:paraId="7D12DA9C" w14:textId="304918F3" w:rsidR="00223854" w:rsidDel="004238F6" w:rsidRDefault="00223854" w:rsidP="00223854">
            <w:pPr>
              <w:pStyle w:val="XML3"/>
              <w:rPr>
                <w:del w:id="15667" w:author="Thomas Dietz" w:date="2012-08-08T14:26:00Z"/>
              </w:rPr>
            </w:pPr>
            <w:del w:id="15668" w:author="Thomas Dietz" w:date="2012-08-08T14:26:00Z">
              <w:r w:rsidDel="004238F6">
                <w:delText>&lt;xs:enumeration value="sctp-dest"/&gt;</w:delText>
              </w:r>
            </w:del>
          </w:p>
          <w:p w14:paraId="57599A37" w14:textId="124AD22C" w:rsidR="00223854" w:rsidDel="004238F6" w:rsidRDefault="00223854" w:rsidP="00223854">
            <w:pPr>
              <w:pStyle w:val="XML3"/>
              <w:rPr>
                <w:del w:id="15669" w:author="Thomas Dietz" w:date="2012-08-08T14:26:00Z"/>
              </w:rPr>
            </w:pPr>
            <w:del w:id="15670" w:author="Thomas Dietz" w:date="2012-08-08T14:26:00Z">
              <w:r w:rsidDel="004238F6">
                <w:delText>&lt;xs:enumeration value="icmpv4-type"/&gt;</w:delText>
              </w:r>
            </w:del>
          </w:p>
          <w:p w14:paraId="237E2073" w14:textId="15A42633" w:rsidR="00223854" w:rsidDel="004238F6" w:rsidRDefault="00223854" w:rsidP="00223854">
            <w:pPr>
              <w:pStyle w:val="XML3"/>
              <w:rPr>
                <w:del w:id="15671" w:author="Thomas Dietz" w:date="2012-08-08T14:26:00Z"/>
              </w:rPr>
            </w:pPr>
            <w:del w:id="15672" w:author="Thomas Dietz" w:date="2012-08-08T14:26:00Z">
              <w:r w:rsidDel="004238F6">
                <w:delText>&lt;xs:enumeration value="icmpv4-code"/&gt;</w:delText>
              </w:r>
            </w:del>
          </w:p>
          <w:p w14:paraId="38AFA7E8" w14:textId="670F84BF" w:rsidR="00223854" w:rsidDel="004238F6" w:rsidRDefault="00223854" w:rsidP="00223854">
            <w:pPr>
              <w:pStyle w:val="XML3"/>
              <w:rPr>
                <w:del w:id="15673" w:author="Thomas Dietz" w:date="2012-08-08T14:26:00Z"/>
              </w:rPr>
            </w:pPr>
            <w:del w:id="15674" w:author="Thomas Dietz" w:date="2012-08-08T14:26:00Z">
              <w:r w:rsidDel="004238F6">
                <w:delText>&lt;xs:enumeration value="arp-op"/&gt;</w:delText>
              </w:r>
            </w:del>
          </w:p>
          <w:p w14:paraId="45C937BD" w14:textId="025C5B15" w:rsidR="00223854" w:rsidDel="004238F6" w:rsidRDefault="00223854" w:rsidP="00223854">
            <w:pPr>
              <w:pStyle w:val="XML3"/>
              <w:rPr>
                <w:del w:id="15675" w:author="Thomas Dietz" w:date="2012-08-08T14:26:00Z"/>
              </w:rPr>
            </w:pPr>
            <w:del w:id="15676" w:author="Thomas Dietz" w:date="2012-08-08T14:26:00Z">
              <w:r w:rsidDel="004238F6">
                <w:delText>&lt;xs:enumeration value="arp-src-ip-address"/&gt;</w:delText>
              </w:r>
            </w:del>
          </w:p>
          <w:p w14:paraId="536C19F0" w14:textId="3A53531F" w:rsidR="00223854" w:rsidDel="004238F6" w:rsidRDefault="00223854" w:rsidP="00223854">
            <w:pPr>
              <w:pStyle w:val="XML3"/>
              <w:rPr>
                <w:del w:id="15677" w:author="Thomas Dietz" w:date="2012-08-08T14:26:00Z"/>
              </w:rPr>
            </w:pPr>
            <w:del w:id="15678" w:author="Thomas Dietz" w:date="2012-08-08T14:26:00Z">
              <w:r w:rsidDel="004238F6">
                <w:delText>&lt;xs:enumeration value="arp-target-ip-address"/&gt;</w:delText>
              </w:r>
            </w:del>
          </w:p>
          <w:p w14:paraId="752BE294" w14:textId="4224D138" w:rsidR="00223854" w:rsidDel="004238F6" w:rsidRDefault="00223854" w:rsidP="00223854">
            <w:pPr>
              <w:pStyle w:val="XML3"/>
              <w:rPr>
                <w:del w:id="15679" w:author="Thomas Dietz" w:date="2012-08-08T14:26:00Z"/>
              </w:rPr>
            </w:pPr>
            <w:del w:id="15680" w:author="Thomas Dietz" w:date="2012-08-08T14:26:00Z">
              <w:r w:rsidDel="004238F6">
                <w:delText>&lt;xs:enumeration value="arp-src-hardware-address"/&gt;</w:delText>
              </w:r>
            </w:del>
          </w:p>
          <w:p w14:paraId="2FA0322A" w14:textId="2303F4F7" w:rsidR="00223854" w:rsidDel="004238F6" w:rsidRDefault="00223854" w:rsidP="00223854">
            <w:pPr>
              <w:pStyle w:val="XML3"/>
              <w:rPr>
                <w:del w:id="15681" w:author="Thomas Dietz" w:date="2012-08-08T14:26:00Z"/>
              </w:rPr>
            </w:pPr>
            <w:del w:id="15682"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15683" w:author="Thomas Dietz" w:date="2012-08-08T14:26:00Z"/>
              </w:rPr>
            </w:pPr>
            <w:del w:id="15684" w:author="Thomas Dietz" w:date="2012-08-08T14:26:00Z">
              <w:r w:rsidDel="004238F6">
                <w:delText>&lt;xs:enumeration value="ipv6-src"/&gt;</w:delText>
              </w:r>
            </w:del>
          </w:p>
          <w:p w14:paraId="3FCCC869" w14:textId="5E8D11B7" w:rsidR="00223854" w:rsidDel="004238F6" w:rsidRDefault="00223854" w:rsidP="00223854">
            <w:pPr>
              <w:pStyle w:val="XML3"/>
              <w:rPr>
                <w:del w:id="15685" w:author="Thomas Dietz" w:date="2012-08-08T14:26:00Z"/>
              </w:rPr>
            </w:pPr>
            <w:del w:id="15686" w:author="Thomas Dietz" w:date="2012-08-08T14:26:00Z">
              <w:r w:rsidDel="004238F6">
                <w:delText>&lt;xs:enumeration value="ipv6-dest"/&gt;</w:delText>
              </w:r>
            </w:del>
          </w:p>
          <w:p w14:paraId="2E313871" w14:textId="06848A69" w:rsidR="00223854" w:rsidDel="004238F6" w:rsidRDefault="00223854" w:rsidP="00223854">
            <w:pPr>
              <w:pStyle w:val="XML3"/>
              <w:rPr>
                <w:del w:id="15687" w:author="Thomas Dietz" w:date="2012-08-08T14:26:00Z"/>
              </w:rPr>
            </w:pPr>
            <w:del w:id="15688" w:author="Thomas Dietz" w:date="2012-08-08T14:26:00Z">
              <w:r w:rsidDel="004238F6">
                <w:delText>&lt;xs:enumeration value="ipv6-flow-label"/&gt;</w:delText>
              </w:r>
            </w:del>
          </w:p>
          <w:p w14:paraId="314F07CA" w14:textId="1AF0D1EB" w:rsidR="00223854" w:rsidDel="004238F6" w:rsidRDefault="00223854" w:rsidP="00223854">
            <w:pPr>
              <w:pStyle w:val="XML3"/>
              <w:rPr>
                <w:del w:id="15689" w:author="Thomas Dietz" w:date="2012-08-08T14:26:00Z"/>
              </w:rPr>
            </w:pPr>
            <w:del w:id="15690" w:author="Thomas Dietz" w:date="2012-08-08T14:26:00Z">
              <w:r w:rsidDel="004238F6">
                <w:delText>&lt;xs:enumeration value="icmpv6-type"/&gt;</w:delText>
              </w:r>
            </w:del>
          </w:p>
          <w:p w14:paraId="3FEAA7D3" w14:textId="7BE88C83" w:rsidR="00223854" w:rsidDel="004238F6" w:rsidRDefault="00223854" w:rsidP="00223854">
            <w:pPr>
              <w:pStyle w:val="XML3"/>
              <w:rPr>
                <w:del w:id="15691" w:author="Thomas Dietz" w:date="2012-08-08T14:26:00Z"/>
              </w:rPr>
            </w:pPr>
            <w:del w:id="15692" w:author="Thomas Dietz" w:date="2012-08-08T14:26:00Z">
              <w:r w:rsidDel="004238F6">
                <w:delText>&lt;xs:enumeration value="icmpv6-code"/&gt;</w:delText>
              </w:r>
            </w:del>
          </w:p>
          <w:p w14:paraId="28352285" w14:textId="3C6494E8" w:rsidR="00223854" w:rsidDel="004238F6" w:rsidRDefault="00223854" w:rsidP="00223854">
            <w:pPr>
              <w:pStyle w:val="XML3"/>
              <w:rPr>
                <w:del w:id="15693" w:author="Thomas Dietz" w:date="2012-08-08T14:26:00Z"/>
              </w:rPr>
            </w:pPr>
            <w:del w:id="15694" w:author="Thomas Dietz" w:date="2012-08-08T14:26:00Z">
              <w:r w:rsidDel="004238F6">
                <w:delText>&lt;xs:enumeration value="ipv6-nd-target"/&gt;</w:delText>
              </w:r>
            </w:del>
          </w:p>
          <w:p w14:paraId="197A0C21" w14:textId="22874E09" w:rsidR="00223854" w:rsidDel="004238F6" w:rsidRDefault="00223854" w:rsidP="00223854">
            <w:pPr>
              <w:pStyle w:val="XML3"/>
              <w:rPr>
                <w:del w:id="15695" w:author="Thomas Dietz" w:date="2012-08-08T14:26:00Z"/>
              </w:rPr>
            </w:pPr>
            <w:del w:id="15696" w:author="Thomas Dietz" w:date="2012-08-08T14:26:00Z">
              <w:r w:rsidDel="004238F6">
                <w:delText>&lt;xs:enumeration value="ipv6-nd-source-link-layer"/&gt;</w:delText>
              </w:r>
            </w:del>
          </w:p>
          <w:p w14:paraId="7A301039" w14:textId="2EE902E0" w:rsidR="00223854" w:rsidDel="004238F6" w:rsidRDefault="00223854" w:rsidP="00223854">
            <w:pPr>
              <w:pStyle w:val="XML3"/>
              <w:rPr>
                <w:del w:id="15697" w:author="Thomas Dietz" w:date="2012-08-08T14:26:00Z"/>
              </w:rPr>
            </w:pPr>
            <w:del w:id="15698" w:author="Thomas Dietz" w:date="2012-08-08T14:26:00Z">
              <w:r w:rsidDel="004238F6">
                <w:delText>&lt;xs:enumeration value="ipv6-nd-target-link-layer"/&gt;</w:delText>
              </w:r>
            </w:del>
          </w:p>
          <w:p w14:paraId="20EB4A6D" w14:textId="355DC1E4" w:rsidR="00223854" w:rsidDel="004238F6" w:rsidRDefault="00223854" w:rsidP="00223854">
            <w:pPr>
              <w:pStyle w:val="XML3"/>
              <w:rPr>
                <w:del w:id="15699" w:author="Thomas Dietz" w:date="2012-08-08T14:26:00Z"/>
              </w:rPr>
            </w:pPr>
            <w:del w:id="15700" w:author="Thomas Dietz" w:date="2012-08-08T14:26:00Z">
              <w:r w:rsidDel="004238F6">
                <w:delText>&lt;xs:enumeration value="mpls-label"/&gt;</w:delText>
              </w:r>
            </w:del>
          </w:p>
          <w:p w14:paraId="7D930AD7" w14:textId="10996991" w:rsidR="00223854" w:rsidDel="004238F6" w:rsidRDefault="00223854" w:rsidP="00223854">
            <w:pPr>
              <w:pStyle w:val="XML3"/>
              <w:rPr>
                <w:del w:id="15701" w:author="Thomas Dietz" w:date="2012-08-08T14:26:00Z"/>
              </w:rPr>
            </w:pPr>
            <w:del w:id="15702" w:author="Thomas Dietz" w:date="2012-08-08T14:26:00Z">
              <w:r w:rsidDel="004238F6">
                <w:delText>&lt;xs:enumeration value="mpls-tc"/&gt;</w:delText>
              </w:r>
            </w:del>
          </w:p>
          <w:p w14:paraId="0D13D2BE" w14:textId="362BA1F8" w:rsidR="00223854" w:rsidDel="004238F6" w:rsidRDefault="00223854" w:rsidP="00223854">
            <w:pPr>
              <w:pStyle w:val="XML2"/>
              <w:rPr>
                <w:del w:id="15703" w:author="Thomas Dietz" w:date="2012-08-08T14:26:00Z"/>
              </w:rPr>
            </w:pPr>
            <w:del w:id="15704" w:author="Thomas Dietz" w:date="2012-08-08T14:26:00Z">
              <w:r w:rsidDel="004238F6">
                <w:delText>&lt;/xs:restriction&gt;</w:delText>
              </w:r>
            </w:del>
          </w:p>
          <w:p w14:paraId="6BF03516" w14:textId="43D29AAE" w:rsidR="00223854" w:rsidDel="004238F6" w:rsidRDefault="00223854" w:rsidP="00223854">
            <w:pPr>
              <w:pStyle w:val="XML2"/>
              <w:rPr>
                <w:del w:id="15705" w:author="Thomas Dietz" w:date="2012-08-08T14:26:00Z"/>
              </w:rPr>
            </w:pPr>
            <w:del w:id="15706" w:author="Thomas Dietz" w:date="2012-08-08T14:26:00Z">
              <w:r w:rsidDel="004238F6">
                <w:delText>&lt;/xs:simpleType&gt;</w:delText>
              </w:r>
            </w:del>
          </w:p>
          <w:p w14:paraId="2CC080F2" w14:textId="0184E1FA" w:rsidR="00223854" w:rsidRPr="009F1B7D" w:rsidDel="004238F6" w:rsidRDefault="00223854" w:rsidP="00223854">
            <w:pPr>
              <w:pStyle w:val="XML2"/>
              <w:rPr>
                <w:del w:id="15707" w:author="Thomas Dietz" w:date="2012-08-08T14:26:00Z"/>
              </w:rPr>
            </w:pPr>
          </w:p>
          <w:p w14:paraId="6D692ADE" w14:textId="184168D2" w:rsidR="00C31DBC" w:rsidRPr="009F1B7D" w:rsidDel="004238F6" w:rsidRDefault="00C31DBC" w:rsidP="00011096">
            <w:pPr>
              <w:pStyle w:val="XML1"/>
              <w:rPr>
                <w:del w:id="15708" w:author="Thomas Dietz" w:date="2012-08-08T14:26:00Z"/>
              </w:rPr>
            </w:pPr>
            <w:del w:id="15709" w:author="Thomas Dietz" w:date="2012-08-08T14:26:00Z">
              <w:r w:rsidRPr="009F1B7D" w:rsidDel="004238F6">
                <w:delText>&lt;/xs:schema&gt;</w:delText>
              </w:r>
            </w:del>
          </w:p>
          <w:p w14:paraId="7410BFF3" w14:textId="77777777" w:rsidR="00D708FE" w:rsidRPr="00B80901" w:rsidRDefault="00D708FE" w:rsidP="00D708FE">
            <w:pPr>
              <w:pStyle w:val="XML1"/>
              <w:rPr>
                <w:ins w:id="15710" w:author="Thomas Dietz" w:date="2012-08-08T16:18:00Z"/>
                <w:lang w:val="de-DE"/>
                <w:rPrChange w:id="15711" w:author="Thomas Dietz" w:date="2012-08-10T13:21:00Z">
                  <w:rPr>
                    <w:ins w:id="15712" w:author="Thomas Dietz" w:date="2012-08-08T16:18:00Z"/>
                  </w:rPr>
                </w:rPrChange>
              </w:rPr>
            </w:pPr>
            <w:ins w:id="15713" w:author="Thomas Dietz" w:date="2012-08-08T16:18:00Z">
              <w:r w:rsidRPr="00B80901">
                <w:rPr>
                  <w:lang w:val="de-DE"/>
                  <w:rPrChange w:id="15714" w:author="Thomas Dietz" w:date="2012-08-10T13:21:00Z">
                    <w:rPr/>
                  </w:rPrChange>
                </w:rPr>
                <w:t>&lt;?xml version="1.0" encoding="UTF-8"?&gt;</w:t>
              </w:r>
            </w:ins>
          </w:p>
          <w:p w14:paraId="41A0BAE6" w14:textId="77777777" w:rsidR="00D708FE" w:rsidRPr="00D708FE" w:rsidRDefault="00D708FE" w:rsidP="00D708FE">
            <w:pPr>
              <w:pStyle w:val="XML1"/>
              <w:rPr>
                <w:ins w:id="15715" w:author="Thomas Dietz" w:date="2012-08-08T16:18:00Z"/>
                <w:lang w:val="de-DE"/>
                <w:rPrChange w:id="15716" w:author="Thomas Dietz" w:date="2012-08-08T16:18:00Z">
                  <w:rPr>
                    <w:ins w:id="15717" w:author="Thomas Dietz" w:date="2012-08-08T16:18:00Z"/>
                  </w:rPr>
                </w:rPrChange>
              </w:rPr>
            </w:pPr>
            <w:ins w:id="15718" w:author="Thomas Dietz" w:date="2012-08-08T16:18:00Z">
              <w:r w:rsidRPr="00D708FE">
                <w:rPr>
                  <w:lang w:val="de-DE"/>
                  <w:rPrChange w:id="15719" w:author="Thomas Dietz" w:date="2012-08-08T16:18:00Z">
                    <w:rPr/>
                  </w:rPrChange>
                </w:rPr>
                <w:t>&lt;xs:schema xmlns:xs="http://www.w3.org/2001/XMLSchema"</w:t>
              </w:r>
            </w:ins>
          </w:p>
          <w:p w14:paraId="4E2ED981" w14:textId="77777777" w:rsidR="00D708FE" w:rsidRPr="00D708FE" w:rsidRDefault="00D708FE" w:rsidP="00D708FE">
            <w:pPr>
              <w:pStyle w:val="XML1"/>
              <w:rPr>
                <w:ins w:id="15720" w:author="Thomas Dietz" w:date="2012-08-08T16:18:00Z"/>
                <w:lang w:val="de-DE"/>
                <w:rPrChange w:id="15721" w:author="Thomas Dietz" w:date="2012-08-08T16:18:00Z">
                  <w:rPr>
                    <w:ins w:id="15722" w:author="Thomas Dietz" w:date="2012-08-08T16:18:00Z"/>
                  </w:rPr>
                </w:rPrChange>
              </w:rPr>
            </w:pPr>
            <w:ins w:id="15723" w:author="Thomas Dietz" w:date="2012-08-08T16:18:00Z">
              <w:r w:rsidRPr="00D708FE">
                <w:rPr>
                  <w:lang w:val="de-DE"/>
                  <w:rPrChange w:id="15724" w:author="Thomas Dietz" w:date="2012-08-08T16:18:00Z">
                    <w:rPr/>
                  </w:rPrChange>
                </w:rPr>
                <w:t xml:space="preserve">           xmlns:yin="urn:ietf:params:xml:schema:yang:yin:1"</w:t>
              </w:r>
            </w:ins>
          </w:p>
          <w:p w14:paraId="765AFC6E" w14:textId="77777777" w:rsidR="00D708FE" w:rsidRDefault="00D708FE" w:rsidP="00D708FE">
            <w:pPr>
              <w:pStyle w:val="XML1"/>
              <w:rPr>
                <w:ins w:id="15725" w:author="Thomas Dietz" w:date="2012-08-08T16:18:00Z"/>
              </w:rPr>
            </w:pPr>
            <w:ins w:id="15726" w:author="Thomas Dietz" w:date="2012-08-08T16:18:00Z">
              <w:r w:rsidRPr="00D708FE">
                <w:rPr>
                  <w:lang w:val="de-DE"/>
                  <w:rPrChange w:id="15727" w:author="Thomas Dietz" w:date="2012-08-08T16:18:00Z">
                    <w:rPr/>
                  </w:rPrChange>
                </w:rPr>
                <w:t xml:space="preserve">           </w:t>
              </w:r>
              <w:r>
                <w:t>targetNamespace="urn:onf:of111:config:yang"</w:t>
              </w:r>
            </w:ins>
          </w:p>
          <w:p w14:paraId="1B930E9C" w14:textId="77777777" w:rsidR="00D708FE" w:rsidRDefault="00D708FE" w:rsidP="00D708FE">
            <w:pPr>
              <w:pStyle w:val="XML1"/>
              <w:rPr>
                <w:ins w:id="15728" w:author="Thomas Dietz" w:date="2012-08-08T16:18:00Z"/>
              </w:rPr>
            </w:pPr>
            <w:ins w:id="15729" w:author="Thomas Dietz" w:date="2012-08-08T16:18:00Z">
              <w:r>
                <w:t xml:space="preserve">           xmlns="urn:onf:of111:config:yang"</w:t>
              </w:r>
            </w:ins>
          </w:p>
          <w:p w14:paraId="73A439E1" w14:textId="77777777" w:rsidR="00D708FE" w:rsidRDefault="00D708FE" w:rsidP="00D708FE">
            <w:pPr>
              <w:pStyle w:val="XML1"/>
              <w:rPr>
                <w:ins w:id="15730" w:author="Thomas Dietz" w:date="2012-08-08T16:18:00Z"/>
              </w:rPr>
            </w:pPr>
            <w:ins w:id="15731" w:author="Thomas Dietz" w:date="2012-08-08T16:18:00Z">
              <w:r>
                <w:t xml:space="preserve">           elementFormDefault="qualified"</w:t>
              </w:r>
            </w:ins>
          </w:p>
          <w:p w14:paraId="7E4D6A51" w14:textId="77777777" w:rsidR="00D708FE" w:rsidRDefault="00D708FE" w:rsidP="00D708FE">
            <w:pPr>
              <w:pStyle w:val="XML1"/>
              <w:rPr>
                <w:ins w:id="15732" w:author="Thomas Dietz" w:date="2012-08-08T16:18:00Z"/>
              </w:rPr>
            </w:pPr>
            <w:ins w:id="15733" w:author="Thomas Dietz" w:date="2012-08-08T16:18:00Z">
              <w:r>
                <w:t xml:space="preserve">           attributeFormDefault="unqualified"</w:t>
              </w:r>
            </w:ins>
          </w:p>
          <w:p w14:paraId="7AF48FBF" w14:textId="77777777" w:rsidR="00D708FE" w:rsidRDefault="00D708FE" w:rsidP="00D708FE">
            <w:pPr>
              <w:pStyle w:val="XML1"/>
              <w:rPr>
                <w:ins w:id="15734" w:author="Thomas Dietz" w:date="2012-08-08T16:18:00Z"/>
              </w:rPr>
            </w:pPr>
            <w:ins w:id="15735" w:author="Thomas Dietz" w:date="2012-08-08T16:18:00Z">
              <w:r>
                <w:t xml:space="preserve">           version="2011-12-07"</w:t>
              </w:r>
            </w:ins>
          </w:p>
          <w:p w14:paraId="133B8900" w14:textId="77777777" w:rsidR="00D708FE" w:rsidRDefault="00D708FE" w:rsidP="00D708FE">
            <w:pPr>
              <w:pStyle w:val="XML1"/>
              <w:rPr>
                <w:ins w:id="15736" w:author="Thomas Dietz" w:date="2012-08-08T16:18:00Z"/>
              </w:rPr>
            </w:pPr>
            <w:ins w:id="15737" w:author="Thomas Dietz" w:date="2012-08-08T16:18:00Z">
              <w:r>
                <w:t xml:space="preserve">           xml:lang="en"</w:t>
              </w:r>
            </w:ins>
          </w:p>
          <w:p w14:paraId="6E038D27" w14:textId="77777777" w:rsidR="00D708FE" w:rsidRDefault="00D708FE" w:rsidP="00D708FE">
            <w:pPr>
              <w:pStyle w:val="XML1"/>
              <w:rPr>
                <w:ins w:id="15738" w:author="Thomas Dietz" w:date="2012-08-08T16:18:00Z"/>
              </w:rPr>
            </w:pPr>
            <w:ins w:id="15739" w:author="Thomas Dietz" w:date="2012-08-08T16:18:00Z">
              <w:r>
                <w:t xml:space="preserve">          xmlns:yang="urn:ietf:params:xml:ns:yang:ietf-yang-types"</w:t>
              </w:r>
            </w:ins>
          </w:p>
          <w:p w14:paraId="194B0E4D" w14:textId="77777777" w:rsidR="00D708FE" w:rsidRDefault="00D708FE" w:rsidP="00D708FE">
            <w:pPr>
              <w:pStyle w:val="XML1"/>
              <w:rPr>
                <w:ins w:id="15740" w:author="Thomas Dietz" w:date="2012-08-08T16:18:00Z"/>
              </w:rPr>
            </w:pPr>
            <w:ins w:id="15741" w:author="Thomas Dietz" w:date="2012-08-08T16:18:00Z">
              <w:r>
                <w:t xml:space="preserve">          xmlns:inet="urn:ietf:params:xml:ns:yang:ietf-inet-types"</w:t>
              </w:r>
            </w:ins>
          </w:p>
          <w:p w14:paraId="6F70607C" w14:textId="77777777" w:rsidR="00D708FE" w:rsidRDefault="00D708FE" w:rsidP="00D708FE">
            <w:pPr>
              <w:pStyle w:val="XML1"/>
              <w:rPr>
                <w:ins w:id="15742" w:author="Thomas Dietz" w:date="2012-08-08T16:18:00Z"/>
              </w:rPr>
            </w:pPr>
            <w:ins w:id="15743" w:author="Thomas Dietz" w:date="2012-08-08T16:18:00Z">
              <w:r>
                <w:t xml:space="preserve">          xmlns:of11-config="urn:onf:of111:config:yang"&gt;</w:t>
              </w:r>
            </w:ins>
          </w:p>
          <w:p w14:paraId="45325DF2" w14:textId="77777777" w:rsidR="00D708FE" w:rsidRDefault="00D708FE" w:rsidP="00D708FE">
            <w:pPr>
              <w:pStyle w:val="XML1"/>
              <w:rPr>
                <w:ins w:id="15744" w:author="Thomas Dietz" w:date="2012-08-08T16:18:00Z"/>
              </w:rPr>
            </w:pPr>
          </w:p>
          <w:p w14:paraId="384AF225" w14:textId="77777777" w:rsidR="00D708FE" w:rsidRDefault="00D708FE" w:rsidP="00D708FE">
            <w:pPr>
              <w:pStyle w:val="XML1"/>
              <w:rPr>
                <w:ins w:id="15745" w:author="Thomas Dietz" w:date="2012-08-08T16:18:00Z"/>
              </w:rPr>
            </w:pPr>
            <w:ins w:id="15746" w:author="Thomas Dietz" w:date="2012-08-08T16:18:00Z">
              <w:r>
                <w:t xml:space="preserve">  &lt;xs:import namespace="urn:ietf:params:xml:ns:yang:ietf-yang-types"</w:t>
              </w:r>
            </w:ins>
          </w:p>
          <w:p w14:paraId="2E383821" w14:textId="77777777" w:rsidR="00D708FE" w:rsidRDefault="00D708FE" w:rsidP="00D708FE">
            <w:pPr>
              <w:pStyle w:val="XML1"/>
              <w:rPr>
                <w:ins w:id="15747" w:author="Thomas Dietz" w:date="2012-08-08T16:18:00Z"/>
              </w:rPr>
            </w:pPr>
            <w:ins w:id="15748" w:author="Thomas Dietz" w:date="2012-08-08T16:18:00Z">
              <w:r>
                <w:t xml:space="preserve">             schemaLocation="ietf-yang-types.xsd"/&gt;</w:t>
              </w:r>
            </w:ins>
          </w:p>
          <w:p w14:paraId="3DCE16CA" w14:textId="77777777" w:rsidR="00D708FE" w:rsidRDefault="00D708FE" w:rsidP="00D708FE">
            <w:pPr>
              <w:pStyle w:val="XML1"/>
              <w:rPr>
                <w:ins w:id="15749" w:author="Thomas Dietz" w:date="2012-08-08T16:18:00Z"/>
              </w:rPr>
            </w:pPr>
            <w:ins w:id="15750" w:author="Thomas Dietz" w:date="2012-08-08T16:18:00Z">
              <w:r>
                <w:t xml:space="preserve">  &lt;xs:import namespace="urn:ietf:params:xml:ns:yang:ietf-inet-types"</w:t>
              </w:r>
            </w:ins>
          </w:p>
          <w:p w14:paraId="264D2431" w14:textId="77777777" w:rsidR="00D708FE" w:rsidRDefault="00D708FE" w:rsidP="00D708FE">
            <w:pPr>
              <w:pStyle w:val="XML1"/>
              <w:rPr>
                <w:ins w:id="15751" w:author="Thomas Dietz" w:date="2012-08-08T16:18:00Z"/>
              </w:rPr>
            </w:pPr>
            <w:ins w:id="15752" w:author="Thomas Dietz" w:date="2012-08-08T16:18:00Z">
              <w:r>
                <w:t xml:space="preserve">             schemaLocation="ietf-inet-types.xsd"/&gt;</w:t>
              </w:r>
            </w:ins>
          </w:p>
          <w:p w14:paraId="78723959" w14:textId="77777777" w:rsidR="00D708FE" w:rsidRDefault="00D708FE" w:rsidP="00D708FE">
            <w:pPr>
              <w:pStyle w:val="XML1"/>
              <w:rPr>
                <w:ins w:id="15753" w:author="Thomas Dietz" w:date="2012-08-08T16:18:00Z"/>
              </w:rPr>
            </w:pPr>
          </w:p>
          <w:p w14:paraId="510F0B75" w14:textId="77777777" w:rsidR="00D708FE" w:rsidRDefault="00D708FE" w:rsidP="00D708FE">
            <w:pPr>
              <w:pStyle w:val="XML1"/>
              <w:rPr>
                <w:ins w:id="15754" w:author="Thomas Dietz" w:date="2012-08-08T16:18:00Z"/>
              </w:rPr>
            </w:pPr>
            <w:ins w:id="15755" w:author="Thomas Dietz" w:date="2012-08-08T16:18:00Z">
              <w:r>
                <w:lastRenderedPageBreak/>
                <w:t xml:space="preserve">  &lt;xs:annotation&gt;</w:t>
              </w:r>
            </w:ins>
          </w:p>
          <w:p w14:paraId="49377892" w14:textId="77777777" w:rsidR="00D708FE" w:rsidRDefault="00D708FE" w:rsidP="00D708FE">
            <w:pPr>
              <w:pStyle w:val="XML1"/>
              <w:rPr>
                <w:ins w:id="15756" w:author="Thomas Dietz" w:date="2012-08-08T16:18:00Z"/>
              </w:rPr>
            </w:pPr>
            <w:ins w:id="15757" w:author="Thomas Dietz" w:date="2012-08-08T16:18:00Z">
              <w:r>
                <w:t xml:space="preserve">    &lt;xs:documentation&gt;</w:t>
              </w:r>
            </w:ins>
          </w:p>
          <w:p w14:paraId="7019568C" w14:textId="77777777" w:rsidR="00D708FE" w:rsidRDefault="00D708FE" w:rsidP="00D708FE">
            <w:pPr>
              <w:pStyle w:val="XML1"/>
              <w:rPr>
                <w:ins w:id="15758" w:author="Thomas Dietz" w:date="2012-08-08T16:18:00Z"/>
              </w:rPr>
            </w:pPr>
            <w:ins w:id="15759" w:author="Thomas Dietz" w:date="2012-08-08T16:18:00Z">
              <w:r>
                <w:t xml:space="preserve">      This schema was generated from the YANG module of-config1.1.1</w:t>
              </w:r>
            </w:ins>
          </w:p>
          <w:p w14:paraId="171A2D13" w14:textId="77777777" w:rsidR="00D708FE" w:rsidRDefault="00D708FE" w:rsidP="00D708FE">
            <w:pPr>
              <w:pStyle w:val="XML1"/>
              <w:rPr>
                <w:ins w:id="15760" w:author="Thomas Dietz" w:date="2012-08-08T16:18:00Z"/>
              </w:rPr>
            </w:pPr>
            <w:ins w:id="15761" w:author="Thomas Dietz" w:date="2012-08-08T16:18:00Z">
              <w:r>
                <w:t xml:space="preserve">      by pyang version 1.2.</w:t>
              </w:r>
            </w:ins>
          </w:p>
          <w:p w14:paraId="62400140" w14:textId="77777777" w:rsidR="00D708FE" w:rsidRDefault="00D708FE" w:rsidP="00D708FE">
            <w:pPr>
              <w:pStyle w:val="XML1"/>
              <w:rPr>
                <w:ins w:id="15762" w:author="Thomas Dietz" w:date="2012-08-08T16:18:00Z"/>
              </w:rPr>
            </w:pPr>
          </w:p>
          <w:p w14:paraId="4C7CDBCD" w14:textId="77777777" w:rsidR="00D708FE" w:rsidRDefault="00D708FE" w:rsidP="00D708FE">
            <w:pPr>
              <w:pStyle w:val="XML1"/>
              <w:rPr>
                <w:ins w:id="15763" w:author="Thomas Dietz" w:date="2012-08-08T16:18:00Z"/>
              </w:rPr>
            </w:pPr>
            <w:ins w:id="15764" w:author="Thomas Dietz" w:date="2012-08-08T16:18:00Z">
              <w:r>
                <w:t xml:space="preserve">      The schema describes an instance document consisting</w:t>
              </w:r>
            </w:ins>
          </w:p>
          <w:p w14:paraId="6D09225C" w14:textId="77777777" w:rsidR="00D708FE" w:rsidRDefault="00D708FE" w:rsidP="00D708FE">
            <w:pPr>
              <w:pStyle w:val="XML1"/>
              <w:rPr>
                <w:ins w:id="15765" w:author="Thomas Dietz" w:date="2012-08-08T16:18:00Z"/>
              </w:rPr>
            </w:pPr>
            <w:ins w:id="15766" w:author="Thomas Dietz" w:date="2012-08-08T16:18:00Z">
              <w:r>
                <w:t xml:space="preserve">      of the entire configuration data store, operational</w:t>
              </w:r>
            </w:ins>
          </w:p>
          <w:p w14:paraId="127809ED" w14:textId="77777777" w:rsidR="00D708FE" w:rsidRDefault="00D708FE" w:rsidP="00D708FE">
            <w:pPr>
              <w:pStyle w:val="XML1"/>
              <w:rPr>
                <w:ins w:id="15767" w:author="Thomas Dietz" w:date="2012-08-08T16:18:00Z"/>
              </w:rPr>
            </w:pPr>
            <w:ins w:id="15768" w:author="Thomas Dietz" w:date="2012-08-08T16:18:00Z">
              <w:r>
                <w:t xml:space="preserve">      data, rpc operations, and notifications.</w:t>
              </w:r>
            </w:ins>
          </w:p>
          <w:p w14:paraId="22218F28" w14:textId="77777777" w:rsidR="00D708FE" w:rsidRDefault="00D708FE" w:rsidP="00D708FE">
            <w:pPr>
              <w:pStyle w:val="XML1"/>
              <w:rPr>
                <w:ins w:id="15769" w:author="Thomas Dietz" w:date="2012-08-08T16:18:00Z"/>
              </w:rPr>
            </w:pPr>
            <w:ins w:id="15770" w:author="Thomas Dietz" w:date="2012-08-08T16:18:00Z">
              <w:r>
                <w:t xml:space="preserve">      This schema can thus NOT be used as-is to</w:t>
              </w:r>
            </w:ins>
          </w:p>
          <w:p w14:paraId="7C7DC4FF" w14:textId="77777777" w:rsidR="00D708FE" w:rsidRDefault="00D708FE" w:rsidP="00D708FE">
            <w:pPr>
              <w:pStyle w:val="XML1"/>
              <w:rPr>
                <w:ins w:id="15771" w:author="Thomas Dietz" w:date="2012-08-08T16:18:00Z"/>
              </w:rPr>
            </w:pPr>
            <w:ins w:id="15772" w:author="Thomas Dietz" w:date="2012-08-08T16:18:00Z">
              <w:r>
                <w:t xml:space="preserve">      validate NETCONF PDUs.</w:t>
              </w:r>
            </w:ins>
          </w:p>
          <w:p w14:paraId="7FFB782C" w14:textId="77777777" w:rsidR="00D708FE" w:rsidRDefault="00D708FE" w:rsidP="00D708FE">
            <w:pPr>
              <w:pStyle w:val="XML1"/>
              <w:rPr>
                <w:ins w:id="15773" w:author="Thomas Dietz" w:date="2012-08-08T16:18:00Z"/>
              </w:rPr>
            </w:pPr>
            <w:ins w:id="15774" w:author="Thomas Dietz" w:date="2012-08-08T16:18:00Z">
              <w:r>
                <w:t xml:space="preserve">    &lt;/xs:documentation&gt;</w:t>
              </w:r>
            </w:ins>
          </w:p>
          <w:p w14:paraId="6D3E34D4" w14:textId="77777777" w:rsidR="00D708FE" w:rsidRDefault="00D708FE" w:rsidP="00D708FE">
            <w:pPr>
              <w:pStyle w:val="XML1"/>
              <w:rPr>
                <w:ins w:id="15775" w:author="Thomas Dietz" w:date="2012-08-08T16:18:00Z"/>
              </w:rPr>
            </w:pPr>
            <w:ins w:id="15776" w:author="Thomas Dietz" w:date="2012-08-08T16:18:00Z">
              <w:r>
                <w:t xml:space="preserve">  &lt;/xs:annotation&gt;</w:t>
              </w:r>
            </w:ins>
          </w:p>
          <w:p w14:paraId="067DAB2B" w14:textId="77777777" w:rsidR="00D708FE" w:rsidRDefault="00D708FE" w:rsidP="00D708FE">
            <w:pPr>
              <w:pStyle w:val="XML1"/>
              <w:rPr>
                <w:ins w:id="15777" w:author="Thomas Dietz" w:date="2012-08-08T16:18:00Z"/>
              </w:rPr>
            </w:pPr>
          </w:p>
          <w:p w14:paraId="1E1C57BB" w14:textId="77777777" w:rsidR="00D708FE" w:rsidRDefault="00D708FE" w:rsidP="00D708FE">
            <w:pPr>
              <w:pStyle w:val="XML1"/>
              <w:rPr>
                <w:ins w:id="15778" w:author="Thomas Dietz" w:date="2012-08-08T16:18:00Z"/>
              </w:rPr>
            </w:pPr>
            <w:ins w:id="15779" w:author="Thomas Dietz" w:date="2012-08-08T16:18:00Z">
              <w:r>
                <w:t xml:space="preserve">  &lt;xs:annotation&gt;</w:t>
              </w:r>
            </w:ins>
          </w:p>
          <w:p w14:paraId="405E62DF" w14:textId="77777777" w:rsidR="00D708FE" w:rsidRDefault="00D708FE" w:rsidP="00D708FE">
            <w:pPr>
              <w:pStyle w:val="XML1"/>
              <w:rPr>
                <w:ins w:id="15780" w:author="Thomas Dietz" w:date="2012-08-08T16:18:00Z"/>
              </w:rPr>
            </w:pPr>
            <w:ins w:id="15781" w:author="Thomas Dietz" w:date="2012-08-08T16:18:00Z">
              <w:r>
                <w:t xml:space="preserve">    &lt;xs:documentation&gt;</w:t>
              </w:r>
            </w:ins>
          </w:p>
          <w:p w14:paraId="0003D8DC" w14:textId="77777777" w:rsidR="00D708FE" w:rsidRDefault="00D708FE" w:rsidP="00D708FE">
            <w:pPr>
              <w:pStyle w:val="XML1"/>
              <w:rPr>
                <w:ins w:id="15782" w:author="Thomas Dietz" w:date="2012-08-08T16:18:00Z"/>
              </w:rPr>
            </w:pPr>
            <w:ins w:id="15783" w:author="Thomas Dietz" w:date="2012-08-08T16:18:00Z">
              <w:r>
                <w:t xml:space="preserve">      tbd</w:t>
              </w:r>
            </w:ins>
          </w:p>
          <w:p w14:paraId="2EA32D37" w14:textId="77777777" w:rsidR="00D708FE" w:rsidRDefault="00D708FE" w:rsidP="00D708FE">
            <w:pPr>
              <w:pStyle w:val="XML1"/>
              <w:rPr>
                <w:ins w:id="15784" w:author="Thomas Dietz" w:date="2012-08-08T16:18:00Z"/>
              </w:rPr>
            </w:pPr>
          </w:p>
          <w:p w14:paraId="450A60C9" w14:textId="77777777" w:rsidR="00D708FE" w:rsidRDefault="00D708FE" w:rsidP="00D708FE">
            <w:pPr>
              <w:pStyle w:val="XML1"/>
              <w:rPr>
                <w:ins w:id="15785" w:author="Thomas Dietz" w:date="2012-08-08T16:18:00Z"/>
              </w:rPr>
            </w:pPr>
            <w:ins w:id="15786" w:author="Thomas Dietz" w:date="2012-08-08T16:18:00Z">
              <w:r>
                <w:t xml:space="preserve">      NETCONF Operational Considerations</w:t>
              </w:r>
            </w:ins>
          </w:p>
          <w:p w14:paraId="3A2FE376" w14:textId="77777777" w:rsidR="00D708FE" w:rsidRDefault="00D708FE" w:rsidP="00D708FE">
            <w:pPr>
              <w:pStyle w:val="XML1"/>
              <w:rPr>
                <w:ins w:id="15787" w:author="Thomas Dietz" w:date="2012-08-08T16:18:00Z"/>
              </w:rPr>
            </w:pPr>
          </w:p>
          <w:p w14:paraId="5A35FF55" w14:textId="77777777" w:rsidR="00D708FE" w:rsidRDefault="00D708FE" w:rsidP="00D708FE">
            <w:pPr>
              <w:pStyle w:val="XML1"/>
              <w:rPr>
                <w:ins w:id="15788" w:author="Thomas Dietz" w:date="2012-08-08T16:18:00Z"/>
              </w:rPr>
            </w:pPr>
            <w:ins w:id="15789" w:author="Thomas Dietz" w:date="2012-08-08T16:18:00Z">
              <w:r>
                <w:t xml:space="preserve">      Elements that are configurable, optional and have a default</w:t>
              </w:r>
            </w:ins>
          </w:p>
          <w:p w14:paraId="64913512" w14:textId="77777777" w:rsidR="00D708FE" w:rsidRDefault="00D708FE" w:rsidP="00D708FE">
            <w:pPr>
              <w:pStyle w:val="XML1"/>
              <w:rPr>
                <w:ins w:id="15790" w:author="Thomas Dietz" w:date="2012-08-08T16:18:00Z"/>
              </w:rPr>
            </w:pPr>
            <w:ins w:id="15791" w:author="Thomas Dietz" w:date="2012-08-08T16:18:00Z">
              <w:r>
                <w:t xml:space="preserve">      value MAY be reported by replies to NETCONF &amp;lt;get-config&amp;gt;</w:t>
              </w:r>
            </w:ins>
          </w:p>
          <w:p w14:paraId="31ADE189" w14:textId="77777777" w:rsidR="00D708FE" w:rsidRDefault="00D708FE" w:rsidP="00D708FE">
            <w:pPr>
              <w:pStyle w:val="XML1"/>
              <w:rPr>
                <w:ins w:id="15792" w:author="Thomas Dietz" w:date="2012-08-08T16:18:00Z"/>
              </w:rPr>
            </w:pPr>
            <w:ins w:id="15793" w:author="Thomas Dietz" w:date="2012-08-08T16:18:00Z">
              <w:r>
                <w:t xml:space="preserve">      requests. All non-configurable values SHOULD be reported by</w:t>
              </w:r>
            </w:ins>
          </w:p>
          <w:p w14:paraId="76B2111E" w14:textId="77777777" w:rsidR="00D708FE" w:rsidRDefault="00D708FE" w:rsidP="00D708FE">
            <w:pPr>
              <w:pStyle w:val="XML1"/>
              <w:rPr>
                <w:ins w:id="15794" w:author="Thomas Dietz" w:date="2012-08-08T16:18:00Z"/>
              </w:rPr>
            </w:pPr>
            <w:ins w:id="15795" w:author="Thomas Dietz" w:date="2012-08-08T16:18:00Z">
              <w:r>
                <w:t xml:space="preserve">      replies to NETCONF &amp;lt;get&amp;gt; requests.</w:t>
              </w:r>
            </w:ins>
          </w:p>
          <w:p w14:paraId="2847AFA0" w14:textId="77777777" w:rsidR="00D708FE" w:rsidRDefault="00D708FE" w:rsidP="00D708FE">
            <w:pPr>
              <w:pStyle w:val="XML1"/>
              <w:rPr>
                <w:ins w:id="15796" w:author="Thomas Dietz" w:date="2012-08-08T16:18:00Z"/>
              </w:rPr>
            </w:pPr>
          </w:p>
          <w:p w14:paraId="61294D0A" w14:textId="77777777" w:rsidR="00D708FE" w:rsidRDefault="00D708FE" w:rsidP="00D708FE">
            <w:pPr>
              <w:pStyle w:val="XML1"/>
              <w:rPr>
                <w:ins w:id="15797" w:author="Thomas Dietz" w:date="2012-08-08T16:18:00Z"/>
              </w:rPr>
            </w:pPr>
            <w:ins w:id="15798" w:author="Thomas Dietz" w:date="2012-08-08T16:18:00Z">
              <w:r>
                <w:t xml:space="preserve">      Attemps to modify non-configurable elements with a NETCONF</w:t>
              </w:r>
            </w:ins>
          </w:p>
          <w:p w14:paraId="087D5027" w14:textId="77777777" w:rsidR="00D708FE" w:rsidRDefault="00D708FE" w:rsidP="00D708FE">
            <w:pPr>
              <w:pStyle w:val="XML1"/>
              <w:rPr>
                <w:ins w:id="15799" w:author="Thomas Dietz" w:date="2012-08-08T16:18:00Z"/>
              </w:rPr>
            </w:pPr>
            <w:ins w:id="15800" w:author="Thomas Dietz" w:date="2012-08-08T16:18:00Z">
              <w:r>
                <w:t xml:space="preserve">      &amp;lt;edit-config&amp;gt; operation MUST result in an</w:t>
              </w:r>
            </w:ins>
          </w:p>
          <w:p w14:paraId="4A78A1A3" w14:textId="77777777" w:rsidR="00D708FE" w:rsidRDefault="00D708FE" w:rsidP="00D708FE">
            <w:pPr>
              <w:pStyle w:val="XML1"/>
              <w:rPr>
                <w:ins w:id="15801" w:author="Thomas Dietz" w:date="2012-08-08T16:18:00Z"/>
              </w:rPr>
            </w:pPr>
            <w:ins w:id="15802" w:author="Thomas Dietz" w:date="2012-08-08T16:18:00Z">
              <w:r>
                <w:t xml:space="preserve">      'operation-not-supported' error with type 'application'.</w:t>
              </w:r>
            </w:ins>
          </w:p>
          <w:p w14:paraId="10DDD045" w14:textId="77777777" w:rsidR="00D708FE" w:rsidRDefault="00D708FE" w:rsidP="00D708FE">
            <w:pPr>
              <w:pStyle w:val="XML1"/>
              <w:rPr>
                <w:ins w:id="15803" w:author="Thomas Dietz" w:date="2012-08-08T16:18:00Z"/>
              </w:rPr>
            </w:pPr>
          </w:p>
          <w:p w14:paraId="288BA9AE" w14:textId="77777777" w:rsidR="00D708FE" w:rsidRDefault="00D708FE" w:rsidP="00D708FE">
            <w:pPr>
              <w:pStyle w:val="XML1"/>
              <w:rPr>
                <w:ins w:id="15804" w:author="Thomas Dietz" w:date="2012-08-08T16:18:00Z"/>
              </w:rPr>
            </w:pPr>
            <w:ins w:id="15805"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15806" w:author="Thomas Dietz" w:date="2012-08-08T16:18:00Z"/>
              </w:rPr>
            </w:pPr>
            <w:ins w:id="15807" w:author="Thomas Dietz" w:date="2012-08-08T16:18:00Z">
              <w:r>
                <w:t xml:space="preserve">      errors MUST be detected:</w:t>
              </w:r>
            </w:ins>
          </w:p>
          <w:p w14:paraId="44CE10ED" w14:textId="77777777" w:rsidR="00D708FE" w:rsidRDefault="00D708FE" w:rsidP="00D708FE">
            <w:pPr>
              <w:pStyle w:val="XML1"/>
              <w:rPr>
                <w:ins w:id="15808" w:author="Thomas Dietz" w:date="2012-08-08T16:18:00Z"/>
              </w:rPr>
            </w:pPr>
          </w:p>
          <w:p w14:paraId="306C2146" w14:textId="77777777" w:rsidR="00D708FE" w:rsidRDefault="00D708FE" w:rsidP="00D708FE">
            <w:pPr>
              <w:pStyle w:val="XML1"/>
              <w:rPr>
                <w:ins w:id="15809" w:author="Thomas Dietz" w:date="2012-08-08T16:18:00Z"/>
              </w:rPr>
            </w:pPr>
            <w:ins w:id="15810" w:author="Thomas Dietz" w:date="2012-08-08T16:18:00Z">
              <w:r>
                <w:t xml:space="preserve">      * Delete requests for non-existent data. In this case a</w:t>
              </w:r>
            </w:ins>
          </w:p>
          <w:p w14:paraId="3F4557B7" w14:textId="77777777" w:rsidR="00D708FE" w:rsidRDefault="00D708FE" w:rsidP="00D708FE">
            <w:pPr>
              <w:pStyle w:val="XML1"/>
              <w:rPr>
                <w:ins w:id="15811" w:author="Thomas Dietz" w:date="2012-08-08T16:18:00Z"/>
              </w:rPr>
            </w:pPr>
            <w:ins w:id="15812" w:author="Thomas Dietz" w:date="2012-08-08T16:18:00Z">
              <w:r>
                <w:t xml:space="preserve">      'data-missing' error is returned.</w:t>
              </w:r>
            </w:ins>
          </w:p>
          <w:p w14:paraId="6242E6CA" w14:textId="77777777" w:rsidR="00D708FE" w:rsidRDefault="00D708FE" w:rsidP="00D708FE">
            <w:pPr>
              <w:pStyle w:val="XML1"/>
              <w:rPr>
                <w:ins w:id="15813" w:author="Thomas Dietz" w:date="2012-08-08T16:18:00Z"/>
              </w:rPr>
            </w:pPr>
            <w:ins w:id="15814" w:author="Thomas Dietz" w:date="2012-08-08T16:18:00Z">
              <w:r>
                <w:t xml:space="preserve">      * Create requests for existent data. In this case a </w:t>
              </w:r>
            </w:ins>
          </w:p>
          <w:p w14:paraId="3B9CAF05" w14:textId="77777777" w:rsidR="00D708FE" w:rsidRDefault="00D708FE" w:rsidP="00D708FE">
            <w:pPr>
              <w:pStyle w:val="XML1"/>
              <w:rPr>
                <w:ins w:id="15815" w:author="Thomas Dietz" w:date="2012-08-08T16:18:00Z"/>
              </w:rPr>
            </w:pPr>
            <w:ins w:id="15816" w:author="Thomas Dietz" w:date="2012-08-08T16:18:00Z">
              <w:r>
                <w:t xml:space="preserve">      'data-exists' error is returned.</w:t>
              </w:r>
            </w:ins>
          </w:p>
          <w:p w14:paraId="04F33247" w14:textId="77777777" w:rsidR="00D708FE" w:rsidRDefault="00D708FE" w:rsidP="00D708FE">
            <w:pPr>
              <w:pStyle w:val="XML1"/>
              <w:rPr>
                <w:ins w:id="15817" w:author="Thomas Dietz" w:date="2012-08-08T16:18:00Z"/>
              </w:rPr>
            </w:pPr>
            <w:ins w:id="15818" w:author="Thomas Dietz" w:date="2012-08-08T16:18:00Z">
              <w:r>
                <w:t xml:space="preserve">      * If the NETCONF operation creates data nodes under a</w:t>
              </w:r>
            </w:ins>
          </w:p>
          <w:p w14:paraId="00DC9102" w14:textId="77777777" w:rsidR="00D708FE" w:rsidRDefault="00D708FE" w:rsidP="00D708FE">
            <w:pPr>
              <w:pStyle w:val="XML1"/>
              <w:rPr>
                <w:ins w:id="15819" w:author="Thomas Dietz" w:date="2012-08-08T16:18:00Z"/>
              </w:rPr>
            </w:pPr>
            <w:ins w:id="15820" w:author="Thomas Dietz" w:date="2012-08-08T16:18:00Z">
              <w:r>
                <w:t xml:space="preserve">      'choice', any existing nodes from other branches are</w:t>
              </w:r>
            </w:ins>
          </w:p>
          <w:p w14:paraId="28B3AA95" w14:textId="77777777" w:rsidR="00D708FE" w:rsidRDefault="00D708FE" w:rsidP="00D708FE">
            <w:pPr>
              <w:pStyle w:val="XML1"/>
              <w:rPr>
                <w:ins w:id="15821" w:author="Thomas Dietz" w:date="2012-08-08T16:18:00Z"/>
              </w:rPr>
            </w:pPr>
            <w:ins w:id="15822" w:author="Thomas Dietz" w:date="2012-08-08T16:18:00Z">
              <w:r>
                <w:t xml:space="preserve">      deleted.</w:t>
              </w:r>
            </w:ins>
          </w:p>
          <w:p w14:paraId="0FA3DA18" w14:textId="77777777" w:rsidR="00D708FE" w:rsidRDefault="00D708FE" w:rsidP="00D708FE">
            <w:pPr>
              <w:pStyle w:val="XML1"/>
              <w:rPr>
                <w:ins w:id="15823" w:author="Thomas Dietz" w:date="2012-08-08T16:18:00Z"/>
              </w:rPr>
            </w:pPr>
            <w:ins w:id="15824" w:author="Thomas Dietz" w:date="2012-08-08T16:18:00Z">
              <w:r>
                <w:t xml:space="preserve">    &lt;/xs:documentation&gt;</w:t>
              </w:r>
            </w:ins>
          </w:p>
          <w:p w14:paraId="1BF28008" w14:textId="77777777" w:rsidR="00D708FE" w:rsidRDefault="00D708FE" w:rsidP="00D708FE">
            <w:pPr>
              <w:pStyle w:val="XML1"/>
              <w:rPr>
                <w:ins w:id="15825" w:author="Thomas Dietz" w:date="2012-08-08T16:18:00Z"/>
              </w:rPr>
            </w:pPr>
            <w:ins w:id="15826" w:author="Thomas Dietz" w:date="2012-08-08T16:18:00Z">
              <w:r>
                <w:t xml:space="preserve">  &lt;/xs:annotation&gt;</w:t>
              </w:r>
            </w:ins>
          </w:p>
          <w:p w14:paraId="412682AB" w14:textId="77777777" w:rsidR="00D708FE" w:rsidRDefault="00D708FE" w:rsidP="00D708FE">
            <w:pPr>
              <w:pStyle w:val="XML1"/>
              <w:rPr>
                <w:ins w:id="15827" w:author="Thomas Dietz" w:date="2012-08-08T16:18:00Z"/>
              </w:rPr>
            </w:pPr>
          </w:p>
          <w:p w14:paraId="7D6FAE73" w14:textId="77777777" w:rsidR="00D708FE" w:rsidRDefault="00D708FE" w:rsidP="00D708FE">
            <w:pPr>
              <w:pStyle w:val="XML1"/>
              <w:rPr>
                <w:ins w:id="15828" w:author="Thomas Dietz" w:date="2012-08-08T16:18:00Z"/>
              </w:rPr>
            </w:pPr>
            <w:ins w:id="15829" w:author="Thomas Dietz" w:date="2012-08-08T16:18:00Z">
              <w:r>
                <w:t xml:space="preserve">  &lt;!-- YANG typedefs --&gt;</w:t>
              </w:r>
            </w:ins>
          </w:p>
          <w:p w14:paraId="40846F95" w14:textId="77777777" w:rsidR="00D708FE" w:rsidRDefault="00D708FE" w:rsidP="00D708FE">
            <w:pPr>
              <w:pStyle w:val="XML1"/>
              <w:rPr>
                <w:ins w:id="15830" w:author="Thomas Dietz" w:date="2012-08-08T16:18:00Z"/>
              </w:rPr>
            </w:pPr>
            <w:ins w:id="15831" w:author="Thomas Dietz" w:date="2012-08-08T16:18:00Z">
              <w:r>
                <w:t xml:space="preserve">  &lt;xs:simpleType name="OFConfigId"&gt;</w:t>
              </w:r>
            </w:ins>
          </w:p>
          <w:p w14:paraId="33B98012" w14:textId="77777777" w:rsidR="00D708FE" w:rsidRDefault="00D708FE" w:rsidP="00D708FE">
            <w:pPr>
              <w:pStyle w:val="XML1"/>
              <w:rPr>
                <w:ins w:id="15832" w:author="Thomas Dietz" w:date="2012-08-08T16:18:00Z"/>
              </w:rPr>
            </w:pPr>
            <w:ins w:id="15833" w:author="Thomas Dietz" w:date="2012-08-08T16:18:00Z">
              <w:r>
                <w:t xml:space="preserve">    &lt;xs:annotation&gt;</w:t>
              </w:r>
            </w:ins>
          </w:p>
          <w:p w14:paraId="6E72FD51" w14:textId="77777777" w:rsidR="00D708FE" w:rsidRDefault="00D708FE" w:rsidP="00D708FE">
            <w:pPr>
              <w:pStyle w:val="XML1"/>
              <w:rPr>
                <w:ins w:id="15834" w:author="Thomas Dietz" w:date="2012-08-08T16:18:00Z"/>
              </w:rPr>
            </w:pPr>
            <w:ins w:id="15835" w:author="Thomas Dietz" w:date="2012-08-08T16:18:00Z">
              <w:r>
                <w:t xml:space="preserve">      &lt;xs:documentation&gt;</w:t>
              </w:r>
            </w:ins>
          </w:p>
          <w:p w14:paraId="4C6CF0E7" w14:textId="77777777" w:rsidR="00D708FE" w:rsidRDefault="00D708FE" w:rsidP="00D708FE">
            <w:pPr>
              <w:pStyle w:val="XML1"/>
              <w:rPr>
                <w:ins w:id="15836" w:author="Thomas Dietz" w:date="2012-08-08T16:18:00Z"/>
              </w:rPr>
            </w:pPr>
            <w:ins w:id="15837" w:author="Thomas Dietz" w:date="2012-08-08T16:18:00Z">
              <w:r>
                <w:t xml:space="preserve">        Generic type of an identifier in OF-CONFIG</w:t>
              </w:r>
            </w:ins>
          </w:p>
          <w:p w14:paraId="0A62BE17" w14:textId="77777777" w:rsidR="00D708FE" w:rsidRDefault="00D708FE" w:rsidP="00D708FE">
            <w:pPr>
              <w:pStyle w:val="XML1"/>
              <w:rPr>
                <w:ins w:id="15838" w:author="Thomas Dietz" w:date="2012-08-08T16:18:00Z"/>
              </w:rPr>
            </w:pPr>
            <w:ins w:id="15839" w:author="Thomas Dietz" w:date="2012-08-08T16:18:00Z">
              <w:r>
                <w:t xml:space="preserve">      &lt;/xs:documentation&gt;</w:t>
              </w:r>
            </w:ins>
          </w:p>
          <w:p w14:paraId="0923289D" w14:textId="77777777" w:rsidR="00D708FE" w:rsidRDefault="00D708FE" w:rsidP="00D708FE">
            <w:pPr>
              <w:pStyle w:val="XML1"/>
              <w:rPr>
                <w:ins w:id="15840" w:author="Thomas Dietz" w:date="2012-08-08T16:18:00Z"/>
              </w:rPr>
            </w:pPr>
            <w:ins w:id="15841" w:author="Thomas Dietz" w:date="2012-08-08T16:18:00Z">
              <w:r>
                <w:t xml:space="preserve">    &lt;/xs:annotation&gt;</w:t>
              </w:r>
            </w:ins>
          </w:p>
          <w:p w14:paraId="24D9C19D" w14:textId="77777777" w:rsidR="00D708FE" w:rsidRDefault="00D708FE" w:rsidP="00D708FE">
            <w:pPr>
              <w:pStyle w:val="XML1"/>
              <w:rPr>
                <w:ins w:id="15842" w:author="Thomas Dietz" w:date="2012-08-08T16:18:00Z"/>
              </w:rPr>
            </w:pPr>
          </w:p>
          <w:p w14:paraId="50E56ED0" w14:textId="77777777" w:rsidR="00D708FE" w:rsidRDefault="00D708FE" w:rsidP="00D708FE">
            <w:pPr>
              <w:pStyle w:val="XML1"/>
              <w:rPr>
                <w:ins w:id="15843" w:author="Thomas Dietz" w:date="2012-08-08T16:18:00Z"/>
              </w:rPr>
            </w:pPr>
            <w:ins w:id="15844" w:author="Thomas Dietz" w:date="2012-08-08T16:18:00Z">
              <w:r>
                <w:t xml:space="preserve">    &lt;xs:restriction base="inet:uri"&gt;</w:t>
              </w:r>
            </w:ins>
          </w:p>
          <w:p w14:paraId="0CD9060B" w14:textId="77777777" w:rsidR="00D708FE" w:rsidRDefault="00D708FE" w:rsidP="00D708FE">
            <w:pPr>
              <w:pStyle w:val="XML1"/>
              <w:rPr>
                <w:ins w:id="15845" w:author="Thomas Dietz" w:date="2012-08-08T16:18:00Z"/>
              </w:rPr>
            </w:pPr>
            <w:ins w:id="15846" w:author="Thomas Dietz" w:date="2012-08-08T16:18:00Z">
              <w:r>
                <w:t xml:space="preserve">    &lt;/xs:restriction&gt;</w:t>
              </w:r>
            </w:ins>
          </w:p>
          <w:p w14:paraId="7CC99DB9" w14:textId="77777777" w:rsidR="00D708FE" w:rsidRDefault="00D708FE" w:rsidP="00D708FE">
            <w:pPr>
              <w:pStyle w:val="XML1"/>
              <w:rPr>
                <w:ins w:id="15847" w:author="Thomas Dietz" w:date="2012-08-08T16:18:00Z"/>
              </w:rPr>
            </w:pPr>
            <w:ins w:id="15848" w:author="Thomas Dietz" w:date="2012-08-08T16:18:00Z">
              <w:r>
                <w:t xml:space="preserve">  &lt;/xs:simpleType&gt;</w:t>
              </w:r>
            </w:ins>
          </w:p>
          <w:p w14:paraId="5DB4B838" w14:textId="77777777" w:rsidR="00D708FE" w:rsidRDefault="00D708FE" w:rsidP="00D708FE">
            <w:pPr>
              <w:pStyle w:val="XML1"/>
              <w:rPr>
                <w:ins w:id="15849" w:author="Thomas Dietz" w:date="2012-08-08T16:18:00Z"/>
              </w:rPr>
            </w:pPr>
            <w:ins w:id="15850" w:author="Thomas Dietz" w:date="2012-08-08T16:18:00Z">
              <w:r>
                <w:t xml:space="preserve">  &lt;xs:simpleType name="OFConfigurationPointProtocolType"&gt;</w:t>
              </w:r>
            </w:ins>
          </w:p>
          <w:p w14:paraId="790C197A" w14:textId="77777777" w:rsidR="00D708FE" w:rsidRDefault="00D708FE" w:rsidP="00D708FE">
            <w:pPr>
              <w:pStyle w:val="XML1"/>
              <w:rPr>
                <w:ins w:id="15851" w:author="Thomas Dietz" w:date="2012-08-08T16:18:00Z"/>
              </w:rPr>
            </w:pPr>
            <w:ins w:id="15852" w:author="Thomas Dietz" w:date="2012-08-08T16:18:00Z">
              <w:r>
                <w:t xml:space="preserve">    &lt;xs:annotation&gt;</w:t>
              </w:r>
            </w:ins>
          </w:p>
          <w:p w14:paraId="603A550E" w14:textId="77777777" w:rsidR="00D708FE" w:rsidRDefault="00D708FE" w:rsidP="00D708FE">
            <w:pPr>
              <w:pStyle w:val="XML1"/>
              <w:rPr>
                <w:ins w:id="15853" w:author="Thomas Dietz" w:date="2012-08-08T16:18:00Z"/>
              </w:rPr>
            </w:pPr>
            <w:ins w:id="15854" w:author="Thomas Dietz" w:date="2012-08-08T16:18:00Z">
              <w:r>
                <w:t xml:space="preserve">      &lt;xs:documentation&gt;</w:t>
              </w:r>
            </w:ins>
          </w:p>
          <w:p w14:paraId="38DDDDF7" w14:textId="77777777" w:rsidR="00D708FE" w:rsidRDefault="00D708FE" w:rsidP="00D708FE">
            <w:pPr>
              <w:pStyle w:val="XML1"/>
              <w:rPr>
                <w:ins w:id="15855" w:author="Thomas Dietz" w:date="2012-08-08T16:18:00Z"/>
              </w:rPr>
            </w:pPr>
            <w:ins w:id="15856" w:author="Thomas Dietz" w:date="2012-08-08T16:18:00Z">
              <w:r>
                <w:t xml:space="preserve">        Possible protocols to connect ot an OF</w:t>
              </w:r>
            </w:ins>
          </w:p>
          <w:p w14:paraId="32992B71" w14:textId="77777777" w:rsidR="00D708FE" w:rsidRDefault="00D708FE" w:rsidP="00D708FE">
            <w:pPr>
              <w:pStyle w:val="XML1"/>
              <w:rPr>
                <w:ins w:id="15857" w:author="Thomas Dietz" w:date="2012-08-08T16:18:00Z"/>
              </w:rPr>
            </w:pPr>
            <w:ins w:id="15858" w:author="Thomas Dietz" w:date="2012-08-08T16:18:00Z">
              <w:r>
                <w:lastRenderedPageBreak/>
                <w:t xml:space="preserve">        Configuration Point</w:t>
              </w:r>
            </w:ins>
          </w:p>
          <w:p w14:paraId="3924584E" w14:textId="77777777" w:rsidR="00D708FE" w:rsidRDefault="00D708FE" w:rsidP="00D708FE">
            <w:pPr>
              <w:pStyle w:val="XML1"/>
              <w:rPr>
                <w:ins w:id="15859" w:author="Thomas Dietz" w:date="2012-08-08T16:18:00Z"/>
              </w:rPr>
            </w:pPr>
            <w:ins w:id="15860" w:author="Thomas Dietz" w:date="2012-08-08T16:18:00Z">
              <w:r>
                <w:t xml:space="preserve">      &lt;/xs:documentation&gt;</w:t>
              </w:r>
            </w:ins>
          </w:p>
          <w:p w14:paraId="425C8266" w14:textId="77777777" w:rsidR="00D708FE" w:rsidRDefault="00D708FE" w:rsidP="00D708FE">
            <w:pPr>
              <w:pStyle w:val="XML1"/>
              <w:rPr>
                <w:ins w:id="15861" w:author="Thomas Dietz" w:date="2012-08-08T16:18:00Z"/>
              </w:rPr>
            </w:pPr>
            <w:ins w:id="15862" w:author="Thomas Dietz" w:date="2012-08-08T16:18:00Z">
              <w:r>
                <w:t xml:space="preserve">    &lt;/xs:annotation&gt;</w:t>
              </w:r>
            </w:ins>
          </w:p>
          <w:p w14:paraId="720369A1" w14:textId="77777777" w:rsidR="00D708FE" w:rsidRDefault="00D708FE" w:rsidP="00D708FE">
            <w:pPr>
              <w:pStyle w:val="XML1"/>
              <w:rPr>
                <w:ins w:id="15863" w:author="Thomas Dietz" w:date="2012-08-08T16:18:00Z"/>
              </w:rPr>
            </w:pPr>
          </w:p>
          <w:p w14:paraId="07F838E2" w14:textId="77777777" w:rsidR="00D708FE" w:rsidRDefault="00D708FE" w:rsidP="00D708FE">
            <w:pPr>
              <w:pStyle w:val="XML1"/>
              <w:rPr>
                <w:ins w:id="15864" w:author="Thomas Dietz" w:date="2012-08-08T16:18:00Z"/>
              </w:rPr>
            </w:pPr>
            <w:ins w:id="15865" w:author="Thomas Dietz" w:date="2012-08-08T16:18:00Z">
              <w:r>
                <w:t xml:space="preserve">    &lt;xs:restriction base="xs:string"&gt;</w:t>
              </w:r>
            </w:ins>
          </w:p>
          <w:p w14:paraId="58AADF16" w14:textId="77777777" w:rsidR="00D708FE" w:rsidRDefault="00D708FE" w:rsidP="00D708FE">
            <w:pPr>
              <w:pStyle w:val="XML1"/>
              <w:rPr>
                <w:ins w:id="15866" w:author="Thomas Dietz" w:date="2012-08-08T16:18:00Z"/>
              </w:rPr>
            </w:pPr>
            <w:ins w:id="15867" w:author="Thomas Dietz" w:date="2012-08-08T16:18:00Z">
              <w:r>
                <w:t xml:space="preserve">      &lt;xs:enumeration value="ssh"/&gt;</w:t>
              </w:r>
            </w:ins>
          </w:p>
          <w:p w14:paraId="2E3D368B" w14:textId="77777777" w:rsidR="00D708FE" w:rsidRDefault="00D708FE" w:rsidP="00D708FE">
            <w:pPr>
              <w:pStyle w:val="XML1"/>
              <w:rPr>
                <w:ins w:id="15868" w:author="Thomas Dietz" w:date="2012-08-08T16:18:00Z"/>
              </w:rPr>
            </w:pPr>
            <w:ins w:id="15869" w:author="Thomas Dietz" w:date="2012-08-08T16:18:00Z">
              <w:r>
                <w:t xml:space="preserve">      &lt;xs:enumeration value="soap"/&gt;</w:t>
              </w:r>
            </w:ins>
          </w:p>
          <w:p w14:paraId="7D624D61" w14:textId="77777777" w:rsidR="00D708FE" w:rsidRDefault="00D708FE" w:rsidP="00D708FE">
            <w:pPr>
              <w:pStyle w:val="XML1"/>
              <w:rPr>
                <w:ins w:id="15870" w:author="Thomas Dietz" w:date="2012-08-08T16:18:00Z"/>
              </w:rPr>
            </w:pPr>
            <w:ins w:id="15871" w:author="Thomas Dietz" w:date="2012-08-08T16:18:00Z">
              <w:r>
                <w:t xml:space="preserve">      &lt;xs:enumeration value="tls"/&gt;</w:t>
              </w:r>
            </w:ins>
          </w:p>
          <w:p w14:paraId="3F3F8F1B" w14:textId="77777777" w:rsidR="00D708FE" w:rsidRDefault="00D708FE" w:rsidP="00D708FE">
            <w:pPr>
              <w:pStyle w:val="XML1"/>
              <w:rPr>
                <w:ins w:id="15872" w:author="Thomas Dietz" w:date="2012-08-08T16:18:00Z"/>
              </w:rPr>
            </w:pPr>
            <w:ins w:id="15873" w:author="Thomas Dietz" w:date="2012-08-08T16:18:00Z">
              <w:r>
                <w:t xml:space="preserve">      &lt;xs:enumeration value="beep"/&gt;</w:t>
              </w:r>
            </w:ins>
          </w:p>
          <w:p w14:paraId="0461C4DF" w14:textId="77777777" w:rsidR="00D708FE" w:rsidRDefault="00D708FE" w:rsidP="00D708FE">
            <w:pPr>
              <w:pStyle w:val="XML1"/>
              <w:rPr>
                <w:ins w:id="15874" w:author="Thomas Dietz" w:date="2012-08-08T16:18:00Z"/>
              </w:rPr>
            </w:pPr>
            <w:ins w:id="15875" w:author="Thomas Dietz" w:date="2012-08-08T16:18:00Z">
              <w:r>
                <w:t xml:space="preserve">    &lt;/xs:restriction&gt;</w:t>
              </w:r>
            </w:ins>
          </w:p>
          <w:p w14:paraId="35CA4C1F" w14:textId="77777777" w:rsidR="00D708FE" w:rsidRDefault="00D708FE" w:rsidP="00D708FE">
            <w:pPr>
              <w:pStyle w:val="XML1"/>
              <w:rPr>
                <w:ins w:id="15876" w:author="Thomas Dietz" w:date="2012-08-08T16:18:00Z"/>
              </w:rPr>
            </w:pPr>
            <w:ins w:id="15877" w:author="Thomas Dietz" w:date="2012-08-08T16:18:00Z">
              <w:r>
                <w:t xml:space="preserve">  &lt;/xs:simpleType&gt;</w:t>
              </w:r>
            </w:ins>
          </w:p>
          <w:p w14:paraId="2CD70214" w14:textId="77777777" w:rsidR="00D708FE" w:rsidRDefault="00D708FE" w:rsidP="00D708FE">
            <w:pPr>
              <w:pStyle w:val="XML1"/>
              <w:rPr>
                <w:ins w:id="15878" w:author="Thomas Dietz" w:date="2012-08-08T16:18:00Z"/>
              </w:rPr>
            </w:pPr>
            <w:ins w:id="15879" w:author="Thomas Dietz" w:date="2012-08-08T16:18:00Z">
              <w:r>
                <w:t xml:space="preserve">  &lt;xs:simpleType name="OFOpenFlowVersionType"&gt;</w:t>
              </w:r>
            </w:ins>
          </w:p>
          <w:p w14:paraId="4F777150" w14:textId="77777777" w:rsidR="00D708FE" w:rsidRDefault="00D708FE" w:rsidP="00D708FE">
            <w:pPr>
              <w:pStyle w:val="XML1"/>
              <w:rPr>
                <w:ins w:id="15880" w:author="Thomas Dietz" w:date="2012-08-08T16:18:00Z"/>
              </w:rPr>
            </w:pPr>
            <w:ins w:id="15881" w:author="Thomas Dietz" w:date="2012-08-08T16:18:00Z">
              <w:r>
                <w:t xml:space="preserve">    &lt;xs:annotation&gt;</w:t>
              </w:r>
            </w:ins>
          </w:p>
          <w:p w14:paraId="3442DECF" w14:textId="77777777" w:rsidR="00D708FE" w:rsidRDefault="00D708FE" w:rsidP="00D708FE">
            <w:pPr>
              <w:pStyle w:val="XML1"/>
              <w:rPr>
                <w:ins w:id="15882" w:author="Thomas Dietz" w:date="2012-08-08T16:18:00Z"/>
              </w:rPr>
            </w:pPr>
            <w:ins w:id="15883" w:author="Thomas Dietz" w:date="2012-08-08T16:18:00Z">
              <w:r>
                <w:t xml:space="preserve">      &lt;xs:documentation&gt;</w:t>
              </w:r>
            </w:ins>
          </w:p>
          <w:p w14:paraId="046A6F63" w14:textId="77777777" w:rsidR="00D708FE" w:rsidRDefault="00D708FE" w:rsidP="00D708FE">
            <w:pPr>
              <w:pStyle w:val="XML1"/>
              <w:rPr>
                <w:ins w:id="15884" w:author="Thomas Dietz" w:date="2012-08-08T16:18:00Z"/>
              </w:rPr>
            </w:pPr>
            <w:ins w:id="15885" w:author="Thomas Dietz" w:date="2012-08-08T16:18:00Z">
              <w:r>
                <w:t xml:space="preserve">        This enumeration contains the all OpenFlow</w:t>
              </w:r>
            </w:ins>
          </w:p>
          <w:p w14:paraId="023FE7AF" w14:textId="77777777" w:rsidR="00D708FE" w:rsidRDefault="00D708FE" w:rsidP="00D708FE">
            <w:pPr>
              <w:pStyle w:val="XML1"/>
              <w:rPr>
                <w:ins w:id="15886" w:author="Thomas Dietz" w:date="2012-08-08T16:18:00Z"/>
              </w:rPr>
            </w:pPr>
            <w:ins w:id="15887" w:author="Thomas Dietz" w:date="2012-08-08T16:18:00Z">
              <w:r>
                <w:t xml:space="preserve">        versions released so far.</w:t>
              </w:r>
            </w:ins>
          </w:p>
          <w:p w14:paraId="68A7D952" w14:textId="77777777" w:rsidR="00D708FE" w:rsidRDefault="00D708FE" w:rsidP="00D708FE">
            <w:pPr>
              <w:pStyle w:val="XML1"/>
              <w:rPr>
                <w:ins w:id="15888" w:author="Thomas Dietz" w:date="2012-08-08T16:18:00Z"/>
              </w:rPr>
            </w:pPr>
            <w:ins w:id="15889" w:author="Thomas Dietz" w:date="2012-08-08T16:18:00Z">
              <w:r>
                <w:t xml:space="preserve">      &lt;/xs:documentation&gt;</w:t>
              </w:r>
            </w:ins>
          </w:p>
          <w:p w14:paraId="0A491A34" w14:textId="77777777" w:rsidR="00D708FE" w:rsidRDefault="00D708FE" w:rsidP="00D708FE">
            <w:pPr>
              <w:pStyle w:val="XML1"/>
              <w:rPr>
                <w:ins w:id="15890" w:author="Thomas Dietz" w:date="2012-08-08T16:18:00Z"/>
              </w:rPr>
            </w:pPr>
            <w:ins w:id="15891" w:author="Thomas Dietz" w:date="2012-08-08T16:18:00Z">
              <w:r>
                <w:t xml:space="preserve">    &lt;/xs:annotation&gt;</w:t>
              </w:r>
            </w:ins>
          </w:p>
          <w:p w14:paraId="317EE73A" w14:textId="77777777" w:rsidR="00D708FE" w:rsidRDefault="00D708FE" w:rsidP="00D708FE">
            <w:pPr>
              <w:pStyle w:val="XML1"/>
              <w:rPr>
                <w:ins w:id="15892" w:author="Thomas Dietz" w:date="2012-08-08T16:18:00Z"/>
              </w:rPr>
            </w:pPr>
          </w:p>
          <w:p w14:paraId="6C796798" w14:textId="77777777" w:rsidR="00D708FE" w:rsidRDefault="00D708FE" w:rsidP="00D708FE">
            <w:pPr>
              <w:pStyle w:val="XML1"/>
              <w:rPr>
                <w:ins w:id="15893" w:author="Thomas Dietz" w:date="2012-08-08T16:18:00Z"/>
              </w:rPr>
            </w:pPr>
            <w:ins w:id="15894" w:author="Thomas Dietz" w:date="2012-08-08T16:18:00Z">
              <w:r>
                <w:t xml:space="preserve">    &lt;xs:restriction base="xs:string"&gt;</w:t>
              </w:r>
            </w:ins>
          </w:p>
          <w:p w14:paraId="08883605" w14:textId="77777777" w:rsidR="00D708FE" w:rsidRDefault="00D708FE" w:rsidP="00D708FE">
            <w:pPr>
              <w:pStyle w:val="XML1"/>
              <w:rPr>
                <w:ins w:id="15895" w:author="Thomas Dietz" w:date="2012-08-08T16:18:00Z"/>
              </w:rPr>
            </w:pPr>
            <w:ins w:id="15896" w:author="Thomas Dietz" w:date="2012-08-08T16:18:00Z">
              <w:r>
                <w:t xml:space="preserve">      &lt;xs:enumeration value="not-applicable"/&gt;</w:t>
              </w:r>
            </w:ins>
          </w:p>
          <w:p w14:paraId="6C8D24C5" w14:textId="77777777" w:rsidR="00D708FE" w:rsidRDefault="00D708FE" w:rsidP="00D708FE">
            <w:pPr>
              <w:pStyle w:val="XML1"/>
              <w:rPr>
                <w:ins w:id="15897" w:author="Thomas Dietz" w:date="2012-08-08T16:18:00Z"/>
              </w:rPr>
            </w:pPr>
            <w:ins w:id="15898" w:author="Thomas Dietz" w:date="2012-08-08T16:18:00Z">
              <w:r>
                <w:t xml:space="preserve">      &lt;xs:enumeration value="1.0"/&gt;</w:t>
              </w:r>
            </w:ins>
          </w:p>
          <w:p w14:paraId="7DC89A4A" w14:textId="77777777" w:rsidR="00D708FE" w:rsidRDefault="00D708FE" w:rsidP="00D708FE">
            <w:pPr>
              <w:pStyle w:val="XML1"/>
              <w:rPr>
                <w:ins w:id="15899" w:author="Thomas Dietz" w:date="2012-08-08T16:18:00Z"/>
              </w:rPr>
            </w:pPr>
            <w:ins w:id="15900" w:author="Thomas Dietz" w:date="2012-08-08T16:18:00Z">
              <w:r>
                <w:t xml:space="preserve">      &lt;xs:enumeration value="1.0.1"/&gt;</w:t>
              </w:r>
            </w:ins>
          </w:p>
          <w:p w14:paraId="13D40B56" w14:textId="77777777" w:rsidR="00D708FE" w:rsidRDefault="00D708FE" w:rsidP="00D708FE">
            <w:pPr>
              <w:pStyle w:val="XML1"/>
              <w:rPr>
                <w:ins w:id="15901" w:author="Thomas Dietz" w:date="2012-08-08T16:18:00Z"/>
              </w:rPr>
            </w:pPr>
            <w:ins w:id="15902" w:author="Thomas Dietz" w:date="2012-08-08T16:18:00Z">
              <w:r>
                <w:t xml:space="preserve">      &lt;xs:enumeration value="1.1"/&gt;</w:t>
              </w:r>
            </w:ins>
          </w:p>
          <w:p w14:paraId="48C39EDC" w14:textId="77777777" w:rsidR="00D708FE" w:rsidRDefault="00D708FE" w:rsidP="00D708FE">
            <w:pPr>
              <w:pStyle w:val="XML1"/>
              <w:rPr>
                <w:ins w:id="15903" w:author="Thomas Dietz" w:date="2012-08-08T16:18:00Z"/>
              </w:rPr>
            </w:pPr>
            <w:ins w:id="15904" w:author="Thomas Dietz" w:date="2012-08-08T16:18:00Z">
              <w:r>
                <w:t xml:space="preserve">      &lt;xs:enumeration value="1.2"/&gt;</w:t>
              </w:r>
            </w:ins>
          </w:p>
          <w:p w14:paraId="13B235BE" w14:textId="77777777" w:rsidR="00D708FE" w:rsidRDefault="00D708FE" w:rsidP="00D708FE">
            <w:pPr>
              <w:pStyle w:val="XML1"/>
              <w:rPr>
                <w:ins w:id="15905" w:author="Thomas Dietz" w:date="2012-08-08T16:18:00Z"/>
              </w:rPr>
            </w:pPr>
            <w:ins w:id="15906" w:author="Thomas Dietz" w:date="2012-08-08T16:18:00Z">
              <w:r>
                <w:t xml:space="preserve">      &lt;xs:enumeration value="1.3"/&gt;</w:t>
              </w:r>
            </w:ins>
          </w:p>
          <w:p w14:paraId="36C46901" w14:textId="77777777" w:rsidR="00D708FE" w:rsidRDefault="00D708FE" w:rsidP="00D708FE">
            <w:pPr>
              <w:pStyle w:val="XML1"/>
              <w:rPr>
                <w:ins w:id="15907" w:author="Thomas Dietz" w:date="2012-08-08T16:18:00Z"/>
              </w:rPr>
            </w:pPr>
            <w:ins w:id="15908" w:author="Thomas Dietz" w:date="2012-08-08T16:18:00Z">
              <w:r>
                <w:t xml:space="preserve">      &lt;xs:enumeration value="1.3.1"/&gt;</w:t>
              </w:r>
            </w:ins>
          </w:p>
          <w:p w14:paraId="27FD20EF" w14:textId="77777777" w:rsidR="00D708FE" w:rsidRDefault="00D708FE" w:rsidP="00D708FE">
            <w:pPr>
              <w:pStyle w:val="XML1"/>
              <w:rPr>
                <w:ins w:id="15909" w:author="Thomas Dietz" w:date="2012-08-08T16:18:00Z"/>
              </w:rPr>
            </w:pPr>
            <w:ins w:id="15910" w:author="Thomas Dietz" w:date="2012-08-08T16:18:00Z">
              <w:r>
                <w:t xml:space="preserve">    &lt;/xs:restriction&gt;</w:t>
              </w:r>
            </w:ins>
          </w:p>
          <w:p w14:paraId="34E534EF" w14:textId="77777777" w:rsidR="00D708FE" w:rsidRDefault="00D708FE" w:rsidP="00D708FE">
            <w:pPr>
              <w:pStyle w:val="XML1"/>
              <w:rPr>
                <w:ins w:id="15911" w:author="Thomas Dietz" w:date="2012-08-08T16:18:00Z"/>
              </w:rPr>
            </w:pPr>
            <w:ins w:id="15912" w:author="Thomas Dietz" w:date="2012-08-08T16:18:00Z">
              <w:r>
                <w:t xml:space="preserve">  &lt;/xs:simpleType&gt;</w:t>
              </w:r>
            </w:ins>
          </w:p>
          <w:p w14:paraId="582C92EF" w14:textId="77777777" w:rsidR="00D708FE" w:rsidRDefault="00D708FE" w:rsidP="00D708FE">
            <w:pPr>
              <w:pStyle w:val="XML1"/>
              <w:rPr>
                <w:ins w:id="15913" w:author="Thomas Dietz" w:date="2012-08-08T16:18:00Z"/>
              </w:rPr>
            </w:pPr>
            <w:ins w:id="15914" w:author="Thomas Dietz" w:date="2012-08-08T16:18:00Z">
              <w:r>
                <w:t xml:space="preserve">  &lt;xs:simpleType name="datapath-id-type"&gt;</w:t>
              </w:r>
            </w:ins>
          </w:p>
          <w:p w14:paraId="410DBA0F" w14:textId="77777777" w:rsidR="00D708FE" w:rsidRDefault="00D708FE" w:rsidP="00D708FE">
            <w:pPr>
              <w:pStyle w:val="XML1"/>
              <w:rPr>
                <w:ins w:id="15915" w:author="Thomas Dietz" w:date="2012-08-08T16:18:00Z"/>
              </w:rPr>
            </w:pPr>
            <w:ins w:id="15916" w:author="Thomas Dietz" w:date="2012-08-08T16:18:00Z">
              <w:r>
                <w:t xml:space="preserve">    &lt;xs:annotation&gt;</w:t>
              </w:r>
            </w:ins>
          </w:p>
          <w:p w14:paraId="46A7A61E" w14:textId="77777777" w:rsidR="00D708FE" w:rsidRDefault="00D708FE" w:rsidP="00D708FE">
            <w:pPr>
              <w:pStyle w:val="XML1"/>
              <w:rPr>
                <w:ins w:id="15917" w:author="Thomas Dietz" w:date="2012-08-08T16:18:00Z"/>
              </w:rPr>
            </w:pPr>
            <w:ins w:id="15918" w:author="Thomas Dietz" w:date="2012-08-08T16:18:00Z">
              <w:r>
                <w:t xml:space="preserve">      &lt;xs:documentation&gt;</w:t>
              </w:r>
            </w:ins>
          </w:p>
          <w:p w14:paraId="289CB07B" w14:textId="77777777" w:rsidR="00D708FE" w:rsidRDefault="00D708FE" w:rsidP="00D708FE">
            <w:pPr>
              <w:pStyle w:val="XML1"/>
              <w:rPr>
                <w:ins w:id="15919" w:author="Thomas Dietz" w:date="2012-08-08T16:18:00Z"/>
              </w:rPr>
            </w:pPr>
            <w:ins w:id="15920" w:author="Thomas Dietz" w:date="2012-08-08T16:18:00Z">
              <w:r>
                <w:t xml:space="preserve">        The datapath-id type represents an OpenFlow</w:t>
              </w:r>
            </w:ins>
          </w:p>
          <w:p w14:paraId="1E2B2186" w14:textId="77777777" w:rsidR="00D708FE" w:rsidRDefault="00D708FE" w:rsidP="00D708FE">
            <w:pPr>
              <w:pStyle w:val="XML1"/>
              <w:rPr>
                <w:ins w:id="15921" w:author="Thomas Dietz" w:date="2012-08-08T16:18:00Z"/>
              </w:rPr>
            </w:pPr>
            <w:ins w:id="15922" w:author="Thomas Dietz" w:date="2012-08-08T16:18:00Z">
              <w:r>
                <w:t xml:space="preserve">        datapath identifier.</w:t>
              </w:r>
            </w:ins>
          </w:p>
          <w:p w14:paraId="77B1C60D" w14:textId="77777777" w:rsidR="00D708FE" w:rsidRDefault="00D708FE" w:rsidP="00D708FE">
            <w:pPr>
              <w:pStyle w:val="XML1"/>
              <w:rPr>
                <w:ins w:id="15923" w:author="Thomas Dietz" w:date="2012-08-08T16:18:00Z"/>
              </w:rPr>
            </w:pPr>
            <w:ins w:id="15924" w:author="Thomas Dietz" w:date="2012-08-08T16:18:00Z">
              <w:r>
                <w:t xml:space="preserve">      &lt;/xs:documentation&gt;</w:t>
              </w:r>
            </w:ins>
          </w:p>
          <w:p w14:paraId="7A07DFA6" w14:textId="77777777" w:rsidR="00D708FE" w:rsidRDefault="00D708FE" w:rsidP="00D708FE">
            <w:pPr>
              <w:pStyle w:val="XML1"/>
              <w:rPr>
                <w:ins w:id="15925" w:author="Thomas Dietz" w:date="2012-08-08T16:18:00Z"/>
              </w:rPr>
            </w:pPr>
            <w:ins w:id="15926" w:author="Thomas Dietz" w:date="2012-08-08T16:18:00Z">
              <w:r>
                <w:t xml:space="preserve">    &lt;/xs:annotation&gt;</w:t>
              </w:r>
            </w:ins>
          </w:p>
          <w:p w14:paraId="1B1BD7F8" w14:textId="77777777" w:rsidR="00D708FE" w:rsidRDefault="00D708FE" w:rsidP="00D708FE">
            <w:pPr>
              <w:pStyle w:val="XML1"/>
              <w:rPr>
                <w:ins w:id="15927" w:author="Thomas Dietz" w:date="2012-08-08T16:18:00Z"/>
              </w:rPr>
            </w:pPr>
          </w:p>
          <w:p w14:paraId="163917E4" w14:textId="77777777" w:rsidR="00D708FE" w:rsidRDefault="00D708FE" w:rsidP="00D708FE">
            <w:pPr>
              <w:pStyle w:val="XML1"/>
              <w:rPr>
                <w:ins w:id="15928" w:author="Thomas Dietz" w:date="2012-08-08T16:18:00Z"/>
              </w:rPr>
            </w:pPr>
            <w:ins w:id="15929" w:author="Thomas Dietz" w:date="2012-08-08T16:18:00Z">
              <w:r>
                <w:t xml:space="preserve">    &lt;xs:restriction base="xs:string"&gt;</w:t>
              </w:r>
            </w:ins>
          </w:p>
          <w:p w14:paraId="275654A8" w14:textId="77777777" w:rsidR="00D708FE" w:rsidRDefault="00D708FE" w:rsidP="00D708FE">
            <w:pPr>
              <w:pStyle w:val="XML1"/>
              <w:rPr>
                <w:ins w:id="15930" w:author="Thomas Dietz" w:date="2012-08-08T16:18:00Z"/>
              </w:rPr>
            </w:pPr>
            <w:ins w:id="15931" w:author="Thomas Dietz" w:date="2012-08-08T16:18:00Z">
              <w:r>
                <w:t xml:space="preserve">    &lt;xs:pattern value="[0-9a-fA-F]{2}(:[0-9a-fA-F]{2}){7}"/&gt;</w:t>
              </w:r>
            </w:ins>
          </w:p>
          <w:p w14:paraId="35FA67CE" w14:textId="77777777" w:rsidR="00D708FE" w:rsidRDefault="00D708FE" w:rsidP="00D708FE">
            <w:pPr>
              <w:pStyle w:val="XML1"/>
              <w:rPr>
                <w:ins w:id="15932" w:author="Thomas Dietz" w:date="2012-08-08T16:18:00Z"/>
              </w:rPr>
            </w:pPr>
            <w:ins w:id="15933" w:author="Thomas Dietz" w:date="2012-08-08T16:18:00Z">
              <w:r>
                <w:t xml:space="preserve">    &lt;/xs:restriction&gt;</w:t>
              </w:r>
            </w:ins>
          </w:p>
          <w:p w14:paraId="626D1B35" w14:textId="77777777" w:rsidR="00D708FE" w:rsidRDefault="00D708FE" w:rsidP="00D708FE">
            <w:pPr>
              <w:pStyle w:val="XML1"/>
              <w:rPr>
                <w:ins w:id="15934" w:author="Thomas Dietz" w:date="2012-08-08T16:18:00Z"/>
              </w:rPr>
            </w:pPr>
            <w:ins w:id="15935" w:author="Thomas Dietz" w:date="2012-08-08T16:18:00Z">
              <w:r>
                <w:t xml:space="preserve">  &lt;/xs:simpleType&gt;</w:t>
              </w:r>
            </w:ins>
          </w:p>
          <w:p w14:paraId="0EB9A423" w14:textId="77777777" w:rsidR="00D708FE" w:rsidRDefault="00D708FE" w:rsidP="00D708FE">
            <w:pPr>
              <w:pStyle w:val="XML1"/>
              <w:rPr>
                <w:ins w:id="15936" w:author="Thomas Dietz" w:date="2012-08-08T16:18:00Z"/>
              </w:rPr>
            </w:pPr>
            <w:ins w:id="15937" w:author="Thomas Dietz" w:date="2012-08-08T16:18:00Z">
              <w:r>
                <w:t xml:space="preserve">  &lt;xs:simpleType name="OFTenthOfAPercentType"&gt;</w:t>
              </w:r>
            </w:ins>
          </w:p>
          <w:p w14:paraId="02DA8B11" w14:textId="77777777" w:rsidR="00D708FE" w:rsidRDefault="00D708FE" w:rsidP="00D708FE">
            <w:pPr>
              <w:pStyle w:val="XML1"/>
              <w:rPr>
                <w:ins w:id="15938" w:author="Thomas Dietz" w:date="2012-08-08T16:18:00Z"/>
              </w:rPr>
            </w:pPr>
            <w:ins w:id="15939" w:author="Thomas Dietz" w:date="2012-08-08T16:18:00Z">
              <w:r>
                <w:t xml:space="preserve">    &lt;xs:annotation&gt;</w:t>
              </w:r>
            </w:ins>
          </w:p>
          <w:p w14:paraId="1515AF12" w14:textId="77777777" w:rsidR="00D708FE" w:rsidRDefault="00D708FE" w:rsidP="00D708FE">
            <w:pPr>
              <w:pStyle w:val="XML1"/>
              <w:rPr>
                <w:ins w:id="15940" w:author="Thomas Dietz" w:date="2012-08-08T16:18:00Z"/>
              </w:rPr>
            </w:pPr>
            <w:ins w:id="15941" w:author="Thomas Dietz" w:date="2012-08-08T16:18:00Z">
              <w:r>
                <w:t xml:space="preserve">      &lt;xs:documentation&gt;</w:t>
              </w:r>
            </w:ins>
          </w:p>
          <w:p w14:paraId="7BE9F93D" w14:textId="77777777" w:rsidR="00D708FE" w:rsidRDefault="00D708FE" w:rsidP="00D708FE">
            <w:pPr>
              <w:pStyle w:val="XML1"/>
              <w:rPr>
                <w:ins w:id="15942" w:author="Thomas Dietz" w:date="2012-08-08T16:18:00Z"/>
              </w:rPr>
            </w:pPr>
            <w:ins w:id="15943" w:author="Thomas Dietz" w:date="2012-08-08T16:18:00Z">
              <w:r>
                <w:t xml:space="preserve">        This type defines a value in tenth of a percent.</w:t>
              </w:r>
            </w:ins>
          </w:p>
          <w:p w14:paraId="5A0B96BD" w14:textId="77777777" w:rsidR="00D708FE" w:rsidRDefault="00D708FE" w:rsidP="00D708FE">
            <w:pPr>
              <w:pStyle w:val="XML1"/>
              <w:rPr>
                <w:ins w:id="15944" w:author="Thomas Dietz" w:date="2012-08-08T16:18:00Z"/>
              </w:rPr>
            </w:pPr>
            <w:ins w:id="15945" w:author="Thomas Dietz" w:date="2012-08-08T16:18:00Z">
              <w:r>
                <w:t xml:space="preserve">      &lt;/xs:documentation&gt;</w:t>
              </w:r>
            </w:ins>
          </w:p>
          <w:p w14:paraId="09A2BAFD" w14:textId="77777777" w:rsidR="00D708FE" w:rsidRDefault="00D708FE" w:rsidP="00D708FE">
            <w:pPr>
              <w:pStyle w:val="XML1"/>
              <w:rPr>
                <w:ins w:id="15946" w:author="Thomas Dietz" w:date="2012-08-08T16:18:00Z"/>
              </w:rPr>
            </w:pPr>
            <w:ins w:id="15947" w:author="Thomas Dietz" w:date="2012-08-08T16:18:00Z">
              <w:r>
                <w:t xml:space="preserve">    &lt;/xs:annotation&gt;</w:t>
              </w:r>
            </w:ins>
          </w:p>
          <w:p w14:paraId="42EC25B8" w14:textId="77777777" w:rsidR="00D708FE" w:rsidRDefault="00D708FE" w:rsidP="00D708FE">
            <w:pPr>
              <w:pStyle w:val="XML1"/>
              <w:rPr>
                <w:ins w:id="15948" w:author="Thomas Dietz" w:date="2012-08-08T16:18:00Z"/>
              </w:rPr>
            </w:pPr>
          </w:p>
          <w:p w14:paraId="786FEB51" w14:textId="77777777" w:rsidR="00D708FE" w:rsidRDefault="00D708FE" w:rsidP="00D708FE">
            <w:pPr>
              <w:pStyle w:val="XML1"/>
              <w:rPr>
                <w:ins w:id="15949" w:author="Thomas Dietz" w:date="2012-08-08T16:18:00Z"/>
              </w:rPr>
            </w:pPr>
            <w:ins w:id="15950" w:author="Thomas Dietz" w:date="2012-08-08T16:18:00Z">
              <w:r>
                <w:t xml:space="preserve">    &lt;xs:restriction base="xs:unsignedShort"&gt;</w:t>
              </w:r>
            </w:ins>
          </w:p>
          <w:p w14:paraId="78A37CB5" w14:textId="77777777" w:rsidR="00D708FE" w:rsidRDefault="00D708FE" w:rsidP="00D708FE">
            <w:pPr>
              <w:pStyle w:val="XML1"/>
              <w:rPr>
                <w:ins w:id="15951" w:author="Thomas Dietz" w:date="2012-08-08T16:18:00Z"/>
              </w:rPr>
            </w:pPr>
            <w:ins w:id="15952" w:author="Thomas Dietz" w:date="2012-08-08T16:18:00Z">
              <w:r>
                <w:t xml:space="preserve">      &lt;xs:minInclusive value="0"/&gt;</w:t>
              </w:r>
            </w:ins>
          </w:p>
          <w:p w14:paraId="32F41661" w14:textId="77777777" w:rsidR="00D708FE" w:rsidRDefault="00D708FE" w:rsidP="00D708FE">
            <w:pPr>
              <w:pStyle w:val="XML1"/>
              <w:rPr>
                <w:ins w:id="15953" w:author="Thomas Dietz" w:date="2012-08-08T16:18:00Z"/>
              </w:rPr>
            </w:pPr>
            <w:ins w:id="15954" w:author="Thomas Dietz" w:date="2012-08-08T16:18:00Z">
              <w:r>
                <w:t xml:space="preserve">      &lt;xs:maxInclusive value="1000"/&gt;</w:t>
              </w:r>
            </w:ins>
          </w:p>
          <w:p w14:paraId="590B4CFF" w14:textId="77777777" w:rsidR="00D708FE" w:rsidRDefault="00D708FE" w:rsidP="00D708FE">
            <w:pPr>
              <w:pStyle w:val="XML1"/>
              <w:rPr>
                <w:ins w:id="15955" w:author="Thomas Dietz" w:date="2012-08-08T16:18:00Z"/>
              </w:rPr>
            </w:pPr>
            <w:ins w:id="15956" w:author="Thomas Dietz" w:date="2012-08-08T16:18:00Z">
              <w:r>
                <w:t xml:space="preserve">    &lt;/xs:restriction&gt;</w:t>
              </w:r>
            </w:ins>
          </w:p>
          <w:p w14:paraId="2195B099" w14:textId="77777777" w:rsidR="00D708FE" w:rsidRDefault="00D708FE" w:rsidP="00D708FE">
            <w:pPr>
              <w:pStyle w:val="XML1"/>
              <w:rPr>
                <w:ins w:id="15957" w:author="Thomas Dietz" w:date="2012-08-08T16:18:00Z"/>
              </w:rPr>
            </w:pPr>
            <w:ins w:id="15958" w:author="Thomas Dietz" w:date="2012-08-08T16:18:00Z">
              <w:r>
                <w:t xml:space="preserve">  &lt;/xs:simpleType&gt;</w:t>
              </w:r>
            </w:ins>
          </w:p>
          <w:p w14:paraId="06A4AEE2" w14:textId="77777777" w:rsidR="00D708FE" w:rsidRDefault="00D708FE" w:rsidP="00D708FE">
            <w:pPr>
              <w:pStyle w:val="XML1"/>
              <w:rPr>
                <w:ins w:id="15959" w:author="Thomas Dietz" w:date="2012-08-08T16:18:00Z"/>
              </w:rPr>
            </w:pPr>
            <w:ins w:id="15960" w:author="Thomas Dietz" w:date="2012-08-08T16:18:00Z">
              <w:r>
                <w:t xml:space="preserve">  &lt;xs:simpleType name="OFUpDownStateType"&gt;</w:t>
              </w:r>
            </w:ins>
          </w:p>
          <w:p w14:paraId="76D5CAA5" w14:textId="77777777" w:rsidR="00D708FE" w:rsidRDefault="00D708FE" w:rsidP="00D708FE">
            <w:pPr>
              <w:pStyle w:val="XML1"/>
              <w:rPr>
                <w:ins w:id="15961" w:author="Thomas Dietz" w:date="2012-08-08T16:18:00Z"/>
              </w:rPr>
            </w:pPr>
            <w:ins w:id="15962" w:author="Thomas Dietz" w:date="2012-08-08T16:18:00Z">
              <w:r>
                <w:t xml:space="preserve">    &lt;xs:annotation&gt;</w:t>
              </w:r>
            </w:ins>
          </w:p>
          <w:p w14:paraId="02CC2524" w14:textId="77777777" w:rsidR="00D708FE" w:rsidRDefault="00D708FE" w:rsidP="00D708FE">
            <w:pPr>
              <w:pStyle w:val="XML1"/>
              <w:rPr>
                <w:ins w:id="15963" w:author="Thomas Dietz" w:date="2012-08-08T16:18:00Z"/>
              </w:rPr>
            </w:pPr>
            <w:ins w:id="15964" w:author="Thomas Dietz" w:date="2012-08-08T16:18:00Z">
              <w:r>
                <w:t xml:space="preserve">      &lt;xs:documentation&gt;</w:t>
              </w:r>
            </w:ins>
          </w:p>
          <w:p w14:paraId="6CB979AB" w14:textId="77777777" w:rsidR="00D708FE" w:rsidRDefault="00D708FE" w:rsidP="00D708FE">
            <w:pPr>
              <w:pStyle w:val="XML1"/>
              <w:rPr>
                <w:ins w:id="15965" w:author="Thomas Dietz" w:date="2012-08-08T16:18:00Z"/>
              </w:rPr>
            </w:pPr>
            <w:ins w:id="15966" w:author="Thomas Dietz" w:date="2012-08-08T16:18:00Z">
              <w:r>
                <w:lastRenderedPageBreak/>
                <w:t xml:space="preserve">        Type to specify state information for a port or a</w:t>
              </w:r>
            </w:ins>
          </w:p>
          <w:p w14:paraId="227D79AE" w14:textId="77777777" w:rsidR="00D708FE" w:rsidRDefault="00D708FE" w:rsidP="00D708FE">
            <w:pPr>
              <w:pStyle w:val="XML1"/>
              <w:rPr>
                <w:ins w:id="15967" w:author="Thomas Dietz" w:date="2012-08-08T16:18:00Z"/>
              </w:rPr>
            </w:pPr>
            <w:ins w:id="15968" w:author="Thomas Dietz" w:date="2012-08-08T16:18:00Z">
              <w:r>
                <w:t xml:space="preserve">        connection.</w:t>
              </w:r>
            </w:ins>
          </w:p>
          <w:p w14:paraId="42B1C979" w14:textId="77777777" w:rsidR="00D708FE" w:rsidRDefault="00D708FE" w:rsidP="00D708FE">
            <w:pPr>
              <w:pStyle w:val="XML1"/>
              <w:rPr>
                <w:ins w:id="15969" w:author="Thomas Dietz" w:date="2012-08-08T16:18:00Z"/>
              </w:rPr>
            </w:pPr>
            <w:ins w:id="15970" w:author="Thomas Dietz" w:date="2012-08-08T16:18:00Z">
              <w:r>
                <w:t xml:space="preserve">      &lt;/xs:documentation&gt;</w:t>
              </w:r>
            </w:ins>
          </w:p>
          <w:p w14:paraId="398B08D0" w14:textId="77777777" w:rsidR="00D708FE" w:rsidRDefault="00D708FE" w:rsidP="00D708FE">
            <w:pPr>
              <w:pStyle w:val="XML1"/>
              <w:rPr>
                <w:ins w:id="15971" w:author="Thomas Dietz" w:date="2012-08-08T16:18:00Z"/>
              </w:rPr>
            </w:pPr>
            <w:ins w:id="15972" w:author="Thomas Dietz" w:date="2012-08-08T16:18:00Z">
              <w:r>
                <w:t xml:space="preserve">    &lt;/xs:annotation&gt;</w:t>
              </w:r>
            </w:ins>
          </w:p>
          <w:p w14:paraId="25DDF5F2" w14:textId="77777777" w:rsidR="00D708FE" w:rsidRDefault="00D708FE" w:rsidP="00D708FE">
            <w:pPr>
              <w:pStyle w:val="XML1"/>
              <w:rPr>
                <w:ins w:id="15973" w:author="Thomas Dietz" w:date="2012-08-08T16:18:00Z"/>
              </w:rPr>
            </w:pPr>
          </w:p>
          <w:p w14:paraId="4F310B59" w14:textId="77777777" w:rsidR="00D708FE" w:rsidRDefault="00D708FE" w:rsidP="00D708FE">
            <w:pPr>
              <w:pStyle w:val="XML1"/>
              <w:rPr>
                <w:ins w:id="15974" w:author="Thomas Dietz" w:date="2012-08-08T16:18:00Z"/>
              </w:rPr>
            </w:pPr>
            <w:ins w:id="15975" w:author="Thomas Dietz" w:date="2012-08-08T16:18:00Z">
              <w:r>
                <w:t xml:space="preserve">    &lt;xs:restriction base="xs:string"&gt;</w:t>
              </w:r>
            </w:ins>
          </w:p>
          <w:p w14:paraId="278D2548" w14:textId="77777777" w:rsidR="00D708FE" w:rsidRDefault="00D708FE" w:rsidP="00D708FE">
            <w:pPr>
              <w:pStyle w:val="XML1"/>
              <w:rPr>
                <w:ins w:id="15976" w:author="Thomas Dietz" w:date="2012-08-08T16:18:00Z"/>
              </w:rPr>
            </w:pPr>
            <w:ins w:id="15977" w:author="Thomas Dietz" w:date="2012-08-08T16:18:00Z">
              <w:r>
                <w:t xml:space="preserve">      &lt;xs:enumeration value="up"/&gt;</w:t>
              </w:r>
            </w:ins>
          </w:p>
          <w:p w14:paraId="6CDC0DBA" w14:textId="77777777" w:rsidR="00D708FE" w:rsidRDefault="00D708FE" w:rsidP="00D708FE">
            <w:pPr>
              <w:pStyle w:val="XML1"/>
              <w:rPr>
                <w:ins w:id="15978" w:author="Thomas Dietz" w:date="2012-08-08T16:18:00Z"/>
              </w:rPr>
            </w:pPr>
            <w:ins w:id="15979" w:author="Thomas Dietz" w:date="2012-08-08T16:18:00Z">
              <w:r>
                <w:t xml:space="preserve">      &lt;xs:enumeration value="down"/&gt;</w:t>
              </w:r>
            </w:ins>
          </w:p>
          <w:p w14:paraId="510778DA" w14:textId="77777777" w:rsidR="00D708FE" w:rsidRDefault="00D708FE" w:rsidP="00D708FE">
            <w:pPr>
              <w:pStyle w:val="XML1"/>
              <w:rPr>
                <w:ins w:id="15980" w:author="Thomas Dietz" w:date="2012-08-08T16:18:00Z"/>
              </w:rPr>
            </w:pPr>
            <w:ins w:id="15981" w:author="Thomas Dietz" w:date="2012-08-08T16:18:00Z">
              <w:r>
                <w:t xml:space="preserve">    &lt;/xs:restriction&gt;</w:t>
              </w:r>
            </w:ins>
          </w:p>
          <w:p w14:paraId="26B42CC5" w14:textId="77777777" w:rsidR="00D708FE" w:rsidRDefault="00D708FE" w:rsidP="00D708FE">
            <w:pPr>
              <w:pStyle w:val="XML1"/>
              <w:rPr>
                <w:ins w:id="15982" w:author="Thomas Dietz" w:date="2012-08-08T16:18:00Z"/>
              </w:rPr>
            </w:pPr>
            <w:ins w:id="15983" w:author="Thomas Dietz" w:date="2012-08-08T16:18:00Z">
              <w:r>
                <w:t xml:space="preserve">  &lt;/xs:simpleType&gt;</w:t>
              </w:r>
            </w:ins>
          </w:p>
          <w:p w14:paraId="692658C8" w14:textId="77777777" w:rsidR="00D708FE" w:rsidRDefault="00D708FE" w:rsidP="00D708FE">
            <w:pPr>
              <w:pStyle w:val="XML1"/>
              <w:rPr>
                <w:ins w:id="15984" w:author="Thomas Dietz" w:date="2012-08-08T16:18:00Z"/>
              </w:rPr>
            </w:pPr>
            <w:ins w:id="15985" w:author="Thomas Dietz" w:date="2012-08-08T16:18:00Z">
              <w:r>
                <w:t xml:space="preserve">  &lt;xs:simpleType name="OFPortRateType"&gt;</w:t>
              </w:r>
            </w:ins>
          </w:p>
          <w:p w14:paraId="7F28DAFA" w14:textId="77777777" w:rsidR="00D708FE" w:rsidRDefault="00D708FE" w:rsidP="00D708FE">
            <w:pPr>
              <w:pStyle w:val="XML1"/>
              <w:rPr>
                <w:ins w:id="15986" w:author="Thomas Dietz" w:date="2012-08-08T16:18:00Z"/>
              </w:rPr>
            </w:pPr>
            <w:ins w:id="15987" w:author="Thomas Dietz" w:date="2012-08-08T16:18:00Z">
              <w:r>
                <w:t xml:space="preserve">    &lt;xs:annotation&gt;</w:t>
              </w:r>
            </w:ins>
          </w:p>
          <w:p w14:paraId="5D659F5B" w14:textId="77777777" w:rsidR="00D708FE" w:rsidRDefault="00D708FE" w:rsidP="00D708FE">
            <w:pPr>
              <w:pStyle w:val="XML1"/>
              <w:rPr>
                <w:ins w:id="15988" w:author="Thomas Dietz" w:date="2012-08-08T16:18:00Z"/>
              </w:rPr>
            </w:pPr>
            <w:ins w:id="15989" w:author="Thomas Dietz" w:date="2012-08-08T16:18:00Z">
              <w:r>
                <w:t xml:space="preserve">      &lt;xs:documentation&gt;</w:t>
              </w:r>
            </w:ins>
          </w:p>
          <w:p w14:paraId="1E9F4D89" w14:textId="77777777" w:rsidR="00D708FE" w:rsidRDefault="00D708FE" w:rsidP="00D708FE">
            <w:pPr>
              <w:pStyle w:val="XML1"/>
              <w:rPr>
                <w:ins w:id="15990" w:author="Thomas Dietz" w:date="2012-08-08T16:18:00Z"/>
              </w:rPr>
            </w:pPr>
            <w:ins w:id="15991" w:author="Thomas Dietz" w:date="2012-08-08T16:18:00Z">
              <w:r>
                <w:t xml:space="preserve">        Type to specify the rate of a port including the</w:t>
              </w:r>
            </w:ins>
          </w:p>
          <w:p w14:paraId="606E54B0" w14:textId="77777777" w:rsidR="00D708FE" w:rsidRDefault="00D708FE" w:rsidP="00D708FE">
            <w:pPr>
              <w:pStyle w:val="XML1"/>
              <w:rPr>
                <w:ins w:id="15992" w:author="Thomas Dietz" w:date="2012-08-08T16:18:00Z"/>
              </w:rPr>
            </w:pPr>
            <w:ins w:id="15993" w:author="Thomas Dietz" w:date="2012-08-08T16:18:00Z">
              <w:r>
                <w:t xml:space="preserve">        duplex transmission feature. Possible rates are 10Mb, 100Mb,</w:t>
              </w:r>
            </w:ins>
          </w:p>
          <w:p w14:paraId="03B3CE91" w14:textId="77777777" w:rsidR="00D708FE" w:rsidRDefault="00D708FE" w:rsidP="00D708FE">
            <w:pPr>
              <w:pStyle w:val="XML1"/>
              <w:rPr>
                <w:ins w:id="15994" w:author="Thomas Dietz" w:date="2012-08-08T16:18:00Z"/>
              </w:rPr>
            </w:pPr>
            <w:ins w:id="15995" w:author="Thomas Dietz" w:date="2012-08-08T16:18:00Z">
              <w:r>
                <w:t xml:space="preserve">        1Gb, 10Gb, 40Gb, 100Gb, 1Tb or other. Rates of 10Mb, 100Mb</w:t>
              </w:r>
            </w:ins>
          </w:p>
          <w:p w14:paraId="24082FFF" w14:textId="77777777" w:rsidR="00D708FE" w:rsidRDefault="00D708FE" w:rsidP="00D708FE">
            <w:pPr>
              <w:pStyle w:val="XML1"/>
              <w:rPr>
                <w:ins w:id="15996" w:author="Thomas Dietz" w:date="2012-08-08T16:18:00Z"/>
              </w:rPr>
            </w:pPr>
            <w:ins w:id="15997" w:author="Thomas Dietz" w:date="2012-08-08T16:18:00Z">
              <w:r>
                <w:t xml:space="preserve">        and 1 Gb can support half or full duplex transmission.</w:t>
              </w:r>
            </w:ins>
          </w:p>
          <w:p w14:paraId="692620A0" w14:textId="77777777" w:rsidR="00D708FE" w:rsidRDefault="00D708FE" w:rsidP="00D708FE">
            <w:pPr>
              <w:pStyle w:val="XML1"/>
              <w:rPr>
                <w:ins w:id="15998" w:author="Thomas Dietz" w:date="2012-08-08T16:18:00Z"/>
              </w:rPr>
            </w:pPr>
            <w:ins w:id="15999" w:author="Thomas Dietz" w:date="2012-08-08T16:18:00Z">
              <w:r>
                <w:t xml:space="preserve">      &lt;/xs:documentation&gt;</w:t>
              </w:r>
            </w:ins>
          </w:p>
          <w:p w14:paraId="76BE95E7" w14:textId="77777777" w:rsidR="00D708FE" w:rsidRDefault="00D708FE" w:rsidP="00D708FE">
            <w:pPr>
              <w:pStyle w:val="XML1"/>
              <w:rPr>
                <w:ins w:id="16000" w:author="Thomas Dietz" w:date="2012-08-08T16:18:00Z"/>
              </w:rPr>
            </w:pPr>
            <w:ins w:id="16001" w:author="Thomas Dietz" w:date="2012-08-08T16:18:00Z">
              <w:r>
                <w:t xml:space="preserve">    &lt;/xs:annotation&gt;</w:t>
              </w:r>
            </w:ins>
          </w:p>
          <w:p w14:paraId="0889C1D2" w14:textId="77777777" w:rsidR="00D708FE" w:rsidRDefault="00D708FE" w:rsidP="00D708FE">
            <w:pPr>
              <w:pStyle w:val="XML1"/>
              <w:rPr>
                <w:ins w:id="16002" w:author="Thomas Dietz" w:date="2012-08-08T16:18:00Z"/>
              </w:rPr>
            </w:pPr>
          </w:p>
          <w:p w14:paraId="27DD555B" w14:textId="77777777" w:rsidR="00D708FE" w:rsidRDefault="00D708FE" w:rsidP="00D708FE">
            <w:pPr>
              <w:pStyle w:val="XML1"/>
              <w:rPr>
                <w:ins w:id="16003" w:author="Thomas Dietz" w:date="2012-08-08T16:18:00Z"/>
              </w:rPr>
            </w:pPr>
            <w:ins w:id="16004" w:author="Thomas Dietz" w:date="2012-08-08T16:18:00Z">
              <w:r>
                <w:t xml:space="preserve">    &lt;xs:restriction base="xs:string"&gt;</w:t>
              </w:r>
            </w:ins>
          </w:p>
          <w:p w14:paraId="71204325" w14:textId="77777777" w:rsidR="00D708FE" w:rsidRDefault="00D708FE" w:rsidP="00D708FE">
            <w:pPr>
              <w:pStyle w:val="XML1"/>
              <w:rPr>
                <w:ins w:id="16005" w:author="Thomas Dietz" w:date="2012-08-08T16:18:00Z"/>
              </w:rPr>
            </w:pPr>
            <w:ins w:id="16006" w:author="Thomas Dietz" w:date="2012-08-08T16:18:00Z">
              <w:r>
                <w:t xml:space="preserve">      &lt;xs:enumeration value="10Mb-HD"/&gt;</w:t>
              </w:r>
            </w:ins>
          </w:p>
          <w:p w14:paraId="7DBCE064" w14:textId="77777777" w:rsidR="00D708FE" w:rsidRDefault="00D708FE" w:rsidP="00D708FE">
            <w:pPr>
              <w:pStyle w:val="XML1"/>
              <w:rPr>
                <w:ins w:id="16007" w:author="Thomas Dietz" w:date="2012-08-08T16:18:00Z"/>
              </w:rPr>
            </w:pPr>
            <w:ins w:id="16008" w:author="Thomas Dietz" w:date="2012-08-08T16:18:00Z">
              <w:r>
                <w:t xml:space="preserve">      &lt;xs:enumeration value="10Mb-FD"/&gt;</w:t>
              </w:r>
            </w:ins>
          </w:p>
          <w:p w14:paraId="51F96991" w14:textId="77777777" w:rsidR="00D708FE" w:rsidRDefault="00D708FE" w:rsidP="00D708FE">
            <w:pPr>
              <w:pStyle w:val="XML1"/>
              <w:rPr>
                <w:ins w:id="16009" w:author="Thomas Dietz" w:date="2012-08-08T16:18:00Z"/>
              </w:rPr>
            </w:pPr>
            <w:ins w:id="16010" w:author="Thomas Dietz" w:date="2012-08-08T16:18:00Z">
              <w:r>
                <w:t xml:space="preserve">      &lt;xs:enumeration value="100Mb-HD"/&gt;</w:t>
              </w:r>
            </w:ins>
          </w:p>
          <w:p w14:paraId="6853C8A6" w14:textId="77777777" w:rsidR="00D708FE" w:rsidRDefault="00D708FE" w:rsidP="00D708FE">
            <w:pPr>
              <w:pStyle w:val="XML1"/>
              <w:rPr>
                <w:ins w:id="16011" w:author="Thomas Dietz" w:date="2012-08-08T16:18:00Z"/>
              </w:rPr>
            </w:pPr>
            <w:ins w:id="16012" w:author="Thomas Dietz" w:date="2012-08-08T16:18:00Z">
              <w:r>
                <w:t xml:space="preserve">      &lt;xs:enumeration value="100Mb-FD"/&gt;</w:t>
              </w:r>
            </w:ins>
          </w:p>
          <w:p w14:paraId="71457480" w14:textId="77777777" w:rsidR="00D708FE" w:rsidRDefault="00D708FE" w:rsidP="00D708FE">
            <w:pPr>
              <w:pStyle w:val="XML1"/>
              <w:rPr>
                <w:ins w:id="16013" w:author="Thomas Dietz" w:date="2012-08-08T16:18:00Z"/>
              </w:rPr>
            </w:pPr>
            <w:ins w:id="16014" w:author="Thomas Dietz" w:date="2012-08-08T16:18:00Z">
              <w:r>
                <w:t xml:space="preserve">      &lt;xs:enumeration value="1Gb-HD"/&gt;</w:t>
              </w:r>
            </w:ins>
          </w:p>
          <w:p w14:paraId="1093376E" w14:textId="77777777" w:rsidR="00D708FE" w:rsidRDefault="00D708FE" w:rsidP="00D708FE">
            <w:pPr>
              <w:pStyle w:val="XML1"/>
              <w:rPr>
                <w:ins w:id="16015" w:author="Thomas Dietz" w:date="2012-08-08T16:18:00Z"/>
              </w:rPr>
            </w:pPr>
            <w:ins w:id="16016" w:author="Thomas Dietz" w:date="2012-08-08T16:18:00Z">
              <w:r>
                <w:t xml:space="preserve">      &lt;xs:enumeration value="1Gb-FD"/&gt;</w:t>
              </w:r>
            </w:ins>
          </w:p>
          <w:p w14:paraId="7AC24435" w14:textId="77777777" w:rsidR="00D708FE" w:rsidRDefault="00D708FE" w:rsidP="00D708FE">
            <w:pPr>
              <w:pStyle w:val="XML1"/>
              <w:rPr>
                <w:ins w:id="16017" w:author="Thomas Dietz" w:date="2012-08-08T16:18:00Z"/>
              </w:rPr>
            </w:pPr>
            <w:ins w:id="16018" w:author="Thomas Dietz" w:date="2012-08-08T16:18:00Z">
              <w:r>
                <w:t xml:space="preserve">      &lt;xs:enumeration value="10Gb"/&gt;</w:t>
              </w:r>
            </w:ins>
          </w:p>
          <w:p w14:paraId="09BFAFE0" w14:textId="77777777" w:rsidR="00D708FE" w:rsidRDefault="00D708FE" w:rsidP="00D708FE">
            <w:pPr>
              <w:pStyle w:val="XML1"/>
              <w:rPr>
                <w:ins w:id="16019" w:author="Thomas Dietz" w:date="2012-08-08T16:18:00Z"/>
              </w:rPr>
            </w:pPr>
            <w:ins w:id="16020" w:author="Thomas Dietz" w:date="2012-08-08T16:18:00Z">
              <w:r>
                <w:t xml:space="preserve">      &lt;xs:enumeration value="40Gb"/&gt;</w:t>
              </w:r>
            </w:ins>
          </w:p>
          <w:p w14:paraId="19CAD934" w14:textId="77777777" w:rsidR="00D708FE" w:rsidRDefault="00D708FE" w:rsidP="00D708FE">
            <w:pPr>
              <w:pStyle w:val="XML1"/>
              <w:rPr>
                <w:ins w:id="16021" w:author="Thomas Dietz" w:date="2012-08-08T16:18:00Z"/>
              </w:rPr>
            </w:pPr>
            <w:ins w:id="16022" w:author="Thomas Dietz" w:date="2012-08-08T16:18:00Z">
              <w:r>
                <w:t xml:space="preserve">      &lt;xs:enumeration value="100Gb"/&gt;</w:t>
              </w:r>
            </w:ins>
          </w:p>
          <w:p w14:paraId="15FB558B" w14:textId="77777777" w:rsidR="00D708FE" w:rsidRDefault="00D708FE" w:rsidP="00D708FE">
            <w:pPr>
              <w:pStyle w:val="XML1"/>
              <w:rPr>
                <w:ins w:id="16023" w:author="Thomas Dietz" w:date="2012-08-08T16:18:00Z"/>
              </w:rPr>
            </w:pPr>
            <w:ins w:id="16024" w:author="Thomas Dietz" w:date="2012-08-08T16:18:00Z">
              <w:r>
                <w:t xml:space="preserve">      &lt;xs:enumeration value="1Tb"/&gt;</w:t>
              </w:r>
            </w:ins>
          </w:p>
          <w:p w14:paraId="660D6B11" w14:textId="77777777" w:rsidR="00D708FE" w:rsidRDefault="00D708FE" w:rsidP="00D708FE">
            <w:pPr>
              <w:pStyle w:val="XML1"/>
              <w:rPr>
                <w:ins w:id="16025" w:author="Thomas Dietz" w:date="2012-08-08T16:18:00Z"/>
              </w:rPr>
            </w:pPr>
            <w:ins w:id="16026" w:author="Thomas Dietz" w:date="2012-08-08T16:18:00Z">
              <w:r>
                <w:t xml:space="preserve">      &lt;xs:enumeration value="other"/&gt;</w:t>
              </w:r>
            </w:ins>
          </w:p>
          <w:p w14:paraId="2BD16682" w14:textId="77777777" w:rsidR="00D708FE" w:rsidRDefault="00D708FE" w:rsidP="00D708FE">
            <w:pPr>
              <w:pStyle w:val="XML1"/>
              <w:rPr>
                <w:ins w:id="16027" w:author="Thomas Dietz" w:date="2012-08-08T16:18:00Z"/>
              </w:rPr>
            </w:pPr>
            <w:ins w:id="16028" w:author="Thomas Dietz" w:date="2012-08-08T16:18:00Z">
              <w:r>
                <w:t xml:space="preserve">    &lt;/xs:restriction&gt;</w:t>
              </w:r>
            </w:ins>
          </w:p>
          <w:p w14:paraId="1B566252" w14:textId="77777777" w:rsidR="00D708FE" w:rsidRDefault="00D708FE" w:rsidP="00D708FE">
            <w:pPr>
              <w:pStyle w:val="XML1"/>
              <w:rPr>
                <w:ins w:id="16029" w:author="Thomas Dietz" w:date="2012-08-08T16:18:00Z"/>
              </w:rPr>
            </w:pPr>
            <w:ins w:id="16030" w:author="Thomas Dietz" w:date="2012-08-08T16:18:00Z">
              <w:r>
                <w:t xml:space="preserve">  &lt;/xs:simpleType&gt;</w:t>
              </w:r>
            </w:ins>
          </w:p>
          <w:p w14:paraId="5C069624" w14:textId="77777777" w:rsidR="00D708FE" w:rsidRDefault="00D708FE" w:rsidP="00D708FE">
            <w:pPr>
              <w:pStyle w:val="XML1"/>
              <w:rPr>
                <w:ins w:id="16031" w:author="Thomas Dietz" w:date="2012-08-08T16:18:00Z"/>
              </w:rPr>
            </w:pPr>
            <w:ins w:id="16032" w:author="Thomas Dietz" w:date="2012-08-08T16:18:00Z">
              <w:r>
                <w:t xml:space="preserve">  &lt;xs:simpleType name="OFActionType"&gt;</w:t>
              </w:r>
            </w:ins>
          </w:p>
          <w:p w14:paraId="03BABF52" w14:textId="77777777" w:rsidR="00D708FE" w:rsidRDefault="00D708FE" w:rsidP="00D708FE">
            <w:pPr>
              <w:pStyle w:val="XML1"/>
              <w:rPr>
                <w:ins w:id="16033" w:author="Thomas Dietz" w:date="2012-08-08T16:18:00Z"/>
              </w:rPr>
            </w:pPr>
            <w:ins w:id="16034" w:author="Thomas Dietz" w:date="2012-08-08T16:18:00Z">
              <w:r>
                <w:t xml:space="preserve">    &lt;xs:annotation&gt;</w:t>
              </w:r>
            </w:ins>
          </w:p>
          <w:p w14:paraId="2E4A50E8" w14:textId="77777777" w:rsidR="00D708FE" w:rsidRDefault="00D708FE" w:rsidP="00D708FE">
            <w:pPr>
              <w:pStyle w:val="XML1"/>
              <w:rPr>
                <w:ins w:id="16035" w:author="Thomas Dietz" w:date="2012-08-08T16:18:00Z"/>
              </w:rPr>
            </w:pPr>
            <w:ins w:id="16036" w:author="Thomas Dietz" w:date="2012-08-08T16:18:00Z">
              <w:r>
                <w:t xml:space="preserve">      &lt;xs:documentation&gt;</w:t>
              </w:r>
            </w:ins>
          </w:p>
          <w:p w14:paraId="740E9CE2" w14:textId="77777777" w:rsidR="00D708FE" w:rsidRDefault="00D708FE" w:rsidP="00D708FE">
            <w:pPr>
              <w:pStyle w:val="XML1"/>
              <w:rPr>
                <w:ins w:id="16037" w:author="Thomas Dietz" w:date="2012-08-08T16:18:00Z"/>
              </w:rPr>
            </w:pPr>
            <w:ins w:id="16038" w:author="Thomas Dietz" w:date="2012-08-08T16:18:00Z">
              <w:r>
                <w:t xml:space="preserve">        The types of actions defined in OpenFlow Switch</w:t>
              </w:r>
            </w:ins>
          </w:p>
          <w:p w14:paraId="6FA58AAD" w14:textId="77777777" w:rsidR="00D708FE" w:rsidRDefault="00D708FE" w:rsidP="00D708FE">
            <w:pPr>
              <w:pStyle w:val="XML1"/>
              <w:rPr>
                <w:ins w:id="16039" w:author="Thomas Dietz" w:date="2012-08-08T16:18:00Z"/>
              </w:rPr>
            </w:pPr>
            <w:ins w:id="16040" w:author="Thomas Dietz" w:date="2012-08-08T16:18:00Z">
              <w:r>
                <w:t xml:space="preserve">        Specification versions 1.2, 1.3, and 1.3.1</w:t>
              </w:r>
            </w:ins>
          </w:p>
          <w:p w14:paraId="3CC6035D" w14:textId="77777777" w:rsidR="00D708FE" w:rsidRDefault="00D708FE" w:rsidP="00D708FE">
            <w:pPr>
              <w:pStyle w:val="XML1"/>
              <w:rPr>
                <w:ins w:id="16041" w:author="Thomas Dietz" w:date="2012-08-08T16:18:00Z"/>
              </w:rPr>
            </w:pPr>
            <w:ins w:id="16042" w:author="Thomas Dietz" w:date="2012-08-08T16:18:00Z">
              <w:r>
                <w:t xml:space="preserve">      &lt;/xs:documentation&gt;</w:t>
              </w:r>
            </w:ins>
          </w:p>
          <w:p w14:paraId="137BCBA6" w14:textId="77777777" w:rsidR="00D708FE" w:rsidRDefault="00D708FE" w:rsidP="00D708FE">
            <w:pPr>
              <w:pStyle w:val="XML1"/>
              <w:rPr>
                <w:ins w:id="16043" w:author="Thomas Dietz" w:date="2012-08-08T16:18:00Z"/>
              </w:rPr>
            </w:pPr>
            <w:ins w:id="16044" w:author="Thomas Dietz" w:date="2012-08-08T16:18:00Z">
              <w:r>
                <w:t xml:space="preserve">    &lt;/xs:annotation&gt;</w:t>
              </w:r>
            </w:ins>
          </w:p>
          <w:p w14:paraId="0F405003" w14:textId="77777777" w:rsidR="00D708FE" w:rsidRDefault="00D708FE" w:rsidP="00D708FE">
            <w:pPr>
              <w:pStyle w:val="XML1"/>
              <w:rPr>
                <w:ins w:id="16045" w:author="Thomas Dietz" w:date="2012-08-08T16:18:00Z"/>
              </w:rPr>
            </w:pPr>
          </w:p>
          <w:p w14:paraId="314A391D" w14:textId="77777777" w:rsidR="00D708FE" w:rsidRDefault="00D708FE" w:rsidP="00D708FE">
            <w:pPr>
              <w:pStyle w:val="XML1"/>
              <w:rPr>
                <w:ins w:id="16046" w:author="Thomas Dietz" w:date="2012-08-08T16:18:00Z"/>
              </w:rPr>
            </w:pPr>
            <w:ins w:id="16047" w:author="Thomas Dietz" w:date="2012-08-08T16:18:00Z">
              <w:r>
                <w:t xml:space="preserve">    &lt;xs:restriction base="xs:string"&gt;</w:t>
              </w:r>
            </w:ins>
          </w:p>
          <w:p w14:paraId="077DE5F4" w14:textId="77777777" w:rsidR="00D708FE" w:rsidRDefault="00D708FE" w:rsidP="00D708FE">
            <w:pPr>
              <w:pStyle w:val="XML1"/>
              <w:rPr>
                <w:ins w:id="16048" w:author="Thomas Dietz" w:date="2012-08-08T16:18:00Z"/>
              </w:rPr>
            </w:pPr>
            <w:ins w:id="16049" w:author="Thomas Dietz" w:date="2012-08-08T16:18:00Z">
              <w:r>
                <w:t xml:space="preserve">      &lt;xs:enumeration value="output"/&gt;</w:t>
              </w:r>
            </w:ins>
          </w:p>
          <w:p w14:paraId="03EB8202" w14:textId="77777777" w:rsidR="00D708FE" w:rsidRDefault="00D708FE" w:rsidP="00D708FE">
            <w:pPr>
              <w:pStyle w:val="XML1"/>
              <w:rPr>
                <w:ins w:id="16050" w:author="Thomas Dietz" w:date="2012-08-08T16:18:00Z"/>
              </w:rPr>
            </w:pPr>
            <w:ins w:id="16051" w:author="Thomas Dietz" w:date="2012-08-08T16:18:00Z">
              <w:r>
                <w:t xml:space="preserve">      &lt;xs:enumeration value="copy-ttl-out"/&gt;</w:t>
              </w:r>
            </w:ins>
          </w:p>
          <w:p w14:paraId="7CE73B53" w14:textId="77777777" w:rsidR="00D708FE" w:rsidRDefault="00D708FE" w:rsidP="00D708FE">
            <w:pPr>
              <w:pStyle w:val="XML1"/>
              <w:rPr>
                <w:ins w:id="16052" w:author="Thomas Dietz" w:date="2012-08-08T16:18:00Z"/>
              </w:rPr>
            </w:pPr>
            <w:ins w:id="16053" w:author="Thomas Dietz" w:date="2012-08-08T16:18:00Z">
              <w:r>
                <w:t xml:space="preserve">      &lt;xs:enumeration value="copy-ttl-in"/&gt;</w:t>
              </w:r>
            </w:ins>
          </w:p>
          <w:p w14:paraId="4DDBCC9F" w14:textId="77777777" w:rsidR="00D708FE" w:rsidRDefault="00D708FE" w:rsidP="00D708FE">
            <w:pPr>
              <w:pStyle w:val="XML1"/>
              <w:rPr>
                <w:ins w:id="16054" w:author="Thomas Dietz" w:date="2012-08-08T16:18:00Z"/>
              </w:rPr>
            </w:pPr>
            <w:ins w:id="16055" w:author="Thomas Dietz" w:date="2012-08-08T16:18:00Z">
              <w:r>
                <w:t xml:space="preserve">      &lt;xs:enumeration value="set-mpls-ttl"/&gt;</w:t>
              </w:r>
            </w:ins>
          </w:p>
          <w:p w14:paraId="0445D824" w14:textId="77777777" w:rsidR="00D708FE" w:rsidRDefault="00D708FE" w:rsidP="00D708FE">
            <w:pPr>
              <w:pStyle w:val="XML1"/>
              <w:rPr>
                <w:ins w:id="16056" w:author="Thomas Dietz" w:date="2012-08-08T16:18:00Z"/>
              </w:rPr>
            </w:pPr>
            <w:ins w:id="16057" w:author="Thomas Dietz" w:date="2012-08-08T16:18:00Z">
              <w:r>
                <w:t xml:space="preserve">      &lt;xs:enumeration value="dec-mpls-ttl"/&gt;</w:t>
              </w:r>
            </w:ins>
          </w:p>
          <w:p w14:paraId="06819188" w14:textId="77777777" w:rsidR="00D708FE" w:rsidRDefault="00D708FE" w:rsidP="00D708FE">
            <w:pPr>
              <w:pStyle w:val="XML1"/>
              <w:rPr>
                <w:ins w:id="16058" w:author="Thomas Dietz" w:date="2012-08-08T16:18:00Z"/>
              </w:rPr>
            </w:pPr>
            <w:ins w:id="16059" w:author="Thomas Dietz" w:date="2012-08-08T16:18:00Z">
              <w:r>
                <w:t xml:space="preserve">      &lt;xs:enumeration value="push-vlan"/&gt;</w:t>
              </w:r>
            </w:ins>
          </w:p>
          <w:p w14:paraId="33B8C794" w14:textId="77777777" w:rsidR="00D708FE" w:rsidRDefault="00D708FE" w:rsidP="00D708FE">
            <w:pPr>
              <w:pStyle w:val="XML1"/>
              <w:rPr>
                <w:ins w:id="16060" w:author="Thomas Dietz" w:date="2012-08-08T16:18:00Z"/>
              </w:rPr>
            </w:pPr>
            <w:ins w:id="16061" w:author="Thomas Dietz" w:date="2012-08-08T16:18:00Z">
              <w:r>
                <w:t xml:space="preserve">      &lt;xs:enumeration value="pop-vlan"/&gt;</w:t>
              </w:r>
            </w:ins>
          </w:p>
          <w:p w14:paraId="52CD42F2" w14:textId="77777777" w:rsidR="00D708FE" w:rsidRDefault="00D708FE" w:rsidP="00D708FE">
            <w:pPr>
              <w:pStyle w:val="XML1"/>
              <w:rPr>
                <w:ins w:id="16062" w:author="Thomas Dietz" w:date="2012-08-08T16:18:00Z"/>
              </w:rPr>
            </w:pPr>
            <w:ins w:id="16063" w:author="Thomas Dietz" w:date="2012-08-08T16:18:00Z">
              <w:r>
                <w:t xml:space="preserve">      &lt;xs:enumeration value="push-mpls"/&gt;</w:t>
              </w:r>
            </w:ins>
          </w:p>
          <w:p w14:paraId="278E1103" w14:textId="77777777" w:rsidR="00D708FE" w:rsidRDefault="00D708FE" w:rsidP="00D708FE">
            <w:pPr>
              <w:pStyle w:val="XML1"/>
              <w:rPr>
                <w:ins w:id="16064" w:author="Thomas Dietz" w:date="2012-08-08T16:18:00Z"/>
              </w:rPr>
            </w:pPr>
            <w:ins w:id="16065" w:author="Thomas Dietz" w:date="2012-08-08T16:18:00Z">
              <w:r>
                <w:t xml:space="preserve">      &lt;xs:enumeration value="pop-mpls"/&gt;</w:t>
              </w:r>
            </w:ins>
          </w:p>
          <w:p w14:paraId="102F646D" w14:textId="77777777" w:rsidR="00D708FE" w:rsidRDefault="00D708FE" w:rsidP="00D708FE">
            <w:pPr>
              <w:pStyle w:val="XML1"/>
              <w:rPr>
                <w:ins w:id="16066" w:author="Thomas Dietz" w:date="2012-08-08T16:18:00Z"/>
              </w:rPr>
            </w:pPr>
            <w:ins w:id="16067" w:author="Thomas Dietz" w:date="2012-08-08T16:18:00Z">
              <w:r>
                <w:t xml:space="preserve">      &lt;xs:enumeration value="set-queue"/&gt;</w:t>
              </w:r>
            </w:ins>
          </w:p>
          <w:p w14:paraId="052C7641" w14:textId="77777777" w:rsidR="00D708FE" w:rsidRDefault="00D708FE" w:rsidP="00D708FE">
            <w:pPr>
              <w:pStyle w:val="XML1"/>
              <w:rPr>
                <w:ins w:id="16068" w:author="Thomas Dietz" w:date="2012-08-08T16:18:00Z"/>
              </w:rPr>
            </w:pPr>
            <w:ins w:id="16069" w:author="Thomas Dietz" w:date="2012-08-08T16:18:00Z">
              <w:r>
                <w:t xml:space="preserve">      &lt;xs:enumeration value="group"/&gt;</w:t>
              </w:r>
            </w:ins>
          </w:p>
          <w:p w14:paraId="15C14820" w14:textId="77777777" w:rsidR="00D708FE" w:rsidRDefault="00D708FE" w:rsidP="00D708FE">
            <w:pPr>
              <w:pStyle w:val="XML1"/>
              <w:rPr>
                <w:ins w:id="16070" w:author="Thomas Dietz" w:date="2012-08-08T16:18:00Z"/>
              </w:rPr>
            </w:pPr>
            <w:ins w:id="16071" w:author="Thomas Dietz" w:date="2012-08-08T16:18:00Z">
              <w:r>
                <w:t xml:space="preserve">      &lt;xs:enumeration value="set-nw-ttl"/&gt;</w:t>
              </w:r>
            </w:ins>
          </w:p>
          <w:p w14:paraId="32F8A30E" w14:textId="77777777" w:rsidR="00D708FE" w:rsidRDefault="00D708FE" w:rsidP="00D708FE">
            <w:pPr>
              <w:pStyle w:val="XML1"/>
              <w:rPr>
                <w:ins w:id="16072" w:author="Thomas Dietz" w:date="2012-08-08T16:18:00Z"/>
              </w:rPr>
            </w:pPr>
            <w:ins w:id="16073" w:author="Thomas Dietz" w:date="2012-08-08T16:18:00Z">
              <w:r>
                <w:t xml:space="preserve">      &lt;xs:enumeration value="dec-nw-ttl"/&gt;</w:t>
              </w:r>
            </w:ins>
          </w:p>
          <w:p w14:paraId="0794291B" w14:textId="77777777" w:rsidR="00D708FE" w:rsidRDefault="00D708FE" w:rsidP="00D708FE">
            <w:pPr>
              <w:pStyle w:val="XML1"/>
              <w:rPr>
                <w:ins w:id="16074" w:author="Thomas Dietz" w:date="2012-08-08T16:18:00Z"/>
              </w:rPr>
            </w:pPr>
            <w:ins w:id="16075" w:author="Thomas Dietz" w:date="2012-08-08T16:18:00Z">
              <w:r>
                <w:lastRenderedPageBreak/>
                <w:t xml:space="preserve">      &lt;xs:enumeration value="set-field"/&gt;</w:t>
              </w:r>
            </w:ins>
          </w:p>
          <w:p w14:paraId="59F99C31" w14:textId="77777777" w:rsidR="00D708FE" w:rsidRDefault="00D708FE" w:rsidP="00D708FE">
            <w:pPr>
              <w:pStyle w:val="XML1"/>
              <w:rPr>
                <w:ins w:id="16076" w:author="Thomas Dietz" w:date="2012-08-08T16:18:00Z"/>
              </w:rPr>
            </w:pPr>
            <w:ins w:id="16077" w:author="Thomas Dietz" w:date="2012-08-08T16:18:00Z">
              <w:r>
                <w:t xml:space="preserve">    &lt;/xs:restriction&gt;</w:t>
              </w:r>
            </w:ins>
          </w:p>
          <w:p w14:paraId="57E9E428" w14:textId="77777777" w:rsidR="00D708FE" w:rsidRDefault="00D708FE" w:rsidP="00D708FE">
            <w:pPr>
              <w:pStyle w:val="XML1"/>
              <w:rPr>
                <w:ins w:id="16078" w:author="Thomas Dietz" w:date="2012-08-08T16:18:00Z"/>
              </w:rPr>
            </w:pPr>
            <w:ins w:id="16079" w:author="Thomas Dietz" w:date="2012-08-08T16:18:00Z">
              <w:r>
                <w:t xml:space="preserve">  &lt;/xs:simpleType&gt;</w:t>
              </w:r>
            </w:ins>
          </w:p>
          <w:p w14:paraId="42E2C300" w14:textId="77777777" w:rsidR="00D708FE" w:rsidRDefault="00D708FE" w:rsidP="00D708FE">
            <w:pPr>
              <w:pStyle w:val="XML1"/>
              <w:rPr>
                <w:ins w:id="16080" w:author="Thomas Dietz" w:date="2012-08-08T16:18:00Z"/>
              </w:rPr>
            </w:pPr>
            <w:ins w:id="16081" w:author="Thomas Dietz" w:date="2012-08-08T16:18:00Z">
              <w:r>
                <w:t xml:space="preserve">  &lt;xs:simpleType name="OFInstructionType"&gt;</w:t>
              </w:r>
            </w:ins>
          </w:p>
          <w:p w14:paraId="105FA321" w14:textId="77777777" w:rsidR="00D708FE" w:rsidRDefault="00D708FE" w:rsidP="00D708FE">
            <w:pPr>
              <w:pStyle w:val="XML1"/>
              <w:rPr>
                <w:ins w:id="16082" w:author="Thomas Dietz" w:date="2012-08-08T16:18:00Z"/>
              </w:rPr>
            </w:pPr>
            <w:ins w:id="16083" w:author="Thomas Dietz" w:date="2012-08-08T16:18:00Z">
              <w:r>
                <w:t xml:space="preserve">    &lt;xs:annotation&gt;</w:t>
              </w:r>
            </w:ins>
          </w:p>
          <w:p w14:paraId="4001F172" w14:textId="77777777" w:rsidR="00D708FE" w:rsidRDefault="00D708FE" w:rsidP="00D708FE">
            <w:pPr>
              <w:pStyle w:val="XML1"/>
              <w:rPr>
                <w:ins w:id="16084" w:author="Thomas Dietz" w:date="2012-08-08T16:18:00Z"/>
              </w:rPr>
            </w:pPr>
            <w:ins w:id="16085" w:author="Thomas Dietz" w:date="2012-08-08T16:18:00Z">
              <w:r>
                <w:t xml:space="preserve">      &lt;xs:documentation&gt;</w:t>
              </w:r>
            </w:ins>
          </w:p>
          <w:p w14:paraId="25986EB1" w14:textId="77777777" w:rsidR="00D708FE" w:rsidRDefault="00D708FE" w:rsidP="00D708FE">
            <w:pPr>
              <w:pStyle w:val="XML1"/>
              <w:rPr>
                <w:ins w:id="16086" w:author="Thomas Dietz" w:date="2012-08-08T16:18:00Z"/>
              </w:rPr>
            </w:pPr>
            <w:ins w:id="16087" w:author="Thomas Dietz" w:date="2012-08-08T16:18:00Z">
              <w:r>
                <w:t xml:space="preserve">        The types of instructions defined in OpenFlow</w:t>
              </w:r>
            </w:ins>
          </w:p>
          <w:p w14:paraId="63DB52B1" w14:textId="77777777" w:rsidR="00D708FE" w:rsidRDefault="00D708FE" w:rsidP="00D708FE">
            <w:pPr>
              <w:pStyle w:val="XML1"/>
              <w:rPr>
                <w:ins w:id="16088" w:author="Thomas Dietz" w:date="2012-08-08T16:18:00Z"/>
              </w:rPr>
            </w:pPr>
            <w:ins w:id="16089" w:author="Thomas Dietz" w:date="2012-08-08T16:18:00Z">
              <w:r>
                <w:t xml:space="preserve">        Switch Specification versions 1.2, 1.3, and 1.3.1.</w:t>
              </w:r>
            </w:ins>
          </w:p>
          <w:p w14:paraId="70003AB2" w14:textId="77777777" w:rsidR="00D708FE" w:rsidRDefault="00D708FE" w:rsidP="00D708FE">
            <w:pPr>
              <w:pStyle w:val="XML1"/>
              <w:rPr>
                <w:ins w:id="16090" w:author="Thomas Dietz" w:date="2012-08-08T16:18:00Z"/>
              </w:rPr>
            </w:pPr>
            <w:ins w:id="16091" w:author="Thomas Dietz" w:date="2012-08-08T16:18:00Z">
              <w:r>
                <w:t xml:space="preserve">      &lt;/xs:documentation&gt;</w:t>
              </w:r>
            </w:ins>
          </w:p>
          <w:p w14:paraId="53D8BC2B" w14:textId="77777777" w:rsidR="00D708FE" w:rsidRDefault="00D708FE" w:rsidP="00D708FE">
            <w:pPr>
              <w:pStyle w:val="XML1"/>
              <w:rPr>
                <w:ins w:id="16092" w:author="Thomas Dietz" w:date="2012-08-08T16:18:00Z"/>
              </w:rPr>
            </w:pPr>
            <w:ins w:id="16093" w:author="Thomas Dietz" w:date="2012-08-08T16:18:00Z">
              <w:r>
                <w:t xml:space="preserve">    &lt;/xs:annotation&gt;</w:t>
              </w:r>
            </w:ins>
          </w:p>
          <w:p w14:paraId="3CB7A10D" w14:textId="77777777" w:rsidR="00D708FE" w:rsidRDefault="00D708FE" w:rsidP="00D708FE">
            <w:pPr>
              <w:pStyle w:val="XML1"/>
              <w:rPr>
                <w:ins w:id="16094" w:author="Thomas Dietz" w:date="2012-08-08T16:18:00Z"/>
              </w:rPr>
            </w:pPr>
          </w:p>
          <w:p w14:paraId="6BAA4AFC" w14:textId="77777777" w:rsidR="00D708FE" w:rsidRDefault="00D708FE" w:rsidP="00D708FE">
            <w:pPr>
              <w:pStyle w:val="XML1"/>
              <w:rPr>
                <w:ins w:id="16095" w:author="Thomas Dietz" w:date="2012-08-08T16:18:00Z"/>
              </w:rPr>
            </w:pPr>
            <w:ins w:id="16096" w:author="Thomas Dietz" w:date="2012-08-08T16:18:00Z">
              <w:r>
                <w:t xml:space="preserve">    &lt;xs:restriction base="xs:string"&gt;</w:t>
              </w:r>
            </w:ins>
          </w:p>
          <w:p w14:paraId="7F0B8886" w14:textId="77777777" w:rsidR="00D708FE" w:rsidRDefault="00D708FE" w:rsidP="00D708FE">
            <w:pPr>
              <w:pStyle w:val="XML1"/>
              <w:rPr>
                <w:ins w:id="16097" w:author="Thomas Dietz" w:date="2012-08-08T16:18:00Z"/>
              </w:rPr>
            </w:pPr>
            <w:ins w:id="16098" w:author="Thomas Dietz" w:date="2012-08-08T16:18:00Z">
              <w:r>
                <w:t xml:space="preserve">      &lt;xs:enumeration value="apply-actions"/&gt;</w:t>
              </w:r>
            </w:ins>
          </w:p>
          <w:p w14:paraId="78817AEE" w14:textId="77777777" w:rsidR="00D708FE" w:rsidRDefault="00D708FE" w:rsidP="00D708FE">
            <w:pPr>
              <w:pStyle w:val="XML1"/>
              <w:rPr>
                <w:ins w:id="16099" w:author="Thomas Dietz" w:date="2012-08-08T16:18:00Z"/>
              </w:rPr>
            </w:pPr>
            <w:ins w:id="16100" w:author="Thomas Dietz" w:date="2012-08-08T16:18:00Z">
              <w:r>
                <w:t xml:space="preserve">      &lt;xs:enumeration value="clear-actions"/&gt;</w:t>
              </w:r>
            </w:ins>
          </w:p>
          <w:p w14:paraId="1A55FF37" w14:textId="77777777" w:rsidR="00D708FE" w:rsidRDefault="00D708FE" w:rsidP="00D708FE">
            <w:pPr>
              <w:pStyle w:val="XML1"/>
              <w:rPr>
                <w:ins w:id="16101" w:author="Thomas Dietz" w:date="2012-08-08T16:18:00Z"/>
              </w:rPr>
            </w:pPr>
            <w:ins w:id="16102" w:author="Thomas Dietz" w:date="2012-08-08T16:18:00Z">
              <w:r>
                <w:t xml:space="preserve">      &lt;xs:enumeration value="write-actions"/&gt;</w:t>
              </w:r>
            </w:ins>
          </w:p>
          <w:p w14:paraId="702C931B" w14:textId="77777777" w:rsidR="00D708FE" w:rsidRDefault="00D708FE" w:rsidP="00D708FE">
            <w:pPr>
              <w:pStyle w:val="XML1"/>
              <w:rPr>
                <w:ins w:id="16103" w:author="Thomas Dietz" w:date="2012-08-08T16:18:00Z"/>
              </w:rPr>
            </w:pPr>
            <w:ins w:id="16104" w:author="Thomas Dietz" w:date="2012-08-08T16:18:00Z">
              <w:r>
                <w:t xml:space="preserve">      &lt;xs:enumeration value="write-metadata"/&gt;</w:t>
              </w:r>
            </w:ins>
          </w:p>
          <w:p w14:paraId="79146080" w14:textId="77777777" w:rsidR="00D708FE" w:rsidRDefault="00D708FE" w:rsidP="00D708FE">
            <w:pPr>
              <w:pStyle w:val="XML1"/>
              <w:rPr>
                <w:ins w:id="16105" w:author="Thomas Dietz" w:date="2012-08-08T16:18:00Z"/>
              </w:rPr>
            </w:pPr>
            <w:ins w:id="16106" w:author="Thomas Dietz" w:date="2012-08-08T16:18:00Z">
              <w:r>
                <w:t xml:space="preserve">      &lt;xs:enumeration value="goto-table"/&gt;</w:t>
              </w:r>
            </w:ins>
          </w:p>
          <w:p w14:paraId="1DC70BB5" w14:textId="77777777" w:rsidR="00D708FE" w:rsidRDefault="00D708FE" w:rsidP="00D708FE">
            <w:pPr>
              <w:pStyle w:val="XML1"/>
              <w:rPr>
                <w:ins w:id="16107" w:author="Thomas Dietz" w:date="2012-08-08T16:18:00Z"/>
              </w:rPr>
            </w:pPr>
            <w:ins w:id="16108" w:author="Thomas Dietz" w:date="2012-08-08T16:18:00Z">
              <w:r>
                <w:t xml:space="preserve">    &lt;/xs:restriction&gt;</w:t>
              </w:r>
            </w:ins>
          </w:p>
          <w:p w14:paraId="7818E64F" w14:textId="77777777" w:rsidR="00D708FE" w:rsidRDefault="00D708FE" w:rsidP="00D708FE">
            <w:pPr>
              <w:pStyle w:val="XML1"/>
              <w:rPr>
                <w:ins w:id="16109" w:author="Thomas Dietz" w:date="2012-08-08T16:18:00Z"/>
              </w:rPr>
            </w:pPr>
            <w:ins w:id="16110" w:author="Thomas Dietz" w:date="2012-08-08T16:18:00Z">
              <w:r>
                <w:t xml:space="preserve">  &lt;/xs:simpleType&gt;</w:t>
              </w:r>
            </w:ins>
          </w:p>
          <w:p w14:paraId="6E485072" w14:textId="77777777" w:rsidR="00D708FE" w:rsidRDefault="00D708FE" w:rsidP="00D708FE">
            <w:pPr>
              <w:pStyle w:val="XML1"/>
              <w:rPr>
                <w:ins w:id="16111" w:author="Thomas Dietz" w:date="2012-08-08T16:18:00Z"/>
              </w:rPr>
            </w:pPr>
            <w:ins w:id="16112" w:author="Thomas Dietz" w:date="2012-08-08T16:18:00Z">
              <w:r>
                <w:t xml:space="preserve">  &lt;xs:simpleType name="OFMatchFieldType"&gt;</w:t>
              </w:r>
            </w:ins>
          </w:p>
          <w:p w14:paraId="674306E5" w14:textId="77777777" w:rsidR="00D708FE" w:rsidRDefault="00D708FE" w:rsidP="00D708FE">
            <w:pPr>
              <w:pStyle w:val="XML1"/>
              <w:rPr>
                <w:ins w:id="16113" w:author="Thomas Dietz" w:date="2012-08-08T16:18:00Z"/>
              </w:rPr>
            </w:pPr>
            <w:ins w:id="16114" w:author="Thomas Dietz" w:date="2012-08-08T16:18:00Z">
              <w:r>
                <w:t xml:space="preserve">    &lt;xs:annotation&gt;</w:t>
              </w:r>
            </w:ins>
          </w:p>
          <w:p w14:paraId="116C652C" w14:textId="77777777" w:rsidR="00D708FE" w:rsidRDefault="00D708FE" w:rsidP="00D708FE">
            <w:pPr>
              <w:pStyle w:val="XML1"/>
              <w:rPr>
                <w:ins w:id="16115" w:author="Thomas Dietz" w:date="2012-08-08T16:18:00Z"/>
              </w:rPr>
            </w:pPr>
            <w:ins w:id="16116" w:author="Thomas Dietz" w:date="2012-08-08T16:18:00Z">
              <w:r>
                <w:t xml:space="preserve">      &lt;xs:documentation&gt;</w:t>
              </w:r>
            </w:ins>
          </w:p>
          <w:p w14:paraId="067204A2" w14:textId="77777777" w:rsidR="00D708FE" w:rsidRDefault="00D708FE" w:rsidP="00D708FE">
            <w:pPr>
              <w:pStyle w:val="XML1"/>
              <w:rPr>
                <w:ins w:id="16117" w:author="Thomas Dietz" w:date="2012-08-08T16:18:00Z"/>
              </w:rPr>
            </w:pPr>
            <w:ins w:id="16118" w:author="Thomas Dietz" w:date="2012-08-08T16:18:00Z">
              <w:r>
                <w:t xml:space="preserve">        The types of match field defined in OpenFlow</w:t>
              </w:r>
            </w:ins>
          </w:p>
          <w:p w14:paraId="5F285E71" w14:textId="77777777" w:rsidR="00D708FE" w:rsidRDefault="00D708FE" w:rsidP="00D708FE">
            <w:pPr>
              <w:pStyle w:val="XML1"/>
              <w:rPr>
                <w:ins w:id="16119" w:author="Thomas Dietz" w:date="2012-08-08T16:18:00Z"/>
              </w:rPr>
            </w:pPr>
            <w:ins w:id="16120" w:author="Thomas Dietz" w:date="2012-08-08T16:18:00Z">
              <w:r>
                <w:t xml:space="preserve">        Switch Specification versions 1.2, 1.3, and 1.3.1.</w:t>
              </w:r>
            </w:ins>
          </w:p>
          <w:p w14:paraId="2ABBF99B" w14:textId="77777777" w:rsidR="00D708FE" w:rsidRDefault="00D708FE" w:rsidP="00D708FE">
            <w:pPr>
              <w:pStyle w:val="XML1"/>
              <w:rPr>
                <w:ins w:id="16121" w:author="Thomas Dietz" w:date="2012-08-08T16:18:00Z"/>
              </w:rPr>
            </w:pPr>
            <w:ins w:id="16122" w:author="Thomas Dietz" w:date="2012-08-08T16:18:00Z">
              <w:r>
                <w:t xml:space="preserve">      &lt;/xs:documentation&gt;</w:t>
              </w:r>
            </w:ins>
          </w:p>
          <w:p w14:paraId="08638003" w14:textId="77777777" w:rsidR="00D708FE" w:rsidRDefault="00D708FE" w:rsidP="00D708FE">
            <w:pPr>
              <w:pStyle w:val="XML1"/>
              <w:rPr>
                <w:ins w:id="16123" w:author="Thomas Dietz" w:date="2012-08-08T16:18:00Z"/>
              </w:rPr>
            </w:pPr>
            <w:ins w:id="16124" w:author="Thomas Dietz" w:date="2012-08-08T16:18:00Z">
              <w:r>
                <w:t xml:space="preserve">    &lt;/xs:annotation&gt;</w:t>
              </w:r>
            </w:ins>
          </w:p>
          <w:p w14:paraId="6C329840" w14:textId="77777777" w:rsidR="00D708FE" w:rsidRDefault="00D708FE" w:rsidP="00D708FE">
            <w:pPr>
              <w:pStyle w:val="XML1"/>
              <w:rPr>
                <w:ins w:id="16125" w:author="Thomas Dietz" w:date="2012-08-08T16:18:00Z"/>
              </w:rPr>
            </w:pPr>
          </w:p>
          <w:p w14:paraId="6C07D30C" w14:textId="77777777" w:rsidR="00D708FE" w:rsidRDefault="00D708FE" w:rsidP="00D708FE">
            <w:pPr>
              <w:pStyle w:val="XML1"/>
              <w:rPr>
                <w:ins w:id="16126" w:author="Thomas Dietz" w:date="2012-08-08T16:18:00Z"/>
              </w:rPr>
            </w:pPr>
            <w:ins w:id="16127" w:author="Thomas Dietz" w:date="2012-08-08T16:18:00Z">
              <w:r>
                <w:t xml:space="preserve">    &lt;xs:restriction base="xs:string"&gt;</w:t>
              </w:r>
            </w:ins>
          </w:p>
          <w:p w14:paraId="033860AF" w14:textId="77777777" w:rsidR="00D708FE" w:rsidRDefault="00D708FE" w:rsidP="00D708FE">
            <w:pPr>
              <w:pStyle w:val="XML1"/>
              <w:rPr>
                <w:ins w:id="16128" w:author="Thomas Dietz" w:date="2012-08-08T16:18:00Z"/>
              </w:rPr>
            </w:pPr>
            <w:ins w:id="16129" w:author="Thomas Dietz" w:date="2012-08-08T16:18:00Z">
              <w:r>
                <w:t xml:space="preserve">      &lt;xs:enumeration value="input-port"/&gt;</w:t>
              </w:r>
            </w:ins>
          </w:p>
          <w:p w14:paraId="24E1CDA7" w14:textId="77777777" w:rsidR="00D708FE" w:rsidRDefault="00D708FE" w:rsidP="00D708FE">
            <w:pPr>
              <w:pStyle w:val="XML1"/>
              <w:rPr>
                <w:ins w:id="16130" w:author="Thomas Dietz" w:date="2012-08-08T16:18:00Z"/>
              </w:rPr>
            </w:pPr>
            <w:ins w:id="16131" w:author="Thomas Dietz" w:date="2012-08-08T16:18:00Z">
              <w:r>
                <w:t xml:space="preserve">      &lt;xs:enumeration value="physical-input-port"/&gt;</w:t>
              </w:r>
            </w:ins>
          </w:p>
          <w:p w14:paraId="059B3C5E" w14:textId="77777777" w:rsidR="00D708FE" w:rsidRDefault="00D708FE" w:rsidP="00D708FE">
            <w:pPr>
              <w:pStyle w:val="XML1"/>
              <w:rPr>
                <w:ins w:id="16132" w:author="Thomas Dietz" w:date="2012-08-08T16:18:00Z"/>
              </w:rPr>
            </w:pPr>
            <w:ins w:id="16133" w:author="Thomas Dietz" w:date="2012-08-08T16:18:00Z">
              <w:r>
                <w:t xml:space="preserve">      &lt;xs:enumeration value="metadata"/&gt;</w:t>
              </w:r>
            </w:ins>
          </w:p>
          <w:p w14:paraId="2F678B36" w14:textId="77777777" w:rsidR="00D708FE" w:rsidRDefault="00D708FE" w:rsidP="00D708FE">
            <w:pPr>
              <w:pStyle w:val="XML1"/>
              <w:rPr>
                <w:ins w:id="16134" w:author="Thomas Dietz" w:date="2012-08-08T16:18:00Z"/>
              </w:rPr>
            </w:pPr>
            <w:ins w:id="16135" w:author="Thomas Dietz" w:date="2012-08-08T16:18:00Z">
              <w:r>
                <w:t xml:space="preserve">      &lt;xs:enumeration value="ethernet-dest"/&gt;</w:t>
              </w:r>
            </w:ins>
          </w:p>
          <w:p w14:paraId="32545EC6" w14:textId="77777777" w:rsidR="00D708FE" w:rsidRDefault="00D708FE" w:rsidP="00D708FE">
            <w:pPr>
              <w:pStyle w:val="XML1"/>
              <w:rPr>
                <w:ins w:id="16136" w:author="Thomas Dietz" w:date="2012-08-08T16:18:00Z"/>
              </w:rPr>
            </w:pPr>
            <w:ins w:id="16137" w:author="Thomas Dietz" w:date="2012-08-08T16:18:00Z">
              <w:r>
                <w:t xml:space="preserve">      &lt;xs:enumeration value="ethernet-src"/&gt;</w:t>
              </w:r>
            </w:ins>
          </w:p>
          <w:p w14:paraId="69C4A8B2" w14:textId="77777777" w:rsidR="00D708FE" w:rsidRDefault="00D708FE" w:rsidP="00D708FE">
            <w:pPr>
              <w:pStyle w:val="XML1"/>
              <w:rPr>
                <w:ins w:id="16138" w:author="Thomas Dietz" w:date="2012-08-08T16:18:00Z"/>
              </w:rPr>
            </w:pPr>
            <w:ins w:id="16139" w:author="Thomas Dietz" w:date="2012-08-08T16:18:00Z">
              <w:r>
                <w:t xml:space="preserve">      &lt;xs:enumeration value="ethernet-frame-type"/&gt;</w:t>
              </w:r>
            </w:ins>
          </w:p>
          <w:p w14:paraId="38889B8B" w14:textId="77777777" w:rsidR="00D708FE" w:rsidRDefault="00D708FE" w:rsidP="00D708FE">
            <w:pPr>
              <w:pStyle w:val="XML1"/>
              <w:rPr>
                <w:ins w:id="16140" w:author="Thomas Dietz" w:date="2012-08-08T16:18:00Z"/>
              </w:rPr>
            </w:pPr>
            <w:ins w:id="16141" w:author="Thomas Dietz" w:date="2012-08-08T16:18:00Z">
              <w:r>
                <w:t xml:space="preserve">      &lt;xs:enumeration value="vlan-id"/&gt;</w:t>
              </w:r>
            </w:ins>
          </w:p>
          <w:p w14:paraId="6BC3E608" w14:textId="77777777" w:rsidR="00D708FE" w:rsidRDefault="00D708FE" w:rsidP="00D708FE">
            <w:pPr>
              <w:pStyle w:val="XML1"/>
              <w:rPr>
                <w:ins w:id="16142" w:author="Thomas Dietz" w:date="2012-08-08T16:18:00Z"/>
              </w:rPr>
            </w:pPr>
            <w:ins w:id="16143" w:author="Thomas Dietz" w:date="2012-08-08T16:18:00Z">
              <w:r>
                <w:t xml:space="preserve">      &lt;xs:enumeration value="vlan-priority"/&gt;</w:t>
              </w:r>
            </w:ins>
          </w:p>
          <w:p w14:paraId="555CA622" w14:textId="77777777" w:rsidR="00D708FE" w:rsidRDefault="00D708FE" w:rsidP="00D708FE">
            <w:pPr>
              <w:pStyle w:val="XML1"/>
              <w:rPr>
                <w:ins w:id="16144" w:author="Thomas Dietz" w:date="2012-08-08T16:18:00Z"/>
              </w:rPr>
            </w:pPr>
            <w:ins w:id="16145" w:author="Thomas Dietz" w:date="2012-08-08T16:18:00Z">
              <w:r>
                <w:t xml:space="preserve">      &lt;xs:enumeration value="ip-dscp"/&gt;</w:t>
              </w:r>
            </w:ins>
          </w:p>
          <w:p w14:paraId="5E5E4F79" w14:textId="77777777" w:rsidR="00D708FE" w:rsidRDefault="00D708FE" w:rsidP="00D708FE">
            <w:pPr>
              <w:pStyle w:val="XML1"/>
              <w:rPr>
                <w:ins w:id="16146" w:author="Thomas Dietz" w:date="2012-08-08T16:18:00Z"/>
              </w:rPr>
            </w:pPr>
            <w:ins w:id="16147" w:author="Thomas Dietz" w:date="2012-08-08T16:18:00Z">
              <w:r>
                <w:t xml:space="preserve">      &lt;xs:enumeration value="ip-ecn"/&gt;</w:t>
              </w:r>
            </w:ins>
          </w:p>
          <w:p w14:paraId="631BCF17" w14:textId="77777777" w:rsidR="00D708FE" w:rsidRDefault="00D708FE" w:rsidP="00D708FE">
            <w:pPr>
              <w:pStyle w:val="XML1"/>
              <w:rPr>
                <w:ins w:id="16148" w:author="Thomas Dietz" w:date="2012-08-08T16:18:00Z"/>
              </w:rPr>
            </w:pPr>
            <w:ins w:id="16149" w:author="Thomas Dietz" w:date="2012-08-08T16:18:00Z">
              <w:r>
                <w:t xml:space="preserve">      &lt;xs:enumeration value="ip-protocol"/&gt;</w:t>
              </w:r>
            </w:ins>
          </w:p>
          <w:p w14:paraId="3CE4820B" w14:textId="77777777" w:rsidR="00D708FE" w:rsidRDefault="00D708FE" w:rsidP="00D708FE">
            <w:pPr>
              <w:pStyle w:val="XML1"/>
              <w:rPr>
                <w:ins w:id="16150" w:author="Thomas Dietz" w:date="2012-08-08T16:18:00Z"/>
              </w:rPr>
            </w:pPr>
            <w:ins w:id="16151" w:author="Thomas Dietz" w:date="2012-08-08T16:18:00Z">
              <w:r>
                <w:t xml:space="preserve">      &lt;xs:enumeration value="ipv4-src"/&gt;</w:t>
              </w:r>
            </w:ins>
          </w:p>
          <w:p w14:paraId="255DADEC" w14:textId="77777777" w:rsidR="00D708FE" w:rsidRDefault="00D708FE" w:rsidP="00D708FE">
            <w:pPr>
              <w:pStyle w:val="XML1"/>
              <w:rPr>
                <w:ins w:id="16152" w:author="Thomas Dietz" w:date="2012-08-08T16:18:00Z"/>
              </w:rPr>
            </w:pPr>
            <w:ins w:id="16153" w:author="Thomas Dietz" w:date="2012-08-08T16:18:00Z">
              <w:r>
                <w:t xml:space="preserve">      &lt;xs:enumeration value="ipv4-dest"/&gt;</w:t>
              </w:r>
            </w:ins>
          </w:p>
          <w:p w14:paraId="15E60CFB" w14:textId="77777777" w:rsidR="00D708FE" w:rsidRDefault="00D708FE" w:rsidP="00D708FE">
            <w:pPr>
              <w:pStyle w:val="XML1"/>
              <w:rPr>
                <w:ins w:id="16154" w:author="Thomas Dietz" w:date="2012-08-08T16:18:00Z"/>
              </w:rPr>
            </w:pPr>
            <w:ins w:id="16155" w:author="Thomas Dietz" w:date="2012-08-08T16:18:00Z">
              <w:r>
                <w:t xml:space="preserve">      &lt;xs:enumeration value="tcp-src"/&gt;</w:t>
              </w:r>
            </w:ins>
          </w:p>
          <w:p w14:paraId="358CAF48" w14:textId="77777777" w:rsidR="00D708FE" w:rsidRDefault="00D708FE" w:rsidP="00D708FE">
            <w:pPr>
              <w:pStyle w:val="XML1"/>
              <w:rPr>
                <w:ins w:id="16156" w:author="Thomas Dietz" w:date="2012-08-08T16:18:00Z"/>
              </w:rPr>
            </w:pPr>
            <w:ins w:id="16157" w:author="Thomas Dietz" w:date="2012-08-08T16:18:00Z">
              <w:r>
                <w:t xml:space="preserve">      &lt;xs:enumeration value="tcp-dest"/&gt;</w:t>
              </w:r>
            </w:ins>
          </w:p>
          <w:p w14:paraId="712D3C8A" w14:textId="77777777" w:rsidR="00D708FE" w:rsidRDefault="00D708FE" w:rsidP="00D708FE">
            <w:pPr>
              <w:pStyle w:val="XML1"/>
              <w:rPr>
                <w:ins w:id="16158" w:author="Thomas Dietz" w:date="2012-08-08T16:18:00Z"/>
              </w:rPr>
            </w:pPr>
            <w:ins w:id="16159" w:author="Thomas Dietz" w:date="2012-08-08T16:18:00Z">
              <w:r>
                <w:t xml:space="preserve">      &lt;xs:enumeration value="udp-src"/&gt;</w:t>
              </w:r>
            </w:ins>
          </w:p>
          <w:p w14:paraId="6F785CBC" w14:textId="77777777" w:rsidR="00D708FE" w:rsidRDefault="00D708FE" w:rsidP="00D708FE">
            <w:pPr>
              <w:pStyle w:val="XML1"/>
              <w:rPr>
                <w:ins w:id="16160" w:author="Thomas Dietz" w:date="2012-08-08T16:18:00Z"/>
              </w:rPr>
            </w:pPr>
            <w:ins w:id="16161" w:author="Thomas Dietz" w:date="2012-08-08T16:18:00Z">
              <w:r>
                <w:t xml:space="preserve">      &lt;xs:enumeration value="udp-dest"/&gt;</w:t>
              </w:r>
            </w:ins>
          </w:p>
          <w:p w14:paraId="778A99FF" w14:textId="77777777" w:rsidR="00D708FE" w:rsidRDefault="00D708FE" w:rsidP="00D708FE">
            <w:pPr>
              <w:pStyle w:val="XML1"/>
              <w:rPr>
                <w:ins w:id="16162" w:author="Thomas Dietz" w:date="2012-08-08T16:18:00Z"/>
              </w:rPr>
            </w:pPr>
            <w:ins w:id="16163" w:author="Thomas Dietz" w:date="2012-08-08T16:18:00Z">
              <w:r>
                <w:t xml:space="preserve">      &lt;xs:enumeration value="sctp-src"/&gt;</w:t>
              </w:r>
            </w:ins>
          </w:p>
          <w:p w14:paraId="1B42B5AA" w14:textId="77777777" w:rsidR="00D708FE" w:rsidRDefault="00D708FE" w:rsidP="00D708FE">
            <w:pPr>
              <w:pStyle w:val="XML1"/>
              <w:rPr>
                <w:ins w:id="16164" w:author="Thomas Dietz" w:date="2012-08-08T16:18:00Z"/>
              </w:rPr>
            </w:pPr>
            <w:ins w:id="16165" w:author="Thomas Dietz" w:date="2012-08-08T16:18:00Z">
              <w:r>
                <w:t xml:space="preserve">      &lt;xs:enumeration value="sctp-dest"/&gt;</w:t>
              </w:r>
            </w:ins>
          </w:p>
          <w:p w14:paraId="693FEF21" w14:textId="77777777" w:rsidR="00D708FE" w:rsidRDefault="00D708FE" w:rsidP="00D708FE">
            <w:pPr>
              <w:pStyle w:val="XML1"/>
              <w:rPr>
                <w:ins w:id="16166" w:author="Thomas Dietz" w:date="2012-08-08T16:18:00Z"/>
              </w:rPr>
            </w:pPr>
            <w:ins w:id="16167" w:author="Thomas Dietz" w:date="2012-08-08T16:18:00Z">
              <w:r>
                <w:t xml:space="preserve">      &lt;xs:enumeration value="icmpv4-type"/&gt;</w:t>
              </w:r>
            </w:ins>
          </w:p>
          <w:p w14:paraId="54C5C3EA" w14:textId="77777777" w:rsidR="00D708FE" w:rsidRDefault="00D708FE" w:rsidP="00D708FE">
            <w:pPr>
              <w:pStyle w:val="XML1"/>
              <w:rPr>
                <w:ins w:id="16168" w:author="Thomas Dietz" w:date="2012-08-08T16:18:00Z"/>
              </w:rPr>
            </w:pPr>
            <w:ins w:id="16169" w:author="Thomas Dietz" w:date="2012-08-08T16:18:00Z">
              <w:r>
                <w:t xml:space="preserve">      &lt;xs:enumeration value="icmpv4-code"/&gt;</w:t>
              </w:r>
            </w:ins>
          </w:p>
          <w:p w14:paraId="41F9DCAC" w14:textId="77777777" w:rsidR="00D708FE" w:rsidRDefault="00D708FE" w:rsidP="00D708FE">
            <w:pPr>
              <w:pStyle w:val="XML1"/>
              <w:rPr>
                <w:ins w:id="16170" w:author="Thomas Dietz" w:date="2012-08-08T16:18:00Z"/>
              </w:rPr>
            </w:pPr>
            <w:ins w:id="16171" w:author="Thomas Dietz" w:date="2012-08-08T16:18:00Z">
              <w:r>
                <w:t xml:space="preserve">      &lt;xs:enumeration value="arp-op"/&gt;</w:t>
              </w:r>
            </w:ins>
          </w:p>
          <w:p w14:paraId="29938535" w14:textId="77777777" w:rsidR="00D708FE" w:rsidRDefault="00D708FE" w:rsidP="00D708FE">
            <w:pPr>
              <w:pStyle w:val="XML1"/>
              <w:rPr>
                <w:ins w:id="16172" w:author="Thomas Dietz" w:date="2012-08-08T16:18:00Z"/>
              </w:rPr>
            </w:pPr>
            <w:ins w:id="16173" w:author="Thomas Dietz" w:date="2012-08-08T16:18:00Z">
              <w:r>
                <w:t xml:space="preserve">      &lt;xs:enumeration value="arp-src-ip-address"/&gt;</w:t>
              </w:r>
            </w:ins>
          </w:p>
          <w:p w14:paraId="1B6A0A1D" w14:textId="77777777" w:rsidR="00D708FE" w:rsidRDefault="00D708FE" w:rsidP="00D708FE">
            <w:pPr>
              <w:pStyle w:val="XML1"/>
              <w:rPr>
                <w:ins w:id="16174" w:author="Thomas Dietz" w:date="2012-08-08T16:18:00Z"/>
              </w:rPr>
            </w:pPr>
            <w:ins w:id="16175" w:author="Thomas Dietz" w:date="2012-08-08T16:18:00Z">
              <w:r>
                <w:t xml:space="preserve">      &lt;xs:enumeration value="arp-target-ip-address"/&gt;</w:t>
              </w:r>
            </w:ins>
          </w:p>
          <w:p w14:paraId="4E12B56E" w14:textId="77777777" w:rsidR="00D708FE" w:rsidRDefault="00D708FE" w:rsidP="00D708FE">
            <w:pPr>
              <w:pStyle w:val="XML1"/>
              <w:rPr>
                <w:ins w:id="16176" w:author="Thomas Dietz" w:date="2012-08-08T16:18:00Z"/>
              </w:rPr>
            </w:pPr>
            <w:ins w:id="16177" w:author="Thomas Dietz" w:date="2012-08-08T16:18:00Z">
              <w:r>
                <w:t xml:space="preserve">      &lt;xs:enumeration value="arp-src-hardware-address"/&gt;</w:t>
              </w:r>
            </w:ins>
          </w:p>
          <w:p w14:paraId="3EC70DF5" w14:textId="77777777" w:rsidR="00D708FE" w:rsidRDefault="00D708FE" w:rsidP="00D708FE">
            <w:pPr>
              <w:pStyle w:val="XML1"/>
              <w:rPr>
                <w:ins w:id="16178" w:author="Thomas Dietz" w:date="2012-08-08T16:18:00Z"/>
              </w:rPr>
            </w:pPr>
            <w:ins w:id="16179" w:author="Thomas Dietz" w:date="2012-08-08T16:18:00Z">
              <w:r>
                <w:t xml:space="preserve">      &lt;xs:enumeration value="arp-target-hardware-address"/&gt;</w:t>
              </w:r>
            </w:ins>
          </w:p>
          <w:p w14:paraId="756F5767" w14:textId="77777777" w:rsidR="00D708FE" w:rsidRDefault="00D708FE" w:rsidP="00D708FE">
            <w:pPr>
              <w:pStyle w:val="XML1"/>
              <w:rPr>
                <w:ins w:id="16180" w:author="Thomas Dietz" w:date="2012-08-08T16:18:00Z"/>
              </w:rPr>
            </w:pPr>
            <w:ins w:id="16181" w:author="Thomas Dietz" w:date="2012-08-08T16:18:00Z">
              <w:r>
                <w:t xml:space="preserve">      &lt;xs:enumeration value="ipv6-src"/&gt;</w:t>
              </w:r>
            </w:ins>
          </w:p>
          <w:p w14:paraId="4B78FDBB" w14:textId="77777777" w:rsidR="00D708FE" w:rsidRDefault="00D708FE" w:rsidP="00D708FE">
            <w:pPr>
              <w:pStyle w:val="XML1"/>
              <w:rPr>
                <w:ins w:id="16182" w:author="Thomas Dietz" w:date="2012-08-08T16:18:00Z"/>
              </w:rPr>
            </w:pPr>
            <w:ins w:id="16183" w:author="Thomas Dietz" w:date="2012-08-08T16:18:00Z">
              <w:r>
                <w:t xml:space="preserve">      &lt;xs:enumeration value="ipv6-dest"/&gt;</w:t>
              </w:r>
            </w:ins>
          </w:p>
          <w:p w14:paraId="7BAADDC0" w14:textId="77777777" w:rsidR="00D708FE" w:rsidRDefault="00D708FE" w:rsidP="00D708FE">
            <w:pPr>
              <w:pStyle w:val="XML1"/>
              <w:rPr>
                <w:ins w:id="16184" w:author="Thomas Dietz" w:date="2012-08-08T16:18:00Z"/>
              </w:rPr>
            </w:pPr>
            <w:ins w:id="16185" w:author="Thomas Dietz" w:date="2012-08-08T16:18:00Z">
              <w:r>
                <w:lastRenderedPageBreak/>
                <w:t xml:space="preserve">      &lt;xs:enumeration value="ipv6-flow-label"/&gt;</w:t>
              </w:r>
            </w:ins>
          </w:p>
          <w:p w14:paraId="650A0163" w14:textId="77777777" w:rsidR="00D708FE" w:rsidRDefault="00D708FE" w:rsidP="00D708FE">
            <w:pPr>
              <w:pStyle w:val="XML1"/>
              <w:rPr>
                <w:ins w:id="16186" w:author="Thomas Dietz" w:date="2012-08-08T16:18:00Z"/>
              </w:rPr>
            </w:pPr>
            <w:ins w:id="16187" w:author="Thomas Dietz" w:date="2012-08-08T16:18:00Z">
              <w:r>
                <w:t xml:space="preserve">      &lt;xs:enumeration value="icmpv6-type"/&gt;</w:t>
              </w:r>
            </w:ins>
          </w:p>
          <w:p w14:paraId="4BE42FB8" w14:textId="77777777" w:rsidR="00D708FE" w:rsidRDefault="00D708FE" w:rsidP="00D708FE">
            <w:pPr>
              <w:pStyle w:val="XML1"/>
              <w:rPr>
                <w:ins w:id="16188" w:author="Thomas Dietz" w:date="2012-08-08T16:18:00Z"/>
              </w:rPr>
            </w:pPr>
            <w:ins w:id="16189" w:author="Thomas Dietz" w:date="2012-08-08T16:18:00Z">
              <w:r>
                <w:t xml:space="preserve">      &lt;xs:enumeration value="icmpv6-code"/&gt;</w:t>
              </w:r>
            </w:ins>
          </w:p>
          <w:p w14:paraId="0C07903F" w14:textId="77777777" w:rsidR="00D708FE" w:rsidRDefault="00D708FE" w:rsidP="00D708FE">
            <w:pPr>
              <w:pStyle w:val="XML1"/>
              <w:rPr>
                <w:ins w:id="16190" w:author="Thomas Dietz" w:date="2012-08-08T16:18:00Z"/>
              </w:rPr>
            </w:pPr>
            <w:ins w:id="16191" w:author="Thomas Dietz" w:date="2012-08-08T16:18:00Z">
              <w:r>
                <w:t xml:space="preserve">      &lt;xs:enumeration value="ipv6-nd-target"/&gt;</w:t>
              </w:r>
            </w:ins>
          </w:p>
          <w:p w14:paraId="193571AB" w14:textId="77777777" w:rsidR="00D708FE" w:rsidRDefault="00D708FE" w:rsidP="00D708FE">
            <w:pPr>
              <w:pStyle w:val="XML1"/>
              <w:rPr>
                <w:ins w:id="16192" w:author="Thomas Dietz" w:date="2012-08-08T16:18:00Z"/>
              </w:rPr>
            </w:pPr>
            <w:ins w:id="16193" w:author="Thomas Dietz" w:date="2012-08-08T16:18:00Z">
              <w:r>
                <w:t xml:space="preserve">      &lt;xs:enumeration value="ipv6-nd-source-link-layer"/&gt;</w:t>
              </w:r>
            </w:ins>
          </w:p>
          <w:p w14:paraId="32566A1D" w14:textId="77777777" w:rsidR="00D708FE" w:rsidRDefault="00D708FE" w:rsidP="00D708FE">
            <w:pPr>
              <w:pStyle w:val="XML1"/>
              <w:rPr>
                <w:ins w:id="16194" w:author="Thomas Dietz" w:date="2012-08-08T16:18:00Z"/>
              </w:rPr>
            </w:pPr>
            <w:ins w:id="16195" w:author="Thomas Dietz" w:date="2012-08-08T16:18:00Z">
              <w:r>
                <w:t xml:space="preserve">      &lt;xs:enumeration value="ipv6-nd-target-link-layer"/&gt;</w:t>
              </w:r>
            </w:ins>
          </w:p>
          <w:p w14:paraId="3831AED5" w14:textId="77777777" w:rsidR="00D708FE" w:rsidRDefault="00D708FE" w:rsidP="00D708FE">
            <w:pPr>
              <w:pStyle w:val="XML1"/>
              <w:rPr>
                <w:ins w:id="16196" w:author="Thomas Dietz" w:date="2012-08-08T16:18:00Z"/>
              </w:rPr>
            </w:pPr>
            <w:ins w:id="16197" w:author="Thomas Dietz" w:date="2012-08-08T16:18:00Z">
              <w:r>
                <w:t xml:space="preserve">      &lt;xs:enumeration value="mpls-label"/&gt;</w:t>
              </w:r>
            </w:ins>
          </w:p>
          <w:p w14:paraId="650CE21D" w14:textId="77777777" w:rsidR="00D708FE" w:rsidRDefault="00D708FE" w:rsidP="00D708FE">
            <w:pPr>
              <w:pStyle w:val="XML1"/>
              <w:rPr>
                <w:ins w:id="16198" w:author="Thomas Dietz" w:date="2012-08-08T16:18:00Z"/>
              </w:rPr>
            </w:pPr>
            <w:ins w:id="16199" w:author="Thomas Dietz" w:date="2012-08-08T16:18:00Z">
              <w:r>
                <w:t xml:space="preserve">      &lt;xs:enumeration value="mpls-tc"/&gt;</w:t>
              </w:r>
            </w:ins>
          </w:p>
          <w:p w14:paraId="3A4B7057" w14:textId="77777777" w:rsidR="00D708FE" w:rsidRDefault="00D708FE" w:rsidP="00D708FE">
            <w:pPr>
              <w:pStyle w:val="XML1"/>
              <w:rPr>
                <w:ins w:id="16200" w:author="Thomas Dietz" w:date="2012-08-08T16:18:00Z"/>
              </w:rPr>
            </w:pPr>
            <w:ins w:id="16201" w:author="Thomas Dietz" w:date="2012-08-08T16:18:00Z">
              <w:r>
                <w:t xml:space="preserve">    &lt;/xs:restriction&gt;</w:t>
              </w:r>
            </w:ins>
          </w:p>
          <w:p w14:paraId="7B219278" w14:textId="77777777" w:rsidR="00D708FE" w:rsidRDefault="00D708FE" w:rsidP="00D708FE">
            <w:pPr>
              <w:pStyle w:val="XML1"/>
              <w:rPr>
                <w:ins w:id="16202" w:author="Thomas Dietz" w:date="2012-08-08T16:18:00Z"/>
              </w:rPr>
            </w:pPr>
            <w:ins w:id="16203" w:author="Thomas Dietz" w:date="2012-08-08T16:18:00Z">
              <w:r>
                <w:t xml:space="preserve">  &lt;/xs:simpleType&gt;</w:t>
              </w:r>
            </w:ins>
          </w:p>
          <w:p w14:paraId="51FCEFC4" w14:textId="77777777" w:rsidR="00D708FE" w:rsidRDefault="00D708FE" w:rsidP="00D708FE">
            <w:pPr>
              <w:pStyle w:val="XML1"/>
              <w:rPr>
                <w:ins w:id="16204" w:author="Thomas Dietz" w:date="2012-08-08T16:18:00Z"/>
              </w:rPr>
            </w:pPr>
            <w:ins w:id="16205" w:author="Thomas Dietz" w:date="2012-08-08T16:18:00Z">
              <w:r>
                <w:t xml:space="preserve">  &lt;xs:simpleType name="hex-binary"&gt;</w:t>
              </w:r>
            </w:ins>
          </w:p>
          <w:p w14:paraId="6F871AE0" w14:textId="77777777" w:rsidR="00D708FE" w:rsidRDefault="00D708FE" w:rsidP="00D708FE">
            <w:pPr>
              <w:pStyle w:val="XML1"/>
              <w:rPr>
                <w:ins w:id="16206" w:author="Thomas Dietz" w:date="2012-08-08T16:18:00Z"/>
              </w:rPr>
            </w:pPr>
            <w:ins w:id="16207" w:author="Thomas Dietz" w:date="2012-08-08T16:18:00Z">
              <w:r>
                <w:t xml:space="preserve">    &lt;xs:annotation&gt;</w:t>
              </w:r>
            </w:ins>
          </w:p>
          <w:p w14:paraId="2D1EFA10" w14:textId="77777777" w:rsidR="00D708FE" w:rsidRDefault="00D708FE" w:rsidP="00D708FE">
            <w:pPr>
              <w:pStyle w:val="XML1"/>
              <w:rPr>
                <w:ins w:id="16208" w:author="Thomas Dietz" w:date="2012-08-08T16:18:00Z"/>
              </w:rPr>
            </w:pPr>
            <w:ins w:id="16209" w:author="Thomas Dietz" w:date="2012-08-08T16:18:00Z">
              <w:r>
                <w:t xml:space="preserve">      &lt;xs:documentation&gt;</w:t>
              </w:r>
            </w:ins>
          </w:p>
          <w:p w14:paraId="186C06DD" w14:textId="77777777" w:rsidR="00D708FE" w:rsidRDefault="00D708FE" w:rsidP="00D708FE">
            <w:pPr>
              <w:pStyle w:val="XML1"/>
              <w:rPr>
                <w:ins w:id="16210" w:author="Thomas Dietz" w:date="2012-08-08T16:18:00Z"/>
              </w:rPr>
            </w:pPr>
            <w:ins w:id="16211" w:author="Thomas Dietz" w:date="2012-08-08T16:18:00Z">
              <w:r>
                <w:t xml:space="preserve">        hex binary encoded string</w:t>
              </w:r>
            </w:ins>
          </w:p>
          <w:p w14:paraId="035017F7" w14:textId="77777777" w:rsidR="00D708FE" w:rsidRDefault="00D708FE" w:rsidP="00D708FE">
            <w:pPr>
              <w:pStyle w:val="XML1"/>
              <w:rPr>
                <w:ins w:id="16212" w:author="Thomas Dietz" w:date="2012-08-08T16:18:00Z"/>
              </w:rPr>
            </w:pPr>
            <w:ins w:id="16213" w:author="Thomas Dietz" w:date="2012-08-08T16:18:00Z">
              <w:r>
                <w:t xml:space="preserve">      &lt;/xs:documentation&gt;</w:t>
              </w:r>
            </w:ins>
          </w:p>
          <w:p w14:paraId="32B423BE" w14:textId="77777777" w:rsidR="00D708FE" w:rsidRDefault="00D708FE" w:rsidP="00D708FE">
            <w:pPr>
              <w:pStyle w:val="XML1"/>
              <w:rPr>
                <w:ins w:id="16214" w:author="Thomas Dietz" w:date="2012-08-08T16:18:00Z"/>
              </w:rPr>
            </w:pPr>
            <w:ins w:id="16215" w:author="Thomas Dietz" w:date="2012-08-08T16:18:00Z">
              <w:r>
                <w:t xml:space="preserve">    &lt;/xs:annotation&gt;</w:t>
              </w:r>
            </w:ins>
          </w:p>
          <w:p w14:paraId="43CBEEAA" w14:textId="77777777" w:rsidR="00D708FE" w:rsidRDefault="00D708FE" w:rsidP="00D708FE">
            <w:pPr>
              <w:pStyle w:val="XML1"/>
              <w:rPr>
                <w:ins w:id="16216" w:author="Thomas Dietz" w:date="2012-08-08T16:18:00Z"/>
              </w:rPr>
            </w:pPr>
          </w:p>
          <w:p w14:paraId="018FDAE9" w14:textId="77777777" w:rsidR="00D708FE" w:rsidRDefault="00D708FE" w:rsidP="00D708FE">
            <w:pPr>
              <w:pStyle w:val="XML1"/>
              <w:rPr>
                <w:ins w:id="16217" w:author="Thomas Dietz" w:date="2012-08-08T16:18:00Z"/>
              </w:rPr>
            </w:pPr>
            <w:ins w:id="16218" w:author="Thomas Dietz" w:date="2012-08-08T16:18:00Z">
              <w:r>
                <w:t xml:space="preserve">    &lt;xs:restriction base="xs:base64Binary"&gt;</w:t>
              </w:r>
            </w:ins>
          </w:p>
          <w:p w14:paraId="06CDC662" w14:textId="77777777" w:rsidR="00D708FE" w:rsidRDefault="00D708FE" w:rsidP="00D708FE">
            <w:pPr>
              <w:pStyle w:val="XML1"/>
              <w:rPr>
                <w:ins w:id="16219" w:author="Thomas Dietz" w:date="2012-08-08T16:18:00Z"/>
              </w:rPr>
            </w:pPr>
            <w:ins w:id="16220" w:author="Thomas Dietz" w:date="2012-08-08T16:18:00Z">
              <w:r>
                <w:t xml:space="preserve">    &lt;/xs:restriction&gt;</w:t>
              </w:r>
            </w:ins>
          </w:p>
          <w:p w14:paraId="1F4057C0" w14:textId="77777777" w:rsidR="00D708FE" w:rsidRDefault="00D708FE" w:rsidP="00D708FE">
            <w:pPr>
              <w:pStyle w:val="XML1"/>
              <w:rPr>
                <w:ins w:id="16221" w:author="Thomas Dietz" w:date="2012-08-08T16:18:00Z"/>
              </w:rPr>
            </w:pPr>
            <w:ins w:id="16222" w:author="Thomas Dietz" w:date="2012-08-08T16:18:00Z">
              <w:r>
                <w:t xml:space="preserve">  &lt;/xs:simpleType&gt;</w:t>
              </w:r>
            </w:ins>
          </w:p>
          <w:p w14:paraId="02731DEF" w14:textId="77777777" w:rsidR="00D708FE" w:rsidRDefault="00D708FE" w:rsidP="00D708FE">
            <w:pPr>
              <w:pStyle w:val="XML1"/>
              <w:rPr>
                <w:ins w:id="16223" w:author="Thomas Dietz" w:date="2012-08-08T16:18:00Z"/>
              </w:rPr>
            </w:pPr>
          </w:p>
          <w:p w14:paraId="155005FF" w14:textId="77777777" w:rsidR="00D708FE" w:rsidRDefault="00D708FE" w:rsidP="00D708FE">
            <w:pPr>
              <w:pStyle w:val="XML1"/>
              <w:rPr>
                <w:ins w:id="16224" w:author="Thomas Dietz" w:date="2012-08-08T16:18:00Z"/>
              </w:rPr>
            </w:pPr>
            <w:ins w:id="16225" w:author="Thomas Dietz" w:date="2012-08-08T16:18:00Z">
              <w:r>
                <w:t xml:space="preserve">  &lt;!-- YANG groupings --&gt;</w:t>
              </w:r>
            </w:ins>
          </w:p>
          <w:p w14:paraId="3A02D142" w14:textId="77777777" w:rsidR="00D708FE" w:rsidRDefault="00D708FE" w:rsidP="00D708FE">
            <w:pPr>
              <w:pStyle w:val="XML1"/>
              <w:rPr>
                <w:ins w:id="16226" w:author="Thomas Dietz" w:date="2012-08-08T16:18:00Z"/>
              </w:rPr>
            </w:pPr>
          </w:p>
          <w:p w14:paraId="192299FF" w14:textId="77777777" w:rsidR="00D708FE" w:rsidRDefault="00D708FE" w:rsidP="00D708FE">
            <w:pPr>
              <w:pStyle w:val="XML1"/>
              <w:rPr>
                <w:ins w:id="16227" w:author="Thomas Dietz" w:date="2012-08-08T16:18:00Z"/>
              </w:rPr>
            </w:pPr>
            <w:ins w:id="16228" w:author="Thomas Dietz" w:date="2012-08-08T16:18:00Z">
              <w:r>
                <w:t xml:space="preserve">  &lt;xs:group name="OFPortCurrentFeatureListType"&gt;</w:t>
              </w:r>
            </w:ins>
          </w:p>
          <w:p w14:paraId="5F7A92AB" w14:textId="77777777" w:rsidR="00D708FE" w:rsidRDefault="00D708FE" w:rsidP="00D708FE">
            <w:pPr>
              <w:pStyle w:val="XML1"/>
              <w:rPr>
                <w:ins w:id="16229" w:author="Thomas Dietz" w:date="2012-08-08T16:18:00Z"/>
              </w:rPr>
            </w:pPr>
            <w:ins w:id="16230" w:author="Thomas Dietz" w:date="2012-08-08T16:18:00Z">
              <w:r>
                <w:t xml:space="preserve">    &lt;xs:annotation&gt;</w:t>
              </w:r>
            </w:ins>
          </w:p>
          <w:p w14:paraId="7C598B73" w14:textId="77777777" w:rsidR="00D708FE" w:rsidRDefault="00D708FE" w:rsidP="00D708FE">
            <w:pPr>
              <w:pStyle w:val="XML1"/>
              <w:rPr>
                <w:ins w:id="16231" w:author="Thomas Dietz" w:date="2012-08-08T16:18:00Z"/>
              </w:rPr>
            </w:pPr>
            <w:ins w:id="16232" w:author="Thomas Dietz" w:date="2012-08-08T16:18:00Z">
              <w:r>
                <w:t xml:space="preserve">      &lt;xs:documentation&gt;</w:t>
              </w:r>
            </w:ins>
          </w:p>
          <w:p w14:paraId="1247B91C" w14:textId="77777777" w:rsidR="00D708FE" w:rsidRDefault="00D708FE" w:rsidP="00D708FE">
            <w:pPr>
              <w:pStyle w:val="XML1"/>
              <w:rPr>
                <w:ins w:id="16233" w:author="Thomas Dietz" w:date="2012-08-08T16:18:00Z"/>
              </w:rPr>
            </w:pPr>
            <w:ins w:id="16234" w:author="Thomas Dietz" w:date="2012-08-08T16:18:00Z">
              <w:r>
                <w:t xml:space="preserve">        The current features of a port.</w:t>
              </w:r>
            </w:ins>
          </w:p>
          <w:p w14:paraId="64952416" w14:textId="77777777" w:rsidR="00D708FE" w:rsidRDefault="00D708FE" w:rsidP="00D708FE">
            <w:pPr>
              <w:pStyle w:val="XML1"/>
              <w:rPr>
                <w:ins w:id="16235" w:author="Thomas Dietz" w:date="2012-08-08T16:18:00Z"/>
              </w:rPr>
            </w:pPr>
          </w:p>
          <w:p w14:paraId="489653AE" w14:textId="77777777" w:rsidR="00D708FE" w:rsidRDefault="00D708FE" w:rsidP="00D708FE">
            <w:pPr>
              <w:pStyle w:val="XML1"/>
              <w:rPr>
                <w:ins w:id="16236" w:author="Thomas Dietz" w:date="2012-08-08T16:18:00Z"/>
              </w:rPr>
            </w:pPr>
            <w:ins w:id="16237" w:author="Thomas Dietz" w:date="2012-08-08T16:18:00Z">
              <w:r>
                <w:t xml:space="preserve">        Elements in the type OFPortCurrentFeatureListType are not</w:t>
              </w:r>
            </w:ins>
          </w:p>
          <w:p w14:paraId="4A15256F" w14:textId="77777777" w:rsidR="00D708FE" w:rsidRDefault="00D708FE" w:rsidP="00D708FE">
            <w:pPr>
              <w:pStyle w:val="XML1"/>
              <w:rPr>
                <w:ins w:id="16238" w:author="Thomas Dietz" w:date="2012-08-08T16:18:00Z"/>
              </w:rPr>
            </w:pPr>
            <w:ins w:id="16239" w:author="Thomas Dietz" w:date="2012-08-08T16:18:00Z">
              <w:r>
                <w:t xml:space="preserve">        configurable and can only be retrieved by NETCONF &amp;lt;get&amp;gt;</w:t>
              </w:r>
            </w:ins>
          </w:p>
          <w:p w14:paraId="2849EA65" w14:textId="77777777" w:rsidR="00D708FE" w:rsidRDefault="00D708FE" w:rsidP="00D708FE">
            <w:pPr>
              <w:pStyle w:val="XML1"/>
              <w:rPr>
                <w:ins w:id="16240" w:author="Thomas Dietz" w:date="2012-08-08T16:18:00Z"/>
              </w:rPr>
            </w:pPr>
            <w:ins w:id="16241" w:author="Thomas Dietz" w:date="2012-08-08T16:18:00Z">
              <w:r>
                <w:t xml:space="preserve">        operations. Attemps to modify this element and its children</w:t>
              </w:r>
            </w:ins>
          </w:p>
          <w:p w14:paraId="36B1DAB7" w14:textId="77777777" w:rsidR="00D708FE" w:rsidRDefault="00D708FE" w:rsidP="00D708FE">
            <w:pPr>
              <w:pStyle w:val="XML1"/>
              <w:rPr>
                <w:ins w:id="16242" w:author="Thomas Dietz" w:date="2012-08-08T16:18:00Z"/>
              </w:rPr>
            </w:pPr>
            <w:ins w:id="16243" w:author="Thomas Dietz" w:date="2012-08-08T16:18:00Z">
              <w:r>
                <w:t xml:space="preserve">        with a NETCONF &amp;lt;edit-config&amp;gt; operation MUST result in an </w:t>
              </w:r>
            </w:ins>
          </w:p>
          <w:p w14:paraId="602076E5" w14:textId="77777777" w:rsidR="00D708FE" w:rsidRDefault="00D708FE" w:rsidP="00D708FE">
            <w:pPr>
              <w:pStyle w:val="XML1"/>
              <w:rPr>
                <w:ins w:id="16244" w:author="Thomas Dietz" w:date="2012-08-08T16:18:00Z"/>
              </w:rPr>
            </w:pPr>
            <w:ins w:id="16245" w:author="Thomas Dietz" w:date="2012-08-08T16:18:00Z">
              <w:r>
                <w:t xml:space="preserve">        'operation-not-supported' error with type 'application'.</w:t>
              </w:r>
            </w:ins>
          </w:p>
          <w:p w14:paraId="587E15EB" w14:textId="77777777" w:rsidR="00D708FE" w:rsidRDefault="00D708FE" w:rsidP="00D708FE">
            <w:pPr>
              <w:pStyle w:val="XML1"/>
              <w:rPr>
                <w:ins w:id="16246" w:author="Thomas Dietz" w:date="2012-08-08T16:18:00Z"/>
              </w:rPr>
            </w:pPr>
            <w:ins w:id="16247" w:author="Thomas Dietz" w:date="2012-08-08T16:18:00Z">
              <w:r>
                <w:t xml:space="preserve">      &lt;/xs:documentation&gt;</w:t>
              </w:r>
            </w:ins>
          </w:p>
          <w:p w14:paraId="781BB355" w14:textId="77777777" w:rsidR="00D708FE" w:rsidRDefault="00D708FE" w:rsidP="00D708FE">
            <w:pPr>
              <w:pStyle w:val="XML1"/>
              <w:rPr>
                <w:ins w:id="16248" w:author="Thomas Dietz" w:date="2012-08-08T16:18:00Z"/>
              </w:rPr>
            </w:pPr>
            <w:ins w:id="16249" w:author="Thomas Dietz" w:date="2012-08-08T16:18:00Z">
              <w:r>
                <w:t xml:space="preserve">    &lt;/xs:annotation&gt;</w:t>
              </w:r>
            </w:ins>
          </w:p>
          <w:p w14:paraId="59BBB159" w14:textId="77777777" w:rsidR="00D708FE" w:rsidRDefault="00D708FE" w:rsidP="00D708FE">
            <w:pPr>
              <w:pStyle w:val="XML1"/>
              <w:rPr>
                <w:ins w:id="16250" w:author="Thomas Dietz" w:date="2012-08-08T16:18:00Z"/>
              </w:rPr>
            </w:pPr>
          </w:p>
          <w:p w14:paraId="108F8BB6" w14:textId="77777777" w:rsidR="00D708FE" w:rsidRDefault="00D708FE" w:rsidP="00D708FE">
            <w:pPr>
              <w:pStyle w:val="XML1"/>
              <w:rPr>
                <w:ins w:id="16251" w:author="Thomas Dietz" w:date="2012-08-08T16:18:00Z"/>
              </w:rPr>
            </w:pPr>
            <w:ins w:id="16252" w:author="Thomas Dietz" w:date="2012-08-08T16:18:00Z">
              <w:r>
                <w:t xml:space="preserve">    &lt;xs:sequence&gt;</w:t>
              </w:r>
            </w:ins>
          </w:p>
          <w:p w14:paraId="6DEF7991" w14:textId="77777777" w:rsidR="00D708FE" w:rsidRDefault="00D708FE" w:rsidP="00D708FE">
            <w:pPr>
              <w:pStyle w:val="XML1"/>
              <w:rPr>
                <w:ins w:id="16253" w:author="Thomas Dietz" w:date="2012-08-08T16:18:00Z"/>
              </w:rPr>
            </w:pPr>
            <w:ins w:id="16254" w:author="Thomas Dietz" w:date="2012-08-08T16:18:00Z">
              <w:r>
                <w:t xml:space="preserve">      &lt;xs:element name="rate"  type="OFPortRateType"&gt;</w:t>
              </w:r>
            </w:ins>
          </w:p>
          <w:p w14:paraId="17178F36" w14:textId="77777777" w:rsidR="00D708FE" w:rsidRDefault="00D708FE" w:rsidP="00D708FE">
            <w:pPr>
              <w:pStyle w:val="XML1"/>
              <w:rPr>
                <w:ins w:id="16255" w:author="Thomas Dietz" w:date="2012-08-08T16:18:00Z"/>
              </w:rPr>
            </w:pPr>
            <w:ins w:id="16256" w:author="Thomas Dietz" w:date="2012-08-08T16:18:00Z">
              <w:r>
                <w:t xml:space="preserve">        &lt;xs:annotation&gt;</w:t>
              </w:r>
            </w:ins>
          </w:p>
          <w:p w14:paraId="7DDDD4DE" w14:textId="77777777" w:rsidR="00D708FE" w:rsidRDefault="00D708FE" w:rsidP="00D708FE">
            <w:pPr>
              <w:pStyle w:val="XML1"/>
              <w:rPr>
                <w:ins w:id="16257" w:author="Thomas Dietz" w:date="2012-08-08T16:18:00Z"/>
              </w:rPr>
            </w:pPr>
            <w:ins w:id="16258" w:author="Thomas Dietz" w:date="2012-08-08T16:18:00Z">
              <w:r>
                <w:t xml:space="preserve">          &lt;xs:documentation&gt;</w:t>
              </w:r>
            </w:ins>
          </w:p>
          <w:p w14:paraId="423C4913" w14:textId="77777777" w:rsidR="00D708FE" w:rsidRDefault="00D708FE" w:rsidP="00D708FE">
            <w:pPr>
              <w:pStyle w:val="XML1"/>
              <w:rPr>
                <w:ins w:id="16259" w:author="Thomas Dietz" w:date="2012-08-08T16:18:00Z"/>
              </w:rPr>
            </w:pPr>
            <w:ins w:id="16260" w:author="Thomas Dietz" w:date="2012-08-08T16:18:00Z">
              <w:r>
                <w:t xml:space="preserve">            The transmission rate that is currently used.</w:t>
              </w:r>
            </w:ins>
          </w:p>
          <w:p w14:paraId="1DCC447B" w14:textId="77777777" w:rsidR="00D708FE" w:rsidRDefault="00D708FE" w:rsidP="00D708FE">
            <w:pPr>
              <w:pStyle w:val="XML1"/>
              <w:rPr>
                <w:ins w:id="16261" w:author="Thomas Dietz" w:date="2012-08-08T16:18:00Z"/>
              </w:rPr>
            </w:pPr>
            <w:ins w:id="16262" w:author="Thomas Dietz" w:date="2012-08-08T16:18:00Z">
              <w:r>
                <w:t xml:space="preserve">            The value MUST indicate a valid forwarding rate.  </w:t>
              </w:r>
            </w:ins>
          </w:p>
          <w:p w14:paraId="406BEFB6" w14:textId="77777777" w:rsidR="00D708FE" w:rsidRDefault="00D708FE" w:rsidP="00D708FE">
            <w:pPr>
              <w:pStyle w:val="XML1"/>
              <w:rPr>
                <w:ins w:id="16263" w:author="Thomas Dietz" w:date="2012-08-08T16:18:00Z"/>
              </w:rPr>
            </w:pPr>
            <w:ins w:id="16264" w:author="Thomas Dietz" w:date="2012-08-08T16:18:00Z">
              <w:r>
                <w:t xml:space="preserve">                  </w:t>
              </w:r>
            </w:ins>
          </w:p>
          <w:p w14:paraId="07D7E878" w14:textId="77777777" w:rsidR="00D708FE" w:rsidRDefault="00D708FE" w:rsidP="00D708FE">
            <w:pPr>
              <w:pStyle w:val="XML1"/>
              <w:rPr>
                <w:ins w:id="16265" w:author="Thomas Dietz" w:date="2012-08-08T16:18:00Z"/>
              </w:rPr>
            </w:pPr>
            <w:ins w:id="16266" w:author="Thomas Dietz" w:date="2012-08-08T16:18:00Z">
              <w:r>
                <w:t xml:space="preserve">            The current Port Feature set MUST contain this element</w:t>
              </w:r>
            </w:ins>
          </w:p>
          <w:p w14:paraId="00FE04C9" w14:textId="77777777" w:rsidR="00D708FE" w:rsidRDefault="00D708FE" w:rsidP="00D708FE">
            <w:pPr>
              <w:pStyle w:val="XML1"/>
              <w:rPr>
                <w:ins w:id="16267" w:author="Thomas Dietz" w:date="2012-08-08T16:18:00Z"/>
              </w:rPr>
            </w:pPr>
            <w:ins w:id="16268" w:author="Thomas Dietz" w:date="2012-08-08T16:18:00Z">
              <w:r>
                <w:t xml:space="preserve">            exactly once.  The other Port Feature sets MAY contain this</w:t>
              </w:r>
            </w:ins>
          </w:p>
          <w:p w14:paraId="2C0A478C" w14:textId="77777777" w:rsidR="00D708FE" w:rsidRDefault="00D708FE" w:rsidP="00D708FE">
            <w:pPr>
              <w:pStyle w:val="XML1"/>
              <w:rPr>
                <w:ins w:id="16269" w:author="Thomas Dietz" w:date="2012-08-08T16:18:00Z"/>
              </w:rPr>
            </w:pPr>
            <w:ins w:id="16270" w:author="Thomas Dietz" w:date="2012-08-08T16:18:00Z">
              <w:r>
                <w:t xml:space="preserve">            element more than once.  If this element appears more than</w:t>
              </w:r>
            </w:ins>
          </w:p>
          <w:p w14:paraId="21678600" w14:textId="77777777" w:rsidR="00D708FE" w:rsidRDefault="00D708FE" w:rsidP="00D708FE">
            <w:pPr>
              <w:pStyle w:val="XML1"/>
              <w:rPr>
                <w:ins w:id="16271" w:author="Thomas Dietz" w:date="2012-08-08T16:18:00Z"/>
              </w:rPr>
            </w:pPr>
            <w:ins w:id="16272" w:author="Thomas Dietz" w:date="2012-08-08T16:18:00Z">
              <w:r>
                <w:t xml:space="preserve">            once in a Port Feature set than the value MUST be unique</w:t>
              </w:r>
            </w:ins>
          </w:p>
          <w:p w14:paraId="1B8C7F90" w14:textId="77777777" w:rsidR="00D708FE" w:rsidRDefault="00D708FE" w:rsidP="00D708FE">
            <w:pPr>
              <w:pStyle w:val="XML1"/>
              <w:rPr>
                <w:ins w:id="16273" w:author="Thomas Dietz" w:date="2012-08-08T16:18:00Z"/>
              </w:rPr>
            </w:pPr>
            <w:ins w:id="16274" w:author="Thomas Dietz" w:date="2012-08-08T16:18:00Z">
              <w:r>
                <w:t xml:space="preserve">            within the Port Feature set.</w:t>
              </w:r>
            </w:ins>
          </w:p>
          <w:p w14:paraId="78067311" w14:textId="77777777" w:rsidR="00D708FE" w:rsidRDefault="00D708FE" w:rsidP="00D708FE">
            <w:pPr>
              <w:pStyle w:val="XML1"/>
              <w:rPr>
                <w:ins w:id="16275" w:author="Thomas Dietz" w:date="2012-08-08T16:18:00Z"/>
              </w:rPr>
            </w:pPr>
            <w:ins w:id="16276" w:author="Thomas Dietz" w:date="2012-08-08T16:18:00Z">
              <w:r>
                <w:t xml:space="preserve">          &lt;/xs:documentation&gt;</w:t>
              </w:r>
            </w:ins>
          </w:p>
          <w:p w14:paraId="2A793AC4" w14:textId="77777777" w:rsidR="00D708FE" w:rsidRDefault="00D708FE" w:rsidP="00D708FE">
            <w:pPr>
              <w:pStyle w:val="XML1"/>
              <w:rPr>
                <w:ins w:id="16277" w:author="Thomas Dietz" w:date="2012-08-08T16:18:00Z"/>
              </w:rPr>
            </w:pPr>
            <w:ins w:id="16278" w:author="Thomas Dietz" w:date="2012-08-08T16:18:00Z">
              <w:r>
                <w:t xml:space="preserve">        &lt;/xs:annotation&gt;</w:t>
              </w:r>
            </w:ins>
          </w:p>
          <w:p w14:paraId="07D03C5C" w14:textId="77777777" w:rsidR="00D708FE" w:rsidRDefault="00D708FE" w:rsidP="00D708FE">
            <w:pPr>
              <w:pStyle w:val="XML1"/>
              <w:rPr>
                <w:ins w:id="16279" w:author="Thomas Dietz" w:date="2012-08-08T16:18:00Z"/>
              </w:rPr>
            </w:pPr>
            <w:ins w:id="16280" w:author="Thomas Dietz" w:date="2012-08-08T16:18:00Z">
              <w:r>
                <w:t xml:space="preserve">      &lt;/xs:element&gt;</w:t>
              </w:r>
            </w:ins>
          </w:p>
          <w:p w14:paraId="5AA85004" w14:textId="77777777" w:rsidR="00D708FE" w:rsidRDefault="00D708FE" w:rsidP="00D708FE">
            <w:pPr>
              <w:pStyle w:val="XML1"/>
              <w:rPr>
                <w:ins w:id="16281" w:author="Thomas Dietz" w:date="2012-08-08T16:18:00Z"/>
              </w:rPr>
            </w:pPr>
            <w:ins w:id="16282" w:author="Thomas Dietz" w:date="2012-08-08T16:18:00Z">
              <w:r>
                <w:t xml:space="preserve">      &lt;xs:element name="auto-negotiate"  type="xs:boolean"&gt;</w:t>
              </w:r>
            </w:ins>
          </w:p>
          <w:p w14:paraId="061284F2" w14:textId="77777777" w:rsidR="00D708FE" w:rsidRDefault="00D708FE" w:rsidP="00D708FE">
            <w:pPr>
              <w:pStyle w:val="XML1"/>
              <w:rPr>
                <w:ins w:id="16283" w:author="Thomas Dietz" w:date="2012-08-08T16:18:00Z"/>
              </w:rPr>
            </w:pPr>
            <w:ins w:id="16284" w:author="Thomas Dietz" w:date="2012-08-08T16:18:00Z">
              <w:r>
                <w:t xml:space="preserve">        &lt;xs:annotation&gt;</w:t>
              </w:r>
            </w:ins>
          </w:p>
          <w:p w14:paraId="0F82E313" w14:textId="77777777" w:rsidR="00D708FE" w:rsidRDefault="00D708FE" w:rsidP="00D708FE">
            <w:pPr>
              <w:pStyle w:val="XML1"/>
              <w:rPr>
                <w:ins w:id="16285" w:author="Thomas Dietz" w:date="2012-08-08T16:18:00Z"/>
              </w:rPr>
            </w:pPr>
            <w:ins w:id="16286" w:author="Thomas Dietz" w:date="2012-08-08T16:18:00Z">
              <w:r>
                <w:t xml:space="preserve">          &lt;xs:documentation&gt;</w:t>
              </w:r>
            </w:ins>
          </w:p>
          <w:p w14:paraId="2B4E1B5B" w14:textId="77777777" w:rsidR="00D708FE" w:rsidRDefault="00D708FE" w:rsidP="00D708FE">
            <w:pPr>
              <w:pStyle w:val="XML1"/>
              <w:rPr>
                <w:ins w:id="16287" w:author="Thomas Dietz" w:date="2012-08-08T16:18:00Z"/>
              </w:rPr>
            </w:pPr>
            <w:ins w:id="16288" w:author="Thomas Dietz" w:date="2012-08-08T16:18:00Z">
              <w:r>
                <w:t xml:space="preserve">            Specifies the administrative state of the </w:t>
              </w:r>
            </w:ins>
          </w:p>
          <w:p w14:paraId="6E7C4886" w14:textId="77777777" w:rsidR="00D708FE" w:rsidRDefault="00D708FE" w:rsidP="00D708FE">
            <w:pPr>
              <w:pStyle w:val="XML1"/>
              <w:rPr>
                <w:ins w:id="16289" w:author="Thomas Dietz" w:date="2012-08-08T16:18:00Z"/>
              </w:rPr>
            </w:pPr>
            <w:ins w:id="16290" w:author="Thomas Dietz" w:date="2012-08-08T16:18:00Z">
              <w:r>
                <w:t xml:space="preserve">            forwarding rate auto-negotiation protocol at this OpenFlow</w:t>
              </w:r>
            </w:ins>
          </w:p>
          <w:p w14:paraId="30F72E0C" w14:textId="77777777" w:rsidR="00D708FE" w:rsidRDefault="00D708FE" w:rsidP="00D708FE">
            <w:pPr>
              <w:pStyle w:val="XML1"/>
              <w:rPr>
                <w:ins w:id="16291" w:author="Thomas Dietz" w:date="2012-08-08T16:18:00Z"/>
              </w:rPr>
            </w:pPr>
            <w:ins w:id="16292" w:author="Thomas Dietz" w:date="2012-08-08T16:18:00Z">
              <w:r>
                <w:lastRenderedPageBreak/>
                <w:t xml:space="preserve">            Port.</w:t>
              </w:r>
            </w:ins>
          </w:p>
          <w:p w14:paraId="15AE5575" w14:textId="77777777" w:rsidR="00D708FE" w:rsidRDefault="00D708FE" w:rsidP="00D708FE">
            <w:pPr>
              <w:pStyle w:val="XML1"/>
              <w:rPr>
                <w:ins w:id="16293" w:author="Thomas Dietz" w:date="2012-08-08T16:18:00Z"/>
              </w:rPr>
            </w:pPr>
            <w:ins w:id="16294" w:author="Thomas Dietz" w:date="2012-08-08T16:18:00Z">
              <w:r>
                <w:t xml:space="preserve">          &lt;/xs:documentation&gt;</w:t>
              </w:r>
            </w:ins>
          </w:p>
          <w:p w14:paraId="5C112DD6" w14:textId="77777777" w:rsidR="00D708FE" w:rsidRDefault="00D708FE" w:rsidP="00D708FE">
            <w:pPr>
              <w:pStyle w:val="XML1"/>
              <w:rPr>
                <w:ins w:id="16295" w:author="Thomas Dietz" w:date="2012-08-08T16:18:00Z"/>
              </w:rPr>
            </w:pPr>
            <w:ins w:id="16296" w:author="Thomas Dietz" w:date="2012-08-08T16:18:00Z">
              <w:r>
                <w:t xml:space="preserve">        &lt;/xs:annotation&gt;</w:t>
              </w:r>
            </w:ins>
          </w:p>
          <w:p w14:paraId="1A185DC2" w14:textId="77777777" w:rsidR="00D708FE" w:rsidRDefault="00D708FE" w:rsidP="00D708FE">
            <w:pPr>
              <w:pStyle w:val="XML1"/>
              <w:rPr>
                <w:ins w:id="16297" w:author="Thomas Dietz" w:date="2012-08-08T16:18:00Z"/>
              </w:rPr>
            </w:pPr>
            <w:ins w:id="16298" w:author="Thomas Dietz" w:date="2012-08-08T16:18:00Z">
              <w:r>
                <w:t xml:space="preserve">      &lt;/xs:element&gt;</w:t>
              </w:r>
            </w:ins>
          </w:p>
          <w:p w14:paraId="33D1AE59" w14:textId="77777777" w:rsidR="00D708FE" w:rsidRDefault="00D708FE" w:rsidP="00D708FE">
            <w:pPr>
              <w:pStyle w:val="XML1"/>
              <w:rPr>
                <w:ins w:id="16299" w:author="Thomas Dietz" w:date="2012-08-08T16:18:00Z"/>
              </w:rPr>
            </w:pPr>
            <w:ins w:id="16300" w:author="Thomas Dietz" w:date="2012-08-08T16:18:00Z">
              <w:r>
                <w:t xml:space="preserve">      &lt;xs:element name="medium"&gt;</w:t>
              </w:r>
            </w:ins>
          </w:p>
          <w:p w14:paraId="0E1A6221" w14:textId="77777777" w:rsidR="00D708FE" w:rsidRDefault="00D708FE" w:rsidP="00D708FE">
            <w:pPr>
              <w:pStyle w:val="XML1"/>
              <w:rPr>
                <w:ins w:id="16301" w:author="Thomas Dietz" w:date="2012-08-08T16:18:00Z"/>
              </w:rPr>
            </w:pPr>
            <w:ins w:id="16302" w:author="Thomas Dietz" w:date="2012-08-08T16:18:00Z">
              <w:r>
                <w:t xml:space="preserve">        &lt;xs:annotation&gt;</w:t>
              </w:r>
            </w:ins>
          </w:p>
          <w:p w14:paraId="25333EA4" w14:textId="77777777" w:rsidR="00D708FE" w:rsidRDefault="00D708FE" w:rsidP="00D708FE">
            <w:pPr>
              <w:pStyle w:val="XML1"/>
              <w:rPr>
                <w:ins w:id="16303" w:author="Thomas Dietz" w:date="2012-08-08T16:18:00Z"/>
              </w:rPr>
            </w:pPr>
            <w:ins w:id="16304" w:author="Thomas Dietz" w:date="2012-08-08T16:18:00Z">
              <w:r>
                <w:t xml:space="preserve">          &lt;xs:documentation&gt;</w:t>
              </w:r>
            </w:ins>
          </w:p>
          <w:p w14:paraId="39F6EB53" w14:textId="77777777" w:rsidR="00D708FE" w:rsidRDefault="00D708FE" w:rsidP="00D708FE">
            <w:pPr>
              <w:pStyle w:val="XML1"/>
              <w:rPr>
                <w:ins w:id="16305" w:author="Thomas Dietz" w:date="2012-08-08T16:18:00Z"/>
              </w:rPr>
            </w:pPr>
            <w:ins w:id="16306" w:author="Thomas Dietz" w:date="2012-08-08T16:18:00Z">
              <w:r>
                <w:t xml:space="preserve">            This element MUST indicate a valid physical</w:t>
              </w:r>
            </w:ins>
          </w:p>
          <w:p w14:paraId="50AEAF82" w14:textId="77777777" w:rsidR="00D708FE" w:rsidRDefault="00D708FE" w:rsidP="00D708FE">
            <w:pPr>
              <w:pStyle w:val="XML1"/>
              <w:rPr>
                <w:ins w:id="16307" w:author="Thomas Dietz" w:date="2012-08-08T16:18:00Z"/>
              </w:rPr>
            </w:pPr>
            <w:ins w:id="16308" w:author="Thomas Dietz" w:date="2012-08-08T16:18:00Z">
              <w:r>
                <w:t xml:space="preserve">            medium used by the OpenFlow Port.</w:t>
              </w:r>
            </w:ins>
          </w:p>
          <w:p w14:paraId="588FFEB1" w14:textId="77777777" w:rsidR="00D708FE" w:rsidRDefault="00D708FE" w:rsidP="00D708FE">
            <w:pPr>
              <w:pStyle w:val="XML1"/>
              <w:rPr>
                <w:ins w:id="16309" w:author="Thomas Dietz" w:date="2012-08-08T16:18:00Z"/>
              </w:rPr>
            </w:pPr>
            <w:ins w:id="16310" w:author="Thomas Dietz" w:date="2012-08-08T16:18:00Z">
              <w:r>
                <w:t xml:space="preserve">                  </w:t>
              </w:r>
            </w:ins>
          </w:p>
          <w:p w14:paraId="272ABECB" w14:textId="77777777" w:rsidR="00D708FE" w:rsidRDefault="00D708FE" w:rsidP="00D708FE">
            <w:pPr>
              <w:pStyle w:val="XML1"/>
              <w:rPr>
                <w:ins w:id="16311" w:author="Thomas Dietz" w:date="2012-08-08T16:18:00Z"/>
              </w:rPr>
            </w:pPr>
            <w:ins w:id="16312" w:author="Thomas Dietz" w:date="2012-08-08T16:18:00Z">
              <w:r>
                <w:t xml:space="preserve">            The current Port Feature set MUST contain this element</w:t>
              </w:r>
            </w:ins>
          </w:p>
          <w:p w14:paraId="2DE63A34" w14:textId="77777777" w:rsidR="00D708FE" w:rsidRDefault="00D708FE" w:rsidP="00D708FE">
            <w:pPr>
              <w:pStyle w:val="XML1"/>
              <w:rPr>
                <w:ins w:id="16313" w:author="Thomas Dietz" w:date="2012-08-08T16:18:00Z"/>
              </w:rPr>
            </w:pPr>
            <w:ins w:id="16314" w:author="Thomas Dietz" w:date="2012-08-08T16:18:00Z">
              <w:r>
                <w:t xml:space="preserve">            exactly once. The other Port Feature sets MAY contain this</w:t>
              </w:r>
            </w:ins>
          </w:p>
          <w:p w14:paraId="7453A92A" w14:textId="77777777" w:rsidR="00D708FE" w:rsidRDefault="00D708FE" w:rsidP="00D708FE">
            <w:pPr>
              <w:pStyle w:val="XML1"/>
              <w:rPr>
                <w:ins w:id="16315" w:author="Thomas Dietz" w:date="2012-08-08T16:18:00Z"/>
              </w:rPr>
            </w:pPr>
            <w:ins w:id="16316" w:author="Thomas Dietz" w:date="2012-08-08T16:18:00Z">
              <w:r>
                <w:t xml:space="preserve">            element more than once. If this element appears more than</w:t>
              </w:r>
            </w:ins>
          </w:p>
          <w:p w14:paraId="488DAD03" w14:textId="77777777" w:rsidR="00D708FE" w:rsidRDefault="00D708FE" w:rsidP="00D708FE">
            <w:pPr>
              <w:pStyle w:val="XML1"/>
              <w:rPr>
                <w:ins w:id="16317" w:author="Thomas Dietz" w:date="2012-08-08T16:18:00Z"/>
              </w:rPr>
            </w:pPr>
            <w:ins w:id="16318" w:author="Thomas Dietz" w:date="2012-08-08T16:18:00Z">
              <w:r>
                <w:t xml:space="preserve">            once in a Port Feature set than the value MUST be unique</w:t>
              </w:r>
            </w:ins>
          </w:p>
          <w:p w14:paraId="7E33368F" w14:textId="77777777" w:rsidR="00D708FE" w:rsidRDefault="00D708FE" w:rsidP="00D708FE">
            <w:pPr>
              <w:pStyle w:val="XML1"/>
              <w:rPr>
                <w:ins w:id="16319" w:author="Thomas Dietz" w:date="2012-08-08T16:18:00Z"/>
              </w:rPr>
            </w:pPr>
            <w:ins w:id="16320" w:author="Thomas Dietz" w:date="2012-08-08T16:18:00Z">
              <w:r>
                <w:t xml:space="preserve">            within the Port Feature set.</w:t>
              </w:r>
            </w:ins>
          </w:p>
          <w:p w14:paraId="0DC1106D" w14:textId="77777777" w:rsidR="00D708FE" w:rsidRDefault="00D708FE" w:rsidP="00D708FE">
            <w:pPr>
              <w:pStyle w:val="XML1"/>
              <w:rPr>
                <w:ins w:id="16321" w:author="Thomas Dietz" w:date="2012-08-08T16:18:00Z"/>
              </w:rPr>
            </w:pPr>
            <w:ins w:id="16322" w:author="Thomas Dietz" w:date="2012-08-08T16:18:00Z">
              <w:r>
                <w:t xml:space="preserve">          &lt;/xs:documentation&gt;</w:t>
              </w:r>
            </w:ins>
          </w:p>
          <w:p w14:paraId="429FDE78" w14:textId="77777777" w:rsidR="00D708FE" w:rsidRDefault="00D708FE" w:rsidP="00D708FE">
            <w:pPr>
              <w:pStyle w:val="XML1"/>
              <w:rPr>
                <w:ins w:id="16323" w:author="Thomas Dietz" w:date="2012-08-08T16:18:00Z"/>
              </w:rPr>
            </w:pPr>
            <w:ins w:id="16324" w:author="Thomas Dietz" w:date="2012-08-08T16:18:00Z">
              <w:r>
                <w:t xml:space="preserve">        &lt;/xs:annotation&gt;</w:t>
              </w:r>
            </w:ins>
          </w:p>
          <w:p w14:paraId="0A267644" w14:textId="77777777" w:rsidR="00D708FE" w:rsidRDefault="00D708FE" w:rsidP="00D708FE">
            <w:pPr>
              <w:pStyle w:val="XML1"/>
              <w:rPr>
                <w:ins w:id="16325" w:author="Thomas Dietz" w:date="2012-08-08T16:18:00Z"/>
              </w:rPr>
            </w:pPr>
            <w:ins w:id="16326" w:author="Thomas Dietz" w:date="2012-08-08T16:18:00Z">
              <w:r>
                <w:t xml:space="preserve">        &lt;xs:simpleType&gt;</w:t>
              </w:r>
            </w:ins>
          </w:p>
          <w:p w14:paraId="0093CBEC" w14:textId="77777777" w:rsidR="00D708FE" w:rsidRDefault="00D708FE" w:rsidP="00D708FE">
            <w:pPr>
              <w:pStyle w:val="XML1"/>
              <w:rPr>
                <w:ins w:id="16327" w:author="Thomas Dietz" w:date="2012-08-08T16:18:00Z"/>
              </w:rPr>
            </w:pPr>
            <w:ins w:id="16328" w:author="Thomas Dietz" w:date="2012-08-08T16:18:00Z">
              <w:r>
                <w:t xml:space="preserve">          &lt;xs:restriction base="xs:string"&gt;</w:t>
              </w:r>
            </w:ins>
          </w:p>
          <w:p w14:paraId="4102DF92" w14:textId="77777777" w:rsidR="00D708FE" w:rsidRDefault="00D708FE" w:rsidP="00D708FE">
            <w:pPr>
              <w:pStyle w:val="XML1"/>
              <w:rPr>
                <w:ins w:id="16329" w:author="Thomas Dietz" w:date="2012-08-08T16:18:00Z"/>
              </w:rPr>
            </w:pPr>
            <w:ins w:id="16330" w:author="Thomas Dietz" w:date="2012-08-08T16:18:00Z">
              <w:r>
                <w:t xml:space="preserve">            &lt;xs:enumeration value="copper"/&gt;</w:t>
              </w:r>
            </w:ins>
          </w:p>
          <w:p w14:paraId="2647BEC8" w14:textId="77777777" w:rsidR="00D708FE" w:rsidRDefault="00D708FE" w:rsidP="00D708FE">
            <w:pPr>
              <w:pStyle w:val="XML1"/>
              <w:rPr>
                <w:ins w:id="16331" w:author="Thomas Dietz" w:date="2012-08-08T16:18:00Z"/>
              </w:rPr>
            </w:pPr>
            <w:ins w:id="16332" w:author="Thomas Dietz" w:date="2012-08-08T16:18:00Z">
              <w:r>
                <w:t xml:space="preserve">            &lt;xs:enumeration value="fiber"/&gt;</w:t>
              </w:r>
            </w:ins>
          </w:p>
          <w:p w14:paraId="296EBC53" w14:textId="77777777" w:rsidR="00D708FE" w:rsidRDefault="00D708FE" w:rsidP="00D708FE">
            <w:pPr>
              <w:pStyle w:val="XML1"/>
              <w:rPr>
                <w:ins w:id="16333" w:author="Thomas Dietz" w:date="2012-08-08T16:18:00Z"/>
              </w:rPr>
            </w:pPr>
            <w:ins w:id="16334" w:author="Thomas Dietz" w:date="2012-08-08T16:18:00Z">
              <w:r>
                <w:t xml:space="preserve">          &lt;/xs:restriction&gt;</w:t>
              </w:r>
            </w:ins>
          </w:p>
          <w:p w14:paraId="183B8270" w14:textId="77777777" w:rsidR="00D708FE" w:rsidRDefault="00D708FE" w:rsidP="00D708FE">
            <w:pPr>
              <w:pStyle w:val="XML1"/>
              <w:rPr>
                <w:ins w:id="16335" w:author="Thomas Dietz" w:date="2012-08-08T16:18:00Z"/>
              </w:rPr>
            </w:pPr>
            <w:ins w:id="16336" w:author="Thomas Dietz" w:date="2012-08-08T16:18:00Z">
              <w:r>
                <w:t xml:space="preserve">        &lt;/xs:simpleType&gt;</w:t>
              </w:r>
            </w:ins>
          </w:p>
          <w:p w14:paraId="3E07C4B3" w14:textId="77777777" w:rsidR="00D708FE" w:rsidRDefault="00D708FE" w:rsidP="00D708FE">
            <w:pPr>
              <w:pStyle w:val="XML1"/>
              <w:rPr>
                <w:ins w:id="16337" w:author="Thomas Dietz" w:date="2012-08-08T16:18:00Z"/>
              </w:rPr>
            </w:pPr>
            <w:ins w:id="16338" w:author="Thomas Dietz" w:date="2012-08-08T16:18:00Z">
              <w:r>
                <w:t xml:space="preserve">      &lt;/xs:element&gt;</w:t>
              </w:r>
            </w:ins>
          </w:p>
          <w:p w14:paraId="4B11E1D7" w14:textId="77777777" w:rsidR="00D708FE" w:rsidRDefault="00D708FE" w:rsidP="00D708FE">
            <w:pPr>
              <w:pStyle w:val="XML1"/>
              <w:rPr>
                <w:ins w:id="16339" w:author="Thomas Dietz" w:date="2012-08-08T16:18:00Z"/>
              </w:rPr>
            </w:pPr>
            <w:ins w:id="16340" w:author="Thomas Dietz" w:date="2012-08-08T16:18:00Z">
              <w:r>
                <w:t xml:space="preserve">      &lt;xs:element name="pause"&gt;</w:t>
              </w:r>
            </w:ins>
          </w:p>
          <w:p w14:paraId="0811D4A5" w14:textId="77777777" w:rsidR="00D708FE" w:rsidRDefault="00D708FE" w:rsidP="00D708FE">
            <w:pPr>
              <w:pStyle w:val="XML1"/>
              <w:rPr>
                <w:ins w:id="16341" w:author="Thomas Dietz" w:date="2012-08-08T16:18:00Z"/>
              </w:rPr>
            </w:pPr>
            <w:ins w:id="16342" w:author="Thomas Dietz" w:date="2012-08-08T16:18:00Z">
              <w:r>
                <w:t xml:space="preserve">        &lt;xs:annotation&gt;</w:t>
              </w:r>
            </w:ins>
          </w:p>
          <w:p w14:paraId="2F1761C2" w14:textId="77777777" w:rsidR="00D708FE" w:rsidRDefault="00D708FE" w:rsidP="00D708FE">
            <w:pPr>
              <w:pStyle w:val="XML1"/>
              <w:rPr>
                <w:ins w:id="16343" w:author="Thomas Dietz" w:date="2012-08-08T16:18:00Z"/>
              </w:rPr>
            </w:pPr>
            <w:ins w:id="16344" w:author="Thomas Dietz" w:date="2012-08-08T16:18:00Z">
              <w:r>
                <w:t xml:space="preserve">          &lt;xs:documentation&gt;</w:t>
              </w:r>
            </w:ins>
          </w:p>
          <w:p w14:paraId="2F0E2293" w14:textId="77777777" w:rsidR="00D708FE" w:rsidRDefault="00D708FE" w:rsidP="00D708FE">
            <w:pPr>
              <w:pStyle w:val="XML1"/>
              <w:rPr>
                <w:ins w:id="16345" w:author="Thomas Dietz" w:date="2012-08-08T16:18:00Z"/>
              </w:rPr>
            </w:pPr>
            <w:ins w:id="16346" w:author="Thomas Dietz" w:date="2012-08-08T16:18:00Z">
              <w:r>
                <w:t xml:space="preserve">            Specifies if pausing of transmission is</w:t>
              </w:r>
            </w:ins>
          </w:p>
          <w:p w14:paraId="4C5125BD" w14:textId="77777777" w:rsidR="00D708FE" w:rsidRDefault="00D708FE" w:rsidP="00D708FE">
            <w:pPr>
              <w:pStyle w:val="XML1"/>
              <w:rPr>
                <w:ins w:id="16347" w:author="Thomas Dietz" w:date="2012-08-08T16:18:00Z"/>
              </w:rPr>
            </w:pPr>
            <w:ins w:id="16348" w:author="Thomas Dietz" w:date="2012-08-08T16:18:00Z">
              <w:r>
                <w:t xml:space="preserve">            supported at all and if yes if it is asymmetric or</w:t>
              </w:r>
            </w:ins>
          </w:p>
          <w:p w14:paraId="6021904F" w14:textId="77777777" w:rsidR="00D708FE" w:rsidRDefault="00D708FE" w:rsidP="00D708FE">
            <w:pPr>
              <w:pStyle w:val="XML1"/>
              <w:rPr>
                <w:ins w:id="16349" w:author="Thomas Dietz" w:date="2012-08-08T16:18:00Z"/>
              </w:rPr>
            </w:pPr>
            <w:ins w:id="16350" w:author="Thomas Dietz" w:date="2012-08-08T16:18:00Z">
              <w:r>
                <w:t xml:space="preserve">            symmetric.</w:t>
              </w:r>
            </w:ins>
          </w:p>
          <w:p w14:paraId="02AA1FF0" w14:textId="77777777" w:rsidR="00D708FE" w:rsidRDefault="00D708FE" w:rsidP="00D708FE">
            <w:pPr>
              <w:pStyle w:val="XML1"/>
              <w:rPr>
                <w:ins w:id="16351" w:author="Thomas Dietz" w:date="2012-08-08T16:18:00Z"/>
              </w:rPr>
            </w:pPr>
            <w:ins w:id="16352" w:author="Thomas Dietz" w:date="2012-08-08T16:18:00Z">
              <w:r>
                <w:t xml:space="preserve">          &lt;/xs:documentation&gt;</w:t>
              </w:r>
            </w:ins>
          </w:p>
          <w:p w14:paraId="5397E99E" w14:textId="77777777" w:rsidR="00D708FE" w:rsidRDefault="00D708FE" w:rsidP="00D708FE">
            <w:pPr>
              <w:pStyle w:val="XML1"/>
              <w:rPr>
                <w:ins w:id="16353" w:author="Thomas Dietz" w:date="2012-08-08T16:18:00Z"/>
              </w:rPr>
            </w:pPr>
            <w:ins w:id="16354" w:author="Thomas Dietz" w:date="2012-08-08T16:18:00Z">
              <w:r>
                <w:t xml:space="preserve">        &lt;/xs:annotation&gt;</w:t>
              </w:r>
            </w:ins>
          </w:p>
          <w:p w14:paraId="05EA2B6B" w14:textId="77777777" w:rsidR="00D708FE" w:rsidRDefault="00D708FE" w:rsidP="00D708FE">
            <w:pPr>
              <w:pStyle w:val="XML1"/>
              <w:rPr>
                <w:ins w:id="16355" w:author="Thomas Dietz" w:date="2012-08-08T16:18:00Z"/>
              </w:rPr>
            </w:pPr>
            <w:ins w:id="16356" w:author="Thomas Dietz" w:date="2012-08-08T16:18:00Z">
              <w:r>
                <w:t xml:space="preserve">        &lt;xs:simpleType&gt;</w:t>
              </w:r>
            </w:ins>
          </w:p>
          <w:p w14:paraId="03906A43" w14:textId="77777777" w:rsidR="00D708FE" w:rsidRDefault="00D708FE" w:rsidP="00D708FE">
            <w:pPr>
              <w:pStyle w:val="XML1"/>
              <w:rPr>
                <w:ins w:id="16357" w:author="Thomas Dietz" w:date="2012-08-08T16:18:00Z"/>
              </w:rPr>
            </w:pPr>
            <w:ins w:id="16358" w:author="Thomas Dietz" w:date="2012-08-08T16:18:00Z">
              <w:r>
                <w:t xml:space="preserve">          &lt;xs:restriction base="xs:string"&gt;</w:t>
              </w:r>
            </w:ins>
          </w:p>
          <w:p w14:paraId="56493D44" w14:textId="77777777" w:rsidR="00D708FE" w:rsidRDefault="00D708FE" w:rsidP="00D708FE">
            <w:pPr>
              <w:pStyle w:val="XML1"/>
              <w:rPr>
                <w:ins w:id="16359" w:author="Thomas Dietz" w:date="2012-08-08T16:18:00Z"/>
              </w:rPr>
            </w:pPr>
            <w:ins w:id="16360" w:author="Thomas Dietz" w:date="2012-08-08T16:18:00Z">
              <w:r>
                <w:t xml:space="preserve">            &lt;xs:enumeration value="unsupported"/&gt;</w:t>
              </w:r>
            </w:ins>
          </w:p>
          <w:p w14:paraId="52C04AFE" w14:textId="77777777" w:rsidR="00D708FE" w:rsidRDefault="00D708FE" w:rsidP="00D708FE">
            <w:pPr>
              <w:pStyle w:val="XML1"/>
              <w:rPr>
                <w:ins w:id="16361" w:author="Thomas Dietz" w:date="2012-08-08T16:18:00Z"/>
              </w:rPr>
            </w:pPr>
            <w:ins w:id="16362" w:author="Thomas Dietz" w:date="2012-08-08T16:18:00Z">
              <w:r>
                <w:t xml:space="preserve">            &lt;xs:enumeration value="symmetric"/&gt;</w:t>
              </w:r>
            </w:ins>
          </w:p>
          <w:p w14:paraId="3609E4B1" w14:textId="77777777" w:rsidR="00D708FE" w:rsidRDefault="00D708FE" w:rsidP="00D708FE">
            <w:pPr>
              <w:pStyle w:val="XML1"/>
              <w:rPr>
                <w:ins w:id="16363" w:author="Thomas Dietz" w:date="2012-08-08T16:18:00Z"/>
              </w:rPr>
            </w:pPr>
            <w:ins w:id="16364" w:author="Thomas Dietz" w:date="2012-08-08T16:18:00Z">
              <w:r>
                <w:t xml:space="preserve">            &lt;xs:enumeration value="asymmetric"/&gt;</w:t>
              </w:r>
            </w:ins>
          </w:p>
          <w:p w14:paraId="34971BCA" w14:textId="77777777" w:rsidR="00D708FE" w:rsidRDefault="00D708FE" w:rsidP="00D708FE">
            <w:pPr>
              <w:pStyle w:val="XML1"/>
              <w:rPr>
                <w:ins w:id="16365" w:author="Thomas Dietz" w:date="2012-08-08T16:18:00Z"/>
              </w:rPr>
            </w:pPr>
            <w:ins w:id="16366" w:author="Thomas Dietz" w:date="2012-08-08T16:18:00Z">
              <w:r>
                <w:t xml:space="preserve">          &lt;/xs:restriction&gt;</w:t>
              </w:r>
            </w:ins>
          </w:p>
          <w:p w14:paraId="2411E4C8" w14:textId="77777777" w:rsidR="00D708FE" w:rsidRDefault="00D708FE" w:rsidP="00D708FE">
            <w:pPr>
              <w:pStyle w:val="XML1"/>
              <w:rPr>
                <w:ins w:id="16367" w:author="Thomas Dietz" w:date="2012-08-08T16:18:00Z"/>
              </w:rPr>
            </w:pPr>
            <w:ins w:id="16368" w:author="Thomas Dietz" w:date="2012-08-08T16:18:00Z">
              <w:r>
                <w:t xml:space="preserve">        &lt;/xs:simpleType&gt;</w:t>
              </w:r>
            </w:ins>
          </w:p>
          <w:p w14:paraId="5D82A2AC" w14:textId="77777777" w:rsidR="00D708FE" w:rsidRDefault="00D708FE" w:rsidP="00D708FE">
            <w:pPr>
              <w:pStyle w:val="XML1"/>
              <w:rPr>
                <w:ins w:id="16369" w:author="Thomas Dietz" w:date="2012-08-08T16:18:00Z"/>
              </w:rPr>
            </w:pPr>
            <w:ins w:id="16370" w:author="Thomas Dietz" w:date="2012-08-08T16:18:00Z">
              <w:r>
                <w:t xml:space="preserve">      &lt;/xs:element&gt;</w:t>
              </w:r>
            </w:ins>
          </w:p>
          <w:p w14:paraId="77A78E67" w14:textId="77777777" w:rsidR="00D708FE" w:rsidRDefault="00D708FE" w:rsidP="00D708FE">
            <w:pPr>
              <w:pStyle w:val="XML1"/>
              <w:rPr>
                <w:ins w:id="16371" w:author="Thomas Dietz" w:date="2012-08-08T16:18:00Z"/>
              </w:rPr>
            </w:pPr>
            <w:ins w:id="16372" w:author="Thomas Dietz" w:date="2012-08-08T16:18:00Z">
              <w:r>
                <w:t xml:space="preserve">    &lt;/xs:sequence&gt;</w:t>
              </w:r>
            </w:ins>
          </w:p>
          <w:p w14:paraId="720EF12A" w14:textId="77777777" w:rsidR="00D708FE" w:rsidRDefault="00D708FE" w:rsidP="00D708FE">
            <w:pPr>
              <w:pStyle w:val="XML1"/>
              <w:rPr>
                <w:ins w:id="16373" w:author="Thomas Dietz" w:date="2012-08-08T16:18:00Z"/>
              </w:rPr>
            </w:pPr>
            <w:ins w:id="16374" w:author="Thomas Dietz" w:date="2012-08-08T16:18:00Z">
              <w:r>
                <w:t xml:space="preserve">  &lt;/xs:group&gt;</w:t>
              </w:r>
            </w:ins>
          </w:p>
          <w:p w14:paraId="4246B9BD" w14:textId="77777777" w:rsidR="00D708FE" w:rsidRDefault="00D708FE" w:rsidP="00D708FE">
            <w:pPr>
              <w:pStyle w:val="XML1"/>
              <w:rPr>
                <w:ins w:id="16375" w:author="Thomas Dietz" w:date="2012-08-08T16:18:00Z"/>
              </w:rPr>
            </w:pPr>
          </w:p>
          <w:p w14:paraId="2E506DA4" w14:textId="77777777" w:rsidR="00D708FE" w:rsidRDefault="00D708FE" w:rsidP="00D708FE">
            <w:pPr>
              <w:pStyle w:val="XML1"/>
              <w:rPr>
                <w:ins w:id="16376" w:author="Thomas Dietz" w:date="2012-08-08T16:18:00Z"/>
              </w:rPr>
            </w:pPr>
            <w:ins w:id="16377" w:author="Thomas Dietz" w:date="2012-08-08T16:18:00Z">
              <w:r>
                <w:t xml:space="preserve">  &lt;xs:group name="OFPortOtherFeatureListType"&gt;</w:t>
              </w:r>
            </w:ins>
          </w:p>
          <w:p w14:paraId="5E8AE838" w14:textId="77777777" w:rsidR="00D708FE" w:rsidRDefault="00D708FE" w:rsidP="00D708FE">
            <w:pPr>
              <w:pStyle w:val="XML1"/>
              <w:rPr>
                <w:ins w:id="16378" w:author="Thomas Dietz" w:date="2012-08-08T16:18:00Z"/>
              </w:rPr>
            </w:pPr>
            <w:ins w:id="16379" w:author="Thomas Dietz" w:date="2012-08-08T16:18:00Z">
              <w:r>
                <w:t xml:space="preserve">    &lt;xs:annotation&gt;</w:t>
              </w:r>
            </w:ins>
          </w:p>
          <w:p w14:paraId="11FB9CAA" w14:textId="77777777" w:rsidR="00D708FE" w:rsidRDefault="00D708FE" w:rsidP="00D708FE">
            <w:pPr>
              <w:pStyle w:val="XML1"/>
              <w:rPr>
                <w:ins w:id="16380" w:author="Thomas Dietz" w:date="2012-08-08T16:18:00Z"/>
              </w:rPr>
            </w:pPr>
            <w:ins w:id="16381" w:author="Thomas Dietz" w:date="2012-08-08T16:18:00Z">
              <w:r>
                <w:t xml:space="preserve">      &lt;xs:documentation&gt;</w:t>
              </w:r>
            </w:ins>
          </w:p>
          <w:p w14:paraId="7CB5E3F2" w14:textId="77777777" w:rsidR="00D708FE" w:rsidRDefault="00D708FE" w:rsidP="00D708FE">
            <w:pPr>
              <w:pStyle w:val="XML1"/>
              <w:rPr>
                <w:ins w:id="16382" w:author="Thomas Dietz" w:date="2012-08-08T16:18:00Z"/>
              </w:rPr>
            </w:pPr>
            <w:ins w:id="16383" w:author="Thomas Dietz" w:date="2012-08-08T16:18:00Z">
              <w:r>
                <w:t xml:space="preserve">        The features of a port that are supported or</w:t>
              </w:r>
            </w:ins>
          </w:p>
          <w:p w14:paraId="68F6B1F9" w14:textId="77777777" w:rsidR="00D708FE" w:rsidRDefault="00D708FE" w:rsidP="00D708FE">
            <w:pPr>
              <w:pStyle w:val="XML1"/>
              <w:rPr>
                <w:ins w:id="16384" w:author="Thomas Dietz" w:date="2012-08-08T16:18:00Z"/>
              </w:rPr>
            </w:pPr>
            <w:ins w:id="16385" w:author="Thomas Dietz" w:date="2012-08-08T16:18:00Z">
              <w:r>
                <w:t xml:space="preserve">        advertised.</w:t>
              </w:r>
            </w:ins>
          </w:p>
          <w:p w14:paraId="5B168F6C" w14:textId="77777777" w:rsidR="00D708FE" w:rsidRDefault="00D708FE" w:rsidP="00D708FE">
            <w:pPr>
              <w:pStyle w:val="XML1"/>
              <w:rPr>
                <w:ins w:id="16386" w:author="Thomas Dietz" w:date="2012-08-08T16:18:00Z"/>
              </w:rPr>
            </w:pPr>
          </w:p>
          <w:p w14:paraId="0B8906A4" w14:textId="77777777" w:rsidR="00D708FE" w:rsidRDefault="00D708FE" w:rsidP="00D708FE">
            <w:pPr>
              <w:pStyle w:val="XML1"/>
              <w:rPr>
                <w:ins w:id="16387" w:author="Thomas Dietz" w:date="2012-08-08T16:18:00Z"/>
              </w:rPr>
            </w:pPr>
            <w:ins w:id="16388" w:author="Thomas Dietz" w:date="2012-08-08T16:18:00Z">
              <w:r>
                <w:t xml:space="preserve">        If the elements in the OFPortOtherFeatureListType ares used</w:t>
              </w:r>
            </w:ins>
          </w:p>
          <w:p w14:paraId="22D08457" w14:textId="77777777" w:rsidR="00D708FE" w:rsidRDefault="00D708FE" w:rsidP="00D708FE">
            <w:pPr>
              <w:pStyle w:val="XML1"/>
              <w:rPr>
                <w:ins w:id="16389" w:author="Thomas Dietz" w:date="2012-08-08T16:18:00Z"/>
              </w:rPr>
            </w:pPr>
            <w:ins w:id="16390" w:author="Thomas Dietz" w:date="2012-08-08T16:18:00Z">
              <w:r>
                <w:t xml:space="preserve">        as configurable elements the NETCONF &amp;lt;edit-config&amp;gt; operations</w:t>
              </w:r>
            </w:ins>
          </w:p>
          <w:p w14:paraId="3471D160" w14:textId="77777777" w:rsidR="00D708FE" w:rsidRDefault="00D708FE" w:rsidP="00D708FE">
            <w:pPr>
              <w:pStyle w:val="XML1"/>
              <w:rPr>
                <w:ins w:id="16391" w:author="Thomas Dietz" w:date="2012-08-08T16:18:00Z"/>
              </w:rPr>
            </w:pPr>
            <w:ins w:id="16392" w:author="Thomas Dietz" w:date="2012-08-08T16:18:00Z">
              <w:r>
                <w:t xml:space="preserve">        MUST be implemented as follows: </w:t>
              </w:r>
            </w:ins>
          </w:p>
          <w:p w14:paraId="0D7A2C91" w14:textId="77777777" w:rsidR="00D708FE" w:rsidRDefault="00D708FE" w:rsidP="00D708FE">
            <w:pPr>
              <w:pStyle w:val="XML1"/>
              <w:rPr>
                <w:ins w:id="16393" w:author="Thomas Dietz" w:date="2012-08-08T16:18:00Z"/>
              </w:rPr>
            </w:pPr>
          </w:p>
          <w:p w14:paraId="230C5E3D" w14:textId="77777777" w:rsidR="00D708FE" w:rsidRDefault="00D708FE" w:rsidP="00D708FE">
            <w:pPr>
              <w:pStyle w:val="XML1"/>
              <w:rPr>
                <w:ins w:id="16394" w:author="Thomas Dietz" w:date="2012-08-08T16:18:00Z"/>
              </w:rPr>
            </w:pPr>
            <w:ins w:id="16395" w:author="Thomas Dietz" w:date="2012-08-08T16:18:00Z">
              <w:r>
                <w:t xml:space="preserve">        * The 'resource-id' element MUST be present in the path or in</w:t>
              </w:r>
            </w:ins>
          </w:p>
          <w:p w14:paraId="2C882067" w14:textId="77777777" w:rsidR="00D708FE" w:rsidRDefault="00D708FE" w:rsidP="00D708FE">
            <w:pPr>
              <w:pStyle w:val="XML1"/>
              <w:rPr>
                <w:ins w:id="16396" w:author="Thomas Dietz" w:date="2012-08-08T16:18:00Z"/>
              </w:rPr>
            </w:pPr>
            <w:ins w:id="16397" w:author="Thomas Dietz" w:date="2012-08-08T16:18:00Z">
              <w:r>
                <w:t xml:space="preserve">        the filter at all &amp;lt;edit-config&amp;gt; operations to identify the</w:t>
              </w:r>
            </w:ins>
          </w:p>
          <w:p w14:paraId="7D4FEBE0" w14:textId="77777777" w:rsidR="00D708FE" w:rsidRDefault="00D708FE" w:rsidP="00D708FE">
            <w:pPr>
              <w:pStyle w:val="XML1"/>
              <w:rPr>
                <w:ins w:id="16398" w:author="Thomas Dietz" w:date="2012-08-08T16:18:00Z"/>
              </w:rPr>
            </w:pPr>
            <w:ins w:id="16399" w:author="Thomas Dietz" w:date="2012-08-08T16:18:00Z">
              <w:r>
                <w:t xml:space="preserve">        resource.</w:t>
              </w:r>
            </w:ins>
          </w:p>
          <w:p w14:paraId="7E18F61E" w14:textId="77777777" w:rsidR="00D708FE" w:rsidRDefault="00D708FE" w:rsidP="00D708FE">
            <w:pPr>
              <w:pStyle w:val="XML1"/>
              <w:rPr>
                <w:ins w:id="16400" w:author="Thomas Dietz" w:date="2012-08-08T16:18:00Z"/>
              </w:rPr>
            </w:pPr>
            <w:ins w:id="16401" w:author="Thomas Dietz" w:date="2012-08-08T16:18:00Z">
              <w:r>
                <w:lastRenderedPageBreak/>
                <w:t xml:space="preserve">        * If the operation is 'merge' or 'replace', the element is</w:t>
              </w:r>
            </w:ins>
          </w:p>
          <w:p w14:paraId="1EA6E5F2" w14:textId="77777777" w:rsidR="00D708FE" w:rsidRDefault="00D708FE" w:rsidP="00D708FE">
            <w:pPr>
              <w:pStyle w:val="XML1"/>
              <w:rPr>
                <w:ins w:id="16402" w:author="Thomas Dietz" w:date="2012-08-08T16:18:00Z"/>
              </w:rPr>
            </w:pPr>
            <w:ins w:id="16403" w:author="Thomas Dietz" w:date="2012-08-08T16:18:00Z">
              <w:r>
                <w:t xml:space="preserve">        created if it does not exist, and its value is set to the</w:t>
              </w:r>
            </w:ins>
          </w:p>
          <w:p w14:paraId="03D030F0" w14:textId="77777777" w:rsidR="00D708FE" w:rsidRDefault="00D708FE" w:rsidP="00D708FE">
            <w:pPr>
              <w:pStyle w:val="XML1"/>
              <w:rPr>
                <w:ins w:id="16404" w:author="Thomas Dietz" w:date="2012-08-08T16:18:00Z"/>
              </w:rPr>
            </w:pPr>
            <w:ins w:id="16405" w:author="Thomas Dietz" w:date="2012-08-08T16:18:00Z">
              <w:r>
                <w:t xml:space="preserve">        value found in the XML RPC data.</w:t>
              </w:r>
            </w:ins>
          </w:p>
          <w:p w14:paraId="64F20741" w14:textId="77777777" w:rsidR="00D708FE" w:rsidRDefault="00D708FE" w:rsidP="00D708FE">
            <w:pPr>
              <w:pStyle w:val="XML1"/>
              <w:rPr>
                <w:ins w:id="16406" w:author="Thomas Dietz" w:date="2012-08-08T16:18:00Z"/>
              </w:rPr>
            </w:pPr>
            <w:ins w:id="16407" w:author="Thomas Dietz" w:date="2012-08-08T16:18:00Z">
              <w:r>
                <w:t xml:space="preserve">        * If the operation is 'create', the element is created if it</w:t>
              </w:r>
            </w:ins>
          </w:p>
          <w:p w14:paraId="340D3EED" w14:textId="77777777" w:rsidR="00D708FE" w:rsidRDefault="00D708FE" w:rsidP="00D708FE">
            <w:pPr>
              <w:pStyle w:val="XML1"/>
              <w:rPr>
                <w:ins w:id="16408" w:author="Thomas Dietz" w:date="2012-08-08T16:18:00Z"/>
              </w:rPr>
            </w:pPr>
            <w:ins w:id="16409" w:author="Thomas Dietz" w:date="2012-08-08T16:18:00Z">
              <w:r>
                <w:t xml:space="preserve">        does not exist. If the element already exists, a</w:t>
              </w:r>
            </w:ins>
          </w:p>
          <w:p w14:paraId="7B33DCAA" w14:textId="77777777" w:rsidR="00D708FE" w:rsidRDefault="00D708FE" w:rsidP="00D708FE">
            <w:pPr>
              <w:pStyle w:val="XML1"/>
              <w:rPr>
                <w:ins w:id="16410" w:author="Thomas Dietz" w:date="2012-08-08T16:18:00Z"/>
              </w:rPr>
            </w:pPr>
            <w:ins w:id="16411"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16412" w:author="Thomas Dietz" w:date="2012-08-08T16:18:00Z"/>
              </w:rPr>
            </w:pPr>
            <w:ins w:id="16413" w:author="Thomas Dietz" w:date="2012-08-08T16:18:00Z">
              <w:r>
                <w:t xml:space="preserve">        * If the operation is 'delete', the element is deleted if it</w:t>
              </w:r>
            </w:ins>
          </w:p>
          <w:p w14:paraId="583C94FE" w14:textId="77777777" w:rsidR="00D708FE" w:rsidRDefault="00D708FE" w:rsidP="00D708FE">
            <w:pPr>
              <w:pStyle w:val="XML1"/>
              <w:rPr>
                <w:ins w:id="16414" w:author="Thomas Dietz" w:date="2012-08-08T16:18:00Z"/>
              </w:rPr>
            </w:pPr>
            <w:ins w:id="16415" w:author="Thomas Dietz" w:date="2012-08-08T16:18:00Z">
              <w:r>
                <w:t xml:space="preserve">        exists.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16416" w:author="Thomas Dietz" w:date="2012-08-08T16:18:00Z"/>
              </w:rPr>
            </w:pPr>
            <w:ins w:id="16417" w:author="Thomas Dietz" w:date="2012-08-08T16:18:00Z">
              <w:r>
                <w:t xml:space="preserve">        error is returned.</w:t>
              </w:r>
            </w:ins>
          </w:p>
          <w:p w14:paraId="77BBC4BB" w14:textId="77777777" w:rsidR="00D708FE" w:rsidRDefault="00D708FE" w:rsidP="00D708FE">
            <w:pPr>
              <w:pStyle w:val="XML1"/>
              <w:rPr>
                <w:ins w:id="16418" w:author="Thomas Dietz" w:date="2012-08-08T16:18:00Z"/>
              </w:rPr>
            </w:pPr>
          </w:p>
          <w:p w14:paraId="79773078" w14:textId="77777777" w:rsidR="00D708FE" w:rsidRDefault="00D708FE" w:rsidP="00D708FE">
            <w:pPr>
              <w:pStyle w:val="XML1"/>
              <w:rPr>
                <w:ins w:id="16419" w:author="Thomas Dietz" w:date="2012-08-08T16:18:00Z"/>
              </w:rPr>
            </w:pPr>
            <w:ins w:id="16420" w:author="Thomas Dietz" w:date="2012-08-08T16:18:00Z">
              <w:r>
                <w:t xml:space="preserve">        If elements in the type OFPortOtherFeatureListType are used</w:t>
              </w:r>
            </w:ins>
          </w:p>
          <w:p w14:paraId="6C8B5311" w14:textId="77777777" w:rsidR="00D708FE" w:rsidRDefault="00D708FE" w:rsidP="00D708FE">
            <w:pPr>
              <w:pStyle w:val="XML1"/>
              <w:rPr>
                <w:ins w:id="16421" w:author="Thomas Dietz" w:date="2012-08-08T16:18:00Z"/>
              </w:rPr>
            </w:pPr>
            <w:ins w:id="16422" w:author="Thomas Dietz" w:date="2012-08-08T16:18:00Z">
              <w:r>
                <w:t xml:space="preserve">        in an non-configurable way, they only be retrieved by NETCONF</w:t>
              </w:r>
            </w:ins>
          </w:p>
          <w:p w14:paraId="37FEAD89" w14:textId="77777777" w:rsidR="00D708FE" w:rsidRDefault="00D708FE" w:rsidP="00D708FE">
            <w:pPr>
              <w:pStyle w:val="XML1"/>
              <w:rPr>
                <w:ins w:id="16423" w:author="Thomas Dietz" w:date="2012-08-08T16:18:00Z"/>
              </w:rPr>
            </w:pPr>
            <w:ins w:id="16424" w:author="Thomas Dietz" w:date="2012-08-08T16:18:00Z">
              <w:r>
                <w:t xml:space="preserve">        &amp;lt;get&amp;gt; operations. Attemps to modify this element and its</w:t>
              </w:r>
            </w:ins>
          </w:p>
          <w:p w14:paraId="40542C13" w14:textId="77777777" w:rsidR="00D708FE" w:rsidRDefault="00D708FE" w:rsidP="00D708FE">
            <w:pPr>
              <w:pStyle w:val="XML1"/>
              <w:rPr>
                <w:ins w:id="16425" w:author="Thomas Dietz" w:date="2012-08-08T16:18:00Z"/>
              </w:rPr>
            </w:pPr>
            <w:ins w:id="16426" w:author="Thomas Dietz" w:date="2012-08-08T16:18:00Z">
              <w:r>
                <w:t xml:space="preserve">        children with a NETCONF &amp;lt;edit-config&amp;gt; operation MUST result</w:t>
              </w:r>
            </w:ins>
          </w:p>
          <w:p w14:paraId="782B9D6E" w14:textId="77777777" w:rsidR="00D708FE" w:rsidRDefault="00D708FE" w:rsidP="00D708FE">
            <w:pPr>
              <w:pStyle w:val="XML1"/>
              <w:rPr>
                <w:ins w:id="16427" w:author="Thomas Dietz" w:date="2012-08-08T16:18:00Z"/>
              </w:rPr>
            </w:pPr>
            <w:ins w:id="16428" w:author="Thomas Dietz" w:date="2012-08-08T16:18:00Z">
              <w:r>
                <w:t xml:space="preserve">        in an 'operation-not-supported' error with type</w:t>
              </w:r>
            </w:ins>
          </w:p>
          <w:p w14:paraId="3C437E92" w14:textId="77777777" w:rsidR="00D708FE" w:rsidRDefault="00D708FE" w:rsidP="00D708FE">
            <w:pPr>
              <w:pStyle w:val="XML1"/>
              <w:rPr>
                <w:ins w:id="16429" w:author="Thomas Dietz" w:date="2012-08-08T16:18:00Z"/>
              </w:rPr>
            </w:pPr>
            <w:ins w:id="16430" w:author="Thomas Dietz" w:date="2012-08-08T16:18:00Z">
              <w:r>
                <w:t xml:space="preserve">        'application'.</w:t>
              </w:r>
            </w:ins>
          </w:p>
          <w:p w14:paraId="045B7964" w14:textId="77777777" w:rsidR="00D708FE" w:rsidRDefault="00D708FE" w:rsidP="00D708FE">
            <w:pPr>
              <w:pStyle w:val="XML1"/>
              <w:rPr>
                <w:ins w:id="16431" w:author="Thomas Dietz" w:date="2012-08-08T16:18:00Z"/>
              </w:rPr>
            </w:pPr>
            <w:ins w:id="16432" w:author="Thomas Dietz" w:date="2012-08-08T16:18:00Z">
              <w:r>
                <w:t xml:space="preserve">      &lt;/xs:documentation&gt;</w:t>
              </w:r>
            </w:ins>
          </w:p>
          <w:p w14:paraId="444C9658" w14:textId="77777777" w:rsidR="00D708FE" w:rsidRDefault="00D708FE" w:rsidP="00D708FE">
            <w:pPr>
              <w:pStyle w:val="XML1"/>
              <w:rPr>
                <w:ins w:id="16433" w:author="Thomas Dietz" w:date="2012-08-08T16:18:00Z"/>
              </w:rPr>
            </w:pPr>
            <w:ins w:id="16434" w:author="Thomas Dietz" w:date="2012-08-08T16:18:00Z">
              <w:r>
                <w:t xml:space="preserve">    &lt;/xs:annotation&gt;</w:t>
              </w:r>
            </w:ins>
          </w:p>
          <w:p w14:paraId="49307D78" w14:textId="77777777" w:rsidR="00D708FE" w:rsidRDefault="00D708FE" w:rsidP="00D708FE">
            <w:pPr>
              <w:pStyle w:val="XML1"/>
              <w:rPr>
                <w:ins w:id="16435" w:author="Thomas Dietz" w:date="2012-08-08T16:18:00Z"/>
              </w:rPr>
            </w:pPr>
          </w:p>
          <w:p w14:paraId="644A33B7" w14:textId="77777777" w:rsidR="00D708FE" w:rsidRDefault="00D708FE" w:rsidP="00D708FE">
            <w:pPr>
              <w:pStyle w:val="XML1"/>
              <w:rPr>
                <w:ins w:id="16436" w:author="Thomas Dietz" w:date="2012-08-08T16:18:00Z"/>
              </w:rPr>
            </w:pPr>
            <w:ins w:id="16437" w:author="Thomas Dietz" w:date="2012-08-08T16:18:00Z">
              <w:r>
                <w:t xml:space="preserve">    &lt;xs:sequence&gt;</w:t>
              </w:r>
            </w:ins>
          </w:p>
          <w:p w14:paraId="0DAEEC7E" w14:textId="77777777" w:rsidR="00D708FE" w:rsidRDefault="00D708FE" w:rsidP="00D708FE">
            <w:pPr>
              <w:pStyle w:val="XML1"/>
              <w:rPr>
                <w:ins w:id="16438" w:author="Thomas Dietz" w:date="2012-08-08T16:18:00Z"/>
              </w:rPr>
            </w:pPr>
            <w:ins w:id="16439" w:author="Thomas Dietz" w:date="2012-08-08T16:18:00Z">
              <w:r>
                <w:t xml:space="preserve">      &lt;xs:element name="rate"  type="OFPortRateType"&gt;</w:t>
              </w:r>
            </w:ins>
          </w:p>
          <w:p w14:paraId="0AB35EAA" w14:textId="77777777" w:rsidR="00D708FE" w:rsidRDefault="00D708FE" w:rsidP="00D708FE">
            <w:pPr>
              <w:pStyle w:val="XML1"/>
              <w:rPr>
                <w:ins w:id="16440" w:author="Thomas Dietz" w:date="2012-08-08T16:18:00Z"/>
              </w:rPr>
            </w:pPr>
            <w:ins w:id="16441" w:author="Thomas Dietz" w:date="2012-08-08T16:18:00Z">
              <w:r>
                <w:t xml:space="preserve">        &lt;xs:annotation&gt;</w:t>
              </w:r>
            </w:ins>
          </w:p>
          <w:p w14:paraId="1E435EC6" w14:textId="77777777" w:rsidR="00D708FE" w:rsidRDefault="00D708FE" w:rsidP="00D708FE">
            <w:pPr>
              <w:pStyle w:val="XML1"/>
              <w:rPr>
                <w:ins w:id="16442" w:author="Thomas Dietz" w:date="2012-08-08T16:18:00Z"/>
              </w:rPr>
            </w:pPr>
            <w:ins w:id="16443" w:author="Thomas Dietz" w:date="2012-08-08T16:18:00Z">
              <w:r>
                <w:t xml:space="preserve">          &lt;xs:documentation&gt;</w:t>
              </w:r>
            </w:ins>
          </w:p>
          <w:p w14:paraId="1997A28E" w14:textId="77777777" w:rsidR="00D708FE" w:rsidRDefault="00D708FE" w:rsidP="00D708FE">
            <w:pPr>
              <w:pStyle w:val="XML1"/>
              <w:rPr>
                <w:ins w:id="16444" w:author="Thomas Dietz" w:date="2012-08-08T16:18:00Z"/>
              </w:rPr>
            </w:pPr>
            <w:ins w:id="16445" w:author="Thomas Dietz" w:date="2012-08-08T16:18:00Z">
              <w:r>
                <w:t xml:space="preserve">            The transmission rate that is supported or</w:t>
              </w:r>
            </w:ins>
          </w:p>
          <w:p w14:paraId="6943E625" w14:textId="77777777" w:rsidR="00D708FE" w:rsidRDefault="00D708FE" w:rsidP="00D708FE">
            <w:pPr>
              <w:pStyle w:val="XML1"/>
              <w:rPr>
                <w:ins w:id="16446" w:author="Thomas Dietz" w:date="2012-08-08T16:18:00Z"/>
              </w:rPr>
            </w:pPr>
            <w:ins w:id="16447" w:author="Thomas Dietz" w:date="2012-08-08T16:18:00Z">
              <w:r>
                <w:t xml:space="preserve">            advertised. Multiple transmissions rates are allowed.</w:t>
              </w:r>
            </w:ins>
          </w:p>
          <w:p w14:paraId="6CE0FAFF" w14:textId="77777777" w:rsidR="00D708FE" w:rsidRDefault="00D708FE" w:rsidP="00D708FE">
            <w:pPr>
              <w:pStyle w:val="XML1"/>
              <w:rPr>
                <w:ins w:id="16448" w:author="Thomas Dietz" w:date="2012-08-08T16:18:00Z"/>
              </w:rPr>
            </w:pPr>
          </w:p>
          <w:p w14:paraId="0E09F583" w14:textId="77777777" w:rsidR="00D708FE" w:rsidRDefault="00D708FE" w:rsidP="00D708FE">
            <w:pPr>
              <w:pStyle w:val="XML1"/>
              <w:rPr>
                <w:ins w:id="16449" w:author="Thomas Dietz" w:date="2012-08-08T16:18:00Z"/>
              </w:rPr>
            </w:pPr>
            <w:ins w:id="16450" w:author="Thomas Dietz" w:date="2012-08-08T16:18:00Z">
              <w:r>
                <w:t xml:space="preserve">            At least one element MUST be present in the NETCONF data</w:t>
              </w:r>
            </w:ins>
          </w:p>
          <w:p w14:paraId="2F1C5338" w14:textId="77777777" w:rsidR="00D708FE" w:rsidRDefault="00D708FE" w:rsidP="00D708FE">
            <w:pPr>
              <w:pStyle w:val="XML1"/>
              <w:rPr>
                <w:ins w:id="16451" w:author="Thomas Dietz" w:date="2012-08-08T16:18:00Z"/>
              </w:rPr>
            </w:pPr>
            <w:ins w:id="16452" w:author="Thomas Dietz" w:date="2012-08-08T16:18:00Z">
              <w:r>
                <w:t xml:space="preserve">            store. If none of this elements is are present in a NETCONF</w:t>
              </w:r>
            </w:ins>
          </w:p>
          <w:p w14:paraId="6CB160C2" w14:textId="77777777" w:rsidR="00D708FE" w:rsidRDefault="00D708FE" w:rsidP="00D708FE">
            <w:pPr>
              <w:pStyle w:val="XML1"/>
              <w:rPr>
                <w:ins w:id="16453" w:author="Thomas Dietz" w:date="2012-08-08T16:18:00Z"/>
              </w:rPr>
            </w:pPr>
            <w:ins w:id="16454" w:author="Thomas Dietz" w:date="2012-08-08T16:18:00Z">
              <w:r>
                <w:t xml:space="preserve">            &amp;lt;edit-config&amp;gt; operation 'create', 'merge' or 'replace' and</w:t>
              </w:r>
            </w:ins>
          </w:p>
          <w:p w14:paraId="6BD9F560" w14:textId="77777777" w:rsidR="00D708FE" w:rsidRDefault="00D708FE" w:rsidP="00D708FE">
            <w:pPr>
              <w:pStyle w:val="XML1"/>
              <w:rPr>
                <w:ins w:id="16455" w:author="Thomas Dietz" w:date="2012-08-08T16:18:00Z"/>
              </w:rPr>
            </w:pPr>
            <w:ins w:id="16456" w:author="Thomas Dietz" w:date="2012-08-08T16:18:00Z">
              <w:r>
                <w:t xml:space="preserve">            the parent element does not exist, a 'data-missing' error</w:t>
              </w:r>
            </w:ins>
          </w:p>
          <w:p w14:paraId="23A74A4E" w14:textId="77777777" w:rsidR="00D708FE" w:rsidRDefault="00D708FE" w:rsidP="00D708FE">
            <w:pPr>
              <w:pStyle w:val="XML1"/>
              <w:rPr>
                <w:ins w:id="16457" w:author="Thomas Dietz" w:date="2012-08-08T16:18:00Z"/>
              </w:rPr>
            </w:pPr>
            <w:ins w:id="16458" w:author="Thomas Dietz" w:date="2012-08-08T16:18:00Z">
              <w:r>
                <w:t xml:space="preserve">            is returned.</w:t>
              </w:r>
            </w:ins>
          </w:p>
          <w:p w14:paraId="63DA5180" w14:textId="77777777" w:rsidR="00D708FE" w:rsidRDefault="00D708FE" w:rsidP="00D708FE">
            <w:pPr>
              <w:pStyle w:val="XML1"/>
              <w:rPr>
                <w:ins w:id="16459" w:author="Thomas Dietz" w:date="2012-08-08T16:18:00Z"/>
              </w:rPr>
            </w:pPr>
            <w:ins w:id="16460" w:author="Thomas Dietz" w:date="2012-08-08T16:18:00Z">
              <w:r>
                <w:t xml:space="preserve">          &lt;/xs:documentation&gt;</w:t>
              </w:r>
            </w:ins>
          </w:p>
          <w:p w14:paraId="49757A0F" w14:textId="77777777" w:rsidR="00D708FE" w:rsidRDefault="00D708FE" w:rsidP="00D708FE">
            <w:pPr>
              <w:pStyle w:val="XML1"/>
              <w:rPr>
                <w:ins w:id="16461" w:author="Thomas Dietz" w:date="2012-08-08T16:18:00Z"/>
              </w:rPr>
            </w:pPr>
            <w:ins w:id="16462" w:author="Thomas Dietz" w:date="2012-08-08T16:18:00Z">
              <w:r>
                <w:t xml:space="preserve">        &lt;/xs:annotation&gt;</w:t>
              </w:r>
            </w:ins>
          </w:p>
          <w:p w14:paraId="3AD87421" w14:textId="77777777" w:rsidR="00D708FE" w:rsidRDefault="00D708FE" w:rsidP="00D708FE">
            <w:pPr>
              <w:pStyle w:val="XML1"/>
              <w:rPr>
                <w:ins w:id="16463" w:author="Thomas Dietz" w:date="2012-08-08T16:18:00Z"/>
              </w:rPr>
            </w:pPr>
            <w:ins w:id="16464" w:author="Thomas Dietz" w:date="2012-08-08T16:18:00Z">
              <w:r>
                <w:t xml:space="preserve">      &lt;/xs:element&gt;</w:t>
              </w:r>
            </w:ins>
          </w:p>
          <w:p w14:paraId="1CEBF84C" w14:textId="77777777" w:rsidR="00D708FE" w:rsidRDefault="00D708FE" w:rsidP="00D708FE">
            <w:pPr>
              <w:pStyle w:val="XML1"/>
              <w:rPr>
                <w:ins w:id="16465" w:author="Thomas Dietz" w:date="2012-08-08T16:18:00Z"/>
              </w:rPr>
            </w:pPr>
            <w:ins w:id="16466" w:author="Thomas Dietz" w:date="2012-08-08T16:18:00Z">
              <w:r>
                <w:t xml:space="preserve">      &lt;xs:element name="auto-negotiate"  type="xs:boolean"&gt;</w:t>
              </w:r>
            </w:ins>
          </w:p>
          <w:p w14:paraId="23A13B13" w14:textId="77777777" w:rsidR="00D708FE" w:rsidRDefault="00D708FE" w:rsidP="00D708FE">
            <w:pPr>
              <w:pStyle w:val="XML1"/>
              <w:rPr>
                <w:ins w:id="16467" w:author="Thomas Dietz" w:date="2012-08-08T16:18:00Z"/>
              </w:rPr>
            </w:pPr>
            <w:ins w:id="16468" w:author="Thomas Dietz" w:date="2012-08-08T16:18:00Z">
              <w:r>
                <w:t xml:space="preserve">        &lt;xs:annotation&gt;</w:t>
              </w:r>
            </w:ins>
          </w:p>
          <w:p w14:paraId="7B641BF8" w14:textId="77777777" w:rsidR="00D708FE" w:rsidRDefault="00D708FE" w:rsidP="00D708FE">
            <w:pPr>
              <w:pStyle w:val="XML1"/>
              <w:rPr>
                <w:ins w:id="16469" w:author="Thomas Dietz" w:date="2012-08-08T16:18:00Z"/>
              </w:rPr>
            </w:pPr>
            <w:ins w:id="16470" w:author="Thomas Dietz" w:date="2012-08-08T16:18:00Z">
              <w:r>
                <w:t xml:space="preserve">          &lt;xs:documentation&gt;</w:t>
              </w:r>
            </w:ins>
          </w:p>
          <w:p w14:paraId="4A91F1A7" w14:textId="77777777" w:rsidR="00D708FE" w:rsidRDefault="00D708FE" w:rsidP="00D708FE">
            <w:pPr>
              <w:pStyle w:val="XML1"/>
              <w:rPr>
                <w:ins w:id="16471" w:author="Thomas Dietz" w:date="2012-08-08T16:18:00Z"/>
              </w:rPr>
            </w:pPr>
            <w:ins w:id="16472" w:author="Thomas Dietz" w:date="2012-08-08T16:18:00Z">
              <w:r>
                <w:t xml:space="preserve">            Specifies if auto-negotiation of transmission</w:t>
              </w:r>
            </w:ins>
          </w:p>
          <w:p w14:paraId="5BF0778C" w14:textId="77777777" w:rsidR="00D708FE" w:rsidRDefault="00D708FE" w:rsidP="00D708FE">
            <w:pPr>
              <w:pStyle w:val="XML1"/>
              <w:rPr>
                <w:ins w:id="16473" w:author="Thomas Dietz" w:date="2012-08-08T16:18:00Z"/>
              </w:rPr>
            </w:pPr>
            <w:ins w:id="16474" w:author="Thomas Dietz" w:date="2012-08-08T16:18:00Z">
              <w:r>
                <w:t xml:space="preserve">            parameters is enabled for the port.</w:t>
              </w:r>
            </w:ins>
          </w:p>
          <w:p w14:paraId="33271492" w14:textId="77777777" w:rsidR="00D708FE" w:rsidRDefault="00D708FE" w:rsidP="00D708FE">
            <w:pPr>
              <w:pStyle w:val="XML1"/>
              <w:rPr>
                <w:ins w:id="16475" w:author="Thomas Dietz" w:date="2012-08-08T16:18:00Z"/>
              </w:rPr>
            </w:pPr>
          </w:p>
          <w:p w14:paraId="7D4CEF4A" w14:textId="77777777" w:rsidR="00D708FE" w:rsidRDefault="00D708FE" w:rsidP="00D708FE">
            <w:pPr>
              <w:pStyle w:val="XML1"/>
              <w:rPr>
                <w:ins w:id="16476" w:author="Thomas Dietz" w:date="2012-08-08T16:18:00Z"/>
              </w:rPr>
            </w:pPr>
            <w:ins w:id="16477" w:author="Thomas Dietz" w:date="2012-08-08T16:18:00Z">
              <w:r>
                <w:t xml:space="preserve">            This element is optional. If this element is not present it</w:t>
              </w:r>
            </w:ins>
          </w:p>
          <w:p w14:paraId="0B84EA50" w14:textId="77777777" w:rsidR="00D708FE" w:rsidRDefault="00D708FE" w:rsidP="00D708FE">
            <w:pPr>
              <w:pStyle w:val="XML1"/>
              <w:rPr>
                <w:ins w:id="16478" w:author="Thomas Dietz" w:date="2012-08-08T16:18:00Z"/>
              </w:rPr>
            </w:pPr>
            <w:ins w:id="16479" w:author="Thomas Dietz" w:date="2012-08-08T16:18:00Z">
              <w:r>
                <w:t xml:space="preserve">            defaults to 'true'.</w:t>
              </w:r>
            </w:ins>
          </w:p>
          <w:p w14:paraId="051DBF48" w14:textId="77777777" w:rsidR="00D708FE" w:rsidRDefault="00D708FE" w:rsidP="00D708FE">
            <w:pPr>
              <w:pStyle w:val="XML1"/>
              <w:rPr>
                <w:ins w:id="16480" w:author="Thomas Dietz" w:date="2012-08-08T16:18:00Z"/>
              </w:rPr>
            </w:pPr>
            <w:ins w:id="16481" w:author="Thomas Dietz" w:date="2012-08-08T16:18:00Z">
              <w:r>
                <w:t xml:space="preserve">          &lt;/xs:documentation&gt;</w:t>
              </w:r>
            </w:ins>
          </w:p>
          <w:p w14:paraId="613FD3D1" w14:textId="77777777" w:rsidR="00D708FE" w:rsidRDefault="00D708FE" w:rsidP="00D708FE">
            <w:pPr>
              <w:pStyle w:val="XML1"/>
              <w:rPr>
                <w:ins w:id="16482" w:author="Thomas Dietz" w:date="2012-08-08T16:18:00Z"/>
              </w:rPr>
            </w:pPr>
            <w:ins w:id="16483" w:author="Thomas Dietz" w:date="2012-08-08T16:18:00Z">
              <w:r>
                <w:t xml:space="preserve">        &lt;/xs:annotation&gt;</w:t>
              </w:r>
            </w:ins>
          </w:p>
          <w:p w14:paraId="68ADEEA3" w14:textId="77777777" w:rsidR="00D708FE" w:rsidRDefault="00D708FE" w:rsidP="00D708FE">
            <w:pPr>
              <w:pStyle w:val="XML1"/>
              <w:rPr>
                <w:ins w:id="16484" w:author="Thomas Dietz" w:date="2012-08-08T16:18:00Z"/>
              </w:rPr>
            </w:pPr>
            <w:ins w:id="16485" w:author="Thomas Dietz" w:date="2012-08-08T16:18:00Z">
              <w:r>
                <w:t xml:space="preserve">      &lt;/xs:element&gt;</w:t>
              </w:r>
            </w:ins>
          </w:p>
          <w:p w14:paraId="73A8CAC3" w14:textId="77777777" w:rsidR="00D708FE" w:rsidRDefault="00D708FE" w:rsidP="00D708FE">
            <w:pPr>
              <w:pStyle w:val="XML1"/>
              <w:rPr>
                <w:ins w:id="16486" w:author="Thomas Dietz" w:date="2012-08-08T16:18:00Z"/>
              </w:rPr>
            </w:pPr>
            <w:ins w:id="16487" w:author="Thomas Dietz" w:date="2012-08-08T16:18:00Z">
              <w:r>
                <w:t xml:space="preserve">      &lt;xs:element name="medium"&gt;</w:t>
              </w:r>
            </w:ins>
          </w:p>
          <w:p w14:paraId="2D779C18" w14:textId="77777777" w:rsidR="00D708FE" w:rsidRDefault="00D708FE" w:rsidP="00D708FE">
            <w:pPr>
              <w:pStyle w:val="XML1"/>
              <w:rPr>
                <w:ins w:id="16488" w:author="Thomas Dietz" w:date="2012-08-08T16:18:00Z"/>
              </w:rPr>
            </w:pPr>
            <w:ins w:id="16489" w:author="Thomas Dietz" w:date="2012-08-08T16:18:00Z">
              <w:r>
                <w:t xml:space="preserve">        &lt;xs:annotation&gt;</w:t>
              </w:r>
            </w:ins>
          </w:p>
          <w:p w14:paraId="60AC04EE" w14:textId="77777777" w:rsidR="00D708FE" w:rsidRDefault="00D708FE" w:rsidP="00D708FE">
            <w:pPr>
              <w:pStyle w:val="XML1"/>
              <w:rPr>
                <w:ins w:id="16490" w:author="Thomas Dietz" w:date="2012-08-08T16:18:00Z"/>
              </w:rPr>
            </w:pPr>
            <w:ins w:id="16491" w:author="Thomas Dietz" w:date="2012-08-08T16:18:00Z">
              <w:r>
                <w:t xml:space="preserve">          &lt;xs:documentation&gt;</w:t>
              </w:r>
            </w:ins>
          </w:p>
          <w:p w14:paraId="424611DA" w14:textId="77777777" w:rsidR="00D708FE" w:rsidRDefault="00D708FE" w:rsidP="00D708FE">
            <w:pPr>
              <w:pStyle w:val="XML1"/>
              <w:rPr>
                <w:ins w:id="16492" w:author="Thomas Dietz" w:date="2012-08-08T16:18:00Z"/>
              </w:rPr>
            </w:pPr>
            <w:ins w:id="16493" w:author="Thomas Dietz" w:date="2012-08-08T16:18:00Z">
              <w:r>
                <w:t xml:space="preserve">            The transmission medium used by the port.</w:t>
              </w:r>
            </w:ins>
          </w:p>
          <w:p w14:paraId="1527A78C" w14:textId="77777777" w:rsidR="00D708FE" w:rsidRDefault="00D708FE" w:rsidP="00D708FE">
            <w:pPr>
              <w:pStyle w:val="XML1"/>
              <w:rPr>
                <w:ins w:id="16494" w:author="Thomas Dietz" w:date="2012-08-08T16:18:00Z"/>
              </w:rPr>
            </w:pPr>
            <w:ins w:id="16495" w:author="Thomas Dietz" w:date="2012-08-08T16:18:00Z">
              <w:r>
                <w:t xml:space="preserve">            Multiple media are allowed.</w:t>
              </w:r>
            </w:ins>
          </w:p>
          <w:p w14:paraId="2D53670C" w14:textId="77777777" w:rsidR="00D708FE" w:rsidRDefault="00D708FE" w:rsidP="00D708FE">
            <w:pPr>
              <w:pStyle w:val="XML1"/>
              <w:rPr>
                <w:ins w:id="16496" w:author="Thomas Dietz" w:date="2012-08-08T16:18:00Z"/>
              </w:rPr>
            </w:pPr>
          </w:p>
          <w:p w14:paraId="73A5123F" w14:textId="77777777" w:rsidR="00D708FE" w:rsidRDefault="00D708FE" w:rsidP="00D708FE">
            <w:pPr>
              <w:pStyle w:val="XML1"/>
              <w:rPr>
                <w:ins w:id="16497" w:author="Thomas Dietz" w:date="2012-08-08T16:18:00Z"/>
              </w:rPr>
            </w:pPr>
            <w:ins w:id="16498" w:author="Thomas Dietz" w:date="2012-08-08T16:18:00Z">
              <w:r>
                <w:t xml:space="preserve">            At least one element MUST be present in the NETCONF data</w:t>
              </w:r>
            </w:ins>
          </w:p>
          <w:p w14:paraId="1EB9E164" w14:textId="77777777" w:rsidR="00D708FE" w:rsidRDefault="00D708FE" w:rsidP="00D708FE">
            <w:pPr>
              <w:pStyle w:val="XML1"/>
              <w:rPr>
                <w:ins w:id="16499" w:author="Thomas Dietz" w:date="2012-08-08T16:18:00Z"/>
              </w:rPr>
            </w:pPr>
            <w:ins w:id="16500" w:author="Thomas Dietz" w:date="2012-08-08T16:18:00Z">
              <w:r>
                <w:t xml:space="preserve">            store. If none of this elements is are present in a NETCONF</w:t>
              </w:r>
            </w:ins>
          </w:p>
          <w:p w14:paraId="5C087F62" w14:textId="77777777" w:rsidR="00D708FE" w:rsidRDefault="00D708FE" w:rsidP="00D708FE">
            <w:pPr>
              <w:pStyle w:val="XML1"/>
              <w:rPr>
                <w:ins w:id="16501" w:author="Thomas Dietz" w:date="2012-08-08T16:18:00Z"/>
              </w:rPr>
            </w:pPr>
            <w:ins w:id="16502" w:author="Thomas Dietz" w:date="2012-08-08T16:18:00Z">
              <w:r>
                <w:t xml:space="preserve">            &amp;lt;edit-config&amp;gt; operation 'create', 'merge' or 'replace' and</w:t>
              </w:r>
            </w:ins>
          </w:p>
          <w:p w14:paraId="4D0BCC6F" w14:textId="77777777" w:rsidR="00D708FE" w:rsidRDefault="00D708FE" w:rsidP="00D708FE">
            <w:pPr>
              <w:pStyle w:val="XML1"/>
              <w:rPr>
                <w:ins w:id="16503" w:author="Thomas Dietz" w:date="2012-08-08T16:18:00Z"/>
              </w:rPr>
            </w:pPr>
            <w:ins w:id="16504" w:author="Thomas Dietz" w:date="2012-08-08T16:18:00Z">
              <w:r>
                <w:t xml:space="preserve">            the parent element does not exist, a 'data-missing' error</w:t>
              </w:r>
            </w:ins>
          </w:p>
          <w:p w14:paraId="58AEA580" w14:textId="77777777" w:rsidR="00D708FE" w:rsidRDefault="00D708FE" w:rsidP="00D708FE">
            <w:pPr>
              <w:pStyle w:val="XML1"/>
              <w:rPr>
                <w:ins w:id="16505" w:author="Thomas Dietz" w:date="2012-08-08T16:18:00Z"/>
              </w:rPr>
            </w:pPr>
            <w:ins w:id="16506" w:author="Thomas Dietz" w:date="2012-08-08T16:18:00Z">
              <w:r>
                <w:t xml:space="preserve">            is returned.</w:t>
              </w:r>
            </w:ins>
          </w:p>
          <w:p w14:paraId="3F0FFDE9" w14:textId="77777777" w:rsidR="00D708FE" w:rsidRDefault="00D708FE" w:rsidP="00D708FE">
            <w:pPr>
              <w:pStyle w:val="XML1"/>
              <w:rPr>
                <w:ins w:id="16507" w:author="Thomas Dietz" w:date="2012-08-08T16:18:00Z"/>
              </w:rPr>
            </w:pPr>
            <w:ins w:id="16508" w:author="Thomas Dietz" w:date="2012-08-08T16:18:00Z">
              <w:r>
                <w:lastRenderedPageBreak/>
                <w:t xml:space="preserve">          &lt;/xs:documentation&gt;</w:t>
              </w:r>
            </w:ins>
          </w:p>
          <w:p w14:paraId="638CA863" w14:textId="77777777" w:rsidR="00D708FE" w:rsidRDefault="00D708FE" w:rsidP="00D708FE">
            <w:pPr>
              <w:pStyle w:val="XML1"/>
              <w:rPr>
                <w:ins w:id="16509" w:author="Thomas Dietz" w:date="2012-08-08T16:18:00Z"/>
              </w:rPr>
            </w:pPr>
            <w:ins w:id="16510" w:author="Thomas Dietz" w:date="2012-08-08T16:18:00Z">
              <w:r>
                <w:t xml:space="preserve">        &lt;/xs:annotation&gt;</w:t>
              </w:r>
            </w:ins>
          </w:p>
          <w:p w14:paraId="2624C884" w14:textId="77777777" w:rsidR="00D708FE" w:rsidRDefault="00D708FE" w:rsidP="00D708FE">
            <w:pPr>
              <w:pStyle w:val="XML1"/>
              <w:rPr>
                <w:ins w:id="16511" w:author="Thomas Dietz" w:date="2012-08-08T16:18:00Z"/>
              </w:rPr>
            </w:pPr>
            <w:ins w:id="16512" w:author="Thomas Dietz" w:date="2012-08-08T16:18:00Z">
              <w:r>
                <w:t xml:space="preserve">        &lt;xs:simpleType&gt;</w:t>
              </w:r>
            </w:ins>
          </w:p>
          <w:p w14:paraId="6C2D2EAA" w14:textId="77777777" w:rsidR="00D708FE" w:rsidRDefault="00D708FE" w:rsidP="00D708FE">
            <w:pPr>
              <w:pStyle w:val="XML1"/>
              <w:rPr>
                <w:ins w:id="16513" w:author="Thomas Dietz" w:date="2012-08-08T16:18:00Z"/>
              </w:rPr>
            </w:pPr>
            <w:ins w:id="16514" w:author="Thomas Dietz" w:date="2012-08-08T16:18:00Z">
              <w:r>
                <w:t xml:space="preserve">          &lt;xs:restriction base="xs:string"&gt;</w:t>
              </w:r>
            </w:ins>
          </w:p>
          <w:p w14:paraId="1C64313D" w14:textId="77777777" w:rsidR="00D708FE" w:rsidRDefault="00D708FE" w:rsidP="00D708FE">
            <w:pPr>
              <w:pStyle w:val="XML1"/>
              <w:rPr>
                <w:ins w:id="16515" w:author="Thomas Dietz" w:date="2012-08-08T16:18:00Z"/>
              </w:rPr>
            </w:pPr>
            <w:ins w:id="16516" w:author="Thomas Dietz" w:date="2012-08-08T16:18:00Z">
              <w:r>
                <w:t xml:space="preserve">            &lt;xs:enumeration value="copper"/&gt;</w:t>
              </w:r>
            </w:ins>
          </w:p>
          <w:p w14:paraId="4AC19FD7" w14:textId="77777777" w:rsidR="00D708FE" w:rsidRDefault="00D708FE" w:rsidP="00D708FE">
            <w:pPr>
              <w:pStyle w:val="XML1"/>
              <w:rPr>
                <w:ins w:id="16517" w:author="Thomas Dietz" w:date="2012-08-08T16:18:00Z"/>
              </w:rPr>
            </w:pPr>
            <w:ins w:id="16518" w:author="Thomas Dietz" w:date="2012-08-08T16:18:00Z">
              <w:r>
                <w:t xml:space="preserve">            &lt;xs:enumeration value="fiber"/&gt;</w:t>
              </w:r>
            </w:ins>
          </w:p>
          <w:p w14:paraId="011DDB2B" w14:textId="77777777" w:rsidR="00D708FE" w:rsidRDefault="00D708FE" w:rsidP="00D708FE">
            <w:pPr>
              <w:pStyle w:val="XML1"/>
              <w:rPr>
                <w:ins w:id="16519" w:author="Thomas Dietz" w:date="2012-08-08T16:18:00Z"/>
              </w:rPr>
            </w:pPr>
            <w:ins w:id="16520" w:author="Thomas Dietz" w:date="2012-08-08T16:18:00Z">
              <w:r>
                <w:t xml:space="preserve">          &lt;/xs:restriction&gt;</w:t>
              </w:r>
            </w:ins>
          </w:p>
          <w:p w14:paraId="716DAED9" w14:textId="77777777" w:rsidR="00D708FE" w:rsidRDefault="00D708FE" w:rsidP="00D708FE">
            <w:pPr>
              <w:pStyle w:val="XML1"/>
              <w:rPr>
                <w:ins w:id="16521" w:author="Thomas Dietz" w:date="2012-08-08T16:18:00Z"/>
              </w:rPr>
            </w:pPr>
            <w:ins w:id="16522" w:author="Thomas Dietz" w:date="2012-08-08T16:18:00Z">
              <w:r>
                <w:t xml:space="preserve">        &lt;/xs:simpleType&gt;</w:t>
              </w:r>
            </w:ins>
          </w:p>
          <w:p w14:paraId="17D9BDD0" w14:textId="77777777" w:rsidR="00D708FE" w:rsidRDefault="00D708FE" w:rsidP="00D708FE">
            <w:pPr>
              <w:pStyle w:val="XML1"/>
              <w:rPr>
                <w:ins w:id="16523" w:author="Thomas Dietz" w:date="2012-08-08T16:18:00Z"/>
              </w:rPr>
            </w:pPr>
            <w:ins w:id="16524" w:author="Thomas Dietz" w:date="2012-08-08T16:18:00Z">
              <w:r>
                <w:t xml:space="preserve">      &lt;/xs:element&gt;</w:t>
              </w:r>
            </w:ins>
          </w:p>
          <w:p w14:paraId="175380B3" w14:textId="77777777" w:rsidR="00D708FE" w:rsidRDefault="00D708FE" w:rsidP="00D708FE">
            <w:pPr>
              <w:pStyle w:val="XML1"/>
              <w:rPr>
                <w:ins w:id="16525" w:author="Thomas Dietz" w:date="2012-08-08T16:18:00Z"/>
              </w:rPr>
            </w:pPr>
            <w:ins w:id="16526" w:author="Thomas Dietz" w:date="2012-08-08T16:18:00Z">
              <w:r>
                <w:t xml:space="preserve">      &lt;xs:element name="pause"&gt;</w:t>
              </w:r>
            </w:ins>
          </w:p>
          <w:p w14:paraId="797D05FA" w14:textId="77777777" w:rsidR="00D708FE" w:rsidRDefault="00D708FE" w:rsidP="00D708FE">
            <w:pPr>
              <w:pStyle w:val="XML1"/>
              <w:rPr>
                <w:ins w:id="16527" w:author="Thomas Dietz" w:date="2012-08-08T16:18:00Z"/>
              </w:rPr>
            </w:pPr>
            <w:ins w:id="16528" w:author="Thomas Dietz" w:date="2012-08-08T16:18:00Z">
              <w:r>
                <w:t xml:space="preserve">        &lt;xs:annotation&gt;</w:t>
              </w:r>
            </w:ins>
          </w:p>
          <w:p w14:paraId="4C5B3571" w14:textId="77777777" w:rsidR="00D708FE" w:rsidRDefault="00D708FE" w:rsidP="00D708FE">
            <w:pPr>
              <w:pStyle w:val="XML1"/>
              <w:rPr>
                <w:ins w:id="16529" w:author="Thomas Dietz" w:date="2012-08-08T16:18:00Z"/>
              </w:rPr>
            </w:pPr>
            <w:ins w:id="16530" w:author="Thomas Dietz" w:date="2012-08-08T16:18:00Z">
              <w:r>
                <w:t xml:space="preserve">          &lt;xs:documentation&gt;</w:t>
              </w:r>
            </w:ins>
          </w:p>
          <w:p w14:paraId="621DFFFF" w14:textId="77777777" w:rsidR="00D708FE" w:rsidRDefault="00D708FE" w:rsidP="00D708FE">
            <w:pPr>
              <w:pStyle w:val="XML1"/>
              <w:rPr>
                <w:ins w:id="16531" w:author="Thomas Dietz" w:date="2012-08-08T16:18:00Z"/>
              </w:rPr>
            </w:pPr>
            <w:ins w:id="16532" w:author="Thomas Dietz" w:date="2012-08-08T16:18:00Z">
              <w:r>
                <w:t xml:space="preserve">            Specifies if pausing of transmission is</w:t>
              </w:r>
            </w:ins>
          </w:p>
          <w:p w14:paraId="33F2D292" w14:textId="77777777" w:rsidR="00D708FE" w:rsidRDefault="00D708FE" w:rsidP="00D708FE">
            <w:pPr>
              <w:pStyle w:val="XML1"/>
              <w:rPr>
                <w:ins w:id="16533" w:author="Thomas Dietz" w:date="2012-08-08T16:18:00Z"/>
              </w:rPr>
            </w:pPr>
            <w:ins w:id="16534" w:author="Thomas Dietz" w:date="2012-08-08T16:18:00Z">
              <w:r>
                <w:t xml:space="preserve">            supported at all and if yes if it is asymmetric or</w:t>
              </w:r>
            </w:ins>
          </w:p>
          <w:p w14:paraId="05850B53" w14:textId="77777777" w:rsidR="00D708FE" w:rsidRDefault="00D708FE" w:rsidP="00D708FE">
            <w:pPr>
              <w:pStyle w:val="XML1"/>
              <w:rPr>
                <w:ins w:id="16535" w:author="Thomas Dietz" w:date="2012-08-08T16:18:00Z"/>
              </w:rPr>
            </w:pPr>
            <w:ins w:id="16536" w:author="Thomas Dietz" w:date="2012-08-08T16:18:00Z">
              <w:r>
                <w:t xml:space="preserve">            symmetric.</w:t>
              </w:r>
            </w:ins>
          </w:p>
          <w:p w14:paraId="5C103249" w14:textId="77777777" w:rsidR="00D708FE" w:rsidRDefault="00D708FE" w:rsidP="00D708FE">
            <w:pPr>
              <w:pStyle w:val="XML1"/>
              <w:rPr>
                <w:ins w:id="16537" w:author="Thomas Dietz" w:date="2012-08-08T16:18:00Z"/>
              </w:rPr>
            </w:pPr>
          </w:p>
          <w:p w14:paraId="74661121" w14:textId="77777777" w:rsidR="00D708FE" w:rsidRDefault="00D708FE" w:rsidP="00D708FE">
            <w:pPr>
              <w:pStyle w:val="XML1"/>
              <w:rPr>
                <w:ins w:id="16538" w:author="Thomas Dietz" w:date="2012-08-08T16:18:00Z"/>
              </w:rPr>
            </w:pPr>
            <w:ins w:id="16539" w:author="Thomas Dietz" w:date="2012-08-08T16:18:00Z">
              <w:r>
                <w:t xml:space="preserve">            This element MUST be present in the NETCONF data store.</w:t>
              </w:r>
            </w:ins>
          </w:p>
          <w:p w14:paraId="0AAC0D70" w14:textId="77777777" w:rsidR="00D708FE" w:rsidRDefault="00D708FE" w:rsidP="00D708FE">
            <w:pPr>
              <w:pStyle w:val="XML1"/>
              <w:rPr>
                <w:ins w:id="16540" w:author="Thomas Dietz" w:date="2012-08-08T16:18:00Z"/>
              </w:rPr>
            </w:pPr>
            <w:ins w:id="16541" w:author="Thomas Dietz" w:date="2012-08-08T16:18:00Z">
              <w:r>
                <w:t xml:space="preserve">            If this element is not present in a NETCONF &amp;lt;edit-config&amp;gt;</w:t>
              </w:r>
            </w:ins>
          </w:p>
          <w:p w14:paraId="058C2B20" w14:textId="77777777" w:rsidR="00D708FE" w:rsidRDefault="00D708FE" w:rsidP="00D708FE">
            <w:pPr>
              <w:pStyle w:val="XML1"/>
              <w:rPr>
                <w:ins w:id="16542" w:author="Thomas Dietz" w:date="2012-08-08T16:18:00Z"/>
              </w:rPr>
            </w:pPr>
            <w:ins w:id="16543" w:author="Thomas Dietz" w:date="2012-08-08T16:18:00Z">
              <w:r>
                <w:t xml:space="preserve">            operation 'create', 'merge' or 'replace' and the parent</w:t>
              </w:r>
            </w:ins>
          </w:p>
          <w:p w14:paraId="6D5F2F42" w14:textId="77777777" w:rsidR="00D708FE" w:rsidRDefault="00D708FE" w:rsidP="00D708FE">
            <w:pPr>
              <w:pStyle w:val="XML1"/>
              <w:rPr>
                <w:ins w:id="16544" w:author="Thomas Dietz" w:date="2012-08-08T16:18:00Z"/>
              </w:rPr>
            </w:pPr>
            <w:ins w:id="16545" w:author="Thomas Dietz" w:date="2012-08-08T16:18:00Z">
              <w:r>
                <w:t xml:space="preserve">            element does not exist, a 'data-missing' error is</w:t>
              </w:r>
            </w:ins>
          </w:p>
          <w:p w14:paraId="77A4DF80" w14:textId="77777777" w:rsidR="00D708FE" w:rsidRDefault="00D708FE" w:rsidP="00D708FE">
            <w:pPr>
              <w:pStyle w:val="XML1"/>
              <w:rPr>
                <w:ins w:id="16546" w:author="Thomas Dietz" w:date="2012-08-08T16:18:00Z"/>
              </w:rPr>
            </w:pPr>
            <w:ins w:id="16547" w:author="Thomas Dietz" w:date="2012-08-08T16:18:00Z">
              <w:r>
                <w:t xml:space="preserve">            returned.</w:t>
              </w:r>
            </w:ins>
          </w:p>
          <w:p w14:paraId="0B1F1A54" w14:textId="77777777" w:rsidR="00D708FE" w:rsidRDefault="00D708FE" w:rsidP="00D708FE">
            <w:pPr>
              <w:pStyle w:val="XML1"/>
              <w:rPr>
                <w:ins w:id="16548" w:author="Thomas Dietz" w:date="2012-08-08T16:18:00Z"/>
              </w:rPr>
            </w:pPr>
            <w:ins w:id="16549" w:author="Thomas Dietz" w:date="2012-08-08T16:18:00Z">
              <w:r>
                <w:t xml:space="preserve">          &lt;/xs:documentation&gt;</w:t>
              </w:r>
            </w:ins>
          </w:p>
          <w:p w14:paraId="4341C07D" w14:textId="77777777" w:rsidR="00D708FE" w:rsidRDefault="00D708FE" w:rsidP="00D708FE">
            <w:pPr>
              <w:pStyle w:val="XML1"/>
              <w:rPr>
                <w:ins w:id="16550" w:author="Thomas Dietz" w:date="2012-08-08T16:18:00Z"/>
              </w:rPr>
            </w:pPr>
            <w:ins w:id="16551" w:author="Thomas Dietz" w:date="2012-08-08T16:18:00Z">
              <w:r>
                <w:t xml:space="preserve">        &lt;/xs:annotation&gt;</w:t>
              </w:r>
            </w:ins>
          </w:p>
          <w:p w14:paraId="4C82492F" w14:textId="77777777" w:rsidR="00D708FE" w:rsidRDefault="00D708FE" w:rsidP="00D708FE">
            <w:pPr>
              <w:pStyle w:val="XML1"/>
              <w:rPr>
                <w:ins w:id="16552" w:author="Thomas Dietz" w:date="2012-08-08T16:18:00Z"/>
              </w:rPr>
            </w:pPr>
            <w:ins w:id="16553" w:author="Thomas Dietz" w:date="2012-08-08T16:18:00Z">
              <w:r>
                <w:t xml:space="preserve">        &lt;xs:simpleType&gt;</w:t>
              </w:r>
            </w:ins>
          </w:p>
          <w:p w14:paraId="3D3E7EBE" w14:textId="77777777" w:rsidR="00D708FE" w:rsidRDefault="00D708FE" w:rsidP="00D708FE">
            <w:pPr>
              <w:pStyle w:val="XML1"/>
              <w:rPr>
                <w:ins w:id="16554" w:author="Thomas Dietz" w:date="2012-08-08T16:18:00Z"/>
              </w:rPr>
            </w:pPr>
            <w:ins w:id="16555" w:author="Thomas Dietz" w:date="2012-08-08T16:18:00Z">
              <w:r>
                <w:t xml:space="preserve">          &lt;xs:restriction base="xs:string"&gt;</w:t>
              </w:r>
            </w:ins>
          </w:p>
          <w:p w14:paraId="219123BB" w14:textId="77777777" w:rsidR="00D708FE" w:rsidRDefault="00D708FE" w:rsidP="00D708FE">
            <w:pPr>
              <w:pStyle w:val="XML1"/>
              <w:rPr>
                <w:ins w:id="16556" w:author="Thomas Dietz" w:date="2012-08-08T16:18:00Z"/>
              </w:rPr>
            </w:pPr>
            <w:ins w:id="16557" w:author="Thomas Dietz" w:date="2012-08-08T16:18:00Z">
              <w:r>
                <w:t xml:space="preserve">            &lt;xs:enumeration value="unsupported"/&gt;</w:t>
              </w:r>
            </w:ins>
          </w:p>
          <w:p w14:paraId="58147534" w14:textId="77777777" w:rsidR="00D708FE" w:rsidRDefault="00D708FE" w:rsidP="00D708FE">
            <w:pPr>
              <w:pStyle w:val="XML1"/>
              <w:rPr>
                <w:ins w:id="16558" w:author="Thomas Dietz" w:date="2012-08-08T16:18:00Z"/>
              </w:rPr>
            </w:pPr>
            <w:ins w:id="16559" w:author="Thomas Dietz" w:date="2012-08-08T16:18:00Z">
              <w:r>
                <w:t xml:space="preserve">            &lt;xs:enumeration value="symmetric"/&gt;</w:t>
              </w:r>
            </w:ins>
          </w:p>
          <w:p w14:paraId="23E1358B" w14:textId="77777777" w:rsidR="00D708FE" w:rsidRDefault="00D708FE" w:rsidP="00D708FE">
            <w:pPr>
              <w:pStyle w:val="XML1"/>
              <w:rPr>
                <w:ins w:id="16560" w:author="Thomas Dietz" w:date="2012-08-08T16:18:00Z"/>
              </w:rPr>
            </w:pPr>
            <w:ins w:id="16561" w:author="Thomas Dietz" w:date="2012-08-08T16:18:00Z">
              <w:r>
                <w:t xml:space="preserve">            &lt;xs:enumeration value="asymmetric"/&gt;</w:t>
              </w:r>
            </w:ins>
          </w:p>
          <w:p w14:paraId="11CFCD52" w14:textId="77777777" w:rsidR="00D708FE" w:rsidRDefault="00D708FE" w:rsidP="00D708FE">
            <w:pPr>
              <w:pStyle w:val="XML1"/>
              <w:rPr>
                <w:ins w:id="16562" w:author="Thomas Dietz" w:date="2012-08-08T16:18:00Z"/>
              </w:rPr>
            </w:pPr>
            <w:ins w:id="16563" w:author="Thomas Dietz" w:date="2012-08-08T16:18:00Z">
              <w:r>
                <w:t xml:space="preserve">          &lt;/xs:restriction&gt;</w:t>
              </w:r>
            </w:ins>
          </w:p>
          <w:p w14:paraId="6C0482A0" w14:textId="77777777" w:rsidR="00D708FE" w:rsidRDefault="00D708FE" w:rsidP="00D708FE">
            <w:pPr>
              <w:pStyle w:val="XML1"/>
              <w:rPr>
                <w:ins w:id="16564" w:author="Thomas Dietz" w:date="2012-08-08T16:18:00Z"/>
              </w:rPr>
            </w:pPr>
            <w:ins w:id="16565" w:author="Thomas Dietz" w:date="2012-08-08T16:18:00Z">
              <w:r>
                <w:t xml:space="preserve">        &lt;/xs:simpleType&gt;</w:t>
              </w:r>
            </w:ins>
          </w:p>
          <w:p w14:paraId="04142B0A" w14:textId="77777777" w:rsidR="00D708FE" w:rsidRDefault="00D708FE" w:rsidP="00D708FE">
            <w:pPr>
              <w:pStyle w:val="XML1"/>
              <w:rPr>
                <w:ins w:id="16566" w:author="Thomas Dietz" w:date="2012-08-08T16:18:00Z"/>
              </w:rPr>
            </w:pPr>
            <w:ins w:id="16567" w:author="Thomas Dietz" w:date="2012-08-08T16:18:00Z">
              <w:r>
                <w:t xml:space="preserve">      &lt;/xs:element&gt;</w:t>
              </w:r>
            </w:ins>
          </w:p>
          <w:p w14:paraId="14C3DC4D" w14:textId="77777777" w:rsidR="00D708FE" w:rsidRDefault="00D708FE" w:rsidP="00D708FE">
            <w:pPr>
              <w:pStyle w:val="XML1"/>
              <w:rPr>
                <w:ins w:id="16568" w:author="Thomas Dietz" w:date="2012-08-08T16:18:00Z"/>
              </w:rPr>
            </w:pPr>
            <w:ins w:id="16569" w:author="Thomas Dietz" w:date="2012-08-08T16:18:00Z">
              <w:r>
                <w:t xml:space="preserve">    &lt;/xs:sequence&gt;</w:t>
              </w:r>
            </w:ins>
          </w:p>
          <w:p w14:paraId="38E73C42" w14:textId="77777777" w:rsidR="00D708FE" w:rsidRDefault="00D708FE" w:rsidP="00D708FE">
            <w:pPr>
              <w:pStyle w:val="XML1"/>
              <w:rPr>
                <w:ins w:id="16570" w:author="Thomas Dietz" w:date="2012-08-08T16:18:00Z"/>
              </w:rPr>
            </w:pPr>
            <w:ins w:id="16571" w:author="Thomas Dietz" w:date="2012-08-08T16:18:00Z">
              <w:r>
                <w:t xml:space="preserve">  &lt;/xs:group&gt;</w:t>
              </w:r>
            </w:ins>
          </w:p>
          <w:p w14:paraId="19FF71FE" w14:textId="77777777" w:rsidR="00D708FE" w:rsidRDefault="00D708FE" w:rsidP="00D708FE">
            <w:pPr>
              <w:pStyle w:val="XML1"/>
              <w:rPr>
                <w:ins w:id="16572" w:author="Thomas Dietz" w:date="2012-08-08T16:18:00Z"/>
              </w:rPr>
            </w:pPr>
          </w:p>
          <w:p w14:paraId="77C4D1B8" w14:textId="77777777" w:rsidR="00D708FE" w:rsidRDefault="00D708FE" w:rsidP="00D708FE">
            <w:pPr>
              <w:pStyle w:val="XML1"/>
              <w:rPr>
                <w:ins w:id="16573" w:author="Thomas Dietz" w:date="2012-08-08T16:18:00Z"/>
              </w:rPr>
            </w:pPr>
            <w:ins w:id="16574" w:author="Thomas Dietz" w:date="2012-08-08T16:18:00Z">
              <w:r>
                <w:t xml:space="preserve">  &lt;xs:group name="DSAKeyValueType"&gt;</w:t>
              </w:r>
            </w:ins>
          </w:p>
          <w:p w14:paraId="54AE85BD" w14:textId="77777777" w:rsidR="00D708FE" w:rsidRDefault="00D708FE" w:rsidP="00D708FE">
            <w:pPr>
              <w:pStyle w:val="XML1"/>
              <w:rPr>
                <w:ins w:id="16575" w:author="Thomas Dietz" w:date="2012-08-08T16:18:00Z"/>
              </w:rPr>
            </w:pPr>
            <w:ins w:id="16576" w:author="Thomas Dietz" w:date="2012-08-08T16:18:00Z">
              <w:r>
                <w:t xml:space="preserve">    &lt;xs:annotation&gt;</w:t>
              </w:r>
            </w:ins>
          </w:p>
          <w:p w14:paraId="464D9447" w14:textId="77777777" w:rsidR="00D708FE" w:rsidRDefault="00D708FE" w:rsidP="00D708FE">
            <w:pPr>
              <w:pStyle w:val="XML1"/>
              <w:rPr>
                <w:ins w:id="16577" w:author="Thomas Dietz" w:date="2012-08-08T16:18:00Z"/>
              </w:rPr>
            </w:pPr>
            <w:ins w:id="16578" w:author="Thomas Dietz" w:date="2012-08-08T16:18:00Z">
              <w:r>
                <w:t xml:space="preserve">      &lt;xs:documentation&gt;</w:t>
              </w:r>
            </w:ins>
          </w:p>
          <w:p w14:paraId="293E41DC" w14:textId="77777777" w:rsidR="00D708FE" w:rsidRDefault="00D708FE" w:rsidP="00D708FE">
            <w:pPr>
              <w:pStyle w:val="XML1"/>
              <w:rPr>
                <w:ins w:id="16579" w:author="Thomas Dietz" w:date="2012-08-08T16:18:00Z"/>
              </w:rPr>
            </w:pPr>
            <w:ins w:id="16580" w:author="Thomas Dietz" w:date="2012-08-08T16:18:00Z">
              <w:r>
                <w:t xml:space="preserve">        DSA keys and the DSA signature algorithm are</w:t>
              </w:r>
            </w:ins>
          </w:p>
          <w:p w14:paraId="54715522" w14:textId="77777777" w:rsidR="00D708FE" w:rsidRDefault="00D708FE" w:rsidP="00D708FE">
            <w:pPr>
              <w:pStyle w:val="XML1"/>
              <w:rPr>
                <w:ins w:id="16581" w:author="Thomas Dietz" w:date="2012-08-08T16:18:00Z"/>
              </w:rPr>
            </w:pPr>
            <w:ins w:id="16582" w:author="Thomas Dietz" w:date="2012-08-08T16:18:00Z">
              <w:r>
                <w:t xml:space="preserve">        specified in 'FIPS PUB 186-2, Digital Signature Standard (DSS),</w:t>
              </w:r>
            </w:ins>
          </w:p>
          <w:p w14:paraId="1ADBECBE" w14:textId="77777777" w:rsidR="00D708FE" w:rsidRDefault="00D708FE" w:rsidP="00D708FE">
            <w:pPr>
              <w:pStyle w:val="XML1"/>
              <w:rPr>
                <w:ins w:id="16583" w:author="Thomas Dietz" w:date="2012-08-08T16:18:00Z"/>
              </w:rPr>
            </w:pPr>
            <w:ins w:id="16584" w:author="Thomas Dietz" w:date="2012-08-08T16:18:00Z">
              <w:r>
                <w:t xml:space="preserve">        U.S. Department of Commerce/National Institute of Standards and</w:t>
              </w:r>
            </w:ins>
          </w:p>
          <w:p w14:paraId="02160460" w14:textId="77777777" w:rsidR="00D708FE" w:rsidRDefault="00D708FE" w:rsidP="00D708FE">
            <w:pPr>
              <w:pStyle w:val="XML1"/>
              <w:rPr>
                <w:ins w:id="16585" w:author="Thomas Dietz" w:date="2012-08-08T16:18:00Z"/>
              </w:rPr>
            </w:pPr>
            <w:ins w:id="16586" w:author="Thomas Dietz" w:date="2012-08-08T16:18:00Z">
              <w:r>
                <w:t xml:space="preserve">        Technology,</w:t>
              </w:r>
            </w:ins>
          </w:p>
          <w:p w14:paraId="21B29811" w14:textId="77777777" w:rsidR="00D708FE" w:rsidRDefault="00D708FE" w:rsidP="00D708FE">
            <w:pPr>
              <w:pStyle w:val="XML1"/>
              <w:rPr>
                <w:ins w:id="16587" w:author="Thomas Dietz" w:date="2012-08-08T16:18:00Z"/>
              </w:rPr>
            </w:pPr>
            <w:ins w:id="16588" w:author="Thomas Dietz" w:date="2012-08-08T16:18:00Z">
              <w:r>
                <w:t xml:space="preserve">        http://csrc.nist.gov/publications/fips/fips186-2/fips186-2.pdf'.</w:t>
              </w:r>
            </w:ins>
          </w:p>
          <w:p w14:paraId="5B8078B4" w14:textId="77777777" w:rsidR="00D708FE" w:rsidRDefault="00D708FE" w:rsidP="00D708FE">
            <w:pPr>
              <w:pStyle w:val="XML1"/>
              <w:rPr>
                <w:ins w:id="16589" w:author="Thomas Dietz" w:date="2012-08-08T16:18:00Z"/>
              </w:rPr>
            </w:pPr>
            <w:ins w:id="16590" w:author="Thomas Dietz" w:date="2012-08-08T16:18:00Z">
              <w:r>
                <w:t xml:space="preserve">        DSA public key values can have the following fields:</w:t>
              </w:r>
            </w:ins>
          </w:p>
          <w:p w14:paraId="6AA36888" w14:textId="77777777" w:rsidR="00D708FE" w:rsidRDefault="00D708FE" w:rsidP="00D708FE">
            <w:pPr>
              <w:pStyle w:val="XML1"/>
              <w:rPr>
                <w:ins w:id="16591" w:author="Thomas Dietz" w:date="2012-08-08T16:18:00Z"/>
              </w:rPr>
            </w:pPr>
          </w:p>
          <w:p w14:paraId="19EE0CC4" w14:textId="77777777" w:rsidR="00D708FE" w:rsidRDefault="00D708FE" w:rsidP="00D708FE">
            <w:pPr>
              <w:pStyle w:val="XML1"/>
              <w:rPr>
                <w:ins w:id="16592" w:author="Thomas Dietz" w:date="2012-08-08T16:18:00Z"/>
              </w:rPr>
            </w:pPr>
            <w:ins w:id="16593" w:author="Thomas Dietz" w:date="2012-08-08T16:18:00Z">
              <w:r>
                <w:t xml:space="preserve">        P</w:t>
              </w:r>
            </w:ins>
          </w:p>
          <w:p w14:paraId="5C6C6922" w14:textId="77777777" w:rsidR="00D708FE" w:rsidRDefault="00D708FE" w:rsidP="00D708FE">
            <w:pPr>
              <w:pStyle w:val="XML1"/>
              <w:rPr>
                <w:ins w:id="16594" w:author="Thomas Dietz" w:date="2012-08-08T16:18:00Z"/>
              </w:rPr>
            </w:pPr>
            <w:ins w:id="16595" w:author="Thomas Dietz" w:date="2012-08-08T16:18:00Z">
              <w:r>
                <w:t xml:space="preserve">        a prime modulus meeting the requirements of the standard</w:t>
              </w:r>
            </w:ins>
          </w:p>
          <w:p w14:paraId="460A2474" w14:textId="77777777" w:rsidR="00D708FE" w:rsidRDefault="00D708FE" w:rsidP="00D708FE">
            <w:pPr>
              <w:pStyle w:val="XML1"/>
              <w:rPr>
                <w:ins w:id="16596" w:author="Thomas Dietz" w:date="2012-08-08T16:18:00Z"/>
              </w:rPr>
            </w:pPr>
            <w:ins w:id="16597" w:author="Thomas Dietz" w:date="2012-08-08T16:18:00Z">
              <w:r>
                <w:t xml:space="preserve">        above</w:t>
              </w:r>
            </w:ins>
          </w:p>
          <w:p w14:paraId="0E254D96" w14:textId="77777777" w:rsidR="00D708FE" w:rsidRDefault="00D708FE" w:rsidP="00D708FE">
            <w:pPr>
              <w:pStyle w:val="XML1"/>
              <w:rPr>
                <w:ins w:id="16598" w:author="Thomas Dietz" w:date="2012-08-08T16:18:00Z"/>
              </w:rPr>
            </w:pPr>
            <w:ins w:id="16599" w:author="Thomas Dietz" w:date="2012-08-08T16:18:00Z">
              <w:r>
                <w:t xml:space="preserve">        Q</w:t>
              </w:r>
            </w:ins>
          </w:p>
          <w:p w14:paraId="481E25FE" w14:textId="77777777" w:rsidR="00D708FE" w:rsidRDefault="00D708FE" w:rsidP="00D708FE">
            <w:pPr>
              <w:pStyle w:val="XML1"/>
              <w:rPr>
                <w:ins w:id="16600" w:author="Thomas Dietz" w:date="2012-08-08T16:18:00Z"/>
              </w:rPr>
            </w:pPr>
            <w:ins w:id="16601" w:author="Thomas Dietz" w:date="2012-08-08T16:18:00Z">
              <w:r>
                <w:t xml:space="preserve">        an integer in the range 2**159 &amp;lt; Q &amp;lt; 2**160 which is a</w:t>
              </w:r>
            </w:ins>
          </w:p>
          <w:p w14:paraId="47A46B72" w14:textId="77777777" w:rsidR="00D708FE" w:rsidRDefault="00D708FE" w:rsidP="00D708FE">
            <w:pPr>
              <w:pStyle w:val="XML1"/>
              <w:rPr>
                <w:ins w:id="16602" w:author="Thomas Dietz" w:date="2012-08-08T16:18:00Z"/>
              </w:rPr>
            </w:pPr>
            <w:ins w:id="16603" w:author="Thomas Dietz" w:date="2012-08-08T16:18:00Z">
              <w:r>
                <w:t xml:space="preserve">        prime divisor of P-1</w:t>
              </w:r>
            </w:ins>
          </w:p>
          <w:p w14:paraId="09BADD05" w14:textId="77777777" w:rsidR="00D708FE" w:rsidRDefault="00D708FE" w:rsidP="00D708FE">
            <w:pPr>
              <w:pStyle w:val="XML1"/>
              <w:rPr>
                <w:ins w:id="16604" w:author="Thomas Dietz" w:date="2012-08-08T16:18:00Z"/>
              </w:rPr>
            </w:pPr>
            <w:ins w:id="16605" w:author="Thomas Dietz" w:date="2012-08-08T16:18:00Z">
              <w:r>
                <w:t xml:space="preserve">        G</w:t>
              </w:r>
            </w:ins>
          </w:p>
          <w:p w14:paraId="60BDABCE" w14:textId="77777777" w:rsidR="00D708FE" w:rsidRDefault="00D708FE" w:rsidP="00D708FE">
            <w:pPr>
              <w:pStyle w:val="XML1"/>
              <w:rPr>
                <w:ins w:id="16606" w:author="Thomas Dietz" w:date="2012-08-08T16:18:00Z"/>
              </w:rPr>
            </w:pPr>
            <w:ins w:id="16607" w:author="Thomas Dietz" w:date="2012-08-08T16:18:00Z">
              <w:r>
                <w:t xml:space="preserve">        an integer with certain properties with respect to P and Q</w:t>
              </w:r>
            </w:ins>
          </w:p>
          <w:p w14:paraId="6774F75E" w14:textId="77777777" w:rsidR="00D708FE" w:rsidRDefault="00D708FE" w:rsidP="00D708FE">
            <w:pPr>
              <w:pStyle w:val="XML1"/>
              <w:rPr>
                <w:ins w:id="16608" w:author="Thomas Dietz" w:date="2012-08-08T16:18:00Z"/>
              </w:rPr>
            </w:pPr>
            <w:ins w:id="16609" w:author="Thomas Dietz" w:date="2012-08-08T16:18:00Z">
              <w:r>
                <w:t xml:space="preserve">        J</w:t>
              </w:r>
            </w:ins>
          </w:p>
          <w:p w14:paraId="0D42C2D1" w14:textId="77777777" w:rsidR="00D708FE" w:rsidRDefault="00D708FE" w:rsidP="00D708FE">
            <w:pPr>
              <w:pStyle w:val="XML1"/>
              <w:rPr>
                <w:ins w:id="16610" w:author="Thomas Dietz" w:date="2012-08-08T16:18:00Z"/>
              </w:rPr>
            </w:pPr>
            <w:ins w:id="16611" w:author="Thomas Dietz" w:date="2012-08-08T16:18:00Z">
              <w:r>
                <w:t xml:space="preserve">        (P - 1) / Q</w:t>
              </w:r>
            </w:ins>
          </w:p>
          <w:p w14:paraId="55389475" w14:textId="77777777" w:rsidR="00D708FE" w:rsidRDefault="00D708FE" w:rsidP="00D708FE">
            <w:pPr>
              <w:pStyle w:val="XML1"/>
              <w:rPr>
                <w:ins w:id="16612" w:author="Thomas Dietz" w:date="2012-08-08T16:18:00Z"/>
              </w:rPr>
            </w:pPr>
            <w:ins w:id="16613" w:author="Thomas Dietz" w:date="2012-08-08T16:18:00Z">
              <w:r>
                <w:t xml:space="preserve">        Y</w:t>
              </w:r>
            </w:ins>
          </w:p>
          <w:p w14:paraId="76A41FBF" w14:textId="77777777" w:rsidR="00D708FE" w:rsidRDefault="00D708FE" w:rsidP="00D708FE">
            <w:pPr>
              <w:pStyle w:val="XML1"/>
              <w:rPr>
                <w:ins w:id="16614" w:author="Thomas Dietz" w:date="2012-08-08T16:18:00Z"/>
              </w:rPr>
            </w:pPr>
            <w:ins w:id="16615" w:author="Thomas Dietz" w:date="2012-08-08T16:18:00Z">
              <w:r>
                <w:t xml:space="preserve">        G**X mod P (where X is part of the private key and not made</w:t>
              </w:r>
            </w:ins>
          </w:p>
          <w:p w14:paraId="1162DB06" w14:textId="77777777" w:rsidR="00D708FE" w:rsidRDefault="00D708FE" w:rsidP="00D708FE">
            <w:pPr>
              <w:pStyle w:val="XML1"/>
              <w:rPr>
                <w:ins w:id="16616" w:author="Thomas Dietz" w:date="2012-08-08T16:18:00Z"/>
              </w:rPr>
            </w:pPr>
            <w:ins w:id="16617" w:author="Thomas Dietz" w:date="2012-08-08T16:18:00Z">
              <w:r>
                <w:lastRenderedPageBreak/>
                <w:t xml:space="preserve">        public)</w:t>
              </w:r>
            </w:ins>
          </w:p>
          <w:p w14:paraId="18793998" w14:textId="77777777" w:rsidR="00D708FE" w:rsidRDefault="00D708FE" w:rsidP="00D708FE">
            <w:pPr>
              <w:pStyle w:val="XML1"/>
              <w:rPr>
                <w:ins w:id="16618" w:author="Thomas Dietz" w:date="2012-08-08T16:18:00Z"/>
              </w:rPr>
            </w:pPr>
            <w:ins w:id="16619" w:author="Thomas Dietz" w:date="2012-08-08T16:18:00Z">
              <w:r>
                <w:t xml:space="preserve">        seed</w:t>
              </w:r>
            </w:ins>
          </w:p>
          <w:p w14:paraId="7DA32979" w14:textId="77777777" w:rsidR="00D708FE" w:rsidRDefault="00D708FE" w:rsidP="00D708FE">
            <w:pPr>
              <w:pStyle w:val="XML1"/>
              <w:rPr>
                <w:ins w:id="16620" w:author="Thomas Dietz" w:date="2012-08-08T16:18:00Z"/>
              </w:rPr>
            </w:pPr>
            <w:ins w:id="16621" w:author="Thomas Dietz" w:date="2012-08-08T16:18:00Z">
              <w:r>
                <w:t xml:space="preserve">        a DSA prime generation seed</w:t>
              </w:r>
            </w:ins>
          </w:p>
          <w:p w14:paraId="777AFC11" w14:textId="77777777" w:rsidR="00D708FE" w:rsidRDefault="00D708FE" w:rsidP="00D708FE">
            <w:pPr>
              <w:pStyle w:val="XML1"/>
              <w:rPr>
                <w:ins w:id="16622" w:author="Thomas Dietz" w:date="2012-08-08T16:18:00Z"/>
              </w:rPr>
            </w:pPr>
            <w:ins w:id="16623" w:author="Thomas Dietz" w:date="2012-08-08T16:18:00Z">
              <w:r>
                <w:t xml:space="preserve">        pgenCounter</w:t>
              </w:r>
            </w:ins>
          </w:p>
          <w:p w14:paraId="442514C8" w14:textId="77777777" w:rsidR="00D708FE" w:rsidRDefault="00D708FE" w:rsidP="00D708FE">
            <w:pPr>
              <w:pStyle w:val="XML1"/>
              <w:rPr>
                <w:ins w:id="16624" w:author="Thomas Dietz" w:date="2012-08-08T16:18:00Z"/>
              </w:rPr>
            </w:pPr>
            <w:ins w:id="16625" w:author="Thomas Dietz" w:date="2012-08-08T16:18:00Z">
              <w:r>
                <w:t xml:space="preserve">        a DSA prime generation counter</w:t>
              </w:r>
            </w:ins>
          </w:p>
          <w:p w14:paraId="5D9B1931" w14:textId="77777777" w:rsidR="00D708FE" w:rsidRDefault="00D708FE" w:rsidP="00D708FE">
            <w:pPr>
              <w:pStyle w:val="XML1"/>
              <w:rPr>
                <w:ins w:id="16626" w:author="Thomas Dietz" w:date="2012-08-08T16:18:00Z"/>
              </w:rPr>
            </w:pPr>
          </w:p>
          <w:p w14:paraId="22225328" w14:textId="77777777" w:rsidR="00D708FE" w:rsidRDefault="00D708FE" w:rsidP="00D708FE">
            <w:pPr>
              <w:pStyle w:val="XML1"/>
              <w:rPr>
                <w:ins w:id="16627" w:author="Thomas Dietz" w:date="2012-08-08T16:18:00Z"/>
              </w:rPr>
            </w:pPr>
            <w:ins w:id="16628" w:author="Thomas Dietz" w:date="2012-08-08T16:18:00Z">
              <w:r>
                <w:t xml:space="preserve">        Parameter J is avilable for inclusion solely for efficiency as</w:t>
              </w:r>
            </w:ins>
          </w:p>
          <w:p w14:paraId="19DCDDA8" w14:textId="77777777" w:rsidR="00D708FE" w:rsidRDefault="00D708FE" w:rsidP="00D708FE">
            <w:pPr>
              <w:pStyle w:val="XML1"/>
              <w:rPr>
                <w:ins w:id="16629" w:author="Thomas Dietz" w:date="2012-08-08T16:18:00Z"/>
              </w:rPr>
            </w:pPr>
            <w:ins w:id="16630" w:author="Thomas Dietz" w:date="2012-08-08T16:18:00Z">
              <w:r>
                <w:t xml:space="preserve">        it is calculatable from P and Q. Parameters seed and</w:t>
              </w:r>
            </w:ins>
          </w:p>
          <w:p w14:paraId="49302B61" w14:textId="77777777" w:rsidR="00D708FE" w:rsidRDefault="00D708FE" w:rsidP="00D708FE">
            <w:pPr>
              <w:pStyle w:val="XML1"/>
              <w:rPr>
                <w:ins w:id="16631" w:author="Thomas Dietz" w:date="2012-08-08T16:18:00Z"/>
              </w:rPr>
            </w:pPr>
            <w:ins w:id="16632" w:author="Thomas Dietz" w:date="2012-08-08T16:18:00Z">
              <w:r>
                <w:t xml:space="preserve">        pgenCounter are used in the DSA prime number generation</w:t>
              </w:r>
            </w:ins>
          </w:p>
          <w:p w14:paraId="57FD0EAA" w14:textId="77777777" w:rsidR="00D708FE" w:rsidRDefault="00D708FE" w:rsidP="00D708FE">
            <w:pPr>
              <w:pStyle w:val="XML1"/>
              <w:rPr>
                <w:ins w:id="16633" w:author="Thomas Dietz" w:date="2012-08-08T16:18:00Z"/>
              </w:rPr>
            </w:pPr>
            <w:ins w:id="16634" w:author="Thomas Dietz" w:date="2012-08-08T16:18:00Z">
              <w:r>
                <w:t xml:space="preserve">        algorithm specified in the above standard. As such, they are</w:t>
              </w:r>
            </w:ins>
          </w:p>
          <w:p w14:paraId="22287536" w14:textId="77777777" w:rsidR="00D708FE" w:rsidRDefault="00D708FE" w:rsidP="00D708FE">
            <w:pPr>
              <w:pStyle w:val="XML1"/>
              <w:rPr>
                <w:ins w:id="16635" w:author="Thomas Dietz" w:date="2012-08-08T16:18:00Z"/>
              </w:rPr>
            </w:pPr>
            <w:ins w:id="16636" w:author="Thomas Dietz" w:date="2012-08-08T16:18:00Z">
              <w:r>
                <w:t xml:space="preserve">        optional but MUST either both be present or both be absent.</w:t>
              </w:r>
            </w:ins>
          </w:p>
          <w:p w14:paraId="05257036" w14:textId="77777777" w:rsidR="00D708FE" w:rsidRDefault="00D708FE" w:rsidP="00D708FE">
            <w:pPr>
              <w:pStyle w:val="XML1"/>
              <w:rPr>
                <w:ins w:id="16637" w:author="Thomas Dietz" w:date="2012-08-08T16:18:00Z"/>
              </w:rPr>
            </w:pPr>
            <w:ins w:id="16638" w:author="Thomas Dietz" w:date="2012-08-08T16:18:00Z">
              <w:r>
                <w:t xml:space="preserve">        This prime generation algorithm is designed to provide</w:t>
              </w:r>
            </w:ins>
          </w:p>
          <w:p w14:paraId="084E880F" w14:textId="77777777" w:rsidR="00D708FE" w:rsidRDefault="00D708FE" w:rsidP="00D708FE">
            <w:pPr>
              <w:pStyle w:val="XML1"/>
              <w:rPr>
                <w:ins w:id="16639" w:author="Thomas Dietz" w:date="2012-08-08T16:18:00Z"/>
              </w:rPr>
            </w:pPr>
            <w:ins w:id="16640" w:author="Thomas Dietz" w:date="2012-08-08T16:18:00Z">
              <w:r>
                <w:t xml:space="preserve">        assurance that a weak prime is not being used and it yields a P</w:t>
              </w:r>
            </w:ins>
          </w:p>
          <w:p w14:paraId="47C66304" w14:textId="77777777" w:rsidR="00D708FE" w:rsidRDefault="00D708FE" w:rsidP="00D708FE">
            <w:pPr>
              <w:pStyle w:val="XML1"/>
              <w:rPr>
                <w:ins w:id="16641" w:author="Thomas Dietz" w:date="2012-08-08T16:18:00Z"/>
              </w:rPr>
            </w:pPr>
            <w:ins w:id="16642" w:author="Thomas Dietz" w:date="2012-08-08T16:18:00Z">
              <w:r>
                <w:t xml:space="preserve">        and Q value. Parameters P, Q, and G can be public and common to</w:t>
              </w:r>
            </w:ins>
          </w:p>
          <w:p w14:paraId="20D179CE" w14:textId="77777777" w:rsidR="00D708FE" w:rsidRDefault="00D708FE" w:rsidP="00D708FE">
            <w:pPr>
              <w:pStyle w:val="XML1"/>
              <w:rPr>
                <w:ins w:id="16643" w:author="Thomas Dietz" w:date="2012-08-08T16:18:00Z"/>
              </w:rPr>
            </w:pPr>
            <w:ins w:id="16644" w:author="Thomas Dietz" w:date="2012-08-08T16:18:00Z">
              <w:r>
                <w:t xml:space="preserve">        a group of users. They might be known from application context.</w:t>
              </w:r>
            </w:ins>
          </w:p>
          <w:p w14:paraId="1F3A9626" w14:textId="77777777" w:rsidR="00D708FE" w:rsidRDefault="00D708FE" w:rsidP="00D708FE">
            <w:pPr>
              <w:pStyle w:val="XML1"/>
              <w:rPr>
                <w:ins w:id="16645" w:author="Thomas Dietz" w:date="2012-08-08T16:18:00Z"/>
              </w:rPr>
            </w:pPr>
            <w:ins w:id="16646" w:author="Thomas Dietz" w:date="2012-08-08T16:18:00Z">
              <w:r>
                <w:t xml:space="preserve">        As such, they are optional but P and Q MUST either both appear</w:t>
              </w:r>
            </w:ins>
          </w:p>
          <w:p w14:paraId="259F0021" w14:textId="77777777" w:rsidR="00D708FE" w:rsidRDefault="00D708FE" w:rsidP="00D708FE">
            <w:pPr>
              <w:pStyle w:val="XML1"/>
              <w:rPr>
                <w:ins w:id="16647" w:author="Thomas Dietz" w:date="2012-08-08T16:18:00Z"/>
              </w:rPr>
            </w:pPr>
            <w:ins w:id="16648" w:author="Thomas Dietz" w:date="2012-08-08T16:18:00Z">
              <w:r>
                <w:t xml:space="preserve">        or both be absent. If all of P, Q, seed, and pgenCounter are</w:t>
              </w:r>
            </w:ins>
          </w:p>
          <w:p w14:paraId="5FD4C109" w14:textId="77777777" w:rsidR="00D708FE" w:rsidRDefault="00D708FE" w:rsidP="00D708FE">
            <w:pPr>
              <w:pStyle w:val="XML1"/>
              <w:rPr>
                <w:ins w:id="16649" w:author="Thomas Dietz" w:date="2012-08-08T16:18:00Z"/>
              </w:rPr>
            </w:pPr>
            <w:ins w:id="16650" w:author="Thomas Dietz" w:date="2012-08-08T16:18:00Z">
              <w:r>
                <w:t xml:space="preserve">        present, implementations are not required to check if they are</w:t>
              </w:r>
            </w:ins>
          </w:p>
          <w:p w14:paraId="7FFE684F" w14:textId="77777777" w:rsidR="00D708FE" w:rsidRDefault="00D708FE" w:rsidP="00D708FE">
            <w:pPr>
              <w:pStyle w:val="XML1"/>
              <w:rPr>
                <w:ins w:id="16651" w:author="Thomas Dietz" w:date="2012-08-08T16:18:00Z"/>
              </w:rPr>
            </w:pPr>
            <w:ins w:id="16652" w:author="Thomas Dietz" w:date="2012-08-08T16:18:00Z">
              <w:r>
                <w:t xml:space="preserve">        consistent and are free to use either P and Q or seed and</w:t>
              </w:r>
            </w:ins>
          </w:p>
          <w:p w14:paraId="5DF48A12" w14:textId="77777777" w:rsidR="00D708FE" w:rsidRDefault="00D708FE" w:rsidP="00D708FE">
            <w:pPr>
              <w:pStyle w:val="XML1"/>
              <w:rPr>
                <w:ins w:id="16653" w:author="Thomas Dietz" w:date="2012-08-08T16:18:00Z"/>
              </w:rPr>
            </w:pPr>
            <w:ins w:id="16654" w:author="Thomas Dietz" w:date="2012-08-08T16:18:00Z">
              <w:r>
                <w:t xml:space="preserve">        pgenCounter. All parameters are encoded as base64 values.</w:t>
              </w:r>
            </w:ins>
          </w:p>
          <w:p w14:paraId="0961B99F" w14:textId="77777777" w:rsidR="00D708FE" w:rsidRDefault="00D708FE" w:rsidP="00D708FE">
            <w:pPr>
              <w:pStyle w:val="XML1"/>
              <w:rPr>
                <w:ins w:id="16655" w:author="Thomas Dietz" w:date="2012-08-08T16:18:00Z"/>
              </w:rPr>
            </w:pPr>
            <w:ins w:id="16656" w:author="Thomas Dietz" w:date="2012-08-08T16:18:00Z">
              <w:r>
                <w:t xml:space="preserve">      &lt;/xs:documentation&gt;</w:t>
              </w:r>
            </w:ins>
          </w:p>
          <w:p w14:paraId="051ABD84" w14:textId="77777777" w:rsidR="00D708FE" w:rsidRDefault="00D708FE" w:rsidP="00D708FE">
            <w:pPr>
              <w:pStyle w:val="XML1"/>
              <w:rPr>
                <w:ins w:id="16657" w:author="Thomas Dietz" w:date="2012-08-08T16:18:00Z"/>
              </w:rPr>
            </w:pPr>
            <w:ins w:id="16658" w:author="Thomas Dietz" w:date="2012-08-08T16:18:00Z">
              <w:r>
                <w:t xml:space="preserve">    &lt;/xs:annotation&gt;</w:t>
              </w:r>
            </w:ins>
          </w:p>
          <w:p w14:paraId="6DE51FA2" w14:textId="77777777" w:rsidR="00D708FE" w:rsidRDefault="00D708FE" w:rsidP="00D708FE">
            <w:pPr>
              <w:pStyle w:val="XML1"/>
              <w:rPr>
                <w:ins w:id="16659" w:author="Thomas Dietz" w:date="2012-08-08T16:18:00Z"/>
              </w:rPr>
            </w:pPr>
          </w:p>
          <w:p w14:paraId="09FB69EA" w14:textId="77777777" w:rsidR="00D708FE" w:rsidRDefault="00D708FE" w:rsidP="00D708FE">
            <w:pPr>
              <w:pStyle w:val="XML1"/>
              <w:rPr>
                <w:ins w:id="16660" w:author="Thomas Dietz" w:date="2012-08-08T16:18:00Z"/>
              </w:rPr>
            </w:pPr>
            <w:ins w:id="16661" w:author="Thomas Dietz" w:date="2012-08-08T16:18:00Z">
              <w:r>
                <w:t xml:space="preserve">    &lt;xs:sequence&gt;</w:t>
              </w:r>
            </w:ins>
          </w:p>
          <w:p w14:paraId="0D1AE43E" w14:textId="77777777" w:rsidR="00D708FE" w:rsidRDefault="00D708FE" w:rsidP="00D708FE">
            <w:pPr>
              <w:pStyle w:val="XML1"/>
              <w:rPr>
                <w:ins w:id="16662" w:author="Thomas Dietz" w:date="2012-08-08T16:18:00Z"/>
              </w:rPr>
            </w:pPr>
            <w:ins w:id="16663" w:author="Thomas Dietz" w:date="2012-08-08T16:18:00Z">
              <w:r>
                <w:t xml:space="preserve">      &lt;xs:element name="P"  type="xs:base64Binary"&gt;</w:t>
              </w:r>
            </w:ins>
          </w:p>
          <w:p w14:paraId="5BB2D4C5" w14:textId="77777777" w:rsidR="00D708FE" w:rsidRDefault="00D708FE" w:rsidP="00D708FE">
            <w:pPr>
              <w:pStyle w:val="XML1"/>
              <w:rPr>
                <w:ins w:id="16664" w:author="Thomas Dietz" w:date="2012-08-08T16:18:00Z"/>
              </w:rPr>
            </w:pPr>
            <w:ins w:id="16665" w:author="Thomas Dietz" w:date="2012-08-08T16:18:00Z">
              <w:r>
                <w:t xml:space="preserve">        &lt;xs:annotation&gt;</w:t>
              </w:r>
            </w:ins>
          </w:p>
          <w:p w14:paraId="769976E2" w14:textId="77777777" w:rsidR="00D708FE" w:rsidRDefault="00D708FE" w:rsidP="00D708FE">
            <w:pPr>
              <w:pStyle w:val="XML1"/>
              <w:rPr>
                <w:ins w:id="16666" w:author="Thomas Dietz" w:date="2012-08-08T16:18:00Z"/>
              </w:rPr>
            </w:pPr>
            <w:ins w:id="16667" w:author="Thomas Dietz" w:date="2012-08-08T16:18:00Z">
              <w:r>
                <w:t xml:space="preserve">          &lt;xs:documentation&gt;</w:t>
              </w:r>
            </w:ins>
          </w:p>
          <w:p w14:paraId="7872BCD3" w14:textId="77777777" w:rsidR="00D708FE" w:rsidRDefault="00D708FE" w:rsidP="00D708FE">
            <w:pPr>
              <w:pStyle w:val="XML1"/>
              <w:rPr>
                <w:ins w:id="16668" w:author="Thomas Dietz" w:date="2012-08-08T16:18:00Z"/>
              </w:rPr>
            </w:pPr>
            <w:ins w:id="16669" w:author="Thomas Dietz" w:date="2012-08-08T16:18:00Z">
              <w:r>
                <w:t xml:space="preserve">            This element is optional. It MUST be present in</w:t>
              </w:r>
            </w:ins>
          </w:p>
          <w:p w14:paraId="64C2ED1A" w14:textId="77777777" w:rsidR="00D708FE" w:rsidRDefault="00D708FE" w:rsidP="00D708FE">
            <w:pPr>
              <w:pStyle w:val="XML1"/>
              <w:rPr>
                <w:ins w:id="16670" w:author="Thomas Dietz" w:date="2012-08-08T16:18:00Z"/>
              </w:rPr>
            </w:pPr>
            <w:ins w:id="16671" w:author="Thomas Dietz" w:date="2012-08-08T16:18:00Z">
              <w:r>
                <w:t xml:space="preserve">            the NETCONF data store, if the element 'Q' is present.</w:t>
              </w:r>
            </w:ins>
          </w:p>
          <w:p w14:paraId="250EE16D" w14:textId="77777777" w:rsidR="00D708FE" w:rsidRDefault="00D708FE" w:rsidP="00D708FE">
            <w:pPr>
              <w:pStyle w:val="XML1"/>
              <w:rPr>
                <w:ins w:id="16672" w:author="Thomas Dietz" w:date="2012-08-08T16:18:00Z"/>
              </w:rPr>
            </w:pPr>
            <w:ins w:id="16673" w:author="Thomas Dietz" w:date="2012-08-08T16:18:00Z">
              <w:r>
                <w:t xml:space="preserve">                    </w:t>
              </w:r>
            </w:ins>
          </w:p>
          <w:p w14:paraId="46EAEA6A" w14:textId="77777777" w:rsidR="00D708FE" w:rsidRDefault="00D708FE" w:rsidP="00D708FE">
            <w:pPr>
              <w:pStyle w:val="XML1"/>
              <w:rPr>
                <w:ins w:id="16674" w:author="Thomas Dietz" w:date="2012-08-08T16:18:00Z"/>
              </w:rPr>
            </w:pPr>
            <w:ins w:id="16675" w:author="Thomas Dietz" w:date="2012-08-08T16:18:00Z">
              <w:r>
                <w:t xml:space="preserve">            If element 'Q' is present in a NETCONF &amp;lt;edit-config&amp;gt;</w:t>
              </w:r>
            </w:ins>
          </w:p>
          <w:p w14:paraId="3D2FB9DA" w14:textId="77777777" w:rsidR="00D708FE" w:rsidRDefault="00D708FE" w:rsidP="00D708FE">
            <w:pPr>
              <w:pStyle w:val="XML1"/>
              <w:rPr>
                <w:ins w:id="16676" w:author="Thomas Dietz" w:date="2012-08-08T16:18:00Z"/>
              </w:rPr>
            </w:pPr>
            <w:ins w:id="16677" w:author="Thomas Dietz" w:date="2012-08-08T16:18:00Z">
              <w:r>
                <w:t xml:space="preserve">            operation 'create', 'merge' or 'replace' and this element</w:t>
              </w:r>
            </w:ins>
          </w:p>
          <w:p w14:paraId="6AF9B5C3" w14:textId="77777777" w:rsidR="00D708FE" w:rsidRDefault="00D708FE" w:rsidP="00D708FE">
            <w:pPr>
              <w:pStyle w:val="XML1"/>
              <w:rPr>
                <w:ins w:id="16678" w:author="Thomas Dietz" w:date="2012-08-08T16:18:00Z"/>
              </w:rPr>
            </w:pPr>
            <w:ins w:id="16679" w:author="Thomas Dietz" w:date="2012-08-08T16:18:00Z">
              <w:r>
                <w:t xml:space="preserve">            is missing, a 'data-missing' error is returned.</w:t>
              </w:r>
            </w:ins>
          </w:p>
          <w:p w14:paraId="08BEE451" w14:textId="77777777" w:rsidR="00D708FE" w:rsidRDefault="00D708FE" w:rsidP="00D708FE">
            <w:pPr>
              <w:pStyle w:val="XML1"/>
              <w:rPr>
                <w:ins w:id="16680" w:author="Thomas Dietz" w:date="2012-08-08T16:18:00Z"/>
              </w:rPr>
            </w:pPr>
            <w:ins w:id="16681" w:author="Thomas Dietz" w:date="2012-08-08T16:18:00Z">
              <w:r>
                <w:t xml:space="preserve">          &lt;/xs:documentation&gt;</w:t>
              </w:r>
            </w:ins>
          </w:p>
          <w:p w14:paraId="1E49AF40" w14:textId="77777777" w:rsidR="00D708FE" w:rsidRDefault="00D708FE" w:rsidP="00D708FE">
            <w:pPr>
              <w:pStyle w:val="XML1"/>
              <w:rPr>
                <w:ins w:id="16682" w:author="Thomas Dietz" w:date="2012-08-08T16:18:00Z"/>
              </w:rPr>
            </w:pPr>
            <w:ins w:id="16683" w:author="Thomas Dietz" w:date="2012-08-08T16:18:00Z">
              <w:r>
                <w:t xml:space="preserve">        &lt;/xs:annotation&gt;</w:t>
              </w:r>
            </w:ins>
          </w:p>
          <w:p w14:paraId="0BD4EA18" w14:textId="77777777" w:rsidR="00D708FE" w:rsidRDefault="00D708FE" w:rsidP="00D708FE">
            <w:pPr>
              <w:pStyle w:val="XML1"/>
              <w:rPr>
                <w:ins w:id="16684" w:author="Thomas Dietz" w:date="2012-08-08T16:18:00Z"/>
              </w:rPr>
            </w:pPr>
            <w:ins w:id="16685" w:author="Thomas Dietz" w:date="2012-08-08T16:18:00Z">
              <w:r>
                <w:t xml:space="preserve">      &lt;/xs:element&gt;</w:t>
              </w:r>
            </w:ins>
          </w:p>
          <w:p w14:paraId="022544E8" w14:textId="77777777" w:rsidR="00D708FE" w:rsidRDefault="00D708FE" w:rsidP="00D708FE">
            <w:pPr>
              <w:pStyle w:val="XML1"/>
              <w:rPr>
                <w:ins w:id="16686" w:author="Thomas Dietz" w:date="2012-08-08T16:18:00Z"/>
              </w:rPr>
            </w:pPr>
            <w:ins w:id="16687" w:author="Thomas Dietz" w:date="2012-08-08T16:18:00Z">
              <w:r>
                <w:t xml:space="preserve">      &lt;xs:element name="Q"  type="xs:base64Binary"&gt;</w:t>
              </w:r>
            </w:ins>
          </w:p>
          <w:p w14:paraId="6AD135DF" w14:textId="77777777" w:rsidR="00D708FE" w:rsidRDefault="00D708FE" w:rsidP="00D708FE">
            <w:pPr>
              <w:pStyle w:val="XML1"/>
              <w:rPr>
                <w:ins w:id="16688" w:author="Thomas Dietz" w:date="2012-08-08T16:18:00Z"/>
              </w:rPr>
            </w:pPr>
            <w:ins w:id="16689" w:author="Thomas Dietz" w:date="2012-08-08T16:18:00Z">
              <w:r>
                <w:t xml:space="preserve">        &lt;xs:annotation&gt;</w:t>
              </w:r>
            </w:ins>
          </w:p>
          <w:p w14:paraId="770C91B0" w14:textId="77777777" w:rsidR="00D708FE" w:rsidRDefault="00D708FE" w:rsidP="00D708FE">
            <w:pPr>
              <w:pStyle w:val="XML1"/>
              <w:rPr>
                <w:ins w:id="16690" w:author="Thomas Dietz" w:date="2012-08-08T16:18:00Z"/>
              </w:rPr>
            </w:pPr>
            <w:ins w:id="16691" w:author="Thomas Dietz" w:date="2012-08-08T16:18:00Z">
              <w:r>
                <w:t xml:space="preserve">          &lt;xs:documentation&gt;</w:t>
              </w:r>
            </w:ins>
          </w:p>
          <w:p w14:paraId="383E1070" w14:textId="77777777" w:rsidR="00D708FE" w:rsidRDefault="00D708FE" w:rsidP="00D708FE">
            <w:pPr>
              <w:pStyle w:val="XML1"/>
              <w:rPr>
                <w:ins w:id="16692" w:author="Thomas Dietz" w:date="2012-08-08T16:18:00Z"/>
              </w:rPr>
            </w:pPr>
            <w:ins w:id="16693" w:author="Thomas Dietz" w:date="2012-08-08T16:18:00Z">
              <w:r>
                <w:t xml:space="preserve">            This element is optional. It MUST be present in</w:t>
              </w:r>
            </w:ins>
          </w:p>
          <w:p w14:paraId="40096A23" w14:textId="77777777" w:rsidR="00D708FE" w:rsidRDefault="00D708FE" w:rsidP="00D708FE">
            <w:pPr>
              <w:pStyle w:val="XML1"/>
              <w:rPr>
                <w:ins w:id="16694" w:author="Thomas Dietz" w:date="2012-08-08T16:18:00Z"/>
              </w:rPr>
            </w:pPr>
            <w:ins w:id="16695" w:author="Thomas Dietz" w:date="2012-08-08T16:18:00Z">
              <w:r>
                <w:t xml:space="preserve">            the NETCONF data store, if the element 'P' is present.</w:t>
              </w:r>
            </w:ins>
          </w:p>
          <w:p w14:paraId="44398533" w14:textId="77777777" w:rsidR="00D708FE" w:rsidRDefault="00D708FE" w:rsidP="00D708FE">
            <w:pPr>
              <w:pStyle w:val="XML1"/>
              <w:rPr>
                <w:ins w:id="16696" w:author="Thomas Dietz" w:date="2012-08-08T16:18:00Z"/>
              </w:rPr>
            </w:pPr>
            <w:ins w:id="16697" w:author="Thomas Dietz" w:date="2012-08-08T16:18:00Z">
              <w:r>
                <w:t xml:space="preserve">                    </w:t>
              </w:r>
            </w:ins>
          </w:p>
          <w:p w14:paraId="6DB7D01D" w14:textId="77777777" w:rsidR="00D708FE" w:rsidRDefault="00D708FE" w:rsidP="00D708FE">
            <w:pPr>
              <w:pStyle w:val="XML1"/>
              <w:rPr>
                <w:ins w:id="16698" w:author="Thomas Dietz" w:date="2012-08-08T16:18:00Z"/>
              </w:rPr>
            </w:pPr>
            <w:ins w:id="16699" w:author="Thomas Dietz" w:date="2012-08-08T16:18:00Z">
              <w:r>
                <w:t xml:space="preserve">            If element 'P' is present in a NETCONF &amp;lt;edit-config&amp;gt;</w:t>
              </w:r>
            </w:ins>
          </w:p>
          <w:p w14:paraId="3FB7D987" w14:textId="77777777" w:rsidR="00D708FE" w:rsidRDefault="00D708FE" w:rsidP="00D708FE">
            <w:pPr>
              <w:pStyle w:val="XML1"/>
              <w:rPr>
                <w:ins w:id="16700" w:author="Thomas Dietz" w:date="2012-08-08T16:18:00Z"/>
              </w:rPr>
            </w:pPr>
            <w:ins w:id="16701" w:author="Thomas Dietz" w:date="2012-08-08T16:18:00Z">
              <w:r>
                <w:t xml:space="preserve">            operation 'create', 'merge' or 'replace' and this element</w:t>
              </w:r>
            </w:ins>
          </w:p>
          <w:p w14:paraId="0B20E697" w14:textId="77777777" w:rsidR="00D708FE" w:rsidRDefault="00D708FE" w:rsidP="00D708FE">
            <w:pPr>
              <w:pStyle w:val="XML1"/>
              <w:rPr>
                <w:ins w:id="16702" w:author="Thomas Dietz" w:date="2012-08-08T16:18:00Z"/>
              </w:rPr>
            </w:pPr>
            <w:ins w:id="16703" w:author="Thomas Dietz" w:date="2012-08-08T16:18:00Z">
              <w:r>
                <w:t xml:space="preserve">            is missing, a 'data-missing' error is returned.</w:t>
              </w:r>
            </w:ins>
          </w:p>
          <w:p w14:paraId="083ADA78" w14:textId="77777777" w:rsidR="00D708FE" w:rsidRDefault="00D708FE" w:rsidP="00D708FE">
            <w:pPr>
              <w:pStyle w:val="XML1"/>
              <w:rPr>
                <w:ins w:id="16704" w:author="Thomas Dietz" w:date="2012-08-08T16:18:00Z"/>
              </w:rPr>
            </w:pPr>
            <w:ins w:id="16705" w:author="Thomas Dietz" w:date="2012-08-08T16:18:00Z">
              <w:r>
                <w:t xml:space="preserve">          &lt;/xs:documentation&gt;</w:t>
              </w:r>
            </w:ins>
          </w:p>
          <w:p w14:paraId="54DBD621" w14:textId="77777777" w:rsidR="00D708FE" w:rsidRDefault="00D708FE" w:rsidP="00D708FE">
            <w:pPr>
              <w:pStyle w:val="XML1"/>
              <w:rPr>
                <w:ins w:id="16706" w:author="Thomas Dietz" w:date="2012-08-08T16:18:00Z"/>
              </w:rPr>
            </w:pPr>
            <w:ins w:id="16707" w:author="Thomas Dietz" w:date="2012-08-08T16:18:00Z">
              <w:r>
                <w:t xml:space="preserve">        &lt;/xs:annotation&gt;</w:t>
              </w:r>
            </w:ins>
          </w:p>
          <w:p w14:paraId="10B29418" w14:textId="77777777" w:rsidR="00D708FE" w:rsidRDefault="00D708FE" w:rsidP="00D708FE">
            <w:pPr>
              <w:pStyle w:val="XML1"/>
              <w:rPr>
                <w:ins w:id="16708" w:author="Thomas Dietz" w:date="2012-08-08T16:18:00Z"/>
              </w:rPr>
            </w:pPr>
            <w:ins w:id="16709" w:author="Thomas Dietz" w:date="2012-08-08T16:18:00Z">
              <w:r>
                <w:t xml:space="preserve">      &lt;/xs:element&gt;</w:t>
              </w:r>
            </w:ins>
          </w:p>
          <w:p w14:paraId="2DE829F9" w14:textId="77777777" w:rsidR="00D708FE" w:rsidRDefault="00D708FE" w:rsidP="00D708FE">
            <w:pPr>
              <w:pStyle w:val="XML1"/>
              <w:rPr>
                <w:ins w:id="16710" w:author="Thomas Dietz" w:date="2012-08-08T16:18:00Z"/>
              </w:rPr>
            </w:pPr>
            <w:ins w:id="16711" w:author="Thomas Dietz" w:date="2012-08-08T16:18:00Z">
              <w:r>
                <w:t xml:space="preserve">      &lt;xs:element name="J"  type="xs:base64Binary"&gt;</w:t>
              </w:r>
            </w:ins>
          </w:p>
          <w:p w14:paraId="3E9EF359" w14:textId="77777777" w:rsidR="00D708FE" w:rsidRDefault="00D708FE" w:rsidP="00D708FE">
            <w:pPr>
              <w:pStyle w:val="XML1"/>
              <w:rPr>
                <w:ins w:id="16712" w:author="Thomas Dietz" w:date="2012-08-08T16:18:00Z"/>
              </w:rPr>
            </w:pPr>
            <w:ins w:id="16713" w:author="Thomas Dietz" w:date="2012-08-08T16:18:00Z">
              <w:r>
                <w:t xml:space="preserve">        &lt;xs:annotation&gt;</w:t>
              </w:r>
            </w:ins>
          </w:p>
          <w:p w14:paraId="72EA7884" w14:textId="77777777" w:rsidR="00D708FE" w:rsidRDefault="00D708FE" w:rsidP="00D708FE">
            <w:pPr>
              <w:pStyle w:val="XML1"/>
              <w:rPr>
                <w:ins w:id="16714" w:author="Thomas Dietz" w:date="2012-08-08T16:18:00Z"/>
              </w:rPr>
            </w:pPr>
            <w:ins w:id="16715" w:author="Thomas Dietz" w:date="2012-08-08T16:18:00Z">
              <w:r>
                <w:t xml:space="preserve">          &lt;xs:documentation&gt;</w:t>
              </w:r>
            </w:ins>
          </w:p>
          <w:p w14:paraId="281E6255" w14:textId="77777777" w:rsidR="00D708FE" w:rsidRDefault="00D708FE" w:rsidP="00D708FE">
            <w:pPr>
              <w:pStyle w:val="XML1"/>
              <w:rPr>
                <w:ins w:id="16716" w:author="Thomas Dietz" w:date="2012-08-08T16:18:00Z"/>
              </w:rPr>
            </w:pPr>
            <w:ins w:id="16717" w:author="Thomas Dietz" w:date="2012-08-08T16:18:00Z">
              <w:r>
                <w:t xml:space="preserve">            This element is optional.</w:t>
              </w:r>
            </w:ins>
          </w:p>
          <w:p w14:paraId="30AF0C74" w14:textId="77777777" w:rsidR="00D708FE" w:rsidRDefault="00D708FE" w:rsidP="00D708FE">
            <w:pPr>
              <w:pStyle w:val="XML1"/>
              <w:rPr>
                <w:ins w:id="16718" w:author="Thomas Dietz" w:date="2012-08-08T16:18:00Z"/>
              </w:rPr>
            </w:pPr>
            <w:ins w:id="16719" w:author="Thomas Dietz" w:date="2012-08-08T16:18:00Z">
              <w:r>
                <w:t xml:space="preserve">          &lt;/xs:documentation&gt;</w:t>
              </w:r>
            </w:ins>
          </w:p>
          <w:p w14:paraId="467D931C" w14:textId="77777777" w:rsidR="00D708FE" w:rsidRDefault="00D708FE" w:rsidP="00D708FE">
            <w:pPr>
              <w:pStyle w:val="XML1"/>
              <w:rPr>
                <w:ins w:id="16720" w:author="Thomas Dietz" w:date="2012-08-08T16:18:00Z"/>
              </w:rPr>
            </w:pPr>
            <w:ins w:id="16721" w:author="Thomas Dietz" w:date="2012-08-08T16:18:00Z">
              <w:r>
                <w:t xml:space="preserve">        &lt;/xs:annotation&gt;</w:t>
              </w:r>
            </w:ins>
          </w:p>
          <w:p w14:paraId="5A817243" w14:textId="77777777" w:rsidR="00D708FE" w:rsidRDefault="00D708FE" w:rsidP="00D708FE">
            <w:pPr>
              <w:pStyle w:val="XML1"/>
              <w:rPr>
                <w:ins w:id="16722" w:author="Thomas Dietz" w:date="2012-08-08T16:18:00Z"/>
              </w:rPr>
            </w:pPr>
            <w:ins w:id="16723" w:author="Thomas Dietz" w:date="2012-08-08T16:18:00Z">
              <w:r>
                <w:t xml:space="preserve">      &lt;/xs:element&gt;</w:t>
              </w:r>
            </w:ins>
          </w:p>
          <w:p w14:paraId="33094D0E" w14:textId="77777777" w:rsidR="00D708FE" w:rsidRDefault="00D708FE" w:rsidP="00D708FE">
            <w:pPr>
              <w:pStyle w:val="XML1"/>
              <w:rPr>
                <w:ins w:id="16724" w:author="Thomas Dietz" w:date="2012-08-08T16:18:00Z"/>
              </w:rPr>
            </w:pPr>
            <w:ins w:id="16725" w:author="Thomas Dietz" w:date="2012-08-08T16:18:00Z">
              <w:r>
                <w:t xml:space="preserve">      &lt;xs:element name="G"  type="xs:base64Binary"&gt;</w:t>
              </w:r>
            </w:ins>
          </w:p>
          <w:p w14:paraId="06DDEE54" w14:textId="77777777" w:rsidR="00D708FE" w:rsidRDefault="00D708FE" w:rsidP="00D708FE">
            <w:pPr>
              <w:pStyle w:val="XML1"/>
              <w:rPr>
                <w:ins w:id="16726" w:author="Thomas Dietz" w:date="2012-08-08T16:18:00Z"/>
              </w:rPr>
            </w:pPr>
            <w:ins w:id="16727" w:author="Thomas Dietz" w:date="2012-08-08T16:18:00Z">
              <w:r>
                <w:lastRenderedPageBreak/>
                <w:t xml:space="preserve">        &lt;xs:annotation&gt;</w:t>
              </w:r>
            </w:ins>
          </w:p>
          <w:p w14:paraId="0B0CB0A2" w14:textId="77777777" w:rsidR="00D708FE" w:rsidRDefault="00D708FE" w:rsidP="00D708FE">
            <w:pPr>
              <w:pStyle w:val="XML1"/>
              <w:rPr>
                <w:ins w:id="16728" w:author="Thomas Dietz" w:date="2012-08-08T16:18:00Z"/>
              </w:rPr>
            </w:pPr>
            <w:ins w:id="16729" w:author="Thomas Dietz" w:date="2012-08-08T16:18:00Z">
              <w:r>
                <w:t xml:space="preserve">          &lt;xs:documentation&gt;</w:t>
              </w:r>
            </w:ins>
          </w:p>
          <w:p w14:paraId="00E0FF76" w14:textId="77777777" w:rsidR="00D708FE" w:rsidRDefault="00D708FE" w:rsidP="00D708FE">
            <w:pPr>
              <w:pStyle w:val="XML1"/>
              <w:rPr>
                <w:ins w:id="16730" w:author="Thomas Dietz" w:date="2012-08-08T16:18:00Z"/>
              </w:rPr>
            </w:pPr>
            <w:ins w:id="16731" w:author="Thomas Dietz" w:date="2012-08-08T16:18:00Z">
              <w:r>
                <w:t xml:space="preserve">            This element is optional.</w:t>
              </w:r>
            </w:ins>
          </w:p>
          <w:p w14:paraId="52B505B7" w14:textId="77777777" w:rsidR="00D708FE" w:rsidRDefault="00D708FE" w:rsidP="00D708FE">
            <w:pPr>
              <w:pStyle w:val="XML1"/>
              <w:rPr>
                <w:ins w:id="16732" w:author="Thomas Dietz" w:date="2012-08-08T16:18:00Z"/>
              </w:rPr>
            </w:pPr>
            <w:ins w:id="16733" w:author="Thomas Dietz" w:date="2012-08-08T16:18:00Z">
              <w:r>
                <w:t xml:space="preserve">          &lt;/xs:documentation&gt;</w:t>
              </w:r>
            </w:ins>
          </w:p>
          <w:p w14:paraId="05A93200" w14:textId="77777777" w:rsidR="00D708FE" w:rsidRDefault="00D708FE" w:rsidP="00D708FE">
            <w:pPr>
              <w:pStyle w:val="XML1"/>
              <w:rPr>
                <w:ins w:id="16734" w:author="Thomas Dietz" w:date="2012-08-08T16:18:00Z"/>
              </w:rPr>
            </w:pPr>
            <w:ins w:id="16735" w:author="Thomas Dietz" w:date="2012-08-08T16:18:00Z">
              <w:r>
                <w:t xml:space="preserve">        &lt;/xs:annotation&gt;</w:t>
              </w:r>
            </w:ins>
          </w:p>
          <w:p w14:paraId="46EFD3E3" w14:textId="77777777" w:rsidR="00D708FE" w:rsidRDefault="00D708FE" w:rsidP="00D708FE">
            <w:pPr>
              <w:pStyle w:val="XML1"/>
              <w:rPr>
                <w:ins w:id="16736" w:author="Thomas Dietz" w:date="2012-08-08T16:18:00Z"/>
              </w:rPr>
            </w:pPr>
            <w:ins w:id="16737" w:author="Thomas Dietz" w:date="2012-08-08T16:18:00Z">
              <w:r>
                <w:t xml:space="preserve">      &lt;/xs:element&gt;</w:t>
              </w:r>
            </w:ins>
          </w:p>
          <w:p w14:paraId="79A0738B" w14:textId="77777777" w:rsidR="00D708FE" w:rsidRDefault="00D708FE" w:rsidP="00D708FE">
            <w:pPr>
              <w:pStyle w:val="XML1"/>
              <w:rPr>
                <w:ins w:id="16738" w:author="Thomas Dietz" w:date="2012-08-08T16:18:00Z"/>
              </w:rPr>
            </w:pPr>
            <w:ins w:id="16739" w:author="Thomas Dietz" w:date="2012-08-08T16:18:00Z">
              <w:r>
                <w:t xml:space="preserve">      &lt;xs:element name="Y"  type="xs:base64Binary"&gt;</w:t>
              </w:r>
            </w:ins>
          </w:p>
          <w:p w14:paraId="1B7D91A9" w14:textId="77777777" w:rsidR="00D708FE" w:rsidRDefault="00D708FE" w:rsidP="00D708FE">
            <w:pPr>
              <w:pStyle w:val="XML1"/>
              <w:rPr>
                <w:ins w:id="16740" w:author="Thomas Dietz" w:date="2012-08-08T16:18:00Z"/>
              </w:rPr>
            </w:pPr>
            <w:ins w:id="16741" w:author="Thomas Dietz" w:date="2012-08-08T16:18:00Z">
              <w:r>
                <w:t xml:space="preserve">        &lt;xs:annotation&gt;</w:t>
              </w:r>
            </w:ins>
          </w:p>
          <w:p w14:paraId="3B49C51B" w14:textId="77777777" w:rsidR="00D708FE" w:rsidRDefault="00D708FE" w:rsidP="00D708FE">
            <w:pPr>
              <w:pStyle w:val="XML1"/>
              <w:rPr>
                <w:ins w:id="16742" w:author="Thomas Dietz" w:date="2012-08-08T16:18:00Z"/>
              </w:rPr>
            </w:pPr>
            <w:ins w:id="16743" w:author="Thomas Dietz" w:date="2012-08-08T16:18:00Z">
              <w:r>
                <w:t xml:space="preserve">          &lt;xs:documentation&gt;</w:t>
              </w:r>
            </w:ins>
          </w:p>
          <w:p w14:paraId="181B65F1" w14:textId="77777777" w:rsidR="00D708FE" w:rsidRDefault="00D708FE" w:rsidP="00D708FE">
            <w:pPr>
              <w:pStyle w:val="XML1"/>
              <w:rPr>
                <w:ins w:id="16744" w:author="Thomas Dietz" w:date="2012-08-08T16:18:00Z"/>
              </w:rPr>
            </w:pPr>
            <w:ins w:id="16745" w:author="Thomas Dietz" w:date="2012-08-08T16:18:00Z">
              <w:r>
                <w:t xml:space="preserve">            This element MUST be present in the NETCONF data</w:t>
              </w:r>
            </w:ins>
          </w:p>
          <w:p w14:paraId="6E228CD0" w14:textId="77777777" w:rsidR="00D708FE" w:rsidRDefault="00D708FE" w:rsidP="00D708FE">
            <w:pPr>
              <w:pStyle w:val="XML1"/>
              <w:rPr>
                <w:ins w:id="16746" w:author="Thomas Dietz" w:date="2012-08-08T16:18:00Z"/>
              </w:rPr>
            </w:pPr>
            <w:ins w:id="16747" w:author="Thomas Dietz" w:date="2012-08-08T16:18:00Z">
              <w:r>
                <w:t xml:space="preserve">            store. If this element is not present in a NETCONF</w:t>
              </w:r>
            </w:ins>
          </w:p>
          <w:p w14:paraId="3E810598" w14:textId="77777777" w:rsidR="00D708FE" w:rsidRDefault="00D708FE" w:rsidP="00D708FE">
            <w:pPr>
              <w:pStyle w:val="XML1"/>
              <w:rPr>
                <w:ins w:id="16748" w:author="Thomas Dietz" w:date="2012-08-08T16:18:00Z"/>
              </w:rPr>
            </w:pPr>
            <w:ins w:id="16749" w:author="Thomas Dietz" w:date="2012-08-08T16:18:00Z">
              <w:r>
                <w:t xml:space="preserve">            &amp;lt;edit-config&amp;gt; operation 'create', 'merge' or 'replace' and</w:t>
              </w:r>
            </w:ins>
          </w:p>
          <w:p w14:paraId="76C05F9F" w14:textId="77777777" w:rsidR="00D708FE" w:rsidRDefault="00D708FE" w:rsidP="00D708FE">
            <w:pPr>
              <w:pStyle w:val="XML1"/>
              <w:rPr>
                <w:ins w:id="16750" w:author="Thomas Dietz" w:date="2012-08-08T16:18:00Z"/>
              </w:rPr>
            </w:pPr>
            <w:ins w:id="16751" w:author="Thomas Dietz" w:date="2012-08-08T16:18:00Z">
              <w:r>
                <w:t xml:space="preserve">            the parent element does not exist, a 'data-missing' error</w:t>
              </w:r>
            </w:ins>
          </w:p>
          <w:p w14:paraId="4D215AEF" w14:textId="77777777" w:rsidR="00D708FE" w:rsidRDefault="00D708FE" w:rsidP="00D708FE">
            <w:pPr>
              <w:pStyle w:val="XML1"/>
              <w:rPr>
                <w:ins w:id="16752" w:author="Thomas Dietz" w:date="2012-08-08T16:18:00Z"/>
              </w:rPr>
            </w:pPr>
            <w:ins w:id="16753" w:author="Thomas Dietz" w:date="2012-08-08T16:18:00Z">
              <w:r>
                <w:t xml:space="preserve">            is returned.</w:t>
              </w:r>
            </w:ins>
          </w:p>
          <w:p w14:paraId="13AA6C8D" w14:textId="77777777" w:rsidR="00D708FE" w:rsidRDefault="00D708FE" w:rsidP="00D708FE">
            <w:pPr>
              <w:pStyle w:val="XML1"/>
              <w:rPr>
                <w:ins w:id="16754" w:author="Thomas Dietz" w:date="2012-08-08T16:18:00Z"/>
              </w:rPr>
            </w:pPr>
            <w:ins w:id="16755" w:author="Thomas Dietz" w:date="2012-08-08T16:18:00Z">
              <w:r>
                <w:t xml:space="preserve">          &lt;/xs:documentation&gt;</w:t>
              </w:r>
            </w:ins>
          </w:p>
          <w:p w14:paraId="0C131C04" w14:textId="77777777" w:rsidR="00D708FE" w:rsidRDefault="00D708FE" w:rsidP="00D708FE">
            <w:pPr>
              <w:pStyle w:val="XML1"/>
              <w:rPr>
                <w:ins w:id="16756" w:author="Thomas Dietz" w:date="2012-08-08T16:18:00Z"/>
              </w:rPr>
            </w:pPr>
            <w:ins w:id="16757" w:author="Thomas Dietz" w:date="2012-08-08T16:18:00Z">
              <w:r>
                <w:t xml:space="preserve">        &lt;/xs:annotation&gt;</w:t>
              </w:r>
            </w:ins>
          </w:p>
          <w:p w14:paraId="5426812C" w14:textId="77777777" w:rsidR="00D708FE" w:rsidRDefault="00D708FE" w:rsidP="00D708FE">
            <w:pPr>
              <w:pStyle w:val="XML1"/>
              <w:rPr>
                <w:ins w:id="16758" w:author="Thomas Dietz" w:date="2012-08-08T16:18:00Z"/>
              </w:rPr>
            </w:pPr>
            <w:ins w:id="16759" w:author="Thomas Dietz" w:date="2012-08-08T16:18:00Z">
              <w:r>
                <w:t xml:space="preserve">      &lt;/xs:element&gt;</w:t>
              </w:r>
            </w:ins>
          </w:p>
          <w:p w14:paraId="643645E8" w14:textId="77777777" w:rsidR="00D708FE" w:rsidRDefault="00D708FE" w:rsidP="00D708FE">
            <w:pPr>
              <w:pStyle w:val="XML1"/>
              <w:rPr>
                <w:ins w:id="16760" w:author="Thomas Dietz" w:date="2012-08-08T16:18:00Z"/>
              </w:rPr>
            </w:pPr>
            <w:ins w:id="16761" w:author="Thomas Dietz" w:date="2012-08-08T16:18:00Z">
              <w:r>
                <w:t xml:space="preserve">      &lt;xs:element name="Seed"  type="xs:base64Binary"&gt;</w:t>
              </w:r>
            </w:ins>
          </w:p>
          <w:p w14:paraId="1124B5B8" w14:textId="77777777" w:rsidR="00D708FE" w:rsidRDefault="00D708FE" w:rsidP="00D708FE">
            <w:pPr>
              <w:pStyle w:val="XML1"/>
              <w:rPr>
                <w:ins w:id="16762" w:author="Thomas Dietz" w:date="2012-08-08T16:18:00Z"/>
              </w:rPr>
            </w:pPr>
            <w:ins w:id="16763" w:author="Thomas Dietz" w:date="2012-08-08T16:18:00Z">
              <w:r>
                <w:t xml:space="preserve">        &lt;xs:annotation&gt;</w:t>
              </w:r>
            </w:ins>
          </w:p>
          <w:p w14:paraId="485BFE8D" w14:textId="77777777" w:rsidR="00D708FE" w:rsidRDefault="00D708FE" w:rsidP="00D708FE">
            <w:pPr>
              <w:pStyle w:val="XML1"/>
              <w:rPr>
                <w:ins w:id="16764" w:author="Thomas Dietz" w:date="2012-08-08T16:18:00Z"/>
              </w:rPr>
            </w:pPr>
            <w:ins w:id="16765" w:author="Thomas Dietz" w:date="2012-08-08T16:18:00Z">
              <w:r>
                <w:t xml:space="preserve">          &lt;xs:documentation&gt;</w:t>
              </w:r>
            </w:ins>
          </w:p>
          <w:p w14:paraId="0C415598" w14:textId="77777777" w:rsidR="00D708FE" w:rsidRDefault="00D708FE" w:rsidP="00D708FE">
            <w:pPr>
              <w:pStyle w:val="XML1"/>
              <w:rPr>
                <w:ins w:id="16766" w:author="Thomas Dietz" w:date="2012-08-08T16:18:00Z"/>
              </w:rPr>
            </w:pPr>
            <w:ins w:id="16767" w:author="Thomas Dietz" w:date="2012-08-08T16:18:00Z">
              <w:r>
                <w:t xml:space="preserve">            This element is optional. It MUST be present in</w:t>
              </w:r>
            </w:ins>
          </w:p>
          <w:p w14:paraId="417D710D" w14:textId="77777777" w:rsidR="00D708FE" w:rsidRDefault="00D708FE" w:rsidP="00D708FE">
            <w:pPr>
              <w:pStyle w:val="XML1"/>
              <w:rPr>
                <w:ins w:id="16768" w:author="Thomas Dietz" w:date="2012-08-08T16:18:00Z"/>
              </w:rPr>
            </w:pPr>
            <w:ins w:id="16769" w:author="Thomas Dietz" w:date="2012-08-08T16:18:00Z">
              <w:r>
                <w:t xml:space="preserve">            the NETCONF data store, if the element 'PgenCounter' is</w:t>
              </w:r>
            </w:ins>
          </w:p>
          <w:p w14:paraId="0466C87B" w14:textId="77777777" w:rsidR="00D708FE" w:rsidRDefault="00D708FE" w:rsidP="00D708FE">
            <w:pPr>
              <w:pStyle w:val="XML1"/>
              <w:rPr>
                <w:ins w:id="16770" w:author="Thomas Dietz" w:date="2012-08-08T16:18:00Z"/>
              </w:rPr>
            </w:pPr>
            <w:ins w:id="16771" w:author="Thomas Dietz" w:date="2012-08-08T16:18:00Z">
              <w:r>
                <w:t xml:space="preserve">            present.</w:t>
              </w:r>
            </w:ins>
          </w:p>
          <w:p w14:paraId="7625D878" w14:textId="77777777" w:rsidR="00D708FE" w:rsidRDefault="00D708FE" w:rsidP="00D708FE">
            <w:pPr>
              <w:pStyle w:val="XML1"/>
              <w:rPr>
                <w:ins w:id="16772" w:author="Thomas Dietz" w:date="2012-08-08T16:18:00Z"/>
              </w:rPr>
            </w:pPr>
            <w:ins w:id="16773" w:author="Thomas Dietz" w:date="2012-08-08T16:18:00Z">
              <w:r>
                <w:t xml:space="preserve">                    </w:t>
              </w:r>
            </w:ins>
          </w:p>
          <w:p w14:paraId="24EE5FDE" w14:textId="77777777" w:rsidR="00D708FE" w:rsidRDefault="00D708FE" w:rsidP="00D708FE">
            <w:pPr>
              <w:pStyle w:val="XML1"/>
              <w:rPr>
                <w:ins w:id="16774" w:author="Thomas Dietz" w:date="2012-08-08T16:18:00Z"/>
              </w:rPr>
            </w:pPr>
            <w:ins w:id="16775" w:author="Thomas Dietz" w:date="2012-08-08T16:18:00Z">
              <w:r>
                <w:t xml:space="preserve">            If element 'PgenCounter' is present in a NETCONF</w:t>
              </w:r>
            </w:ins>
          </w:p>
          <w:p w14:paraId="67E08D41" w14:textId="77777777" w:rsidR="00D708FE" w:rsidRDefault="00D708FE" w:rsidP="00D708FE">
            <w:pPr>
              <w:pStyle w:val="XML1"/>
              <w:rPr>
                <w:ins w:id="16776" w:author="Thomas Dietz" w:date="2012-08-08T16:18:00Z"/>
              </w:rPr>
            </w:pPr>
            <w:ins w:id="16777" w:author="Thomas Dietz" w:date="2012-08-08T16:18:00Z">
              <w:r>
                <w:t xml:space="preserve">            &amp;lt;edit-config&amp;gt; operation 'create', 'merge' or 'replace' and</w:t>
              </w:r>
            </w:ins>
          </w:p>
          <w:p w14:paraId="2C97ED00" w14:textId="77777777" w:rsidR="00D708FE" w:rsidRDefault="00D708FE" w:rsidP="00D708FE">
            <w:pPr>
              <w:pStyle w:val="XML1"/>
              <w:rPr>
                <w:ins w:id="16778" w:author="Thomas Dietz" w:date="2012-08-08T16:18:00Z"/>
              </w:rPr>
            </w:pPr>
            <w:ins w:id="16779" w:author="Thomas Dietz" w:date="2012-08-08T16:18:00Z">
              <w:r>
                <w:t xml:space="preserve">            this element is missing, a 'data-missing' error is</w:t>
              </w:r>
            </w:ins>
          </w:p>
          <w:p w14:paraId="5B6BF28A" w14:textId="77777777" w:rsidR="00D708FE" w:rsidRDefault="00D708FE" w:rsidP="00D708FE">
            <w:pPr>
              <w:pStyle w:val="XML1"/>
              <w:rPr>
                <w:ins w:id="16780" w:author="Thomas Dietz" w:date="2012-08-08T16:18:00Z"/>
              </w:rPr>
            </w:pPr>
            <w:ins w:id="16781" w:author="Thomas Dietz" w:date="2012-08-08T16:18:00Z">
              <w:r>
                <w:t xml:space="preserve">            returned.</w:t>
              </w:r>
            </w:ins>
          </w:p>
          <w:p w14:paraId="5744744B" w14:textId="77777777" w:rsidR="00D708FE" w:rsidRDefault="00D708FE" w:rsidP="00D708FE">
            <w:pPr>
              <w:pStyle w:val="XML1"/>
              <w:rPr>
                <w:ins w:id="16782" w:author="Thomas Dietz" w:date="2012-08-08T16:18:00Z"/>
              </w:rPr>
            </w:pPr>
            <w:ins w:id="16783" w:author="Thomas Dietz" w:date="2012-08-08T16:18:00Z">
              <w:r>
                <w:t xml:space="preserve">          &lt;/xs:documentation&gt;</w:t>
              </w:r>
            </w:ins>
          </w:p>
          <w:p w14:paraId="782E4B1E" w14:textId="77777777" w:rsidR="00D708FE" w:rsidRDefault="00D708FE" w:rsidP="00D708FE">
            <w:pPr>
              <w:pStyle w:val="XML1"/>
              <w:rPr>
                <w:ins w:id="16784" w:author="Thomas Dietz" w:date="2012-08-08T16:18:00Z"/>
              </w:rPr>
            </w:pPr>
            <w:ins w:id="16785" w:author="Thomas Dietz" w:date="2012-08-08T16:18:00Z">
              <w:r>
                <w:t xml:space="preserve">        &lt;/xs:annotation&gt;</w:t>
              </w:r>
            </w:ins>
          </w:p>
          <w:p w14:paraId="2304B0FE" w14:textId="77777777" w:rsidR="00D708FE" w:rsidRDefault="00D708FE" w:rsidP="00D708FE">
            <w:pPr>
              <w:pStyle w:val="XML1"/>
              <w:rPr>
                <w:ins w:id="16786" w:author="Thomas Dietz" w:date="2012-08-08T16:18:00Z"/>
              </w:rPr>
            </w:pPr>
            <w:ins w:id="16787" w:author="Thomas Dietz" w:date="2012-08-08T16:18:00Z">
              <w:r>
                <w:t xml:space="preserve">      &lt;/xs:element&gt;</w:t>
              </w:r>
            </w:ins>
          </w:p>
          <w:p w14:paraId="0606B3C1" w14:textId="77777777" w:rsidR="00D708FE" w:rsidRDefault="00D708FE" w:rsidP="00D708FE">
            <w:pPr>
              <w:pStyle w:val="XML1"/>
              <w:rPr>
                <w:ins w:id="16788" w:author="Thomas Dietz" w:date="2012-08-08T16:18:00Z"/>
              </w:rPr>
            </w:pPr>
            <w:ins w:id="16789" w:author="Thomas Dietz" w:date="2012-08-08T16:18:00Z">
              <w:r>
                <w:t xml:space="preserve">      &lt;xs:element name="PgenCounter"  type="xs:base64Binary"&gt;</w:t>
              </w:r>
            </w:ins>
          </w:p>
          <w:p w14:paraId="4A2A9E6C" w14:textId="77777777" w:rsidR="00D708FE" w:rsidRDefault="00D708FE" w:rsidP="00D708FE">
            <w:pPr>
              <w:pStyle w:val="XML1"/>
              <w:rPr>
                <w:ins w:id="16790" w:author="Thomas Dietz" w:date="2012-08-08T16:18:00Z"/>
              </w:rPr>
            </w:pPr>
            <w:ins w:id="16791" w:author="Thomas Dietz" w:date="2012-08-08T16:18:00Z">
              <w:r>
                <w:t xml:space="preserve">        &lt;xs:annotation&gt;</w:t>
              </w:r>
            </w:ins>
          </w:p>
          <w:p w14:paraId="600C6E9F" w14:textId="77777777" w:rsidR="00D708FE" w:rsidRDefault="00D708FE" w:rsidP="00D708FE">
            <w:pPr>
              <w:pStyle w:val="XML1"/>
              <w:rPr>
                <w:ins w:id="16792" w:author="Thomas Dietz" w:date="2012-08-08T16:18:00Z"/>
              </w:rPr>
            </w:pPr>
            <w:ins w:id="16793" w:author="Thomas Dietz" w:date="2012-08-08T16:18:00Z">
              <w:r>
                <w:t xml:space="preserve">          &lt;xs:documentation&gt;</w:t>
              </w:r>
            </w:ins>
          </w:p>
          <w:p w14:paraId="57FCBE59" w14:textId="77777777" w:rsidR="00D708FE" w:rsidRDefault="00D708FE" w:rsidP="00D708FE">
            <w:pPr>
              <w:pStyle w:val="XML1"/>
              <w:rPr>
                <w:ins w:id="16794" w:author="Thomas Dietz" w:date="2012-08-08T16:18:00Z"/>
              </w:rPr>
            </w:pPr>
            <w:ins w:id="16795" w:author="Thomas Dietz" w:date="2012-08-08T16:18:00Z">
              <w:r>
                <w:t xml:space="preserve">            This element is optional. It MUST be present in</w:t>
              </w:r>
            </w:ins>
          </w:p>
          <w:p w14:paraId="161F4E73" w14:textId="77777777" w:rsidR="00D708FE" w:rsidRDefault="00D708FE" w:rsidP="00D708FE">
            <w:pPr>
              <w:pStyle w:val="XML1"/>
              <w:rPr>
                <w:ins w:id="16796" w:author="Thomas Dietz" w:date="2012-08-08T16:18:00Z"/>
              </w:rPr>
            </w:pPr>
            <w:ins w:id="16797" w:author="Thomas Dietz" w:date="2012-08-08T16:18:00Z">
              <w:r>
                <w:t xml:space="preserve">            the NETCONF data store, if the element 'Seed' is present.</w:t>
              </w:r>
            </w:ins>
          </w:p>
          <w:p w14:paraId="4A115DC1" w14:textId="77777777" w:rsidR="00D708FE" w:rsidRDefault="00D708FE" w:rsidP="00D708FE">
            <w:pPr>
              <w:pStyle w:val="XML1"/>
              <w:rPr>
                <w:ins w:id="16798" w:author="Thomas Dietz" w:date="2012-08-08T16:18:00Z"/>
              </w:rPr>
            </w:pPr>
            <w:ins w:id="16799" w:author="Thomas Dietz" w:date="2012-08-08T16:18:00Z">
              <w:r>
                <w:t xml:space="preserve">                    </w:t>
              </w:r>
            </w:ins>
          </w:p>
          <w:p w14:paraId="17469600" w14:textId="77777777" w:rsidR="00D708FE" w:rsidRDefault="00D708FE" w:rsidP="00D708FE">
            <w:pPr>
              <w:pStyle w:val="XML1"/>
              <w:rPr>
                <w:ins w:id="16800" w:author="Thomas Dietz" w:date="2012-08-08T16:18:00Z"/>
              </w:rPr>
            </w:pPr>
            <w:ins w:id="16801" w:author="Thomas Dietz" w:date="2012-08-08T16:18:00Z">
              <w:r>
                <w:t xml:space="preserve">            If element 'Seed' is present in a NETCONF &amp;lt;edit-config&amp;gt;</w:t>
              </w:r>
            </w:ins>
          </w:p>
          <w:p w14:paraId="09F52C29" w14:textId="77777777" w:rsidR="00D708FE" w:rsidRDefault="00D708FE" w:rsidP="00D708FE">
            <w:pPr>
              <w:pStyle w:val="XML1"/>
              <w:rPr>
                <w:ins w:id="16802" w:author="Thomas Dietz" w:date="2012-08-08T16:18:00Z"/>
              </w:rPr>
            </w:pPr>
            <w:ins w:id="16803" w:author="Thomas Dietz" w:date="2012-08-08T16:18:00Z">
              <w:r>
                <w:t xml:space="preserve">            operation 'create', 'merge' or 'replace' and this element</w:t>
              </w:r>
            </w:ins>
          </w:p>
          <w:p w14:paraId="1DABD02D" w14:textId="77777777" w:rsidR="00D708FE" w:rsidRDefault="00D708FE" w:rsidP="00D708FE">
            <w:pPr>
              <w:pStyle w:val="XML1"/>
              <w:rPr>
                <w:ins w:id="16804" w:author="Thomas Dietz" w:date="2012-08-08T16:18:00Z"/>
              </w:rPr>
            </w:pPr>
            <w:ins w:id="16805" w:author="Thomas Dietz" w:date="2012-08-08T16:18:00Z">
              <w:r>
                <w:t xml:space="preserve">            is missing, a 'data-missing' error is returned.</w:t>
              </w:r>
            </w:ins>
          </w:p>
          <w:p w14:paraId="635E196D" w14:textId="77777777" w:rsidR="00D708FE" w:rsidRDefault="00D708FE" w:rsidP="00D708FE">
            <w:pPr>
              <w:pStyle w:val="XML1"/>
              <w:rPr>
                <w:ins w:id="16806" w:author="Thomas Dietz" w:date="2012-08-08T16:18:00Z"/>
              </w:rPr>
            </w:pPr>
            <w:ins w:id="16807" w:author="Thomas Dietz" w:date="2012-08-08T16:18:00Z">
              <w:r>
                <w:t xml:space="preserve">          &lt;/xs:documentation&gt;</w:t>
              </w:r>
            </w:ins>
          </w:p>
          <w:p w14:paraId="2C024497" w14:textId="77777777" w:rsidR="00D708FE" w:rsidRDefault="00D708FE" w:rsidP="00D708FE">
            <w:pPr>
              <w:pStyle w:val="XML1"/>
              <w:rPr>
                <w:ins w:id="16808" w:author="Thomas Dietz" w:date="2012-08-08T16:18:00Z"/>
              </w:rPr>
            </w:pPr>
            <w:ins w:id="16809" w:author="Thomas Dietz" w:date="2012-08-08T16:18:00Z">
              <w:r>
                <w:t xml:space="preserve">        &lt;/xs:annotation&gt;</w:t>
              </w:r>
            </w:ins>
          </w:p>
          <w:p w14:paraId="6E0E0E19" w14:textId="77777777" w:rsidR="00D708FE" w:rsidRDefault="00D708FE" w:rsidP="00D708FE">
            <w:pPr>
              <w:pStyle w:val="XML1"/>
              <w:rPr>
                <w:ins w:id="16810" w:author="Thomas Dietz" w:date="2012-08-08T16:18:00Z"/>
              </w:rPr>
            </w:pPr>
            <w:ins w:id="16811" w:author="Thomas Dietz" w:date="2012-08-08T16:18:00Z">
              <w:r>
                <w:t xml:space="preserve">      &lt;/xs:element&gt;</w:t>
              </w:r>
            </w:ins>
          </w:p>
          <w:p w14:paraId="2C3FCC98" w14:textId="77777777" w:rsidR="00D708FE" w:rsidRDefault="00D708FE" w:rsidP="00D708FE">
            <w:pPr>
              <w:pStyle w:val="XML1"/>
              <w:rPr>
                <w:ins w:id="16812" w:author="Thomas Dietz" w:date="2012-08-08T16:18:00Z"/>
              </w:rPr>
            </w:pPr>
            <w:ins w:id="16813" w:author="Thomas Dietz" w:date="2012-08-08T16:18:00Z">
              <w:r>
                <w:t xml:space="preserve">    &lt;/xs:sequence&gt;</w:t>
              </w:r>
            </w:ins>
          </w:p>
          <w:p w14:paraId="2698B245" w14:textId="77777777" w:rsidR="00D708FE" w:rsidRDefault="00D708FE" w:rsidP="00D708FE">
            <w:pPr>
              <w:pStyle w:val="XML1"/>
              <w:rPr>
                <w:ins w:id="16814" w:author="Thomas Dietz" w:date="2012-08-08T16:18:00Z"/>
              </w:rPr>
            </w:pPr>
            <w:ins w:id="16815" w:author="Thomas Dietz" w:date="2012-08-08T16:18:00Z">
              <w:r>
                <w:t xml:space="preserve">  &lt;/xs:group&gt;</w:t>
              </w:r>
            </w:ins>
          </w:p>
          <w:p w14:paraId="4AFBCCBE" w14:textId="77777777" w:rsidR="00D708FE" w:rsidRDefault="00D708FE" w:rsidP="00D708FE">
            <w:pPr>
              <w:pStyle w:val="XML1"/>
              <w:rPr>
                <w:ins w:id="16816" w:author="Thomas Dietz" w:date="2012-08-08T16:18:00Z"/>
              </w:rPr>
            </w:pPr>
          </w:p>
          <w:p w14:paraId="38EA8065" w14:textId="77777777" w:rsidR="00D708FE" w:rsidRDefault="00D708FE" w:rsidP="00D708FE">
            <w:pPr>
              <w:pStyle w:val="XML1"/>
              <w:rPr>
                <w:ins w:id="16817" w:author="Thomas Dietz" w:date="2012-08-08T16:18:00Z"/>
              </w:rPr>
            </w:pPr>
            <w:ins w:id="16818" w:author="Thomas Dietz" w:date="2012-08-08T16:18:00Z">
              <w:r>
                <w:t xml:space="preserve">  &lt;xs:group name="OFPortBaseTunnelType"&gt;</w:t>
              </w:r>
            </w:ins>
          </w:p>
          <w:p w14:paraId="174C87B3" w14:textId="77777777" w:rsidR="00D708FE" w:rsidRDefault="00D708FE" w:rsidP="00D708FE">
            <w:pPr>
              <w:pStyle w:val="XML1"/>
              <w:rPr>
                <w:ins w:id="16819" w:author="Thomas Dietz" w:date="2012-08-08T16:18:00Z"/>
              </w:rPr>
            </w:pPr>
            <w:ins w:id="16820" w:author="Thomas Dietz" w:date="2012-08-08T16:18:00Z">
              <w:r>
                <w:t xml:space="preserve">    &lt;xs:annotation&gt;</w:t>
              </w:r>
            </w:ins>
          </w:p>
          <w:p w14:paraId="6DFE8BCE" w14:textId="77777777" w:rsidR="00D708FE" w:rsidRDefault="00D708FE" w:rsidP="00D708FE">
            <w:pPr>
              <w:pStyle w:val="XML1"/>
              <w:rPr>
                <w:ins w:id="16821" w:author="Thomas Dietz" w:date="2012-08-08T16:18:00Z"/>
              </w:rPr>
            </w:pPr>
            <w:ins w:id="16822" w:author="Thomas Dietz" w:date="2012-08-08T16:18:00Z">
              <w:r>
                <w:t xml:space="preserve">      &lt;xs:documentation&gt;</w:t>
              </w:r>
            </w:ins>
          </w:p>
          <w:p w14:paraId="59465D5D" w14:textId="77777777" w:rsidR="00D708FE" w:rsidRDefault="00D708FE" w:rsidP="00D708FE">
            <w:pPr>
              <w:pStyle w:val="XML1"/>
              <w:rPr>
                <w:ins w:id="16823" w:author="Thomas Dietz" w:date="2012-08-08T16:18:00Z"/>
              </w:rPr>
            </w:pPr>
            <w:ins w:id="16824" w:author="Thomas Dietz" w:date="2012-08-08T16:18:00Z">
              <w:r>
                <w:t xml:space="preserve">        A group of common elements that are included</w:t>
              </w:r>
            </w:ins>
          </w:p>
          <w:p w14:paraId="7B789877" w14:textId="77777777" w:rsidR="00D708FE" w:rsidRDefault="00D708FE" w:rsidP="00D708FE">
            <w:pPr>
              <w:pStyle w:val="XML1"/>
              <w:rPr>
                <w:ins w:id="16825" w:author="Thomas Dietz" w:date="2012-08-08T16:18:00Z"/>
              </w:rPr>
            </w:pPr>
            <w:ins w:id="16826" w:author="Thomas Dietz" w:date="2012-08-08T16:18:00Z">
              <w:r>
                <w:t xml:space="preserve">        in every supported tunnel type.  Tunnels are modeled as </w:t>
              </w:r>
            </w:ins>
          </w:p>
          <w:p w14:paraId="5C7E0BB5" w14:textId="77777777" w:rsidR="00D708FE" w:rsidRDefault="00D708FE" w:rsidP="00D708FE">
            <w:pPr>
              <w:pStyle w:val="XML1"/>
              <w:rPr>
                <w:ins w:id="16827" w:author="Thomas Dietz" w:date="2012-08-08T16:18:00Z"/>
              </w:rPr>
            </w:pPr>
            <w:ins w:id="16828" w:author="Thomas Dietz" w:date="2012-08-08T16:18:00Z">
              <w:r>
                <w:t xml:space="preserve">        logical ports.</w:t>
              </w:r>
            </w:ins>
          </w:p>
          <w:p w14:paraId="6A940FF8" w14:textId="77777777" w:rsidR="00D708FE" w:rsidRDefault="00D708FE" w:rsidP="00D708FE">
            <w:pPr>
              <w:pStyle w:val="XML1"/>
              <w:rPr>
                <w:ins w:id="16829" w:author="Thomas Dietz" w:date="2012-08-08T16:18:00Z"/>
              </w:rPr>
            </w:pPr>
          </w:p>
          <w:p w14:paraId="4D35888A" w14:textId="77777777" w:rsidR="00D708FE" w:rsidRDefault="00D708FE" w:rsidP="00D708FE">
            <w:pPr>
              <w:pStyle w:val="XML1"/>
              <w:rPr>
                <w:ins w:id="16830" w:author="Thomas Dietz" w:date="2012-08-08T16:18:00Z"/>
              </w:rPr>
            </w:pPr>
            <w:ins w:id="16831" w:author="Thomas Dietz" w:date="2012-08-08T16:18:00Z">
              <w:r>
                <w:t xml:space="preserve">        One pair of local/remote endpoints must exist for a tunnel</w:t>
              </w:r>
            </w:ins>
          </w:p>
          <w:p w14:paraId="19C4021B" w14:textId="77777777" w:rsidR="00D708FE" w:rsidRDefault="00D708FE" w:rsidP="00D708FE">
            <w:pPr>
              <w:pStyle w:val="XML1"/>
              <w:rPr>
                <w:ins w:id="16832" w:author="Thomas Dietz" w:date="2012-08-08T16:18:00Z"/>
              </w:rPr>
            </w:pPr>
            <w:ins w:id="16833" w:author="Thomas Dietz" w:date="2012-08-08T16:18:00Z">
              <w:r>
                <w:t xml:space="preserve">        configuration.</w:t>
              </w:r>
            </w:ins>
          </w:p>
          <w:p w14:paraId="0F9195D6" w14:textId="77777777" w:rsidR="00D708FE" w:rsidRDefault="00D708FE" w:rsidP="00D708FE">
            <w:pPr>
              <w:pStyle w:val="XML1"/>
              <w:rPr>
                <w:ins w:id="16834" w:author="Thomas Dietz" w:date="2012-08-08T16:18:00Z"/>
              </w:rPr>
            </w:pPr>
          </w:p>
          <w:p w14:paraId="5F2DE5EB" w14:textId="77777777" w:rsidR="00D708FE" w:rsidRDefault="00D708FE" w:rsidP="00D708FE">
            <w:pPr>
              <w:pStyle w:val="XML1"/>
              <w:rPr>
                <w:ins w:id="16835" w:author="Thomas Dietz" w:date="2012-08-08T16:18:00Z"/>
              </w:rPr>
            </w:pPr>
            <w:ins w:id="16836" w:author="Thomas Dietz" w:date="2012-08-08T16:18:00Z">
              <w:r>
                <w:lastRenderedPageBreak/>
                <w:t xml:space="preserve">        Only elements from one choice must exist at a time.</w:t>
              </w:r>
            </w:ins>
          </w:p>
          <w:p w14:paraId="7EDA4488" w14:textId="77777777" w:rsidR="00D708FE" w:rsidRDefault="00D708FE" w:rsidP="00D708FE">
            <w:pPr>
              <w:pStyle w:val="XML1"/>
              <w:rPr>
                <w:ins w:id="16837" w:author="Thomas Dietz" w:date="2012-08-08T16:18:00Z"/>
              </w:rPr>
            </w:pPr>
            <w:ins w:id="16838" w:author="Thomas Dietz" w:date="2012-08-08T16:18:00Z">
              <w:r>
                <w:t xml:space="preserve">      &lt;/xs:documentation&gt;</w:t>
              </w:r>
            </w:ins>
          </w:p>
          <w:p w14:paraId="1683FF48" w14:textId="77777777" w:rsidR="00D708FE" w:rsidRDefault="00D708FE" w:rsidP="00D708FE">
            <w:pPr>
              <w:pStyle w:val="XML1"/>
              <w:rPr>
                <w:ins w:id="16839" w:author="Thomas Dietz" w:date="2012-08-08T16:18:00Z"/>
              </w:rPr>
            </w:pPr>
            <w:ins w:id="16840" w:author="Thomas Dietz" w:date="2012-08-08T16:18:00Z">
              <w:r>
                <w:t xml:space="preserve">    &lt;/xs:annotation&gt;</w:t>
              </w:r>
            </w:ins>
          </w:p>
          <w:p w14:paraId="60E539F5" w14:textId="77777777" w:rsidR="00D708FE" w:rsidRDefault="00D708FE" w:rsidP="00D708FE">
            <w:pPr>
              <w:pStyle w:val="XML1"/>
              <w:rPr>
                <w:ins w:id="16841" w:author="Thomas Dietz" w:date="2012-08-08T16:18:00Z"/>
              </w:rPr>
            </w:pPr>
          </w:p>
          <w:p w14:paraId="54ED4CCF" w14:textId="77777777" w:rsidR="00D708FE" w:rsidRDefault="00D708FE" w:rsidP="00D708FE">
            <w:pPr>
              <w:pStyle w:val="XML1"/>
              <w:rPr>
                <w:ins w:id="16842" w:author="Thomas Dietz" w:date="2012-08-08T16:18:00Z"/>
              </w:rPr>
            </w:pPr>
            <w:ins w:id="16843" w:author="Thomas Dietz" w:date="2012-08-08T16:18:00Z">
              <w:r>
                <w:t xml:space="preserve">    &lt;xs:sequence&gt;</w:t>
              </w:r>
            </w:ins>
          </w:p>
          <w:p w14:paraId="2EA8951D" w14:textId="77777777" w:rsidR="00D708FE" w:rsidRDefault="00D708FE" w:rsidP="00D708FE">
            <w:pPr>
              <w:pStyle w:val="XML1"/>
              <w:rPr>
                <w:ins w:id="16844" w:author="Thomas Dietz" w:date="2012-08-08T16:18:00Z"/>
              </w:rPr>
            </w:pPr>
            <w:ins w:id="16845" w:author="Thomas Dietz" w:date="2012-08-08T16:18:00Z">
              <w:r>
                <w:t xml:space="preserve">      &lt;xs:choice&gt;</w:t>
              </w:r>
            </w:ins>
          </w:p>
          <w:p w14:paraId="146D534D" w14:textId="77777777" w:rsidR="00D708FE" w:rsidRDefault="00D708FE" w:rsidP="00D708FE">
            <w:pPr>
              <w:pStyle w:val="XML1"/>
              <w:rPr>
                <w:ins w:id="16846" w:author="Thomas Dietz" w:date="2012-08-08T16:18:00Z"/>
              </w:rPr>
            </w:pPr>
            <w:ins w:id="16847" w:author="Thomas Dietz" w:date="2012-08-08T16:18:00Z">
              <w:r>
                <w:t xml:space="preserve">        &lt;xs:sequence&gt;</w:t>
              </w:r>
            </w:ins>
          </w:p>
          <w:p w14:paraId="41217BAD" w14:textId="77777777" w:rsidR="00D708FE" w:rsidRDefault="00D708FE" w:rsidP="00D708FE">
            <w:pPr>
              <w:pStyle w:val="XML1"/>
              <w:rPr>
                <w:ins w:id="16848" w:author="Thomas Dietz" w:date="2012-08-08T16:18:00Z"/>
              </w:rPr>
            </w:pPr>
            <w:ins w:id="16849" w:author="Thomas Dietz" w:date="2012-08-08T16:18:00Z">
              <w:r>
                <w:t xml:space="preserve">          &lt;xs:element name="local-endpoint-ipv4-adress"  type="inet:ipv4-address"&gt;</w:t>
              </w:r>
            </w:ins>
          </w:p>
          <w:p w14:paraId="3C92795C" w14:textId="77777777" w:rsidR="00D708FE" w:rsidRDefault="00D708FE" w:rsidP="00D708FE">
            <w:pPr>
              <w:pStyle w:val="XML1"/>
              <w:rPr>
                <w:ins w:id="16850" w:author="Thomas Dietz" w:date="2012-08-08T16:18:00Z"/>
              </w:rPr>
            </w:pPr>
            <w:ins w:id="16851" w:author="Thomas Dietz" w:date="2012-08-08T16:18:00Z">
              <w:r>
                <w:t xml:space="preserve">            &lt;xs:annotation&gt;</w:t>
              </w:r>
            </w:ins>
          </w:p>
          <w:p w14:paraId="5A468C45" w14:textId="77777777" w:rsidR="00D708FE" w:rsidRDefault="00D708FE" w:rsidP="00D708FE">
            <w:pPr>
              <w:pStyle w:val="XML1"/>
              <w:rPr>
                <w:ins w:id="16852" w:author="Thomas Dietz" w:date="2012-08-08T16:18:00Z"/>
              </w:rPr>
            </w:pPr>
            <w:ins w:id="16853" w:author="Thomas Dietz" w:date="2012-08-08T16:18:00Z">
              <w:r>
                <w:t xml:space="preserve">              &lt;xs:documentation&gt;</w:t>
              </w:r>
            </w:ins>
          </w:p>
          <w:p w14:paraId="5F8028B4" w14:textId="77777777" w:rsidR="00D708FE" w:rsidRDefault="00D708FE" w:rsidP="00D708FE">
            <w:pPr>
              <w:pStyle w:val="XML1"/>
              <w:rPr>
                <w:ins w:id="16854" w:author="Thomas Dietz" w:date="2012-08-08T16:18:00Z"/>
              </w:rPr>
            </w:pPr>
            <w:ins w:id="16855" w:author="Thomas Dietz" w:date="2012-08-08T16:18:00Z">
              <w:r>
                <w:t xml:space="preserve">                The IPv4 address of the local tunnel</w:t>
              </w:r>
            </w:ins>
          </w:p>
          <w:p w14:paraId="52A661F9" w14:textId="77777777" w:rsidR="00D708FE" w:rsidRDefault="00D708FE" w:rsidP="00D708FE">
            <w:pPr>
              <w:pStyle w:val="XML1"/>
              <w:rPr>
                <w:ins w:id="16856" w:author="Thomas Dietz" w:date="2012-08-08T16:18:00Z"/>
              </w:rPr>
            </w:pPr>
            <w:ins w:id="16857" w:author="Thomas Dietz" w:date="2012-08-08T16:18:00Z">
              <w:r>
                <w:t xml:space="preserve">                endpoint.</w:t>
              </w:r>
            </w:ins>
          </w:p>
          <w:p w14:paraId="54096C77" w14:textId="77777777" w:rsidR="00D708FE" w:rsidRDefault="00D708FE" w:rsidP="00D708FE">
            <w:pPr>
              <w:pStyle w:val="XML1"/>
              <w:rPr>
                <w:ins w:id="16858" w:author="Thomas Dietz" w:date="2012-08-08T16:18:00Z"/>
              </w:rPr>
            </w:pPr>
            <w:ins w:id="16859" w:author="Thomas Dietz" w:date="2012-08-08T16:18:00Z">
              <w:r>
                <w:t xml:space="preserve">              &lt;/xs:documentation&gt;</w:t>
              </w:r>
            </w:ins>
          </w:p>
          <w:p w14:paraId="0892F75D" w14:textId="77777777" w:rsidR="00D708FE" w:rsidRDefault="00D708FE" w:rsidP="00D708FE">
            <w:pPr>
              <w:pStyle w:val="XML1"/>
              <w:rPr>
                <w:ins w:id="16860" w:author="Thomas Dietz" w:date="2012-08-08T16:18:00Z"/>
              </w:rPr>
            </w:pPr>
            <w:ins w:id="16861" w:author="Thomas Dietz" w:date="2012-08-08T16:18:00Z">
              <w:r>
                <w:t xml:space="preserve">            &lt;/xs:annotation&gt;</w:t>
              </w:r>
            </w:ins>
          </w:p>
          <w:p w14:paraId="09284E01" w14:textId="77777777" w:rsidR="00D708FE" w:rsidRDefault="00D708FE" w:rsidP="00D708FE">
            <w:pPr>
              <w:pStyle w:val="XML1"/>
              <w:rPr>
                <w:ins w:id="16862" w:author="Thomas Dietz" w:date="2012-08-08T16:18:00Z"/>
              </w:rPr>
            </w:pPr>
            <w:ins w:id="16863" w:author="Thomas Dietz" w:date="2012-08-08T16:18:00Z">
              <w:r>
                <w:t xml:space="preserve">          &lt;/xs:element&gt;</w:t>
              </w:r>
            </w:ins>
          </w:p>
          <w:p w14:paraId="6A453E13" w14:textId="77777777" w:rsidR="00D708FE" w:rsidRDefault="00D708FE" w:rsidP="00D708FE">
            <w:pPr>
              <w:pStyle w:val="XML1"/>
              <w:rPr>
                <w:ins w:id="16864" w:author="Thomas Dietz" w:date="2012-08-08T16:18:00Z"/>
              </w:rPr>
            </w:pPr>
            <w:ins w:id="16865" w:author="Thomas Dietz" w:date="2012-08-08T16:18:00Z">
              <w:r>
                <w:t xml:space="preserve">          &lt;xs:element name="remote-endpoint-ipv4-adress"  type="inet:ipv4-address"&gt;</w:t>
              </w:r>
            </w:ins>
          </w:p>
          <w:p w14:paraId="7D6B4434" w14:textId="77777777" w:rsidR="00D708FE" w:rsidRDefault="00D708FE" w:rsidP="00D708FE">
            <w:pPr>
              <w:pStyle w:val="XML1"/>
              <w:rPr>
                <w:ins w:id="16866" w:author="Thomas Dietz" w:date="2012-08-08T16:18:00Z"/>
              </w:rPr>
            </w:pPr>
            <w:ins w:id="16867" w:author="Thomas Dietz" w:date="2012-08-08T16:18:00Z">
              <w:r>
                <w:t xml:space="preserve">            &lt;xs:annotation&gt;</w:t>
              </w:r>
            </w:ins>
          </w:p>
          <w:p w14:paraId="17246EE9" w14:textId="77777777" w:rsidR="00D708FE" w:rsidRDefault="00D708FE" w:rsidP="00D708FE">
            <w:pPr>
              <w:pStyle w:val="XML1"/>
              <w:rPr>
                <w:ins w:id="16868" w:author="Thomas Dietz" w:date="2012-08-08T16:18:00Z"/>
              </w:rPr>
            </w:pPr>
            <w:ins w:id="16869" w:author="Thomas Dietz" w:date="2012-08-08T16:18:00Z">
              <w:r>
                <w:t xml:space="preserve">              &lt;xs:documentation&gt;</w:t>
              </w:r>
            </w:ins>
          </w:p>
          <w:p w14:paraId="6BBFA966" w14:textId="77777777" w:rsidR="00D708FE" w:rsidRDefault="00D708FE" w:rsidP="00D708FE">
            <w:pPr>
              <w:pStyle w:val="XML1"/>
              <w:rPr>
                <w:ins w:id="16870" w:author="Thomas Dietz" w:date="2012-08-08T16:18:00Z"/>
              </w:rPr>
            </w:pPr>
            <w:ins w:id="16871" w:author="Thomas Dietz" w:date="2012-08-08T16:18:00Z">
              <w:r>
                <w:t xml:space="preserve">                The IPv4 address of the remote tunnel</w:t>
              </w:r>
            </w:ins>
          </w:p>
          <w:p w14:paraId="32D29635" w14:textId="77777777" w:rsidR="00D708FE" w:rsidRDefault="00D708FE" w:rsidP="00D708FE">
            <w:pPr>
              <w:pStyle w:val="XML1"/>
              <w:rPr>
                <w:ins w:id="16872" w:author="Thomas Dietz" w:date="2012-08-08T16:18:00Z"/>
              </w:rPr>
            </w:pPr>
            <w:ins w:id="16873" w:author="Thomas Dietz" w:date="2012-08-08T16:18:00Z">
              <w:r>
                <w:t xml:space="preserve">                endpoint.</w:t>
              </w:r>
            </w:ins>
          </w:p>
          <w:p w14:paraId="53D93529" w14:textId="77777777" w:rsidR="00D708FE" w:rsidRDefault="00D708FE" w:rsidP="00D708FE">
            <w:pPr>
              <w:pStyle w:val="XML1"/>
              <w:rPr>
                <w:ins w:id="16874" w:author="Thomas Dietz" w:date="2012-08-08T16:18:00Z"/>
              </w:rPr>
            </w:pPr>
            <w:ins w:id="16875" w:author="Thomas Dietz" w:date="2012-08-08T16:18:00Z">
              <w:r>
                <w:t xml:space="preserve">              &lt;/xs:documentation&gt;</w:t>
              </w:r>
            </w:ins>
          </w:p>
          <w:p w14:paraId="4ED951CA" w14:textId="77777777" w:rsidR="00D708FE" w:rsidRDefault="00D708FE" w:rsidP="00D708FE">
            <w:pPr>
              <w:pStyle w:val="XML1"/>
              <w:rPr>
                <w:ins w:id="16876" w:author="Thomas Dietz" w:date="2012-08-08T16:18:00Z"/>
              </w:rPr>
            </w:pPr>
            <w:ins w:id="16877" w:author="Thomas Dietz" w:date="2012-08-08T16:18:00Z">
              <w:r>
                <w:t xml:space="preserve">            &lt;/xs:annotation&gt;</w:t>
              </w:r>
            </w:ins>
          </w:p>
          <w:p w14:paraId="0223A1CE" w14:textId="77777777" w:rsidR="00D708FE" w:rsidRDefault="00D708FE" w:rsidP="00D708FE">
            <w:pPr>
              <w:pStyle w:val="XML1"/>
              <w:rPr>
                <w:ins w:id="16878" w:author="Thomas Dietz" w:date="2012-08-08T16:18:00Z"/>
              </w:rPr>
            </w:pPr>
            <w:ins w:id="16879" w:author="Thomas Dietz" w:date="2012-08-08T16:18:00Z">
              <w:r>
                <w:t xml:space="preserve">          &lt;/xs:element&gt;</w:t>
              </w:r>
            </w:ins>
          </w:p>
          <w:p w14:paraId="2C031322" w14:textId="77777777" w:rsidR="00D708FE" w:rsidRDefault="00D708FE" w:rsidP="00D708FE">
            <w:pPr>
              <w:pStyle w:val="XML1"/>
              <w:rPr>
                <w:ins w:id="16880" w:author="Thomas Dietz" w:date="2012-08-08T16:18:00Z"/>
              </w:rPr>
            </w:pPr>
            <w:ins w:id="16881" w:author="Thomas Dietz" w:date="2012-08-08T16:18:00Z">
              <w:r>
                <w:t xml:space="preserve">        &lt;/xs:sequence&gt;</w:t>
              </w:r>
            </w:ins>
          </w:p>
          <w:p w14:paraId="0D01DB25" w14:textId="77777777" w:rsidR="00D708FE" w:rsidRDefault="00D708FE" w:rsidP="00D708FE">
            <w:pPr>
              <w:pStyle w:val="XML1"/>
              <w:rPr>
                <w:ins w:id="16882" w:author="Thomas Dietz" w:date="2012-08-08T16:18:00Z"/>
              </w:rPr>
            </w:pPr>
            <w:ins w:id="16883" w:author="Thomas Dietz" w:date="2012-08-08T16:18:00Z">
              <w:r>
                <w:t xml:space="preserve">        &lt;xs:sequence&gt;</w:t>
              </w:r>
            </w:ins>
          </w:p>
          <w:p w14:paraId="1B40D21E" w14:textId="77777777" w:rsidR="00D708FE" w:rsidRDefault="00D708FE" w:rsidP="00D708FE">
            <w:pPr>
              <w:pStyle w:val="XML1"/>
              <w:rPr>
                <w:ins w:id="16884" w:author="Thomas Dietz" w:date="2012-08-08T16:18:00Z"/>
              </w:rPr>
            </w:pPr>
            <w:ins w:id="16885" w:author="Thomas Dietz" w:date="2012-08-08T16:18:00Z">
              <w:r>
                <w:t xml:space="preserve">          &lt;xs:element name="local-endpoint-ipv6-adress"  type="inet:ipv6-address"&gt;</w:t>
              </w:r>
            </w:ins>
          </w:p>
          <w:p w14:paraId="20C97ACE" w14:textId="77777777" w:rsidR="00D708FE" w:rsidRDefault="00D708FE" w:rsidP="00D708FE">
            <w:pPr>
              <w:pStyle w:val="XML1"/>
              <w:rPr>
                <w:ins w:id="16886" w:author="Thomas Dietz" w:date="2012-08-08T16:18:00Z"/>
              </w:rPr>
            </w:pPr>
            <w:ins w:id="16887" w:author="Thomas Dietz" w:date="2012-08-08T16:18:00Z">
              <w:r>
                <w:t xml:space="preserve">            &lt;xs:annotation&gt;</w:t>
              </w:r>
            </w:ins>
          </w:p>
          <w:p w14:paraId="6C78E343" w14:textId="77777777" w:rsidR="00D708FE" w:rsidRDefault="00D708FE" w:rsidP="00D708FE">
            <w:pPr>
              <w:pStyle w:val="XML1"/>
              <w:rPr>
                <w:ins w:id="16888" w:author="Thomas Dietz" w:date="2012-08-08T16:18:00Z"/>
              </w:rPr>
            </w:pPr>
            <w:ins w:id="16889" w:author="Thomas Dietz" w:date="2012-08-08T16:18:00Z">
              <w:r>
                <w:t xml:space="preserve">              &lt;xs:documentation&gt;</w:t>
              </w:r>
            </w:ins>
          </w:p>
          <w:p w14:paraId="74B3648B" w14:textId="77777777" w:rsidR="00D708FE" w:rsidRDefault="00D708FE" w:rsidP="00D708FE">
            <w:pPr>
              <w:pStyle w:val="XML1"/>
              <w:rPr>
                <w:ins w:id="16890" w:author="Thomas Dietz" w:date="2012-08-08T16:18:00Z"/>
              </w:rPr>
            </w:pPr>
            <w:ins w:id="16891" w:author="Thomas Dietz" w:date="2012-08-08T16:18:00Z">
              <w:r>
                <w:t xml:space="preserve">                The IPv6 address of the local tunnel</w:t>
              </w:r>
            </w:ins>
          </w:p>
          <w:p w14:paraId="21251538" w14:textId="77777777" w:rsidR="00D708FE" w:rsidRDefault="00D708FE" w:rsidP="00D708FE">
            <w:pPr>
              <w:pStyle w:val="XML1"/>
              <w:rPr>
                <w:ins w:id="16892" w:author="Thomas Dietz" w:date="2012-08-08T16:18:00Z"/>
              </w:rPr>
            </w:pPr>
            <w:ins w:id="16893" w:author="Thomas Dietz" w:date="2012-08-08T16:18:00Z">
              <w:r>
                <w:t xml:space="preserve">                endpoint.</w:t>
              </w:r>
            </w:ins>
          </w:p>
          <w:p w14:paraId="26ABCE67" w14:textId="77777777" w:rsidR="00D708FE" w:rsidRDefault="00D708FE" w:rsidP="00D708FE">
            <w:pPr>
              <w:pStyle w:val="XML1"/>
              <w:rPr>
                <w:ins w:id="16894" w:author="Thomas Dietz" w:date="2012-08-08T16:18:00Z"/>
              </w:rPr>
            </w:pPr>
            <w:ins w:id="16895" w:author="Thomas Dietz" w:date="2012-08-08T16:18:00Z">
              <w:r>
                <w:t xml:space="preserve">              &lt;/xs:documentation&gt;</w:t>
              </w:r>
            </w:ins>
          </w:p>
          <w:p w14:paraId="2819FCB8" w14:textId="77777777" w:rsidR="00D708FE" w:rsidRDefault="00D708FE" w:rsidP="00D708FE">
            <w:pPr>
              <w:pStyle w:val="XML1"/>
              <w:rPr>
                <w:ins w:id="16896" w:author="Thomas Dietz" w:date="2012-08-08T16:18:00Z"/>
              </w:rPr>
            </w:pPr>
            <w:ins w:id="16897" w:author="Thomas Dietz" w:date="2012-08-08T16:18:00Z">
              <w:r>
                <w:t xml:space="preserve">            &lt;/xs:annotation&gt;</w:t>
              </w:r>
            </w:ins>
          </w:p>
          <w:p w14:paraId="0800D445" w14:textId="77777777" w:rsidR="00D708FE" w:rsidRDefault="00D708FE" w:rsidP="00D708FE">
            <w:pPr>
              <w:pStyle w:val="XML1"/>
              <w:rPr>
                <w:ins w:id="16898" w:author="Thomas Dietz" w:date="2012-08-08T16:18:00Z"/>
              </w:rPr>
            </w:pPr>
            <w:ins w:id="16899" w:author="Thomas Dietz" w:date="2012-08-08T16:18:00Z">
              <w:r>
                <w:t xml:space="preserve">          &lt;/xs:element&gt;</w:t>
              </w:r>
            </w:ins>
          </w:p>
          <w:p w14:paraId="22DC221A" w14:textId="77777777" w:rsidR="00D708FE" w:rsidRDefault="00D708FE" w:rsidP="00D708FE">
            <w:pPr>
              <w:pStyle w:val="XML1"/>
              <w:rPr>
                <w:ins w:id="16900" w:author="Thomas Dietz" w:date="2012-08-08T16:18:00Z"/>
              </w:rPr>
            </w:pPr>
            <w:ins w:id="16901" w:author="Thomas Dietz" w:date="2012-08-08T16:18:00Z">
              <w:r>
                <w:t xml:space="preserve">          &lt;xs:element name="remote-endpoint-ipv6-adress"  type="inet:ipv6-address"&gt;</w:t>
              </w:r>
            </w:ins>
          </w:p>
          <w:p w14:paraId="7214FA69" w14:textId="77777777" w:rsidR="00D708FE" w:rsidRDefault="00D708FE" w:rsidP="00D708FE">
            <w:pPr>
              <w:pStyle w:val="XML1"/>
              <w:rPr>
                <w:ins w:id="16902" w:author="Thomas Dietz" w:date="2012-08-08T16:18:00Z"/>
              </w:rPr>
            </w:pPr>
            <w:ins w:id="16903" w:author="Thomas Dietz" w:date="2012-08-08T16:18:00Z">
              <w:r>
                <w:t xml:space="preserve">            &lt;xs:annotation&gt;</w:t>
              </w:r>
            </w:ins>
          </w:p>
          <w:p w14:paraId="29D78C7A" w14:textId="77777777" w:rsidR="00D708FE" w:rsidRDefault="00D708FE" w:rsidP="00D708FE">
            <w:pPr>
              <w:pStyle w:val="XML1"/>
              <w:rPr>
                <w:ins w:id="16904" w:author="Thomas Dietz" w:date="2012-08-08T16:18:00Z"/>
              </w:rPr>
            </w:pPr>
            <w:ins w:id="16905" w:author="Thomas Dietz" w:date="2012-08-08T16:18:00Z">
              <w:r>
                <w:t xml:space="preserve">              &lt;xs:documentation&gt;</w:t>
              </w:r>
            </w:ins>
          </w:p>
          <w:p w14:paraId="4D34E13D" w14:textId="77777777" w:rsidR="00D708FE" w:rsidRDefault="00D708FE" w:rsidP="00D708FE">
            <w:pPr>
              <w:pStyle w:val="XML1"/>
              <w:rPr>
                <w:ins w:id="16906" w:author="Thomas Dietz" w:date="2012-08-08T16:18:00Z"/>
              </w:rPr>
            </w:pPr>
            <w:ins w:id="16907" w:author="Thomas Dietz" w:date="2012-08-08T16:18:00Z">
              <w:r>
                <w:t xml:space="preserve">                The IPv6 address of the remote tunnel</w:t>
              </w:r>
            </w:ins>
          </w:p>
          <w:p w14:paraId="00B1AE7E" w14:textId="77777777" w:rsidR="00D708FE" w:rsidRDefault="00D708FE" w:rsidP="00D708FE">
            <w:pPr>
              <w:pStyle w:val="XML1"/>
              <w:rPr>
                <w:ins w:id="16908" w:author="Thomas Dietz" w:date="2012-08-08T16:18:00Z"/>
              </w:rPr>
            </w:pPr>
            <w:ins w:id="16909" w:author="Thomas Dietz" w:date="2012-08-08T16:18:00Z">
              <w:r>
                <w:t xml:space="preserve">                endpoint.</w:t>
              </w:r>
            </w:ins>
          </w:p>
          <w:p w14:paraId="3B7FB645" w14:textId="77777777" w:rsidR="00D708FE" w:rsidRDefault="00D708FE" w:rsidP="00D708FE">
            <w:pPr>
              <w:pStyle w:val="XML1"/>
              <w:rPr>
                <w:ins w:id="16910" w:author="Thomas Dietz" w:date="2012-08-08T16:18:00Z"/>
              </w:rPr>
            </w:pPr>
            <w:ins w:id="16911" w:author="Thomas Dietz" w:date="2012-08-08T16:18:00Z">
              <w:r>
                <w:t xml:space="preserve">              &lt;/xs:documentation&gt;</w:t>
              </w:r>
            </w:ins>
          </w:p>
          <w:p w14:paraId="2D804C23" w14:textId="77777777" w:rsidR="00D708FE" w:rsidRDefault="00D708FE" w:rsidP="00D708FE">
            <w:pPr>
              <w:pStyle w:val="XML1"/>
              <w:rPr>
                <w:ins w:id="16912" w:author="Thomas Dietz" w:date="2012-08-08T16:18:00Z"/>
              </w:rPr>
            </w:pPr>
            <w:ins w:id="16913" w:author="Thomas Dietz" w:date="2012-08-08T16:18:00Z">
              <w:r>
                <w:t xml:space="preserve">            &lt;/xs:annotation&gt;</w:t>
              </w:r>
            </w:ins>
          </w:p>
          <w:p w14:paraId="2DF59C34" w14:textId="77777777" w:rsidR="00D708FE" w:rsidRDefault="00D708FE" w:rsidP="00D708FE">
            <w:pPr>
              <w:pStyle w:val="XML1"/>
              <w:rPr>
                <w:ins w:id="16914" w:author="Thomas Dietz" w:date="2012-08-08T16:18:00Z"/>
              </w:rPr>
            </w:pPr>
            <w:ins w:id="16915" w:author="Thomas Dietz" w:date="2012-08-08T16:18:00Z">
              <w:r>
                <w:t xml:space="preserve">          &lt;/xs:element&gt;</w:t>
              </w:r>
            </w:ins>
          </w:p>
          <w:p w14:paraId="4276474A" w14:textId="77777777" w:rsidR="00D708FE" w:rsidRDefault="00D708FE" w:rsidP="00D708FE">
            <w:pPr>
              <w:pStyle w:val="XML1"/>
              <w:rPr>
                <w:ins w:id="16916" w:author="Thomas Dietz" w:date="2012-08-08T16:18:00Z"/>
              </w:rPr>
            </w:pPr>
            <w:ins w:id="16917" w:author="Thomas Dietz" w:date="2012-08-08T16:18:00Z">
              <w:r>
                <w:t xml:space="preserve">        &lt;/xs:sequence&gt;</w:t>
              </w:r>
            </w:ins>
          </w:p>
          <w:p w14:paraId="4E99B7E6" w14:textId="77777777" w:rsidR="00D708FE" w:rsidRDefault="00D708FE" w:rsidP="00D708FE">
            <w:pPr>
              <w:pStyle w:val="XML1"/>
              <w:rPr>
                <w:ins w:id="16918" w:author="Thomas Dietz" w:date="2012-08-08T16:18:00Z"/>
              </w:rPr>
            </w:pPr>
            <w:ins w:id="16919" w:author="Thomas Dietz" w:date="2012-08-08T16:18:00Z">
              <w:r>
                <w:t xml:space="preserve">        &lt;xs:sequence&gt;</w:t>
              </w:r>
            </w:ins>
          </w:p>
          <w:p w14:paraId="7A30E079" w14:textId="77777777" w:rsidR="00D708FE" w:rsidRDefault="00D708FE" w:rsidP="00D708FE">
            <w:pPr>
              <w:pStyle w:val="XML1"/>
              <w:rPr>
                <w:ins w:id="16920" w:author="Thomas Dietz" w:date="2012-08-08T16:18:00Z"/>
              </w:rPr>
            </w:pPr>
            <w:ins w:id="16921" w:author="Thomas Dietz" w:date="2012-08-08T16:18:00Z">
              <w:r>
                <w:t xml:space="preserve">          &lt;xs:element name="local-endpoint-mac-adress"  type="yang:mac-address"&gt;</w:t>
              </w:r>
            </w:ins>
          </w:p>
          <w:p w14:paraId="40206DB4" w14:textId="77777777" w:rsidR="00D708FE" w:rsidRDefault="00D708FE" w:rsidP="00D708FE">
            <w:pPr>
              <w:pStyle w:val="XML1"/>
              <w:rPr>
                <w:ins w:id="16922" w:author="Thomas Dietz" w:date="2012-08-08T16:18:00Z"/>
              </w:rPr>
            </w:pPr>
            <w:ins w:id="16923" w:author="Thomas Dietz" w:date="2012-08-08T16:18:00Z">
              <w:r>
                <w:t xml:space="preserve">            &lt;xs:annotation&gt;</w:t>
              </w:r>
            </w:ins>
          </w:p>
          <w:p w14:paraId="371D73E0" w14:textId="77777777" w:rsidR="00D708FE" w:rsidRDefault="00D708FE" w:rsidP="00D708FE">
            <w:pPr>
              <w:pStyle w:val="XML1"/>
              <w:rPr>
                <w:ins w:id="16924" w:author="Thomas Dietz" w:date="2012-08-08T16:18:00Z"/>
              </w:rPr>
            </w:pPr>
            <w:ins w:id="16925" w:author="Thomas Dietz" w:date="2012-08-08T16:18:00Z">
              <w:r>
                <w:t xml:space="preserve">              &lt;xs:documentation&gt;</w:t>
              </w:r>
            </w:ins>
          </w:p>
          <w:p w14:paraId="7FF317E9" w14:textId="77777777" w:rsidR="00D708FE" w:rsidRDefault="00D708FE" w:rsidP="00D708FE">
            <w:pPr>
              <w:pStyle w:val="XML1"/>
              <w:rPr>
                <w:ins w:id="16926" w:author="Thomas Dietz" w:date="2012-08-08T16:18:00Z"/>
              </w:rPr>
            </w:pPr>
            <w:ins w:id="16927" w:author="Thomas Dietz" w:date="2012-08-08T16:18:00Z">
              <w:r>
                <w:t xml:space="preserve">                The MAC address of the local tunnel</w:t>
              </w:r>
            </w:ins>
          </w:p>
          <w:p w14:paraId="2BE9470C" w14:textId="77777777" w:rsidR="00D708FE" w:rsidRDefault="00D708FE" w:rsidP="00D708FE">
            <w:pPr>
              <w:pStyle w:val="XML1"/>
              <w:rPr>
                <w:ins w:id="16928" w:author="Thomas Dietz" w:date="2012-08-08T16:18:00Z"/>
              </w:rPr>
            </w:pPr>
            <w:ins w:id="16929" w:author="Thomas Dietz" w:date="2012-08-08T16:18:00Z">
              <w:r>
                <w:t xml:space="preserve">                endpoint.</w:t>
              </w:r>
            </w:ins>
          </w:p>
          <w:p w14:paraId="2F576583" w14:textId="77777777" w:rsidR="00D708FE" w:rsidRDefault="00D708FE" w:rsidP="00D708FE">
            <w:pPr>
              <w:pStyle w:val="XML1"/>
              <w:rPr>
                <w:ins w:id="16930" w:author="Thomas Dietz" w:date="2012-08-08T16:18:00Z"/>
              </w:rPr>
            </w:pPr>
            <w:ins w:id="16931" w:author="Thomas Dietz" w:date="2012-08-08T16:18:00Z">
              <w:r>
                <w:t xml:space="preserve">              &lt;/xs:documentation&gt;</w:t>
              </w:r>
            </w:ins>
          </w:p>
          <w:p w14:paraId="46DE1760" w14:textId="77777777" w:rsidR="00D708FE" w:rsidRDefault="00D708FE" w:rsidP="00D708FE">
            <w:pPr>
              <w:pStyle w:val="XML1"/>
              <w:rPr>
                <w:ins w:id="16932" w:author="Thomas Dietz" w:date="2012-08-08T16:18:00Z"/>
              </w:rPr>
            </w:pPr>
            <w:ins w:id="16933" w:author="Thomas Dietz" w:date="2012-08-08T16:18:00Z">
              <w:r>
                <w:t xml:space="preserve">            &lt;/xs:annotation&gt;</w:t>
              </w:r>
            </w:ins>
          </w:p>
          <w:p w14:paraId="51338DF9" w14:textId="77777777" w:rsidR="00D708FE" w:rsidRDefault="00D708FE" w:rsidP="00D708FE">
            <w:pPr>
              <w:pStyle w:val="XML1"/>
              <w:rPr>
                <w:ins w:id="16934" w:author="Thomas Dietz" w:date="2012-08-08T16:18:00Z"/>
              </w:rPr>
            </w:pPr>
            <w:ins w:id="16935" w:author="Thomas Dietz" w:date="2012-08-08T16:18:00Z">
              <w:r>
                <w:t xml:space="preserve">          &lt;/xs:element&gt;</w:t>
              </w:r>
            </w:ins>
          </w:p>
          <w:p w14:paraId="41DA69F7" w14:textId="77777777" w:rsidR="00D708FE" w:rsidRDefault="00D708FE" w:rsidP="00D708FE">
            <w:pPr>
              <w:pStyle w:val="XML1"/>
              <w:rPr>
                <w:ins w:id="16936" w:author="Thomas Dietz" w:date="2012-08-08T16:18:00Z"/>
              </w:rPr>
            </w:pPr>
            <w:ins w:id="16937" w:author="Thomas Dietz" w:date="2012-08-08T16:18:00Z">
              <w:r>
                <w:lastRenderedPageBreak/>
                <w:t xml:space="preserve">          &lt;xs:element name="remote-endpoint-mac-adress"  type="yang:mac-address"&gt;</w:t>
              </w:r>
            </w:ins>
          </w:p>
          <w:p w14:paraId="732000C5" w14:textId="77777777" w:rsidR="00D708FE" w:rsidRDefault="00D708FE" w:rsidP="00D708FE">
            <w:pPr>
              <w:pStyle w:val="XML1"/>
              <w:rPr>
                <w:ins w:id="16938" w:author="Thomas Dietz" w:date="2012-08-08T16:18:00Z"/>
              </w:rPr>
            </w:pPr>
            <w:ins w:id="16939" w:author="Thomas Dietz" w:date="2012-08-08T16:18:00Z">
              <w:r>
                <w:t xml:space="preserve">            &lt;xs:annotation&gt;</w:t>
              </w:r>
            </w:ins>
          </w:p>
          <w:p w14:paraId="2DCA6FD1" w14:textId="77777777" w:rsidR="00D708FE" w:rsidRDefault="00D708FE" w:rsidP="00D708FE">
            <w:pPr>
              <w:pStyle w:val="XML1"/>
              <w:rPr>
                <w:ins w:id="16940" w:author="Thomas Dietz" w:date="2012-08-08T16:18:00Z"/>
              </w:rPr>
            </w:pPr>
            <w:ins w:id="16941" w:author="Thomas Dietz" w:date="2012-08-08T16:18:00Z">
              <w:r>
                <w:t xml:space="preserve">              &lt;xs:documentation&gt;</w:t>
              </w:r>
            </w:ins>
          </w:p>
          <w:p w14:paraId="4A306E21" w14:textId="77777777" w:rsidR="00D708FE" w:rsidRDefault="00D708FE" w:rsidP="00D708FE">
            <w:pPr>
              <w:pStyle w:val="XML1"/>
              <w:rPr>
                <w:ins w:id="16942" w:author="Thomas Dietz" w:date="2012-08-08T16:18:00Z"/>
              </w:rPr>
            </w:pPr>
            <w:ins w:id="16943" w:author="Thomas Dietz" w:date="2012-08-08T16:18:00Z">
              <w:r>
                <w:t xml:space="preserve">                The MAC address of the remote tunnel</w:t>
              </w:r>
            </w:ins>
          </w:p>
          <w:p w14:paraId="3EFDD396" w14:textId="77777777" w:rsidR="00D708FE" w:rsidRDefault="00D708FE" w:rsidP="00D708FE">
            <w:pPr>
              <w:pStyle w:val="XML1"/>
              <w:rPr>
                <w:ins w:id="16944" w:author="Thomas Dietz" w:date="2012-08-08T16:18:00Z"/>
              </w:rPr>
            </w:pPr>
            <w:ins w:id="16945" w:author="Thomas Dietz" w:date="2012-08-08T16:18:00Z">
              <w:r>
                <w:t xml:space="preserve">                endpoint.</w:t>
              </w:r>
            </w:ins>
          </w:p>
          <w:p w14:paraId="2AAAF50A" w14:textId="77777777" w:rsidR="00D708FE" w:rsidRDefault="00D708FE" w:rsidP="00D708FE">
            <w:pPr>
              <w:pStyle w:val="XML1"/>
              <w:rPr>
                <w:ins w:id="16946" w:author="Thomas Dietz" w:date="2012-08-08T16:18:00Z"/>
              </w:rPr>
            </w:pPr>
            <w:ins w:id="16947" w:author="Thomas Dietz" w:date="2012-08-08T16:18:00Z">
              <w:r>
                <w:t xml:space="preserve">              &lt;/xs:documentation&gt;</w:t>
              </w:r>
            </w:ins>
          </w:p>
          <w:p w14:paraId="7B874869" w14:textId="77777777" w:rsidR="00D708FE" w:rsidRDefault="00D708FE" w:rsidP="00D708FE">
            <w:pPr>
              <w:pStyle w:val="XML1"/>
              <w:rPr>
                <w:ins w:id="16948" w:author="Thomas Dietz" w:date="2012-08-08T16:18:00Z"/>
              </w:rPr>
            </w:pPr>
            <w:ins w:id="16949" w:author="Thomas Dietz" w:date="2012-08-08T16:18:00Z">
              <w:r>
                <w:t xml:space="preserve">            &lt;/xs:annotation&gt;</w:t>
              </w:r>
            </w:ins>
          </w:p>
          <w:p w14:paraId="0FF1E4CD" w14:textId="77777777" w:rsidR="00D708FE" w:rsidRDefault="00D708FE" w:rsidP="00D708FE">
            <w:pPr>
              <w:pStyle w:val="XML1"/>
              <w:rPr>
                <w:ins w:id="16950" w:author="Thomas Dietz" w:date="2012-08-08T16:18:00Z"/>
              </w:rPr>
            </w:pPr>
            <w:ins w:id="16951" w:author="Thomas Dietz" w:date="2012-08-08T16:18:00Z">
              <w:r>
                <w:t xml:space="preserve">          &lt;/xs:element&gt;</w:t>
              </w:r>
            </w:ins>
          </w:p>
          <w:p w14:paraId="4DE33B4D" w14:textId="77777777" w:rsidR="00D708FE" w:rsidRDefault="00D708FE" w:rsidP="00D708FE">
            <w:pPr>
              <w:pStyle w:val="XML1"/>
              <w:rPr>
                <w:ins w:id="16952" w:author="Thomas Dietz" w:date="2012-08-08T16:18:00Z"/>
              </w:rPr>
            </w:pPr>
            <w:ins w:id="16953" w:author="Thomas Dietz" w:date="2012-08-08T16:18:00Z">
              <w:r>
                <w:t xml:space="preserve">        &lt;/xs:sequence&gt;</w:t>
              </w:r>
            </w:ins>
          </w:p>
          <w:p w14:paraId="2166E6F8" w14:textId="77777777" w:rsidR="00D708FE" w:rsidRDefault="00D708FE" w:rsidP="00D708FE">
            <w:pPr>
              <w:pStyle w:val="XML1"/>
              <w:rPr>
                <w:ins w:id="16954" w:author="Thomas Dietz" w:date="2012-08-08T16:18:00Z"/>
              </w:rPr>
            </w:pPr>
            <w:ins w:id="16955" w:author="Thomas Dietz" w:date="2012-08-08T16:18:00Z">
              <w:r>
                <w:t xml:space="preserve">      &lt;/xs:choice&gt;</w:t>
              </w:r>
            </w:ins>
          </w:p>
          <w:p w14:paraId="03B78473" w14:textId="77777777" w:rsidR="00D708FE" w:rsidRDefault="00D708FE" w:rsidP="00D708FE">
            <w:pPr>
              <w:pStyle w:val="XML1"/>
              <w:rPr>
                <w:ins w:id="16956" w:author="Thomas Dietz" w:date="2012-08-08T16:18:00Z"/>
              </w:rPr>
            </w:pPr>
            <w:ins w:id="16957" w:author="Thomas Dietz" w:date="2012-08-08T16:18:00Z">
              <w:r>
                <w:t xml:space="preserve">    &lt;/xs:sequence&gt;</w:t>
              </w:r>
            </w:ins>
          </w:p>
          <w:p w14:paraId="3260E6C7" w14:textId="77777777" w:rsidR="00D708FE" w:rsidRDefault="00D708FE" w:rsidP="00D708FE">
            <w:pPr>
              <w:pStyle w:val="XML1"/>
              <w:rPr>
                <w:ins w:id="16958" w:author="Thomas Dietz" w:date="2012-08-08T16:18:00Z"/>
              </w:rPr>
            </w:pPr>
            <w:ins w:id="16959" w:author="Thomas Dietz" w:date="2012-08-08T16:18:00Z">
              <w:r>
                <w:t xml:space="preserve">  &lt;/xs:group&gt;</w:t>
              </w:r>
            </w:ins>
          </w:p>
          <w:p w14:paraId="4A822035" w14:textId="77777777" w:rsidR="00D708FE" w:rsidRDefault="00D708FE" w:rsidP="00D708FE">
            <w:pPr>
              <w:pStyle w:val="XML1"/>
              <w:rPr>
                <w:ins w:id="16960" w:author="Thomas Dietz" w:date="2012-08-08T16:18:00Z"/>
              </w:rPr>
            </w:pPr>
          </w:p>
          <w:p w14:paraId="7D1A68C4" w14:textId="77777777" w:rsidR="00D708FE" w:rsidRDefault="00D708FE" w:rsidP="00D708FE">
            <w:pPr>
              <w:pStyle w:val="XML1"/>
              <w:rPr>
                <w:ins w:id="16961" w:author="Thomas Dietz" w:date="2012-08-08T16:18:00Z"/>
              </w:rPr>
            </w:pPr>
            <w:ins w:id="16962" w:author="Thomas Dietz" w:date="2012-08-08T16:18:00Z">
              <w:r>
                <w:t xml:space="preserve">  &lt;xs:group name="OFPortIPGRETunnelType"&gt;</w:t>
              </w:r>
            </w:ins>
          </w:p>
          <w:p w14:paraId="79322D66" w14:textId="77777777" w:rsidR="00D708FE" w:rsidRDefault="00D708FE" w:rsidP="00D708FE">
            <w:pPr>
              <w:pStyle w:val="XML1"/>
              <w:rPr>
                <w:ins w:id="16963" w:author="Thomas Dietz" w:date="2012-08-08T16:18:00Z"/>
              </w:rPr>
            </w:pPr>
            <w:ins w:id="16964" w:author="Thomas Dietz" w:date="2012-08-08T16:18:00Z">
              <w:r>
                <w:t xml:space="preserve">    &lt;xs:annotation&gt;</w:t>
              </w:r>
            </w:ins>
          </w:p>
          <w:p w14:paraId="1504882F" w14:textId="77777777" w:rsidR="00D708FE" w:rsidRDefault="00D708FE" w:rsidP="00D708FE">
            <w:pPr>
              <w:pStyle w:val="XML1"/>
              <w:rPr>
                <w:ins w:id="16965" w:author="Thomas Dietz" w:date="2012-08-08T16:18:00Z"/>
              </w:rPr>
            </w:pPr>
            <w:ins w:id="16966" w:author="Thomas Dietz" w:date="2012-08-08T16:18:00Z">
              <w:r>
                <w:t xml:space="preserve">      &lt;xs:documentation&gt;</w:t>
              </w:r>
            </w:ins>
          </w:p>
          <w:p w14:paraId="69E93CBA" w14:textId="77777777" w:rsidR="00D708FE" w:rsidRDefault="00D708FE" w:rsidP="00D708FE">
            <w:pPr>
              <w:pStyle w:val="XML1"/>
              <w:rPr>
                <w:ins w:id="16967" w:author="Thomas Dietz" w:date="2012-08-08T16:18:00Z"/>
              </w:rPr>
            </w:pPr>
            <w:ins w:id="16968" w:author="Thomas Dietz" w:date="2012-08-08T16:18:00Z">
              <w:r>
                <w:t xml:space="preserve">        Properties of a IP-in-GRE tunnel with key,</w:t>
              </w:r>
            </w:ins>
          </w:p>
          <w:p w14:paraId="33CB9A9D" w14:textId="77777777" w:rsidR="00D708FE" w:rsidRDefault="00D708FE" w:rsidP="00D708FE">
            <w:pPr>
              <w:pStyle w:val="XML1"/>
              <w:rPr>
                <w:ins w:id="16969" w:author="Thomas Dietz" w:date="2012-08-08T16:18:00Z"/>
              </w:rPr>
            </w:pPr>
            <w:ins w:id="16970" w:author="Thomas Dietz" w:date="2012-08-08T16:18:00Z">
              <w:r>
                <w:t xml:space="preserve">        checksum, and sequence number information.</w:t>
              </w:r>
            </w:ins>
          </w:p>
          <w:p w14:paraId="24F75A38" w14:textId="77777777" w:rsidR="00D708FE" w:rsidRDefault="00D708FE" w:rsidP="00D708FE">
            <w:pPr>
              <w:pStyle w:val="XML1"/>
              <w:rPr>
                <w:ins w:id="16971" w:author="Thomas Dietz" w:date="2012-08-08T16:18:00Z"/>
              </w:rPr>
            </w:pPr>
            <w:ins w:id="16972" w:author="Thomas Dietz" w:date="2012-08-08T16:18:00Z">
              <w:r>
                <w:t xml:space="preserve">      &lt;/xs:documentation&gt;</w:t>
              </w:r>
            </w:ins>
          </w:p>
          <w:p w14:paraId="404CE060" w14:textId="77777777" w:rsidR="00D708FE" w:rsidRDefault="00D708FE" w:rsidP="00D708FE">
            <w:pPr>
              <w:pStyle w:val="XML1"/>
              <w:rPr>
                <w:ins w:id="16973" w:author="Thomas Dietz" w:date="2012-08-08T16:18:00Z"/>
              </w:rPr>
            </w:pPr>
            <w:ins w:id="16974" w:author="Thomas Dietz" w:date="2012-08-08T16:18:00Z">
              <w:r>
                <w:t xml:space="preserve">    &lt;/xs:annotation&gt;</w:t>
              </w:r>
            </w:ins>
          </w:p>
          <w:p w14:paraId="60488808" w14:textId="77777777" w:rsidR="00D708FE" w:rsidRDefault="00D708FE" w:rsidP="00D708FE">
            <w:pPr>
              <w:pStyle w:val="XML1"/>
              <w:rPr>
                <w:ins w:id="16975" w:author="Thomas Dietz" w:date="2012-08-08T16:18:00Z"/>
              </w:rPr>
            </w:pPr>
          </w:p>
          <w:p w14:paraId="59978DD8" w14:textId="77777777" w:rsidR="00D708FE" w:rsidRDefault="00D708FE" w:rsidP="00D708FE">
            <w:pPr>
              <w:pStyle w:val="XML1"/>
              <w:rPr>
                <w:ins w:id="16976" w:author="Thomas Dietz" w:date="2012-08-08T16:18:00Z"/>
              </w:rPr>
            </w:pPr>
            <w:ins w:id="16977" w:author="Thomas Dietz" w:date="2012-08-08T16:18:00Z">
              <w:r>
                <w:t xml:space="preserve">    &lt;xs:sequence&gt;</w:t>
              </w:r>
            </w:ins>
          </w:p>
          <w:p w14:paraId="262989BC" w14:textId="77777777" w:rsidR="00D708FE" w:rsidRDefault="00D708FE" w:rsidP="00D708FE">
            <w:pPr>
              <w:pStyle w:val="XML1"/>
              <w:rPr>
                <w:ins w:id="16978" w:author="Thomas Dietz" w:date="2012-08-08T16:18:00Z"/>
              </w:rPr>
            </w:pPr>
            <w:ins w:id="16979" w:author="Thomas Dietz" w:date="2012-08-08T16:18:00Z">
              <w:r>
                <w:t xml:space="preserve">      &lt;xs:group ref="OFPortBaseTunnelType"/&gt;</w:t>
              </w:r>
            </w:ins>
          </w:p>
          <w:p w14:paraId="2295CB37" w14:textId="77777777" w:rsidR="00D708FE" w:rsidRDefault="00D708FE" w:rsidP="00D708FE">
            <w:pPr>
              <w:pStyle w:val="XML1"/>
              <w:rPr>
                <w:ins w:id="16980" w:author="Thomas Dietz" w:date="2012-08-08T16:18:00Z"/>
              </w:rPr>
            </w:pPr>
            <w:ins w:id="16981" w:author="Thomas Dietz" w:date="2012-08-08T16:18:00Z">
              <w:r>
                <w:t xml:space="preserve">      &lt;xs:element name="checksum-present"  type="xs:boolean"&gt;</w:t>
              </w:r>
            </w:ins>
          </w:p>
          <w:p w14:paraId="67A1AF41" w14:textId="77777777" w:rsidR="00D708FE" w:rsidRDefault="00D708FE" w:rsidP="00D708FE">
            <w:pPr>
              <w:pStyle w:val="XML1"/>
              <w:rPr>
                <w:ins w:id="16982" w:author="Thomas Dietz" w:date="2012-08-08T16:18:00Z"/>
              </w:rPr>
            </w:pPr>
            <w:ins w:id="16983" w:author="Thomas Dietz" w:date="2012-08-08T16:18:00Z">
              <w:r>
                <w:t xml:space="preserve">        &lt;xs:annotation&gt;</w:t>
              </w:r>
            </w:ins>
          </w:p>
          <w:p w14:paraId="40CD4C3F" w14:textId="77777777" w:rsidR="00D708FE" w:rsidRDefault="00D708FE" w:rsidP="00D708FE">
            <w:pPr>
              <w:pStyle w:val="XML1"/>
              <w:rPr>
                <w:ins w:id="16984" w:author="Thomas Dietz" w:date="2012-08-08T16:18:00Z"/>
              </w:rPr>
            </w:pPr>
            <w:ins w:id="16985" w:author="Thomas Dietz" w:date="2012-08-08T16:18:00Z">
              <w:r>
                <w:t xml:space="preserve">          &lt;xs:documentation&gt;</w:t>
              </w:r>
            </w:ins>
          </w:p>
          <w:p w14:paraId="1EF2DB7D" w14:textId="77777777" w:rsidR="00D708FE" w:rsidRDefault="00D708FE" w:rsidP="00D708FE">
            <w:pPr>
              <w:pStyle w:val="XML1"/>
              <w:rPr>
                <w:ins w:id="16986" w:author="Thomas Dietz" w:date="2012-08-08T16:18:00Z"/>
              </w:rPr>
            </w:pPr>
            <w:ins w:id="16987" w:author="Thomas Dietz" w:date="2012-08-08T16:18:00Z">
              <w:r>
                <w:t xml:space="preserve">            Indicates presence of the GRE checksum.</w:t>
              </w:r>
            </w:ins>
          </w:p>
          <w:p w14:paraId="65DB12A4" w14:textId="77777777" w:rsidR="00D708FE" w:rsidRDefault="00D708FE" w:rsidP="00D708FE">
            <w:pPr>
              <w:pStyle w:val="XML1"/>
              <w:rPr>
                <w:ins w:id="16988" w:author="Thomas Dietz" w:date="2012-08-08T16:18:00Z"/>
              </w:rPr>
            </w:pPr>
            <w:ins w:id="16989" w:author="Thomas Dietz" w:date="2012-08-08T16:18:00Z">
              <w:r>
                <w:t xml:space="preserve">          &lt;/xs:documentation&gt;</w:t>
              </w:r>
            </w:ins>
          </w:p>
          <w:p w14:paraId="2066FB51" w14:textId="77777777" w:rsidR="00D708FE" w:rsidRDefault="00D708FE" w:rsidP="00D708FE">
            <w:pPr>
              <w:pStyle w:val="XML1"/>
              <w:rPr>
                <w:ins w:id="16990" w:author="Thomas Dietz" w:date="2012-08-08T16:18:00Z"/>
              </w:rPr>
            </w:pPr>
            <w:ins w:id="16991" w:author="Thomas Dietz" w:date="2012-08-08T16:18:00Z">
              <w:r>
                <w:t xml:space="preserve">        &lt;/xs:annotation&gt;</w:t>
              </w:r>
            </w:ins>
          </w:p>
          <w:p w14:paraId="29C40ED2" w14:textId="77777777" w:rsidR="00D708FE" w:rsidRDefault="00D708FE" w:rsidP="00D708FE">
            <w:pPr>
              <w:pStyle w:val="XML1"/>
              <w:rPr>
                <w:ins w:id="16992" w:author="Thomas Dietz" w:date="2012-08-08T16:18:00Z"/>
              </w:rPr>
            </w:pPr>
            <w:ins w:id="16993" w:author="Thomas Dietz" w:date="2012-08-08T16:18:00Z">
              <w:r>
                <w:t xml:space="preserve">      &lt;/xs:element&gt;</w:t>
              </w:r>
            </w:ins>
          </w:p>
          <w:p w14:paraId="61795133" w14:textId="77777777" w:rsidR="00D708FE" w:rsidRDefault="00D708FE" w:rsidP="00D708FE">
            <w:pPr>
              <w:pStyle w:val="XML1"/>
              <w:rPr>
                <w:ins w:id="16994" w:author="Thomas Dietz" w:date="2012-08-08T16:18:00Z"/>
              </w:rPr>
            </w:pPr>
            <w:ins w:id="16995" w:author="Thomas Dietz" w:date="2012-08-08T16:18:00Z">
              <w:r>
                <w:t xml:space="preserve">      &lt;xs:element name="key-present"  type="xs:boolean"&gt;</w:t>
              </w:r>
            </w:ins>
          </w:p>
          <w:p w14:paraId="062CF33D" w14:textId="77777777" w:rsidR="00D708FE" w:rsidRDefault="00D708FE" w:rsidP="00D708FE">
            <w:pPr>
              <w:pStyle w:val="XML1"/>
              <w:rPr>
                <w:ins w:id="16996" w:author="Thomas Dietz" w:date="2012-08-08T16:18:00Z"/>
              </w:rPr>
            </w:pPr>
            <w:ins w:id="16997" w:author="Thomas Dietz" w:date="2012-08-08T16:18:00Z">
              <w:r>
                <w:t xml:space="preserve">        &lt;xs:annotation&gt;</w:t>
              </w:r>
            </w:ins>
          </w:p>
          <w:p w14:paraId="057C193F" w14:textId="77777777" w:rsidR="00D708FE" w:rsidRDefault="00D708FE" w:rsidP="00D708FE">
            <w:pPr>
              <w:pStyle w:val="XML1"/>
              <w:rPr>
                <w:ins w:id="16998" w:author="Thomas Dietz" w:date="2012-08-08T16:18:00Z"/>
              </w:rPr>
            </w:pPr>
            <w:ins w:id="16999" w:author="Thomas Dietz" w:date="2012-08-08T16:18:00Z">
              <w:r>
                <w:t xml:space="preserve">          &lt;xs:documentation&gt;</w:t>
              </w:r>
            </w:ins>
          </w:p>
          <w:p w14:paraId="04E12E34" w14:textId="77777777" w:rsidR="00D708FE" w:rsidRDefault="00D708FE" w:rsidP="00D708FE">
            <w:pPr>
              <w:pStyle w:val="XML1"/>
              <w:rPr>
                <w:ins w:id="17000" w:author="Thomas Dietz" w:date="2012-08-08T16:18:00Z"/>
              </w:rPr>
            </w:pPr>
            <w:ins w:id="17001" w:author="Thomas Dietz" w:date="2012-08-08T16:18:00Z">
              <w:r>
                <w:t xml:space="preserve">            Indicates presence of the GRE key.</w:t>
              </w:r>
            </w:ins>
          </w:p>
          <w:p w14:paraId="4DB629BA" w14:textId="77777777" w:rsidR="00D708FE" w:rsidRDefault="00D708FE" w:rsidP="00D708FE">
            <w:pPr>
              <w:pStyle w:val="XML1"/>
              <w:rPr>
                <w:ins w:id="17002" w:author="Thomas Dietz" w:date="2012-08-08T16:18:00Z"/>
              </w:rPr>
            </w:pPr>
            <w:ins w:id="17003" w:author="Thomas Dietz" w:date="2012-08-08T16:18:00Z">
              <w:r>
                <w:t xml:space="preserve">          &lt;/xs:documentation&gt;</w:t>
              </w:r>
            </w:ins>
          </w:p>
          <w:p w14:paraId="606B9E2F" w14:textId="77777777" w:rsidR="00D708FE" w:rsidRDefault="00D708FE" w:rsidP="00D708FE">
            <w:pPr>
              <w:pStyle w:val="XML1"/>
              <w:rPr>
                <w:ins w:id="17004" w:author="Thomas Dietz" w:date="2012-08-08T16:18:00Z"/>
              </w:rPr>
            </w:pPr>
            <w:ins w:id="17005" w:author="Thomas Dietz" w:date="2012-08-08T16:18:00Z">
              <w:r>
                <w:t xml:space="preserve">        &lt;/xs:annotation&gt;</w:t>
              </w:r>
            </w:ins>
          </w:p>
          <w:p w14:paraId="1BA05435" w14:textId="77777777" w:rsidR="00D708FE" w:rsidRDefault="00D708FE" w:rsidP="00D708FE">
            <w:pPr>
              <w:pStyle w:val="XML1"/>
              <w:rPr>
                <w:ins w:id="17006" w:author="Thomas Dietz" w:date="2012-08-08T16:18:00Z"/>
              </w:rPr>
            </w:pPr>
            <w:ins w:id="17007" w:author="Thomas Dietz" w:date="2012-08-08T16:18:00Z">
              <w:r>
                <w:t xml:space="preserve">      &lt;/xs:element&gt;</w:t>
              </w:r>
            </w:ins>
          </w:p>
          <w:p w14:paraId="70CB34A4" w14:textId="77777777" w:rsidR="00D708FE" w:rsidRDefault="00D708FE" w:rsidP="00D708FE">
            <w:pPr>
              <w:pStyle w:val="XML1"/>
              <w:rPr>
                <w:ins w:id="17008" w:author="Thomas Dietz" w:date="2012-08-08T16:18:00Z"/>
              </w:rPr>
            </w:pPr>
            <w:ins w:id="17009" w:author="Thomas Dietz" w:date="2012-08-08T16:18:00Z">
              <w:r>
                <w:t xml:space="preserve">      &lt;xs:element name="key"  type="xs:unsignedInt"&gt;</w:t>
              </w:r>
            </w:ins>
          </w:p>
          <w:p w14:paraId="3EAF6B0B" w14:textId="77777777" w:rsidR="00D708FE" w:rsidRDefault="00D708FE" w:rsidP="00D708FE">
            <w:pPr>
              <w:pStyle w:val="XML1"/>
              <w:rPr>
                <w:ins w:id="17010" w:author="Thomas Dietz" w:date="2012-08-08T16:18:00Z"/>
              </w:rPr>
            </w:pPr>
            <w:ins w:id="17011" w:author="Thomas Dietz" w:date="2012-08-08T16:18:00Z">
              <w:r>
                <w:t xml:space="preserve">        &lt;xs:annotation&gt;</w:t>
              </w:r>
            </w:ins>
          </w:p>
          <w:p w14:paraId="6AAA5B63" w14:textId="77777777" w:rsidR="00D708FE" w:rsidRDefault="00D708FE" w:rsidP="00D708FE">
            <w:pPr>
              <w:pStyle w:val="XML1"/>
              <w:rPr>
                <w:ins w:id="17012" w:author="Thomas Dietz" w:date="2012-08-08T16:18:00Z"/>
              </w:rPr>
            </w:pPr>
            <w:ins w:id="17013" w:author="Thomas Dietz" w:date="2012-08-08T16:18:00Z">
              <w:r>
                <w:t xml:space="preserve">          &lt;xs:documentation&gt;</w:t>
              </w:r>
            </w:ins>
          </w:p>
          <w:p w14:paraId="2480CF5D" w14:textId="77777777" w:rsidR="00D708FE" w:rsidRDefault="00D708FE" w:rsidP="00D708FE">
            <w:pPr>
              <w:pStyle w:val="XML1"/>
              <w:rPr>
                <w:ins w:id="17014" w:author="Thomas Dietz" w:date="2012-08-08T16:18:00Z"/>
              </w:rPr>
            </w:pPr>
            <w:ins w:id="17015" w:author="Thomas Dietz" w:date="2012-08-08T16:18:00Z">
              <w:r>
                <w:t xml:space="preserve">            The (optional) key of the GRE tunnel.  It MAY</w:t>
              </w:r>
            </w:ins>
          </w:p>
          <w:p w14:paraId="7C9FF9EC" w14:textId="77777777" w:rsidR="00D708FE" w:rsidRDefault="00D708FE" w:rsidP="00D708FE">
            <w:pPr>
              <w:pStyle w:val="XML1"/>
              <w:rPr>
                <w:ins w:id="17016" w:author="Thomas Dietz" w:date="2012-08-08T16:18:00Z"/>
              </w:rPr>
            </w:pPr>
            <w:ins w:id="17017" w:author="Thomas Dietz" w:date="2012-08-08T16:18:00Z">
              <w:r>
                <w:t xml:space="preserve">            be used to set the OXM_OF_TUNNEL_ID match field metadata </w:t>
              </w:r>
            </w:ins>
          </w:p>
          <w:p w14:paraId="2043DC74" w14:textId="77777777" w:rsidR="00D708FE" w:rsidRDefault="00D708FE" w:rsidP="00D708FE">
            <w:pPr>
              <w:pStyle w:val="XML1"/>
              <w:rPr>
                <w:ins w:id="17018" w:author="Thomas Dietz" w:date="2012-08-08T16:18:00Z"/>
              </w:rPr>
            </w:pPr>
            <w:ins w:id="17019" w:author="Thomas Dietz" w:date="2012-08-08T16:18:00Z">
              <w:r>
                <w:t xml:space="preserve">            in the OpenFlow protocol</w:t>
              </w:r>
            </w:ins>
          </w:p>
          <w:p w14:paraId="666D226F" w14:textId="77777777" w:rsidR="00D708FE" w:rsidRDefault="00D708FE" w:rsidP="00D708FE">
            <w:pPr>
              <w:pStyle w:val="XML1"/>
              <w:rPr>
                <w:ins w:id="17020" w:author="Thomas Dietz" w:date="2012-08-08T16:18:00Z"/>
              </w:rPr>
            </w:pPr>
            <w:ins w:id="17021" w:author="Thomas Dietz" w:date="2012-08-08T16:18:00Z">
              <w:r>
                <w:t xml:space="preserve">          &lt;/xs:documentation&gt;</w:t>
              </w:r>
            </w:ins>
          </w:p>
          <w:p w14:paraId="03CEE36E" w14:textId="77777777" w:rsidR="00D708FE" w:rsidRDefault="00D708FE" w:rsidP="00D708FE">
            <w:pPr>
              <w:pStyle w:val="XML1"/>
              <w:rPr>
                <w:ins w:id="17022" w:author="Thomas Dietz" w:date="2012-08-08T16:18:00Z"/>
              </w:rPr>
            </w:pPr>
            <w:ins w:id="17023" w:author="Thomas Dietz" w:date="2012-08-08T16:18:00Z">
              <w:r>
                <w:t xml:space="preserve">        &lt;/xs:annotation&gt;</w:t>
              </w:r>
            </w:ins>
          </w:p>
          <w:p w14:paraId="32F7A40A" w14:textId="77777777" w:rsidR="00D708FE" w:rsidRDefault="00D708FE" w:rsidP="00D708FE">
            <w:pPr>
              <w:pStyle w:val="XML1"/>
              <w:rPr>
                <w:ins w:id="17024" w:author="Thomas Dietz" w:date="2012-08-08T16:18:00Z"/>
              </w:rPr>
            </w:pPr>
            <w:ins w:id="17025" w:author="Thomas Dietz" w:date="2012-08-08T16:18:00Z">
              <w:r>
                <w:t xml:space="preserve">      &lt;/xs:element&gt;</w:t>
              </w:r>
            </w:ins>
          </w:p>
          <w:p w14:paraId="615CEC7F" w14:textId="77777777" w:rsidR="00D708FE" w:rsidRDefault="00D708FE" w:rsidP="00D708FE">
            <w:pPr>
              <w:pStyle w:val="XML1"/>
              <w:rPr>
                <w:ins w:id="17026" w:author="Thomas Dietz" w:date="2012-08-08T16:18:00Z"/>
              </w:rPr>
            </w:pPr>
            <w:ins w:id="17027" w:author="Thomas Dietz" w:date="2012-08-08T16:18:00Z">
              <w:r>
                <w:t xml:space="preserve">      &lt;xs:element name="sequence-number-present"  type="xs:boolean"&gt;</w:t>
              </w:r>
            </w:ins>
          </w:p>
          <w:p w14:paraId="44E9AE4F" w14:textId="77777777" w:rsidR="00D708FE" w:rsidRDefault="00D708FE" w:rsidP="00D708FE">
            <w:pPr>
              <w:pStyle w:val="XML1"/>
              <w:rPr>
                <w:ins w:id="17028" w:author="Thomas Dietz" w:date="2012-08-08T16:18:00Z"/>
              </w:rPr>
            </w:pPr>
            <w:ins w:id="17029" w:author="Thomas Dietz" w:date="2012-08-08T16:18:00Z">
              <w:r>
                <w:t xml:space="preserve">        &lt;xs:annotation&gt;</w:t>
              </w:r>
            </w:ins>
          </w:p>
          <w:p w14:paraId="53D0F54C" w14:textId="77777777" w:rsidR="00D708FE" w:rsidRDefault="00D708FE" w:rsidP="00D708FE">
            <w:pPr>
              <w:pStyle w:val="XML1"/>
              <w:rPr>
                <w:ins w:id="17030" w:author="Thomas Dietz" w:date="2012-08-08T16:18:00Z"/>
              </w:rPr>
            </w:pPr>
            <w:ins w:id="17031" w:author="Thomas Dietz" w:date="2012-08-08T16:18:00Z">
              <w:r>
                <w:t xml:space="preserve">          &lt;xs:documentation&gt;</w:t>
              </w:r>
            </w:ins>
          </w:p>
          <w:p w14:paraId="125F5455" w14:textId="77777777" w:rsidR="00D708FE" w:rsidRDefault="00D708FE" w:rsidP="00D708FE">
            <w:pPr>
              <w:pStyle w:val="XML1"/>
              <w:rPr>
                <w:ins w:id="17032" w:author="Thomas Dietz" w:date="2012-08-08T16:18:00Z"/>
              </w:rPr>
            </w:pPr>
            <w:ins w:id="17033" w:author="Thomas Dietz" w:date="2012-08-08T16:18:00Z">
              <w:r>
                <w:t xml:space="preserve">            Indicates presence of the GRE sequence</w:t>
              </w:r>
            </w:ins>
          </w:p>
          <w:p w14:paraId="6E32EDAF" w14:textId="77777777" w:rsidR="00D708FE" w:rsidRDefault="00D708FE" w:rsidP="00D708FE">
            <w:pPr>
              <w:pStyle w:val="XML1"/>
              <w:rPr>
                <w:ins w:id="17034" w:author="Thomas Dietz" w:date="2012-08-08T16:18:00Z"/>
              </w:rPr>
            </w:pPr>
            <w:ins w:id="17035" w:author="Thomas Dietz" w:date="2012-08-08T16:18:00Z">
              <w:r>
                <w:t xml:space="preserve">            number.</w:t>
              </w:r>
            </w:ins>
          </w:p>
          <w:p w14:paraId="32D5443E" w14:textId="77777777" w:rsidR="00D708FE" w:rsidRDefault="00D708FE" w:rsidP="00D708FE">
            <w:pPr>
              <w:pStyle w:val="XML1"/>
              <w:rPr>
                <w:ins w:id="17036" w:author="Thomas Dietz" w:date="2012-08-08T16:18:00Z"/>
              </w:rPr>
            </w:pPr>
            <w:ins w:id="17037" w:author="Thomas Dietz" w:date="2012-08-08T16:18:00Z">
              <w:r>
                <w:t xml:space="preserve">          &lt;/xs:documentation&gt;</w:t>
              </w:r>
            </w:ins>
          </w:p>
          <w:p w14:paraId="3AA7C721" w14:textId="77777777" w:rsidR="00D708FE" w:rsidRDefault="00D708FE" w:rsidP="00D708FE">
            <w:pPr>
              <w:pStyle w:val="XML1"/>
              <w:rPr>
                <w:ins w:id="17038" w:author="Thomas Dietz" w:date="2012-08-08T16:18:00Z"/>
              </w:rPr>
            </w:pPr>
            <w:ins w:id="17039" w:author="Thomas Dietz" w:date="2012-08-08T16:18:00Z">
              <w:r>
                <w:t xml:space="preserve">        &lt;/xs:annotation&gt;</w:t>
              </w:r>
            </w:ins>
          </w:p>
          <w:p w14:paraId="518F1734" w14:textId="77777777" w:rsidR="00D708FE" w:rsidRDefault="00D708FE" w:rsidP="00D708FE">
            <w:pPr>
              <w:pStyle w:val="XML1"/>
              <w:rPr>
                <w:ins w:id="17040" w:author="Thomas Dietz" w:date="2012-08-08T16:18:00Z"/>
              </w:rPr>
            </w:pPr>
            <w:ins w:id="17041" w:author="Thomas Dietz" w:date="2012-08-08T16:18:00Z">
              <w:r>
                <w:t xml:space="preserve">      &lt;/xs:element&gt;</w:t>
              </w:r>
            </w:ins>
          </w:p>
          <w:p w14:paraId="7979F40A" w14:textId="77777777" w:rsidR="00D708FE" w:rsidRDefault="00D708FE" w:rsidP="00D708FE">
            <w:pPr>
              <w:pStyle w:val="XML1"/>
              <w:rPr>
                <w:ins w:id="17042" w:author="Thomas Dietz" w:date="2012-08-08T16:18:00Z"/>
              </w:rPr>
            </w:pPr>
            <w:ins w:id="17043" w:author="Thomas Dietz" w:date="2012-08-08T16:18:00Z">
              <w:r>
                <w:t xml:space="preserve">    &lt;/xs:sequence&gt;</w:t>
              </w:r>
            </w:ins>
          </w:p>
          <w:p w14:paraId="56940EC7" w14:textId="77777777" w:rsidR="00D708FE" w:rsidRDefault="00D708FE" w:rsidP="00D708FE">
            <w:pPr>
              <w:pStyle w:val="XML1"/>
              <w:rPr>
                <w:ins w:id="17044" w:author="Thomas Dietz" w:date="2012-08-08T16:18:00Z"/>
              </w:rPr>
            </w:pPr>
            <w:ins w:id="17045" w:author="Thomas Dietz" w:date="2012-08-08T16:18:00Z">
              <w:r>
                <w:lastRenderedPageBreak/>
                <w:t xml:space="preserve">  &lt;/xs:group&gt;</w:t>
              </w:r>
            </w:ins>
          </w:p>
          <w:p w14:paraId="0907DEC2" w14:textId="77777777" w:rsidR="00D708FE" w:rsidRDefault="00D708FE" w:rsidP="00D708FE">
            <w:pPr>
              <w:pStyle w:val="XML1"/>
              <w:rPr>
                <w:ins w:id="17046" w:author="Thomas Dietz" w:date="2012-08-08T16:18:00Z"/>
              </w:rPr>
            </w:pPr>
          </w:p>
          <w:p w14:paraId="0DF972A0" w14:textId="77777777" w:rsidR="00D708FE" w:rsidRDefault="00D708FE" w:rsidP="00D708FE">
            <w:pPr>
              <w:pStyle w:val="XML1"/>
              <w:rPr>
                <w:ins w:id="17047" w:author="Thomas Dietz" w:date="2012-08-08T16:18:00Z"/>
              </w:rPr>
            </w:pPr>
            <w:ins w:id="17048" w:author="Thomas Dietz" w:date="2012-08-08T16:18:00Z">
              <w:r>
                <w:t xml:space="preserve">  &lt;xs:group name="OFPortNVGRETunnelType"&gt;</w:t>
              </w:r>
            </w:ins>
          </w:p>
          <w:p w14:paraId="35AF15CE" w14:textId="77777777" w:rsidR="00D708FE" w:rsidRDefault="00D708FE" w:rsidP="00D708FE">
            <w:pPr>
              <w:pStyle w:val="XML1"/>
              <w:rPr>
                <w:ins w:id="17049" w:author="Thomas Dietz" w:date="2012-08-08T16:18:00Z"/>
              </w:rPr>
            </w:pPr>
            <w:ins w:id="17050" w:author="Thomas Dietz" w:date="2012-08-08T16:18:00Z">
              <w:r>
                <w:t xml:space="preserve">    &lt;xs:annotation&gt;</w:t>
              </w:r>
            </w:ins>
          </w:p>
          <w:p w14:paraId="18E443B9" w14:textId="77777777" w:rsidR="00D708FE" w:rsidRDefault="00D708FE" w:rsidP="00D708FE">
            <w:pPr>
              <w:pStyle w:val="XML1"/>
              <w:rPr>
                <w:ins w:id="17051" w:author="Thomas Dietz" w:date="2012-08-08T16:18:00Z"/>
              </w:rPr>
            </w:pPr>
            <w:ins w:id="17052" w:author="Thomas Dietz" w:date="2012-08-08T16:18:00Z">
              <w:r>
                <w:t xml:space="preserve">      &lt;xs:documentation&gt;</w:t>
              </w:r>
            </w:ins>
          </w:p>
          <w:p w14:paraId="0806D96A" w14:textId="77777777" w:rsidR="00D708FE" w:rsidRDefault="00D708FE" w:rsidP="00D708FE">
            <w:pPr>
              <w:pStyle w:val="XML1"/>
              <w:rPr>
                <w:ins w:id="17053" w:author="Thomas Dietz" w:date="2012-08-08T16:18:00Z"/>
              </w:rPr>
            </w:pPr>
            <w:ins w:id="17054" w:author="Thomas Dietz" w:date="2012-08-08T16:18:00Z">
              <w:r>
                <w:t xml:space="preserve">        Properties of a NVGRE tunnel.</w:t>
              </w:r>
            </w:ins>
          </w:p>
          <w:p w14:paraId="09CF7CBF" w14:textId="77777777" w:rsidR="00D708FE" w:rsidRDefault="00D708FE" w:rsidP="00D708FE">
            <w:pPr>
              <w:pStyle w:val="XML1"/>
              <w:rPr>
                <w:ins w:id="17055" w:author="Thomas Dietz" w:date="2012-08-08T16:18:00Z"/>
              </w:rPr>
            </w:pPr>
            <w:ins w:id="17056" w:author="Thomas Dietz" w:date="2012-08-08T16:18:00Z">
              <w:r>
                <w:t xml:space="preserve">      &lt;/xs:documentation&gt;</w:t>
              </w:r>
            </w:ins>
          </w:p>
          <w:p w14:paraId="77F15891" w14:textId="77777777" w:rsidR="00D708FE" w:rsidRDefault="00D708FE" w:rsidP="00D708FE">
            <w:pPr>
              <w:pStyle w:val="XML1"/>
              <w:rPr>
                <w:ins w:id="17057" w:author="Thomas Dietz" w:date="2012-08-08T16:18:00Z"/>
              </w:rPr>
            </w:pPr>
            <w:ins w:id="17058" w:author="Thomas Dietz" w:date="2012-08-08T16:18:00Z">
              <w:r>
                <w:t xml:space="preserve">    &lt;/xs:annotation&gt;</w:t>
              </w:r>
            </w:ins>
          </w:p>
          <w:p w14:paraId="00DFA0D3" w14:textId="77777777" w:rsidR="00D708FE" w:rsidRDefault="00D708FE" w:rsidP="00D708FE">
            <w:pPr>
              <w:pStyle w:val="XML1"/>
              <w:rPr>
                <w:ins w:id="17059" w:author="Thomas Dietz" w:date="2012-08-08T16:18:00Z"/>
              </w:rPr>
            </w:pPr>
          </w:p>
          <w:p w14:paraId="1E297294" w14:textId="77777777" w:rsidR="00D708FE" w:rsidRDefault="00D708FE" w:rsidP="00D708FE">
            <w:pPr>
              <w:pStyle w:val="XML1"/>
              <w:rPr>
                <w:ins w:id="17060" w:author="Thomas Dietz" w:date="2012-08-08T16:18:00Z"/>
              </w:rPr>
            </w:pPr>
            <w:ins w:id="17061" w:author="Thomas Dietz" w:date="2012-08-08T16:18:00Z">
              <w:r>
                <w:t xml:space="preserve">    &lt;xs:sequence&gt;</w:t>
              </w:r>
            </w:ins>
          </w:p>
          <w:p w14:paraId="371D6CE3" w14:textId="77777777" w:rsidR="00D708FE" w:rsidRDefault="00D708FE" w:rsidP="00D708FE">
            <w:pPr>
              <w:pStyle w:val="XML1"/>
              <w:rPr>
                <w:ins w:id="17062" w:author="Thomas Dietz" w:date="2012-08-08T16:18:00Z"/>
              </w:rPr>
            </w:pPr>
            <w:ins w:id="17063" w:author="Thomas Dietz" w:date="2012-08-08T16:18:00Z">
              <w:r>
                <w:t xml:space="preserve">      &lt;xs:group ref="OFPortBaseTunnelType"/&gt;</w:t>
              </w:r>
            </w:ins>
          </w:p>
          <w:p w14:paraId="7EE70CA0" w14:textId="77777777" w:rsidR="00D708FE" w:rsidRDefault="00D708FE" w:rsidP="00D708FE">
            <w:pPr>
              <w:pStyle w:val="XML1"/>
              <w:rPr>
                <w:ins w:id="17064" w:author="Thomas Dietz" w:date="2012-08-08T16:18:00Z"/>
              </w:rPr>
            </w:pPr>
            <w:ins w:id="17065" w:author="Thomas Dietz" w:date="2012-08-08T16:18:00Z">
              <w:r>
                <w:t xml:space="preserve">      &lt;xs:element name="tni"  type="xs:unsignedInt"&gt;</w:t>
              </w:r>
            </w:ins>
          </w:p>
          <w:p w14:paraId="00DC5BA7" w14:textId="77777777" w:rsidR="00D708FE" w:rsidRDefault="00D708FE" w:rsidP="00D708FE">
            <w:pPr>
              <w:pStyle w:val="XML1"/>
              <w:rPr>
                <w:ins w:id="17066" w:author="Thomas Dietz" w:date="2012-08-08T16:18:00Z"/>
              </w:rPr>
            </w:pPr>
            <w:ins w:id="17067" w:author="Thomas Dietz" w:date="2012-08-08T16:18:00Z">
              <w:r>
                <w:t xml:space="preserve">        &lt;xs:annotation&gt;</w:t>
              </w:r>
            </w:ins>
          </w:p>
          <w:p w14:paraId="20B4BD02" w14:textId="77777777" w:rsidR="00D708FE" w:rsidRDefault="00D708FE" w:rsidP="00D708FE">
            <w:pPr>
              <w:pStyle w:val="XML1"/>
              <w:rPr>
                <w:ins w:id="17068" w:author="Thomas Dietz" w:date="2012-08-08T16:18:00Z"/>
              </w:rPr>
            </w:pPr>
            <w:ins w:id="17069" w:author="Thomas Dietz" w:date="2012-08-08T16:18:00Z">
              <w:r>
                <w:t xml:space="preserve">          &lt;xs:documentation&gt;</w:t>
              </w:r>
            </w:ins>
          </w:p>
          <w:p w14:paraId="50C3B711" w14:textId="77777777" w:rsidR="00D708FE" w:rsidRDefault="00D708FE" w:rsidP="00D708FE">
            <w:pPr>
              <w:pStyle w:val="XML1"/>
              <w:rPr>
                <w:ins w:id="17070" w:author="Thomas Dietz" w:date="2012-08-08T16:18:00Z"/>
              </w:rPr>
            </w:pPr>
            <w:ins w:id="17071" w:author="Thomas Dietz" w:date="2012-08-08T16:18:00Z">
              <w:r>
                <w:t xml:space="preserve">            Specifies the tenant network identifier</w:t>
              </w:r>
            </w:ins>
          </w:p>
          <w:p w14:paraId="7F52D523" w14:textId="77777777" w:rsidR="00D708FE" w:rsidRDefault="00D708FE" w:rsidP="00D708FE">
            <w:pPr>
              <w:pStyle w:val="XML1"/>
              <w:rPr>
                <w:ins w:id="17072" w:author="Thomas Dietz" w:date="2012-08-08T16:18:00Z"/>
              </w:rPr>
            </w:pPr>
            <w:ins w:id="17073" w:author="Thomas Dietz" w:date="2012-08-08T16:18:00Z">
              <w:r>
                <w:t xml:space="preserve">            assigned to all packets sent on the tunnel</w:t>
              </w:r>
            </w:ins>
          </w:p>
          <w:p w14:paraId="27C78CAA" w14:textId="77777777" w:rsidR="00D708FE" w:rsidRDefault="00D708FE" w:rsidP="00D708FE">
            <w:pPr>
              <w:pStyle w:val="XML1"/>
              <w:rPr>
                <w:ins w:id="17074" w:author="Thomas Dietz" w:date="2012-08-08T16:18:00Z"/>
              </w:rPr>
            </w:pPr>
            <w:ins w:id="17075" w:author="Thomas Dietz" w:date="2012-08-08T16:18:00Z">
              <w:r>
                <w:t xml:space="preserve">          &lt;/xs:documentation&gt;</w:t>
              </w:r>
            </w:ins>
          </w:p>
          <w:p w14:paraId="2D6C0D48" w14:textId="77777777" w:rsidR="00D708FE" w:rsidRDefault="00D708FE" w:rsidP="00D708FE">
            <w:pPr>
              <w:pStyle w:val="XML1"/>
              <w:rPr>
                <w:ins w:id="17076" w:author="Thomas Dietz" w:date="2012-08-08T16:18:00Z"/>
              </w:rPr>
            </w:pPr>
            <w:ins w:id="17077" w:author="Thomas Dietz" w:date="2012-08-08T16:18:00Z">
              <w:r>
                <w:t xml:space="preserve">        &lt;/xs:annotation&gt;</w:t>
              </w:r>
            </w:ins>
          </w:p>
          <w:p w14:paraId="25464D7D" w14:textId="77777777" w:rsidR="00D708FE" w:rsidRDefault="00D708FE" w:rsidP="00D708FE">
            <w:pPr>
              <w:pStyle w:val="XML1"/>
              <w:rPr>
                <w:ins w:id="17078" w:author="Thomas Dietz" w:date="2012-08-08T16:18:00Z"/>
              </w:rPr>
            </w:pPr>
            <w:ins w:id="17079" w:author="Thomas Dietz" w:date="2012-08-08T16:18:00Z">
              <w:r>
                <w:t xml:space="preserve">      &lt;/xs:element&gt;</w:t>
              </w:r>
            </w:ins>
          </w:p>
          <w:p w14:paraId="15176F15" w14:textId="77777777" w:rsidR="00D708FE" w:rsidRDefault="00D708FE" w:rsidP="00D708FE">
            <w:pPr>
              <w:pStyle w:val="XML1"/>
              <w:rPr>
                <w:ins w:id="17080" w:author="Thomas Dietz" w:date="2012-08-08T16:18:00Z"/>
              </w:rPr>
            </w:pPr>
            <w:ins w:id="17081" w:author="Thomas Dietz" w:date="2012-08-08T16:18:00Z">
              <w:r>
                <w:t xml:space="preserve">      &lt;xs:element name="tni-resv"  type="xs:unsignedInt"&gt;</w:t>
              </w:r>
            </w:ins>
          </w:p>
          <w:p w14:paraId="3F0D34B9" w14:textId="77777777" w:rsidR="00D708FE" w:rsidRDefault="00D708FE" w:rsidP="00D708FE">
            <w:pPr>
              <w:pStyle w:val="XML1"/>
              <w:rPr>
                <w:ins w:id="17082" w:author="Thomas Dietz" w:date="2012-08-08T16:18:00Z"/>
              </w:rPr>
            </w:pPr>
            <w:ins w:id="17083" w:author="Thomas Dietz" w:date="2012-08-08T16:18:00Z">
              <w:r>
                <w:t xml:space="preserve">        &lt;xs:annotation&gt;</w:t>
              </w:r>
            </w:ins>
          </w:p>
          <w:p w14:paraId="78AC6A9B" w14:textId="77777777" w:rsidR="00D708FE" w:rsidRDefault="00D708FE" w:rsidP="00D708FE">
            <w:pPr>
              <w:pStyle w:val="XML1"/>
              <w:rPr>
                <w:ins w:id="17084" w:author="Thomas Dietz" w:date="2012-08-08T16:18:00Z"/>
              </w:rPr>
            </w:pPr>
            <w:ins w:id="17085" w:author="Thomas Dietz" w:date="2012-08-08T16:18:00Z">
              <w:r>
                <w:t xml:space="preserve">          &lt;xs:documentation&gt;</w:t>
              </w:r>
            </w:ins>
          </w:p>
          <w:p w14:paraId="0982AE81" w14:textId="77777777" w:rsidR="00D708FE" w:rsidRDefault="00D708FE" w:rsidP="00D708FE">
            <w:pPr>
              <w:pStyle w:val="XML1"/>
              <w:rPr>
                <w:ins w:id="17086" w:author="Thomas Dietz" w:date="2012-08-08T16:18:00Z"/>
              </w:rPr>
            </w:pPr>
            <w:ins w:id="17087" w:author="Thomas Dietz" w:date="2012-08-08T16:18:00Z">
              <w:r>
                <w:t xml:space="preserve">            Used to set the reserved user-defined bits of</w:t>
              </w:r>
            </w:ins>
          </w:p>
          <w:p w14:paraId="756D3771" w14:textId="77777777" w:rsidR="00D708FE" w:rsidRDefault="00D708FE" w:rsidP="00D708FE">
            <w:pPr>
              <w:pStyle w:val="XML1"/>
              <w:rPr>
                <w:ins w:id="17088" w:author="Thomas Dietz" w:date="2012-08-08T16:18:00Z"/>
              </w:rPr>
            </w:pPr>
            <w:ins w:id="17089" w:author="Thomas Dietz" w:date="2012-08-08T16:18:00Z">
              <w:r>
                <w:t xml:space="preserve">            the GRE key field</w:t>
              </w:r>
            </w:ins>
          </w:p>
          <w:p w14:paraId="79F4ED2C" w14:textId="77777777" w:rsidR="00D708FE" w:rsidRDefault="00D708FE" w:rsidP="00D708FE">
            <w:pPr>
              <w:pStyle w:val="XML1"/>
              <w:rPr>
                <w:ins w:id="17090" w:author="Thomas Dietz" w:date="2012-08-08T16:18:00Z"/>
              </w:rPr>
            </w:pPr>
            <w:ins w:id="17091" w:author="Thomas Dietz" w:date="2012-08-08T16:18:00Z">
              <w:r>
                <w:t xml:space="preserve">          &lt;/xs:documentation&gt;</w:t>
              </w:r>
            </w:ins>
          </w:p>
          <w:p w14:paraId="443BAC3E" w14:textId="77777777" w:rsidR="00D708FE" w:rsidRDefault="00D708FE" w:rsidP="00D708FE">
            <w:pPr>
              <w:pStyle w:val="XML1"/>
              <w:rPr>
                <w:ins w:id="17092" w:author="Thomas Dietz" w:date="2012-08-08T16:18:00Z"/>
              </w:rPr>
            </w:pPr>
            <w:ins w:id="17093" w:author="Thomas Dietz" w:date="2012-08-08T16:18:00Z">
              <w:r>
                <w:t xml:space="preserve">        &lt;/xs:annotation&gt;</w:t>
              </w:r>
            </w:ins>
          </w:p>
          <w:p w14:paraId="404B98B8" w14:textId="77777777" w:rsidR="00D708FE" w:rsidRDefault="00D708FE" w:rsidP="00D708FE">
            <w:pPr>
              <w:pStyle w:val="XML1"/>
              <w:rPr>
                <w:ins w:id="17094" w:author="Thomas Dietz" w:date="2012-08-08T16:18:00Z"/>
              </w:rPr>
            </w:pPr>
            <w:ins w:id="17095" w:author="Thomas Dietz" w:date="2012-08-08T16:18:00Z">
              <w:r>
                <w:t xml:space="preserve">      &lt;/xs:element&gt;</w:t>
              </w:r>
            </w:ins>
          </w:p>
          <w:p w14:paraId="2F2EAEA6" w14:textId="77777777" w:rsidR="00D708FE" w:rsidRDefault="00D708FE" w:rsidP="00D708FE">
            <w:pPr>
              <w:pStyle w:val="XML1"/>
              <w:rPr>
                <w:ins w:id="17096" w:author="Thomas Dietz" w:date="2012-08-08T16:18:00Z"/>
              </w:rPr>
            </w:pPr>
            <w:ins w:id="17097" w:author="Thomas Dietz" w:date="2012-08-08T16:18:00Z">
              <w:r>
                <w:t xml:space="preserve">      &lt;xs:element name="tni-multicast-group"  type="inet:ip-address"&gt;</w:t>
              </w:r>
            </w:ins>
          </w:p>
          <w:p w14:paraId="2CEEEE0C" w14:textId="77777777" w:rsidR="00D708FE" w:rsidRDefault="00D708FE" w:rsidP="00D708FE">
            <w:pPr>
              <w:pStyle w:val="XML1"/>
              <w:rPr>
                <w:ins w:id="17098" w:author="Thomas Dietz" w:date="2012-08-08T16:18:00Z"/>
              </w:rPr>
            </w:pPr>
            <w:ins w:id="17099" w:author="Thomas Dietz" w:date="2012-08-08T16:18:00Z">
              <w:r>
                <w:t xml:space="preserve">        &lt;xs:annotation&gt;</w:t>
              </w:r>
            </w:ins>
          </w:p>
          <w:p w14:paraId="652F10BC" w14:textId="77777777" w:rsidR="00D708FE" w:rsidRDefault="00D708FE" w:rsidP="00D708FE">
            <w:pPr>
              <w:pStyle w:val="XML1"/>
              <w:rPr>
                <w:ins w:id="17100" w:author="Thomas Dietz" w:date="2012-08-08T16:18:00Z"/>
              </w:rPr>
            </w:pPr>
            <w:ins w:id="17101" w:author="Thomas Dietz" w:date="2012-08-08T16:18:00Z">
              <w:r>
                <w:t xml:space="preserve">          &lt;xs:documentation&gt;</w:t>
              </w:r>
            </w:ins>
          </w:p>
          <w:p w14:paraId="59A1D5FC" w14:textId="77777777" w:rsidR="00D708FE" w:rsidRDefault="00D708FE" w:rsidP="00D708FE">
            <w:pPr>
              <w:pStyle w:val="XML1"/>
              <w:rPr>
                <w:ins w:id="17102" w:author="Thomas Dietz" w:date="2012-08-08T16:18:00Z"/>
              </w:rPr>
            </w:pPr>
            <w:ins w:id="17103" w:author="Thomas Dietz" w:date="2012-08-08T16:18:00Z">
              <w:r>
                <w:t xml:space="preserve">            If IP multicast is used to support broadcast</w:t>
              </w:r>
            </w:ins>
          </w:p>
          <w:p w14:paraId="309B0EA6" w14:textId="77777777" w:rsidR="00D708FE" w:rsidRDefault="00D708FE" w:rsidP="00D708FE">
            <w:pPr>
              <w:pStyle w:val="XML1"/>
              <w:rPr>
                <w:ins w:id="17104" w:author="Thomas Dietz" w:date="2012-08-08T16:18:00Z"/>
              </w:rPr>
            </w:pPr>
            <w:ins w:id="17105" w:author="Thomas Dietz" w:date="2012-08-08T16:18:00Z">
              <w:r>
                <w:t xml:space="preserve">            on the tunnel this element specifies the corresponding </w:t>
              </w:r>
            </w:ins>
          </w:p>
          <w:p w14:paraId="478DB193" w14:textId="77777777" w:rsidR="00D708FE" w:rsidRDefault="00D708FE" w:rsidP="00D708FE">
            <w:pPr>
              <w:pStyle w:val="XML1"/>
              <w:rPr>
                <w:ins w:id="17106" w:author="Thomas Dietz" w:date="2012-08-08T16:18:00Z"/>
              </w:rPr>
            </w:pPr>
            <w:ins w:id="17107" w:author="Thomas Dietz" w:date="2012-08-08T16:18:00Z">
              <w:r>
                <w:t xml:space="preserve">            multicast IP address</w:t>
              </w:r>
            </w:ins>
          </w:p>
          <w:p w14:paraId="21E221E1" w14:textId="77777777" w:rsidR="00D708FE" w:rsidRDefault="00D708FE" w:rsidP="00D708FE">
            <w:pPr>
              <w:pStyle w:val="XML1"/>
              <w:rPr>
                <w:ins w:id="17108" w:author="Thomas Dietz" w:date="2012-08-08T16:18:00Z"/>
              </w:rPr>
            </w:pPr>
            <w:ins w:id="17109" w:author="Thomas Dietz" w:date="2012-08-08T16:18:00Z">
              <w:r>
                <w:t xml:space="preserve">          &lt;/xs:documentation&gt;</w:t>
              </w:r>
            </w:ins>
          </w:p>
          <w:p w14:paraId="7B3A8788" w14:textId="77777777" w:rsidR="00D708FE" w:rsidRDefault="00D708FE" w:rsidP="00D708FE">
            <w:pPr>
              <w:pStyle w:val="XML1"/>
              <w:rPr>
                <w:ins w:id="17110" w:author="Thomas Dietz" w:date="2012-08-08T16:18:00Z"/>
              </w:rPr>
            </w:pPr>
            <w:ins w:id="17111" w:author="Thomas Dietz" w:date="2012-08-08T16:18:00Z">
              <w:r>
                <w:t xml:space="preserve">        &lt;/xs:annotation&gt;</w:t>
              </w:r>
            </w:ins>
          </w:p>
          <w:p w14:paraId="0F6E6199" w14:textId="77777777" w:rsidR="00D708FE" w:rsidRDefault="00D708FE" w:rsidP="00D708FE">
            <w:pPr>
              <w:pStyle w:val="XML1"/>
              <w:rPr>
                <w:ins w:id="17112" w:author="Thomas Dietz" w:date="2012-08-08T16:18:00Z"/>
              </w:rPr>
            </w:pPr>
            <w:ins w:id="17113" w:author="Thomas Dietz" w:date="2012-08-08T16:18:00Z">
              <w:r>
                <w:t xml:space="preserve">      &lt;/xs:element&gt;</w:t>
              </w:r>
            </w:ins>
          </w:p>
          <w:p w14:paraId="18A2E15B" w14:textId="77777777" w:rsidR="00D708FE" w:rsidRDefault="00D708FE" w:rsidP="00D708FE">
            <w:pPr>
              <w:pStyle w:val="XML1"/>
              <w:rPr>
                <w:ins w:id="17114" w:author="Thomas Dietz" w:date="2012-08-08T16:18:00Z"/>
              </w:rPr>
            </w:pPr>
            <w:ins w:id="17115" w:author="Thomas Dietz" w:date="2012-08-08T16:18:00Z">
              <w:r>
                <w:t xml:space="preserve">    &lt;/xs:sequence&gt;</w:t>
              </w:r>
            </w:ins>
          </w:p>
          <w:p w14:paraId="3BAC316E" w14:textId="77777777" w:rsidR="00D708FE" w:rsidRDefault="00D708FE" w:rsidP="00D708FE">
            <w:pPr>
              <w:pStyle w:val="XML1"/>
              <w:rPr>
                <w:ins w:id="17116" w:author="Thomas Dietz" w:date="2012-08-08T16:18:00Z"/>
              </w:rPr>
            </w:pPr>
            <w:ins w:id="17117" w:author="Thomas Dietz" w:date="2012-08-08T16:18:00Z">
              <w:r>
                <w:t xml:space="preserve">  &lt;/xs:group&gt;</w:t>
              </w:r>
            </w:ins>
          </w:p>
          <w:p w14:paraId="57F12CD7" w14:textId="77777777" w:rsidR="00D708FE" w:rsidRDefault="00D708FE" w:rsidP="00D708FE">
            <w:pPr>
              <w:pStyle w:val="XML1"/>
              <w:rPr>
                <w:ins w:id="17118" w:author="Thomas Dietz" w:date="2012-08-08T16:18:00Z"/>
              </w:rPr>
            </w:pPr>
          </w:p>
          <w:p w14:paraId="5A5212D0" w14:textId="77777777" w:rsidR="00D708FE" w:rsidRDefault="00D708FE" w:rsidP="00D708FE">
            <w:pPr>
              <w:pStyle w:val="XML1"/>
              <w:rPr>
                <w:ins w:id="17119" w:author="Thomas Dietz" w:date="2012-08-08T16:18:00Z"/>
              </w:rPr>
            </w:pPr>
            <w:ins w:id="17120" w:author="Thomas Dietz" w:date="2012-08-08T16:18:00Z">
              <w:r>
                <w:t xml:space="preserve">  &lt;xs:group name="OFQueueType"&gt;</w:t>
              </w:r>
            </w:ins>
          </w:p>
          <w:p w14:paraId="19A8A62F" w14:textId="77777777" w:rsidR="00D708FE" w:rsidRDefault="00D708FE" w:rsidP="00D708FE">
            <w:pPr>
              <w:pStyle w:val="XML1"/>
              <w:rPr>
                <w:ins w:id="17121" w:author="Thomas Dietz" w:date="2012-08-08T16:18:00Z"/>
              </w:rPr>
            </w:pPr>
            <w:ins w:id="17122" w:author="Thomas Dietz" w:date="2012-08-08T16:18:00Z">
              <w:r>
                <w:t xml:space="preserve">    &lt;xs:annotation&gt;</w:t>
              </w:r>
            </w:ins>
          </w:p>
          <w:p w14:paraId="75FC0CC6" w14:textId="77777777" w:rsidR="00D708FE" w:rsidRDefault="00D708FE" w:rsidP="00D708FE">
            <w:pPr>
              <w:pStyle w:val="XML1"/>
              <w:rPr>
                <w:ins w:id="17123" w:author="Thomas Dietz" w:date="2012-08-08T16:18:00Z"/>
              </w:rPr>
            </w:pPr>
            <w:ins w:id="17124" w:author="Thomas Dietz" w:date="2012-08-08T16:18:00Z">
              <w:r>
                <w:t xml:space="preserve">      &lt;xs:documentation&gt;</w:t>
              </w:r>
            </w:ins>
          </w:p>
          <w:p w14:paraId="6182EE81" w14:textId="77777777" w:rsidR="00D708FE" w:rsidRDefault="00D708FE" w:rsidP="00D708FE">
            <w:pPr>
              <w:pStyle w:val="XML1"/>
              <w:rPr>
                <w:ins w:id="17125" w:author="Thomas Dietz" w:date="2012-08-08T16:18:00Z"/>
              </w:rPr>
            </w:pPr>
            <w:ins w:id="17126" w:author="Thomas Dietz" w:date="2012-08-08T16:18:00Z">
              <w:r>
                <w:t xml:space="preserve">        This grouping specifies all properties of a queue</w:t>
              </w:r>
            </w:ins>
          </w:p>
          <w:p w14:paraId="7704BE53" w14:textId="77777777" w:rsidR="00D708FE" w:rsidRDefault="00D708FE" w:rsidP="00D708FE">
            <w:pPr>
              <w:pStyle w:val="XML1"/>
              <w:rPr>
                <w:ins w:id="17127" w:author="Thomas Dietz" w:date="2012-08-08T16:18:00Z"/>
              </w:rPr>
            </w:pPr>
            <w:ins w:id="17128" w:author="Thomas Dietz" w:date="2012-08-08T16:18:00Z">
              <w:r>
                <w:t xml:space="preserve">        resource.</w:t>
              </w:r>
            </w:ins>
          </w:p>
          <w:p w14:paraId="0C0672D6" w14:textId="77777777" w:rsidR="00D708FE" w:rsidRDefault="00D708FE" w:rsidP="00D708FE">
            <w:pPr>
              <w:pStyle w:val="XML1"/>
              <w:rPr>
                <w:ins w:id="17129" w:author="Thomas Dietz" w:date="2012-08-08T16:18:00Z"/>
              </w:rPr>
            </w:pPr>
          </w:p>
          <w:p w14:paraId="6E7038CE" w14:textId="77777777" w:rsidR="00D708FE" w:rsidRDefault="00D708FE" w:rsidP="00D708FE">
            <w:pPr>
              <w:pStyle w:val="XML1"/>
              <w:rPr>
                <w:ins w:id="17130" w:author="Thomas Dietz" w:date="2012-08-08T16:18:00Z"/>
              </w:rPr>
            </w:pPr>
            <w:ins w:id="17131" w:author="Thomas Dietz" w:date="2012-08-08T16:18:00Z">
              <w:r>
                <w:t xml:space="preserve">        NETCONF &amp;lt;edit-config&amp;gt; operations MUST be implemented as </w:t>
              </w:r>
            </w:ins>
          </w:p>
          <w:p w14:paraId="62403876" w14:textId="77777777" w:rsidR="00D708FE" w:rsidRDefault="00D708FE" w:rsidP="00D708FE">
            <w:pPr>
              <w:pStyle w:val="XML1"/>
              <w:rPr>
                <w:ins w:id="17132" w:author="Thomas Dietz" w:date="2012-08-08T16:18:00Z"/>
              </w:rPr>
            </w:pPr>
            <w:ins w:id="17133" w:author="Thomas Dietz" w:date="2012-08-08T16:18:00Z">
              <w:r>
                <w:t xml:space="preserve">        follows: </w:t>
              </w:r>
            </w:ins>
          </w:p>
          <w:p w14:paraId="54C2E9D9" w14:textId="77777777" w:rsidR="00D708FE" w:rsidRDefault="00D708FE" w:rsidP="00D708FE">
            <w:pPr>
              <w:pStyle w:val="XML1"/>
              <w:rPr>
                <w:ins w:id="17134" w:author="Thomas Dietz" w:date="2012-08-08T16:18:00Z"/>
              </w:rPr>
            </w:pPr>
          </w:p>
          <w:p w14:paraId="549201A6" w14:textId="77777777" w:rsidR="00D708FE" w:rsidRDefault="00D708FE" w:rsidP="00D708FE">
            <w:pPr>
              <w:pStyle w:val="XML1"/>
              <w:rPr>
                <w:ins w:id="17135" w:author="Thomas Dietz" w:date="2012-08-08T16:18:00Z"/>
              </w:rPr>
            </w:pPr>
            <w:ins w:id="17136" w:author="Thomas Dietz" w:date="2012-08-08T16:18:00Z">
              <w:r>
                <w:t xml:space="preserve">        * The 'resource-id' element of OFResoureType MUST be present</w:t>
              </w:r>
            </w:ins>
          </w:p>
          <w:p w14:paraId="005612A7" w14:textId="77777777" w:rsidR="00D708FE" w:rsidRDefault="00D708FE" w:rsidP="00D708FE">
            <w:pPr>
              <w:pStyle w:val="XML1"/>
              <w:rPr>
                <w:ins w:id="17137" w:author="Thomas Dietz" w:date="2012-08-08T16:18:00Z"/>
              </w:rPr>
            </w:pPr>
            <w:ins w:id="17138" w:author="Thomas Dietz" w:date="2012-08-08T16:18:00Z">
              <w:r>
                <w:t xml:space="preserve">        at all &amp;lt;edit-config&amp;gt; operations to identify the port.</w:t>
              </w:r>
            </w:ins>
          </w:p>
          <w:p w14:paraId="01163FE1" w14:textId="77777777" w:rsidR="00D708FE" w:rsidRDefault="00D708FE" w:rsidP="00D708FE">
            <w:pPr>
              <w:pStyle w:val="XML1"/>
              <w:rPr>
                <w:ins w:id="17139" w:author="Thomas Dietz" w:date="2012-08-08T16:18:00Z"/>
              </w:rPr>
            </w:pPr>
            <w:ins w:id="17140" w:author="Thomas Dietz" w:date="2012-08-08T16:18:00Z">
              <w:r>
                <w:t xml:space="preserve">        * If the operation is 'merge' or 'replace', the element is</w:t>
              </w:r>
            </w:ins>
          </w:p>
          <w:p w14:paraId="4D9D387C" w14:textId="77777777" w:rsidR="00D708FE" w:rsidRDefault="00D708FE" w:rsidP="00D708FE">
            <w:pPr>
              <w:pStyle w:val="XML1"/>
              <w:rPr>
                <w:ins w:id="17141" w:author="Thomas Dietz" w:date="2012-08-08T16:18:00Z"/>
              </w:rPr>
            </w:pPr>
            <w:ins w:id="17142" w:author="Thomas Dietz" w:date="2012-08-08T16:18:00Z">
              <w:r>
                <w:t xml:space="preserve">        created if it does not exist, and its value is set to the</w:t>
              </w:r>
            </w:ins>
          </w:p>
          <w:p w14:paraId="238CD988" w14:textId="77777777" w:rsidR="00D708FE" w:rsidRDefault="00D708FE" w:rsidP="00D708FE">
            <w:pPr>
              <w:pStyle w:val="XML1"/>
              <w:rPr>
                <w:ins w:id="17143" w:author="Thomas Dietz" w:date="2012-08-08T16:18:00Z"/>
              </w:rPr>
            </w:pPr>
            <w:ins w:id="17144" w:author="Thomas Dietz" w:date="2012-08-08T16:18:00Z">
              <w:r>
                <w:t xml:space="preserve">        value found in the XML RPC data.</w:t>
              </w:r>
            </w:ins>
          </w:p>
          <w:p w14:paraId="6D820574" w14:textId="77777777" w:rsidR="00D708FE" w:rsidRDefault="00D708FE" w:rsidP="00D708FE">
            <w:pPr>
              <w:pStyle w:val="XML1"/>
              <w:rPr>
                <w:ins w:id="17145" w:author="Thomas Dietz" w:date="2012-08-08T16:18:00Z"/>
              </w:rPr>
            </w:pPr>
            <w:ins w:id="17146" w:author="Thomas Dietz" w:date="2012-08-08T16:18:00Z">
              <w:r>
                <w:t xml:space="preserve">        * If the operation is 'create', the element is created if it</w:t>
              </w:r>
            </w:ins>
          </w:p>
          <w:p w14:paraId="3018252F" w14:textId="77777777" w:rsidR="00D708FE" w:rsidRDefault="00D708FE" w:rsidP="00D708FE">
            <w:pPr>
              <w:pStyle w:val="XML1"/>
              <w:rPr>
                <w:ins w:id="17147" w:author="Thomas Dietz" w:date="2012-08-08T16:18:00Z"/>
              </w:rPr>
            </w:pPr>
            <w:ins w:id="17148" w:author="Thomas Dietz" w:date="2012-08-08T16:18:00Z">
              <w:r>
                <w:t xml:space="preserve">        does not exist. If the element already exists, a</w:t>
              </w:r>
            </w:ins>
          </w:p>
          <w:p w14:paraId="29574116" w14:textId="77777777" w:rsidR="00D708FE" w:rsidRDefault="00D708FE" w:rsidP="00D708FE">
            <w:pPr>
              <w:pStyle w:val="XML1"/>
              <w:rPr>
                <w:ins w:id="17149" w:author="Thomas Dietz" w:date="2012-08-08T16:18:00Z"/>
              </w:rPr>
            </w:pPr>
            <w:ins w:id="17150"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17151" w:author="Thomas Dietz" w:date="2012-08-08T16:18:00Z"/>
              </w:rPr>
            </w:pPr>
            <w:ins w:id="17152" w:author="Thomas Dietz" w:date="2012-08-08T16:18:00Z">
              <w:r>
                <w:lastRenderedPageBreak/>
                <w:t xml:space="preserve">        * If the operation is 'delete', the element is deleted if it</w:t>
              </w:r>
            </w:ins>
          </w:p>
          <w:p w14:paraId="30F3C5FF" w14:textId="77777777" w:rsidR="00D708FE" w:rsidRDefault="00D708FE" w:rsidP="00D708FE">
            <w:pPr>
              <w:pStyle w:val="XML1"/>
              <w:rPr>
                <w:ins w:id="17153" w:author="Thomas Dietz" w:date="2012-08-08T16:18:00Z"/>
              </w:rPr>
            </w:pPr>
            <w:ins w:id="17154" w:author="Thomas Dietz" w:date="2012-08-08T16:18:00Z">
              <w:r>
                <w:t xml:space="preserve">        exists.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17155" w:author="Thomas Dietz" w:date="2012-08-08T16:18:00Z"/>
              </w:rPr>
            </w:pPr>
            <w:ins w:id="17156" w:author="Thomas Dietz" w:date="2012-08-08T16:18:00Z">
              <w:r>
                <w:t xml:space="preserve">        error is returned.</w:t>
              </w:r>
            </w:ins>
          </w:p>
          <w:p w14:paraId="73C8B827" w14:textId="77777777" w:rsidR="00D708FE" w:rsidRDefault="00D708FE" w:rsidP="00D708FE">
            <w:pPr>
              <w:pStyle w:val="XML1"/>
              <w:rPr>
                <w:ins w:id="17157" w:author="Thomas Dietz" w:date="2012-08-08T16:18:00Z"/>
              </w:rPr>
            </w:pPr>
            <w:ins w:id="17158" w:author="Thomas Dietz" w:date="2012-08-08T16:18:00Z">
              <w:r>
                <w:t xml:space="preserve">      &lt;/xs:documentation&gt;</w:t>
              </w:r>
            </w:ins>
          </w:p>
          <w:p w14:paraId="764DAEA5" w14:textId="77777777" w:rsidR="00D708FE" w:rsidRDefault="00D708FE" w:rsidP="00D708FE">
            <w:pPr>
              <w:pStyle w:val="XML1"/>
              <w:rPr>
                <w:ins w:id="17159" w:author="Thomas Dietz" w:date="2012-08-08T16:18:00Z"/>
              </w:rPr>
            </w:pPr>
            <w:ins w:id="17160" w:author="Thomas Dietz" w:date="2012-08-08T16:18:00Z">
              <w:r>
                <w:t xml:space="preserve">    &lt;/xs:annotation&gt;</w:t>
              </w:r>
            </w:ins>
          </w:p>
          <w:p w14:paraId="1D31E129" w14:textId="77777777" w:rsidR="00D708FE" w:rsidRDefault="00D708FE" w:rsidP="00D708FE">
            <w:pPr>
              <w:pStyle w:val="XML1"/>
              <w:rPr>
                <w:ins w:id="17161" w:author="Thomas Dietz" w:date="2012-08-08T16:18:00Z"/>
              </w:rPr>
            </w:pPr>
          </w:p>
          <w:p w14:paraId="1D97A70E" w14:textId="77777777" w:rsidR="00D708FE" w:rsidRDefault="00D708FE" w:rsidP="00D708FE">
            <w:pPr>
              <w:pStyle w:val="XML1"/>
              <w:rPr>
                <w:ins w:id="17162" w:author="Thomas Dietz" w:date="2012-08-08T16:18:00Z"/>
              </w:rPr>
            </w:pPr>
            <w:ins w:id="17163" w:author="Thomas Dietz" w:date="2012-08-08T16:18:00Z">
              <w:r>
                <w:t xml:space="preserve">    &lt;xs:sequence&gt;</w:t>
              </w:r>
            </w:ins>
          </w:p>
          <w:p w14:paraId="5DF090A9" w14:textId="77777777" w:rsidR="00D708FE" w:rsidRDefault="00D708FE" w:rsidP="00D708FE">
            <w:pPr>
              <w:pStyle w:val="XML1"/>
              <w:rPr>
                <w:ins w:id="17164" w:author="Thomas Dietz" w:date="2012-08-08T16:18:00Z"/>
              </w:rPr>
            </w:pPr>
            <w:ins w:id="17165" w:author="Thomas Dietz" w:date="2012-08-08T16:18:00Z">
              <w:r>
                <w:t xml:space="preserve">      &lt;xs:group ref="OFResourceType"/&gt;</w:t>
              </w:r>
            </w:ins>
          </w:p>
          <w:p w14:paraId="70EA95A8" w14:textId="77777777" w:rsidR="00D708FE" w:rsidRDefault="00D708FE" w:rsidP="00D708FE">
            <w:pPr>
              <w:pStyle w:val="XML1"/>
              <w:rPr>
                <w:ins w:id="17166" w:author="Thomas Dietz" w:date="2012-08-08T16:18:00Z"/>
              </w:rPr>
            </w:pPr>
            <w:ins w:id="17167" w:author="Thomas Dietz" w:date="2012-08-08T16:18:00Z">
              <w:r>
                <w:t xml:space="preserve">      &lt;xs:element name="id"  type="xs:unsignedLong"&gt;</w:t>
              </w:r>
            </w:ins>
          </w:p>
          <w:p w14:paraId="727C4E4E" w14:textId="77777777" w:rsidR="00D708FE" w:rsidRDefault="00D708FE" w:rsidP="00D708FE">
            <w:pPr>
              <w:pStyle w:val="XML1"/>
              <w:rPr>
                <w:ins w:id="17168" w:author="Thomas Dietz" w:date="2012-08-08T16:18:00Z"/>
              </w:rPr>
            </w:pPr>
            <w:ins w:id="17169" w:author="Thomas Dietz" w:date="2012-08-08T16:18:00Z">
              <w:r>
                <w:t xml:space="preserve">        &lt;xs:annotation&gt;</w:t>
              </w:r>
            </w:ins>
          </w:p>
          <w:p w14:paraId="25D50557" w14:textId="77777777" w:rsidR="00D708FE" w:rsidRDefault="00D708FE" w:rsidP="00D708FE">
            <w:pPr>
              <w:pStyle w:val="XML1"/>
              <w:rPr>
                <w:ins w:id="17170" w:author="Thomas Dietz" w:date="2012-08-08T16:18:00Z"/>
              </w:rPr>
            </w:pPr>
            <w:ins w:id="17171" w:author="Thomas Dietz" w:date="2012-08-08T16:18:00Z">
              <w:r>
                <w:t xml:space="preserve">          &lt;xs:documentation&gt;</w:t>
              </w:r>
            </w:ins>
          </w:p>
          <w:p w14:paraId="783AAFF2" w14:textId="77777777" w:rsidR="00D708FE" w:rsidRDefault="00D708FE" w:rsidP="00D708FE">
            <w:pPr>
              <w:pStyle w:val="XML1"/>
              <w:rPr>
                <w:ins w:id="17172" w:author="Thomas Dietz" w:date="2012-08-08T16:18:00Z"/>
              </w:rPr>
            </w:pPr>
            <w:ins w:id="17173" w:author="Thomas Dietz" w:date="2012-08-08T16:18:00Z">
              <w:r>
                <w:t xml:space="preserve">            This id identifies the OpenFlow Queue to </w:t>
              </w:r>
            </w:ins>
          </w:p>
          <w:p w14:paraId="7E7CD2D8" w14:textId="77777777" w:rsidR="00D708FE" w:rsidRDefault="00D708FE" w:rsidP="00D708FE">
            <w:pPr>
              <w:pStyle w:val="XML1"/>
              <w:rPr>
                <w:ins w:id="17174" w:author="Thomas Dietz" w:date="2012-08-08T16:18:00Z"/>
              </w:rPr>
            </w:pPr>
            <w:ins w:id="17175" w:author="Thomas Dietz" w:date="2012-08-08T16:18:00Z">
              <w:r>
                <w:t xml:space="preserve">            OpenFlow Controllers. It is assigned to an OpenFlow Queue </w:t>
              </w:r>
            </w:ins>
          </w:p>
          <w:p w14:paraId="15B192F2" w14:textId="77777777" w:rsidR="00D708FE" w:rsidRDefault="00D708FE" w:rsidP="00D708FE">
            <w:pPr>
              <w:pStyle w:val="XML1"/>
              <w:rPr>
                <w:ins w:id="17176" w:author="Thomas Dietz" w:date="2012-08-08T16:18:00Z"/>
              </w:rPr>
            </w:pPr>
            <w:ins w:id="17177" w:author="Thomas Dietz" w:date="2012-08-08T16:18:00Z">
              <w:r>
                <w:t xml:space="preserve">            latest when the OpenFlow Queue is associated with and</w:t>
              </w:r>
            </w:ins>
          </w:p>
          <w:p w14:paraId="585F05BC" w14:textId="77777777" w:rsidR="00D708FE" w:rsidRDefault="00D708FE" w:rsidP="00D708FE">
            <w:pPr>
              <w:pStyle w:val="XML1"/>
              <w:rPr>
                <w:ins w:id="17178" w:author="Thomas Dietz" w:date="2012-08-08T16:18:00Z"/>
              </w:rPr>
            </w:pPr>
            <w:ins w:id="17179" w:author="Thomas Dietz" w:date="2012-08-08T16:18:00Z">
              <w:r>
                <w:t xml:space="preserve">            OpenFlow Logical Switch.  If the OpenFlow Queue is</w:t>
              </w:r>
            </w:ins>
          </w:p>
          <w:p w14:paraId="506BE380" w14:textId="77777777" w:rsidR="00D708FE" w:rsidRDefault="00D708FE" w:rsidP="00D708FE">
            <w:pPr>
              <w:pStyle w:val="XML1"/>
              <w:rPr>
                <w:ins w:id="17180" w:author="Thomas Dietz" w:date="2012-08-08T16:18:00Z"/>
              </w:rPr>
            </w:pPr>
            <w:ins w:id="17181" w:author="Thomas Dietz" w:date="2012-08-08T16:18:00Z">
              <w:r>
                <w:t xml:space="preserve">            associated with an OpenFlow Logical Switch, this element</w:t>
              </w:r>
            </w:ins>
          </w:p>
          <w:p w14:paraId="5603760C" w14:textId="77777777" w:rsidR="00D708FE" w:rsidRDefault="00D708FE" w:rsidP="00D708FE">
            <w:pPr>
              <w:pStyle w:val="XML1"/>
              <w:rPr>
                <w:ins w:id="17182" w:author="Thomas Dietz" w:date="2012-08-08T16:18:00Z"/>
              </w:rPr>
            </w:pPr>
            <w:ins w:id="17183" w:author="Thomas Dietz" w:date="2012-08-08T16:18:00Z">
              <w:r>
                <w:t xml:space="preserve">            MUST be unique within the context of the OpenFlow Logical</w:t>
              </w:r>
            </w:ins>
          </w:p>
          <w:p w14:paraId="5DD48E50" w14:textId="77777777" w:rsidR="00D708FE" w:rsidRDefault="00D708FE" w:rsidP="00D708FE">
            <w:pPr>
              <w:pStyle w:val="XML1"/>
              <w:rPr>
                <w:ins w:id="17184" w:author="Thomas Dietz" w:date="2012-08-08T16:18:00Z"/>
              </w:rPr>
            </w:pPr>
            <w:ins w:id="17185" w:author="Thomas Dietz" w:date="2012-08-08T16:18:00Z">
              <w:r>
                <w:t xml:space="preserve">            Switch.  </w:t>
              </w:r>
            </w:ins>
          </w:p>
          <w:p w14:paraId="3E6478BE" w14:textId="77777777" w:rsidR="00D708FE" w:rsidRDefault="00D708FE" w:rsidP="00D708FE">
            <w:pPr>
              <w:pStyle w:val="XML1"/>
              <w:rPr>
                <w:ins w:id="17186" w:author="Thomas Dietz" w:date="2012-08-08T16:18:00Z"/>
              </w:rPr>
            </w:pPr>
            <w:ins w:id="17187" w:author="Thomas Dietz" w:date="2012-08-08T16:18:00Z">
              <w:r>
                <w:t xml:space="preserve">                  </w:t>
              </w:r>
            </w:ins>
          </w:p>
          <w:p w14:paraId="2F78D728" w14:textId="77777777" w:rsidR="00D708FE" w:rsidRDefault="00D708FE" w:rsidP="00D708FE">
            <w:pPr>
              <w:pStyle w:val="XML1"/>
              <w:rPr>
                <w:ins w:id="17188" w:author="Thomas Dietz" w:date="2012-08-08T16:18:00Z"/>
              </w:rPr>
            </w:pPr>
            <w:ins w:id="17189" w:author="Thomas Dietz" w:date="2012-08-08T16:18:00Z">
              <w:r>
                <w:t xml:space="preserve">            OpenFlow Capable Switch implementations may choose to</w:t>
              </w:r>
            </w:ins>
          </w:p>
          <w:p w14:paraId="49E2F3F8" w14:textId="77777777" w:rsidR="00D708FE" w:rsidRDefault="00D708FE" w:rsidP="00D708FE">
            <w:pPr>
              <w:pStyle w:val="XML1"/>
              <w:rPr>
                <w:ins w:id="17190" w:author="Thomas Dietz" w:date="2012-08-08T16:18:00Z"/>
              </w:rPr>
            </w:pPr>
            <w:ins w:id="17191" w:author="Thomas Dietz" w:date="2012-08-08T16:18:00Z">
              <w:r>
                <w:t xml:space="preserve">            assign values to OpenFlow Queues that are unique within the</w:t>
              </w:r>
            </w:ins>
          </w:p>
          <w:p w14:paraId="22B65427" w14:textId="77777777" w:rsidR="00D708FE" w:rsidRDefault="00D708FE" w:rsidP="00D708FE">
            <w:pPr>
              <w:pStyle w:val="XML1"/>
              <w:rPr>
                <w:ins w:id="17192" w:author="Thomas Dietz" w:date="2012-08-08T16:18:00Z"/>
              </w:rPr>
            </w:pPr>
            <w:ins w:id="17193" w:author="Thomas Dietz" w:date="2012-08-08T16:18:00Z">
              <w:r>
                <w:t xml:space="preserve">            context of the OpenFlow Logical Switch.  These id can be</w:t>
              </w:r>
            </w:ins>
          </w:p>
          <w:p w14:paraId="47C71497" w14:textId="77777777" w:rsidR="00D708FE" w:rsidRDefault="00D708FE" w:rsidP="00D708FE">
            <w:pPr>
              <w:pStyle w:val="XML1"/>
              <w:rPr>
                <w:ins w:id="17194" w:author="Thomas Dietz" w:date="2012-08-08T16:18:00Z"/>
              </w:rPr>
            </w:pPr>
            <w:ins w:id="17195" w:author="Thomas Dietz" w:date="2012-08-08T16:18:00Z">
              <w:r>
                <w:t xml:space="preserve">            used independent of assignments to OpenFlow Logical</w:t>
              </w:r>
            </w:ins>
          </w:p>
          <w:p w14:paraId="3B6DB614" w14:textId="77777777" w:rsidR="00D708FE" w:rsidRDefault="00D708FE" w:rsidP="00D708FE">
            <w:pPr>
              <w:pStyle w:val="XML1"/>
              <w:rPr>
                <w:ins w:id="17196" w:author="Thomas Dietz" w:date="2012-08-08T16:18:00Z"/>
              </w:rPr>
            </w:pPr>
            <w:ins w:id="17197" w:author="Thomas Dietz" w:date="2012-08-08T16:18:00Z">
              <w:r>
                <w:t xml:space="preserve">            Switches. </w:t>
              </w:r>
            </w:ins>
          </w:p>
          <w:p w14:paraId="7AEEF335" w14:textId="77777777" w:rsidR="00D708FE" w:rsidRDefault="00D708FE" w:rsidP="00D708FE">
            <w:pPr>
              <w:pStyle w:val="XML1"/>
              <w:rPr>
                <w:ins w:id="17198" w:author="Thomas Dietz" w:date="2012-08-08T16:18:00Z"/>
              </w:rPr>
            </w:pPr>
            <w:ins w:id="17199" w:author="Thomas Dietz" w:date="2012-08-08T16:18:00Z">
              <w:r>
                <w:t xml:space="preserve">                  </w:t>
              </w:r>
            </w:ins>
          </w:p>
          <w:p w14:paraId="3BF51F35" w14:textId="77777777" w:rsidR="00D708FE" w:rsidRDefault="00D708FE" w:rsidP="00D708FE">
            <w:pPr>
              <w:pStyle w:val="XML1"/>
              <w:rPr>
                <w:ins w:id="17200" w:author="Thomas Dietz" w:date="2012-08-08T16:18:00Z"/>
              </w:rPr>
            </w:pPr>
            <w:ins w:id="17201" w:author="Thomas Dietz" w:date="2012-08-08T16:18:00Z">
              <w:r>
                <w:t xml:space="preserve">            Other implementations may assign values to this element</w:t>
              </w:r>
            </w:ins>
          </w:p>
          <w:p w14:paraId="45BAFDC2" w14:textId="77777777" w:rsidR="00D708FE" w:rsidRDefault="00D708FE" w:rsidP="00D708FE">
            <w:pPr>
              <w:pStyle w:val="XML1"/>
              <w:rPr>
                <w:ins w:id="17202" w:author="Thomas Dietz" w:date="2012-08-08T16:18:00Z"/>
              </w:rPr>
            </w:pPr>
            <w:ins w:id="17203" w:author="Thomas Dietz" w:date="2012-08-08T16:18:00Z">
              <w:r>
                <w:t xml:space="preserve">            only if the OpenFlow Queue is assigned to an OpenFlow</w:t>
              </w:r>
            </w:ins>
          </w:p>
          <w:p w14:paraId="31A5DC96" w14:textId="77777777" w:rsidR="00D708FE" w:rsidRDefault="00D708FE" w:rsidP="00D708FE">
            <w:pPr>
              <w:pStyle w:val="XML1"/>
              <w:rPr>
                <w:ins w:id="17204" w:author="Thomas Dietz" w:date="2012-08-08T16:18:00Z"/>
              </w:rPr>
            </w:pPr>
            <w:ins w:id="17205" w:author="Thomas Dietz" w:date="2012-08-08T16:18:00Z">
              <w:r>
                <w:t xml:space="preserve">            Logical Switch.  If no value is currently assigned to this</w:t>
              </w:r>
            </w:ins>
          </w:p>
          <w:p w14:paraId="430C298E" w14:textId="77777777" w:rsidR="00D708FE" w:rsidRDefault="00D708FE" w:rsidP="00D708FE">
            <w:pPr>
              <w:pStyle w:val="XML1"/>
              <w:rPr>
                <w:ins w:id="17206" w:author="Thomas Dietz" w:date="2012-08-08T16:18:00Z"/>
              </w:rPr>
            </w:pPr>
            <w:ins w:id="17207" w:author="Thomas Dietz" w:date="2012-08-08T16:18:00Z">
              <w:r>
                <w:t xml:space="preserve">            element then this element MUST NOT be included in replies</w:t>
              </w:r>
            </w:ins>
          </w:p>
          <w:p w14:paraId="44A2F5DE" w14:textId="77777777" w:rsidR="00D708FE" w:rsidRDefault="00D708FE" w:rsidP="00D708FE">
            <w:pPr>
              <w:pStyle w:val="XML1"/>
              <w:rPr>
                <w:ins w:id="17208" w:author="Thomas Dietz" w:date="2012-08-08T16:18:00Z"/>
              </w:rPr>
            </w:pPr>
            <w:ins w:id="17209" w:author="Thomas Dietz" w:date="2012-08-08T16:18:00Z">
              <w:r>
                <w:t xml:space="preserve">            to NETCONF &amp;lt;get&amp;gt; requests. Since this element is not</w:t>
              </w:r>
            </w:ins>
          </w:p>
          <w:p w14:paraId="3ABF11DA" w14:textId="77777777" w:rsidR="00D708FE" w:rsidRDefault="00D708FE" w:rsidP="00D708FE">
            <w:pPr>
              <w:pStyle w:val="XML1"/>
              <w:rPr>
                <w:ins w:id="17210" w:author="Thomas Dietz" w:date="2012-08-08T16:18:00Z"/>
              </w:rPr>
            </w:pPr>
            <w:ins w:id="17211" w:author="Thomas Dietz" w:date="2012-08-08T16:18:00Z">
              <w:r>
                <w:t xml:space="preserve">            configurable with the NETCONF protocol it MUST NOT be</w:t>
              </w:r>
            </w:ins>
          </w:p>
          <w:p w14:paraId="4F1CA79E" w14:textId="77777777" w:rsidR="00D708FE" w:rsidRDefault="00D708FE" w:rsidP="00D708FE">
            <w:pPr>
              <w:pStyle w:val="XML1"/>
              <w:rPr>
                <w:ins w:id="17212" w:author="Thomas Dietz" w:date="2012-08-08T16:18:00Z"/>
              </w:rPr>
            </w:pPr>
            <w:ins w:id="17213" w:author="Thomas Dietz" w:date="2012-08-08T16:18:00Z">
              <w:r>
                <w:t xml:space="preserve">            included in replies to NETCONF &amp;lt;get-config&amp;gt; requests.</w:t>
              </w:r>
            </w:ins>
          </w:p>
          <w:p w14:paraId="195746EC" w14:textId="77777777" w:rsidR="00D708FE" w:rsidRDefault="00D708FE" w:rsidP="00D708FE">
            <w:pPr>
              <w:pStyle w:val="XML1"/>
              <w:rPr>
                <w:ins w:id="17214" w:author="Thomas Dietz" w:date="2012-08-08T16:18:00Z"/>
              </w:rPr>
            </w:pPr>
            <w:ins w:id="17215" w:author="Thomas Dietz" w:date="2012-08-08T16:18:00Z">
              <w:r>
                <w:t xml:space="preserve">          &lt;/xs:documentation&gt;</w:t>
              </w:r>
            </w:ins>
          </w:p>
          <w:p w14:paraId="44487C23" w14:textId="77777777" w:rsidR="00D708FE" w:rsidRDefault="00D708FE" w:rsidP="00D708FE">
            <w:pPr>
              <w:pStyle w:val="XML1"/>
              <w:rPr>
                <w:ins w:id="17216" w:author="Thomas Dietz" w:date="2012-08-08T16:18:00Z"/>
              </w:rPr>
            </w:pPr>
            <w:ins w:id="17217" w:author="Thomas Dietz" w:date="2012-08-08T16:18:00Z">
              <w:r>
                <w:t xml:space="preserve">        &lt;/xs:annotation&gt;</w:t>
              </w:r>
            </w:ins>
          </w:p>
          <w:p w14:paraId="2BCF3198" w14:textId="77777777" w:rsidR="00D708FE" w:rsidRDefault="00D708FE" w:rsidP="00D708FE">
            <w:pPr>
              <w:pStyle w:val="XML1"/>
              <w:rPr>
                <w:ins w:id="17218" w:author="Thomas Dietz" w:date="2012-08-08T16:18:00Z"/>
              </w:rPr>
            </w:pPr>
            <w:ins w:id="17219" w:author="Thomas Dietz" w:date="2012-08-08T16:18:00Z">
              <w:r>
                <w:t xml:space="preserve">      &lt;/xs:element&gt;</w:t>
              </w:r>
            </w:ins>
          </w:p>
          <w:p w14:paraId="46AE56C1" w14:textId="77777777" w:rsidR="00D708FE" w:rsidRDefault="00D708FE" w:rsidP="00D708FE">
            <w:pPr>
              <w:pStyle w:val="XML1"/>
              <w:rPr>
                <w:ins w:id="17220" w:author="Thomas Dietz" w:date="2012-08-08T16:18:00Z"/>
              </w:rPr>
            </w:pPr>
            <w:ins w:id="17221" w:author="Thomas Dietz" w:date="2012-08-08T16:18:00Z">
              <w:r>
                <w:t xml:space="preserve">      &lt;xs:element name="port"&gt;</w:t>
              </w:r>
            </w:ins>
          </w:p>
          <w:p w14:paraId="29430F58" w14:textId="77777777" w:rsidR="00D708FE" w:rsidRDefault="00D708FE" w:rsidP="00D708FE">
            <w:pPr>
              <w:pStyle w:val="XML1"/>
              <w:rPr>
                <w:ins w:id="17222" w:author="Thomas Dietz" w:date="2012-08-08T16:18:00Z"/>
              </w:rPr>
            </w:pPr>
            <w:ins w:id="17223" w:author="Thomas Dietz" w:date="2012-08-08T16:18:00Z">
              <w:r>
                <w:t xml:space="preserve">        &lt;xs:annotation&gt;</w:t>
              </w:r>
            </w:ins>
          </w:p>
          <w:p w14:paraId="0CB065A9" w14:textId="77777777" w:rsidR="00D708FE" w:rsidRDefault="00D708FE" w:rsidP="00D708FE">
            <w:pPr>
              <w:pStyle w:val="XML1"/>
              <w:rPr>
                <w:ins w:id="17224" w:author="Thomas Dietz" w:date="2012-08-08T16:18:00Z"/>
              </w:rPr>
            </w:pPr>
            <w:ins w:id="17225" w:author="Thomas Dietz" w:date="2012-08-08T16:18:00Z">
              <w:r>
                <w:t xml:space="preserve">          &lt;xs:documentation&gt;</w:t>
              </w:r>
            </w:ins>
          </w:p>
          <w:p w14:paraId="6638AAD5" w14:textId="77777777" w:rsidR="00D708FE" w:rsidRDefault="00D708FE" w:rsidP="00D708FE">
            <w:pPr>
              <w:pStyle w:val="XML1"/>
              <w:rPr>
                <w:ins w:id="17226" w:author="Thomas Dietz" w:date="2012-08-08T16:18:00Z"/>
              </w:rPr>
            </w:pPr>
            <w:ins w:id="17227" w:author="Thomas Dietz" w:date="2012-08-08T16:18:00Z">
              <w:r>
                <w:t xml:space="preserve">            Reference to port resources in the Capable</w:t>
              </w:r>
            </w:ins>
          </w:p>
          <w:p w14:paraId="26FE8E30" w14:textId="77777777" w:rsidR="00D708FE" w:rsidRDefault="00D708FE" w:rsidP="00D708FE">
            <w:pPr>
              <w:pStyle w:val="XML1"/>
              <w:rPr>
                <w:ins w:id="17228" w:author="Thomas Dietz" w:date="2012-08-08T16:18:00Z"/>
              </w:rPr>
            </w:pPr>
            <w:ins w:id="17229" w:author="Thomas Dietz" w:date="2012-08-08T16:18:00Z">
              <w:r>
                <w:t xml:space="preserve">            Switch.</w:t>
              </w:r>
            </w:ins>
          </w:p>
          <w:p w14:paraId="0EA194FE" w14:textId="77777777" w:rsidR="00D708FE" w:rsidRDefault="00D708FE" w:rsidP="00D708FE">
            <w:pPr>
              <w:pStyle w:val="XML1"/>
              <w:rPr>
                <w:ins w:id="17230" w:author="Thomas Dietz" w:date="2012-08-08T16:18:00Z"/>
              </w:rPr>
            </w:pPr>
            <w:ins w:id="17231" w:author="Thomas Dietz" w:date="2012-08-08T16:18:00Z">
              <w:r>
                <w:t xml:space="preserve">                  </w:t>
              </w:r>
            </w:ins>
          </w:p>
          <w:p w14:paraId="67DD87AC" w14:textId="77777777" w:rsidR="00D708FE" w:rsidRDefault="00D708FE" w:rsidP="00D708FE">
            <w:pPr>
              <w:pStyle w:val="XML1"/>
              <w:rPr>
                <w:ins w:id="17232" w:author="Thomas Dietz" w:date="2012-08-08T16:18:00Z"/>
              </w:rPr>
            </w:pPr>
            <w:ins w:id="17233" w:author="Thomas Dietz" w:date="2012-08-08T16:18:00Z">
              <w:r>
                <w:t xml:space="preserve">            This element associates an OpenFlow Queue with an OpenFlow </w:t>
              </w:r>
            </w:ins>
          </w:p>
          <w:p w14:paraId="38AAC28D" w14:textId="77777777" w:rsidR="00D708FE" w:rsidRDefault="00D708FE" w:rsidP="00D708FE">
            <w:pPr>
              <w:pStyle w:val="XML1"/>
              <w:rPr>
                <w:ins w:id="17234" w:author="Thomas Dietz" w:date="2012-08-08T16:18:00Z"/>
              </w:rPr>
            </w:pPr>
            <w:ins w:id="17235" w:author="Thomas Dietz" w:date="2012-08-08T16:18:00Z">
              <w:r>
                <w:t xml:space="preserve">            Port. If the OpenFlow Queue is associated with an OpenFlow </w:t>
              </w:r>
            </w:ins>
          </w:p>
          <w:p w14:paraId="09F678BD" w14:textId="77777777" w:rsidR="00D708FE" w:rsidRDefault="00D708FE" w:rsidP="00D708FE">
            <w:pPr>
              <w:pStyle w:val="XML1"/>
              <w:rPr>
                <w:ins w:id="17236" w:author="Thomas Dietz" w:date="2012-08-08T16:18:00Z"/>
              </w:rPr>
            </w:pPr>
            <w:ins w:id="17237" w:author="Thomas Dietz" w:date="2012-08-08T16:18:00Z">
              <w:r>
                <w:t xml:space="preserve">            Logical Switch S and this element is present, then it MUST </w:t>
              </w:r>
            </w:ins>
          </w:p>
          <w:p w14:paraId="4F829226" w14:textId="77777777" w:rsidR="00D708FE" w:rsidRDefault="00D708FE" w:rsidP="00D708FE">
            <w:pPr>
              <w:pStyle w:val="XML1"/>
              <w:rPr>
                <w:ins w:id="17238" w:author="Thomas Dietz" w:date="2012-08-08T16:18:00Z"/>
              </w:rPr>
            </w:pPr>
            <w:ins w:id="17239" w:author="Thomas Dietz" w:date="2012-08-08T16:18:00Z">
              <w:r>
                <w:t xml:space="preserve">            be set to the value of element resource-id of an OpenFlow</w:t>
              </w:r>
            </w:ins>
          </w:p>
          <w:p w14:paraId="5F2D8B14" w14:textId="77777777" w:rsidR="00D708FE" w:rsidRDefault="00D708FE" w:rsidP="00D708FE">
            <w:pPr>
              <w:pStyle w:val="XML1"/>
              <w:rPr>
                <w:ins w:id="17240" w:author="Thomas Dietz" w:date="2012-08-08T16:18:00Z"/>
              </w:rPr>
            </w:pPr>
            <w:ins w:id="17241" w:author="Thomas Dietz" w:date="2012-08-08T16:18:00Z">
              <w:r>
                <w:t xml:space="preserve">            Port which is associated with the OpenFlow Logical Switch</w:t>
              </w:r>
            </w:ins>
          </w:p>
          <w:p w14:paraId="713D5ED8" w14:textId="77777777" w:rsidR="00D708FE" w:rsidRDefault="00D708FE" w:rsidP="00D708FE">
            <w:pPr>
              <w:pStyle w:val="XML1"/>
              <w:rPr>
                <w:ins w:id="17242" w:author="Thomas Dietz" w:date="2012-08-08T16:18:00Z"/>
              </w:rPr>
            </w:pPr>
            <w:ins w:id="17243" w:author="Thomas Dietz" w:date="2012-08-08T16:18:00Z">
              <w:r>
                <w:t xml:space="preserve">            S.</w:t>
              </w:r>
            </w:ins>
          </w:p>
          <w:p w14:paraId="5A6C89D7" w14:textId="77777777" w:rsidR="00D708FE" w:rsidRDefault="00D708FE" w:rsidP="00D708FE">
            <w:pPr>
              <w:pStyle w:val="XML1"/>
              <w:rPr>
                <w:ins w:id="17244" w:author="Thomas Dietz" w:date="2012-08-08T16:18:00Z"/>
              </w:rPr>
            </w:pPr>
          </w:p>
          <w:p w14:paraId="10F0E33C" w14:textId="77777777" w:rsidR="00D708FE" w:rsidRDefault="00D708FE" w:rsidP="00D708FE">
            <w:pPr>
              <w:pStyle w:val="XML1"/>
              <w:rPr>
                <w:ins w:id="17245" w:author="Thomas Dietz" w:date="2012-08-08T16:18:00Z"/>
              </w:rPr>
            </w:pPr>
            <w:ins w:id="17246" w:author="Thomas Dietz" w:date="2012-08-08T16:18:00Z">
              <w:r>
                <w:t xml:space="preserve">            The element MUST refer to an element at the following path:</w:t>
              </w:r>
            </w:ins>
          </w:p>
          <w:p w14:paraId="044A3E61" w14:textId="77777777" w:rsidR="00D708FE" w:rsidRDefault="00D708FE" w:rsidP="00D708FE">
            <w:pPr>
              <w:pStyle w:val="XML1"/>
              <w:rPr>
                <w:ins w:id="17247" w:author="Thomas Dietz" w:date="2012-08-08T16:18:00Z"/>
              </w:rPr>
            </w:pPr>
            <w:ins w:id="17248" w:author="Thomas Dietz" w:date="2012-08-08T16:18:00Z">
              <w:r>
                <w:t xml:space="preserve">            /capable-switch/resources/port/resource-id</w:t>
              </w:r>
            </w:ins>
          </w:p>
          <w:p w14:paraId="2F47D0F4" w14:textId="77777777" w:rsidR="00D708FE" w:rsidRDefault="00D708FE" w:rsidP="00D708FE">
            <w:pPr>
              <w:pStyle w:val="XML1"/>
              <w:rPr>
                <w:ins w:id="17249" w:author="Thomas Dietz" w:date="2012-08-08T16:18:00Z"/>
              </w:rPr>
            </w:pPr>
            <w:ins w:id="17250" w:author="Thomas Dietz" w:date="2012-08-08T16:18:00Z">
              <w:r>
                <w:t xml:space="preserve">          &lt;/xs:documentation&gt;</w:t>
              </w:r>
            </w:ins>
          </w:p>
          <w:p w14:paraId="7127DF94" w14:textId="77777777" w:rsidR="00D708FE" w:rsidRDefault="00D708FE" w:rsidP="00D708FE">
            <w:pPr>
              <w:pStyle w:val="XML1"/>
              <w:rPr>
                <w:ins w:id="17251" w:author="Thomas Dietz" w:date="2012-08-08T16:18:00Z"/>
              </w:rPr>
            </w:pPr>
            <w:ins w:id="17252" w:author="Thomas Dietz" w:date="2012-08-08T16:18:00Z">
              <w:r>
                <w:t xml:space="preserve">        &lt;/xs:annotation&gt;</w:t>
              </w:r>
            </w:ins>
          </w:p>
          <w:p w14:paraId="21B920C9" w14:textId="77777777" w:rsidR="00D708FE" w:rsidRDefault="00D708FE" w:rsidP="00D708FE">
            <w:pPr>
              <w:pStyle w:val="XML1"/>
              <w:rPr>
                <w:ins w:id="17253" w:author="Thomas Dietz" w:date="2012-08-08T16:18:00Z"/>
              </w:rPr>
            </w:pPr>
            <w:ins w:id="17254" w:author="Thomas Dietz" w:date="2012-08-08T16:18:00Z">
              <w:r>
                <w:t xml:space="preserve">        &lt;xs:simpleType&gt;</w:t>
              </w:r>
            </w:ins>
          </w:p>
          <w:p w14:paraId="562B87C6" w14:textId="77777777" w:rsidR="00D708FE" w:rsidRDefault="00D708FE" w:rsidP="00D708FE">
            <w:pPr>
              <w:pStyle w:val="XML1"/>
              <w:rPr>
                <w:ins w:id="17255" w:author="Thomas Dietz" w:date="2012-08-08T16:18:00Z"/>
              </w:rPr>
            </w:pPr>
            <w:ins w:id="17256" w:author="Thomas Dietz" w:date="2012-08-08T16:18:00Z">
              <w:r>
                <w:t xml:space="preserve">          &lt;xs:restriction base="inet:uri"&gt;</w:t>
              </w:r>
            </w:ins>
          </w:p>
          <w:p w14:paraId="5F049F14" w14:textId="77777777" w:rsidR="00D708FE" w:rsidRDefault="00D708FE" w:rsidP="00D708FE">
            <w:pPr>
              <w:pStyle w:val="XML1"/>
              <w:rPr>
                <w:ins w:id="17257" w:author="Thomas Dietz" w:date="2012-08-08T16:18:00Z"/>
              </w:rPr>
            </w:pPr>
            <w:ins w:id="17258" w:author="Thomas Dietz" w:date="2012-08-08T16:18:00Z">
              <w:r>
                <w:t xml:space="preserve">          &lt;/xs:restriction&gt;</w:t>
              </w:r>
            </w:ins>
          </w:p>
          <w:p w14:paraId="4F57AE89" w14:textId="77777777" w:rsidR="00D708FE" w:rsidRDefault="00D708FE" w:rsidP="00D708FE">
            <w:pPr>
              <w:pStyle w:val="XML1"/>
              <w:rPr>
                <w:ins w:id="17259" w:author="Thomas Dietz" w:date="2012-08-08T16:18:00Z"/>
              </w:rPr>
            </w:pPr>
            <w:ins w:id="17260" w:author="Thomas Dietz" w:date="2012-08-08T16:18:00Z">
              <w:r>
                <w:t xml:space="preserve">        &lt;/xs:simpleType&gt;</w:t>
              </w:r>
            </w:ins>
          </w:p>
          <w:p w14:paraId="71CFA9AA" w14:textId="77777777" w:rsidR="00D708FE" w:rsidRDefault="00D708FE" w:rsidP="00D708FE">
            <w:pPr>
              <w:pStyle w:val="XML1"/>
              <w:rPr>
                <w:ins w:id="17261" w:author="Thomas Dietz" w:date="2012-08-08T16:18:00Z"/>
              </w:rPr>
            </w:pPr>
            <w:ins w:id="17262" w:author="Thomas Dietz" w:date="2012-08-08T16:18:00Z">
              <w:r>
                <w:lastRenderedPageBreak/>
                <w:t xml:space="preserve">      &lt;/xs:element&gt;</w:t>
              </w:r>
            </w:ins>
          </w:p>
          <w:p w14:paraId="46ACCE2D" w14:textId="77777777" w:rsidR="00D708FE" w:rsidRDefault="00D708FE" w:rsidP="00D708FE">
            <w:pPr>
              <w:pStyle w:val="XML1"/>
              <w:rPr>
                <w:ins w:id="17263" w:author="Thomas Dietz" w:date="2012-08-08T16:18:00Z"/>
              </w:rPr>
            </w:pPr>
            <w:ins w:id="17264" w:author="Thomas Dietz" w:date="2012-08-08T16:18:00Z">
              <w:r>
                <w:t xml:space="preserve">      &lt;xs:element name="properties"&gt;</w:t>
              </w:r>
            </w:ins>
          </w:p>
          <w:p w14:paraId="6E6E7215" w14:textId="77777777" w:rsidR="00D708FE" w:rsidRDefault="00D708FE" w:rsidP="00D708FE">
            <w:pPr>
              <w:pStyle w:val="XML1"/>
              <w:rPr>
                <w:ins w:id="17265" w:author="Thomas Dietz" w:date="2012-08-08T16:18:00Z"/>
              </w:rPr>
            </w:pPr>
            <w:ins w:id="17266" w:author="Thomas Dietz" w:date="2012-08-08T16:18:00Z">
              <w:r>
                <w:t xml:space="preserve">        &lt;xs:annotation&gt;</w:t>
              </w:r>
            </w:ins>
          </w:p>
          <w:p w14:paraId="1E1B7263" w14:textId="77777777" w:rsidR="00D708FE" w:rsidRDefault="00D708FE" w:rsidP="00D708FE">
            <w:pPr>
              <w:pStyle w:val="XML1"/>
              <w:rPr>
                <w:ins w:id="17267" w:author="Thomas Dietz" w:date="2012-08-08T16:18:00Z"/>
              </w:rPr>
            </w:pPr>
            <w:ins w:id="17268" w:author="Thomas Dietz" w:date="2012-08-08T16:18:00Z">
              <w:r>
                <w:t xml:space="preserve">          &lt;xs:documentation&gt;</w:t>
              </w:r>
            </w:ins>
          </w:p>
          <w:p w14:paraId="1E0002E1" w14:textId="77777777" w:rsidR="00D708FE" w:rsidRDefault="00D708FE" w:rsidP="00D708FE">
            <w:pPr>
              <w:pStyle w:val="XML1"/>
              <w:rPr>
                <w:ins w:id="17269" w:author="Thomas Dietz" w:date="2012-08-08T16:18:00Z"/>
              </w:rPr>
            </w:pPr>
            <w:ins w:id="17270" w:author="Thomas Dietz" w:date="2012-08-08T16:18:00Z">
              <w:r>
                <w:t xml:space="preserve">            The queue properties currently configured.</w:t>
              </w:r>
            </w:ins>
          </w:p>
          <w:p w14:paraId="017B2D16" w14:textId="77777777" w:rsidR="00D708FE" w:rsidRDefault="00D708FE" w:rsidP="00D708FE">
            <w:pPr>
              <w:pStyle w:val="XML1"/>
              <w:rPr>
                <w:ins w:id="17271" w:author="Thomas Dietz" w:date="2012-08-08T16:18:00Z"/>
              </w:rPr>
            </w:pPr>
            <w:ins w:id="17272" w:author="Thomas Dietz" w:date="2012-08-08T16:18:00Z">
              <w:r>
                <w:t xml:space="preserve">          &lt;/xs:documentation&gt;</w:t>
              </w:r>
            </w:ins>
          </w:p>
          <w:p w14:paraId="6D7D5312" w14:textId="77777777" w:rsidR="00D708FE" w:rsidRDefault="00D708FE" w:rsidP="00D708FE">
            <w:pPr>
              <w:pStyle w:val="XML1"/>
              <w:rPr>
                <w:ins w:id="17273" w:author="Thomas Dietz" w:date="2012-08-08T16:18:00Z"/>
              </w:rPr>
            </w:pPr>
            <w:ins w:id="17274" w:author="Thomas Dietz" w:date="2012-08-08T16:18:00Z">
              <w:r>
                <w:t xml:space="preserve">        &lt;/xs:annotation&gt;</w:t>
              </w:r>
            </w:ins>
          </w:p>
          <w:p w14:paraId="7BE8CE93" w14:textId="77777777" w:rsidR="00D708FE" w:rsidRDefault="00D708FE" w:rsidP="00D708FE">
            <w:pPr>
              <w:pStyle w:val="XML1"/>
              <w:rPr>
                <w:ins w:id="17275" w:author="Thomas Dietz" w:date="2012-08-08T16:18:00Z"/>
              </w:rPr>
            </w:pPr>
            <w:ins w:id="17276" w:author="Thomas Dietz" w:date="2012-08-08T16:18:00Z">
              <w:r>
                <w:t xml:space="preserve">        &lt;xs:complexType&gt;</w:t>
              </w:r>
            </w:ins>
          </w:p>
          <w:p w14:paraId="2D49DE81" w14:textId="77777777" w:rsidR="00D708FE" w:rsidRDefault="00D708FE" w:rsidP="00D708FE">
            <w:pPr>
              <w:pStyle w:val="XML1"/>
              <w:rPr>
                <w:ins w:id="17277" w:author="Thomas Dietz" w:date="2012-08-08T16:18:00Z"/>
              </w:rPr>
            </w:pPr>
            <w:ins w:id="17278" w:author="Thomas Dietz" w:date="2012-08-08T16:18:00Z">
              <w:r>
                <w:t xml:space="preserve">          &lt;xs:sequence&gt;</w:t>
              </w:r>
            </w:ins>
          </w:p>
          <w:p w14:paraId="05E9D382" w14:textId="77777777" w:rsidR="00D708FE" w:rsidRDefault="00D708FE" w:rsidP="00D708FE">
            <w:pPr>
              <w:pStyle w:val="XML1"/>
              <w:rPr>
                <w:ins w:id="17279" w:author="Thomas Dietz" w:date="2012-08-08T16:18:00Z"/>
              </w:rPr>
            </w:pPr>
            <w:ins w:id="17280" w:author="Thomas Dietz" w:date="2012-08-08T16:18:00Z">
              <w:r>
                <w:t xml:space="preserve">            &lt;xs:element name="min-rate" minOccurs="0"  type="OFTenthOfAPercentType"&gt;</w:t>
              </w:r>
            </w:ins>
          </w:p>
          <w:p w14:paraId="7663D121" w14:textId="77777777" w:rsidR="00D708FE" w:rsidRDefault="00D708FE" w:rsidP="00D708FE">
            <w:pPr>
              <w:pStyle w:val="XML1"/>
              <w:rPr>
                <w:ins w:id="17281" w:author="Thomas Dietz" w:date="2012-08-08T16:18:00Z"/>
              </w:rPr>
            </w:pPr>
            <w:ins w:id="17282" w:author="Thomas Dietz" w:date="2012-08-08T16:18:00Z">
              <w:r>
                <w:t xml:space="preserve">              &lt;xs:annotation&gt;</w:t>
              </w:r>
            </w:ins>
          </w:p>
          <w:p w14:paraId="6E5AD3F3" w14:textId="77777777" w:rsidR="00D708FE" w:rsidRDefault="00D708FE" w:rsidP="00D708FE">
            <w:pPr>
              <w:pStyle w:val="XML1"/>
              <w:rPr>
                <w:ins w:id="17283" w:author="Thomas Dietz" w:date="2012-08-08T16:18:00Z"/>
              </w:rPr>
            </w:pPr>
            <w:ins w:id="17284" w:author="Thomas Dietz" w:date="2012-08-08T16:18:00Z">
              <w:r>
                <w:t xml:space="preserve">                &lt;xs:documentation&gt;</w:t>
              </w:r>
            </w:ins>
          </w:p>
          <w:p w14:paraId="2D81FFF3" w14:textId="77777777" w:rsidR="00D708FE" w:rsidRDefault="00D708FE" w:rsidP="00D708FE">
            <w:pPr>
              <w:pStyle w:val="XML1"/>
              <w:rPr>
                <w:ins w:id="17285" w:author="Thomas Dietz" w:date="2012-08-08T16:18:00Z"/>
              </w:rPr>
            </w:pPr>
            <w:ins w:id="17286" w:author="Thomas Dietz" w:date="2012-08-08T16:18:00Z">
              <w:r>
                <w:t xml:space="preserve">                  The minimal rate that is reserved for this</w:t>
              </w:r>
            </w:ins>
          </w:p>
          <w:p w14:paraId="6F44CBB1" w14:textId="77777777" w:rsidR="00D708FE" w:rsidRDefault="00D708FE" w:rsidP="00D708FE">
            <w:pPr>
              <w:pStyle w:val="XML1"/>
              <w:rPr>
                <w:ins w:id="17287" w:author="Thomas Dietz" w:date="2012-08-08T16:18:00Z"/>
              </w:rPr>
            </w:pPr>
            <w:ins w:id="17288" w:author="Thomas Dietz" w:date="2012-08-08T16:18:00Z">
              <w:r>
                <w:t xml:space="preserve">                  queue in 1/10 of a percent of the actual rate.</w:t>
              </w:r>
            </w:ins>
          </w:p>
          <w:p w14:paraId="3D472AE7" w14:textId="77777777" w:rsidR="00D708FE" w:rsidRDefault="00D708FE" w:rsidP="00D708FE">
            <w:pPr>
              <w:pStyle w:val="XML1"/>
              <w:rPr>
                <w:ins w:id="17289" w:author="Thomas Dietz" w:date="2012-08-08T16:18:00Z"/>
              </w:rPr>
            </w:pPr>
          </w:p>
          <w:p w14:paraId="6E45C571" w14:textId="77777777" w:rsidR="00D708FE" w:rsidRDefault="00D708FE" w:rsidP="00D708FE">
            <w:pPr>
              <w:pStyle w:val="XML1"/>
              <w:rPr>
                <w:ins w:id="17290" w:author="Thomas Dietz" w:date="2012-08-08T16:18:00Z"/>
              </w:rPr>
            </w:pPr>
            <w:ins w:id="17291" w:author="Thomas Dietz" w:date="2012-08-08T16:18:00Z">
              <w:r>
                <w:t xml:space="preserve">                  This element is optional. If not present a min-rate is</w:t>
              </w:r>
            </w:ins>
          </w:p>
          <w:p w14:paraId="05B484FA" w14:textId="77777777" w:rsidR="00D708FE" w:rsidRDefault="00D708FE" w:rsidP="00D708FE">
            <w:pPr>
              <w:pStyle w:val="XML1"/>
              <w:rPr>
                <w:ins w:id="17292" w:author="Thomas Dietz" w:date="2012-08-08T16:18:00Z"/>
              </w:rPr>
            </w:pPr>
            <w:ins w:id="17293" w:author="Thomas Dietz" w:date="2012-08-08T16:18:00Z">
              <w:r>
                <w:t xml:space="preserve">                  not set.</w:t>
              </w:r>
            </w:ins>
          </w:p>
          <w:p w14:paraId="795E2722" w14:textId="77777777" w:rsidR="00D708FE" w:rsidRDefault="00D708FE" w:rsidP="00D708FE">
            <w:pPr>
              <w:pStyle w:val="XML1"/>
              <w:rPr>
                <w:ins w:id="17294" w:author="Thomas Dietz" w:date="2012-08-08T16:18:00Z"/>
              </w:rPr>
            </w:pPr>
            <w:ins w:id="17295" w:author="Thomas Dietz" w:date="2012-08-08T16:18:00Z">
              <w:r>
                <w:t xml:space="preserve">                &lt;/xs:documentation&gt;</w:t>
              </w:r>
            </w:ins>
          </w:p>
          <w:p w14:paraId="2C104C06" w14:textId="77777777" w:rsidR="00D708FE" w:rsidRDefault="00D708FE" w:rsidP="00D708FE">
            <w:pPr>
              <w:pStyle w:val="XML1"/>
              <w:rPr>
                <w:ins w:id="17296" w:author="Thomas Dietz" w:date="2012-08-08T16:18:00Z"/>
              </w:rPr>
            </w:pPr>
            <w:ins w:id="17297" w:author="Thomas Dietz" w:date="2012-08-08T16:18:00Z">
              <w:r>
                <w:t xml:space="preserve">              &lt;/xs:annotation&gt;</w:t>
              </w:r>
            </w:ins>
          </w:p>
          <w:p w14:paraId="084141A6" w14:textId="77777777" w:rsidR="00D708FE" w:rsidRDefault="00D708FE" w:rsidP="00D708FE">
            <w:pPr>
              <w:pStyle w:val="XML1"/>
              <w:rPr>
                <w:ins w:id="17298" w:author="Thomas Dietz" w:date="2012-08-08T16:18:00Z"/>
              </w:rPr>
            </w:pPr>
            <w:ins w:id="17299" w:author="Thomas Dietz" w:date="2012-08-08T16:18:00Z">
              <w:r>
                <w:t xml:space="preserve">            &lt;/xs:element&gt;</w:t>
              </w:r>
            </w:ins>
          </w:p>
          <w:p w14:paraId="4A802B03" w14:textId="77777777" w:rsidR="00D708FE" w:rsidRDefault="00D708FE" w:rsidP="00D708FE">
            <w:pPr>
              <w:pStyle w:val="XML1"/>
              <w:rPr>
                <w:ins w:id="17300" w:author="Thomas Dietz" w:date="2012-08-08T16:18:00Z"/>
              </w:rPr>
            </w:pPr>
            <w:ins w:id="17301" w:author="Thomas Dietz" w:date="2012-08-08T16:18:00Z">
              <w:r>
                <w:t xml:space="preserve">            &lt;xs:element name="max-rate" minOccurs="0"  type="OFTenthOfAPercentType"&gt;</w:t>
              </w:r>
            </w:ins>
          </w:p>
          <w:p w14:paraId="31FEE44A" w14:textId="77777777" w:rsidR="00D708FE" w:rsidRDefault="00D708FE" w:rsidP="00D708FE">
            <w:pPr>
              <w:pStyle w:val="XML1"/>
              <w:rPr>
                <w:ins w:id="17302" w:author="Thomas Dietz" w:date="2012-08-08T16:18:00Z"/>
              </w:rPr>
            </w:pPr>
            <w:ins w:id="17303" w:author="Thomas Dietz" w:date="2012-08-08T16:18:00Z">
              <w:r>
                <w:t xml:space="preserve">              &lt;xs:annotation&gt;</w:t>
              </w:r>
            </w:ins>
          </w:p>
          <w:p w14:paraId="1A88A854" w14:textId="77777777" w:rsidR="00D708FE" w:rsidRDefault="00D708FE" w:rsidP="00D708FE">
            <w:pPr>
              <w:pStyle w:val="XML1"/>
              <w:rPr>
                <w:ins w:id="17304" w:author="Thomas Dietz" w:date="2012-08-08T16:18:00Z"/>
              </w:rPr>
            </w:pPr>
            <w:ins w:id="17305" w:author="Thomas Dietz" w:date="2012-08-08T16:18:00Z">
              <w:r>
                <w:t xml:space="preserve">                &lt;xs:documentation&gt;</w:t>
              </w:r>
            </w:ins>
          </w:p>
          <w:p w14:paraId="07AE4FE6" w14:textId="77777777" w:rsidR="00D708FE" w:rsidRDefault="00D708FE" w:rsidP="00D708FE">
            <w:pPr>
              <w:pStyle w:val="XML1"/>
              <w:rPr>
                <w:ins w:id="17306" w:author="Thomas Dietz" w:date="2012-08-08T16:18:00Z"/>
              </w:rPr>
            </w:pPr>
            <w:ins w:id="17307" w:author="Thomas Dietz" w:date="2012-08-08T16:18:00Z">
              <w:r>
                <w:t xml:space="preserve">                  The maximum rate that is reserved for this</w:t>
              </w:r>
            </w:ins>
          </w:p>
          <w:p w14:paraId="453BD291" w14:textId="77777777" w:rsidR="00D708FE" w:rsidRDefault="00D708FE" w:rsidP="00D708FE">
            <w:pPr>
              <w:pStyle w:val="XML1"/>
              <w:rPr>
                <w:ins w:id="17308" w:author="Thomas Dietz" w:date="2012-08-08T16:18:00Z"/>
              </w:rPr>
            </w:pPr>
            <w:ins w:id="17309" w:author="Thomas Dietz" w:date="2012-08-08T16:18:00Z">
              <w:r>
                <w:t xml:space="preserve">                  queue in 1/10 of a percent of the actual rate.</w:t>
              </w:r>
            </w:ins>
          </w:p>
          <w:p w14:paraId="2309DE5E" w14:textId="77777777" w:rsidR="00D708FE" w:rsidRDefault="00D708FE" w:rsidP="00D708FE">
            <w:pPr>
              <w:pStyle w:val="XML1"/>
              <w:rPr>
                <w:ins w:id="17310" w:author="Thomas Dietz" w:date="2012-08-08T16:18:00Z"/>
              </w:rPr>
            </w:pPr>
          </w:p>
          <w:p w14:paraId="4CA47FE2" w14:textId="77777777" w:rsidR="00D708FE" w:rsidRDefault="00D708FE" w:rsidP="00D708FE">
            <w:pPr>
              <w:pStyle w:val="XML1"/>
              <w:rPr>
                <w:ins w:id="17311" w:author="Thomas Dietz" w:date="2012-08-08T16:18:00Z"/>
              </w:rPr>
            </w:pPr>
            <w:ins w:id="17312" w:author="Thomas Dietz" w:date="2012-08-08T16:18:00Z">
              <w:r>
                <w:t xml:space="preserve">                  This element is optional. If not present the max-rate is</w:t>
              </w:r>
            </w:ins>
          </w:p>
          <w:p w14:paraId="5DCAE2BB" w14:textId="77777777" w:rsidR="00D708FE" w:rsidRDefault="00D708FE" w:rsidP="00D708FE">
            <w:pPr>
              <w:pStyle w:val="XML1"/>
              <w:rPr>
                <w:ins w:id="17313" w:author="Thomas Dietz" w:date="2012-08-08T16:18:00Z"/>
              </w:rPr>
            </w:pPr>
            <w:ins w:id="17314" w:author="Thomas Dietz" w:date="2012-08-08T16:18:00Z">
              <w:r>
                <w:t xml:space="preserve">                  not set.</w:t>
              </w:r>
            </w:ins>
          </w:p>
          <w:p w14:paraId="4B6913C6" w14:textId="77777777" w:rsidR="00D708FE" w:rsidRDefault="00D708FE" w:rsidP="00D708FE">
            <w:pPr>
              <w:pStyle w:val="XML1"/>
              <w:rPr>
                <w:ins w:id="17315" w:author="Thomas Dietz" w:date="2012-08-08T16:18:00Z"/>
              </w:rPr>
            </w:pPr>
            <w:ins w:id="17316" w:author="Thomas Dietz" w:date="2012-08-08T16:18:00Z">
              <w:r>
                <w:t xml:space="preserve">                &lt;/xs:documentation&gt;</w:t>
              </w:r>
            </w:ins>
          </w:p>
          <w:p w14:paraId="192865BA" w14:textId="77777777" w:rsidR="00D708FE" w:rsidRDefault="00D708FE" w:rsidP="00D708FE">
            <w:pPr>
              <w:pStyle w:val="XML1"/>
              <w:rPr>
                <w:ins w:id="17317" w:author="Thomas Dietz" w:date="2012-08-08T16:18:00Z"/>
              </w:rPr>
            </w:pPr>
            <w:ins w:id="17318" w:author="Thomas Dietz" w:date="2012-08-08T16:18:00Z">
              <w:r>
                <w:t xml:space="preserve">              &lt;/xs:annotation&gt;</w:t>
              </w:r>
            </w:ins>
          </w:p>
          <w:p w14:paraId="3DD35F65" w14:textId="77777777" w:rsidR="00D708FE" w:rsidRDefault="00D708FE" w:rsidP="00D708FE">
            <w:pPr>
              <w:pStyle w:val="XML1"/>
              <w:rPr>
                <w:ins w:id="17319" w:author="Thomas Dietz" w:date="2012-08-08T16:18:00Z"/>
              </w:rPr>
            </w:pPr>
            <w:ins w:id="17320" w:author="Thomas Dietz" w:date="2012-08-08T16:18:00Z">
              <w:r>
                <w:t xml:space="preserve">            &lt;/xs:element&gt;</w:t>
              </w:r>
            </w:ins>
          </w:p>
          <w:p w14:paraId="70FF82D3" w14:textId="77777777" w:rsidR="00D708FE" w:rsidRDefault="00D708FE" w:rsidP="00D708FE">
            <w:pPr>
              <w:pStyle w:val="XML1"/>
              <w:rPr>
                <w:ins w:id="17321" w:author="Thomas Dietz" w:date="2012-08-08T16:18:00Z"/>
              </w:rPr>
            </w:pPr>
            <w:ins w:id="17322" w:author="Thomas Dietz" w:date="2012-08-08T16:18:00Z">
              <w:r>
                <w:t xml:space="preserve">            &lt;xs:element name="experimenter" minOccurs="0" maxOccurs="unbounded"  type="xs:unsignedInt"&gt;</w:t>
              </w:r>
            </w:ins>
          </w:p>
          <w:p w14:paraId="154AD064" w14:textId="77777777" w:rsidR="00D708FE" w:rsidRDefault="00D708FE" w:rsidP="00D708FE">
            <w:pPr>
              <w:pStyle w:val="XML1"/>
              <w:rPr>
                <w:ins w:id="17323" w:author="Thomas Dietz" w:date="2012-08-08T16:18:00Z"/>
              </w:rPr>
            </w:pPr>
            <w:ins w:id="17324" w:author="Thomas Dietz" w:date="2012-08-08T16:18:00Z">
              <w:r>
                <w:t xml:space="preserve">              &lt;xs:annotation&gt;</w:t>
              </w:r>
            </w:ins>
          </w:p>
          <w:p w14:paraId="722949D7" w14:textId="77777777" w:rsidR="00D708FE" w:rsidRDefault="00D708FE" w:rsidP="00D708FE">
            <w:pPr>
              <w:pStyle w:val="XML1"/>
              <w:rPr>
                <w:ins w:id="17325" w:author="Thomas Dietz" w:date="2012-08-08T16:18:00Z"/>
              </w:rPr>
            </w:pPr>
            <w:ins w:id="17326" w:author="Thomas Dietz" w:date="2012-08-08T16:18:00Z">
              <w:r>
                <w:t xml:space="preserve">                &lt;xs:documentation&gt;</w:t>
              </w:r>
            </w:ins>
          </w:p>
          <w:p w14:paraId="3502C22E" w14:textId="77777777" w:rsidR="00D708FE" w:rsidRDefault="00D708FE" w:rsidP="00D708FE">
            <w:pPr>
              <w:pStyle w:val="XML1"/>
              <w:rPr>
                <w:ins w:id="17327" w:author="Thomas Dietz" w:date="2012-08-08T16:18:00Z"/>
              </w:rPr>
            </w:pPr>
            <w:ins w:id="17328" w:author="Thomas Dietz" w:date="2012-08-08T16:18:00Z">
              <w:r>
                <w:t xml:space="preserve">                  A list of experimenter identifiers of queue</w:t>
              </w:r>
            </w:ins>
          </w:p>
          <w:p w14:paraId="45E028F7" w14:textId="77777777" w:rsidR="00D708FE" w:rsidRDefault="00D708FE" w:rsidP="00D708FE">
            <w:pPr>
              <w:pStyle w:val="XML1"/>
              <w:rPr>
                <w:ins w:id="17329" w:author="Thomas Dietz" w:date="2012-08-08T16:18:00Z"/>
              </w:rPr>
            </w:pPr>
            <w:ins w:id="17330" w:author="Thomas Dietz" w:date="2012-08-08T16:18:00Z">
              <w:r>
                <w:t xml:space="preserve">                  properties used.</w:t>
              </w:r>
            </w:ins>
          </w:p>
          <w:p w14:paraId="439065CB" w14:textId="77777777" w:rsidR="00D708FE" w:rsidRDefault="00D708FE" w:rsidP="00D708FE">
            <w:pPr>
              <w:pStyle w:val="XML1"/>
              <w:rPr>
                <w:ins w:id="17331" w:author="Thomas Dietz" w:date="2012-08-08T16:18:00Z"/>
              </w:rPr>
            </w:pPr>
          </w:p>
          <w:p w14:paraId="159E0353" w14:textId="77777777" w:rsidR="00D708FE" w:rsidRDefault="00D708FE" w:rsidP="00D708FE">
            <w:pPr>
              <w:pStyle w:val="XML1"/>
              <w:rPr>
                <w:ins w:id="17332" w:author="Thomas Dietz" w:date="2012-08-08T16:18:00Z"/>
              </w:rPr>
            </w:pPr>
            <w:ins w:id="17333" w:author="Thomas Dietz" w:date="2012-08-08T16:18:00Z">
              <w:r>
                <w:t xml:space="preserve">                  This element is optional.</w:t>
              </w:r>
            </w:ins>
          </w:p>
          <w:p w14:paraId="69F2542D" w14:textId="77777777" w:rsidR="00D708FE" w:rsidRDefault="00D708FE" w:rsidP="00D708FE">
            <w:pPr>
              <w:pStyle w:val="XML1"/>
              <w:rPr>
                <w:ins w:id="17334" w:author="Thomas Dietz" w:date="2012-08-08T16:18:00Z"/>
              </w:rPr>
            </w:pPr>
            <w:ins w:id="17335" w:author="Thomas Dietz" w:date="2012-08-08T16:18:00Z">
              <w:r>
                <w:t xml:space="preserve">                &lt;/xs:documentation&gt;</w:t>
              </w:r>
            </w:ins>
          </w:p>
          <w:p w14:paraId="10943810" w14:textId="77777777" w:rsidR="00D708FE" w:rsidRDefault="00D708FE" w:rsidP="00D708FE">
            <w:pPr>
              <w:pStyle w:val="XML1"/>
              <w:rPr>
                <w:ins w:id="17336" w:author="Thomas Dietz" w:date="2012-08-08T16:18:00Z"/>
              </w:rPr>
            </w:pPr>
            <w:ins w:id="17337" w:author="Thomas Dietz" w:date="2012-08-08T16:18:00Z">
              <w:r>
                <w:t xml:space="preserve">              &lt;/xs:annotation&gt;</w:t>
              </w:r>
            </w:ins>
          </w:p>
          <w:p w14:paraId="21377F01" w14:textId="77777777" w:rsidR="00D708FE" w:rsidRDefault="00D708FE" w:rsidP="00D708FE">
            <w:pPr>
              <w:pStyle w:val="XML1"/>
              <w:rPr>
                <w:ins w:id="17338" w:author="Thomas Dietz" w:date="2012-08-08T16:18:00Z"/>
              </w:rPr>
            </w:pPr>
            <w:ins w:id="17339" w:author="Thomas Dietz" w:date="2012-08-08T16:18:00Z">
              <w:r>
                <w:t xml:space="preserve">            &lt;/xs:element&gt;</w:t>
              </w:r>
            </w:ins>
          </w:p>
          <w:p w14:paraId="690FFDE3" w14:textId="77777777" w:rsidR="00D708FE" w:rsidRDefault="00D708FE" w:rsidP="00D708FE">
            <w:pPr>
              <w:pStyle w:val="XML1"/>
              <w:rPr>
                <w:ins w:id="17340" w:author="Thomas Dietz" w:date="2012-08-08T16:18:00Z"/>
              </w:rPr>
            </w:pPr>
            <w:ins w:id="17341" w:author="Thomas Dietz" w:date="2012-08-08T16:18:00Z">
              <w:r>
                <w:t xml:space="preserve">          &lt;/xs:sequence&gt;</w:t>
              </w:r>
            </w:ins>
          </w:p>
          <w:p w14:paraId="258BD3F8" w14:textId="77777777" w:rsidR="00D708FE" w:rsidRDefault="00D708FE" w:rsidP="00D708FE">
            <w:pPr>
              <w:pStyle w:val="XML1"/>
              <w:rPr>
                <w:ins w:id="17342" w:author="Thomas Dietz" w:date="2012-08-08T16:18:00Z"/>
              </w:rPr>
            </w:pPr>
            <w:ins w:id="17343" w:author="Thomas Dietz" w:date="2012-08-08T16:18:00Z">
              <w:r>
                <w:t xml:space="preserve">        &lt;/xs:complexType&gt;</w:t>
              </w:r>
            </w:ins>
          </w:p>
          <w:p w14:paraId="004F9728" w14:textId="77777777" w:rsidR="00D708FE" w:rsidRDefault="00D708FE" w:rsidP="00D708FE">
            <w:pPr>
              <w:pStyle w:val="XML1"/>
              <w:rPr>
                <w:ins w:id="17344" w:author="Thomas Dietz" w:date="2012-08-08T16:18:00Z"/>
              </w:rPr>
            </w:pPr>
            <w:ins w:id="17345" w:author="Thomas Dietz" w:date="2012-08-08T16:18:00Z">
              <w:r>
                <w:t xml:space="preserve">      &lt;/xs:element&gt;</w:t>
              </w:r>
            </w:ins>
          </w:p>
          <w:p w14:paraId="086686A4" w14:textId="77777777" w:rsidR="00D708FE" w:rsidRDefault="00D708FE" w:rsidP="00D708FE">
            <w:pPr>
              <w:pStyle w:val="XML1"/>
              <w:rPr>
                <w:ins w:id="17346" w:author="Thomas Dietz" w:date="2012-08-08T16:18:00Z"/>
              </w:rPr>
            </w:pPr>
            <w:ins w:id="17347" w:author="Thomas Dietz" w:date="2012-08-08T16:18:00Z">
              <w:r>
                <w:t xml:space="preserve">    &lt;/xs:sequence&gt;</w:t>
              </w:r>
            </w:ins>
          </w:p>
          <w:p w14:paraId="60480264" w14:textId="77777777" w:rsidR="00D708FE" w:rsidRDefault="00D708FE" w:rsidP="00D708FE">
            <w:pPr>
              <w:pStyle w:val="XML1"/>
              <w:rPr>
                <w:ins w:id="17348" w:author="Thomas Dietz" w:date="2012-08-08T16:18:00Z"/>
              </w:rPr>
            </w:pPr>
            <w:ins w:id="17349" w:author="Thomas Dietz" w:date="2012-08-08T16:18:00Z">
              <w:r>
                <w:t xml:space="preserve">  &lt;/xs:group&gt;</w:t>
              </w:r>
            </w:ins>
          </w:p>
          <w:p w14:paraId="4590A31D" w14:textId="77777777" w:rsidR="00D708FE" w:rsidRDefault="00D708FE" w:rsidP="00D708FE">
            <w:pPr>
              <w:pStyle w:val="XML1"/>
              <w:rPr>
                <w:ins w:id="17350" w:author="Thomas Dietz" w:date="2012-08-08T16:18:00Z"/>
              </w:rPr>
            </w:pPr>
          </w:p>
          <w:p w14:paraId="58CE768F" w14:textId="77777777" w:rsidR="00D708FE" w:rsidRDefault="00D708FE" w:rsidP="00D708FE">
            <w:pPr>
              <w:pStyle w:val="XML1"/>
              <w:rPr>
                <w:ins w:id="17351" w:author="Thomas Dietz" w:date="2012-08-08T16:18:00Z"/>
              </w:rPr>
            </w:pPr>
            <w:ins w:id="17352" w:author="Thomas Dietz" w:date="2012-08-08T16:18:00Z">
              <w:r>
                <w:t xml:space="preserve">  &lt;xs:group name="OFOwnedCertificateType"&gt;</w:t>
              </w:r>
            </w:ins>
          </w:p>
          <w:p w14:paraId="03A742CA" w14:textId="77777777" w:rsidR="00D708FE" w:rsidRDefault="00D708FE" w:rsidP="00D708FE">
            <w:pPr>
              <w:pStyle w:val="XML1"/>
              <w:rPr>
                <w:ins w:id="17353" w:author="Thomas Dietz" w:date="2012-08-08T16:18:00Z"/>
              </w:rPr>
            </w:pPr>
            <w:ins w:id="17354" w:author="Thomas Dietz" w:date="2012-08-08T16:18:00Z">
              <w:r>
                <w:t xml:space="preserve">    &lt;xs:annotation&gt;</w:t>
              </w:r>
            </w:ins>
          </w:p>
          <w:p w14:paraId="42B9F601" w14:textId="77777777" w:rsidR="00D708FE" w:rsidRDefault="00D708FE" w:rsidP="00D708FE">
            <w:pPr>
              <w:pStyle w:val="XML1"/>
              <w:rPr>
                <w:ins w:id="17355" w:author="Thomas Dietz" w:date="2012-08-08T16:18:00Z"/>
              </w:rPr>
            </w:pPr>
            <w:ins w:id="17356" w:author="Thomas Dietz" w:date="2012-08-08T16:18:00Z">
              <w:r>
                <w:t xml:space="preserve">      &lt;xs:documentation&gt;</w:t>
              </w:r>
            </w:ins>
          </w:p>
          <w:p w14:paraId="731F6E29" w14:textId="77777777" w:rsidR="00D708FE" w:rsidRDefault="00D708FE" w:rsidP="00D708FE">
            <w:pPr>
              <w:pStyle w:val="XML1"/>
              <w:rPr>
                <w:ins w:id="17357" w:author="Thomas Dietz" w:date="2012-08-08T16:18:00Z"/>
              </w:rPr>
            </w:pPr>
            <w:ins w:id="17358" w:author="Thomas Dietz" w:date="2012-08-08T16:18:00Z">
              <w:r>
                <w:t xml:space="preserve">        This grouping specifies a certificate and a</w:t>
              </w:r>
            </w:ins>
          </w:p>
          <w:p w14:paraId="17D20705" w14:textId="77777777" w:rsidR="00D708FE" w:rsidRDefault="00D708FE" w:rsidP="00D708FE">
            <w:pPr>
              <w:pStyle w:val="XML1"/>
              <w:rPr>
                <w:ins w:id="17359" w:author="Thomas Dietz" w:date="2012-08-08T16:18:00Z"/>
              </w:rPr>
            </w:pPr>
            <w:ins w:id="17360" w:author="Thomas Dietz" w:date="2012-08-08T16:18:00Z">
              <w:r>
                <w:t xml:space="preserve">        private key. It can be used by an OpenFlow Logical Switch for</w:t>
              </w:r>
            </w:ins>
          </w:p>
          <w:p w14:paraId="6F64027C" w14:textId="77777777" w:rsidR="00D708FE" w:rsidRDefault="00D708FE" w:rsidP="00D708FE">
            <w:pPr>
              <w:pStyle w:val="XML1"/>
              <w:rPr>
                <w:ins w:id="17361" w:author="Thomas Dietz" w:date="2012-08-08T16:18:00Z"/>
              </w:rPr>
            </w:pPr>
            <w:ins w:id="17362" w:author="Thomas Dietz" w:date="2012-08-08T16:18:00Z">
              <w:r>
                <w:t xml:space="preserve">        authenticating itself to a controller when a TLS connection</w:t>
              </w:r>
            </w:ins>
          </w:p>
          <w:p w14:paraId="6AC04DAC" w14:textId="77777777" w:rsidR="00D708FE" w:rsidRDefault="00D708FE" w:rsidP="00D708FE">
            <w:pPr>
              <w:pStyle w:val="XML1"/>
              <w:rPr>
                <w:ins w:id="17363" w:author="Thomas Dietz" w:date="2012-08-08T16:18:00Z"/>
              </w:rPr>
            </w:pPr>
            <w:ins w:id="17364" w:author="Thomas Dietz" w:date="2012-08-08T16:18:00Z">
              <w:r>
                <w:lastRenderedPageBreak/>
                <w:t xml:space="preserve">        is established.</w:t>
              </w:r>
            </w:ins>
          </w:p>
          <w:p w14:paraId="6E70BEA3" w14:textId="77777777" w:rsidR="00D708FE" w:rsidRDefault="00D708FE" w:rsidP="00D708FE">
            <w:pPr>
              <w:pStyle w:val="XML1"/>
              <w:rPr>
                <w:ins w:id="17365" w:author="Thomas Dietz" w:date="2012-08-08T16:18:00Z"/>
              </w:rPr>
            </w:pPr>
            <w:ins w:id="17366" w:author="Thomas Dietz" w:date="2012-08-08T16:18:00Z">
              <w:r>
                <w:t xml:space="preserve">      &lt;/xs:documentation&gt;</w:t>
              </w:r>
            </w:ins>
          </w:p>
          <w:p w14:paraId="764E566B" w14:textId="77777777" w:rsidR="00D708FE" w:rsidRDefault="00D708FE" w:rsidP="00D708FE">
            <w:pPr>
              <w:pStyle w:val="XML1"/>
              <w:rPr>
                <w:ins w:id="17367" w:author="Thomas Dietz" w:date="2012-08-08T16:18:00Z"/>
              </w:rPr>
            </w:pPr>
            <w:ins w:id="17368" w:author="Thomas Dietz" w:date="2012-08-08T16:18:00Z">
              <w:r>
                <w:t xml:space="preserve">    &lt;/xs:annotation&gt;</w:t>
              </w:r>
            </w:ins>
          </w:p>
          <w:p w14:paraId="36563398" w14:textId="77777777" w:rsidR="00D708FE" w:rsidRDefault="00D708FE" w:rsidP="00D708FE">
            <w:pPr>
              <w:pStyle w:val="XML1"/>
              <w:rPr>
                <w:ins w:id="17369" w:author="Thomas Dietz" w:date="2012-08-08T16:18:00Z"/>
              </w:rPr>
            </w:pPr>
          </w:p>
          <w:p w14:paraId="24061747" w14:textId="77777777" w:rsidR="00D708FE" w:rsidRDefault="00D708FE" w:rsidP="00D708FE">
            <w:pPr>
              <w:pStyle w:val="XML1"/>
              <w:rPr>
                <w:ins w:id="17370" w:author="Thomas Dietz" w:date="2012-08-08T16:18:00Z"/>
              </w:rPr>
            </w:pPr>
            <w:ins w:id="17371" w:author="Thomas Dietz" w:date="2012-08-08T16:18:00Z">
              <w:r>
                <w:t xml:space="preserve">    &lt;xs:sequence&gt;</w:t>
              </w:r>
            </w:ins>
          </w:p>
          <w:p w14:paraId="18B7B618" w14:textId="77777777" w:rsidR="00D708FE" w:rsidRDefault="00D708FE" w:rsidP="00D708FE">
            <w:pPr>
              <w:pStyle w:val="XML1"/>
              <w:rPr>
                <w:ins w:id="17372" w:author="Thomas Dietz" w:date="2012-08-08T16:18:00Z"/>
              </w:rPr>
            </w:pPr>
            <w:ins w:id="17373" w:author="Thomas Dietz" w:date="2012-08-08T16:18:00Z">
              <w:r>
                <w:t xml:space="preserve">      &lt;xs:group ref="OFResourceType"/&gt;</w:t>
              </w:r>
            </w:ins>
          </w:p>
          <w:p w14:paraId="5AD16C24" w14:textId="77777777" w:rsidR="00D708FE" w:rsidRDefault="00D708FE" w:rsidP="00D708FE">
            <w:pPr>
              <w:pStyle w:val="XML1"/>
              <w:rPr>
                <w:ins w:id="17374" w:author="Thomas Dietz" w:date="2012-08-08T16:18:00Z"/>
              </w:rPr>
            </w:pPr>
            <w:ins w:id="17375" w:author="Thomas Dietz" w:date="2012-08-08T16:18:00Z">
              <w:r>
                <w:t xml:space="preserve">      &lt;xs:element name="certificate"  type="xs:string"&gt;</w:t>
              </w:r>
            </w:ins>
          </w:p>
          <w:p w14:paraId="2F2E8E7A" w14:textId="77777777" w:rsidR="00D708FE" w:rsidRDefault="00D708FE" w:rsidP="00D708FE">
            <w:pPr>
              <w:pStyle w:val="XML1"/>
              <w:rPr>
                <w:ins w:id="17376" w:author="Thomas Dietz" w:date="2012-08-08T16:18:00Z"/>
              </w:rPr>
            </w:pPr>
            <w:ins w:id="17377" w:author="Thomas Dietz" w:date="2012-08-08T16:18:00Z">
              <w:r>
                <w:t xml:space="preserve">        &lt;xs:annotation&gt;</w:t>
              </w:r>
            </w:ins>
          </w:p>
          <w:p w14:paraId="281C994A" w14:textId="77777777" w:rsidR="00D708FE" w:rsidRDefault="00D708FE" w:rsidP="00D708FE">
            <w:pPr>
              <w:pStyle w:val="XML1"/>
              <w:rPr>
                <w:ins w:id="17378" w:author="Thomas Dietz" w:date="2012-08-08T16:18:00Z"/>
              </w:rPr>
            </w:pPr>
            <w:ins w:id="17379" w:author="Thomas Dietz" w:date="2012-08-08T16:18:00Z">
              <w:r>
                <w:t xml:space="preserve">          &lt;xs:documentation&gt;</w:t>
              </w:r>
            </w:ins>
          </w:p>
          <w:p w14:paraId="6C3183D9" w14:textId="77777777" w:rsidR="00D708FE" w:rsidRDefault="00D708FE" w:rsidP="00D708FE">
            <w:pPr>
              <w:pStyle w:val="XML1"/>
              <w:rPr>
                <w:ins w:id="17380" w:author="Thomas Dietz" w:date="2012-08-08T16:18:00Z"/>
              </w:rPr>
            </w:pPr>
            <w:ins w:id="17381" w:author="Thomas Dietz" w:date="2012-08-08T16:18:00Z">
              <w:r>
                <w:t xml:space="preserve">            An X.509 certificate in DER format base64</w:t>
              </w:r>
            </w:ins>
          </w:p>
          <w:p w14:paraId="429BFF1D" w14:textId="77777777" w:rsidR="00D708FE" w:rsidRDefault="00D708FE" w:rsidP="00D708FE">
            <w:pPr>
              <w:pStyle w:val="XML1"/>
              <w:rPr>
                <w:ins w:id="17382" w:author="Thomas Dietz" w:date="2012-08-08T16:18:00Z"/>
              </w:rPr>
            </w:pPr>
            <w:ins w:id="17383" w:author="Thomas Dietz" w:date="2012-08-08T16:18:00Z">
              <w:r>
                <w:t xml:space="preserve">            encoded.</w:t>
              </w:r>
            </w:ins>
          </w:p>
          <w:p w14:paraId="7596C8EF" w14:textId="77777777" w:rsidR="00D708FE" w:rsidRDefault="00D708FE" w:rsidP="00D708FE">
            <w:pPr>
              <w:pStyle w:val="XML1"/>
              <w:rPr>
                <w:ins w:id="17384" w:author="Thomas Dietz" w:date="2012-08-08T16:18:00Z"/>
              </w:rPr>
            </w:pPr>
          </w:p>
          <w:p w14:paraId="34A76B04" w14:textId="77777777" w:rsidR="00D708FE" w:rsidRDefault="00D708FE" w:rsidP="00D708FE">
            <w:pPr>
              <w:pStyle w:val="XML1"/>
              <w:rPr>
                <w:ins w:id="17385" w:author="Thomas Dietz" w:date="2012-08-08T16:18:00Z"/>
              </w:rPr>
            </w:pPr>
            <w:ins w:id="17386" w:author="Thomas Dietz" w:date="2012-08-08T16:18:00Z">
              <w:r>
                <w:t xml:space="preserve">            This element MUST be present in the NETCONF data store.</w:t>
              </w:r>
            </w:ins>
          </w:p>
          <w:p w14:paraId="15C14B67" w14:textId="77777777" w:rsidR="00D708FE" w:rsidRDefault="00D708FE" w:rsidP="00D708FE">
            <w:pPr>
              <w:pStyle w:val="XML1"/>
              <w:rPr>
                <w:ins w:id="17387" w:author="Thomas Dietz" w:date="2012-08-08T16:18:00Z"/>
              </w:rPr>
            </w:pPr>
            <w:ins w:id="17388" w:author="Thomas Dietz" w:date="2012-08-08T16:18:00Z">
              <w:r>
                <w:t xml:space="preserve">            If this element is not present in a NETCONF &amp;lt;edit-config&amp;gt;</w:t>
              </w:r>
            </w:ins>
          </w:p>
          <w:p w14:paraId="337664D1" w14:textId="77777777" w:rsidR="00D708FE" w:rsidRDefault="00D708FE" w:rsidP="00D708FE">
            <w:pPr>
              <w:pStyle w:val="XML1"/>
              <w:rPr>
                <w:ins w:id="17389" w:author="Thomas Dietz" w:date="2012-08-08T16:18:00Z"/>
              </w:rPr>
            </w:pPr>
            <w:ins w:id="17390" w:author="Thomas Dietz" w:date="2012-08-08T16:18:00Z">
              <w:r>
                <w:t xml:space="preserve">            operation 'create', 'merge' or 'replace' and the parent</w:t>
              </w:r>
            </w:ins>
          </w:p>
          <w:p w14:paraId="60067AD1" w14:textId="77777777" w:rsidR="00D708FE" w:rsidRDefault="00D708FE" w:rsidP="00D708FE">
            <w:pPr>
              <w:pStyle w:val="XML1"/>
              <w:rPr>
                <w:ins w:id="17391" w:author="Thomas Dietz" w:date="2012-08-08T16:18:00Z"/>
              </w:rPr>
            </w:pPr>
            <w:ins w:id="17392" w:author="Thomas Dietz" w:date="2012-08-08T16:18:00Z">
              <w:r>
                <w:t xml:space="preserve">            element does not exist, a 'data-missing' error is</w:t>
              </w:r>
            </w:ins>
          </w:p>
          <w:p w14:paraId="73A29C68" w14:textId="77777777" w:rsidR="00D708FE" w:rsidRDefault="00D708FE" w:rsidP="00D708FE">
            <w:pPr>
              <w:pStyle w:val="XML1"/>
              <w:rPr>
                <w:ins w:id="17393" w:author="Thomas Dietz" w:date="2012-08-08T16:18:00Z"/>
              </w:rPr>
            </w:pPr>
            <w:ins w:id="17394" w:author="Thomas Dietz" w:date="2012-08-08T16:18:00Z">
              <w:r>
                <w:t xml:space="preserve">            returned.</w:t>
              </w:r>
            </w:ins>
          </w:p>
          <w:p w14:paraId="405744FB" w14:textId="77777777" w:rsidR="00D708FE" w:rsidRDefault="00D708FE" w:rsidP="00D708FE">
            <w:pPr>
              <w:pStyle w:val="XML1"/>
              <w:rPr>
                <w:ins w:id="17395" w:author="Thomas Dietz" w:date="2012-08-08T16:18:00Z"/>
              </w:rPr>
            </w:pPr>
            <w:ins w:id="17396" w:author="Thomas Dietz" w:date="2012-08-08T16:18:00Z">
              <w:r>
                <w:t xml:space="preserve">          &lt;/xs:documentation&gt;</w:t>
              </w:r>
            </w:ins>
          </w:p>
          <w:p w14:paraId="6EFE2D1E" w14:textId="77777777" w:rsidR="00D708FE" w:rsidRDefault="00D708FE" w:rsidP="00D708FE">
            <w:pPr>
              <w:pStyle w:val="XML1"/>
              <w:rPr>
                <w:ins w:id="17397" w:author="Thomas Dietz" w:date="2012-08-08T16:18:00Z"/>
              </w:rPr>
            </w:pPr>
            <w:ins w:id="17398" w:author="Thomas Dietz" w:date="2012-08-08T16:18:00Z">
              <w:r>
                <w:t xml:space="preserve">        &lt;/xs:annotation&gt;</w:t>
              </w:r>
            </w:ins>
          </w:p>
          <w:p w14:paraId="2815D33B" w14:textId="77777777" w:rsidR="00D708FE" w:rsidRDefault="00D708FE" w:rsidP="00D708FE">
            <w:pPr>
              <w:pStyle w:val="XML1"/>
              <w:rPr>
                <w:ins w:id="17399" w:author="Thomas Dietz" w:date="2012-08-08T16:18:00Z"/>
              </w:rPr>
            </w:pPr>
            <w:ins w:id="17400" w:author="Thomas Dietz" w:date="2012-08-08T16:18:00Z">
              <w:r>
                <w:t xml:space="preserve">      &lt;/xs:element&gt;</w:t>
              </w:r>
            </w:ins>
          </w:p>
          <w:p w14:paraId="68555785" w14:textId="77777777" w:rsidR="00D708FE" w:rsidRDefault="00D708FE" w:rsidP="00D708FE">
            <w:pPr>
              <w:pStyle w:val="XML1"/>
              <w:rPr>
                <w:ins w:id="17401" w:author="Thomas Dietz" w:date="2012-08-08T16:18:00Z"/>
              </w:rPr>
            </w:pPr>
            <w:ins w:id="17402" w:author="Thomas Dietz" w:date="2012-08-08T16:18:00Z">
              <w:r>
                <w:t xml:space="preserve">      &lt;xs:element name="private-key"&gt;</w:t>
              </w:r>
            </w:ins>
          </w:p>
          <w:p w14:paraId="2D0B8865" w14:textId="77777777" w:rsidR="00D708FE" w:rsidRDefault="00D708FE" w:rsidP="00D708FE">
            <w:pPr>
              <w:pStyle w:val="XML1"/>
              <w:rPr>
                <w:ins w:id="17403" w:author="Thomas Dietz" w:date="2012-08-08T16:18:00Z"/>
              </w:rPr>
            </w:pPr>
            <w:ins w:id="17404" w:author="Thomas Dietz" w:date="2012-08-08T16:18:00Z">
              <w:r>
                <w:t xml:space="preserve">        &lt;xs:annotation&gt;</w:t>
              </w:r>
            </w:ins>
          </w:p>
          <w:p w14:paraId="2E7C66EE" w14:textId="77777777" w:rsidR="00D708FE" w:rsidRDefault="00D708FE" w:rsidP="00D708FE">
            <w:pPr>
              <w:pStyle w:val="XML1"/>
              <w:rPr>
                <w:ins w:id="17405" w:author="Thomas Dietz" w:date="2012-08-08T16:18:00Z"/>
              </w:rPr>
            </w:pPr>
            <w:ins w:id="17406" w:author="Thomas Dietz" w:date="2012-08-08T16:18:00Z">
              <w:r>
                <w:t xml:space="preserve">          &lt;xs:documentation&gt;</w:t>
              </w:r>
            </w:ins>
          </w:p>
          <w:p w14:paraId="758582F0" w14:textId="77777777" w:rsidR="00D708FE" w:rsidRDefault="00D708FE" w:rsidP="00D708FE">
            <w:pPr>
              <w:pStyle w:val="XML1"/>
              <w:rPr>
                <w:ins w:id="17407" w:author="Thomas Dietz" w:date="2012-08-08T16:18:00Z"/>
              </w:rPr>
            </w:pPr>
            <w:ins w:id="17408" w:author="Thomas Dietz" w:date="2012-08-08T16:18:00Z">
              <w:r>
                <w:t xml:space="preserve">            This element contains the private key</w:t>
              </w:r>
            </w:ins>
          </w:p>
          <w:p w14:paraId="1DFD2029" w14:textId="77777777" w:rsidR="00D708FE" w:rsidRDefault="00D708FE" w:rsidP="00D708FE">
            <w:pPr>
              <w:pStyle w:val="XML1"/>
              <w:rPr>
                <w:ins w:id="17409" w:author="Thomas Dietz" w:date="2012-08-08T16:18:00Z"/>
              </w:rPr>
            </w:pPr>
            <w:ins w:id="17410" w:author="Thomas Dietz" w:date="2012-08-08T16:18:00Z">
              <w:r>
                <w:t xml:space="preserve">            corresponding to the certificate. The private key is</w:t>
              </w:r>
            </w:ins>
          </w:p>
          <w:p w14:paraId="12C778D3" w14:textId="77777777" w:rsidR="00D708FE" w:rsidRDefault="00D708FE" w:rsidP="00D708FE">
            <w:pPr>
              <w:pStyle w:val="XML1"/>
              <w:rPr>
                <w:ins w:id="17411" w:author="Thomas Dietz" w:date="2012-08-08T16:18:00Z"/>
              </w:rPr>
            </w:pPr>
            <w:ins w:id="17412" w:author="Thomas Dietz" w:date="2012-08-08T16:18:00Z">
              <w:r>
                <w:t xml:space="preserve">            encoded as specified in XML-Signature Syntax and Processing</w:t>
              </w:r>
            </w:ins>
          </w:p>
          <w:p w14:paraId="0972E569" w14:textId="77777777" w:rsidR="00D708FE" w:rsidRDefault="00D708FE" w:rsidP="00D708FE">
            <w:pPr>
              <w:pStyle w:val="XML1"/>
              <w:rPr>
                <w:ins w:id="17413" w:author="Thomas Dietz" w:date="2012-08-08T16:18:00Z"/>
              </w:rPr>
            </w:pPr>
            <w:ins w:id="17414" w:author="Thomas Dietz" w:date="2012-08-08T16:18:00Z">
              <w:r>
                <w:t xml:space="preserve">            (http://www.w3.org/TR/2001/PR-xmldsig-core-20010820/).  </w:t>
              </w:r>
            </w:ins>
          </w:p>
          <w:p w14:paraId="17D7ADCF" w14:textId="77777777" w:rsidR="00D708FE" w:rsidRDefault="00D708FE" w:rsidP="00D708FE">
            <w:pPr>
              <w:pStyle w:val="XML1"/>
              <w:rPr>
                <w:ins w:id="17415" w:author="Thomas Dietz" w:date="2012-08-08T16:18:00Z"/>
              </w:rPr>
            </w:pPr>
            <w:ins w:id="17416" w:author="Thomas Dietz" w:date="2012-08-08T16:18:00Z">
              <w:r>
                <w:t xml:space="preserve">            Currently the specification only support DSA and RSA keys.</w:t>
              </w:r>
            </w:ins>
          </w:p>
          <w:p w14:paraId="4833AEAC" w14:textId="77777777" w:rsidR="00D708FE" w:rsidRDefault="00D708FE" w:rsidP="00D708FE">
            <w:pPr>
              <w:pStyle w:val="XML1"/>
              <w:rPr>
                <w:ins w:id="17417" w:author="Thomas Dietz" w:date="2012-08-08T16:18:00Z"/>
              </w:rPr>
            </w:pPr>
          </w:p>
          <w:p w14:paraId="01C0D979" w14:textId="77777777" w:rsidR="00D708FE" w:rsidRDefault="00D708FE" w:rsidP="00D708FE">
            <w:pPr>
              <w:pStyle w:val="XML1"/>
              <w:rPr>
                <w:ins w:id="17418" w:author="Thomas Dietz" w:date="2012-08-08T16:18:00Z"/>
              </w:rPr>
            </w:pPr>
            <w:ins w:id="17419" w:author="Thomas Dietz" w:date="2012-08-08T16:18:00Z">
              <w:r>
                <w:t xml:space="preserve">            This element MUST be present in the NETCONF data store.</w:t>
              </w:r>
            </w:ins>
          </w:p>
          <w:p w14:paraId="5E63BA64" w14:textId="77777777" w:rsidR="00D708FE" w:rsidRDefault="00D708FE" w:rsidP="00D708FE">
            <w:pPr>
              <w:pStyle w:val="XML1"/>
              <w:rPr>
                <w:ins w:id="17420" w:author="Thomas Dietz" w:date="2012-08-08T16:18:00Z"/>
              </w:rPr>
            </w:pPr>
            <w:ins w:id="17421" w:author="Thomas Dietz" w:date="2012-08-08T16:18:00Z">
              <w:r>
                <w:t xml:space="preserve">            If this element is not present in a NETCONF &amp;lt;edit-config&amp;gt;</w:t>
              </w:r>
            </w:ins>
          </w:p>
          <w:p w14:paraId="32F27A74" w14:textId="77777777" w:rsidR="00D708FE" w:rsidRDefault="00D708FE" w:rsidP="00D708FE">
            <w:pPr>
              <w:pStyle w:val="XML1"/>
              <w:rPr>
                <w:ins w:id="17422" w:author="Thomas Dietz" w:date="2012-08-08T16:18:00Z"/>
              </w:rPr>
            </w:pPr>
            <w:ins w:id="17423" w:author="Thomas Dietz" w:date="2012-08-08T16:18:00Z">
              <w:r>
                <w:t xml:space="preserve">            operation 'create', 'merge' or 'replace' and the parent</w:t>
              </w:r>
            </w:ins>
          </w:p>
          <w:p w14:paraId="1B5082BE" w14:textId="77777777" w:rsidR="00D708FE" w:rsidRDefault="00D708FE" w:rsidP="00D708FE">
            <w:pPr>
              <w:pStyle w:val="XML1"/>
              <w:rPr>
                <w:ins w:id="17424" w:author="Thomas Dietz" w:date="2012-08-08T16:18:00Z"/>
              </w:rPr>
            </w:pPr>
            <w:ins w:id="17425" w:author="Thomas Dietz" w:date="2012-08-08T16:18:00Z">
              <w:r>
                <w:t xml:space="preserve">            element does not exist, a 'data-missing' error is</w:t>
              </w:r>
            </w:ins>
          </w:p>
          <w:p w14:paraId="7AB47B40" w14:textId="77777777" w:rsidR="00D708FE" w:rsidRDefault="00D708FE" w:rsidP="00D708FE">
            <w:pPr>
              <w:pStyle w:val="XML1"/>
              <w:rPr>
                <w:ins w:id="17426" w:author="Thomas Dietz" w:date="2012-08-08T16:18:00Z"/>
              </w:rPr>
            </w:pPr>
            <w:ins w:id="17427" w:author="Thomas Dietz" w:date="2012-08-08T16:18:00Z">
              <w:r>
                <w:t xml:space="preserve">            returned.</w:t>
              </w:r>
            </w:ins>
          </w:p>
          <w:p w14:paraId="78E94A58" w14:textId="77777777" w:rsidR="00D708FE" w:rsidRDefault="00D708FE" w:rsidP="00D708FE">
            <w:pPr>
              <w:pStyle w:val="XML1"/>
              <w:rPr>
                <w:ins w:id="17428" w:author="Thomas Dietz" w:date="2012-08-08T16:18:00Z"/>
              </w:rPr>
            </w:pPr>
            <w:ins w:id="17429" w:author="Thomas Dietz" w:date="2012-08-08T16:18:00Z">
              <w:r>
                <w:t xml:space="preserve">          &lt;/xs:documentation&gt;</w:t>
              </w:r>
            </w:ins>
          </w:p>
          <w:p w14:paraId="28D61B2A" w14:textId="77777777" w:rsidR="00D708FE" w:rsidRDefault="00D708FE" w:rsidP="00D708FE">
            <w:pPr>
              <w:pStyle w:val="XML1"/>
              <w:rPr>
                <w:ins w:id="17430" w:author="Thomas Dietz" w:date="2012-08-08T16:18:00Z"/>
              </w:rPr>
            </w:pPr>
            <w:ins w:id="17431" w:author="Thomas Dietz" w:date="2012-08-08T16:18:00Z">
              <w:r>
                <w:t xml:space="preserve">        &lt;/xs:annotation&gt;</w:t>
              </w:r>
            </w:ins>
          </w:p>
          <w:p w14:paraId="38DCE436" w14:textId="77777777" w:rsidR="00D708FE" w:rsidRDefault="00D708FE" w:rsidP="00D708FE">
            <w:pPr>
              <w:pStyle w:val="XML1"/>
              <w:rPr>
                <w:ins w:id="17432" w:author="Thomas Dietz" w:date="2012-08-08T16:18:00Z"/>
              </w:rPr>
            </w:pPr>
            <w:ins w:id="17433" w:author="Thomas Dietz" w:date="2012-08-08T16:18:00Z">
              <w:r>
                <w:t xml:space="preserve">        &lt;xs:complexType&gt;</w:t>
              </w:r>
            </w:ins>
          </w:p>
          <w:p w14:paraId="0D2BD02D" w14:textId="77777777" w:rsidR="00D708FE" w:rsidRDefault="00D708FE" w:rsidP="00D708FE">
            <w:pPr>
              <w:pStyle w:val="XML1"/>
              <w:rPr>
                <w:ins w:id="17434" w:author="Thomas Dietz" w:date="2012-08-08T16:18:00Z"/>
              </w:rPr>
            </w:pPr>
            <w:ins w:id="17435" w:author="Thomas Dietz" w:date="2012-08-08T16:18:00Z">
              <w:r>
                <w:t xml:space="preserve">          &lt;xs:sequence&gt;</w:t>
              </w:r>
            </w:ins>
          </w:p>
          <w:p w14:paraId="64DDF8AE" w14:textId="77777777" w:rsidR="00D708FE" w:rsidRDefault="00D708FE" w:rsidP="00D708FE">
            <w:pPr>
              <w:pStyle w:val="XML1"/>
              <w:rPr>
                <w:ins w:id="17436" w:author="Thomas Dietz" w:date="2012-08-08T16:18:00Z"/>
              </w:rPr>
            </w:pPr>
            <w:ins w:id="17437" w:author="Thomas Dietz" w:date="2012-08-08T16:18:00Z">
              <w:r>
                <w:t xml:space="preserve">            &lt;xs:group ref="KeyValueType"/&gt;</w:t>
              </w:r>
            </w:ins>
          </w:p>
          <w:p w14:paraId="329A1D1A" w14:textId="77777777" w:rsidR="00D708FE" w:rsidRDefault="00D708FE" w:rsidP="00D708FE">
            <w:pPr>
              <w:pStyle w:val="XML1"/>
              <w:rPr>
                <w:ins w:id="17438" w:author="Thomas Dietz" w:date="2012-08-08T16:18:00Z"/>
              </w:rPr>
            </w:pPr>
            <w:ins w:id="17439" w:author="Thomas Dietz" w:date="2012-08-08T16:18:00Z">
              <w:r>
                <w:t xml:space="preserve">          &lt;/xs:sequence&gt;</w:t>
              </w:r>
            </w:ins>
          </w:p>
          <w:p w14:paraId="5D5B4BE1" w14:textId="77777777" w:rsidR="00D708FE" w:rsidRDefault="00D708FE" w:rsidP="00D708FE">
            <w:pPr>
              <w:pStyle w:val="XML1"/>
              <w:rPr>
                <w:ins w:id="17440" w:author="Thomas Dietz" w:date="2012-08-08T16:18:00Z"/>
              </w:rPr>
            </w:pPr>
            <w:ins w:id="17441" w:author="Thomas Dietz" w:date="2012-08-08T16:18:00Z">
              <w:r>
                <w:t xml:space="preserve">        &lt;/xs:complexType&gt;</w:t>
              </w:r>
            </w:ins>
          </w:p>
          <w:p w14:paraId="127AE3FD" w14:textId="77777777" w:rsidR="00D708FE" w:rsidRDefault="00D708FE" w:rsidP="00D708FE">
            <w:pPr>
              <w:pStyle w:val="XML1"/>
              <w:rPr>
                <w:ins w:id="17442" w:author="Thomas Dietz" w:date="2012-08-08T16:18:00Z"/>
              </w:rPr>
            </w:pPr>
            <w:ins w:id="17443" w:author="Thomas Dietz" w:date="2012-08-08T16:18:00Z">
              <w:r>
                <w:t xml:space="preserve">      &lt;/xs:element&gt;</w:t>
              </w:r>
            </w:ins>
          </w:p>
          <w:p w14:paraId="0F890DF2" w14:textId="77777777" w:rsidR="00D708FE" w:rsidRDefault="00D708FE" w:rsidP="00D708FE">
            <w:pPr>
              <w:pStyle w:val="XML1"/>
              <w:rPr>
                <w:ins w:id="17444" w:author="Thomas Dietz" w:date="2012-08-08T16:18:00Z"/>
              </w:rPr>
            </w:pPr>
            <w:ins w:id="17445" w:author="Thomas Dietz" w:date="2012-08-08T16:18:00Z">
              <w:r>
                <w:t xml:space="preserve">    &lt;/xs:sequence&gt;</w:t>
              </w:r>
            </w:ins>
          </w:p>
          <w:p w14:paraId="17E8B6C3" w14:textId="77777777" w:rsidR="00D708FE" w:rsidRDefault="00D708FE" w:rsidP="00D708FE">
            <w:pPr>
              <w:pStyle w:val="XML1"/>
              <w:rPr>
                <w:ins w:id="17446" w:author="Thomas Dietz" w:date="2012-08-08T16:18:00Z"/>
              </w:rPr>
            </w:pPr>
            <w:ins w:id="17447" w:author="Thomas Dietz" w:date="2012-08-08T16:18:00Z">
              <w:r>
                <w:t xml:space="preserve">  &lt;/xs:group&gt;</w:t>
              </w:r>
            </w:ins>
          </w:p>
          <w:p w14:paraId="55B81302" w14:textId="77777777" w:rsidR="00D708FE" w:rsidRDefault="00D708FE" w:rsidP="00D708FE">
            <w:pPr>
              <w:pStyle w:val="XML1"/>
              <w:rPr>
                <w:ins w:id="17448" w:author="Thomas Dietz" w:date="2012-08-08T16:18:00Z"/>
              </w:rPr>
            </w:pPr>
          </w:p>
          <w:p w14:paraId="11BE0819" w14:textId="77777777" w:rsidR="00D708FE" w:rsidRDefault="00D708FE" w:rsidP="00D708FE">
            <w:pPr>
              <w:pStyle w:val="XML1"/>
              <w:rPr>
                <w:ins w:id="17449" w:author="Thomas Dietz" w:date="2012-08-08T16:18:00Z"/>
              </w:rPr>
            </w:pPr>
            <w:ins w:id="17450" w:author="Thomas Dietz" w:date="2012-08-08T16:18:00Z">
              <w:r>
                <w:t xml:space="preserve">  &lt;xs:group name="OFExternalCertificateType"&gt;</w:t>
              </w:r>
            </w:ins>
          </w:p>
          <w:p w14:paraId="42496ECA" w14:textId="77777777" w:rsidR="00D708FE" w:rsidRDefault="00D708FE" w:rsidP="00D708FE">
            <w:pPr>
              <w:pStyle w:val="XML1"/>
              <w:rPr>
                <w:ins w:id="17451" w:author="Thomas Dietz" w:date="2012-08-08T16:18:00Z"/>
              </w:rPr>
            </w:pPr>
            <w:ins w:id="17452" w:author="Thomas Dietz" w:date="2012-08-08T16:18:00Z">
              <w:r>
                <w:t xml:space="preserve">    &lt;xs:annotation&gt;</w:t>
              </w:r>
            </w:ins>
          </w:p>
          <w:p w14:paraId="162C0EB5" w14:textId="77777777" w:rsidR="00D708FE" w:rsidRDefault="00D708FE" w:rsidP="00D708FE">
            <w:pPr>
              <w:pStyle w:val="XML1"/>
              <w:rPr>
                <w:ins w:id="17453" w:author="Thomas Dietz" w:date="2012-08-08T16:18:00Z"/>
              </w:rPr>
            </w:pPr>
            <w:ins w:id="17454" w:author="Thomas Dietz" w:date="2012-08-08T16:18:00Z">
              <w:r>
                <w:t xml:space="preserve">      &lt;xs:documentation&gt;</w:t>
              </w:r>
            </w:ins>
          </w:p>
          <w:p w14:paraId="333CE8A2" w14:textId="77777777" w:rsidR="00D708FE" w:rsidRDefault="00D708FE" w:rsidP="00D708FE">
            <w:pPr>
              <w:pStyle w:val="XML1"/>
              <w:rPr>
                <w:ins w:id="17455" w:author="Thomas Dietz" w:date="2012-08-08T16:18:00Z"/>
              </w:rPr>
            </w:pPr>
            <w:ins w:id="17456" w:author="Thomas Dietz" w:date="2012-08-08T16:18:00Z">
              <w:r>
                <w:t xml:space="preserve">        This grouping specifies a certificate that can be</w:t>
              </w:r>
            </w:ins>
          </w:p>
          <w:p w14:paraId="42B54F24" w14:textId="77777777" w:rsidR="00D708FE" w:rsidRDefault="00D708FE" w:rsidP="00D708FE">
            <w:pPr>
              <w:pStyle w:val="XML1"/>
              <w:rPr>
                <w:ins w:id="17457" w:author="Thomas Dietz" w:date="2012-08-08T16:18:00Z"/>
              </w:rPr>
            </w:pPr>
            <w:ins w:id="17458" w:author="Thomas Dietz" w:date="2012-08-08T16:18:00Z">
              <w:r>
                <w:t xml:space="preserve">        used by an OpenFlow Logical Switch for authenticating a </w:t>
              </w:r>
            </w:ins>
          </w:p>
          <w:p w14:paraId="40A9EC13" w14:textId="77777777" w:rsidR="00D708FE" w:rsidRDefault="00D708FE" w:rsidP="00D708FE">
            <w:pPr>
              <w:pStyle w:val="XML1"/>
              <w:rPr>
                <w:ins w:id="17459" w:author="Thomas Dietz" w:date="2012-08-08T16:18:00Z"/>
              </w:rPr>
            </w:pPr>
            <w:ins w:id="17460" w:author="Thomas Dietz" w:date="2012-08-08T16:18:00Z">
              <w:r>
                <w:t xml:space="preserve">        controller when a TLS connection is established.</w:t>
              </w:r>
            </w:ins>
          </w:p>
          <w:p w14:paraId="51D26021" w14:textId="77777777" w:rsidR="00D708FE" w:rsidRDefault="00D708FE" w:rsidP="00D708FE">
            <w:pPr>
              <w:pStyle w:val="XML1"/>
              <w:rPr>
                <w:ins w:id="17461" w:author="Thomas Dietz" w:date="2012-08-08T16:18:00Z"/>
              </w:rPr>
            </w:pPr>
            <w:ins w:id="17462" w:author="Thomas Dietz" w:date="2012-08-08T16:18:00Z">
              <w:r>
                <w:t xml:space="preserve">      &lt;/xs:documentation&gt;</w:t>
              </w:r>
            </w:ins>
          </w:p>
          <w:p w14:paraId="0EBEB9EB" w14:textId="77777777" w:rsidR="00D708FE" w:rsidRDefault="00D708FE" w:rsidP="00D708FE">
            <w:pPr>
              <w:pStyle w:val="XML1"/>
              <w:rPr>
                <w:ins w:id="17463" w:author="Thomas Dietz" w:date="2012-08-08T16:18:00Z"/>
              </w:rPr>
            </w:pPr>
            <w:ins w:id="17464" w:author="Thomas Dietz" w:date="2012-08-08T16:18:00Z">
              <w:r>
                <w:t xml:space="preserve">    &lt;/xs:annotation&gt;</w:t>
              </w:r>
            </w:ins>
          </w:p>
          <w:p w14:paraId="45EF1D60" w14:textId="77777777" w:rsidR="00D708FE" w:rsidRDefault="00D708FE" w:rsidP="00D708FE">
            <w:pPr>
              <w:pStyle w:val="XML1"/>
              <w:rPr>
                <w:ins w:id="17465" w:author="Thomas Dietz" w:date="2012-08-08T16:18:00Z"/>
              </w:rPr>
            </w:pPr>
          </w:p>
          <w:p w14:paraId="0146BDC7" w14:textId="77777777" w:rsidR="00D708FE" w:rsidRDefault="00D708FE" w:rsidP="00D708FE">
            <w:pPr>
              <w:pStyle w:val="XML1"/>
              <w:rPr>
                <w:ins w:id="17466" w:author="Thomas Dietz" w:date="2012-08-08T16:18:00Z"/>
              </w:rPr>
            </w:pPr>
            <w:ins w:id="17467" w:author="Thomas Dietz" w:date="2012-08-08T16:18:00Z">
              <w:r>
                <w:t xml:space="preserve">    &lt;xs:sequence&gt;</w:t>
              </w:r>
            </w:ins>
          </w:p>
          <w:p w14:paraId="11EB1CDD" w14:textId="77777777" w:rsidR="00D708FE" w:rsidRDefault="00D708FE" w:rsidP="00D708FE">
            <w:pPr>
              <w:pStyle w:val="XML1"/>
              <w:rPr>
                <w:ins w:id="17468" w:author="Thomas Dietz" w:date="2012-08-08T16:18:00Z"/>
              </w:rPr>
            </w:pPr>
            <w:ins w:id="17469" w:author="Thomas Dietz" w:date="2012-08-08T16:18:00Z">
              <w:r>
                <w:t xml:space="preserve">      &lt;xs:group ref="OFResourceType"/&gt;</w:t>
              </w:r>
            </w:ins>
          </w:p>
          <w:p w14:paraId="03BF0C27" w14:textId="77777777" w:rsidR="00D708FE" w:rsidRDefault="00D708FE" w:rsidP="00D708FE">
            <w:pPr>
              <w:pStyle w:val="XML1"/>
              <w:rPr>
                <w:ins w:id="17470" w:author="Thomas Dietz" w:date="2012-08-08T16:18:00Z"/>
              </w:rPr>
            </w:pPr>
            <w:ins w:id="17471" w:author="Thomas Dietz" w:date="2012-08-08T16:18:00Z">
              <w:r>
                <w:lastRenderedPageBreak/>
                <w:t xml:space="preserve">      &lt;xs:element name="certificate"  type="xs:string"&gt;</w:t>
              </w:r>
            </w:ins>
          </w:p>
          <w:p w14:paraId="5341E62F" w14:textId="77777777" w:rsidR="00D708FE" w:rsidRDefault="00D708FE" w:rsidP="00D708FE">
            <w:pPr>
              <w:pStyle w:val="XML1"/>
              <w:rPr>
                <w:ins w:id="17472" w:author="Thomas Dietz" w:date="2012-08-08T16:18:00Z"/>
              </w:rPr>
            </w:pPr>
            <w:ins w:id="17473" w:author="Thomas Dietz" w:date="2012-08-08T16:18:00Z">
              <w:r>
                <w:t xml:space="preserve">        &lt;xs:annotation&gt;</w:t>
              </w:r>
            </w:ins>
          </w:p>
          <w:p w14:paraId="22286923" w14:textId="77777777" w:rsidR="00D708FE" w:rsidRDefault="00D708FE" w:rsidP="00D708FE">
            <w:pPr>
              <w:pStyle w:val="XML1"/>
              <w:rPr>
                <w:ins w:id="17474" w:author="Thomas Dietz" w:date="2012-08-08T16:18:00Z"/>
              </w:rPr>
            </w:pPr>
            <w:ins w:id="17475" w:author="Thomas Dietz" w:date="2012-08-08T16:18:00Z">
              <w:r>
                <w:t xml:space="preserve">          &lt;xs:documentation&gt;</w:t>
              </w:r>
            </w:ins>
          </w:p>
          <w:p w14:paraId="03562D99" w14:textId="77777777" w:rsidR="00D708FE" w:rsidRDefault="00D708FE" w:rsidP="00D708FE">
            <w:pPr>
              <w:pStyle w:val="XML1"/>
              <w:rPr>
                <w:ins w:id="17476" w:author="Thomas Dietz" w:date="2012-08-08T16:18:00Z"/>
              </w:rPr>
            </w:pPr>
            <w:ins w:id="17477" w:author="Thomas Dietz" w:date="2012-08-08T16:18:00Z">
              <w:r>
                <w:t xml:space="preserve">            An X.509 certificate in DER format base64</w:t>
              </w:r>
            </w:ins>
          </w:p>
          <w:p w14:paraId="1C1FFDCF" w14:textId="77777777" w:rsidR="00D708FE" w:rsidRDefault="00D708FE" w:rsidP="00D708FE">
            <w:pPr>
              <w:pStyle w:val="XML1"/>
              <w:rPr>
                <w:ins w:id="17478" w:author="Thomas Dietz" w:date="2012-08-08T16:18:00Z"/>
              </w:rPr>
            </w:pPr>
            <w:ins w:id="17479" w:author="Thomas Dietz" w:date="2012-08-08T16:18:00Z">
              <w:r>
                <w:t xml:space="preserve">            encoded.</w:t>
              </w:r>
            </w:ins>
          </w:p>
          <w:p w14:paraId="12589CA8" w14:textId="77777777" w:rsidR="00D708FE" w:rsidRDefault="00D708FE" w:rsidP="00D708FE">
            <w:pPr>
              <w:pStyle w:val="XML1"/>
              <w:rPr>
                <w:ins w:id="17480" w:author="Thomas Dietz" w:date="2012-08-08T16:18:00Z"/>
              </w:rPr>
            </w:pPr>
          </w:p>
          <w:p w14:paraId="6C7EA42F" w14:textId="77777777" w:rsidR="00D708FE" w:rsidRDefault="00D708FE" w:rsidP="00D708FE">
            <w:pPr>
              <w:pStyle w:val="XML1"/>
              <w:rPr>
                <w:ins w:id="17481" w:author="Thomas Dietz" w:date="2012-08-08T16:18:00Z"/>
              </w:rPr>
            </w:pPr>
            <w:ins w:id="17482" w:author="Thomas Dietz" w:date="2012-08-08T16:18:00Z">
              <w:r>
                <w:t xml:space="preserve">            This element MUST be present in the NETCONF data store.</w:t>
              </w:r>
            </w:ins>
          </w:p>
          <w:p w14:paraId="516D8008" w14:textId="77777777" w:rsidR="00D708FE" w:rsidRDefault="00D708FE" w:rsidP="00D708FE">
            <w:pPr>
              <w:pStyle w:val="XML1"/>
              <w:rPr>
                <w:ins w:id="17483" w:author="Thomas Dietz" w:date="2012-08-08T16:18:00Z"/>
              </w:rPr>
            </w:pPr>
            <w:ins w:id="17484" w:author="Thomas Dietz" w:date="2012-08-08T16:18:00Z">
              <w:r>
                <w:t xml:space="preserve">            If this element is not present in a NETCONF &amp;lt;edit-config&amp;gt;</w:t>
              </w:r>
            </w:ins>
          </w:p>
          <w:p w14:paraId="70D58E64" w14:textId="77777777" w:rsidR="00D708FE" w:rsidRDefault="00D708FE" w:rsidP="00D708FE">
            <w:pPr>
              <w:pStyle w:val="XML1"/>
              <w:rPr>
                <w:ins w:id="17485" w:author="Thomas Dietz" w:date="2012-08-08T16:18:00Z"/>
              </w:rPr>
            </w:pPr>
            <w:ins w:id="17486" w:author="Thomas Dietz" w:date="2012-08-08T16:18:00Z">
              <w:r>
                <w:t xml:space="preserve">            operation 'create', 'merge' or 'replace' and the parent</w:t>
              </w:r>
            </w:ins>
          </w:p>
          <w:p w14:paraId="4BC48A37" w14:textId="77777777" w:rsidR="00D708FE" w:rsidRDefault="00D708FE" w:rsidP="00D708FE">
            <w:pPr>
              <w:pStyle w:val="XML1"/>
              <w:rPr>
                <w:ins w:id="17487" w:author="Thomas Dietz" w:date="2012-08-08T16:18:00Z"/>
              </w:rPr>
            </w:pPr>
            <w:ins w:id="17488" w:author="Thomas Dietz" w:date="2012-08-08T16:18:00Z">
              <w:r>
                <w:t xml:space="preserve">            element does not exist, a 'data-missing' error is</w:t>
              </w:r>
            </w:ins>
          </w:p>
          <w:p w14:paraId="4DF72B6F" w14:textId="77777777" w:rsidR="00D708FE" w:rsidRDefault="00D708FE" w:rsidP="00D708FE">
            <w:pPr>
              <w:pStyle w:val="XML1"/>
              <w:rPr>
                <w:ins w:id="17489" w:author="Thomas Dietz" w:date="2012-08-08T16:18:00Z"/>
              </w:rPr>
            </w:pPr>
            <w:ins w:id="17490" w:author="Thomas Dietz" w:date="2012-08-08T16:18:00Z">
              <w:r>
                <w:t xml:space="preserve">            returned.</w:t>
              </w:r>
            </w:ins>
          </w:p>
          <w:p w14:paraId="1E4A17CB" w14:textId="77777777" w:rsidR="00D708FE" w:rsidRDefault="00D708FE" w:rsidP="00D708FE">
            <w:pPr>
              <w:pStyle w:val="XML1"/>
              <w:rPr>
                <w:ins w:id="17491" w:author="Thomas Dietz" w:date="2012-08-08T16:18:00Z"/>
              </w:rPr>
            </w:pPr>
            <w:ins w:id="17492" w:author="Thomas Dietz" w:date="2012-08-08T16:18:00Z">
              <w:r>
                <w:t xml:space="preserve">          &lt;/xs:documentation&gt;</w:t>
              </w:r>
            </w:ins>
          </w:p>
          <w:p w14:paraId="1B7F91C0" w14:textId="77777777" w:rsidR="00D708FE" w:rsidRDefault="00D708FE" w:rsidP="00D708FE">
            <w:pPr>
              <w:pStyle w:val="XML1"/>
              <w:rPr>
                <w:ins w:id="17493" w:author="Thomas Dietz" w:date="2012-08-08T16:18:00Z"/>
              </w:rPr>
            </w:pPr>
            <w:ins w:id="17494" w:author="Thomas Dietz" w:date="2012-08-08T16:18:00Z">
              <w:r>
                <w:t xml:space="preserve">        &lt;/xs:annotation&gt;</w:t>
              </w:r>
            </w:ins>
          </w:p>
          <w:p w14:paraId="080745C6" w14:textId="77777777" w:rsidR="00D708FE" w:rsidRDefault="00D708FE" w:rsidP="00D708FE">
            <w:pPr>
              <w:pStyle w:val="XML1"/>
              <w:rPr>
                <w:ins w:id="17495" w:author="Thomas Dietz" w:date="2012-08-08T16:18:00Z"/>
              </w:rPr>
            </w:pPr>
            <w:ins w:id="17496" w:author="Thomas Dietz" w:date="2012-08-08T16:18:00Z">
              <w:r>
                <w:t xml:space="preserve">      &lt;/xs:element&gt;</w:t>
              </w:r>
            </w:ins>
          </w:p>
          <w:p w14:paraId="1A0C7A4C" w14:textId="77777777" w:rsidR="00D708FE" w:rsidRDefault="00D708FE" w:rsidP="00D708FE">
            <w:pPr>
              <w:pStyle w:val="XML1"/>
              <w:rPr>
                <w:ins w:id="17497" w:author="Thomas Dietz" w:date="2012-08-08T16:18:00Z"/>
              </w:rPr>
            </w:pPr>
            <w:ins w:id="17498" w:author="Thomas Dietz" w:date="2012-08-08T16:18:00Z">
              <w:r>
                <w:t xml:space="preserve">    &lt;/xs:sequence&gt;</w:t>
              </w:r>
            </w:ins>
          </w:p>
          <w:p w14:paraId="6BBC8661" w14:textId="77777777" w:rsidR="00D708FE" w:rsidRDefault="00D708FE" w:rsidP="00D708FE">
            <w:pPr>
              <w:pStyle w:val="XML1"/>
              <w:rPr>
                <w:ins w:id="17499" w:author="Thomas Dietz" w:date="2012-08-08T16:18:00Z"/>
              </w:rPr>
            </w:pPr>
            <w:ins w:id="17500" w:author="Thomas Dietz" w:date="2012-08-08T16:18:00Z">
              <w:r>
                <w:t xml:space="preserve">  &lt;/xs:group&gt;</w:t>
              </w:r>
            </w:ins>
          </w:p>
          <w:p w14:paraId="3A7C3019" w14:textId="77777777" w:rsidR="00D708FE" w:rsidRDefault="00D708FE" w:rsidP="00D708FE">
            <w:pPr>
              <w:pStyle w:val="XML1"/>
              <w:rPr>
                <w:ins w:id="17501" w:author="Thomas Dietz" w:date="2012-08-08T16:18:00Z"/>
              </w:rPr>
            </w:pPr>
          </w:p>
          <w:p w14:paraId="494E0879" w14:textId="77777777" w:rsidR="00D708FE" w:rsidRDefault="00D708FE" w:rsidP="00D708FE">
            <w:pPr>
              <w:pStyle w:val="XML1"/>
              <w:rPr>
                <w:ins w:id="17502" w:author="Thomas Dietz" w:date="2012-08-08T16:18:00Z"/>
              </w:rPr>
            </w:pPr>
            <w:ins w:id="17503" w:author="Thomas Dietz" w:date="2012-08-08T16:18:00Z">
              <w:r>
                <w:t xml:space="preserve">  &lt;xs:group name="OFConfigurationPointType"&gt;</w:t>
              </w:r>
            </w:ins>
          </w:p>
          <w:p w14:paraId="51A7D82E" w14:textId="77777777" w:rsidR="00D708FE" w:rsidRDefault="00D708FE" w:rsidP="00D708FE">
            <w:pPr>
              <w:pStyle w:val="XML1"/>
              <w:rPr>
                <w:ins w:id="17504" w:author="Thomas Dietz" w:date="2012-08-08T16:18:00Z"/>
              </w:rPr>
            </w:pPr>
            <w:ins w:id="17505" w:author="Thomas Dietz" w:date="2012-08-08T16:18:00Z">
              <w:r>
                <w:t xml:space="preserve">    &lt;xs:annotation&gt;</w:t>
              </w:r>
            </w:ins>
          </w:p>
          <w:p w14:paraId="2F1D4ED4" w14:textId="77777777" w:rsidR="00D708FE" w:rsidRDefault="00D708FE" w:rsidP="00D708FE">
            <w:pPr>
              <w:pStyle w:val="XML1"/>
              <w:rPr>
                <w:ins w:id="17506" w:author="Thomas Dietz" w:date="2012-08-08T16:18:00Z"/>
              </w:rPr>
            </w:pPr>
            <w:ins w:id="17507" w:author="Thomas Dietz" w:date="2012-08-08T16:18:00Z">
              <w:r>
                <w:t xml:space="preserve">      &lt;xs:documentation&gt;</w:t>
              </w:r>
            </w:ins>
          </w:p>
          <w:p w14:paraId="1265E6FF" w14:textId="77777777" w:rsidR="00D708FE" w:rsidRDefault="00D708FE" w:rsidP="00D708FE">
            <w:pPr>
              <w:pStyle w:val="XML1"/>
              <w:rPr>
                <w:ins w:id="17508" w:author="Thomas Dietz" w:date="2012-08-08T16:18:00Z"/>
              </w:rPr>
            </w:pPr>
            <w:ins w:id="17509" w:author="Thomas Dietz" w:date="2012-08-08T16:18:00Z">
              <w:r>
                <w:t xml:space="preserve">        Representation of an OpenFlow Configuration Point.</w:t>
              </w:r>
            </w:ins>
          </w:p>
          <w:p w14:paraId="6A5B7F27" w14:textId="77777777" w:rsidR="00D708FE" w:rsidRDefault="00D708FE" w:rsidP="00D708FE">
            <w:pPr>
              <w:pStyle w:val="XML1"/>
              <w:rPr>
                <w:ins w:id="17510" w:author="Thomas Dietz" w:date="2012-08-08T16:18:00Z"/>
              </w:rPr>
            </w:pPr>
            <w:ins w:id="17511" w:author="Thomas Dietz" w:date="2012-08-08T16:18:00Z">
              <w:r>
                <w:t xml:space="preserve">        Instances of the Configuration Point class SHOULD be stored </w:t>
              </w:r>
            </w:ins>
          </w:p>
          <w:p w14:paraId="5329F60D" w14:textId="77777777" w:rsidR="00D708FE" w:rsidRDefault="00D708FE" w:rsidP="00D708FE">
            <w:pPr>
              <w:pStyle w:val="XML1"/>
              <w:rPr>
                <w:ins w:id="17512" w:author="Thomas Dietz" w:date="2012-08-08T16:18:00Z"/>
              </w:rPr>
            </w:pPr>
            <w:ins w:id="17513" w:author="Thomas Dietz" w:date="2012-08-08T16:18:00Z">
              <w:r>
                <w:t xml:space="preserve">        persistently across reboots of the OpenFlow Capable Switch.</w:t>
              </w:r>
            </w:ins>
          </w:p>
          <w:p w14:paraId="0BD1265F" w14:textId="77777777" w:rsidR="00D708FE" w:rsidRDefault="00D708FE" w:rsidP="00D708FE">
            <w:pPr>
              <w:pStyle w:val="XML1"/>
              <w:rPr>
                <w:ins w:id="17514" w:author="Thomas Dietz" w:date="2012-08-08T16:18:00Z"/>
              </w:rPr>
            </w:pPr>
            <w:ins w:id="17515" w:author="Thomas Dietz" w:date="2012-08-08T16:18:00Z">
              <w:r>
                <w:t xml:space="preserve">            </w:t>
              </w:r>
            </w:ins>
          </w:p>
          <w:p w14:paraId="71B9AF39" w14:textId="77777777" w:rsidR="00D708FE" w:rsidRDefault="00D708FE" w:rsidP="00D708FE">
            <w:pPr>
              <w:pStyle w:val="XML1"/>
              <w:rPr>
                <w:ins w:id="17516" w:author="Thomas Dietz" w:date="2012-08-08T16:18:00Z"/>
              </w:rPr>
            </w:pPr>
            <w:ins w:id="17517" w:author="Thomas Dietz" w:date="2012-08-08T16:18:00Z">
              <w:r>
                <w:t xml:space="preserve">        When a connection is established between an OpenFlow Capable </w:t>
              </w:r>
            </w:ins>
          </w:p>
          <w:p w14:paraId="7B841E0E" w14:textId="77777777" w:rsidR="00D708FE" w:rsidRDefault="00D708FE" w:rsidP="00D708FE">
            <w:pPr>
              <w:pStyle w:val="XML1"/>
              <w:rPr>
                <w:ins w:id="17518" w:author="Thomas Dietz" w:date="2012-08-08T16:18:00Z"/>
              </w:rPr>
            </w:pPr>
            <w:ins w:id="17519" w:author="Thomas Dietz" w:date="2012-08-08T16:18:00Z">
              <w:r>
                <w:t xml:space="preserve">        Switch and a Configuration Point the switch  MUST store the </w:t>
              </w:r>
            </w:ins>
          </w:p>
          <w:p w14:paraId="16820523" w14:textId="77777777" w:rsidR="00D708FE" w:rsidRDefault="00D708FE" w:rsidP="00D708FE">
            <w:pPr>
              <w:pStyle w:val="XML1"/>
              <w:rPr>
                <w:ins w:id="17520" w:author="Thomas Dietz" w:date="2012-08-08T16:18:00Z"/>
              </w:rPr>
            </w:pPr>
            <w:ins w:id="17521" w:author="Thomas Dietz" w:date="2012-08-08T16:18:00Z">
              <w:r>
                <w:t xml:space="preserve">        connection information in an instance of the Configuration </w:t>
              </w:r>
            </w:ins>
          </w:p>
          <w:p w14:paraId="150BC18C" w14:textId="77777777" w:rsidR="00D708FE" w:rsidRDefault="00D708FE" w:rsidP="00D708FE">
            <w:pPr>
              <w:pStyle w:val="XML1"/>
              <w:rPr>
                <w:ins w:id="17522" w:author="Thomas Dietz" w:date="2012-08-08T16:18:00Z"/>
              </w:rPr>
            </w:pPr>
            <w:ins w:id="17523" w:author="Thomas Dietz" w:date="2012-08-08T16:18:00Z">
              <w:r>
                <w:t xml:space="preserve">        Point class. If such an instance does not exist, the OpenFlow</w:t>
              </w:r>
            </w:ins>
          </w:p>
          <w:p w14:paraId="7F0CC350" w14:textId="77777777" w:rsidR="00D708FE" w:rsidRDefault="00D708FE" w:rsidP="00D708FE">
            <w:pPr>
              <w:pStyle w:val="XML1"/>
              <w:rPr>
                <w:ins w:id="17524" w:author="Thomas Dietz" w:date="2012-08-08T16:18:00Z"/>
              </w:rPr>
            </w:pPr>
            <w:ins w:id="17525" w:author="Thomas Dietz" w:date="2012-08-08T16:18:00Z">
              <w:r>
                <w:t xml:space="preserve">        Capable Switch MUST create an instance where it then stores </w:t>
              </w:r>
            </w:ins>
          </w:p>
          <w:p w14:paraId="27ADE1C1" w14:textId="77777777" w:rsidR="00D708FE" w:rsidRDefault="00D708FE" w:rsidP="00D708FE">
            <w:pPr>
              <w:pStyle w:val="XML1"/>
              <w:rPr>
                <w:ins w:id="17526" w:author="Thomas Dietz" w:date="2012-08-08T16:18:00Z"/>
              </w:rPr>
            </w:pPr>
            <w:ins w:id="17527" w:author="Thomas Dietz" w:date="2012-08-08T16:18:00Z">
              <w:r>
                <w:t xml:space="preserve">        the connection information.</w:t>
              </w:r>
            </w:ins>
          </w:p>
          <w:p w14:paraId="54BA6F2C" w14:textId="77777777" w:rsidR="00D708FE" w:rsidRDefault="00D708FE" w:rsidP="00D708FE">
            <w:pPr>
              <w:pStyle w:val="XML1"/>
              <w:rPr>
                <w:ins w:id="17528" w:author="Thomas Dietz" w:date="2012-08-08T16:18:00Z"/>
              </w:rPr>
            </w:pPr>
            <w:ins w:id="17529" w:author="Thomas Dietz" w:date="2012-08-08T16:18:00Z">
              <w:r>
                <w:t xml:space="preserve">            </w:t>
              </w:r>
            </w:ins>
          </w:p>
          <w:p w14:paraId="0F47BE75" w14:textId="77777777" w:rsidR="00D708FE" w:rsidRDefault="00D708FE" w:rsidP="00D708FE">
            <w:pPr>
              <w:pStyle w:val="XML1"/>
              <w:rPr>
                <w:ins w:id="17530" w:author="Thomas Dietz" w:date="2012-08-08T16:18:00Z"/>
              </w:rPr>
            </w:pPr>
            <w:ins w:id="17531" w:author="Thomas Dietz" w:date="2012-08-08T16:18:00Z">
              <w:r>
                <w:t xml:space="preserve">        An OpenFlow Capable Switch that cannot initiate a connection </w:t>
              </w:r>
            </w:ins>
          </w:p>
          <w:p w14:paraId="4E624F51" w14:textId="77777777" w:rsidR="00D708FE" w:rsidRDefault="00D708FE" w:rsidP="00D708FE">
            <w:pPr>
              <w:pStyle w:val="XML1"/>
              <w:rPr>
                <w:ins w:id="17532" w:author="Thomas Dietz" w:date="2012-08-08T16:18:00Z"/>
              </w:rPr>
            </w:pPr>
            <w:ins w:id="17533" w:author="Thomas Dietz" w:date="2012-08-08T16:18:00Z">
              <w:r>
                <w:t xml:space="preserve">        to a configuration point does not have to implement the </w:t>
              </w:r>
            </w:ins>
          </w:p>
          <w:p w14:paraId="2C89B4D6" w14:textId="77777777" w:rsidR="00D708FE" w:rsidRDefault="00D708FE" w:rsidP="00D708FE">
            <w:pPr>
              <w:pStyle w:val="XML1"/>
              <w:rPr>
                <w:ins w:id="17534" w:author="Thomas Dietz" w:date="2012-08-08T16:18:00Z"/>
              </w:rPr>
            </w:pPr>
            <w:ins w:id="17535" w:author="Thomas Dietz" w:date="2012-08-08T16:18:00Z">
              <w:r>
                <w:t xml:space="preserve">        Configuration Point class. It SHOULD block attempts to write</w:t>
              </w:r>
            </w:ins>
          </w:p>
          <w:p w14:paraId="39EB4A7D" w14:textId="77777777" w:rsidR="00D708FE" w:rsidRDefault="00D708FE" w:rsidP="00D708FE">
            <w:pPr>
              <w:pStyle w:val="XML1"/>
              <w:rPr>
                <w:ins w:id="17536" w:author="Thomas Dietz" w:date="2012-08-08T16:18:00Z"/>
              </w:rPr>
            </w:pPr>
            <w:ins w:id="17537" w:author="Thomas Dietz" w:date="2012-08-08T16:18:00Z">
              <w:r>
                <w:t xml:space="preserve">        to instances of the Configuration Point class with NETCONF </w:t>
              </w:r>
            </w:ins>
          </w:p>
          <w:p w14:paraId="12956199" w14:textId="77777777" w:rsidR="00D708FE" w:rsidRDefault="00D708FE" w:rsidP="00D708FE">
            <w:pPr>
              <w:pStyle w:val="XML1"/>
              <w:rPr>
                <w:ins w:id="17538" w:author="Thomas Dietz" w:date="2012-08-08T16:18:00Z"/>
              </w:rPr>
            </w:pPr>
            <w:ins w:id="17539" w:author="Thomas Dietz" w:date="2012-08-08T16:18:00Z">
              <w:r>
                <w:t xml:space="preserve">        &amp;lt;edit-config&amp;gt; operations.</w:t>
              </w:r>
            </w:ins>
          </w:p>
          <w:p w14:paraId="07CDE94D" w14:textId="77777777" w:rsidR="00D708FE" w:rsidRDefault="00D708FE" w:rsidP="00D708FE">
            <w:pPr>
              <w:pStyle w:val="XML1"/>
              <w:rPr>
                <w:ins w:id="17540" w:author="Thomas Dietz" w:date="2012-08-08T16:18:00Z"/>
              </w:rPr>
            </w:pPr>
          </w:p>
          <w:p w14:paraId="017BE3BA" w14:textId="77777777" w:rsidR="00D708FE" w:rsidRDefault="00D708FE" w:rsidP="00D708FE">
            <w:pPr>
              <w:pStyle w:val="XML1"/>
              <w:rPr>
                <w:ins w:id="17541" w:author="Thomas Dietz" w:date="2012-08-08T16:18:00Z"/>
              </w:rPr>
            </w:pPr>
            <w:ins w:id="17542" w:author="Thomas Dietz" w:date="2012-08-08T16:18:00Z">
              <w:r>
                <w:t xml:space="preserve">        NETCONF &amp;lt;edit-config&amp;gt; operations MUST be implemented as </w:t>
              </w:r>
            </w:ins>
          </w:p>
          <w:p w14:paraId="08DC0541" w14:textId="77777777" w:rsidR="00D708FE" w:rsidRDefault="00D708FE" w:rsidP="00D708FE">
            <w:pPr>
              <w:pStyle w:val="XML1"/>
              <w:rPr>
                <w:ins w:id="17543" w:author="Thomas Dietz" w:date="2012-08-08T16:18:00Z"/>
              </w:rPr>
            </w:pPr>
            <w:ins w:id="17544" w:author="Thomas Dietz" w:date="2012-08-08T16:18:00Z">
              <w:r>
                <w:t xml:space="preserve">        follows: </w:t>
              </w:r>
            </w:ins>
          </w:p>
          <w:p w14:paraId="7BC2484E" w14:textId="77777777" w:rsidR="00D708FE" w:rsidRDefault="00D708FE" w:rsidP="00D708FE">
            <w:pPr>
              <w:pStyle w:val="XML1"/>
              <w:rPr>
                <w:ins w:id="17545" w:author="Thomas Dietz" w:date="2012-08-08T16:18:00Z"/>
              </w:rPr>
            </w:pPr>
          </w:p>
          <w:p w14:paraId="675CDECB" w14:textId="77777777" w:rsidR="00D708FE" w:rsidRDefault="00D708FE" w:rsidP="00D708FE">
            <w:pPr>
              <w:pStyle w:val="XML1"/>
              <w:rPr>
                <w:ins w:id="17546" w:author="Thomas Dietz" w:date="2012-08-08T16:18:00Z"/>
              </w:rPr>
            </w:pPr>
            <w:ins w:id="17547" w:author="Thomas Dietz" w:date="2012-08-08T16:18:00Z">
              <w:r>
                <w:t xml:space="preserve">        * The 'id' element MUST be present at all &amp;lt;edit-config&amp;gt;</w:t>
              </w:r>
            </w:ins>
          </w:p>
          <w:p w14:paraId="70DBFCF7" w14:textId="77777777" w:rsidR="00D708FE" w:rsidRDefault="00D708FE" w:rsidP="00D708FE">
            <w:pPr>
              <w:pStyle w:val="XML1"/>
              <w:rPr>
                <w:ins w:id="17548" w:author="Thomas Dietz" w:date="2012-08-08T16:18:00Z"/>
              </w:rPr>
            </w:pPr>
            <w:ins w:id="17549" w:author="Thomas Dietz" w:date="2012-08-08T16:18:00Z">
              <w:r>
                <w:t xml:space="preserve">        operations to identify the configuration point.</w:t>
              </w:r>
            </w:ins>
          </w:p>
          <w:p w14:paraId="42848D29" w14:textId="77777777" w:rsidR="00D708FE" w:rsidRDefault="00D708FE" w:rsidP="00D708FE">
            <w:pPr>
              <w:pStyle w:val="XML1"/>
              <w:rPr>
                <w:ins w:id="17550" w:author="Thomas Dietz" w:date="2012-08-08T16:18:00Z"/>
              </w:rPr>
            </w:pPr>
            <w:ins w:id="17551" w:author="Thomas Dietz" w:date="2012-08-08T16:18:00Z">
              <w:r>
                <w:t xml:space="preserve">        * If the operation is 'merge' or 'replace', the element is</w:t>
              </w:r>
            </w:ins>
          </w:p>
          <w:p w14:paraId="72283A47" w14:textId="77777777" w:rsidR="00D708FE" w:rsidRDefault="00D708FE" w:rsidP="00D708FE">
            <w:pPr>
              <w:pStyle w:val="XML1"/>
              <w:rPr>
                <w:ins w:id="17552" w:author="Thomas Dietz" w:date="2012-08-08T16:18:00Z"/>
              </w:rPr>
            </w:pPr>
            <w:ins w:id="17553" w:author="Thomas Dietz" w:date="2012-08-08T16:18:00Z">
              <w:r>
                <w:t xml:space="preserve">        created if it does not exist, and its value is set to the</w:t>
              </w:r>
            </w:ins>
          </w:p>
          <w:p w14:paraId="0C50B493" w14:textId="77777777" w:rsidR="00D708FE" w:rsidRDefault="00D708FE" w:rsidP="00D708FE">
            <w:pPr>
              <w:pStyle w:val="XML1"/>
              <w:rPr>
                <w:ins w:id="17554" w:author="Thomas Dietz" w:date="2012-08-08T16:18:00Z"/>
              </w:rPr>
            </w:pPr>
            <w:ins w:id="17555" w:author="Thomas Dietz" w:date="2012-08-08T16:18:00Z">
              <w:r>
                <w:t xml:space="preserve">        value found in the XML RPC data.</w:t>
              </w:r>
            </w:ins>
          </w:p>
          <w:p w14:paraId="0F2C2BC5" w14:textId="77777777" w:rsidR="00D708FE" w:rsidRDefault="00D708FE" w:rsidP="00D708FE">
            <w:pPr>
              <w:pStyle w:val="XML1"/>
              <w:rPr>
                <w:ins w:id="17556" w:author="Thomas Dietz" w:date="2012-08-08T16:18:00Z"/>
              </w:rPr>
            </w:pPr>
            <w:ins w:id="17557" w:author="Thomas Dietz" w:date="2012-08-08T16:18:00Z">
              <w:r>
                <w:t xml:space="preserve">        * If the operation is 'create', the element is created if it</w:t>
              </w:r>
            </w:ins>
          </w:p>
          <w:p w14:paraId="2C97D92B" w14:textId="77777777" w:rsidR="00D708FE" w:rsidRDefault="00D708FE" w:rsidP="00D708FE">
            <w:pPr>
              <w:pStyle w:val="XML1"/>
              <w:rPr>
                <w:ins w:id="17558" w:author="Thomas Dietz" w:date="2012-08-08T16:18:00Z"/>
              </w:rPr>
            </w:pPr>
            <w:ins w:id="17559" w:author="Thomas Dietz" w:date="2012-08-08T16:18:00Z">
              <w:r>
                <w:t xml:space="preserve">        does not exist. If the element already exists, a</w:t>
              </w:r>
            </w:ins>
          </w:p>
          <w:p w14:paraId="58730DBA" w14:textId="77777777" w:rsidR="00D708FE" w:rsidRDefault="00D708FE" w:rsidP="00D708FE">
            <w:pPr>
              <w:pStyle w:val="XML1"/>
              <w:rPr>
                <w:ins w:id="17560" w:author="Thomas Dietz" w:date="2012-08-08T16:18:00Z"/>
              </w:rPr>
            </w:pPr>
            <w:ins w:id="17561"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17562" w:author="Thomas Dietz" w:date="2012-08-08T16:18:00Z"/>
              </w:rPr>
            </w:pPr>
            <w:ins w:id="17563" w:author="Thomas Dietz" w:date="2012-08-08T16:18:00Z">
              <w:r>
                <w:t xml:space="preserve">        * If the operation is 'delete', the element is deleted if it</w:t>
              </w:r>
            </w:ins>
          </w:p>
          <w:p w14:paraId="1C76BEDC" w14:textId="77777777" w:rsidR="00D708FE" w:rsidRDefault="00D708FE" w:rsidP="00D708FE">
            <w:pPr>
              <w:pStyle w:val="XML1"/>
              <w:rPr>
                <w:ins w:id="17564" w:author="Thomas Dietz" w:date="2012-08-08T16:18:00Z"/>
              </w:rPr>
            </w:pPr>
            <w:ins w:id="17565" w:author="Thomas Dietz" w:date="2012-08-08T16:18:00Z">
              <w:r>
                <w:t xml:space="preserve">        exists.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17566" w:author="Thomas Dietz" w:date="2012-08-08T16:18:00Z"/>
              </w:rPr>
            </w:pPr>
            <w:ins w:id="17567" w:author="Thomas Dietz" w:date="2012-08-08T16:18:00Z">
              <w:r>
                <w:t xml:space="preserve">        error is returned.</w:t>
              </w:r>
            </w:ins>
          </w:p>
          <w:p w14:paraId="090EF6CA" w14:textId="77777777" w:rsidR="00D708FE" w:rsidRDefault="00D708FE" w:rsidP="00D708FE">
            <w:pPr>
              <w:pStyle w:val="XML1"/>
              <w:rPr>
                <w:ins w:id="17568" w:author="Thomas Dietz" w:date="2012-08-08T16:18:00Z"/>
              </w:rPr>
            </w:pPr>
            <w:ins w:id="17569" w:author="Thomas Dietz" w:date="2012-08-08T16:18:00Z">
              <w:r>
                <w:t xml:space="preserve">      &lt;/xs:documentation&gt;</w:t>
              </w:r>
            </w:ins>
          </w:p>
          <w:p w14:paraId="1E1E53A4" w14:textId="77777777" w:rsidR="00D708FE" w:rsidRDefault="00D708FE" w:rsidP="00D708FE">
            <w:pPr>
              <w:pStyle w:val="XML1"/>
              <w:rPr>
                <w:ins w:id="17570" w:author="Thomas Dietz" w:date="2012-08-08T16:18:00Z"/>
              </w:rPr>
            </w:pPr>
            <w:ins w:id="17571" w:author="Thomas Dietz" w:date="2012-08-08T16:18:00Z">
              <w:r>
                <w:t xml:space="preserve">    &lt;/xs:annotation&gt;</w:t>
              </w:r>
            </w:ins>
          </w:p>
          <w:p w14:paraId="0C7B6D28" w14:textId="77777777" w:rsidR="00D708FE" w:rsidRDefault="00D708FE" w:rsidP="00D708FE">
            <w:pPr>
              <w:pStyle w:val="XML1"/>
              <w:rPr>
                <w:ins w:id="17572" w:author="Thomas Dietz" w:date="2012-08-08T16:18:00Z"/>
              </w:rPr>
            </w:pPr>
          </w:p>
          <w:p w14:paraId="7617624F" w14:textId="77777777" w:rsidR="00D708FE" w:rsidRDefault="00D708FE" w:rsidP="00D708FE">
            <w:pPr>
              <w:pStyle w:val="XML1"/>
              <w:rPr>
                <w:ins w:id="17573" w:author="Thomas Dietz" w:date="2012-08-08T16:18:00Z"/>
              </w:rPr>
            </w:pPr>
            <w:ins w:id="17574" w:author="Thomas Dietz" w:date="2012-08-08T16:18:00Z">
              <w:r>
                <w:t xml:space="preserve">    &lt;xs:sequence&gt;</w:t>
              </w:r>
            </w:ins>
          </w:p>
          <w:p w14:paraId="7A23552D" w14:textId="77777777" w:rsidR="00D708FE" w:rsidRDefault="00D708FE" w:rsidP="00D708FE">
            <w:pPr>
              <w:pStyle w:val="XML1"/>
              <w:rPr>
                <w:ins w:id="17575" w:author="Thomas Dietz" w:date="2012-08-08T16:18:00Z"/>
              </w:rPr>
            </w:pPr>
            <w:ins w:id="17576" w:author="Thomas Dietz" w:date="2012-08-08T16:18:00Z">
              <w:r>
                <w:t xml:space="preserve">      &lt;xs:element name="id"  type="OFConfigId"&gt;</w:t>
              </w:r>
            </w:ins>
          </w:p>
          <w:p w14:paraId="38878F84" w14:textId="77777777" w:rsidR="00D708FE" w:rsidRDefault="00D708FE" w:rsidP="00D708FE">
            <w:pPr>
              <w:pStyle w:val="XML1"/>
              <w:rPr>
                <w:ins w:id="17577" w:author="Thomas Dietz" w:date="2012-08-08T16:18:00Z"/>
              </w:rPr>
            </w:pPr>
            <w:ins w:id="17578" w:author="Thomas Dietz" w:date="2012-08-08T16:18:00Z">
              <w:r>
                <w:lastRenderedPageBreak/>
                <w:t xml:space="preserve">        &lt;xs:annotation&gt;</w:t>
              </w:r>
            </w:ins>
          </w:p>
          <w:p w14:paraId="439991A5" w14:textId="77777777" w:rsidR="00D708FE" w:rsidRDefault="00D708FE" w:rsidP="00D708FE">
            <w:pPr>
              <w:pStyle w:val="XML1"/>
              <w:rPr>
                <w:ins w:id="17579" w:author="Thomas Dietz" w:date="2012-08-08T16:18:00Z"/>
              </w:rPr>
            </w:pPr>
            <w:ins w:id="17580" w:author="Thomas Dietz" w:date="2012-08-08T16:18:00Z">
              <w:r>
                <w:t xml:space="preserve">          &lt;xs:documentation&gt;</w:t>
              </w:r>
            </w:ins>
          </w:p>
          <w:p w14:paraId="757546D9" w14:textId="77777777" w:rsidR="00D708FE" w:rsidRDefault="00D708FE" w:rsidP="00D708FE">
            <w:pPr>
              <w:pStyle w:val="XML1"/>
              <w:rPr>
                <w:ins w:id="17581" w:author="Thomas Dietz" w:date="2012-08-08T16:18:00Z"/>
              </w:rPr>
            </w:pPr>
            <w:ins w:id="17582" w:author="Thomas Dietz" w:date="2012-08-08T16:18:00Z">
              <w:r>
                <w:t xml:space="preserve">            A unique but locally arbitrary identifier that</w:t>
              </w:r>
            </w:ins>
          </w:p>
          <w:p w14:paraId="2F2BDFDB" w14:textId="77777777" w:rsidR="00D708FE" w:rsidRDefault="00D708FE" w:rsidP="00D708FE">
            <w:pPr>
              <w:pStyle w:val="XML1"/>
              <w:rPr>
                <w:ins w:id="17583" w:author="Thomas Dietz" w:date="2012-08-08T16:18:00Z"/>
              </w:rPr>
            </w:pPr>
            <w:ins w:id="17584" w:author="Thomas Dietz" w:date="2012-08-08T16:18:00Z">
              <w:r>
                <w:t xml:space="preserve">            identifies a Configuration Point within the context of an </w:t>
              </w:r>
            </w:ins>
          </w:p>
          <w:p w14:paraId="41379320" w14:textId="77777777" w:rsidR="00D708FE" w:rsidRDefault="00D708FE" w:rsidP="00D708FE">
            <w:pPr>
              <w:pStyle w:val="XML1"/>
              <w:rPr>
                <w:ins w:id="17585" w:author="Thomas Dietz" w:date="2012-08-08T16:18:00Z"/>
              </w:rPr>
            </w:pPr>
            <w:ins w:id="17586" w:author="Thomas Dietz" w:date="2012-08-08T16:18:00Z">
              <w:r>
                <w:t xml:space="preserve">            OpenFlow Capable Switch.</w:t>
              </w:r>
            </w:ins>
          </w:p>
          <w:p w14:paraId="0C13FFCE" w14:textId="77777777" w:rsidR="00D708FE" w:rsidRDefault="00D708FE" w:rsidP="00D708FE">
            <w:pPr>
              <w:pStyle w:val="XML1"/>
              <w:rPr>
                <w:ins w:id="17587" w:author="Thomas Dietz" w:date="2012-08-08T16:18:00Z"/>
              </w:rPr>
            </w:pPr>
          </w:p>
          <w:p w14:paraId="764938C1" w14:textId="77777777" w:rsidR="00D708FE" w:rsidRDefault="00D708FE" w:rsidP="00D708FE">
            <w:pPr>
              <w:pStyle w:val="XML1"/>
              <w:rPr>
                <w:ins w:id="17588" w:author="Thomas Dietz" w:date="2012-08-08T16:18:00Z"/>
              </w:rPr>
            </w:pPr>
            <w:ins w:id="17589" w:author="Thomas Dietz" w:date="2012-08-08T16:18:00Z">
              <w:r>
                <w:t xml:space="preserve">            This element MUST be present to identify the configuration</w:t>
              </w:r>
            </w:ins>
          </w:p>
          <w:p w14:paraId="721349C8" w14:textId="77777777" w:rsidR="00D708FE" w:rsidRDefault="00D708FE" w:rsidP="00D708FE">
            <w:pPr>
              <w:pStyle w:val="XML1"/>
              <w:rPr>
                <w:ins w:id="17590" w:author="Thomas Dietz" w:date="2012-08-08T16:18:00Z"/>
              </w:rPr>
            </w:pPr>
            <w:ins w:id="17591" w:author="Thomas Dietz" w:date="2012-08-08T16:18:00Z">
              <w:r>
                <w:t xml:space="preserve">            point.</w:t>
              </w:r>
            </w:ins>
          </w:p>
          <w:p w14:paraId="69027FA8" w14:textId="77777777" w:rsidR="00D708FE" w:rsidRDefault="00D708FE" w:rsidP="00D708FE">
            <w:pPr>
              <w:pStyle w:val="XML1"/>
              <w:rPr>
                <w:ins w:id="17592" w:author="Thomas Dietz" w:date="2012-08-08T16:18:00Z"/>
              </w:rPr>
            </w:pPr>
            <w:ins w:id="17593" w:author="Thomas Dietz" w:date="2012-08-08T16:18:00Z">
              <w:r>
                <w:t xml:space="preserve">          &lt;/xs:documentation&gt;</w:t>
              </w:r>
            </w:ins>
          </w:p>
          <w:p w14:paraId="1FE82F91" w14:textId="77777777" w:rsidR="00D708FE" w:rsidRDefault="00D708FE" w:rsidP="00D708FE">
            <w:pPr>
              <w:pStyle w:val="XML1"/>
              <w:rPr>
                <w:ins w:id="17594" w:author="Thomas Dietz" w:date="2012-08-08T16:18:00Z"/>
              </w:rPr>
            </w:pPr>
            <w:ins w:id="17595" w:author="Thomas Dietz" w:date="2012-08-08T16:18:00Z">
              <w:r>
                <w:t xml:space="preserve">        &lt;/xs:annotation&gt;</w:t>
              </w:r>
            </w:ins>
          </w:p>
          <w:p w14:paraId="297597DB" w14:textId="77777777" w:rsidR="00D708FE" w:rsidRDefault="00D708FE" w:rsidP="00D708FE">
            <w:pPr>
              <w:pStyle w:val="XML1"/>
              <w:rPr>
                <w:ins w:id="17596" w:author="Thomas Dietz" w:date="2012-08-08T16:18:00Z"/>
              </w:rPr>
            </w:pPr>
            <w:ins w:id="17597" w:author="Thomas Dietz" w:date="2012-08-08T16:18:00Z">
              <w:r>
                <w:t xml:space="preserve">      &lt;/xs:element&gt;</w:t>
              </w:r>
            </w:ins>
          </w:p>
          <w:p w14:paraId="1F4F7FA8" w14:textId="77777777" w:rsidR="00D708FE" w:rsidRDefault="00D708FE" w:rsidP="00D708FE">
            <w:pPr>
              <w:pStyle w:val="XML1"/>
              <w:rPr>
                <w:ins w:id="17598" w:author="Thomas Dietz" w:date="2012-08-08T16:18:00Z"/>
              </w:rPr>
            </w:pPr>
            <w:ins w:id="17599" w:author="Thomas Dietz" w:date="2012-08-08T16:18:00Z">
              <w:r>
                <w:t xml:space="preserve">      &lt;xs:element name="uri"  type="inet:uri"&gt;</w:t>
              </w:r>
            </w:ins>
          </w:p>
          <w:p w14:paraId="47E1145E" w14:textId="77777777" w:rsidR="00D708FE" w:rsidRDefault="00D708FE" w:rsidP="00D708FE">
            <w:pPr>
              <w:pStyle w:val="XML1"/>
              <w:rPr>
                <w:ins w:id="17600" w:author="Thomas Dietz" w:date="2012-08-08T16:18:00Z"/>
              </w:rPr>
            </w:pPr>
            <w:ins w:id="17601" w:author="Thomas Dietz" w:date="2012-08-08T16:18:00Z">
              <w:r>
                <w:t xml:space="preserve">        &lt;xs:annotation&gt;</w:t>
              </w:r>
            </w:ins>
          </w:p>
          <w:p w14:paraId="20D726CD" w14:textId="77777777" w:rsidR="00D708FE" w:rsidRDefault="00D708FE" w:rsidP="00D708FE">
            <w:pPr>
              <w:pStyle w:val="XML1"/>
              <w:rPr>
                <w:ins w:id="17602" w:author="Thomas Dietz" w:date="2012-08-08T16:18:00Z"/>
              </w:rPr>
            </w:pPr>
            <w:ins w:id="17603" w:author="Thomas Dietz" w:date="2012-08-08T16:18:00Z">
              <w:r>
                <w:t xml:space="preserve">          &lt;xs:documentation&gt;</w:t>
              </w:r>
            </w:ins>
          </w:p>
          <w:p w14:paraId="78F85957" w14:textId="77777777" w:rsidR="00D708FE" w:rsidRDefault="00D708FE" w:rsidP="00D708FE">
            <w:pPr>
              <w:pStyle w:val="XML1"/>
              <w:rPr>
                <w:ins w:id="17604" w:author="Thomas Dietz" w:date="2012-08-08T16:18:00Z"/>
              </w:rPr>
            </w:pPr>
            <w:ins w:id="17605" w:author="Thomas Dietz" w:date="2012-08-08T16:18:00Z">
              <w:r>
                <w:t xml:space="preserve">            A locator of the Configuration Point.  It </w:t>
              </w:r>
            </w:ins>
          </w:p>
          <w:p w14:paraId="6A885AC2" w14:textId="77777777" w:rsidR="00D708FE" w:rsidRDefault="00D708FE" w:rsidP="00D708FE">
            <w:pPr>
              <w:pStyle w:val="XML1"/>
              <w:rPr>
                <w:ins w:id="17606" w:author="Thomas Dietz" w:date="2012-08-08T16:18:00Z"/>
              </w:rPr>
            </w:pPr>
            <w:ins w:id="17607" w:author="Thomas Dietz" w:date="2012-08-08T16:18:00Z">
              <w:r>
                <w:t xml:space="preserve">            identifies the location of the Configuration Point as a </w:t>
              </w:r>
            </w:ins>
          </w:p>
          <w:p w14:paraId="0C0EC3EF" w14:textId="77777777" w:rsidR="00D708FE" w:rsidRDefault="00D708FE" w:rsidP="00D708FE">
            <w:pPr>
              <w:pStyle w:val="XML1"/>
              <w:rPr>
                <w:ins w:id="17608" w:author="Thomas Dietz" w:date="2012-08-08T16:18:00Z"/>
              </w:rPr>
            </w:pPr>
            <w:ins w:id="17609" w:author="Thomas Dietz" w:date="2012-08-08T16:18:00Z">
              <w:r>
                <w:t xml:space="preserve">            service resource and MUST include all information necessary</w:t>
              </w:r>
            </w:ins>
          </w:p>
          <w:p w14:paraId="2D7F5A2D" w14:textId="77777777" w:rsidR="00D708FE" w:rsidRDefault="00D708FE" w:rsidP="00D708FE">
            <w:pPr>
              <w:pStyle w:val="XML1"/>
              <w:rPr>
                <w:ins w:id="17610" w:author="Thomas Dietz" w:date="2012-08-08T16:18:00Z"/>
              </w:rPr>
            </w:pPr>
            <w:ins w:id="17611" w:author="Thomas Dietz" w:date="2012-08-08T16:18:00Z">
              <w:r>
                <w:t xml:space="preserve">            for the OpenFlow Capable Switch to connect to the </w:t>
              </w:r>
            </w:ins>
          </w:p>
          <w:p w14:paraId="09B34C97" w14:textId="77777777" w:rsidR="00D708FE" w:rsidRDefault="00D708FE" w:rsidP="00D708FE">
            <w:pPr>
              <w:pStyle w:val="XML1"/>
              <w:rPr>
                <w:ins w:id="17612" w:author="Thomas Dietz" w:date="2012-08-08T16:18:00Z"/>
              </w:rPr>
            </w:pPr>
            <w:ins w:id="17613" w:author="Thomas Dietz" w:date="2012-08-08T16:18:00Z">
              <w:r>
                <w:t xml:space="preserve">            Configuration Point or re-connect to it should it become </w:t>
              </w:r>
            </w:ins>
          </w:p>
          <w:p w14:paraId="3E8DE0F9" w14:textId="77777777" w:rsidR="00D708FE" w:rsidRDefault="00D708FE" w:rsidP="00D708FE">
            <w:pPr>
              <w:pStyle w:val="XML1"/>
              <w:rPr>
                <w:ins w:id="17614" w:author="Thomas Dietz" w:date="2012-08-08T16:18:00Z"/>
              </w:rPr>
            </w:pPr>
            <w:ins w:id="17615" w:author="Thomas Dietz" w:date="2012-08-08T16:18:00Z">
              <w:r>
                <w:t xml:space="preserve">            disconnected.  Such information MAY include, for example, </w:t>
              </w:r>
            </w:ins>
          </w:p>
          <w:p w14:paraId="63FC7910" w14:textId="77777777" w:rsidR="00D708FE" w:rsidRDefault="00D708FE" w:rsidP="00D708FE">
            <w:pPr>
              <w:pStyle w:val="XML1"/>
              <w:rPr>
                <w:ins w:id="17616" w:author="Thomas Dietz" w:date="2012-08-08T16:18:00Z"/>
              </w:rPr>
            </w:pPr>
            <w:ins w:id="17617" w:author="Thomas Dietz" w:date="2012-08-08T16:18:00Z">
              <w:r>
                <w:t xml:space="preserve">            protocol, fully qualified domain name, IP address, port </w:t>
              </w:r>
            </w:ins>
          </w:p>
          <w:p w14:paraId="67BD3506" w14:textId="77777777" w:rsidR="00D708FE" w:rsidRDefault="00D708FE" w:rsidP="00D708FE">
            <w:pPr>
              <w:pStyle w:val="XML1"/>
              <w:rPr>
                <w:ins w:id="17618" w:author="Thomas Dietz" w:date="2012-08-08T16:18:00Z"/>
              </w:rPr>
            </w:pPr>
            <w:ins w:id="17619" w:author="Thomas Dietz" w:date="2012-08-08T16:18:00Z">
              <w:r>
                <w:t xml:space="preserve">            number, etc.</w:t>
              </w:r>
            </w:ins>
          </w:p>
          <w:p w14:paraId="60A81BB1" w14:textId="77777777" w:rsidR="00D708FE" w:rsidRDefault="00D708FE" w:rsidP="00D708FE">
            <w:pPr>
              <w:pStyle w:val="XML1"/>
              <w:rPr>
                <w:ins w:id="17620" w:author="Thomas Dietz" w:date="2012-08-08T16:18:00Z"/>
              </w:rPr>
            </w:pPr>
          </w:p>
          <w:p w14:paraId="2C3B4073" w14:textId="77777777" w:rsidR="00D708FE" w:rsidRDefault="00D708FE" w:rsidP="00D708FE">
            <w:pPr>
              <w:pStyle w:val="XML1"/>
              <w:rPr>
                <w:ins w:id="17621" w:author="Thomas Dietz" w:date="2012-08-08T16:18:00Z"/>
              </w:rPr>
            </w:pPr>
            <w:ins w:id="17622" w:author="Thomas Dietz" w:date="2012-08-08T16:18:00Z">
              <w:r>
                <w:t xml:space="preserve">            This element MUST be present in the NETCONF data store.</w:t>
              </w:r>
            </w:ins>
          </w:p>
          <w:p w14:paraId="78244BDF" w14:textId="77777777" w:rsidR="00D708FE" w:rsidRDefault="00D708FE" w:rsidP="00D708FE">
            <w:pPr>
              <w:pStyle w:val="XML1"/>
              <w:rPr>
                <w:ins w:id="17623" w:author="Thomas Dietz" w:date="2012-08-08T16:18:00Z"/>
              </w:rPr>
            </w:pPr>
            <w:ins w:id="17624" w:author="Thomas Dietz" w:date="2012-08-08T16:18:00Z">
              <w:r>
                <w:t xml:space="preserve">            If this element is not present in a NETCONF &amp;lt;edit-config&amp;gt;</w:t>
              </w:r>
            </w:ins>
          </w:p>
          <w:p w14:paraId="237FB0E2" w14:textId="77777777" w:rsidR="00D708FE" w:rsidRDefault="00D708FE" w:rsidP="00D708FE">
            <w:pPr>
              <w:pStyle w:val="XML1"/>
              <w:rPr>
                <w:ins w:id="17625" w:author="Thomas Dietz" w:date="2012-08-08T16:18:00Z"/>
              </w:rPr>
            </w:pPr>
            <w:ins w:id="17626" w:author="Thomas Dietz" w:date="2012-08-08T16:18:00Z">
              <w:r>
                <w:t xml:space="preserve">            operation 'create', 'merge' or 'replace' and the parent</w:t>
              </w:r>
            </w:ins>
          </w:p>
          <w:p w14:paraId="74B1A624" w14:textId="77777777" w:rsidR="00D708FE" w:rsidRDefault="00D708FE" w:rsidP="00D708FE">
            <w:pPr>
              <w:pStyle w:val="XML1"/>
              <w:rPr>
                <w:ins w:id="17627" w:author="Thomas Dietz" w:date="2012-08-08T16:18:00Z"/>
              </w:rPr>
            </w:pPr>
            <w:ins w:id="17628" w:author="Thomas Dietz" w:date="2012-08-08T16:18:00Z">
              <w:r>
                <w:t xml:space="preserve">            element does not exist, a 'data-missing' error is</w:t>
              </w:r>
            </w:ins>
          </w:p>
          <w:p w14:paraId="5E3F9D53" w14:textId="77777777" w:rsidR="00D708FE" w:rsidRDefault="00D708FE" w:rsidP="00D708FE">
            <w:pPr>
              <w:pStyle w:val="XML1"/>
              <w:rPr>
                <w:ins w:id="17629" w:author="Thomas Dietz" w:date="2012-08-08T16:18:00Z"/>
              </w:rPr>
            </w:pPr>
            <w:ins w:id="17630" w:author="Thomas Dietz" w:date="2012-08-08T16:18:00Z">
              <w:r>
                <w:t xml:space="preserve">            returned.</w:t>
              </w:r>
            </w:ins>
          </w:p>
          <w:p w14:paraId="498368B8" w14:textId="77777777" w:rsidR="00D708FE" w:rsidRDefault="00D708FE" w:rsidP="00D708FE">
            <w:pPr>
              <w:pStyle w:val="XML1"/>
              <w:rPr>
                <w:ins w:id="17631" w:author="Thomas Dietz" w:date="2012-08-08T16:18:00Z"/>
              </w:rPr>
            </w:pPr>
            <w:ins w:id="17632" w:author="Thomas Dietz" w:date="2012-08-08T16:18:00Z">
              <w:r>
                <w:t xml:space="preserve">          &lt;/xs:documentation&gt;</w:t>
              </w:r>
            </w:ins>
          </w:p>
          <w:p w14:paraId="51554671" w14:textId="77777777" w:rsidR="00D708FE" w:rsidRDefault="00D708FE" w:rsidP="00D708FE">
            <w:pPr>
              <w:pStyle w:val="XML1"/>
              <w:rPr>
                <w:ins w:id="17633" w:author="Thomas Dietz" w:date="2012-08-08T16:18:00Z"/>
              </w:rPr>
            </w:pPr>
            <w:ins w:id="17634" w:author="Thomas Dietz" w:date="2012-08-08T16:18:00Z">
              <w:r>
                <w:t xml:space="preserve">        &lt;/xs:annotation&gt;</w:t>
              </w:r>
            </w:ins>
          </w:p>
          <w:p w14:paraId="4F7C3098" w14:textId="77777777" w:rsidR="00D708FE" w:rsidRDefault="00D708FE" w:rsidP="00D708FE">
            <w:pPr>
              <w:pStyle w:val="XML1"/>
              <w:rPr>
                <w:ins w:id="17635" w:author="Thomas Dietz" w:date="2012-08-08T16:18:00Z"/>
              </w:rPr>
            </w:pPr>
            <w:ins w:id="17636" w:author="Thomas Dietz" w:date="2012-08-08T16:18:00Z">
              <w:r>
                <w:t xml:space="preserve">      &lt;/xs:element&gt;</w:t>
              </w:r>
            </w:ins>
          </w:p>
          <w:p w14:paraId="6A61255C" w14:textId="77777777" w:rsidR="00D708FE" w:rsidRDefault="00D708FE" w:rsidP="00D708FE">
            <w:pPr>
              <w:pStyle w:val="XML1"/>
              <w:rPr>
                <w:ins w:id="17637" w:author="Thomas Dietz" w:date="2012-08-08T16:18:00Z"/>
              </w:rPr>
            </w:pPr>
            <w:ins w:id="17638" w:author="Thomas Dietz" w:date="2012-08-08T16:18:00Z">
              <w:r>
                <w:t xml:space="preserve">      &lt;xs:element name="protocol"  type="OFConfigurationPointProtocolType"&gt;</w:t>
              </w:r>
            </w:ins>
          </w:p>
          <w:p w14:paraId="2BE33B13" w14:textId="77777777" w:rsidR="00D708FE" w:rsidRDefault="00D708FE" w:rsidP="00D708FE">
            <w:pPr>
              <w:pStyle w:val="XML1"/>
              <w:rPr>
                <w:ins w:id="17639" w:author="Thomas Dietz" w:date="2012-08-08T16:18:00Z"/>
              </w:rPr>
            </w:pPr>
            <w:ins w:id="17640" w:author="Thomas Dietz" w:date="2012-08-08T16:18:00Z">
              <w:r>
                <w:t xml:space="preserve">        &lt;xs:annotation&gt;</w:t>
              </w:r>
            </w:ins>
          </w:p>
          <w:p w14:paraId="475E1D05" w14:textId="77777777" w:rsidR="00D708FE" w:rsidRDefault="00D708FE" w:rsidP="00D708FE">
            <w:pPr>
              <w:pStyle w:val="XML1"/>
              <w:rPr>
                <w:ins w:id="17641" w:author="Thomas Dietz" w:date="2012-08-08T16:18:00Z"/>
              </w:rPr>
            </w:pPr>
            <w:ins w:id="17642" w:author="Thomas Dietz" w:date="2012-08-08T16:18:00Z">
              <w:r>
                <w:t xml:space="preserve">          &lt;xs:documentation&gt;</w:t>
              </w:r>
            </w:ins>
          </w:p>
          <w:p w14:paraId="008C2FD9" w14:textId="77777777" w:rsidR="00D708FE" w:rsidRDefault="00D708FE" w:rsidP="00D708FE">
            <w:pPr>
              <w:pStyle w:val="XML1"/>
              <w:rPr>
                <w:ins w:id="17643" w:author="Thomas Dietz" w:date="2012-08-08T16:18:00Z"/>
              </w:rPr>
            </w:pPr>
            <w:ins w:id="17644" w:author="Thomas Dietz" w:date="2012-08-08T16:18:00Z">
              <w:r>
                <w:t xml:space="preserve">            The transport protocol that the Configuration</w:t>
              </w:r>
            </w:ins>
          </w:p>
          <w:p w14:paraId="1D1441F2" w14:textId="77777777" w:rsidR="00D708FE" w:rsidRDefault="00D708FE" w:rsidP="00D708FE">
            <w:pPr>
              <w:pStyle w:val="XML1"/>
              <w:rPr>
                <w:ins w:id="17645" w:author="Thomas Dietz" w:date="2012-08-08T16:18:00Z"/>
              </w:rPr>
            </w:pPr>
            <w:ins w:id="17646" w:author="Thomas Dietz" w:date="2012-08-08T16:18:00Z">
              <w:r>
                <w:t xml:space="preserve">            Point uses when communicating via NETCONF with the OpenFlow</w:t>
              </w:r>
            </w:ins>
          </w:p>
          <w:p w14:paraId="2D32978A" w14:textId="77777777" w:rsidR="00D708FE" w:rsidRDefault="00D708FE" w:rsidP="00D708FE">
            <w:pPr>
              <w:pStyle w:val="XML1"/>
              <w:rPr>
                <w:ins w:id="17647" w:author="Thomas Dietz" w:date="2012-08-08T16:18:00Z"/>
              </w:rPr>
            </w:pPr>
            <w:ins w:id="17648" w:author="Thomas Dietz" w:date="2012-08-08T16:18:00Z">
              <w:r>
                <w:t xml:space="preserve">            Capable Switch.</w:t>
              </w:r>
            </w:ins>
          </w:p>
          <w:p w14:paraId="08EC5813" w14:textId="77777777" w:rsidR="00D708FE" w:rsidRDefault="00D708FE" w:rsidP="00D708FE">
            <w:pPr>
              <w:pStyle w:val="XML1"/>
              <w:rPr>
                <w:ins w:id="17649" w:author="Thomas Dietz" w:date="2012-08-08T16:18:00Z"/>
              </w:rPr>
            </w:pPr>
          </w:p>
          <w:p w14:paraId="6DFB7EF1" w14:textId="77777777" w:rsidR="00D708FE" w:rsidRDefault="00D708FE" w:rsidP="00D708FE">
            <w:pPr>
              <w:pStyle w:val="XML1"/>
              <w:rPr>
                <w:ins w:id="17650" w:author="Thomas Dietz" w:date="2012-08-08T16:18:00Z"/>
              </w:rPr>
            </w:pPr>
            <w:ins w:id="17651" w:author="Thomas Dietz" w:date="2012-08-08T16:18:00Z">
              <w:r>
                <w:t xml:space="preserve">            This element is optional. If it is not present its value </w:t>
              </w:r>
            </w:ins>
          </w:p>
          <w:p w14:paraId="6441E849" w14:textId="77777777" w:rsidR="00D708FE" w:rsidRDefault="00D708FE" w:rsidP="00D708FE">
            <w:pPr>
              <w:pStyle w:val="XML1"/>
              <w:rPr>
                <w:ins w:id="17652" w:author="Thomas Dietz" w:date="2012-08-08T16:18:00Z"/>
              </w:rPr>
            </w:pPr>
            <w:ins w:id="17653" w:author="Thomas Dietz" w:date="2012-08-08T16:18:00Z">
              <w:r>
                <w:t xml:space="preserve">            defaults to 'ssh'.</w:t>
              </w:r>
            </w:ins>
          </w:p>
          <w:p w14:paraId="4F791CFF" w14:textId="77777777" w:rsidR="00D708FE" w:rsidRDefault="00D708FE" w:rsidP="00D708FE">
            <w:pPr>
              <w:pStyle w:val="XML1"/>
              <w:rPr>
                <w:ins w:id="17654" w:author="Thomas Dietz" w:date="2012-08-08T16:18:00Z"/>
              </w:rPr>
            </w:pPr>
            <w:ins w:id="17655" w:author="Thomas Dietz" w:date="2012-08-08T16:18:00Z">
              <w:r>
                <w:t xml:space="preserve">          &lt;/xs:documentation&gt;</w:t>
              </w:r>
            </w:ins>
          </w:p>
          <w:p w14:paraId="745A52BA" w14:textId="77777777" w:rsidR="00D708FE" w:rsidRDefault="00D708FE" w:rsidP="00D708FE">
            <w:pPr>
              <w:pStyle w:val="XML1"/>
              <w:rPr>
                <w:ins w:id="17656" w:author="Thomas Dietz" w:date="2012-08-08T16:18:00Z"/>
              </w:rPr>
            </w:pPr>
            <w:ins w:id="17657" w:author="Thomas Dietz" w:date="2012-08-08T16:18:00Z">
              <w:r>
                <w:t xml:space="preserve">        &lt;/xs:annotation&gt;</w:t>
              </w:r>
            </w:ins>
          </w:p>
          <w:p w14:paraId="48249F95" w14:textId="77777777" w:rsidR="00D708FE" w:rsidRDefault="00D708FE" w:rsidP="00D708FE">
            <w:pPr>
              <w:pStyle w:val="XML1"/>
              <w:rPr>
                <w:ins w:id="17658" w:author="Thomas Dietz" w:date="2012-08-08T16:18:00Z"/>
              </w:rPr>
            </w:pPr>
            <w:ins w:id="17659" w:author="Thomas Dietz" w:date="2012-08-08T16:18:00Z">
              <w:r>
                <w:t xml:space="preserve">      &lt;/xs:element&gt;</w:t>
              </w:r>
            </w:ins>
          </w:p>
          <w:p w14:paraId="400AF444" w14:textId="77777777" w:rsidR="00D708FE" w:rsidRDefault="00D708FE" w:rsidP="00D708FE">
            <w:pPr>
              <w:pStyle w:val="XML1"/>
              <w:rPr>
                <w:ins w:id="17660" w:author="Thomas Dietz" w:date="2012-08-08T16:18:00Z"/>
              </w:rPr>
            </w:pPr>
            <w:ins w:id="17661" w:author="Thomas Dietz" w:date="2012-08-08T16:18:00Z">
              <w:r>
                <w:t xml:space="preserve">    &lt;/xs:sequence&gt;</w:t>
              </w:r>
            </w:ins>
          </w:p>
          <w:p w14:paraId="7F49A612" w14:textId="77777777" w:rsidR="00D708FE" w:rsidRDefault="00D708FE" w:rsidP="00D708FE">
            <w:pPr>
              <w:pStyle w:val="XML1"/>
              <w:rPr>
                <w:ins w:id="17662" w:author="Thomas Dietz" w:date="2012-08-08T16:18:00Z"/>
              </w:rPr>
            </w:pPr>
            <w:ins w:id="17663" w:author="Thomas Dietz" w:date="2012-08-08T16:18:00Z">
              <w:r>
                <w:t xml:space="preserve">  &lt;/xs:group&gt;</w:t>
              </w:r>
            </w:ins>
          </w:p>
          <w:p w14:paraId="47750AC8" w14:textId="77777777" w:rsidR="00D708FE" w:rsidRDefault="00D708FE" w:rsidP="00D708FE">
            <w:pPr>
              <w:pStyle w:val="XML1"/>
              <w:rPr>
                <w:ins w:id="17664" w:author="Thomas Dietz" w:date="2012-08-08T16:18:00Z"/>
              </w:rPr>
            </w:pPr>
          </w:p>
          <w:p w14:paraId="702B7970" w14:textId="77777777" w:rsidR="00D708FE" w:rsidRDefault="00D708FE" w:rsidP="00D708FE">
            <w:pPr>
              <w:pStyle w:val="XML1"/>
              <w:rPr>
                <w:ins w:id="17665" w:author="Thomas Dietz" w:date="2012-08-08T16:18:00Z"/>
              </w:rPr>
            </w:pPr>
            <w:ins w:id="17666" w:author="Thomas Dietz" w:date="2012-08-08T16:18:00Z">
              <w:r>
                <w:t xml:space="preserve">  &lt;xs:group name="RSAKeyValueType"&gt;</w:t>
              </w:r>
            </w:ins>
          </w:p>
          <w:p w14:paraId="4EDEB546" w14:textId="77777777" w:rsidR="00D708FE" w:rsidRDefault="00D708FE" w:rsidP="00D708FE">
            <w:pPr>
              <w:pStyle w:val="XML1"/>
              <w:rPr>
                <w:ins w:id="17667" w:author="Thomas Dietz" w:date="2012-08-08T16:18:00Z"/>
              </w:rPr>
            </w:pPr>
            <w:ins w:id="17668" w:author="Thomas Dietz" w:date="2012-08-08T16:18:00Z">
              <w:r>
                <w:t xml:space="preserve">    &lt;xs:annotation&gt;</w:t>
              </w:r>
            </w:ins>
          </w:p>
          <w:p w14:paraId="50DD145F" w14:textId="77777777" w:rsidR="00D708FE" w:rsidRDefault="00D708FE" w:rsidP="00D708FE">
            <w:pPr>
              <w:pStyle w:val="XML1"/>
              <w:rPr>
                <w:ins w:id="17669" w:author="Thomas Dietz" w:date="2012-08-08T16:18:00Z"/>
              </w:rPr>
            </w:pPr>
            <w:ins w:id="17670" w:author="Thomas Dietz" w:date="2012-08-08T16:18:00Z">
              <w:r>
                <w:t xml:space="preserve">      &lt;xs:documentation&gt;</w:t>
              </w:r>
            </w:ins>
          </w:p>
          <w:p w14:paraId="4C636776" w14:textId="77777777" w:rsidR="00D708FE" w:rsidRDefault="00D708FE" w:rsidP="00D708FE">
            <w:pPr>
              <w:pStyle w:val="XML1"/>
              <w:rPr>
                <w:ins w:id="17671" w:author="Thomas Dietz" w:date="2012-08-08T16:18:00Z"/>
              </w:rPr>
            </w:pPr>
            <w:ins w:id="17672" w:author="Thomas Dietz" w:date="2012-08-08T16:18:00Z">
              <w:r>
                <w:t xml:space="preserve">        RSA key values have two fields: Modulus and</w:t>
              </w:r>
            </w:ins>
          </w:p>
          <w:p w14:paraId="1C8509BD" w14:textId="77777777" w:rsidR="00D708FE" w:rsidRDefault="00D708FE" w:rsidP="00D708FE">
            <w:pPr>
              <w:pStyle w:val="XML1"/>
              <w:rPr>
                <w:ins w:id="17673" w:author="Thomas Dietz" w:date="2012-08-08T16:18:00Z"/>
              </w:rPr>
            </w:pPr>
            <w:ins w:id="17674" w:author="Thomas Dietz" w:date="2012-08-08T16:18:00Z">
              <w:r>
                <w:t xml:space="preserve">        Exponent.</w:t>
              </w:r>
            </w:ins>
          </w:p>
          <w:p w14:paraId="36D35268" w14:textId="77777777" w:rsidR="00D708FE" w:rsidRDefault="00D708FE" w:rsidP="00D708FE">
            <w:pPr>
              <w:pStyle w:val="XML1"/>
              <w:rPr>
                <w:ins w:id="17675" w:author="Thomas Dietz" w:date="2012-08-08T16:18:00Z"/>
              </w:rPr>
            </w:pPr>
            <w:ins w:id="17676" w:author="Thomas Dietz" w:date="2012-08-08T16:18:00Z">
              <w:r>
                <w:t xml:space="preserve">      &lt;/xs:documentation&gt;</w:t>
              </w:r>
            </w:ins>
          </w:p>
          <w:p w14:paraId="640D22D7" w14:textId="77777777" w:rsidR="00D708FE" w:rsidRDefault="00D708FE" w:rsidP="00D708FE">
            <w:pPr>
              <w:pStyle w:val="XML1"/>
              <w:rPr>
                <w:ins w:id="17677" w:author="Thomas Dietz" w:date="2012-08-08T16:18:00Z"/>
              </w:rPr>
            </w:pPr>
            <w:ins w:id="17678" w:author="Thomas Dietz" w:date="2012-08-08T16:18:00Z">
              <w:r>
                <w:t xml:space="preserve">    &lt;/xs:annotation&gt;</w:t>
              </w:r>
            </w:ins>
          </w:p>
          <w:p w14:paraId="66FE81BF" w14:textId="77777777" w:rsidR="00D708FE" w:rsidRDefault="00D708FE" w:rsidP="00D708FE">
            <w:pPr>
              <w:pStyle w:val="XML1"/>
              <w:rPr>
                <w:ins w:id="17679" w:author="Thomas Dietz" w:date="2012-08-08T16:18:00Z"/>
              </w:rPr>
            </w:pPr>
          </w:p>
          <w:p w14:paraId="4CC46EF4" w14:textId="77777777" w:rsidR="00D708FE" w:rsidRDefault="00D708FE" w:rsidP="00D708FE">
            <w:pPr>
              <w:pStyle w:val="XML1"/>
              <w:rPr>
                <w:ins w:id="17680" w:author="Thomas Dietz" w:date="2012-08-08T16:18:00Z"/>
              </w:rPr>
            </w:pPr>
            <w:ins w:id="17681" w:author="Thomas Dietz" w:date="2012-08-08T16:18:00Z">
              <w:r>
                <w:t xml:space="preserve">    &lt;xs:sequence&gt;</w:t>
              </w:r>
            </w:ins>
          </w:p>
          <w:p w14:paraId="26E15611" w14:textId="77777777" w:rsidR="00D708FE" w:rsidRDefault="00D708FE" w:rsidP="00D708FE">
            <w:pPr>
              <w:pStyle w:val="XML1"/>
              <w:rPr>
                <w:ins w:id="17682" w:author="Thomas Dietz" w:date="2012-08-08T16:18:00Z"/>
              </w:rPr>
            </w:pPr>
            <w:ins w:id="17683" w:author="Thomas Dietz" w:date="2012-08-08T16:18:00Z">
              <w:r>
                <w:t xml:space="preserve">      &lt;xs:element name="Modulus"  type="xs:base64Binary"&gt;</w:t>
              </w:r>
            </w:ins>
          </w:p>
          <w:p w14:paraId="2DAF9255" w14:textId="77777777" w:rsidR="00D708FE" w:rsidRDefault="00D708FE" w:rsidP="00D708FE">
            <w:pPr>
              <w:pStyle w:val="XML1"/>
              <w:rPr>
                <w:ins w:id="17684" w:author="Thomas Dietz" w:date="2012-08-08T16:18:00Z"/>
              </w:rPr>
            </w:pPr>
            <w:ins w:id="17685" w:author="Thomas Dietz" w:date="2012-08-08T16:18:00Z">
              <w:r>
                <w:lastRenderedPageBreak/>
                <w:t xml:space="preserve">        &lt;xs:annotation&gt;</w:t>
              </w:r>
            </w:ins>
          </w:p>
          <w:p w14:paraId="438D9DA5" w14:textId="77777777" w:rsidR="00D708FE" w:rsidRDefault="00D708FE" w:rsidP="00D708FE">
            <w:pPr>
              <w:pStyle w:val="XML1"/>
              <w:rPr>
                <w:ins w:id="17686" w:author="Thomas Dietz" w:date="2012-08-08T16:18:00Z"/>
              </w:rPr>
            </w:pPr>
            <w:ins w:id="17687" w:author="Thomas Dietz" w:date="2012-08-08T16:18:00Z">
              <w:r>
                <w:t xml:space="preserve">          &lt;xs:documentation&gt;</w:t>
              </w:r>
            </w:ins>
          </w:p>
          <w:p w14:paraId="2AE5A9D2" w14:textId="77777777" w:rsidR="00D708FE" w:rsidRDefault="00D708FE" w:rsidP="00D708FE">
            <w:pPr>
              <w:pStyle w:val="XML1"/>
              <w:rPr>
                <w:ins w:id="17688" w:author="Thomas Dietz" w:date="2012-08-08T16:18:00Z"/>
              </w:rPr>
            </w:pPr>
            <w:ins w:id="17689" w:author="Thomas Dietz" w:date="2012-08-08T16:18:00Z">
              <w:r>
                <w:t xml:space="preserve">            This element MUST be present in the NETCONF data</w:t>
              </w:r>
            </w:ins>
          </w:p>
          <w:p w14:paraId="47B09FD3" w14:textId="77777777" w:rsidR="00D708FE" w:rsidRDefault="00D708FE" w:rsidP="00D708FE">
            <w:pPr>
              <w:pStyle w:val="XML1"/>
              <w:rPr>
                <w:ins w:id="17690" w:author="Thomas Dietz" w:date="2012-08-08T16:18:00Z"/>
              </w:rPr>
            </w:pPr>
            <w:ins w:id="17691" w:author="Thomas Dietz" w:date="2012-08-08T16:18:00Z">
              <w:r>
                <w:t xml:space="preserve">            store. If this element is not present in a NETCONF</w:t>
              </w:r>
            </w:ins>
          </w:p>
          <w:p w14:paraId="5DF046E1" w14:textId="77777777" w:rsidR="00D708FE" w:rsidRDefault="00D708FE" w:rsidP="00D708FE">
            <w:pPr>
              <w:pStyle w:val="XML1"/>
              <w:rPr>
                <w:ins w:id="17692" w:author="Thomas Dietz" w:date="2012-08-08T16:18:00Z"/>
              </w:rPr>
            </w:pPr>
            <w:ins w:id="17693" w:author="Thomas Dietz" w:date="2012-08-08T16:18:00Z">
              <w:r>
                <w:t xml:space="preserve">            &amp;lt;edit-config&amp;gt; operation 'create', 'merge' or 'replace' and</w:t>
              </w:r>
            </w:ins>
          </w:p>
          <w:p w14:paraId="65DC0EC9" w14:textId="77777777" w:rsidR="00D708FE" w:rsidRDefault="00D708FE" w:rsidP="00D708FE">
            <w:pPr>
              <w:pStyle w:val="XML1"/>
              <w:rPr>
                <w:ins w:id="17694" w:author="Thomas Dietz" w:date="2012-08-08T16:18:00Z"/>
              </w:rPr>
            </w:pPr>
            <w:ins w:id="17695" w:author="Thomas Dietz" w:date="2012-08-08T16:18:00Z">
              <w:r>
                <w:t xml:space="preserve">            the parent element does not exist, a 'data-missing' error</w:t>
              </w:r>
            </w:ins>
          </w:p>
          <w:p w14:paraId="4630282F" w14:textId="77777777" w:rsidR="00D708FE" w:rsidRDefault="00D708FE" w:rsidP="00D708FE">
            <w:pPr>
              <w:pStyle w:val="XML1"/>
              <w:rPr>
                <w:ins w:id="17696" w:author="Thomas Dietz" w:date="2012-08-08T16:18:00Z"/>
              </w:rPr>
            </w:pPr>
            <w:ins w:id="17697" w:author="Thomas Dietz" w:date="2012-08-08T16:18:00Z">
              <w:r>
                <w:t xml:space="preserve">            is returned.</w:t>
              </w:r>
            </w:ins>
          </w:p>
          <w:p w14:paraId="408273E2" w14:textId="77777777" w:rsidR="00D708FE" w:rsidRDefault="00D708FE" w:rsidP="00D708FE">
            <w:pPr>
              <w:pStyle w:val="XML1"/>
              <w:rPr>
                <w:ins w:id="17698" w:author="Thomas Dietz" w:date="2012-08-08T16:18:00Z"/>
              </w:rPr>
            </w:pPr>
            <w:ins w:id="17699" w:author="Thomas Dietz" w:date="2012-08-08T16:18:00Z">
              <w:r>
                <w:t xml:space="preserve">          &lt;/xs:documentation&gt;</w:t>
              </w:r>
            </w:ins>
          </w:p>
          <w:p w14:paraId="67A472A6" w14:textId="77777777" w:rsidR="00D708FE" w:rsidRDefault="00D708FE" w:rsidP="00D708FE">
            <w:pPr>
              <w:pStyle w:val="XML1"/>
              <w:rPr>
                <w:ins w:id="17700" w:author="Thomas Dietz" w:date="2012-08-08T16:18:00Z"/>
              </w:rPr>
            </w:pPr>
            <w:ins w:id="17701" w:author="Thomas Dietz" w:date="2012-08-08T16:18:00Z">
              <w:r>
                <w:t xml:space="preserve">        &lt;/xs:annotation&gt;</w:t>
              </w:r>
            </w:ins>
          </w:p>
          <w:p w14:paraId="2ACF4A6F" w14:textId="77777777" w:rsidR="00D708FE" w:rsidRDefault="00D708FE" w:rsidP="00D708FE">
            <w:pPr>
              <w:pStyle w:val="XML1"/>
              <w:rPr>
                <w:ins w:id="17702" w:author="Thomas Dietz" w:date="2012-08-08T16:18:00Z"/>
              </w:rPr>
            </w:pPr>
            <w:ins w:id="17703" w:author="Thomas Dietz" w:date="2012-08-08T16:18:00Z">
              <w:r>
                <w:t xml:space="preserve">      &lt;/xs:element&gt;</w:t>
              </w:r>
            </w:ins>
          </w:p>
          <w:p w14:paraId="6D674F06" w14:textId="77777777" w:rsidR="00D708FE" w:rsidRDefault="00D708FE" w:rsidP="00D708FE">
            <w:pPr>
              <w:pStyle w:val="XML1"/>
              <w:rPr>
                <w:ins w:id="17704" w:author="Thomas Dietz" w:date="2012-08-08T16:18:00Z"/>
              </w:rPr>
            </w:pPr>
            <w:ins w:id="17705" w:author="Thomas Dietz" w:date="2012-08-08T16:18:00Z">
              <w:r>
                <w:t xml:space="preserve">      &lt;xs:element name="Exponent"  type="xs:base64Binary"&gt;</w:t>
              </w:r>
            </w:ins>
          </w:p>
          <w:p w14:paraId="2F4F9D0E" w14:textId="77777777" w:rsidR="00D708FE" w:rsidRDefault="00D708FE" w:rsidP="00D708FE">
            <w:pPr>
              <w:pStyle w:val="XML1"/>
              <w:rPr>
                <w:ins w:id="17706" w:author="Thomas Dietz" w:date="2012-08-08T16:18:00Z"/>
              </w:rPr>
            </w:pPr>
            <w:ins w:id="17707" w:author="Thomas Dietz" w:date="2012-08-08T16:18:00Z">
              <w:r>
                <w:t xml:space="preserve">        &lt;xs:annotation&gt;</w:t>
              </w:r>
            </w:ins>
          </w:p>
          <w:p w14:paraId="1C48EFF0" w14:textId="77777777" w:rsidR="00D708FE" w:rsidRDefault="00D708FE" w:rsidP="00D708FE">
            <w:pPr>
              <w:pStyle w:val="XML1"/>
              <w:rPr>
                <w:ins w:id="17708" w:author="Thomas Dietz" w:date="2012-08-08T16:18:00Z"/>
              </w:rPr>
            </w:pPr>
            <w:ins w:id="17709" w:author="Thomas Dietz" w:date="2012-08-08T16:18:00Z">
              <w:r>
                <w:t xml:space="preserve">          &lt;xs:documentation&gt;</w:t>
              </w:r>
            </w:ins>
          </w:p>
          <w:p w14:paraId="35299976" w14:textId="77777777" w:rsidR="00D708FE" w:rsidRDefault="00D708FE" w:rsidP="00D708FE">
            <w:pPr>
              <w:pStyle w:val="XML1"/>
              <w:rPr>
                <w:ins w:id="17710" w:author="Thomas Dietz" w:date="2012-08-08T16:18:00Z"/>
              </w:rPr>
            </w:pPr>
            <w:ins w:id="17711" w:author="Thomas Dietz" w:date="2012-08-08T16:18:00Z">
              <w:r>
                <w:t xml:space="preserve">            This element MUST be present in the NETCONF data</w:t>
              </w:r>
            </w:ins>
          </w:p>
          <w:p w14:paraId="17F12474" w14:textId="77777777" w:rsidR="00D708FE" w:rsidRDefault="00D708FE" w:rsidP="00D708FE">
            <w:pPr>
              <w:pStyle w:val="XML1"/>
              <w:rPr>
                <w:ins w:id="17712" w:author="Thomas Dietz" w:date="2012-08-08T16:18:00Z"/>
              </w:rPr>
            </w:pPr>
            <w:ins w:id="17713" w:author="Thomas Dietz" w:date="2012-08-08T16:18:00Z">
              <w:r>
                <w:t xml:space="preserve">            store. If this element is not present in a NETCONF</w:t>
              </w:r>
            </w:ins>
          </w:p>
          <w:p w14:paraId="19102ECA" w14:textId="77777777" w:rsidR="00D708FE" w:rsidRDefault="00D708FE" w:rsidP="00D708FE">
            <w:pPr>
              <w:pStyle w:val="XML1"/>
              <w:rPr>
                <w:ins w:id="17714" w:author="Thomas Dietz" w:date="2012-08-08T16:18:00Z"/>
              </w:rPr>
            </w:pPr>
            <w:ins w:id="17715" w:author="Thomas Dietz" w:date="2012-08-08T16:18:00Z">
              <w:r>
                <w:t xml:space="preserve">            &amp;lt;edit-config&amp;gt; operation 'create', 'merge' or 'replace' and</w:t>
              </w:r>
            </w:ins>
          </w:p>
          <w:p w14:paraId="1CDFBB26" w14:textId="77777777" w:rsidR="00D708FE" w:rsidRDefault="00D708FE" w:rsidP="00D708FE">
            <w:pPr>
              <w:pStyle w:val="XML1"/>
              <w:rPr>
                <w:ins w:id="17716" w:author="Thomas Dietz" w:date="2012-08-08T16:18:00Z"/>
              </w:rPr>
            </w:pPr>
            <w:ins w:id="17717" w:author="Thomas Dietz" w:date="2012-08-08T16:18:00Z">
              <w:r>
                <w:t xml:space="preserve">            the parent element does not exist, a 'data-missing' error</w:t>
              </w:r>
            </w:ins>
          </w:p>
          <w:p w14:paraId="4E1B6A62" w14:textId="77777777" w:rsidR="00D708FE" w:rsidRDefault="00D708FE" w:rsidP="00D708FE">
            <w:pPr>
              <w:pStyle w:val="XML1"/>
              <w:rPr>
                <w:ins w:id="17718" w:author="Thomas Dietz" w:date="2012-08-08T16:18:00Z"/>
              </w:rPr>
            </w:pPr>
            <w:ins w:id="17719" w:author="Thomas Dietz" w:date="2012-08-08T16:18:00Z">
              <w:r>
                <w:t xml:space="preserve">            is returned.</w:t>
              </w:r>
            </w:ins>
          </w:p>
          <w:p w14:paraId="0CCD19AE" w14:textId="77777777" w:rsidR="00D708FE" w:rsidRDefault="00D708FE" w:rsidP="00D708FE">
            <w:pPr>
              <w:pStyle w:val="XML1"/>
              <w:rPr>
                <w:ins w:id="17720" w:author="Thomas Dietz" w:date="2012-08-08T16:18:00Z"/>
              </w:rPr>
            </w:pPr>
            <w:ins w:id="17721" w:author="Thomas Dietz" w:date="2012-08-08T16:18:00Z">
              <w:r>
                <w:t xml:space="preserve">          &lt;/xs:documentation&gt;</w:t>
              </w:r>
            </w:ins>
          </w:p>
          <w:p w14:paraId="335EE727" w14:textId="77777777" w:rsidR="00D708FE" w:rsidRDefault="00D708FE" w:rsidP="00D708FE">
            <w:pPr>
              <w:pStyle w:val="XML1"/>
              <w:rPr>
                <w:ins w:id="17722" w:author="Thomas Dietz" w:date="2012-08-08T16:18:00Z"/>
              </w:rPr>
            </w:pPr>
            <w:ins w:id="17723" w:author="Thomas Dietz" w:date="2012-08-08T16:18:00Z">
              <w:r>
                <w:t xml:space="preserve">        &lt;/xs:annotation&gt;</w:t>
              </w:r>
            </w:ins>
          </w:p>
          <w:p w14:paraId="5AD68CD2" w14:textId="77777777" w:rsidR="00D708FE" w:rsidRDefault="00D708FE" w:rsidP="00D708FE">
            <w:pPr>
              <w:pStyle w:val="XML1"/>
              <w:rPr>
                <w:ins w:id="17724" w:author="Thomas Dietz" w:date="2012-08-08T16:18:00Z"/>
              </w:rPr>
            </w:pPr>
            <w:ins w:id="17725" w:author="Thomas Dietz" w:date="2012-08-08T16:18:00Z">
              <w:r>
                <w:t xml:space="preserve">      &lt;/xs:element&gt;</w:t>
              </w:r>
            </w:ins>
          </w:p>
          <w:p w14:paraId="73E54354" w14:textId="77777777" w:rsidR="00D708FE" w:rsidRDefault="00D708FE" w:rsidP="00D708FE">
            <w:pPr>
              <w:pStyle w:val="XML1"/>
              <w:rPr>
                <w:ins w:id="17726" w:author="Thomas Dietz" w:date="2012-08-08T16:18:00Z"/>
              </w:rPr>
            </w:pPr>
            <w:ins w:id="17727" w:author="Thomas Dietz" w:date="2012-08-08T16:18:00Z">
              <w:r>
                <w:t xml:space="preserve">    &lt;/xs:sequence&gt;</w:t>
              </w:r>
            </w:ins>
          </w:p>
          <w:p w14:paraId="3D54F510" w14:textId="77777777" w:rsidR="00D708FE" w:rsidRDefault="00D708FE" w:rsidP="00D708FE">
            <w:pPr>
              <w:pStyle w:val="XML1"/>
              <w:rPr>
                <w:ins w:id="17728" w:author="Thomas Dietz" w:date="2012-08-08T16:18:00Z"/>
              </w:rPr>
            </w:pPr>
            <w:ins w:id="17729" w:author="Thomas Dietz" w:date="2012-08-08T16:18:00Z">
              <w:r>
                <w:t xml:space="preserve">  &lt;/xs:group&gt;</w:t>
              </w:r>
            </w:ins>
          </w:p>
          <w:p w14:paraId="7F4A30EA" w14:textId="77777777" w:rsidR="00D708FE" w:rsidRDefault="00D708FE" w:rsidP="00D708FE">
            <w:pPr>
              <w:pStyle w:val="XML1"/>
              <w:rPr>
                <w:ins w:id="17730" w:author="Thomas Dietz" w:date="2012-08-08T16:18:00Z"/>
              </w:rPr>
            </w:pPr>
          </w:p>
          <w:p w14:paraId="5C43737F" w14:textId="77777777" w:rsidR="00D708FE" w:rsidRDefault="00D708FE" w:rsidP="00D708FE">
            <w:pPr>
              <w:pStyle w:val="XML1"/>
              <w:rPr>
                <w:ins w:id="17731" w:author="Thomas Dietz" w:date="2012-08-08T16:18:00Z"/>
              </w:rPr>
            </w:pPr>
            <w:ins w:id="17732" w:author="Thomas Dietz" w:date="2012-08-08T16:18:00Z">
              <w:r>
                <w:t xml:space="preserve">  &lt;xs:group name="OFFlowTableType"&gt;</w:t>
              </w:r>
            </w:ins>
          </w:p>
          <w:p w14:paraId="22B2BDF5" w14:textId="77777777" w:rsidR="00D708FE" w:rsidRDefault="00D708FE" w:rsidP="00D708FE">
            <w:pPr>
              <w:pStyle w:val="XML1"/>
              <w:rPr>
                <w:ins w:id="17733" w:author="Thomas Dietz" w:date="2012-08-08T16:18:00Z"/>
              </w:rPr>
            </w:pPr>
            <w:ins w:id="17734" w:author="Thomas Dietz" w:date="2012-08-08T16:18:00Z">
              <w:r>
                <w:t xml:space="preserve">    &lt;xs:annotation&gt;</w:t>
              </w:r>
            </w:ins>
          </w:p>
          <w:p w14:paraId="3E2E2C48" w14:textId="77777777" w:rsidR="00D708FE" w:rsidRDefault="00D708FE" w:rsidP="00D708FE">
            <w:pPr>
              <w:pStyle w:val="XML1"/>
              <w:rPr>
                <w:ins w:id="17735" w:author="Thomas Dietz" w:date="2012-08-08T16:18:00Z"/>
              </w:rPr>
            </w:pPr>
            <w:ins w:id="17736" w:author="Thomas Dietz" w:date="2012-08-08T16:18:00Z">
              <w:r>
                <w:t xml:space="preserve">      &lt;xs:documentation&gt;</w:t>
              </w:r>
            </w:ins>
          </w:p>
          <w:p w14:paraId="0C659C8D" w14:textId="77777777" w:rsidR="00D708FE" w:rsidRDefault="00D708FE" w:rsidP="00D708FE">
            <w:pPr>
              <w:pStyle w:val="XML1"/>
              <w:rPr>
                <w:ins w:id="17737" w:author="Thomas Dietz" w:date="2012-08-08T16:18:00Z"/>
              </w:rPr>
            </w:pPr>
            <w:ins w:id="17738" w:author="Thomas Dietz" w:date="2012-08-08T16:18:00Z">
              <w:r>
                <w:t xml:space="preserve">        Representation of an OpenFlow Flow Table Resource.</w:t>
              </w:r>
            </w:ins>
          </w:p>
          <w:p w14:paraId="31339142" w14:textId="77777777" w:rsidR="00D708FE" w:rsidRDefault="00D708FE" w:rsidP="00D708FE">
            <w:pPr>
              <w:pStyle w:val="XML1"/>
              <w:rPr>
                <w:ins w:id="17739" w:author="Thomas Dietz" w:date="2012-08-08T16:18:00Z"/>
              </w:rPr>
            </w:pPr>
          </w:p>
          <w:p w14:paraId="2258681F" w14:textId="77777777" w:rsidR="00D708FE" w:rsidRDefault="00D708FE" w:rsidP="00D708FE">
            <w:pPr>
              <w:pStyle w:val="XML1"/>
              <w:rPr>
                <w:ins w:id="17740" w:author="Thomas Dietz" w:date="2012-08-08T16:18:00Z"/>
              </w:rPr>
            </w:pPr>
            <w:ins w:id="17741" w:author="Thomas Dietz" w:date="2012-08-08T16:18:00Z">
              <w:r>
                <w:t xml:space="preserve">        Elements in the type OFFlowTableType are not configurable and</w:t>
              </w:r>
            </w:ins>
          </w:p>
          <w:p w14:paraId="349F2A41" w14:textId="77777777" w:rsidR="00D708FE" w:rsidRDefault="00D708FE" w:rsidP="00D708FE">
            <w:pPr>
              <w:pStyle w:val="XML1"/>
              <w:rPr>
                <w:ins w:id="17742" w:author="Thomas Dietz" w:date="2012-08-08T16:18:00Z"/>
              </w:rPr>
            </w:pPr>
            <w:ins w:id="17743" w:author="Thomas Dietz" w:date="2012-08-08T16:18:00Z">
              <w:r>
                <w:t xml:space="preserve">        can only be retrieved by NETCONF &amp;lt;get&amp;gt; operations. Attemps to</w:t>
              </w:r>
            </w:ins>
          </w:p>
          <w:p w14:paraId="5924D3E8" w14:textId="77777777" w:rsidR="00D708FE" w:rsidRDefault="00D708FE" w:rsidP="00D708FE">
            <w:pPr>
              <w:pStyle w:val="XML1"/>
              <w:rPr>
                <w:ins w:id="17744" w:author="Thomas Dietz" w:date="2012-08-08T16:18:00Z"/>
              </w:rPr>
            </w:pPr>
            <w:ins w:id="17745" w:author="Thomas Dietz" w:date="2012-08-08T16:18:00Z">
              <w:r>
                <w:t xml:space="preserve">        modify this element and its children with a NETCONF</w:t>
              </w:r>
            </w:ins>
          </w:p>
          <w:p w14:paraId="74E25261" w14:textId="77777777" w:rsidR="00D708FE" w:rsidRDefault="00D708FE" w:rsidP="00D708FE">
            <w:pPr>
              <w:pStyle w:val="XML1"/>
              <w:rPr>
                <w:ins w:id="17746" w:author="Thomas Dietz" w:date="2012-08-08T16:18:00Z"/>
              </w:rPr>
            </w:pPr>
            <w:ins w:id="17747" w:author="Thomas Dietz" w:date="2012-08-08T16:18:00Z">
              <w:r>
                <w:t xml:space="preserve">        &amp;lt;edit-config&amp;gt; operation MUST result in an</w:t>
              </w:r>
            </w:ins>
          </w:p>
          <w:p w14:paraId="297F510B" w14:textId="77777777" w:rsidR="00D708FE" w:rsidRDefault="00D708FE" w:rsidP="00D708FE">
            <w:pPr>
              <w:pStyle w:val="XML1"/>
              <w:rPr>
                <w:ins w:id="17748" w:author="Thomas Dietz" w:date="2012-08-08T16:18:00Z"/>
              </w:rPr>
            </w:pPr>
            <w:ins w:id="17749" w:author="Thomas Dietz" w:date="2012-08-08T16:18:00Z">
              <w:r>
                <w:t xml:space="preserve">        'operation-not-supported' error with type 'application'.</w:t>
              </w:r>
            </w:ins>
          </w:p>
          <w:p w14:paraId="1454EBF0" w14:textId="77777777" w:rsidR="00D708FE" w:rsidRDefault="00D708FE" w:rsidP="00D708FE">
            <w:pPr>
              <w:pStyle w:val="XML1"/>
              <w:rPr>
                <w:ins w:id="17750" w:author="Thomas Dietz" w:date="2012-08-08T16:18:00Z"/>
              </w:rPr>
            </w:pPr>
            <w:ins w:id="17751" w:author="Thomas Dietz" w:date="2012-08-08T16:18:00Z">
              <w:r>
                <w:t xml:space="preserve">      &lt;/xs:documentation&gt;</w:t>
              </w:r>
            </w:ins>
          </w:p>
          <w:p w14:paraId="18EC20F8" w14:textId="77777777" w:rsidR="00D708FE" w:rsidRDefault="00D708FE" w:rsidP="00D708FE">
            <w:pPr>
              <w:pStyle w:val="XML1"/>
              <w:rPr>
                <w:ins w:id="17752" w:author="Thomas Dietz" w:date="2012-08-08T16:18:00Z"/>
              </w:rPr>
            </w:pPr>
            <w:ins w:id="17753" w:author="Thomas Dietz" w:date="2012-08-08T16:18:00Z">
              <w:r>
                <w:t xml:space="preserve">    &lt;/xs:annotation&gt;</w:t>
              </w:r>
            </w:ins>
          </w:p>
          <w:p w14:paraId="35B98836" w14:textId="77777777" w:rsidR="00D708FE" w:rsidRDefault="00D708FE" w:rsidP="00D708FE">
            <w:pPr>
              <w:pStyle w:val="XML1"/>
              <w:rPr>
                <w:ins w:id="17754" w:author="Thomas Dietz" w:date="2012-08-08T16:18:00Z"/>
              </w:rPr>
            </w:pPr>
          </w:p>
          <w:p w14:paraId="29AB4959" w14:textId="77777777" w:rsidR="00D708FE" w:rsidRDefault="00D708FE" w:rsidP="00D708FE">
            <w:pPr>
              <w:pStyle w:val="XML1"/>
              <w:rPr>
                <w:ins w:id="17755" w:author="Thomas Dietz" w:date="2012-08-08T16:18:00Z"/>
              </w:rPr>
            </w:pPr>
            <w:ins w:id="17756" w:author="Thomas Dietz" w:date="2012-08-08T16:18:00Z">
              <w:r>
                <w:t xml:space="preserve">    &lt;xs:sequence&gt;</w:t>
              </w:r>
            </w:ins>
          </w:p>
          <w:p w14:paraId="2B29AAFB" w14:textId="77777777" w:rsidR="00D708FE" w:rsidRDefault="00D708FE" w:rsidP="00D708FE">
            <w:pPr>
              <w:pStyle w:val="XML1"/>
              <w:rPr>
                <w:ins w:id="17757" w:author="Thomas Dietz" w:date="2012-08-08T16:18:00Z"/>
              </w:rPr>
            </w:pPr>
            <w:ins w:id="17758" w:author="Thomas Dietz" w:date="2012-08-08T16:18:00Z">
              <w:r>
                <w:t xml:space="preserve">      &lt;xs:group ref="OFResourceType"/&gt;</w:t>
              </w:r>
            </w:ins>
          </w:p>
          <w:p w14:paraId="78913C3E" w14:textId="77777777" w:rsidR="00D708FE" w:rsidRDefault="00D708FE" w:rsidP="00D708FE">
            <w:pPr>
              <w:pStyle w:val="XML1"/>
              <w:rPr>
                <w:ins w:id="17759" w:author="Thomas Dietz" w:date="2012-08-08T16:18:00Z"/>
              </w:rPr>
            </w:pPr>
            <w:ins w:id="17760" w:author="Thomas Dietz" w:date="2012-08-08T16:18:00Z">
              <w:r>
                <w:t xml:space="preserve">      &lt;xs:element name="max-entries"  type="xs:unsignedByte"&gt;</w:t>
              </w:r>
            </w:ins>
          </w:p>
          <w:p w14:paraId="76C1074A" w14:textId="77777777" w:rsidR="00D708FE" w:rsidRDefault="00D708FE" w:rsidP="00D708FE">
            <w:pPr>
              <w:pStyle w:val="XML1"/>
              <w:rPr>
                <w:ins w:id="17761" w:author="Thomas Dietz" w:date="2012-08-08T16:18:00Z"/>
              </w:rPr>
            </w:pPr>
            <w:ins w:id="17762" w:author="Thomas Dietz" w:date="2012-08-08T16:18:00Z">
              <w:r>
                <w:t xml:space="preserve">        &lt;xs:annotation&gt;</w:t>
              </w:r>
            </w:ins>
          </w:p>
          <w:p w14:paraId="664189F5" w14:textId="77777777" w:rsidR="00D708FE" w:rsidRDefault="00D708FE" w:rsidP="00D708FE">
            <w:pPr>
              <w:pStyle w:val="XML1"/>
              <w:rPr>
                <w:ins w:id="17763" w:author="Thomas Dietz" w:date="2012-08-08T16:18:00Z"/>
              </w:rPr>
            </w:pPr>
            <w:ins w:id="17764" w:author="Thomas Dietz" w:date="2012-08-08T16:18:00Z">
              <w:r>
                <w:t xml:space="preserve">          &lt;xs:documentation&gt;</w:t>
              </w:r>
            </w:ins>
          </w:p>
          <w:p w14:paraId="7B566161" w14:textId="77777777" w:rsidR="00D708FE" w:rsidRDefault="00D708FE" w:rsidP="00D708FE">
            <w:pPr>
              <w:pStyle w:val="XML1"/>
              <w:rPr>
                <w:ins w:id="17765" w:author="Thomas Dietz" w:date="2012-08-08T16:18:00Z"/>
              </w:rPr>
            </w:pPr>
            <w:ins w:id="17766" w:author="Thomas Dietz" w:date="2012-08-08T16:18:00Z">
              <w:r>
                <w:t xml:space="preserve">            The maximum number of flow entries supported by</w:t>
              </w:r>
            </w:ins>
          </w:p>
          <w:p w14:paraId="3BE2BD3A" w14:textId="77777777" w:rsidR="00D708FE" w:rsidRDefault="00D708FE" w:rsidP="00D708FE">
            <w:pPr>
              <w:pStyle w:val="XML1"/>
              <w:rPr>
                <w:ins w:id="17767" w:author="Thomas Dietz" w:date="2012-08-08T16:18:00Z"/>
              </w:rPr>
            </w:pPr>
            <w:ins w:id="17768" w:author="Thomas Dietz" w:date="2012-08-08T16:18:00Z">
              <w:r>
                <w:t xml:space="preserve">            the flow table.</w:t>
              </w:r>
            </w:ins>
          </w:p>
          <w:p w14:paraId="04821EA2" w14:textId="77777777" w:rsidR="00D708FE" w:rsidRDefault="00D708FE" w:rsidP="00D708FE">
            <w:pPr>
              <w:pStyle w:val="XML1"/>
              <w:rPr>
                <w:ins w:id="17769" w:author="Thomas Dietz" w:date="2012-08-08T16:18:00Z"/>
              </w:rPr>
            </w:pPr>
            <w:ins w:id="17770" w:author="Thomas Dietz" w:date="2012-08-08T16:18:00Z">
              <w:r>
                <w:t xml:space="preserve">          &lt;/xs:documentation&gt;</w:t>
              </w:r>
            </w:ins>
          </w:p>
          <w:p w14:paraId="0EDDE80C" w14:textId="77777777" w:rsidR="00D708FE" w:rsidRDefault="00D708FE" w:rsidP="00D708FE">
            <w:pPr>
              <w:pStyle w:val="XML1"/>
              <w:rPr>
                <w:ins w:id="17771" w:author="Thomas Dietz" w:date="2012-08-08T16:18:00Z"/>
              </w:rPr>
            </w:pPr>
            <w:ins w:id="17772" w:author="Thomas Dietz" w:date="2012-08-08T16:18:00Z">
              <w:r>
                <w:t xml:space="preserve">        &lt;/xs:annotation&gt;</w:t>
              </w:r>
            </w:ins>
          </w:p>
          <w:p w14:paraId="721BDADD" w14:textId="77777777" w:rsidR="00D708FE" w:rsidRDefault="00D708FE" w:rsidP="00D708FE">
            <w:pPr>
              <w:pStyle w:val="XML1"/>
              <w:rPr>
                <w:ins w:id="17773" w:author="Thomas Dietz" w:date="2012-08-08T16:18:00Z"/>
              </w:rPr>
            </w:pPr>
            <w:ins w:id="17774" w:author="Thomas Dietz" w:date="2012-08-08T16:18:00Z">
              <w:r>
                <w:t xml:space="preserve">      &lt;/xs:element&gt;</w:t>
              </w:r>
            </w:ins>
          </w:p>
          <w:p w14:paraId="31A84D91" w14:textId="77777777" w:rsidR="00D708FE" w:rsidRDefault="00D708FE" w:rsidP="00D708FE">
            <w:pPr>
              <w:pStyle w:val="XML1"/>
              <w:rPr>
                <w:ins w:id="17775" w:author="Thomas Dietz" w:date="2012-08-08T16:18:00Z"/>
              </w:rPr>
            </w:pPr>
            <w:ins w:id="17776" w:author="Thomas Dietz" w:date="2012-08-08T16:18:00Z">
              <w:r>
                <w:t xml:space="preserve">      &lt;xs:element name="next-tables"&gt;</w:t>
              </w:r>
            </w:ins>
          </w:p>
          <w:p w14:paraId="20B48221" w14:textId="77777777" w:rsidR="00D708FE" w:rsidRDefault="00D708FE" w:rsidP="00D708FE">
            <w:pPr>
              <w:pStyle w:val="XML1"/>
              <w:rPr>
                <w:ins w:id="17777" w:author="Thomas Dietz" w:date="2012-08-08T16:18:00Z"/>
              </w:rPr>
            </w:pPr>
            <w:ins w:id="17778" w:author="Thomas Dietz" w:date="2012-08-08T16:18:00Z">
              <w:r>
                <w:t xml:space="preserve">        &lt;xs:annotation&gt;</w:t>
              </w:r>
            </w:ins>
          </w:p>
          <w:p w14:paraId="47F0E648" w14:textId="77777777" w:rsidR="00D708FE" w:rsidRDefault="00D708FE" w:rsidP="00D708FE">
            <w:pPr>
              <w:pStyle w:val="XML1"/>
              <w:rPr>
                <w:ins w:id="17779" w:author="Thomas Dietz" w:date="2012-08-08T16:18:00Z"/>
              </w:rPr>
            </w:pPr>
            <w:ins w:id="17780" w:author="Thomas Dietz" w:date="2012-08-08T16:18:00Z">
              <w:r>
                <w:t xml:space="preserve">          &lt;xs:documentation&gt;</w:t>
              </w:r>
            </w:ins>
          </w:p>
          <w:p w14:paraId="7FBF3E21" w14:textId="77777777" w:rsidR="00D708FE" w:rsidRDefault="00D708FE" w:rsidP="00D708FE">
            <w:pPr>
              <w:pStyle w:val="XML1"/>
              <w:rPr>
                <w:ins w:id="17781" w:author="Thomas Dietz" w:date="2012-08-08T16:18:00Z"/>
              </w:rPr>
            </w:pPr>
            <w:ins w:id="17782" w:author="Thomas Dietz" w:date="2012-08-08T16:18:00Z">
              <w:r>
                <w:t xml:space="preserve">            An array of resource-ids of all flow tables that</w:t>
              </w:r>
            </w:ins>
          </w:p>
          <w:p w14:paraId="66BF805B" w14:textId="77777777" w:rsidR="00D708FE" w:rsidRDefault="00D708FE" w:rsidP="00D708FE">
            <w:pPr>
              <w:pStyle w:val="XML1"/>
              <w:rPr>
                <w:ins w:id="17783" w:author="Thomas Dietz" w:date="2012-08-08T16:18:00Z"/>
              </w:rPr>
            </w:pPr>
            <w:ins w:id="17784" w:author="Thomas Dietz" w:date="2012-08-08T16:18:00Z">
              <w:r>
                <w:t xml:space="preserve">            can be directly reached from this table using the </w:t>
              </w:r>
            </w:ins>
          </w:p>
          <w:p w14:paraId="5BAC1360" w14:textId="77777777" w:rsidR="00D708FE" w:rsidRDefault="00D708FE" w:rsidP="00D708FE">
            <w:pPr>
              <w:pStyle w:val="XML1"/>
              <w:rPr>
                <w:ins w:id="17785" w:author="Thomas Dietz" w:date="2012-08-08T16:18:00Z"/>
              </w:rPr>
            </w:pPr>
            <w:ins w:id="17786" w:author="Thomas Dietz" w:date="2012-08-08T16:18:00Z">
              <w:r>
                <w:t xml:space="preserve">            'goto-table' instruction.</w:t>
              </w:r>
            </w:ins>
          </w:p>
          <w:p w14:paraId="73702E6D" w14:textId="77777777" w:rsidR="00D708FE" w:rsidRDefault="00D708FE" w:rsidP="00D708FE">
            <w:pPr>
              <w:pStyle w:val="XML1"/>
              <w:rPr>
                <w:ins w:id="17787" w:author="Thomas Dietz" w:date="2012-08-08T16:18:00Z"/>
              </w:rPr>
            </w:pPr>
            <w:ins w:id="17788" w:author="Thomas Dietz" w:date="2012-08-08T16:18:00Z">
              <w:r>
                <w:t xml:space="preserve">          &lt;/xs:documentation&gt;</w:t>
              </w:r>
            </w:ins>
          </w:p>
          <w:p w14:paraId="31B202A9" w14:textId="77777777" w:rsidR="00D708FE" w:rsidRDefault="00D708FE" w:rsidP="00D708FE">
            <w:pPr>
              <w:pStyle w:val="XML1"/>
              <w:rPr>
                <w:ins w:id="17789" w:author="Thomas Dietz" w:date="2012-08-08T16:18:00Z"/>
              </w:rPr>
            </w:pPr>
            <w:ins w:id="17790" w:author="Thomas Dietz" w:date="2012-08-08T16:18:00Z">
              <w:r>
                <w:t xml:space="preserve">        &lt;/xs:annotation&gt;</w:t>
              </w:r>
            </w:ins>
          </w:p>
          <w:p w14:paraId="151CD900" w14:textId="77777777" w:rsidR="00D708FE" w:rsidRDefault="00D708FE" w:rsidP="00D708FE">
            <w:pPr>
              <w:pStyle w:val="XML1"/>
              <w:rPr>
                <w:ins w:id="17791" w:author="Thomas Dietz" w:date="2012-08-08T16:18:00Z"/>
              </w:rPr>
            </w:pPr>
            <w:ins w:id="17792" w:author="Thomas Dietz" w:date="2012-08-08T16:18:00Z">
              <w:r>
                <w:t xml:space="preserve">        &lt;xs:complexType&gt;</w:t>
              </w:r>
            </w:ins>
          </w:p>
          <w:p w14:paraId="0EBD930B" w14:textId="77777777" w:rsidR="00D708FE" w:rsidRDefault="00D708FE" w:rsidP="00D708FE">
            <w:pPr>
              <w:pStyle w:val="XML1"/>
              <w:rPr>
                <w:ins w:id="17793" w:author="Thomas Dietz" w:date="2012-08-08T16:18:00Z"/>
              </w:rPr>
            </w:pPr>
            <w:ins w:id="17794" w:author="Thomas Dietz" w:date="2012-08-08T16:18:00Z">
              <w:r>
                <w:lastRenderedPageBreak/>
                <w:t xml:space="preserve">          &lt;xs:sequence&gt;</w:t>
              </w:r>
            </w:ins>
          </w:p>
          <w:p w14:paraId="19BECFC3" w14:textId="77777777" w:rsidR="00D708FE" w:rsidRDefault="00D708FE" w:rsidP="00D708FE">
            <w:pPr>
              <w:pStyle w:val="XML1"/>
              <w:rPr>
                <w:ins w:id="17795" w:author="Thomas Dietz" w:date="2012-08-08T16:18:00Z"/>
              </w:rPr>
            </w:pPr>
            <w:ins w:id="17796" w:author="Thomas Dietz" w:date="2012-08-08T16:18:00Z">
              <w:r>
                <w:t xml:space="preserve">            &lt;xs:element name="table-id" minOccurs="0" maxOccurs="unbounded"  type="inet:uri"/&gt;</w:t>
              </w:r>
            </w:ins>
          </w:p>
          <w:p w14:paraId="4835193F" w14:textId="77777777" w:rsidR="00D708FE" w:rsidRDefault="00D708FE" w:rsidP="00D708FE">
            <w:pPr>
              <w:pStyle w:val="XML1"/>
              <w:rPr>
                <w:ins w:id="17797" w:author="Thomas Dietz" w:date="2012-08-08T16:18:00Z"/>
              </w:rPr>
            </w:pPr>
            <w:ins w:id="17798" w:author="Thomas Dietz" w:date="2012-08-08T16:18:00Z">
              <w:r>
                <w:t xml:space="preserve">          &lt;/xs:sequence&gt;</w:t>
              </w:r>
            </w:ins>
          </w:p>
          <w:p w14:paraId="38166293" w14:textId="77777777" w:rsidR="00D708FE" w:rsidRDefault="00D708FE" w:rsidP="00D708FE">
            <w:pPr>
              <w:pStyle w:val="XML1"/>
              <w:rPr>
                <w:ins w:id="17799" w:author="Thomas Dietz" w:date="2012-08-08T16:18:00Z"/>
              </w:rPr>
            </w:pPr>
            <w:ins w:id="17800" w:author="Thomas Dietz" w:date="2012-08-08T16:18:00Z">
              <w:r>
                <w:t xml:space="preserve">        &lt;/xs:complexType&gt;</w:t>
              </w:r>
            </w:ins>
          </w:p>
          <w:p w14:paraId="4DD06F54" w14:textId="77777777" w:rsidR="00D708FE" w:rsidRDefault="00D708FE" w:rsidP="00D708FE">
            <w:pPr>
              <w:pStyle w:val="XML1"/>
              <w:rPr>
                <w:ins w:id="17801" w:author="Thomas Dietz" w:date="2012-08-08T16:18:00Z"/>
              </w:rPr>
            </w:pPr>
            <w:ins w:id="17802" w:author="Thomas Dietz" w:date="2012-08-08T16:18:00Z">
              <w:r>
                <w:t xml:space="preserve">      &lt;/xs:element&gt;</w:t>
              </w:r>
            </w:ins>
          </w:p>
          <w:p w14:paraId="504BBFC2" w14:textId="77777777" w:rsidR="00D708FE" w:rsidRDefault="00D708FE" w:rsidP="00D708FE">
            <w:pPr>
              <w:pStyle w:val="XML1"/>
              <w:rPr>
                <w:ins w:id="17803" w:author="Thomas Dietz" w:date="2012-08-08T16:18:00Z"/>
              </w:rPr>
            </w:pPr>
            <w:ins w:id="17804" w:author="Thomas Dietz" w:date="2012-08-08T16:18:00Z">
              <w:r>
                <w:t xml:space="preserve">      &lt;xs:element name="instructions"&gt;</w:t>
              </w:r>
            </w:ins>
          </w:p>
          <w:p w14:paraId="050851F1" w14:textId="77777777" w:rsidR="00D708FE" w:rsidRDefault="00D708FE" w:rsidP="00D708FE">
            <w:pPr>
              <w:pStyle w:val="XML1"/>
              <w:rPr>
                <w:ins w:id="17805" w:author="Thomas Dietz" w:date="2012-08-08T16:18:00Z"/>
              </w:rPr>
            </w:pPr>
            <w:ins w:id="17806" w:author="Thomas Dietz" w:date="2012-08-08T16:18:00Z">
              <w:r>
                <w:t xml:space="preserve">        &lt;xs:annotation&gt;</w:t>
              </w:r>
            </w:ins>
          </w:p>
          <w:p w14:paraId="2B3C4393" w14:textId="77777777" w:rsidR="00D708FE" w:rsidRDefault="00D708FE" w:rsidP="00D708FE">
            <w:pPr>
              <w:pStyle w:val="XML1"/>
              <w:rPr>
                <w:ins w:id="17807" w:author="Thomas Dietz" w:date="2012-08-08T16:18:00Z"/>
              </w:rPr>
            </w:pPr>
            <w:ins w:id="17808" w:author="Thomas Dietz" w:date="2012-08-08T16:18:00Z">
              <w:r>
                <w:t xml:space="preserve">          &lt;xs:documentation&gt;</w:t>
              </w:r>
            </w:ins>
          </w:p>
          <w:p w14:paraId="41F91AA5" w14:textId="77777777" w:rsidR="00D708FE" w:rsidRDefault="00D708FE" w:rsidP="00D708FE">
            <w:pPr>
              <w:pStyle w:val="XML1"/>
              <w:rPr>
                <w:ins w:id="17809" w:author="Thomas Dietz" w:date="2012-08-08T16:18:00Z"/>
              </w:rPr>
            </w:pPr>
            <w:ins w:id="17810" w:author="Thomas Dietz" w:date="2012-08-08T16:18:00Z">
              <w:r>
                <w:t xml:space="preserve">            The list of all instruction types supported by</w:t>
              </w:r>
            </w:ins>
          </w:p>
          <w:p w14:paraId="0C800748" w14:textId="77777777" w:rsidR="00D708FE" w:rsidRDefault="00D708FE" w:rsidP="00D708FE">
            <w:pPr>
              <w:pStyle w:val="XML1"/>
              <w:rPr>
                <w:ins w:id="17811" w:author="Thomas Dietz" w:date="2012-08-08T16:18:00Z"/>
              </w:rPr>
            </w:pPr>
            <w:ins w:id="17812" w:author="Thomas Dietz" w:date="2012-08-08T16:18:00Z">
              <w:r>
                <w:t xml:space="preserve">            the flow table.</w:t>
              </w:r>
            </w:ins>
          </w:p>
          <w:p w14:paraId="26A418BE" w14:textId="77777777" w:rsidR="00D708FE" w:rsidRDefault="00D708FE" w:rsidP="00D708FE">
            <w:pPr>
              <w:pStyle w:val="XML1"/>
              <w:rPr>
                <w:ins w:id="17813" w:author="Thomas Dietz" w:date="2012-08-08T16:18:00Z"/>
              </w:rPr>
            </w:pPr>
            <w:ins w:id="17814" w:author="Thomas Dietz" w:date="2012-08-08T16:18:00Z">
              <w:r>
                <w:t xml:space="preserve">          &lt;/xs:documentation&gt;</w:t>
              </w:r>
            </w:ins>
          </w:p>
          <w:p w14:paraId="005604B9" w14:textId="77777777" w:rsidR="00D708FE" w:rsidRDefault="00D708FE" w:rsidP="00D708FE">
            <w:pPr>
              <w:pStyle w:val="XML1"/>
              <w:rPr>
                <w:ins w:id="17815" w:author="Thomas Dietz" w:date="2012-08-08T16:18:00Z"/>
              </w:rPr>
            </w:pPr>
            <w:ins w:id="17816" w:author="Thomas Dietz" w:date="2012-08-08T16:18:00Z">
              <w:r>
                <w:t xml:space="preserve">        &lt;/xs:annotation&gt;</w:t>
              </w:r>
            </w:ins>
          </w:p>
          <w:p w14:paraId="7EFFDC8F" w14:textId="77777777" w:rsidR="00D708FE" w:rsidRDefault="00D708FE" w:rsidP="00D708FE">
            <w:pPr>
              <w:pStyle w:val="XML1"/>
              <w:rPr>
                <w:ins w:id="17817" w:author="Thomas Dietz" w:date="2012-08-08T16:18:00Z"/>
              </w:rPr>
            </w:pPr>
            <w:ins w:id="17818" w:author="Thomas Dietz" w:date="2012-08-08T16:18:00Z">
              <w:r>
                <w:t xml:space="preserve">        &lt;xs:complexType&gt;</w:t>
              </w:r>
            </w:ins>
          </w:p>
          <w:p w14:paraId="38BD525C" w14:textId="77777777" w:rsidR="00D708FE" w:rsidRDefault="00D708FE" w:rsidP="00D708FE">
            <w:pPr>
              <w:pStyle w:val="XML1"/>
              <w:rPr>
                <w:ins w:id="17819" w:author="Thomas Dietz" w:date="2012-08-08T16:18:00Z"/>
              </w:rPr>
            </w:pPr>
            <w:ins w:id="17820" w:author="Thomas Dietz" w:date="2012-08-08T16:18:00Z">
              <w:r>
                <w:t xml:space="preserve">          &lt;xs:sequence&gt;</w:t>
              </w:r>
            </w:ins>
          </w:p>
          <w:p w14:paraId="520D779A" w14:textId="77777777" w:rsidR="00D708FE" w:rsidRDefault="00D708FE" w:rsidP="00D708FE">
            <w:pPr>
              <w:pStyle w:val="XML1"/>
              <w:rPr>
                <w:ins w:id="17821" w:author="Thomas Dietz" w:date="2012-08-08T16:18:00Z"/>
              </w:rPr>
            </w:pPr>
            <w:ins w:id="17822"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17823" w:author="Thomas Dietz" w:date="2012-08-08T16:18:00Z"/>
              </w:rPr>
            </w:pPr>
            <w:ins w:id="17824" w:author="Thomas Dietz" w:date="2012-08-08T16:18:00Z">
              <w:r>
                <w:t xml:space="preserve">          &lt;/xs:sequence&gt;</w:t>
              </w:r>
            </w:ins>
          </w:p>
          <w:p w14:paraId="71FBE263" w14:textId="77777777" w:rsidR="00D708FE" w:rsidRDefault="00D708FE" w:rsidP="00D708FE">
            <w:pPr>
              <w:pStyle w:val="XML1"/>
              <w:rPr>
                <w:ins w:id="17825" w:author="Thomas Dietz" w:date="2012-08-08T16:18:00Z"/>
              </w:rPr>
            </w:pPr>
            <w:ins w:id="17826" w:author="Thomas Dietz" w:date="2012-08-08T16:18:00Z">
              <w:r>
                <w:t xml:space="preserve">        &lt;/xs:complexType&gt;</w:t>
              </w:r>
            </w:ins>
          </w:p>
          <w:p w14:paraId="6728F1E3" w14:textId="77777777" w:rsidR="00D708FE" w:rsidRDefault="00D708FE" w:rsidP="00D708FE">
            <w:pPr>
              <w:pStyle w:val="XML1"/>
              <w:rPr>
                <w:ins w:id="17827" w:author="Thomas Dietz" w:date="2012-08-08T16:18:00Z"/>
              </w:rPr>
            </w:pPr>
            <w:ins w:id="17828" w:author="Thomas Dietz" w:date="2012-08-08T16:18:00Z">
              <w:r>
                <w:t xml:space="preserve">      &lt;/xs:element&gt;</w:t>
              </w:r>
            </w:ins>
          </w:p>
          <w:p w14:paraId="28D49052" w14:textId="77777777" w:rsidR="00D708FE" w:rsidRDefault="00D708FE" w:rsidP="00D708FE">
            <w:pPr>
              <w:pStyle w:val="XML1"/>
              <w:rPr>
                <w:ins w:id="17829" w:author="Thomas Dietz" w:date="2012-08-08T16:18:00Z"/>
              </w:rPr>
            </w:pPr>
            <w:ins w:id="17830" w:author="Thomas Dietz" w:date="2012-08-08T16:18:00Z">
              <w:r>
                <w:t xml:space="preserve">      &lt;xs:element name="matches"&gt;</w:t>
              </w:r>
            </w:ins>
          </w:p>
          <w:p w14:paraId="7DB1611E" w14:textId="77777777" w:rsidR="00D708FE" w:rsidRDefault="00D708FE" w:rsidP="00D708FE">
            <w:pPr>
              <w:pStyle w:val="XML1"/>
              <w:rPr>
                <w:ins w:id="17831" w:author="Thomas Dietz" w:date="2012-08-08T16:18:00Z"/>
              </w:rPr>
            </w:pPr>
            <w:ins w:id="17832" w:author="Thomas Dietz" w:date="2012-08-08T16:18:00Z">
              <w:r>
                <w:t xml:space="preserve">        &lt;xs:annotation&gt;</w:t>
              </w:r>
            </w:ins>
          </w:p>
          <w:p w14:paraId="18E7B91B" w14:textId="77777777" w:rsidR="00D708FE" w:rsidRDefault="00D708FE" w:rsidP="00D708FE">
            <w:pPr>
              <w:pStyle w:val="XML1"/>
              <w:rPr>
                <w:ins w:id="17833" w:author="Thomas Dietz" w:date="2012-08-08T16:18:00Z"/>
              </w:rPr>
            </w:pPr>
            <w:ins w:id="17834" w:author="Thomas Dietz" w:date="2012-08-08T16:18:00Z">
              <w:r>
                <w:t xml:space="preserve">          &lt;xs:documentation&gt;</w:t>
              </w:r>
            </w:ins>
          </w:p>
          <w:p w14:paraId="0CB5085E" w14:textId="77777777" w:rsidR="00D708FE" w:rsidRDefault="00D708FE" w:rsidP="00D708FE">
            <w:pPr>
              <w:pStyle w:val="XML1"/>
              <w:rPr>
                <w:ins w:id="17835" w:author="Thomas Dietz" w:date="2012-08-08T16:18:00Z"/>
              </w:rPr>
            </w:pPr>
            <w:ins w:id="17836" w:author="Thomas Dietz" w:date="2012-08-08T16:18:00Z">
              <w:r>
                <w:t xml:space="preserve">            The list of all match types supported by the</w:t>
              </w:r>
            </w:ins>
          </w:p>
          <w:p w14:paraId="180EC389" w14:textId="77777777" w:rsidR="00D708FE" w:rsidRDefault="00D708FE" w:rsidP="00D708FE">
            <w:pPr>
              <w:pStyle w:val="XML1"/>
              <w:rPr>
                <w:ins w:id="17837" w:author="Thomas Dietz" w:date="2012-08-08T16:18:00Z"/>
              </w:rPr>
            </w:pPr>
            <w:ins w:id="17838" w:author="Thomas Dietz" w:date="2012-08-08T16:18:00Z">
              <w:r>
                <w:t xml:space="preserve">            flow table.</w:t>
              </w:r>
            </w:ins>
          </w:p>
          <w:p w14:paraId="097019E4" w14:textId="77777777" w:rsidR="00D708FE" w:rsidRDefault="00D708FE" w:rsidP="00D708FE">
            <w:pPr>
              <w:pStyle w:val="XML1"/>
              <w:rPr>
                <w:ins w:id="17839" w:author="Thomas Dietz" w:date="2012-08-08T16:18:00Z"/>
              </w:rPr>
            </w:pPr>
            <w:ins w:id="17840" w:author="Thomas Dietz" w:date="2012-08-08T16:18:00Z">
              <w:r>
                <w:t xml:space="preserve">          &lt;/xs:documentation&gt;</w:t>
              </w:r>
            </w:ins>
          </w:p>
          <w:p w14:paraId="2C9DFF5E" w14:textId="77777777" w:rsidR="00D708FE" w:rsidRDefault="00D708FE" w:rsidP="00D708FE">
            <w:pPr>
              <w:pStyle w:val="XML1"/>
              <w:rPr>
                <w:ins w:id="17841" w:author="Thomas Dietz" w:date="2012-08-08T16:18:00Z"/>
              </w:rPr>
            </w:pPr>
            <w:ins w:id="17842" w:author="Thomas Dietz" w:date="2012-08-08T16:18:00Z">
              <w:r>
                <w:t xml:space="preserve">        &lt;/xs:annotation&gt;</w:t>
              </w:r>
            </w:ins>
          </w:p>
          <w:p w14:paraId="445A9430" w14:textId="77777777" w:rsidR="00D708FE" w:rsidRDefault="00D708FE" w:rsidP="00D708FE">
            <w:pPr>
              <w:pStyle w:val="XML1"/>
              <w:rPr>
                <w:ins w:id="17843" w:author="Thomas Dietz" w:date="2012-08-08T16:18:00Z"/>
              </w:rPr>
            </w:pPr>
            <w:ins w:id="17844" w:author="Thomas Dietz" w:date="2012-08-08T16:18:00Z">
              <w:r>
                <w:t xml:space="preserve">        &lt;xs:complexType&gt;</w:t>
              </w:r>
            </w:ins>
          </w:p>
          <w:p w14:paraId="61F3C383" w14:textId="77777777" w:rsidR="00D708FE" w:rsidRDefault="00D708FE" w:rsidP="00D708FE">
            <w:pPr>
              <w:pStyle w:val="XML1"/>
              <w:rPr>
                <w:ins w:id="17845" w:author="Thomas Dietz" w:date="2012-08-08T16:18:00Z"/>
              </w:rPr>
            </w:pPr>
            <w:ins w:id="17846" w:author="Thomas Dietz" w:date="2012-08-08T16:18:00Z">
              <w:r>
                <w:t xml:space="preserve">          &lt;xs:sequence&gt;</w:t>
              </w:r>
            </w:ins>
          </w:p>
          <w:p w14:paraId="5FA05CC4" w14:textId="77777777" w:rsidR="00D708FE" w:rsidRDefault="00D708FE" w:rsidP="00D708FE">
            <w:pPr>
              <w:pStyle w:val="XML1"/>
              <w:rPr>
                <w:ins w:id="17847" w:author="Thomas Dietz" w:date="2012-08-08T16:18:00Z"/>
              </w:rPr>
            </w:pPr>
            <w:ins w:id="17848" w:author="Thomas Dietz" w:date="2012-08-08T16:18:00Z">
              <w:r>
                <w:t xml:space="preserve">            &lt;xs:element name="type" minOccurs="0" maxOccurs="unbounded"  type="OFMatchFieldType"/&gt;</w:t>
              </w:r>
            </w:ins>
          </w:p>
          <w:p w14:paraId="2613C5CA" w14:textId="77777777" w:rsidR="00D708FE" w:rsidRDefault="00D708FE" w:rsidP="00D708FE">
            <w:pPr>
              <w:pStyle w:val="XML1"/>
              <w:rPr>
                <w:ins w:id="17849" w:author="Thomas Dietz" w:date="2012-08-08T16:18:00Z"/>
              </w:rPr>
            </w:pPr>
            <w:ins w:id="17850" w:author="Thomas Dietz" w:date="2012-08-08T16:18:00Z">
              <w:r>
                <w:t xml:space="preserve">          &lt;/xs:sequence&gt;</w:t>
              </w:r>
            </w:ins>
          </w:p>
          <w:p w14:paraId="5F979027" w14:textId="77777777" w:rsidR="00D708FE" w:rsidRDefault="00D708FE" w:rsidP="00D708FE">
            <w:pPr>
              <w:pStyle w:val="XML1"/>
              <w:rPr>
                <w:ins w:id="17851" w:author="Thomas Dietz" w:date="2012-08-08T16:18:00Z"/>
              </w:rPr>
            </w:pPr>
            <w:ins w:id="17852" w:author="Thomas Dietz" w:date="2012-08-08T16:18:00Z">
              <w:r>
                <w:t xml:space="preserve">        &lt;/xs:complexType&gt;</w:t>
              </w:r>
            </w:ins>
          </w:p>
          <w:p w14:paraId="548203BB" w14:textId="77777777" w:rsidR="00D708FE" w:rsidRDefault="00D708FE" w:rsidP="00D708FE">
            <w:pPr>
              <w:pStyle w:val="XML1"/>
              <w:rPr>
                <w:ins w:id="17853" w:author="Thomas Dietz" w:date="2012-08-08T16:18:00Z"/>
              </w:rPr>
            </w:pPr>
            <w:ins w:id="17854" w:author="Thomas Dietz" w:date="2012-08-08T16:18:00Z">
              <w:r>
                <w:t xml:space="preserve">      &lt;/xs:element&gt;</w:t>
              </w:r>
            </w:ins>
          </w:p>
          <w:p w14:paraId="1AD5F56D" w14:textId="77777777" w:rsidR="00D708FE" w:rsidRDefault="00D708FE" w:rsidP="00D708FE">
            <w:pPr>
              <w:pStyle w:val="XML1"/>
              <w:rPr>
                <w:ins w:id="17855" w:author="Thomas Dietz" w:date="2012-08-08T16:18:00Z"/>
              </w:rPr>
            </w:pPr>
            <w:ins w:id="17856" w:author="Thomas Dietz" w:date="2012-08-08T16:18:00Z">
              <w:r>
                <w:t xml:space="preserve">      &lt;xs:element name="write-actions"&gt;</w:t>
              </w:r>
            </w:ins>
          </w:p>
          <w:p w14:paraId="1D351DEF" w14:textId="77777777" w:rsidR="00D708FE" w:rsidRDefault="00D708FE" w:rsidP="00D708FE">
            <w:pPr>
              <w:pStyle w:val="XML1"/>
              <w:rPr>
                <w:ins w:id="17857" w:author="Thomas Dietz" w:date="2012-08-08T16:18:00Z"/>
              </w:rPr>
            </w:pPr>
            <w:ins w:id="17858" w:author="Thomas Dietz" w:date="2012-08-08T16:18:00Z">
              <w:r>
                <w:t xml:space="preserve">        &lt;xs:annotation&gt;</w:t>
              </w:r>
            </w:ins>
          </w:p>
          <w:p w14:paraId="19CA0A4E" w14:textId="77777777" w:rsidR="00D708FE" w:rsidRDefault="00D708FE" w:rsidP="00D708FE">
            <w:pPr>
              <w:pStyle w:val="XML1"/>
              <w:rPr>
                <w:ins w:id="17859" w:author="Thomas Dietz" w:date="2012-08-08T16:18:00Z"/>
              </w:rPr>
            </w:pPr>
            <w:ins w:id="17860" w:author="Thomas Dietz" w:date="2012-08-08T16:18:00Z">
              <w:r>
                <w:t xml:space="preserve">          &lt;xs:documentation&gt;</w:t>
              </w:r>
            </w:ins>
          </w:p>
          <w:p w14:paraId="76FA19D1" w14:textId="77777777" w:rsidR="00D708FE" w:rsidRDefault="00D708FE" w:rsidP="00D708FE">
            <w:pPr>
              <w:pStyle w:val="XML1"/>
              <w:rPr>
                <w:ins w:id="17861" w:author="Thomas Dietz" w:date="2012-08-08T16:18:00Z"/>
              </w:rPr>
            </w:pPr>
            <w:ins w:id="17862" w:author="Thomas Dietz" w:date="2012-08-08T16:18:00Z">
              <w:r>
                <w:t xml:space="preserve">            The list of all write action types supported by</w:t>
              </w:r>
            </w:ins>
          </w:p>
          <w:p w14:paraId="73BD4BB4" w14:textId="77777777" w:rsidR="00D708FE" w:rsidRDefault="00D708FE" w:rsidP="00D708FE">
            <w:pPr>
              <w:pStyle w:val="XML1"/>
              <w:rPr>
                <w:ins w:id="17863" w:author="Thomas Dietz" w:date="2012-08-08T16:18:00Z"/>
              </w:rPr>
            </w:pPr>
            <w:ins w:id="17864" w:author="Thomas Dietz" w:date="2012-08-08T16:18:00Z">
              <w:r>
                <w:t xml:space="preserve">            the flow table.</w:t>
              </w:r>
            </w:ins>
          </w:p>
          <w:p w14:paraId="400E1E12" w14:textId="77777777" w:rsidR="00D708FE" w:rsidRDefault="00D708FE" w:rsidP="00D708FE">
            <w:pPr>
              <w:pStyle w:val="XML1"/>
              <w:rPr>
                <w:ins w:id="17865" w:author="Thomas Dietz" w:date="2012-08-08T16:18:00Z"/>
              </w:rPr>
            </w:pPr>
            <w:ins w:id="17866" w:author="Thomas Dietz" w:date="2012-08-08T16:18:00Z">
              <w:r>
                <w:t xml:space="preserve">          &lt;/xs:documentation&gt;</w:t>
              </w:r>
            </w:ins>
          </w:p>
          <w:p w14:paraId="78A45EBE" w14:textId="77777777" w:rsidR="00D708FE" w:rsidRDefault="00D708FE" w:rsidP="00D708FE">
            <w:pPr>
              <w:pStyle w:val="XML1"/>
              <w:rPr>
                <w:ins w:id="17867" w:author="Thomas Dietz" w:date="2012-08-08T16:18:00Z"/>
              </w:rPr>
            </w:pPr>
            <w:ins w:id="17868" w:author="Thomas Dietz" w:date="2012-08-08T16:18:00Z">
              <w:r>
                <w:t xml:space="preserve">        &lt;/xs:annotation&gt;</w:t>
              </w:r>
            </w:ins>
          </w:p>
          <w:p w14:paraId="54D3A6CB" w14:textId="77777777" w:rsidR="00D708FE" w:rsidRDefault="00D708FE" w:rsidP="00D708FE">
            <w:pPr>
              <w:pStyle w:val="XML1"/>
              <w:rPr>
                <w:ins w:id="17869" w:author="Thomas Dietz" w:date="2012-08-08T16:18:00Z"/>
              </w:rPr>
            </w:pPr>
            <w:ins w:id="17870" w:author="Thomas Dietz" w:date="2012-08-08T16:18:00Z">
              <w:r>
                <w:t xml:space="preserve">        &lt;xs:complexType&gt;</w:t>
              </w:r>
            </w:ins>
          </w:p>
          <w:p w14:paraId="56B298AE" w14:textId="77777777" w:rsidR="00D708FE" w:rsidRDefault="00D708FE" w:rsidP="00D708FE">
            <w:pPr>
              <w:pStyle w:val="XML1"/>
              <w:rPr>
                <w:ins w:id="17871" w:author="Thomas Dietz" w:date="2012-08-08T16:18:00Z"/>
              </w:rPr>
            </w:pPr>
            <w:ins w:id="17872" w:author="Thomas Dietz" w:date="2012-08-08T16:18:00Z">
              <w:r>
                <w:t xml:space="preserve">          &lt;xs:sequence&gt;</w:t>
              </w:r>
            </w:ins>
          </w:p>
          <w:p w14:paraId="1C982A5F" w14:textId="77777777" w:rsidR="00D708FE" w:rsidRDefault="00D708FE" w:rsidP="00D708FE">
            <w:pPr>
              <w:pStyle w:val="XML1"/>
              <w:rPr>
                <w:ins w:id="17873" w:author="Thomas Dietz" w:date="2012-08-08T16:18:00Z"/>
              </w:rPr>
            </w:pPr>
            <w:ins w:id="17874" w:author="Thomas Dietz" w:date="2012-08-08T16:18:00Z">
              <w:r>
                <w:t xml:space="preserve">            &lt;xs:element name="type" minOccurs="0" maxOccurs="unbounded"  type="OFActionType"/&gt;</w:t>
              </w:r>
            </w:ins>
          </w:p>
          <w:p w14:paraId="149E4C37" w14:textId="77777777" w:rsidR="00D708FE" w:rsidRDefault="00D708FE" w:rsidP="00D708FE">
            <w:pPr>
              <w:pStyle w:val="XML1"/>
              <w:rPr>
                <w:ins w:id="17875" w:author="Thomas Dietz" w:date="2012-08-08T16:18:00Z"/>
              </w:rPr>
            </w:pPr>
            <w:ins w:id="17876" w:author="Thomas Dietz" w:date="2012-08-08T16:18:00Z">
              <w:r>
                <w:t xml:space="preserve">          &lt;/xs:sequence&gt;</w:t>
              </w:r>
            </w:ins>
          </w:p>
          <w:p w14:paraId="17DE9B52" w14:textId="77777777" w:rsidR="00D708FE" w:rsidRDefault="00D708FE" w:rsidP="00D708FE">
            <w:pPr>
              <w:pStyle w:val="XML1"/>
              <w:rPr>
                <w:ins w:id="17877" w:author="Thomas Dietz" w:date="2012-08-08T16:18:00Z"/>
              </w:rPr>
            </w:pPr>
            <w:ins w:id="17878" w:author="Thomas Dietz" w:date="2012-08-08T16:18:00Z">
              <w:r>
                <w:t xml:space="preserve">        &lt;/xs:complexType&gt;</w:t>
              </w:r>
            </w:ins>
          </w:p>
          <w:p w14:paraId="51F95B40" w14:textId="77777777" w:rsidR="00D708FE" w:rsidRDefault="00D708FE" w:rsidP="00D708FE">
            <w:pPr>
              <w:pStyle w:val="XML1"/>
              <w:rPr>
                <w:ins w:id="17879" w:author="Thomas Dietz" w:date="2012-08-08T16:18:00Z"/>
              </w:rPr>
            </w:pPr>
            <w:ins w:id="17880" w:author="Thomas Dietz" w:date="2012-08-08T16:18:00Z">
              <w:r>
                <w:t xml:space="preserve">      &lt;/xs:element&gt;</w:t>
              </w:r>
            </w:ins>
          </w:p>
          <w:p w14:paraId="662E8482" w14:textId="77777777" w:rsidR="00D708FE" w:rsidRDefault="00D708FE" w:rsidP="00D708FE">
            <w:pPr>
              <w:pStyle w:val="XML1"/>
              <w:rPr>
                <w:ins w:id="17881" w:author="Thomas Dietz" w:date="2012-08-08T16:18:00Z"/>
              </w:rPr>
            </w:pPr>
            <w:ins w:id="17882" w:author="Thomas Dietz" w:date="2012-08-08T16:18:00Z">
              <w:r>
                <w:t xml:space="preserve">      &lt;xs:element name="apply-actions"&gt;</w:t>
              </w:r>
            </w:ins>
          </w:p>
          <w:p w14:paraId="219E5C66" w14:textId="77777777" w:rsidR="00D708FE" w:rsidRDefault="00D708FE" w:rsidP="00D708FE">
            <w:pPr>
              <w:pStyle w:val="XML1"/>
              <w:rPr>
                <w:ins w:id="17883" w:author="Thomas Dietz" w:date="2012-08-08T16:18:00Z"/>
              </w:rPr>
            </w:pPr>
            <w:ins w:id="17884" w:author="Thomas Dietz" w:date="2012-08-08T16:18:00Z">
              <w:r>
                <w:t xml:space="preserve">        &lt;xs:annotation&gt;</w:t>
              </w:r>
            </w:ins>
          </w:p>
          <w:p w14:paraId="534B817B" w14:textId="77777777" w:rsidR="00D708FE" w:rsidRDefault="00D708FE" w:rsidP="00D708FE">
            <w:pPr>
              <w:pStyle w:val="XML1"/>
              <w:rPr>
                <w:ins w:id="17885" w:author="Thomas Dietz" w:date="2012-08-08T16:18:00Z"/>
              </w:rPr>
            </w:pPr>
            <w:ins w:id="17886" w:author="Thomas Dietz" w:date="2012-08-08T16:18:00Z">
              <w:r>
                <w:t xml:space="preserve">          &lt;xs:documentation&gt;</w:t>
              </w:r>
            </w:ins>
          </w:p>
          <w:p w14:paraId="12B33004" w14:textId="77777777" w:rsidR="00D708FE" w:rsidRDefault="00D708FE" w:rsidP="00D708FE">
            <w:pPr>
              <w:pStyle w:val="XML1"/>
              <w:rPr>
                <w:ins w:id="17887" w:author="Thomas Dietz" w:date="2012-08-08T16:18:00Z"/>
              </w:rPr>
            </w:pPr>
            <w:ins w:id="17888" w:author="Thomas Dietz" w:date="2012-08-08T16:18:00Z">
              <w:r>
                <w:t xml:space="preserve">            The list of all apply action types supported by</w:t>
              </w:r>
            </w:ins>
          </w:p>
          <w:p w14:paraId="7F45C53E" w14:textId="77777777" w:rsidR="00D708FE" w:rsidRDefault="00D708FE" w:rsidP="00D708FE">
            <w:pPr>
              <w:pStyle w:val="XML1"/>
              <w:rPr>
                <w:ins w:id="17889" w:author="Thomas Dietz" w:date="2012-08-08T16:18:00Z"/>
              </w:rPr>
            </w:pPr>
            <w:ins w:id="17890" w:author="Thomas Dietz" w:date="2012-08-08T16:18:00Z">
              <w:r>
                <w:t xml:space="preserve">            the flow table.</w:t>
              </w:r>
            </w:ins>
          </w:p>
          <w:p w14:paraId="32ACD9C7" w14:textId="77777777" w:rsidR="00D708FE" w:rsidRDefault="00D708FE" w:rsidP="00D708FE">
            <w:pPr>
              <w:pStyle w:val="XML1"/>
              <w:rPr>
                <w:ins w:id="17891" w:author="Thomas Dietz" w:date="2012-08-08T16:18:00Z"/>
              </w:rPr>
            </w:pPr>
            <w:ins w:id="17892" w:author="Thomas Dietz" w:date="2012-08-08T16:18:00Z">
              <w:r>
                <w:t xml:space="preserve">          &lt;/xs:documentation&gt;</w:t>
              </w:r>
            </w:ins>
          </w:p>
          <w:p w14:paraId="2C2B83AE" w14:textId="77777777" w:rsidR="00D708FE" w:rsidRDefault="00D708FE" w:rsidP="00D708FE">
            <w:pPr>
              <w:pStyle w:val="XML1"/>
              <w:rPr>
                <w:ins w:id="17893" w:author="Thomas Dietz" w:date="2012-08-08T16:18:00Z"/>
              </w:rPr>
            </w:pPr>
            <w:ins w:id="17894" w:author="Thomas Dietz" w:date="2012-08-08T16:18:00Z">
              <w:r>
                <w:t xml:space="preserve">        &lt;/xs:annotation&gt;</w:t>
              </w:r>
            </w:ins>
          </w:p>
          <w:p w14:paraId="1C6782A1" w14:textId="77777777" w:rsidR="00D708FE" w:rsidRDefault="00D708FE" w:rsidP="00D708FE">
            <w:pPr>
              <w:pStyle w:val="XML1"/>
              <w:rPr>
                <w:ins w:id="17895" w:author="Thomas Dietz" w:date="2012-08-08T16:18:00Z"/>
              </w:rPr>
            </w:pPr>
            <w:ins w:id="17896" w:author="Thomas Dietz" w:date="2012-08-08T16:18:00Z">
              <w:r>
                <w:t xml:space="preserve">        &lt;xs:complexType&gt;</w:t>
              </w:r>
            </w:ins>
          </w:p>
          <w:p w14:paraId="4A0B1ADA" w14:textId="77777777" w:rsidR="00D708FE" w:rsidRDefault="00D708FE" w:rsidP="00D708FE">
            <w:pPr>
              <w:pStyle w:val="XML1"/>
              <w:rPr>
                <w:ins w:id="17897" w:author="Thomas Dietz" w:date="2012-08-08T16:18:00Z"/>
              </w:rPr>
            </w:pPr>
            <w:ins w:id="17898" w:author="Thomas Dietz" w:date="2012-08-08T16:18:00Z">
              <w:r>
                <w:lastRenderedPageBreak/>
                <w:t xml:space="preserve">          &lt;xs:sequence&gt;</w:t>
              </w:r>
            </w:ins>
          </w:p>
          <w:p w14:paraId="2711F829" w14:textId="77777777" w:rsidR="00D708FE" w:rsidRDefault="00D708FE" w:rsidP="00D708FE">
            <w:pPr>
              <w:pStyle w:val="XML1"/>
              <w:rPr>
                <w:ins w:id="17899" w:author="Thomas Dietz" w:date="2012-08-08T16:18:00Z"/>
              </w:rPr>
            </w:pPr>
            <w:ins w:id="17900" w:author="Thomas Dietz" w:date="2012-08-08T16:18:00Z">
              <w:r>
                <w:t xml:space="preserve">            &lt;xs:element name="type" minOccurs="0" maxOccurs="unbounded"  type="OFActionType"/&gt;</w:t>
              </w:r>
            </w:ins>
          </w:p>
          <w:p w14:paraId="776A0400" w14:textId="77777777" w:rsidR="00D708FE" w:rsidRDefault="00D708FE" w:rsidP="00D708FE">
            <w:pPr>
              <w:pStyle w:val="XML1"/>
              <w:rPr>
                <w:ins w:id="17901" w:author="Thomas Dietz" w:date="2012-08-08T16:18:00Z"/>
              </w:rPr>
            </w:pPr>
            <w:ins w:id="17902" w:author="Thomas Dietz" w:date="2012-08-08T16:18:00Z">
              <w:r>
                <w:t xml:space="preserve">          &lt;/xs:sequence&gt;</w:t>
              </w:r>
            </w:ins>
          </w:p>
          <w:p w14:paraId="39285C4D" w14:textId="77777777" w:rsidR="00D708FE" w:rsidRDefault="00D708FE" w:rsidP="00D708FE">
            <w:pPr>
              <w:pStyle w:val="XML1"/>
              <w:rPr>
                <w:ins w:id="17903" w:author="Thomas Dietz" w:date="2012-08-08T16:18:00Z"/>
              </w:rPr>
            </w:pPr>
            <w:ins w:id="17904" w:author="Thomas Dietz" w:date="2012-08-08T16:18:00Z">
              <w:r>
                <w:t xml:space="preserve">        &lt;/xs:complexType&gt;</w:t>
              </w:r>
            </w:ins>
          </w:p>
          <w:p w14:paraId="5C69C9D1" w14:textId="77777777" w:rsidR="00D708FE" w:rsidRDefault="00D708FE" w:rsidP="00D708FE">
            <w:pPr>
              <w:pStyle w:val="XML1"/>
              <w:rPr>
                <w:ins w:id="17905" w:author="Thomas Dietz" w:date="2012-08-08T16:18:00Z"/>
              </w:rPr>
            </w:pPr>
            <w:ins w:id="17906" w:author="Thomas Dietz" w:date="2012-08-08T16:18:00Z">
              <w:r>
                <w:t xml:space="preserve">      &lt;/xs:element&gt;</w:t>
              </w:r>
            </w:ins>
          </w:p>
          <w:p w14:paraId="61703A94" w14:textId="77777777" w:rsidR="00D708FE" w:rsidRDefault="00D708FE" w:rsidP="00D708FE">
            <w:pPr>
              <w:pStyle w:val="XML1"/>
              <w:rPr>
                <w:ins w:id="17907" w:author="Thomas Dietz" w:date="2012-08-08T16:18:00Z"/>
              </w:rPr>
            </w:pPr>
            <w:ins w:id="17908" w:author="Thomas Dietz" w:date="2012-08-08T16:18:00Z">
              <w:r>
                <w:t xml:space="preserve">      &lt;xs:element name="write-setfields"&gt;</w:t>
              </w:r>
            </w:ins>
          </w:p>
          <w:p w14:paraId="29842FEF" w14:textId="77777777" w:rsidR="00D708FE" w:rsidRDefault="00D708FE" w:rsidP="00D708FE">
            <w:pPr>
              <w:pStyle w:val="XML1"/>
              <w:rPr>
                <w:ins w:id="17909" w:author="Thomas Dietz" w:date="2012-08-08T16:18:00Z"/>
              </w:rPr>
            </w:pPr>
            <w:ins w:id="17910" w:author="Thomas Dietz" w:date="2012-08-08T16:18:00Z">
              <w:r>
                <w:t xml:space="preserve">        &lt;xs:annotation&gt;</w:t>
              </w:r>
            </w:ins>
          </w:p>
          <w:p w14:paraId="4F2FBA71" w14:textId="77777777" w:rsidR="00D708FE" w:rsidRDefault="00D708FE" w:rsidP="00D708FE">
            <w:pPr>
              <w:pStyle w:val="XML1"/>
              <w:rPr>
                <w:ins w:id="17911" w:author="Thomas Dietz" w:date="2012-08-08T16:18:00Z"/>
              </w:rPr>
            </w:pPr>
            <w:ins w:id="17912" w:author="Thomas Dietz" w:date="2012-08-08T16:18:00Z">
              <w:r>
                <w:t xml:space="preserve">          &lt;xs:documentation&gt;</w:t>
              </w:r>
            </w:ins>
          </w:p>
          <w:p w14:paraId="751059FD" w14:textId="77777777" w:rsidR="00D708FE" w:rsidRDefault="00D708FE" w:rsidP="00D708FE">
            <w:pPr>
              <w:pStyle w:val="XML1"/>
              <w:rPr>
                <w:ins w:id="17913" w:author="Thomas Dietz" w:date="2012-08-08T16:18:00Z"/>
              </w:rPr>
            </w:pPr>
            <w:ins w:id="17914" w:author="Thomas Dietz" w:date="2012-08-08T16:18:00Z">
              <w:r>
                <w:t xml:space="preserve">            The list of all 'set-field' action types </w:t>
              </w:r>
            </w:ins>
          </w:p>
          <w:p w14:paraId="0F59300E" w14:textId="77777777" w:rsidR="00D708FE" w:rsidRDefault="00D708FE" w:rsidP="00D708FE">
            <w:pPr>
              <w:pStyle w:val="XML1"/>
              <w:rPr>
                <w:ins w:id="17915" w:author="Thomas Dietz" w:date="2012-08-08T16:18:00Z"/>
              </w:rPr>
            </w:pPr>
            <w:ins w:id="17916" w:author="Thomas Dietz" w:date="2012-08-08T16:18:00Z">
              <w:r>
                <w:t xml:space="preserve">            supported by the table using write actions.</w:t>
              </w:r>
            </w:ins>
          </w:p>
          <w:p w14:paraId="6B954733" w14:textId="77777777" w:rsidR="00D708FE" w:rsidRDefault="00D708FE" w:rsidP="00D708FE">
            <w:pPr>
              <w:pStyle w:val="XML1"/>
              <w:rPr>
                <w:ins w:id="17917" w:author="Thomas Dietz" w:date="2012-08-08T16:18:00Z"/>
              </w:rPr>
            </w:pPr>
            <w:ins w:id="17918" w:author="Thomas Dietz" w:date="2012-08-08T16:18:00Z">
              <w:r>
                <w:t xml:space="preserve">          &lt;/xs:documentation&gt;</w:t>
              </w:r>
            </w:ins>
          </w:p>
          <w:p w14:paraId="58D95F9E" w14:textId="77777777" w:rsidR="00D708FE" w:rsidRDefault="00D708FE" w:rsidP="00D708FE">
            <w:pPr>
              <w:pStyle w:val="XML1"/>
              <w:rPr>
                <w:ins w:id="17919" w:author="Thomas Dietz" w:date="2012-08-08T16:18:00Z"/>
              </w:rPr>
            </w:pPr>
            <w:ins w:id="17920" w:author="Thomas Dietz" w:date="2012-08-08T16:18:00Z">
              <w:r>
                <w:t xml:space="preserve">        &lt;/xs:annotation&gt;</w:t>
              </w:r>
            </w:ins>
          </w:p>
          <w:p w14:paraId="2636266A" w14:textId="77777777" w:rsidR="00D708FE" w:rsidRDefault="00D708FE" w:rsidP="00D708FE">
            <w:pPr>
              <w:pStyle w:val="XML1"/>
              <w:rPr>
                <w:ins w:id="17921" w:author="Thomas Dietz" w:date="2012-08-08T16:18:00Z"/>
              </w:rPr>
            </w:pPr>
            <w:ins w:id="17922" w:author="Thomas Dietz" w:date="2012-08-08T16:18:00Z">
              <w:r>
                <w:t xml:space="preserve">        &lt;xs:complexType&gt;</w:t>
              </w:r>
            </w:ins>
          </w:p>
          <w:p w14:paraId="066C6736" w14:textId="77777777" w:rsidR="00D708FE" w:rsidRDefault="00D708FE" w:rsidP="00D708FE">
            <w:pPr>
              <w:pStyle w:val="XML1"/>
              <w:rPr>
                <w:ins w:id="17923" w:author="Thomas Dietz" w:date="2012-08-08T16:18:00Z"/>
              </w:rPr>
            </w:pPr>
            <w:ins w:id="17924" w:author="Thomas Dietz" w:date="2012-08-08T16:18:00Z">
              <w:r>
                <w:t xml:space="preserve">          &lt;xs:sequence&gt;</w:t>
              </w:r>
            </w:ins>
          </w:p>
          <w:p w14:paraId="07C026A9" w14:textId="77777777" w:rsidR="00D708FE" w:rsidRDefault="00D708FE" w:rsidP="00D708FE">
            <w:pPr>
              <w:pStyle w:val="XML1"/>
              <w:rPr>
                <w:ins w:id="17925" w:author="Thomas Dietz" w:date="2012-08-08T16:18:00Z"/>
              </w:rPr>
            </w:pPr>
            <w:ins w:id="17926" w:author="Thomas Dietz" w:date="2012-08-08T16:18:00Z">
              <w:r>
                <w:t xml:space="preserve">            &lt;xs:element name="type" minOccurs="0" maxOccurs="unbounded"  type="OFMatchFieldType"/&gt;</w:t>
              </w:r>
            </w:ins>
          </w:p>
          <w:p w14:paraId="7197E307" w14:textId="77777777" w:rsidR="00D708FE" w:rsidRDefault="00D708FE" w:rsidP="00D708FE">
            <w:pPr>
              <w:pStyle w:val="XML1"/>
              <w:rPr>
                <w:ins w:id="17927" w:author="Thomas Dietz" w:date="2012-08-08T16:18:00Z"/>
              </w:rPr>
            </w:pPr>
            <w:ins w:id="17928" w:author="Thomas Dietz" w:date="2012-08-08T16:18:00Z">
              <w:r>
                <w:t xml:space="preserve">          &lt;/xs:sequence&gt;</w:t>
              </w:r>
            </w:ins>
          </w:p>
          <w:p w14:paraId="6AED883D" w14:textId="77777777" w:rsidR="00D708FE" w:rsidRDefault="00D708FE" w:rsidP="00D708FE">
            <w:pPr>
              <w:pStyle w:val="XML1"/>
              <w:rPr>
                <w:ins w:id="17929" w:author="Thomas Dietz" w:date="2012-08-08T16:18:00Z"/>
              </w:rPr>
            </w:pPr>
            <w:ins w:id="17930" w:author="Thomas Dietz" w:date="2012-08-08T16:18:00Z">
              <w:r>
                <w:t xml:space="preserve">        &lt;/xs:complexType&gt;</w:t>
              </w:r>
            </w:ins>
          </w:p>
          <w:p w14:paraId="35908060" w14:textId="77777777" w:rsidR="00D708FE" w:rsidRDefault="00D708FE" w:rsidP="00D708FE">
            <w:pPr>
              <w:pStyle w:val="XML1"/>
              <w:rPr>
                <w:ins w:id="17931" w:author="Thomas Dietz" w:date="2012-08-08T16:18:00Z"/>
              </w:rPr>
            </w:pPr>
            <w:ins w:id="17932" w:author="Thomas Dietz" w:date="2012-08-08T16:18:00Z">
              <w:r>
                <w:t xml:space="preserve">      &lt;/xs:element&gt;</w:t>
              </w:r>
            </w:ins>
          </w:p>
          <w:p w14:paraId="0399B23A" w14:textId="77777777" w:rsidR="00D708FE" w:rsidRDefault="00D708FE" w:rsidP="00D708FE">
            <w:pPr>
              <w:pStyle w:val="XML1"/>
              <w:rPr>
                <w:ins w:id="17933" w:author="Thomas Dietz" w:date="2012-08-08T16:18:00Z"/>
              </w:rPr>
            </w:pPr>
            <w:ins w:id="17934" w:author="Thomas Dietz" w:date="2012-08-08T16:18:00Z">
              <w:r>
                <w:t xml:space="preserve">      &lt;xs:element name="apply-setfields"&gt;</w:t>
              </w:r>
            </w:ins>
          </w:p>
          <w:p w14:paraId="3A571C42" w14:textId="77777777" w:rsidR="00D708FE" w:rsidRDefault="00D708FE" w:rsidP="00D708FE">
            <w:pPr>
              <w:pStyle w:val="XML1"/>
              <w:rPr>
                <w:ins w:id="17935" w:author="Thomas Dietz" w:date="2012-08-08T16:18:00Z"/>
              </w:rPr>
            </w:pPr>
            <w:ins w:id="17936" w:author="Thomas Dietz" w:date="2012-08-08T16:18:00Z">
              <w:r>
                <w:t xml:space="preserve">        &lt;xs:annotation&gt;</w:t>
              </w:r>
            </w:ins>
          </w:p>
          <w:p w14:paraId="3AE3EADD" w14:textId="77777777" w:rsidR="00D708FE" w:rsidRDefault="00D708FE" w:rsidP="00D708FE">
            <w:pPr>
              <w:pStyle w:val="XML1"/>
              <w:rPr>
                <w:ins w:id="17937" w:author="Thomas Dietz" w:date="2012-08-08T16:18:00Z"/>
              </w:rPr>
            </w:pPr>
            <w:ins w:id="17938" w:author="Thomas Dietz" w:date="2012-08-08T16:18:00Z">
              <w:r>
                <w:t xml:space="preserve">          &lt;xs:documentation&gt;</w:t>
              </w:r>
            </w:ins>
          </w:p>
          <w:p w14:paraId="54B606C9" w14:textId="77777777" w:rsidR="00D708FE" w:rsidRDefault="00D708FE" w:rsidP="00D708FE">
            <w:pPr>
              <w:pStyle w:val="XML1"/>
              <w:rPr>
                <w:ins w:id="17939" w:author="Thomas Dietz" w:date="2012-08-08T16:18:00Z"/>
              </w:rPr>
            </w:pPr>
            <w:ins w:id="17940" w:author="Thomas Dietz" w:date="2012-08-08T16:18:00Z">
              <w:r>
                <w:t xml:space="preserve">            The list of all 'set-field' action types </w:t>
              </w:r>
            </w:ins>
          </w:p>
          <w:p w14:paraId="662F3970" w14:textId="77777777" w:rsidR="00D708FE" w:rsidRDefault="00D708FE" w:rsidP="00D708FE">
            <w:pPr>
              <w:pStyle w:val="XML1"/>
              <w:rPr>
                <w:ins w:id="17941" w:author="Thomas Dietz" w:date="2012-08-08T16:18:00Z"/>
              </w:rPr>
            </w:pPr>
            <w:ins w:id="17942" w:author="Thomas Dietz" w:date="2012-08-08T16:18:00Z">
              <w:r>
                <w:t xml:space="preserve">            supported by the table using apply actions.</w:t>
              </w:r>
            </w:ins>
          </w:p>
          <w:p w14:paraId="3CBB7785" w14:textId="77777777" w:rsidR="00D708FE" w:rsidRDefault="00D708FE" w:rsidP="00D708FE">
            <w:pPr>
              <w:pStyle w:val="XML1"/>
              <w:rPr>
                <w:ins w:id="17943" w:author="Thomas Dietz" w:date="2012-08-08T16:18:00Z"/>
              </w:rPr>
            </w:pPr>
            <w:ins w:id="17944" w:author="Thomas Dietz" w:date="2012-08-08T16:18:00Z">
              <w:r>
                <w:t xml:space="preserve">          &lt;/xs:documentation&gt;</w:t>
              </w:r>
            </w:ins>
          </w:p>
          <w:p w14:paraId="7EE5107D" w14:textId="77777777" w:rsidR="00D708FE" w:rsidRDefault="00D708FE" w:rsidP="00D708FE">
            <w:pPr>
              <w:pStyle w:val="XML1"/>
              <w:rPr>
                <w:ins w:id="17945" w:author="Thomas Dietz" w:date="2012-08-08T16:18:00Z"/>
              </w:rPr>
            </w:pPr>
            <w:ins w:id="17946" w:author="Thomas Dietz" w:date="2012-08-08T16:18:00Z">
              <w:r>
                <w:t xml:space="preserve">        &lt;/xs:annotation&gt;</w:t>
              </w:r>
            </w:ins>
          </w:p>
          <w:p w14:paraId="34B6902F" w14:textId="77777777" w:rsidR="00D708FE" w:rsidRDefault="00D708FE" w:rsidP="00D708FE">
            <w:pPr>
              <w:pStyle w:val="XML1"/>
              <w:rPr>
                <w:ins w:id="17947" w:author="Thomas Dietz" w:date="2012-08-08T16:18:00Z"/>
              </w:rPr>
            </w:pPr>
            <w:ins w:id="17948" w:author="Thomas Dietz" w:date="2012-08-08T16:18:00Z">
              <w:r>
                <w:t xml:space="preserve">        &lt;xs:complexType&gt;</w:t>
              </w:r>
            </w:ins>
          </w:p>
          <w:p w14:paraId="5AC62FD1" w14:textId="77777777" w:rsidR="00D708FE" w:rsidRDefault="00D708FE" w:rsidP="00D708FE">
            <w:pPr>
              <w:pStyle w:val="XML1"/>
              <w:rPr>
                <w:ins w:id="17949" w:author="Thomas Dietz" w:date="2012-08-08T16:18:00Z"/>
              </w:rPr>
            </w:pPr>
            <w:ins w:id="17950" w:author="Thomas Dietz" w:date="2012-08-08T16:18:00Z">
              <w:r>
                <w:t xml:space="preserve">          &lt;xs:sequence&gt;</w:t>
              </w:r>
            </w:ins>
          </w:p>
          <w:p w14:paraId="00254F7A" w14:textId="77777777" w:rsidR="00D708FE" w:rsidRDefault="00D708FE" w:rsidP="00D708FE">
            <w:pPr>
              <w:pStyle w:val="XML1"/>
              <w:rPr>
                <w:ins w:id="17951" w:author="Thomas Dietz" w:date="2012-08-08T16:18:00Z"/>
              </w:rPr>
            </w:pPr>
            <w:ins w:id="17952" w:author="Thomas Dietz" w:date="2012-08-08T16:18:00Z">
              <w:r>
                <w:t xml:space="preserve">            &lt;xs:element name="type" minOccurs="0" maxOccurs="unbounded"  type="OFMatchFieldType"/&gt;</w:t>
              </w:r>
            </w:ins>
          </w:p>
          <w:p w14:paraId="3266BA09" w14:textId="77777777" w:rsidR="00D708FE" w:rsidRDefault="00D708FE" w:rsidP="00D708FE">
            <w:pPr>
              <w:pStyle w:val="XML1"/>
              <w:rPr>
                <w:ins w:id="17953" w:author="Thomas Dietz" w:date="2012-08-08T16:18:00Z"/>
              </w:rPr>
            </w:pPr>
            <w:ins w:id="17954" w:author="Thomas Dietz" w:date="2012-08-08T16:18:00Z">
              <w:r>
                <w:t xml:space="preserve">          &lt;/xs:sequence&gt;</w:t>
              </w:r>
            </w:ins>
          </w:p>
          <w:p w14:paraId="29FBC663" w14:textId="77777777" w:rsidR="00D708FE" w:rsidRDefault="00D708FE" w:rsidP="00D708FE">
            <w:pPr>
              <w:pStyle w:val="XML1"/>
              <w:rPr>
                <w:ins w:id="17955" w:author="Thomas Dietz" w:date="2012-08-08T16:18:00Z"/>
              </w:rPr>
            </w:pPr>
            <w:ins w:id="17956" w:author="Thomas Dietz" w:date="2012-08-08T16:18:00Z">
              <w:r>
                <w:t xml:space="preserve">        &lt;/xs:complexType&gt;</w:t>
              </w:r>
            </w:ins>
          </w:p>
          <w:p w14:paraId="3AF68108" w14:textId="77777777" w:rsidR="00D708FE" w:rsidRDefault="00D708FE" w:rsidP="00D708FE">
            <w:pPr>
              <w:pStyle w:val="XML1"/>
              <w:rPr>
                <w:ins w:id="17957" w:author="Thomas Dietz" w:date="2012-08-08T16:18:00Z"/>
              </w:rPr>
            </w:pPr>
            <w:ins w:id="17958" w:author="Thomas Dietz" w:date="2012-08-08T16:18:00Z">
              <w:r>
                <w:t xml:space="preserve">      &lt;/xs:element&gt;</w:t>
              </w:r>
            </w:ins>
          </w:p>
          <w:p w14:paraId="1DC0EB2C" w14:textId="77777777" w:rsidR="00D708FE" w:rsidRDefault="00D708FE" w:rsidP="00D708FE">
            <w:pPr>
              <w:pStyle w:val="XML1"/>
              <w:rPr>
                <w:ins w:id="17959" w:author="Thomas Dietz" w:date="2012-08-08T16:18:00Z"/>
              </w:rPr>
            </w:pPr>
            <w:ins w:id="17960" w:author="Thomas Dietz" w:date="2012-08-08T16:18:00Z">
              <w:r>
                <w:t xml:space="preserve">      &lt;xs:element name="wildcards"&gt;</w:t>
              </w:r>
            </w:ins>
          </w:p>
          <w:p w14:paraId="0D0AB39B" w14:textId="77777777" w:rsidR="00D708FE" w:rsidRDefault="00D708FE" w:rsidP="00D708FE">
            <w:pPr>
              <w:pStyle w:val="XML1"/>
              <w:rPr>
                <w:ins w:id="17961" w:author="Thomas Dietz" w:date="2012-08-08T16:18:00Z"/>
              </w:rPr>
            </w:pPr>
            <w:ins w:id="17962" w:author="Thomas Dietz" w:date="2012-08-08T16:18:00Z">
              <w:r>
                <w:t xml:space="preserve">        &lt;xs:annotation&gt;</w:t>
              </w:r>
            </w:ins>
          </w:p>
          <w:p w14:paraId="6E98F2C2" w14:textId="77777777" w:rsidR="00D708FE" w:rsidRDefault="00D708FE" w:rsidP="00D708FE">
            <w:pPr>
              <w:pStyle w:val="XML1"/>
              <w:rPr>
                <w:ins w:id="17963" w:author="Thomas Dietz" w:date="2012-08-08T16:18:00Z"/>
              </w:rPr>
            </w:pPr>
            <w:ins w:id="17964" w:author="Thomas Dietz" w:date="2012-08-08T16:18:00Z">
              <w:r>
                <w:t xml:space="preserve">          &lt;xs:documentation&gt;</w:t>
              </w:r>
            </w:ins>
          </w:p>
          <w:p w14:paraId="7CA5F82E" w14:textId="77777777" w:rsidR="00D708FE" w:rsidRDefault="00D708FE" w:rsidP="00D708FE">
            <w:pPr>
              <w:pStyle w:val="XML1"/>
              <w:rPr>
                <w:ins w:id="17965" w:author="Thomas Dietz" w:date="2012-08-08T16:18:00Z"/>
              </w:rPr>
            </w:pPr>
            <w:ins w:id="17966" w:author="Thomas Dietz" w:date="2012-08-08T16:18:00Z">
              <w:r>
                <w:t xml:space="preserve">            The list of all fields for which the table </w:t>
              </w:r>
            </w:ins>
          </w:p>
          <w:p w14:paraId="062EF8B9" w14:textId="77777777" w:rsidR="00D708FE" w:rsidRDefault="00D708FE" w:rsidP="00D708FE">
            <w:pPr>
              <w:pStyle w:val="XML1"/>
              <w:rPr>
                <w:ins w:id="17967" w:author="Thomas Dietz" w:date="2012-08-08T16:18:00Z"/>
              </w:rPr>
            </w:pPr>
            <w:ins w:id="17968" w:author="Thomas Dietz" w:date="2012-08-08T16:18:00Z">
              <w:r>
                <w:t xml:space="preserve">            supports wildcarding.</w:t>
              </w:r>
            </w:ins>
          </w:p>
          <w:p w14:paraId="530875FF" w14:textId="77777777" w:rsidR="00D708FE" w:rsidRDefault="00D708FE" w:rsidP="00D708FE">
            <w:pPr>
              <w:pStyle w:val="XML1"/>
              <w:rPr>
                <w:ins w:id="17969" w:author="Thomas Dietz" w:date="2012-08-08T16:18:00Z"/>
              </w:rPr>
            </w:pPr>
            <w:ins w:id="17970" w:author="Thomas Dietz" w:date="2012-08-08T16:18:00Z">
              <w:r>
                <w:t xml:space="preserve">          &lt;/xs:documentation&gt;</w:t>
              </w:r>
            </w:ins>
          </w:p>
          <w:p w14:paraId="06A39899" w14:textId="77777777" w:rsidR="00D708FE" w:rsidRDefault="00D708FE" w:rsidP="00D708FE">
            <w:pPr>
              <w:pStyle w:val="XML1"/>
              <w:rPr>
                <w:ins w:id="17971" w:author="Thomas Dietz" w:date="2012-08-08T16:18:00Z"/>
              </w:rPr>
            </w:pPr>
            <w:ins w:id="17972" w:author="Thomas Dietz" w:date="2012-08-08T16:18:00Z">
              <w:r>
                <w:t xml:space="preserve">        &lt;/xs:annotation&gt;</w:t>
              </w:r>
            </w:ins>
          </w:p>
          <w:p w14:paraId="4D21DAB5" w14:textId="77777777" w:rsidR="00D708FE" w:rsidRDefault="00D708FE" w:rsidP="00D708FE">
            <w:pPr>
              <w:pStyle w:val="XML1"/>
              <w:rPr>
                <w:ins w:id="17973" w:author="Thomas Dietz" w:date="2012-08-08T16:18:00Z"/>
              </w:rPr>
            </w:pPr>
            <w:ins w:id="17974" w:author="Thomas Dietz" w:date="2012-08-08T16:18:00Z">
              <w:r>
                <w:t xml:space="preserve">        &lt;xs:complexType&gt;</w:t>
              </w:r>
            </w:ins>
          </w:p>
          <w:p w14:paraId="26D02347" w14:textId="77777777" w:rsidR="00D708FE" w:rsidRDefault="00D708FE" w:rsidP="00D708FE">
            <w:pPr>
              <w:pStyle w:val="XML1"/>
              <w:rPr>
                <w:ins w:id="17975" w:author="Thomas Dietz" w:date="2012-08-08T16:18:00Z"/>
              </w:rPr>
            </w:pPr>
            <w:ins w:id="17976" w:author="Thomas Dietz" w:date="2012-08-08T16:18:00Z">
              <w:r>
                <w:t xml:space="preserve">          &lt;xs:sequence&gt;</w:t>
              </w:r>
            </w:ins>
          </w:p>
          <w:p w14:paraId="19E62640" w14:textId="77777777" w:rsidR="00D708FE" w:rsidRDefault="00D708FE" w:rsidP="00D708FE">
            <w:pPr>
              <w:pStyle w:val="XML1"/>
              <w:rPr>
                <w:ins w:id="17977" w:author="Thomas Dietz" w:date="2012-08-08T16:18:00Z"/>
              </w:rPr>
            </w:pPr>
            <w:ins w:id="17978" w:author="Thomas Dietz" w:date="2012-08-08T16:18:00Z">
              <w:r>
                <w:t xml:space="preserve">            &lt;xs:element name="type" minOccurs="0" maxOccurs="unbounded"  type="OFMatchFieldType"/&gt;</w:t>
              </w:r>
            </w:ins>
          </w:p>
          <w:p w14:paraId="2D56155B" w14:textId="77777777" w:rsidR="00D708FE" w:rsidRDefault="00D708FE" w:rsidP="00D708FE">
            <w:pPr>
              <w:pStyle w:val="XML1"/>
              <w:rPr>
                <w:ins w:id="17979" w:author="Thomas Dietz" w:date="2012-08-08T16:18:00Z"/>
              </w:rPr>
            </w:pPr>
            <w:ins w:id="17980" w:author="Thomas Dietz" w:date="2012-08-08T16:18:00Z">
              <w:r>
                <w:t xml:space="preserve">          &lt;/xs:sequence&gt;</w:t>
              </w:r>
            </w:ins>
          </w:p>
          <w:p w14:paraId="5A7E0F0F" w14:textId="77777777" w:rsidR="00D708FE" w:rsidRDefault="00D708FE" w:rsidP="00D708FE">
            <w:pPr>
              <w:pStyle w:val="XML1"/>
              <w:rPr>
                <w:ins w:id="17981" w:author="Thomas Dietz" w:date="2012-08-08T16:18:00Z"/>
              </w:rPr>
            </w:pPr>
            <w:ins w:id="17982" w:author="Thomas Dietz" w:date="2012-08-08T16:18:00Z">
              <w:r>
                <w:t xml:space="preserve">        &lt;/xs:complexType&gt;</w:t>
              </w:r>
            </w:ins>
          </w:p>
          <w:p w14:paraId="3114ABD6" w14:textId="77777777" w:rsidR="00D708FE" w:rsidRDefault="00D708FE" w:rsidP="00D708FE">
            <w:pPr>
              <w:pStyle w:val="XML1"/>
              <w:rPr>
                <w:ins w:id="17983" w:author="Thomas Dietz" w:date="2012-08-08T16:18:00Z"/>
              </w:rPr>
            </w:pPr>
            <w:ins w:id="17984" w:author="Thomas Dietz" w:date="2012-08-08T16:18:00Z">
              <w:r>
                <w:t xml:space="preserve">      &lt;/xs:element&gt;</w:t>
              </w:r>
            </w:ins>
          </w:p>
          <w:p w14:paraId="0110EE1D" w14:textId="77777777" w:rsidR="00D708FE" w:rsidRDefault="00D708FE" w:rsidP="00D708FE">
            <w:pPr>
              <w:pStyle w:val="XML1"/>
              <w:rPr>
                <w:ins w:id="17985" w:author="Thomas Dietz" w:date="2012-08-08T16:18:00Z"/>
              </w:rPr>
            </w:pPr>
            <w:ins w:id="17986" w:author="Thomas Dietz" w:date="2012-08-08T16:18:00Z">
              <w:r>
                <w:t xml:space="preserve">      &lt;xs:element name="metadata-match"  type="hex-binary"&gt;</w:t>
              </w:r>
            </w:ins>
          </w:p>
          <w:p w14:paraId="018B78F3" w14:textId="77777777" w:rsidR="00D708FE" w:rsidRDefault="00D708FE" w:rsidP="00D708FE">
            <w:pPr>
              <w:pStyle w:val="XML1"/>
              <w:rPr>
                <w:ins w:id="17987" w:author="Thomas Dietz" w:date="2012-08-08T16:18:00Z"/>
              </w:rPr>
            </w:pPr>
            <w:ins w:id="17988" w:author="Thomas Dietz" w:date="2012-08-08T16:18:00Z">
              <w:r>
                <w:t xml:space="preserve">        &lt;xs:annotation&gt;</w:t>
              </w:r>
            </w:ins>
          </w:p>
          <w:p w14:paraId="5EABAE69" w14:textId="77777777" w:rsidR="00D708FE" w:rsidRDefault="00D708FE" w:rsidP="00D708FE">
            <w:pPr>
              <w:pStyle w:val="XML1"/>
              <w:rPr>
                <w:ins w:id="17989" w:author="Thomas Dietz" w:date="2012-08-08T16:18:00Z"/>
              </w:rPr>
            </w:pPr>
            <w:ins w:id="17990" w:author="Thomas Dietz" w:date="2012-08-08T16:18:00Z">
              <w:r>
                <w:t xml:space="preserve">          &lt;xs:documentation&gt;</w:t>
              </w:r>
            </w:ins>
          </w:p>
          <w:p w14:paraId="7B4ED6F4" w14:textId="77777777" w:rsidR="00D708FE" w:rsidRDefault="00D708FE" w:rsidP="00D708FE">
            <w:pPr>
              <w:pStyle w:val="XML1"/>
              <w:rPr>
                <w:ins w:id="17991" w:author="Thomas Dietz" w:date="2012-08-08T16:18:00Z"/>
              </w:rPr>
            </w:pPr>
            <w:ins w:id="17992" w:author="Thomas Dietz" w:date="2012-08-08T16:18:00Z">
              <w:r>
                <w:t xml:space="preserve">            This element indicates the bits of the metadata </w:t>
              </w:r>
            </w:ins>
          </w:p>
          <w:p w14:paraId="1A995A4F" w14:textId="77777777" w:rsidR="00D708FE" w:rsidRDefault="00D708FE" w:rsidP="00D708FE">
            <w:pPr>
              <w:pStyle w:val="XML1"/>
              <w:rPr>
                <w:ins w:id="17993" w:author="Thomas Dietz" w:date="2012-08-08T16:18:00Z"/>
              </w:rPr>
            </w:pPr>
            <w:ins w:id="17994" w:author="Thomas Dietz" w:date="2012-08-08T16:18:00Z">
              <w:r>
                <w:t xml:space="preserve">            field on which the flow table can match.  It is represented</w:t>
              </w:r>
            </w:ins>
          </w:p>
          <w:p w14:paraId="082A525C" w14:textId="77777777" w:rsidR="00D708FE" w:rsidRDefault="00D708FE" w:rsidP="00D708FE">
            <w:pPr>
              <w:pStyle w:val="XML1"/>
              <w:rPr>
                <w:ins w:id="17995" w:author="Thomas Dietz" w:date="2012-08-08T16:18:00Z"/>
              </w:rPr>
            </w:pPr>
            <w:ins w:id="17996" w:author="Thomas Dietz" w:date="2012-08-08T16:18:00Z">
              <w:r>
                <w:t xml:space="preserve">            as 64-bit integer in hexadecimal digits([0-9a-fA-F]) </w:t>
              </w:r>
            </w:ins>
          </w:p>
          <w:p w14:paraId="5AA635BD" w14:textId="77777777" w:rsidR="00D708FE" w:rsidRDefault="00D708FE" w:rsidP="00D708FE">
            <w:pPr>
              <w:pStyle w:val="XML1"/>
              <w:rPr>
                <w:ins w:id="17997" w:author="Thomas Dietz" w:date="2012-08-08T16:18:00Z"/>
              </w:rPr>
            </w:pPr>
            <w:ins w:id="17998" w:author="Thomas Dietz" w:date="2012-08-08T16:18:00Z">
              <w:r>
                <w:t xml:space="preserve">            format.</w:t>
              </w:r>
            </w:ins>
          </w:p>
          <w:p w14:paraId="356874D8" w14:textId="77777777" w:rsidR="00D708FE" w:rsidRDefault="00D708FE" w:rsidP="00D708FE">
            <w:pPr>
              <w:pStyle w:val="XML1"/>
              <w:rPr>
                <w:ins w:id="17999" w:author="Thomas Dietz" w:date="2012-08-08T16:18:00Z"/>
              </w:rPr>
            </w:pPr>
            <w:ins w:id="18000" w:author="Thomas Dietz" w:date="2012-08-08T16:18:00Z">
              <w:r>
                <w:t xml:space="preserve">          &lt;/xs:documentation&gt;</w:t>
              </w:r>
            </w:ins>
          </w:p>
          <w:p w14:paraId="03574C80" w14:textId="77777777" w:rsidR="00D708FE" w:rsidRDefault="00D708FE" w:rsidP="00D708FE">
            <w:pPr>
              <w:pStyle w:val="XML1"/>
              <w:rPr>
                <w:ins w:id="18001" w:author="Thomas Dietz" w:date="2012-08-08T16:18:00Z"/>
              </w:rPr>
            </w:pPr>
            <w:ins w:id="18002" w:author="Thomas Dietz" w:date="2012-08-08T16:18:00Z">
              <w:r>
                <w:lastRenderedPageBreak/>
                <w:t xml:space="preserve">        &lt;/xs:annotation&gt;</w:t>
              </w:r>
            </w:ins>
          </w:p>
          <w:p w14:paraId="471E8FA9" w14:textId="77777777" w:rsidR="00D708FE" w:rsidRDefault="00D708FE" w:rsidP="00D708FE">
            <w:pPr>
              <w:pStyle w:val="XML1"/>
              <w:rPr>
                <w:ins w:id="18003" w:author="Thomas Dietz" w:date="2012-08-08T16:18:00Z"/>
              </w:rPr>
            </w:pPr>
            <w:ins w:id="18004" w:author="Thomas Dietz" w:date="2012-08-08T16:18:00Z">
              <w:r>
                <w:t xml:space="preserve">      &lt;/xs:element&gt;</w:t>
              </w:r>
            </w:ins>
          </w:p>
          <w:p w14:paraId="7A7A12F8" w14:textId="77777777" w:rsidR="00D708FE" w:rsidRDefault="00D708FE" w:rsidP="00D708FE">
            <w:pPr>
              <w:pStyle w:val="XML1"/>
              <w:rPr>
                <w:ins w:id="18005" w:author="Thomas Dietz" w:date="2012-08-08T16:18:00Z"/>
              </w:rPr>
            </w:pPr>
            <w:ins w:id="18006" w:author="Thomas Dietz" w:date="2012-08-08T16:18:00Z">
              <w:r>
                <w:t xml:space="preserve">      &lt;xs:element name="metadata-write"  type="hex-binary"&gt;</w:t>
              </w:r>
            </w:ins>
          </w:p>
          <w:p w14:paraId="3836A65C" w14:textId="77777777" w:rsidR="00D708FE" w:rsidRDefault="00D708FE" w:rsidP="00D708FE">
            <w:pPr>
              <w:pStyle w:val="XML1"/>
              <w:rPr>
                <w:ins w:id="18007" w:author="Thomas Dietz" w:date="2012-08-08T16:18:00Z"/>
              </w:rPr>
            </w:pPr>
            <w:ins w:id="18008" w:author="Thomas Dietz" w:date="2012-08-08T16:18:00Z">
              <w:r>
                <w:t xml:space="preserve">        &lt;xs:annotation&gt;</w:t>
              </w:r>
            </w:ins>
          </w:p>
          <w:p w14:paraId="2398F16A" w14:textId="77777777" w:rsidR="00D708FE" w:rsidRDefault="00D708FE" w:rsidP="00D708FE">
            <w:pPr>
              <w:pStyle w:val="XML1"/>
              <w:rPr>
                <w:ins w:id="18009" w:author="Thomas Dietz" w:date="2012-08-08T16:18:00Z"/>
              </w:rPr>
            </w:pPr>
            <w:ins w:id="18010" w:author="Thomas Dietz" w:date="2012-08-08T16:18:00Z">
              <w:r>
                <w:t xml:space="preserve">          &lt;xs:documentation&gt;</w:t>
              </w:r>
            </w:ins>
          </w:p>
          <w:p w14:paraId="3D7228C1" w14:textId="77777777" w:rsidR="00D708FE" w:rsidRDefault="00D708FE" w:rsidP="00D708FE">
            <w:pPr>
              <w:pStyle w:val="XML1"/>
              <w:rPr>
                <w:ins w:id="18011" w:author="Thomas Dietz" w:date="2012-08-08T16:18:00Z"/>
              </w:rPr>
            </w:pPr>
            <w:ins w:id="18012" w:author="Thomas Dietz" w:date="2012-08-08T16:18:00Z">
              <w:r>
                <w:t xml:space="preserve">            This element indicates the bits of the metadata </w:t>
              </w:r>
            </w:ins>
          </w:p>
          <w:p w14:paraId="5F924542" w14:textId="77777777" w:rsidR="00D708FE" w:rsidRDefault="00D708FE" w:rsidP="00D708FE">
            <w:pPr>
              <w:pStyle w:val="XML1"/>
              <w:rPr>
                <w:ins w:id="18013" w:author="Thomas Dietz" w:date="2012-08-08T16:18:00Z"/>
              </w:rPr>
            </w:pPr>
            <w:ins w:id="18014" w:author="Thomas Dietz" w:date="2012-08-08T16:18:00Z">
              <w:r>
                <w:t xml:space="preserve">            field on which flow table can write using the </w:t>
              </w:r>
            </w:ins>
          </w:p>
          <w:p w14:paraId="0977EA51" w14:textId="77777777" w:rsidR="00D708FE" w:rsidRDefault="00D708FE" w:rsidP="00D708FE">
            <w:pPr>
              <w:pStyle w:val="XML1"/>
              <w:rPr>
                <w:ins w:id="18015" w:author="Thomas Dietz" w:date="2012-08-08T16:18:00Z"/>
              </w:rPr>
            </w:pPr>
            <w:ins w:id="18016" w:author="Thomas Dietz" w:date="2012-08-08T16:18:00Z">
              <w:r>
                <w:t xml:space="preserve">            'write-metadata' instruction.  It is represented as </w:t>
              </w:r>
            </w:ins>
          </w:p>
          <w:p w14:paraId="5864EA22" w14:textId="77777777" w:rsidR="00D708FE" w:rsidRDefault="00D708FE" w:rsidP="00D708FE">
            <w:pPr>
              <w:pStyle w:val="XML1"/>
              <w:rPr>
                <w:ins w:id="18017" w:author="Thomas Dietz" w:date="2012-08-08T16:18:00Z"/>
              </w:rPr>
            </w:pPr>
            <w:ins w:id="18018" w:author="Thomas Dietz" w:date="2012-08-08T16:18:00Z">
              <w:r>
                <w:t xml:space="preserve">            64-bit integer in hexadecimal digits([0-9a-fA-F]) format.</w:t>
              </w:r>
            </w:ins>
          </w:p>
          <w:p w14:paraId="327709D9" w14:textId="77777777" w:rsidR="00D708FE" w:rsidRDefault="00D708FE" w:rsidP="00D708FE">
            <w:pPr>
              <w:pStyle w:val="XML1"/>
              <w:rPr>
                <w:ins w:id="18019" w:author="Thomas Dietz" w:date="2012-08-08T16:18:00Z"/>
              </w:rPr>
            </w:pPr>
            <w:ins w:id="18020" w:author="Thomas Dietz" w:date="2012-08-08T16:18:00Z">
              <w:r>
                <w:t xml:space="preserve">          &lt;/xs:documentation&gt;</w:t>
              </w:r>
            </w:ins>
          </w:p>
          <w:p w14:paraId="1BC1881A" w14:textId="77777777" w:rsidR="00D708FE" w:rsidRDefault="00D708FE" w:rsidP="00D708FE">
            <w:pPr>
              <w:pStyle w:val="XML1"/>
              <w:rPr>
                <w:ins w:id="18021" w:author="Thomas Dietz" w:date="2012-08-08T16:18:00Z"/>
              </w:rPr>
            </w:pPr>
            <w:ins w:id="18022" w:author="Thomas Dietz" w:date="2012-08-08T16:18:00Z">
              <w:r>
                <w:t xml:space="preserve">        &lt;/xs:annotation&gt;</w:t>
              </w:r>
            </w:ins>
          </w:p>
          <w:p w14:paraId="6A8EFEBF" w14:textId="77777777" w:rsidR="00D708FE" w:rsidRDefault="00D708FE" w:rsidP="00D708FE">
            <w:pPr>
              <w:pStyle w:val="XML1"/>
              <w:rPr>
                <w:ins w:id="18023" w:author="Thomas Dietz" w:date="2012-08-08T16:18:00Z"/>
              </w:rPr>
            </w:pPr>
            <w:ins w:id="18024" w:author="Thomas Dietz" w:date="2012-08-08T16:18:00Z">
              <w:r>
                <w:t xml:space="preserve">      &lt;/xs:element&gt;</w:t>
              </w:r>
            </w:ins>
          </w:p>
          <w:p w14:paraId="0ACFD329" w14:textId="77777777" w:rsidR="00D708FE" w:rsidRDefault="00D708FE" w:rsidP="00D708FE">
            <w:pPr>
              <w:pStyle w:val="XML1"/>
              <w:rPr>
                <w:ins w:id="18025" w:author="Thomas Dietz" w:date="2012-08-08T16:18:00Z"/>
              </w:rPr>
            </w:pPr>
            <w:ins w:id="18026" w:author="Thomas Dietz" w:date="2012-08-08T16:18:00Z">
              <w:r>
                <w:t xml:space="preserve">    &lt;/xs:sequence&gt;</w:t>
              </w:r>
            </w:ins>
          </w:p>
          <w:p w14:paraId="61E48357" w14:textId="77777777" w:rsidR="00D708FE" w:rsidRDefault="00D708FE" w:rsidP="00D708FE">
            <w:pPr>
              <w:pStyle w:val="XML1"/>
              <w:rPr>
                <w:ins w:id="18027" w:author="Thomas Dietz" w:date="2012-08-08T16:18:00Z"/>
              </w:rPr>
            </w:pPr>
            <w:ins w:id="18028" w:author="Thomas Dietz" w:date="2012-08-08T16:18:00Z">
              <w:r>
                <w:t xml:space="preserve">  &lt;/xs:group&gt;</w:t>
              </w:r>
            </w:ins>
          </w:p>
          <w:p w14:paraId="168F8A55" w14:textId="77777777" w:rsidR="00D708FE" w:rsidRDefault="00D708FE" w:rsidP="00D708FE">
            <w:pPr>
              <w:pStyle w:val="XML1"/>
              <w:rPr>
                <w:ins w:id="18029" w:author="Thomas Dietz" w:date="2012-08-08T16:18:00Z"/>
              </w:rPr>
            </w:pPr>
          </w:p>
          <w:p w14:paraId="1BBA9DAC" w14:textId="77777777" w:rsidR="00D708FE" w:rsidRDefault="00D708FE" w:rsidP="00D708FE">
            <w:pPr>
              <w:pStyle w:val="XML1"/>
              <w:rPr>
                <w:ins w:id="18030" w:author="Thomas Dietz" w:date="2012-08-08T16:18:00Z"/>
              </w:rPr>
            </w:pPr>
            <w:ins w:id="18031" w:author="Thomas Dietz" w:date="2012-08-08T16:18:00Z">
              <w:r>
                <w:t xml:space="preserve">  &lt;xs:group name="OFLogicalSwitchType"&gt;</w:t>
              </w:r>
            </w:ins>
          </w:p>
          <w:p w14:paraId="613F8B33" w14:textId="77777777" w:rsidR="00D708FE" w:rsidRDefault="00D708FE" w:rsidP="00D708FE">
            <w:pPr>
              <w:pStyle w:val="XML1"/>
              <w:rPr>
                <w:ins w:id="18032" w:author="Thomas Dietz" w:date="2012-08-08T16:18:00Z"/>
              </w:rPr>
            </w:pPr>
            <w:ins w:id="18033" w:author="Thomas Dietz" w:date="2012-08-08T16:18:00Z">
              <w:r>
                <w:t xml:space="preserve">    &lt;xs:annotation&gt;</w:t>
              </w:r>
            </w:ins>
          </w:p>
          <w:p w14:paraId="5DCC1AD0" w14:textId="77777777" w:rsidR="00D708FE" w:rsidRDefault="00D708FE" w:rsidP="00D708FE">
            <w:pPr>
              <w:pStyle w:val="XML1"/>
              <w:rPr>
                <w:ins w:id="18034" w:author="Thomas Dietz" w:date="2012-08-08T16:18:00Z"/>
              </w:rPr>
            </w:pPr>
            <w:ins w:id="18035" w:author="Thomas Dietz" w:date="2012-08-08T16:18:00Z">
              <w:r>
                <w:t xml:space="preserve">      &lt;xs:documentation&gt;</w:t>
              </w:r>
            </w:ins>
          </w:p>
          <w:p w14:paraId="7A2D7DFE" w14:textId="77777777" w:rsidR="00D708FE" w:rsidRDefault="00D708FE" w:rsidP="00D708FE">
            <w:pPr>
              <w:pStyle w:val="XML1"/>
              <w:rPr>
                <w:ins w:id="18036" w:author="Thomas Dietz" w:date="2012-08-08T16:18:00Z"/>
              </w:rPr>
            </w:pPr>
            <w:ins w:id="18037" w:author="Thomas Dietz" w:date="2012-08-08T16:18:00Z">
              <w:r>
                <w:t xml:space="preserve">        This grouping specifies all properties of an</w:t>
              </w:r>
            </w:ins>
          </w:p>
          <w:p w14:paraId="3E4770B6" w14:textId="77777777" w:rsidR="00D708FE" w:rsidRDefault="00D708FE" w:rsidP="00D708FE">
            <w:pPr>
              <w:pStyle w:val="XML1"/>
              <w:rPr>
                <w:ins w:id="18038" w:author="Thomas Dietz" w:date="2012-08-08T16:18:00Z"/>
              </w:rPr>
            </w:pPr>
            <w:ins w:id="18039" w:author="Thomas Dietz" w:date="2012-08-08T16:18:00Z">
              <w:r>
                <w:t xml:space="preserve">        OpenFlow Logical Switch.</w:t>
              </w:r>
            </w:ins>
          </w:p>
          <w:p w14:paraId="55BBBE1F" w14:textId="77777777" w:rsidR="00D708FE" w:rsidRDefault="00D708FE" w:rsidP="00D708FE">
            <w:pPr>
              <w:pStyle w:val="XML1"/>
              <w:rPr>
                <w:ins w:id="18040" w:author="Thomas Dietz" w:date="2012-08-08T16:18:00Z"/>
              </w:rPr>
            </w:pPr>
          </w:p>
          <w:p w14:paraId="1E799A75" w14:textId="77777777" w:rsidR="00D708FE" w:rsidRDefault="00D708FE" w:rsidP="00D708FE">
            <w:pPr>
              <w:pStyle w:val="XML1"/>
              <w:rPr>
                <w:ins w:id="18041" w:author="Thomas Dietz" w:date="2012-08-08T16:18:00Z"/>
              </w:rPr>
            </w:pPr>
            <w:ins w:id="18042" w:author="Thomas Dietz" w:date="2012-08-08T16:18:00Z">
              <w:r>
                <w:t xml:space="preserve">        Elements of type OFLogicalSwitchType cannot be created or</w:t>
              </w:r>
            </w:ins>
          </w:p>
          <w:p w14:paraId="3A274343" w14:textId="77777777" w:rsidR="00D708FE" w:rsidRDefault="00D708FE" w:rsidP="00D708FE">
            <w:pPr>
              <w:pStyle w:val="XML1"/>
              <w:rPr>
                <w:ins w:id="18043" w:author="Thomas Dietz" w:date="2012-08-08T16:18:00Z"/>
              </w:rPr>
            </w:pPr>
            <w:ins w:id="18044" w:author="Thomas Dietz" w:date="2012-08-08T16:18:00Z">
              <w:r>
                <w:t xml:space="preserve">        deleted with NETCONF &amp;lt;edit-config&amp;gt; operations 'create' or</w:t>
              </w:r>
            </w:ins>
          </w:p>
          <w:p w14:paraId="0F4C2321" w14:textId="77777777" w:rsidR="00D708FE" w:rsidRDefault="00D708FE" w:rsidP="00D708FE">
            <w:pPr>
              <w:pStyle w:val="XML1"/>
              <w:rPr>
                <w:ins w:id="18045" w:author="Thomas Dietz" w:date="2012-08-08T16:18:00Z"/>
              </w:rPr>
            </w:pPr>
            <w:ins w:id="18046" w:author="Thomas Dietz" w:date="2012-08-08T16:18:00Z">
              <w:r>
                <w:t xml:space="preserve">        'delete'. The other NETCONF &amp;lt;edit-config&amp;gt; operations MUST be</w:t>
              </w:r>
            </w:ins>
          </w:p>
          <w:p w14:paraId="76EC6EE5" w14:textId="77777777" w:rsidR="00D708FE" w:rsidRDefault="00D708FE" w:rsidP="00D708FE">
            <w:pPr>
              <w:pStyle w:val="XML1"/>
              <w:rPr>
                <w:ins w:id="18047" w:author="Thomas Dietz" w:date="2012-08-08T16:18:00Z"/>
              </w:rPr>
            </w:pPr>
            <w:ins w:id="18048" w:author="Thomas Dietz" w:date="2012-08-08T16:18:00Z">
              <w:r>
                <w:t xml:space="preserve">        implemented as follows: </w:t>
              </w:r>
            </w:ins>
          </w:p>
          <w:p w14:paraId="67673316" w14:textId="77777777" w:rsidR="00D708FE" w:rsidRDefault="00D708FE" w:rsidP="00D708FE">
            <w:pPr>
              <w:pStyle w:val="XML1"/>
              <w:rPr>
                <w:ins w:id="18049" w:author="Thomas Dietz" w:date="2012-08-08T16:18:00Z"/>
              </w:rPr>
            </w:pPr>
          </w:p>
          <w:p w14:paraId="7D1FC268" w14:textId="77777777" w:rsidR="00D708FE" w:rsidRDefault="00D708FE" w:rsidP="00D708FE">
            <w:pPr>
              <w:pStyle w:val="XML1"/>
              <w:rPr>
                <w:ins w:id="18050" w:author="Thomas Dietz" w:date="2012-08-08T16:18:00Z"/>
              </w:rPr>
            </w:pPr>
            <w:ins w:id="18051" w:author="Thomas Dietz" w:date="2012-08-08T16:18:00Z">
              <w:r>
                <w:t xml:space="preserve">        * The 'id' element MUST be present at all &amp;lt;edit-config&amp;gt;</w:t>
              </w:r>
            </w:ins>
          </w:p>
          <w:p w14:paraId="467213CE" w14:textId="77777777" w:rsidR="00D708FE" w:rsidRDefault="00D708FE" w:rsidP="00D708FE">
            <w:pPr>
              <w:pStyle w:val="XML1"/>
              <w:rPr>
                <w:ins w:id="18052" w:author="Thomas Dietz" w:date="2012-08-08T16:18:00Z"/>
              </w:rPr>
            </w:pPr>
            <w:ins w:id="18053" w:author="Thomas Dietz" w:date="2012-08-08T16:18:00Z">
              <w:r>
                <w:t xml:space="preserve">        operations to identify the OpenFlow Logical Switch.</w:t>
              </w:r>
            </w:ins>
          </w:p>
          <w:p w14:paraId="216EA1A0" w14:textId="77777777" w:rsidR="00D708FE" w:rsidRDefault="00D708FE" w:rsidP="00D708FE">
            <w:pPr>
              <w:pStyle w:val="XML1"/>
              <w:rPr>
                <w:ins w:id="18054" w:author="Thomas Dietz" w:date="2012-08-08T16:18:00Z"/>
              </w:rPr>
            </w:pPr>
            <w:ins w:id="18055" w:author="Thomas Dietz" w:date="2012-08-08T16:18:00Z">
              <w:r>
                <w:t xml:space="preserve">        * If the operation is 'merge' or 'replace', and the element</w:t>
              </w:r>
            </w:ins>
          </w:p>
          <w:p w14:paraId="2C3B3E29" w14:textId="77777777" w:rsidR="00D708FE" w:rsidRDefault="00D708FE" w:rsidP="00D708FE">
            <w:pPr>
              <w:pStyle w:val="XML1"/>
              <w:rPr>
                <w:ins w:id="18056" w:author="Thomas Dietz" w:date="2012-08-08T16:18:00Z"/>
              </w:rPr>
            </w:pPr>
            <w:ins w:id="18057" w:author="Thomas Dietz" w:date="2012-08-08T16:18:00Z">
              <w:r>
                <w:t xml:space="preserve">        does not exist, a 'data-missing' error is returned. If the</w:t>
              </w:r>
            </w:ins>
          </w:p>
          <w:p w14:paraId="77CC65DC" w14:textId="77777777" w:rsidR="00D708FE" w:rsidRDefault="00D708FE" w:rsidP="00D708FE">
            <w:pPr>
              <w:pStyle w:val="XML1"/>
              <w:rPr>
                <w:ins w:id="18058" w:author="Thomas Dietz" w:date="2012-08-08T16:18:00Z"/>
              </w:rPr>
            </w:pPr>
            <w:ins w:id="18059" w:author="Thomas Dietz" w:date="2012-08-08T16:18:00Z">
              <w:r>
                <w:t xml:space="preserve">        element exists its value is set to the value found in the</w:t>
              </w:r>
            </w:ins>
          </w:p>
          <w:p w14:paraId="776CA73F" w14:textId="77777777" w:rsidR="00D708FE" w:rsidRDefault="00D708FE" w:rsidP="00D708FE">
            <w:pPr>
              <w:pStyle w:val="XML1"/>
              <w:rPr>
                <w:ins w:id="18060" w:author="Thomas Dietz" w:date="2012-08-08T16:18:00Z"/>
              </w:rPr>
            </w:pPr>
            <w:ins w:id="18061" w:author="Thomas Dietz" w:date="2012-08-08T16:18:00Z">
              <w:r>
                <w:t xml:space="preserve">        XML RPC data.</w:t>
              </w:r>
            </w:ins>
          </w:p>
          <w:p w14:paraId="1E592588" w14:textId="77777777" w:rsidR="00D708FE" w:rsidRDefault="00D708FE" w:rsidP="00D708FE">
            <w:pPr>
              <w:pStyle w:val="XML1"/>
              <w:rPr>
                <w:ins w:id="18062" w:author="Thomas Dietz" w:date="2012-08-08T16:18:00Z"/>
              </w:rPr>
            </w:pPr>
            <w:ins w:id="18063" w:author="Thomas Dietz" w:date="2012-08-08T16:18:00Z">
              <w:r>
                <w:t xml:space="preserve">        * If the operation is 'create', a 'operation-not-supported'</w:t>
              </w:r>
            </w:ins>
          </w:p>
          <w:p w14:paraId="5D019FCE" w14:textId="77777777" w:rsidR="00D708FE" w:rsidRDefault="00D708FE" w:rsidP="00D708FE">
            <w:pPr>
              <w:pStyle w:val="XML1"/>
              <w:rPr>
                <w:ins w:id="18064" w:author="Thomas Dietz" w:date="2012-08-08T16:18:00Z"/>
              </w:rPr>
            </w:pPr>
            <w:ins w:id="18065" w:author="Thomas Dietz" w:date="2012-08-08T16:18:00Z">
              <w:r>
                <w:t xml:space="preserve">        error with type 'application' is returned.</w:t>
              </w:r>
            </w:ins>
          </w:p>
          <w:p w14:paraId="225C9407" w14:textId="77777777" w:rsidR="00D708FE" w:rsidRDefault="00D708FE" w:rsidP="00D708FE">
            <w:pPr>
              <w:pStyle w:val="XML1"/>
              <w:rPr>
                <w:ins w:id="18066" w:author="Thomas Dietz" w:date="2012-08-08T16:18:00Z"/>
              </w:rPr>
            </w:pPr>
            <w:ins w:id="18067" w:author="Thomas Dietz" w:date="2012-08-08T16:18:00Z">
              <w:r>
                <w:t xml:space="preserve">        * If the operation is 'delete', 'operation-not-supported'</w:t>
              </w:r>
            </w:ins>
          </w:p>
          <w:p w14:paraId="54A7A37D" w14:textId="77777777" w:rsidR="00D708FE" w:rsidRDefault="00D708FE" w:rsidP="00D708FE">
            <w:pPr>
              <w:pStyle w:val="XML1"/>
              <w:rPr>
                <w:ins w:id="18068" w:author="Thomas Dietz" w:date="2012-08-08T16:18:00Z"/>
              </w:rPr>
            </w:pPr>
            <w:ins w:id="18069" w:author="Thomas Dietz" w:date="2012-08-08T16:18:00Z">
              <w:r>
                <w:t xml:space="preserve">        error with type 'application' is returned.</w:t>
              </w:r>
            </w:ins>
          </w:p>
          <w:p w14:paraId="3E37CF2C" w14:textId="77777777" w:rsidR="00D708FE" w:rsidRDefault="00D708FE" w:rsidP="00D708FE">
            <w:pPr>
              <w:pStyle w:val="XML1"/>
              <w:rPr>
                <w:ins w:id="18070" w:author="Thomas Dietz" w:date="2012-08-08T16:18:00Z"/>
              </w:rPr>
            </w:pPr>
            <w:ins w:id="18071" w:author="Thomas Dietz" w:date="2012-08-08T16:18:00Z">
              <w:r>
                <w:t xml:space="preserve">      &lt;/xs:documentation&gt;</w:t>
              </w:r>
            </w:ins>
          </w:p>
          <w:p w14:paraId="7E139FE0" w14:textId="77777777" w:rsidR="00D708FE" w:rsidRDefault="00D708FE" w:rsidP="00D708FE">
            <w:pPr>
              <w:pStyle w:val="XML1"/>
              <w:rPr>
                <w:ins w:id="18072" w:author="Thomas Dietz" w:date="2012-08-08T16:18:00Z"/>
              </w:rPr>
            </w:pPr>
            <w:ins w:id="18073" w:author="Thomas Dietz" w:date="2012-08-08T16:18:00Z">
              <w:r>
                <w:t xml:space="preserve">    &lt;/xs:annotation&gt;</w:t>
              </w:r>
            </w:ins>
          </w:p>
          <w:p w14:paraId="51E94CDC" w14:textId="77777777" w:rsidR="00D708FE" w:rsidRDefault="00D708FE" w:rsidP="00D708FE">
            <w:pPr>
              <w:pStyle w:val="XML1"/>
              <w:rPr>
                <w:ins w:id="18074" w:author="Thomas Dietz" w:date="2012-08-08T16:18:00Z"/>
              </w:rPr>
            </w:pPr>
          </w:p>
          <w:p w14:paraId="7E3670C1" w14:textId="77777777" w:rsidR="00D708FE" w:rsidRDefault="00D708FE" w:rsidP="00D708FE">
            <w:pPr>
              <w:pStyle w:val="XML1"/>
              <w:rPr>
                <w:ins w:id="18075" w:author="Thomas Dietz" w:date="2012-08-08T16:18:00Z"/>
              </w:rPr>
            </w:pPr>
            <w:ins w:id="18076" w:author="Thomas Dietz" w:date="2012-08-08T16:18:00Z">
              <w:r>
                <w:t xml:space="preserve">    &lt;xs:sequence&gt;</w:t>
              </w:r>
            </w:ins>
          </w:p>
          <w:p w14:paraId="09909E58" w14:textId="77777777" w:rsidR="00D708FE" w:rsidRDefault="00D708FE" w:rsidP="00D708FE">
            <w:pPr>
              <w:pStyle w:val="XML1"/>
              <w:rPr>
                <w:ins w:id="18077" w:author="Thomas Dietz" w:date="2012-08-08T16:18:00Z"/>
              </w:rPr>
            </w:pPr>
            <w:ins w:id="18078" w:author="Thomas Dietz" w:date="2012-08-08T16:18:00Z">
              <w:r>
                <w:t xml:space="preserve">      &lt;xs:element name="id"  type="OFConfigId"&gt;</w:t>
              </w:r>
            </w:ins>
          </w:p>
          <w:p w14:paraId="0C173D9C" w14:textId="77777777" w:rsidR="00D708FE" w:rsidRDefault="00D708FE" w:rsidP="00D708FE">
            <w:pPr>
              <w:pStyle w:val="XML1"/>
              <w:rPr>
                <w:ins w:id="18079" w:author="Thomas Dietz" w:date="2012-08-08T16:18:00Z"/>
              </w:rPr>
            </w:pPr>
            <w:ins w:id="18080" w:author="Thomas Dietz" w:date="2012-08-08T16:18:00Z">
              <w:r>
                <w:t xml:space="preserve">        &lt;xs:annotation&gt;</w:t>
              </w:r>
            </w:ins>
          </w:p>
          <w:p w14:paraId="72A34084" w14:textId="77777777" w:rsidR="00D708FE" w:rsidRDefault="00D708FE" w:rsidP="00D708FE">
            <w:pPr>
              <w:pStyle w:val="XML1"/>
              <w:rPr>
                <w:ins w:id="18081" w:author="Thomas Dietz" w:date="2012-08-08T16:18:00Z"/>
              </w:rPr>
            </w:pPr>
            <w:ins w:id="18082" w:author="Thomas Dietz" w:date="2012-08-08T16:18:00Z">
              <w:r>
                <w:t xml:space="preserve">          &lt;xs:documentation&gt;</w:t>
              </w:r>
            </w:ins>
          </w:p>
          <w:p w14:paraId="7BEF06A7" w14:textId="77777777" w:rsidR="00D708FE" w:rsidRDefault="00D708FE" w:rsidP="00D708FE">
            <w:pPr>
              <w:pStyle w:val="XML1"/>
              <w:rPr>
                <w:ins w:id="18083" w:author="Thomas Dietz" w:date="2012-08-08T16:18:00Z"/>
              </w:rPr>
            </w:pPr>
            <w:ins w:id="18084" w:author="Thomas Dietz" w:date="2012-08-08T16:18:00Z">
              <w:r>
                <w:t xml:space="preserve">            A unique but locally arbitrary identifier that</w:t>
              </w:r>
            </w:ins>
          </w:p>
          <w:p w14:paraId="1BDF3ADE" w14:textId="77777777" w:rsidR="00D708FE" w:rsidRDefault="00D708FE" w:rsidP="00D708FE">
            <w:pPr>
              <w:pStyle w:val="XML1"/>
              <w:rPr>
                <w:ins w:id="18085" w:author="Thomas Dietz" w:date="2012-08-08T16:18:00Z"/>
              </w:rPr>
            </w:pPr>
            <w:ins w:id="18086" w:author="Thomas Dietz" w:date="2012-08-08T16:18:00Z">
              <w:r>
                <w:t xml:space="preserve">            identifies a Logical Switch within the context of an</w:t>
              </w:r>
            </w:ins>
          </w:p>
          <w:p w14:paraId="5DE21669" w14:textId="77777777" w:rsidR="00D708FE" w:rsidRDefault="00D708FE" w:rsidP="00D708FE">
            <w:pPr>
              <w:pStyle w:val="XML1"/>
              <w:rPr>
                <w:ins w:id="18087" w:author="Thomas Dietz" w:date="2012-08-08T16:18:00Z"/>
              </w:rPr>
            </w:pPr>
            <w:ins w:id="18088" w:author="Thomas Dietz" w:date="2012-08-08T16:18:00Z">
              <w:r>
                <w:t xml:space="preserve">            OpenFlow Capable Switch. It MUST be persistent across</w:t>
              </w:r>
            </w:ins>
          </w:p>
          <w:p w14:paraId="4582AA16" w14:textId="77777777" w:rsidR="00D708FE" w:rsidRDefault="00D708FE" w:rsidP="00D708FE">
            <w:pPr>
              <w:pStyle w:val="XML1"/>
              <w:rPr>
                <w:ins w:id="18089" w:author="Thomas Dietz" w:date="2012-08-08T16:18:00Z"/>
              </w:rPr>
            </w:pPr>
            <w:ins w:id="18090" w:author="Thomas Dietz" w:date="2012-08-08T16:18:00Z">
              <w:r>
                <w:t xml:space="preserve">            reboots of the OpenFlow Capable Switch.</w:t>
              </w:r>
            </w:ins>
          </w:p>
          <w:p w14:paraId="40C3F611" w14:textId="77777777" w:rsidR="00D708FE" w:rsidRDefault="00D708FE" w:rsidP="00D708FE">
            <w:pPr>
              <w:pStyle w:val="XML1"/>
              <w:rPr>
                <w:ins w:id="18091" w:author="Thomas Dietz" w:date="2012-08-08T16:18:00Z"/>
              </w:rPr>
            </w:pPr>
          </w:p>
          <w:p w14:paraId="38C3CF7B" w14:textId="77777777" w:rsidR="00D708FE" w:rsidRDefault="00D708FE" w:rsidP="00D708FE">
            <w:pPr>
              <w:pStyle w:val="XML1"/>
              <w:rPr>
                <w:ins w:id="18092" w:author="Thomas Dietz" w:date="2012-08-08T16:18:00Z"/>
              </w:rPr>
            </w:pPr>
            <w:ins w:id="18093" w:author="Thomas Dietz" w:date="2012-08-08T16:18:00Z">
              <w:r>
                <w:t xml:space="preserve">            This element MUST be present to identify the OpenFlow</w:t>
              </w:r>
            </w:ins>
          </w:p>
          <w:p w14:paraId="4AFB6B56" w14:textId="77777777" w:rsidR="00D708FE" w:rsidRDefault="00D708FE" w:rsidP="00D708FE">
            <w:pPr>
              <w:pStyle w:val="XML1"/>
              <w:rPr>
                <w:ins w:id="18094" w:author="Thomas Dietz" w:date="2012-08-08T16:18:00Z"/>
              </w:rPr>
            </w:pPr>
            <w:ins w:id="18095" w:author="Thomas Dietz" w:date="2012-08-08T16:18:00Z">
              <w:r>
                <w:t xml:space="preserve">            Logical Switch.</w:t>
              </w:r>
            </w:ins>
          </w:p>
          <w:p w14:paraId="2A51B14A" w14:textId="77777777" w:rsidR="00D708FE" w:rsidRDefault="00D708FE" w:rsidP="00D708FE">
            <w:pPr>
              <w:pStyle w:val="XML1"/>
              <w:rPr>
                <w:ins w:id="18096" w:author="Thomas Dietz" w:date="2012-08-08T16:18:00Z"/>
              </w:rPr>
            </w:pPr>
            <w:ins w:id="18097" w:author="Thomas Dietz" w:date="2012-08-08T16:18:00Z">
              <w:r>
                <w:t xml:space="preserve">          &lt;/xs:documentation&gt;</w:t>
              </w:r>
            </w:ins>
          </w:p>
          <w:p w14:paraId="1B0B1EB4" w14:textId="77777777" w:rsidR="00D708FE" w:rsidRDefault="00D708FE" w:rsidP="00D708FE">
            <w:pPr>
              <w:pStyle w:val="XML1"/>
              <w:rPr>
                <w:ins w:id="18098" w:author="Thomas Dietz" w:date="2012-08-08T16:18:00Z"/>
              </w:rPr>
            </w:pPr>
            <w:ins w:id="18099" w:author="Thomas Dietz" w:date="2012-08-08T16:18:00Z">
              <w:r>
                <w:t xml:space="preserve">        &lt;/xs:annotation&gt;</w:t>
              </w:r>
            </w:ins>
          </w:p>
          <w:p w14:paraId="14A5A96C" w14:textId="77777777" w:rsidR="00D708FE" w:rsidRDefault="00D708FE" w:rsidP="00D708FE">
            <w:pPr>
              <w:pStyle w:val="XML1"/>
              <w:rPr>
                <w:ins w:id="18100" w:author="Thomas Dietz" w:date="2012-08-08T16:18:00Z"/>
              </w:rPr>
            </w:pPr>
            <w:ins w:id="18101" w:author="Thomas Dietz" w:date="2012-08-08T16:18:00Z">
              <w:r>
                <w:t xml:space="preserve">      &lt;/xs:element&gt;</w:t>
              </w:r>
            </w:ins>
          </w:p>
          <w:p w14:paraId="32615965" w14:textId="77777777" w:rsidR="00D708FE" w:rsidRDefault="00D708FE" w:rsidP="00D708FE">
            <w:pPr>
              <w:pStyle w:val="XML1"/>
              <w:rPr>
                <w:ins w:id="18102" w:author="Thomas Dietz" w:date="2012-08-08T16:18:00Z"/>
              </w:rPr>
            </w:pPr>
            <w:ins w:id="18103" w:author="Thomas Dietz" w:date="2012-08-08T16:18:00Z">
              <w:r>
                <w:t xml:space="preserve">      &lt;xs:element name="capabilities"&gt;</w:t>
              </w:r>
            </w:ins>
          </w:p>
          <w:p w14:paraId="5BAF4444" w14:textId="77777777" w:rsidR="00D708FE" w:rsidRDefault="00D708FE" w:rsidP="00D708FE">
            <w:pPr>
              <w:pStyle w:val="XML1"/>
              <w:rPr>
                <w:ins w:id="18104" w:author="Thomas Dietz" w:date="2012-08-08T16:18:00Z"/>
              </w:rPr>
            </w:pPr>
            <w:ins w:id="18105" w:author="Thomas Dietz" w:date="2012-08-08T16:18:00Z">
              <w:r>
                <w:t xml:space="preserve">        &lt;xs:annotation&gt;</w:t>
              </w:r>
            </w:ins>
          </w:p>
          <w:p w14:paraId="6DDAD6F7" w14:textId="77777777" w:rsidR="00D708FE" w:rsidRDefault="00D708FE" w:rsidP="00D708FE">
            <w:pPr>
              <w:pStyle w:val="XML1"/>
              <w:rPr>
                <w:ins w:id="18106" w:author="Thomas Dietz" w:date="2012-08-08T16:18:00Z"/>
              </w:rPr>
            </w:pPr>
            <w:ins w:id="18107" w:author="Thomas Dietz" w:date="2012-08-08T16:18:00Z">
              <w:r>
                <w:t xml:space="preserve">          &lt;xs:documentation&gt;</w:t>
              </w:r>
            </w:ins>
          </w:p>
          <w:p w14:paraId="7F75C201" w14:textId="77777777" w:rsidR="00D708FE" w:rsidRDefault="00D708FE" w:rsidP="00D708FE">
            <w:pPr>
              <w:pStyle w:val="XML1"/>
              <w:rPr>
                <w:ins w:id="18108" w:author="Thomas Dietz" w:date="2012-08-08T16:18:00Z"/>
              </w:rPr>
            </w:pPr>
            <w:ins w:id="18109" w:author="Thomas Dietz" w:date="2012-08-08T16:18:00Z">
              <w:r>
                <w:lastRenderedPageBreak/>
                <w:t xml:space="preserve">            This element contains all capability items that</w:t>
              </w:r>
            </w:ins>
          </w:p>
          <w:p w14:paraId="63A09F5D" w14:textId="77777777" w:rsidR="00D708FE" w:rsidRDefault="00D708FE" w:rsidP="00D708FE">
            <w:pPr>
              <w:pStyle w:val="XML1"/>
              <w:rPr>
                <w:ins w:id="18110" w:author="Thomas Dietz" w:date="2012-08-08T16:18:00Z"/>
              </w:rPr>
            </w:pPr>
            <w:ins w:id="18111" w:author="Thomas Dietz" w:date="2012-08-08T16:18:00Z">
              <w:r>
                <w:t xml:space="preserve">            an OpenFlow Logical Switch MAY implement.</w:t>
              </w:r>
            </w:ins>
          </w:p>
          <w:p w14:paraId="240EAE7E" w14:textId="77777777" w:rsidR="00D708FE" w:rsidRDefault="00D708FE" w:rsidP="00D708FE">
            <w:pPr>
              <w:pStyle w:val="XML1"/>
              <w:rPr>
                <w:ins w:id="18112" w:author="Thomas Dietz" w:date="2012-08-08T16:18:00Z"/>
              </w:rPr>
            </w:pPr>
          </w:p>
          <w:p w14:paraId="6248ED57" w14:textId="77777777" w:rsidR="00D708FE" w:rsidRDefault="00D708FE" w:rsidP="00D708FE">
            <w:pPr>
              <w:pStyle w:val="XML1"/>
              <w:rPr>
                <w:ins w:id="18113" w:author="Thomas Dietz" w:date="2012-08-08T16:18:00Z"/>
              </w:rPr>
            </w:pPr>
            <w:ins w:id="18114" w:author="Thomas Dietz" w:date="2012-08-08T16:18:00Z">
              <w:r>
                <w:t xml:space="preserve">            This element and its children can only be retrieved by</w:t>
              </w:r>
            </w:ins>
          </w:p>
          <w:p w14:paraId="22C60D15" w14:textId="77777777" w:rsidR="00D708FE" w:rsidRDefault="00D708FE" w:rsidP="00D708FE">
            <w:pPr>
              <w:pStyle w:val="XML1"/>
              <w:rPr>
                <w:ins w:id="18115" w:author="Thomas Dietz" w:date="2012-08-08T16:18:00Z"/>
              </w:rPr>
            </w:pPr>
            <w:ins w:id="18116" w:author="Thomas Dietz" w:date="2012-08-08T16:18:00Z">
              <w:r>
                <w:t xml:space="preserve">            NETCONF &amp;lt;get&amp;gt; operation since it contain no configuration</w:t>
              </w:r>
            </w:ins>
          </w:p>
          <w:p w14:paraId="22F09661" w14:textId="77777777" w:rsidR="00D708FE" w:rsidRDefault="00D708FE" w:rsidP="00D708FE">
            <w:pPr>
              <w:pStyle w:val="XML1"/>
              <w:rPr>
                <w:ins w:id="18117" w:author="Thomas Dietz" w:date="2012-08-08T16:18:00Z"/>
              </w:rPr>
            </w:pPr>
            <w:ins w:id="18118" w:author="Thomas Dietz" w:date="2012-08-08T16:18:00Z">
              <w:r>
                <w:t xml:space="preserve">            data.</w:t>
              </w:r>
            </w:ins>
          </w:p>
          <w:p w14:paraId="02C5C01D" w14:textId="77777777" w:rsidR="00D708FE" w:rsidRDefault="00D708FE" w:rsidP="00D708FE">
            <w:pPr>
              <w:pStyle w:val="XML1"/>
              <w:rPr>
                <w:ins w:id="18119" w:author="Thomas Dietz" w:date="2012-08-08T16:18:00Z"/>
              </w:rPr>
            </w:pPr>
            <w:ins w:id="18120" w:author="Thomas Dietz" w:date="2012-08-08T16:18:00Z">
              <w:r>
                <w:t xml:space="preserve">          &lt;/xs:documentation&gt;</w:t>
              </w:r>
            </w:ins>
          </w:p>
          <w:p w14:paraId="7767C6D6" w14:textId="77777777" w:rsidR="00D708FE" w:rsidRDefault="00D708FE" w:rsidP="00D708FE">
            <w:pPr>
              <w:pStyle w:val="XML1"/>
              <w:rPr>
                <w:ins w:id="18121" w:author="Thomas Dietz" w:date="2012-08-08T16:18:00Z"/>
              </w:rPr>
            </w:pPr>
            <w:ins w:id="18122" w:author="Thomas Dietz" w:date="2012-08-08T16:18:00Z">
              <w:r>
                <w:t xml:space="preserve">        &lt;/xs:annotation&gt;</w:t>
              </w:r>
            </w:ins>
          </w:p>
          <w:p w14:paraId="634409B0" w14:textId="77777777" w:rsidR="00D708FE" w:rsidRDefault="00D708FE" w:rsidP="00D708FE">
            <w:pPr>
              <w:pStyle w:val="XML1"/>
              <w:rPr>
                <w:ins w:id="18123" w:author="Thomas Dietz" w:date="2012-08-08T16:18:00Z"/>
              </w:rPr>
            </w:pPr>
            <w:ins w:id="18124" w:author="Thomas Dietz" w:date="2012-08-08T16:18:00Z">
              <w:r>
                <w:t xml:space="preserve">        &lt;xs:complexType&gt;</w:t>
              </w:r>
            </w:ins>
          </w:p>
          <w:p w14:paraId="44347EC7" w14:textId="77777777" w:rsidR="00D708FE" w:rsidRDefault="00D708FE" w:rsidP="00D708FE">
            <w:pPr>
              <w:pStyle w:val="XML1"/>
              <w:rPr>
                <w:ins w:id="18125" w:author="Thomas Dietz" w:date="2012-08-08T16:18:00Z"/>
              </w:rPr>
            </w:pPr>
            <w:ins w:id="18126" w:author="Thomas Dietz" w:date="2012-08-08T16:18:00Z">
              <w:r>
                <w:t xml:space="preserve">          &lt;xs:sequence&gt;</w:t>
              </w:r>
            </w:ins>
          </w:p>
          <w:p w14:paraId="2CF069F7" w14:textId="77777777" w:rsidR="00D708FE" w:rsidRDefault="00D708FE" w:rsidP="00D708FE">
            <w:pPr>
              <w:pStyle w:val="XML1"/>
              <w:rPr>
                <w:ins w:id="18127" w:author="Thomas Dietz" w:date="2012-08-08T16:18:00Z"/>
              </w:rPr>
            </w:pPr>
            <w:ins w:id="18128" w:author="Thomas Dietz" w:date="2012-08-08T16:18:00Z">
              <w:r>
                <w:t xml:space="preserve">            &lt;xs:group ref="OFLogicalSwitchCapabilitiesType"/&gt;</w:t>
              </w:r>
            </w:ins>
          </w:p>
          <w:p w14:paraId="1E1E021F" w14:textId="77777777" w:rsidR="00D708FE" w:rsidRDefault="00D708FE" w:rsidP="00D708FE">
            <w:pPr>
              <w:pStyle w:val="XML1"/>
              <w:rPr>
                <w:ins w:id="18129" w:author="Thomas Dietz" w:date="2012-08-08T16:18:00Z"/>
              </w:rPr>
            </w:pPr>
            <w:ins w:id="18130" w:author="Thomas Dietz" w:date="2012-08-08T16:18:00Z">
              <w:r>
                <w:t xml:space="preserve">          &lt;/xs:sequence&gt;</w:t>
              </w:r>
            </w:ins>
          </w:p>
          <w:p w14:paraId="00442D7E" w14:textId="77777777" w:rsidR="00D708FE" w:rsidRDefault="00D708FE" w:rsidP="00D708FE">
            <w:pPr>
              <w:pStyle w:val="XML1"/>
              <w:rPr>
                <w:ins w:id="18131" w:author="Thomas Dietz" w:date="2012-08-08T16:18:00Z"/>
              </w:rPr>
            </w:pPr>
            <w:ins w:id="18132" w:author="Thomas Dietz" w:date="2012-08-08T16:18:00Z">
              <w:r>
                <w:t xml:space="preserve">        &lt;/xs:complexType&gt;</w:t>
              </w:r>
            </w:ins>
          </w:p>
          <w:p w14:paraId="5291E029" w14:textId="77777777" w:rsidR="00D708FE" w:rsidRDefault="00D708FE" w:rsidP="00D708FE">
            <w:pPr>
              <w:pStyle w:val="XML1"/>
              <w:rPr>
                <w:ins w:id="18133" w:author="Thomas Dietz" w:date="2012-08-08T16:18:00Z"/>
              </w:rPr>
            </w:pPr>
            <w:ins w:id="18134" w:author="Thomas Dietz" w:date="2012-08-08T16:18:00Z">
              <w:r>
                <w:t xml:space="preserve">      &lt;/xs:element&gt;</w:t>
              </w:r>
            </w:ins>
          </w:p>
          <w:p w14:paraId="4151773D" w14:textId="77777777" w:rsidR="00D708FE" w:rsidRDefault="00D708FE" w:rsidP="00D708FE">
            <w:pPr>
              <w:pStyle w:val="XML1"/>
              <w:rPr>
                <w:ins w:id="18135" w:author="Thomas Dietz" w:date="2012-08-08T16:18:00Z"/>
              </w:rPr>
            </w:pPr>
            <w:ins w:id="18136" w:author="Thomas Dietz" w:date="2012-08-08T16:18:00Z">
              <w:r>
                <w:t xml:space="preserve">      &lt;xs:element name="datapath-id"  type="datapath-id-type"&gt;</w:t>
              </w:r>
            </w:ins>
          </w:p>
          <w:p w14:paraId="6D582810" w14:textId="77777777" w:rsidR="00D708FE" w:rsidRDefault="00D708FE" w:rsidP="00D708FE">
            <w:pPr>
              <w:pStyle w:val="XML1"/>
              <w:rPr>
                <w:ins w:id="18137" w:author="Thomas Dietz" w:date="2012-08-08T16:18:00Z"/>
              </w:rPr>
            </w:pPr>
            <w:ins w:id="18138" w:author="Thomas Dietz" w:date="2012-08-08T16:18:00Z">
              <w:r>
                <w:t xml:space="preserve">        &lt;xs:annotation&gt;</w:t>
              </w:r>
            </w:ins>
          </w:p>
          <w:p w14:paraId="6A05E3E6" w14:textId="77777777" w:rsidR="00D708FE" w:rsidRDefault="00D708FE" w:rsidP="00D708FE">
            <w:pPr>
              <w:pStyle w:val="XML1"/>
              <w:rPr>
                <w:ins w:id="18139" w:author="Thomas Dietz" w:date="2012-08-08T16:18:00Z"/>
              </w:rPr>
            </w:pPr>
            <w:ins w:id="18140" w:author="Thomas Dietz" w:date="2012-08-08T16:18:00Z">
              <w:r>
                <w:t xml:space="preserve">          &lt;xs:documentation&gt;</w:t>
              </w:r>
            </w:ins>
          </w:p>
          <w:p w14:paraId="7F04D295" w14:textId="77777777" w:rsidR="00D708FE" w:rsidRDefault="00D708FE" w:rsidP="00D708FE">
            <w:pPr>
              <w:pStyle w:val="XML1"/>
              <w:rPr>
                <w:ins w:id="18141" w:author="Thomas Dietz" w:date="2012-08-08T16:18:00Z"/>
              </w:rPr>
            </w:pPr>
            <w:ins w:id="18142" w:author="Thomas Dietz" w:date="2012-08-08T16:18:00Z">
              <w:r>
                <w:t xml:space="preserve">            The datapath identifier of the Logical Switch</w:t>
              </w:r>
            </w:ins>
          </w:p>
          <w:p w14:paraId="770F8AC6" w14:textId="77777777" w:rsidR="00D708FE" w:rsidRDefault="00D708FE" w:rsidP="00D708FE">
            <w:pPr>
              <w:pStyle w:val="XML1"/>
              <w:rPr>
                <w:ins w:id="18143" w:author="Thomas Dietz" w:date="2012-08-08T16:18:00Z"/>
              </w:rPr>
            </w:pPr>
            <w:ins w:id="18144" w:author="Thomas Dietz" w:date="2012-08-08T16:18:00Z">
              <w:r>
                <w:t xml:space="preserve">            that uniquely identifies this Logical Switch within the</w:t>
              </w:r>
            </w:ins>
          </w:p>
          <w:p w14:paraId="2A4BB64E" w14:textId="77777777" w:rsidR="00D708FE" w:rsidRDefault="00D708FE" w:rsidP="00D708FE">
            <w:pPr>
              <w:pStyle w:val="XML1"/>
              <w:rPr>
                <w:ins w:id="18145" w:author="Thomas Dietz" w:date="2012-08-08T16:18:00Z"/>
              </w:rPr>
            </w:pPr>
            <w:ins w:id="18146" w:author="Thomas Dietz" w:date="2012-08-08T16:18:00Z">
              <w:r>
                <w:t xml:space="preserve">            context of all OpenFlow Controllers associated with the</w:t>
              </w:r>
            </w:ins>
          </w:p>
          <w:p w14:paraId="359DA93A" w14:textId="77777777" w:rsidR="00D708FE" w:rsidRDefault="00D708FE" w:rsidP="00D708FE">
            <w:pPr>
              <w:pStyle w:val="XML1"/>
              <w:rPr>
                <w:ins w:id="18147" w:author="Thomas Dietz" w:date="2012-08-08T16:18:00Z"/>
              </w:rPr>
            </w:pPr>
            <w:ins w:id="18148" w:author="Thomas Dietz" w:date="2012-08-08T16:18:00Z">
              <w:r>
                <w:t xml:space="preserve">            OpenFlow Logical Switch.  The datapath identifier is a</w:t>
              </w:r>
            </w:ins>
          </w:p>
          <w:p w14:paraId="2A4EA1FB" w14:textId="77777777" w:rsidR="00DF476A" w:rsidRDefault="00DF476A" w:rsidP="00DF476A">
            <w:pPr>
              <w:pStyle w:val="XML1"/>
              <w:rPr>
                <w:ins w:id="18149" w:author="Thomas Dietz" w:date="2012-08-10T14:39:00Z"/>
              </w:rPr>
            </w:pPr>
            <w:ins w:id="18150" w:author="Thomas Dietz" w:date="2012-08-10T14:39:00Z">
              <w:r>
                <w:t xml:space="preserve">            string value that MUST be formatted as a sequence of 8</w:t>
              </w:r>
            </w:ins>
          </w:p>
          <w:p w14:paraId="25A8D9A6" w14:textId="77777777" w:rsidR="00DF476A" w:rsidRDefault="00DF476A" w:rsidP="00DF476A">
            <w:pPr>
              <w:pStyle w:val="XML1"/>
              <w:rPr>
                <w:ins w:id="18151" w:author="Thomas Dietz" w:date="2012-08-10T14:39:00Z"/>
              </w:rPr>
            </w:pPr>
            <w:ins w:id="18152" w:author="Thomas Dietz" w:date="2012-08-10T14:39:00Z">
              <w:r>
                <w:t xml:space="preserve">            2-digit hexadecimal numbers that are separated by colons,</w:t>
              </w:r>
            </w:ins>
          </w:p>
          <w:p w14:paraId="59B2895F" w14:textId="77777777" w:rsidR="00DF476A" w:rsidRDefault="00DF476A" w:rsidP="00DF476A">
            <w:pPr>
              <w:pStyle w:val="XML1"/>
              <w:rPr>
                <w:ins w:id="18153" w:author="Thomas Dietz" w:date="2012-08-10T14:39:00Z"/>
              </w:rPr>
            </w:pPr>
            <w:ins w:id="18154" w:author="Thomas Dietz" w:date="2012-08-10T14:39:00Z">
              <w:r>
                <w:t xml:space="preserve">            for example, '01:23:45:67:89:ab:cd:ef'.  When processing a</w:t>
              </w:r>
            </w:ins>
          </w:p>
          <w:p w14:paraId="314CFA13" w14:textId="77777777" w:rsidR="00DF476A" w:rsidRDefault="00DF476A" w:rsidP="00DF476A">
            <w:pPr>
              <w:pStyle w:val="XML1"/>
              <w:rPr>
                <w:ins w:id="18155" w:author="Thomas Dietz" w:date="2012-08-10T14:39:00Z"/>
              </w:rPr>
            </w:pPr>
            <w:ins w:id="18156" w:author="Thomas Dietz" w:date="2012-08-10T14:39:00Z">
              <w:r>
                <w:t xml:space="preserve">            datapath identifier, the case of the decimal digits MUST be</w:t>
              </w:r>
            </w:ins>
          </w:p>
          <w:p w14:paraId="7AACD701" w14:textId="71226857" w:rsidR="00D708FE" w:rsidRDefault="00DF476A" w:rsidP="00DF476A">
            <w:pPr>
              <w:pStyle w:val="XML1"/>
              <w:rPr>
                <w:ins w:id="18157" w:author="Thomas Dietz" w:date="2012-08-10T14:39:00Z"/>
              </w:rPr>
            </w:pPr>
            <w:ins w:id="18158" w:author="Thomas Dietz" w:date="2012-08-10T14:39:00Z">
              <w:r>
                <w:t xml:space="preserve">            ignored.</w:t>
              </w:r>
            </w:ins>
          </w:p>
          <w:p w14:paraId="5009CFB6" w14:textId="77777777" w:rsidR="00DF476A" w:rsidRDefault="00DF476A" w:rsidP="00DF476A">
            <w:pPr>
              <w:pStyle w:val="XML1"/>
              <w:rPr>
                <w:ins w:id="18159" w:author="Thomas Dietz" w:date="2012-08-08T16:18:00Z"/>
              </w:rPr>
            </w:pPr>
          </w:p>
          <w:p w14:paraId="53C12864" w14:textId="77777777" w:rsidR="00D708FE" w:rsidRDefault="00D708FE" w:rsidP="00D708FE">
            <w:pPr>
              <w:pStyle w:val="XML1"/>
              <w:rPr>
                <w:ins w:id="18160" w:author="Thomas Dietz" w:date="2012-08-08T16:18:00Z"/>
              </w:rPr>
            </w:pPr>
            <w:ins w:id="18161" w:author="Thomas Dietz" w:date="2012-08-08T16:18:00Z">
              <w:r>
                <w:t xml:space="preserve">            This element MUST be present in the NETCONF data store.</w:t>
              </w:r>
            </w:ins>
          </w:p>
          <w:p w14:paraId="343754E1" w14:textId="77777777" w:rsidR="00D708FE" w:rsidRDefault="00D708FE" w:rsidP="00D708FE">
            <w:pPr>
              <w:pStyle w:val="XML1"/>
              <w:rPr>
                <w:ins w:id="18162" w:author="Thomas Dietz" w:date="2012-08-08T16:18:00Z"/>
              </w:rPr>
            </w:pPr>
            <w:ins w:id="18163" w:author="Thomas Dietz" w:date="2012-08-08T16:18:00Z">
              <w:r>
                <w:t xml:space="preserve">            If this element is not present in a NETCONF &amp;lt;edit-config&amp;gt;</w:t>
              </w:r>
            </w:ins>
          </w:p>
          <w:p w14:paraId="49BFF954" w14:textId="77777777" w:rsidR="00D708FE" w:rsidRDefault="00D708FE" w:rsidP="00D708FE">
            <w:pPr>
              <w:pStyle w:val="XML1"/>
              <w:rPr>
                <w:ins w:id="18164" w:author="Thomas Dietz" w:date="2012-08-08T16:18:00Z"/>
              </w:rPr>
            </w:pPr>
            <w:ins w:id="18165" w:author="Thomas Dietz" w:date="2012-08-08T16:18:00Z">
              <w:r>
                <w:t xml:space="preserve">            operation 'create', 'merge' or 'replace' and the parent</w:t>
              </w:r>
            </w:ins>
          </w:p>
          <w:p w14:paraId="64CCF131" w14:textId="77777777" w:rsidR="00D708FE" w:rsidRDefault="00D708FE" w:rsidP="00D708FE">
            <w:pPr>
              <w:pStyle w:val="XML1"/>
              <w:rPr>
                <w:ins w:id="18166" w:author="Thomas Dietz" w:date="2012-08-08T16:18:00Z"/>
              </w:rPr>
            </w:pPr>
            <w:ins w:id="18167" w:author="Thomas Dietz" w:date="2012-08-08T16:18:00Z">
              <w:r>
                <w:t xml:space="preserve">            element does not exist, a 'data-missing' error is</w:t>
              </w:r>
            </w:ins>
          </w:p>
          <w:p w14:paraId="254DD14D" w14:textId="77777777" w:rsidR="00D708FE" w:rsidRDefault="00D708FE" w:rsidP="00D708FE">
            <w:pPr>
              <w:pStyle w:val="XML1"/>
              <w:rPr>
                <w:ins w:id="18168" w:author="Thomas Dietz" w:date="2012-08-08T16:18:00Z"/>
              </w:rPr>
            </w:pPr>
            <w:ins w:id="18169" w:author="Thomas Dietz" w:date="2012-08-08T16:18:00Z">
              <w:r>
                <w:t xml:space="preserve">            returned.</w:t>
              </w:r>
            </w:ins>
          </w:p>
          <w:p w14:paraId="35632B0C" w14:textId="77777777" w:rsidR="00D708FE" w:rsidRDefault="00D708FE" w:rsidP="00D708FE">
            <w:pPr>
              <w:pStyle w:val="XML1"/>
              <w:rPr>
                <w:ins w:id="18170" w:author="Thomas Dietz" w:date="2012-08-08T16:18:00Z"/>
              </w:rPr>
            </w:pPr>
            <w:ins w:id="18171" w:author="Thomas Dietz" w:date="2012-08-08T16:18:00Z">
              <w:r>
                <w:t xml:space="preserve">          &lt;/xs:documentation&gt;</w:t>
              </w:r>
            </w:ins>
          </w:p>
          <w:p w14:paraId="38774E6A" w14:textId="77777777" w:rsidR="00D708FE" w:rsidRDefault="00D708FE" w:rsidP="00D708FE">
            <w:pPr>
              <w:pStyle w:val="XML1"/>
              <w:rPr>
                <w:ins w:id="18172" w:author="Thomas Dietz" w:date="2012-08-08T16:18:00Z"/>
              </w:rPr>
            </w:pPr>
            <w:ins w:id="18173" w:author="Thomas Dietz" w:date="2012-08-08T16:18:00Z">
              <w:r>
                <w:t xml:space="preserve">        &lt;/xs:annotation&gt;</w:t>
              </w:r>
            </w:ins>
          </w:p>
          <w:p w14:paraId="5408174B" w14:textId="77777777" w:rsidR="00D708FE" w:rsidRDefault="00D708FE" w:rsidP="00D708FE">
            <w:pPr>
              <w:pStyle w:val="XML1"/>
              <w:rPr>
                <w:ins w:id="18174" w:author="Thomas Dietz" w:date="2012-08-08T16:18:00Z"/>
              </w:rPr>
            </w:pPr>
            <w:ins w:id="18175" w:author="Thomas Dietz" w:date="2012-08-08T16:18:00Z">
              <w:r>
                <w:t xml:space="preserve">      &lt;/xs:element&gt;</w:t>
              </w:r>
            </w:ins>
          </w:p>
          <w:p w14:paraId="55726978" w14:textId="77777777" w:rsidR="00D708FE" w:rsidRDefault="00D708FE" w:rsidP="00D708FE">
            <w:pPr>
              <w:pStyle w:val="XML1"/>
              <w:rPr>
                <w:ins w:id="18176" w:author="Thomas Dietz" w:date="2012-08-08T16:18:00Z"/>
              </w:rPr>
            </w:pPr>
            <w:ins w:id="18177" w:author="Thomas Dietz" w:date="2012-08-08T16:18:00Z">
              <w:r>
                <w:t xml:space="preserve">      &lt;xs:element name="enabled"  type="xs:boolean"&gt;</w:t>
              </w:r>
            </w:ins>
          </w:p>
          <w:p w14:paraId="2144F68A" w14:textId="77777777" w:rsidR="00D708FE" w:rsidRDefault="00D708FE" w:rsidP="00D708FE">
            <w:pPr>
              <w:pStyle w:val="XML1"/>
              <w:rPr>
                <w:ins w:id="18178" w:author="Thomas Dietz" w:date="2012-08-08T16:18:00Z"/>
              </w:rPr>
            </w:pPr>
            <w:ins w:id="18179" w:author="Thomas Dietz" w:date="2012-08-08T16:18:00Z">
              <w:r>
                <w:t xml:space="preserve">        &lt;xs:annotation&gt;</w:t>
              </w:r>
            </w:ins>
          </w:p>
          <w:p w14:paraId="6DB2CCB8" w14:textId="77777777" w:rsidR="00D708FE" w:rsidRDefault="00D708FE" w:rsidP="00D708FE">
            <w:pPr>
              <w:pStyle w:val="XML1"/>
              <w:rPr>
                <w:ins w:id="18180" w:author="Thomas Dietz" w:date="2012-08-08T16:18:00Z"/>
              </w:rPr>
            </w:pPr>
            <w:ins w:id="18181" w:author="Thomas Dietz" w:date="2012-08-08T16:18:00Z">
              <w:r>
                <w:t xml:space="preserve">          &lt;xs:documentation&gt;</w:t>
              </w:r>
            </w:ins>
          </w:p>
          <w:p w14:paraId="7F649EB5" w14:textId="77777777" w:rsidR="00D708FE" w:rsidRDefault="00D708FE" w:rsidP="00D708FE">
            <w:pPr>
              <w:pStyle w:val="XML1"/>
              <w:rPr>
                <w:ins w:id="18182" w:author="Thomas Dietz" w:date="2012-08-08T16:18:00Z"/>
              </w:rPr>
            </w:pPr>
            <w:ins w:id="18183" w:author="Thomas Dietz" w:date="2012-08-08T16:18:00Z">
              <w:r>
                <w:t xml:space="preserve">            This element indicates the administrative state</w:t>
              </w:r>
            </w:ins>
          </w:p>
          <w:p w14:paraId="52298D4C" w14:textId="77777777" w:rsidR="00D708FE" w:rsidRDefault="00D708FE" w:rsidP="00D708FE">
            <w:pPr>
              <w:pStyle w:val="XML1"/>
              <w:rPr>
                <w:ins w:id="18184" w:author="Thomas Dietz" w:date="2012-08-08T16:18:00Z"/>
              </w:rPr>
            </w:pPr>
            <w:ins w:id="18185" w:author="Thomas Dietz" w:date="2012-08-08T16:18:00Z">
              <w:r>
                <w:t xml:space="preserve">            of the OpenFlow Logical Switch.  A value of 'false' means</w:t>
              </w:r>
            </w:ins>
          </w:p>
          <w:p w14:paraId="1F1E8D14" w14:textId="77777777" w:rsidR="00D708FE" w:rsidRDefault="00D708FE" w:rsidP="00D708FE">
            <w:pPr>
              <w:pStyle w:val="XML1"/>
              <w:rPr>
                <w:ins w:id="18186" w:author="Thomas Dietz" w:date="2012-08-08T16:18:00Z"/>
              </w:rPr>
            </w:pPr>
            <w:ins w:id="18187" w:author="Thomas Dietz" w:date="2012-08-08T16:18:00Z">
              <w:r>
                <w:t xml:space="preserve">            the OpenFlow Logical Switch MUST NOT communicate with any </w:t>
              </w:r>
            </w:ins>
          </w:p>
          <w:p w14:paraId="72170464" w14:textId="77777777" w:rsidR="00D708FE" w:rsidRDefault="00D708FE" w:rsidP="00D708FE">
            <w:pPr>
              <w:pStyle w:val="XML1"/>
              <w:rPr>
                <w:ins w:id="18188" w:author="Thomas Dietz" w:date="2012-08-08T16:18:00Z"/>
              </w:rPr>
            </w:pPr>
            <w:ins w:id="18189" w:author="Thomas Dietz" w:date="2012-08-08T16:18:00Z">
              <w:r>
                <w:t xml:space="preserve">            OpenFlow Controllers, MUST NOT conduct any OpenFlow </w:t>
              </w:r>
            </w:ins>
          </w:p>
          <w:p w14:paraId="78105F25" w14:textId="77777777" w:rsidR="00D708FE" w:rsidRDefault="00D708FE" w:rsidP="00D708FE">
            <w:pPr>
              <w:pStyle w:val="XML1"/>
              <w:rPr>
                <w:ins w:id="18190" w:author="Thomas Dietz" w:date="2012-08-08T16:18:00Z"/>
              </w:rPr>
            </w:pPr>
            <w:ins w:id="18191" w:author="Thomas Dietz" w:date="2012-08-08T16:18:00Z">
              <w:r>
                <w:t xml:space="preserve">            processing, and SHOULD NOT be utilizing computational or </w:t>
              </w:r>
            </w:ins>
          </w:p>
          <w:p w14:paraId="271F0129" w14:textId="77777777" w:rsidR="00D708FE" w:rsidRDefault="00D708FE" w:rsidP="00D708FE">
            <w:pPr>
              <w:pStyle w:val="XML1"/>
              <w:rPr>
                <w:ins w:id="18192" w:author="Thomas Dietz" w:date="2012-08-08T16:18:00Z"/>
              </w:rPr>
            </w:pPr>
            <w:ins w:id="18193" w:author="Thomas Dietz" w:date="2012-08-08T16:18:00Z">
              <w:r>
                <w:t xml:space="preserve">            network resources of the underlying platform.</w:t>
              </w:r>
            </w:ins>
          </w:p>
          <w:p w14:paraId="6B7C38F7" w14:textId="77777777" w:rsidR="00D708FE" w:rsidRDefault="00D708FE" w:rsidP="00D708FE">
            <w:pPr>
              <w:pStyle w:val="XML1"/>
              <w:rPr>
                <w:ins w:id="18194" w:author="Thomas Dietz" w:date="2012-08-08T16:18:00Z"/>
              </w:rPr>
            </w:pPr>
          </w:p>
          <w:p w14:paraId="17A248FB" w14:textId="77777777" w:rsidR="00D708FE" w:rsidRDefault="00D708FE" w:rsidP="00D708FE">
            <w:pPr>
              <w:pStyle w:val="XML1"/>
              <w:rPr>
                <w:ins w:id="18195" w:author="Thomas Dietz" w:date="2012-08-08T16:18:00Z"/>
              </w:rPr>
            </w:pPr>
            <w:ins w:id="18196" w:author="Thomas Dietz" w:date="2012-08-08T16:18:00Z">
              <w:r>
                <w:t xml:space="preserve">            This element is optional. If this element is not present it</w:t>
              </w:r>
            </w:ins>
          </w:p>
          <w:p w14:paraId="47D67237" w14:textId="77777777" w:rsidR="00D708FE" w:rsidRDefault="00D708FE" w:rsidP="00D708FE">
            <w:pPr>
              <w:pStyle w:val="XML1"/>
              <w:rPr>
                <w:ins w:id="18197" w:author="Thomas Dietz" w:date="2012-08-08T16:18:00Z"/>
              </w:rPr>
            </w:pPr>
            <w:ins w:id="18198" w:author="Thomas Dietz" w:date="2012-08-08T16:18:00Z">
              <w:r>
                <w:t xml:space="preserve">            defaults to 'false'.</w:t>
              </w:r>
            </w:ins>
          </w:p>
          <w:p w14:paraId="08E88831" w14:textId="77777777" w:rsidR="00D708FE" w:rsidRDefault="00D708FE" w:rsidP="00D708FE">
            <w:pPr>
              <w:pStyle w:val="XML1"/>
              <w:rPr>
                <w:ins w:id="18199" w:author="Thomas Dietz" w:date="2012-08-08T16:18:00Z"/>
              </w:rPr>
            </w:pPr>
            <w:ins w:id="18200" w:author="Thomas Dietz" w:date="2012-08-08T16:18:00Z">
              <w:r>
                <w:t xml:space="preserve">          &lt;/xs:documentation&gt;</w:t>
              </w:r>
            </w:ins>
          </w:p>
          <w:p w14:paraId="5BBD7BF8" w14:textId="77777777" w:rsidR="00D708FE" w:rsidRDefault="00D708FE" w:rsidP="00D708FE">
            <w:pPr>
              <w:pStyle w:val="XML1"/>
              <w:rPr>
                <w:ins w:id="18201" w:author="Thomas Dietz" w:date="2012-08-08T16:18:00Z"/>
              </w:rPr>
            </w:pPr>
            <w:ins w:id="18202" w:author="Thomas Dietz" w:date="2012-08-08T16:18:00Z">
              <w:r>
                <w:t xml:space="preserve">        &lt;/xs:annotation&gt;</w:t>
              </w:r>
            </w:ins>
          </w:p>
          <w:p w14:paraId="0F49AD77" w14:textId="77777777" w:rsidR="00D708FE" w:rsidRDefault="00D708FE" w:rsidP="00D708FE">
            <w:pPr>
              <w:pStyle w:val="XML1"/>
              <w:rPr>
                <w:ins w:id="18203" w:author="Thomas Dietz" w:date="2012-08-08T16:18:00Z"/>
              </w:rPr>
            </w:pPr>
            <w:ins w:id="18204" w:author="Thomas Dietz" w:date="2012-08-08T16:18:00Z">
              <w:r>
                <w:t xml:space="preserve">      &lt;/xs:element&gt;</w:t>
              </w:r>
            </w:ins>
          </w:p>
          <w:p w14:paraId="189075F1" w14:textId="77777777" w:rsidR="00D708FE" w:rsidRDefault="00D708FE" w:rsidP="00D708FE">
            <w:pPr>
              <w:pStyle w:val="XML1"/>
              <w:rPr>
                <w:ins w:id="18205" w:author="Thomas Dietz" w:date="2012-08-08T16:18:00Z"/>
              </w:rPr>
            </w:pPr>
            <w:ins w:id="18206" w:author="Thomas Dietz" w:date="2012-08-08T16:18:00Z">
              <w:r>
                <w:t xml:space="preserve">      &lt;xs:element name="check-controller-certificate"  type="xs:boolean"&gt;</w:t>
              </w:r>
            </w:ins>
          </w:p>
          <w:p w14:paraId="79094B81" w14:textId="77777777" w:rsidR="00D708FE" w:rsidRDefault="00D708FE" w:rsidP="00D708FE">
            <w:pPr>
              <w:pStyle w:val="XML1"/>
              <w:rPr>
                <w:ins w:id="18207" w:author="Thomas Dietz" w:date="2012-08-08T16:18:00Z"/>
              </w:rPr>
            </w:pPr>
            <w:ins w:id="18208" w:author="Thomas Dietz" w:date="2012-08-08T16:18:00Z">
              <w:r>
                <w:t xml:space="preserve">        &lt;xs:annotation&gt;</w:t>
              </w:r>
            </w:ins>
          </w:p>
          <w:p w14:paraId="74A29377" w14:textId="77777777" w:rsidR="00D708FE" w:rsidRDefault="00D708FE" w:rsidP="00D708FE">
            <w:pPr>
              <w:pStyle w:val="XML1"/>
              <w:rPr>
                <w:ins w:id="18209" w:author="Thomas Dietz" w:date="2012-08-08T16:18:00Z"/>
              </w:rPr>
            </w:pPr>
            <w:ins w:id="18210" w:author="Thomas Dietz" w:date="2012-08-08T16:18:00Z">
              <w:r>
                <w:t xml:space="preserve">          &lt;xs:documentation&gt;</w:t>
              </w:r>
            </w:ins>
          </w:p>
          <w:p w14:paraId="1C0022F6" w14:textId="77777777" w:rsidR="00D708FE" w:rsidRDefault="00D708FE" w:rsidP="00D708FE">
            <w:pPr>
              <w:pStyle w:val="XML1"/>
              <w:rPr>
                <w:ins w:id="18211" w:author="Thomas Dietz" w:date="2012-08-08T16:18:00Z"/>
              </w:rPr>
            </w:pPr>
            <w:ins w:id="18212" w:author="Thomas Dietz" w:date="2012-08-08T16:18:00Z">
              <w:r>
                <w:t xml:space="preserve">            This element indicates the behavior of the </w:t>
              </w:r>
            </w:ins>
          </w:p>
          <w:p w14:paraId="4C49EC0B" w14:textId="77777777" w:rsidR="00D708FE" w:rsidRDefault="00D708FE" w:rsidP="00D708FE">
            <w:pPr>
              <w:pStyle w:val="XML1"/>
              <w:rPr>
                <w:ins w:id="18213" w:author="Thomas Dietz" w:date="2012-08-08T16:18:00Z"/>
              </w:rPr>
            </w:pPr>
            <w:ins w:id="18214" w:author="Thomas Dietz" w:date="2012-08-08T16:18:00Z">
              <w:r>
                <w:t xml:space="preserve">            OpenFlow Logical Switch when connecting to an OpenFlow</w:t>
              </w:r>
            </w:ins>
          </w:p>
          <w:p w14:paraId="4AF13012" w14:textId="77777777" w:rsidR="00D708FE" w:rsidRDefault="00D708FE" w:rsidP="00D708FE">
            <w:pPr>
              <w:pStyle w:val="XML1"/>
              <w:rPr>
                <w:ins w:id="18215" w:author="Thomas Dietz" w:date="2012-08-08T16:18:00Z"/>
              </w:rPr>
            </w:pPr>
            <w:ins w:id="18216" w:author="Thomas Dietz" w:date="2012-08-08T16:18:00Z">
              <w:r>
                <w:t xml:space="preserve">            Controller.  </w:t>
              </w:r>
            </w:ins>
          </w:p>
          <w:p w14:paraId="21CE06B8" w14:textId="77777777" w:rsidR="00D708FE" w:rsidRDefault="00D708FE" w:rsidP="00D708FE">
            <w:pPr>
              <w:pStyle w:val="XML1"/>
              <w:rPr>
                <w:ins w:id="18217" w:author="Thomas Dietz" w:date="2012-08-08T16:18:00Z"/>
              </w:rPr>
            </w:pPr>
            <w:ins w:id="18218" w:author="Thomas Dietz" w:date="2012-08-08T16:18:00Z">
              <w:r>
                <w:lastRenderedPageBreak/>
                <w:t xml:space="preserve">                  </w:t>
              </w:r>
            </w:ins>
          </w:p>
          <w:p w14:paraId="77E4950F" w14:textId="77777777" w:rsidR="00D708FE" w:rsidRDefault="00D708FE" w:rsidP="00D708FE">
            <w:pPr>
              <w:pStyle w:val="XML1"/>
              <w:rPr>
                <w:ins w:id="18219" w:author="Thomas Dietz" w:date="2012-08-08T16:18:00Z"/>
              </w:rPr>
            </w:pPr>
            <w:ins w:id="18220" w:author="Thomas Dietz" w:date="2012-08-08T16:18:00Z">
              <w:r>
                <w:t xml:space="preserve">            If set to value 'false', the logical switch will connect to</w:t>
              </w:r>
            </w:ins>
          </w:p>
          <w:p w14:paraId="173766F3" w14:textId="77777777" w:rsidR="00D708FE" w:rsidRDefault="00D708FE" w:rsidP="00D708FE">
            <w:pPr>
              <w:pStyle w:val="XML1"/>
              <w:rPr>
                <w:ins w:id="18221" w:author="Thomas Dietz" w:date="2012-08-08T16:18:00Z"/>
              </w:rPr>
            </w:pPr>
            <w:ins w:id="18222" w:author="Thomas Dietz" w:date="2012-08-08T16:18:00Z">
              <w:r>
                <w:t xml:space="preserve">            a controller without checking any controller certificate.  </w:t>
              </w:r>
            </w:ins>
          </w:p>
          <w:p w14:paraId="43752D8D" w14:textId="77777777" w:rsidR="00D708FE" w:rsidRDefault="00D708FE" w:rsidP="00D708FE">
            <w:pPr>
              <w:pStyle w:val="XML1"/>
              <w:rPr>
                <w:ins w:id="18223" w:author="Thomas Dietz" w:date="2012-08-08T16:18:00Z"/>
              </w:rPr>
            </w:pPr>
            <w:ins w:id="18224" w:author="Thomas Dietz" w:date="2012-08-08T16:18:00Z">
              <w:r>
                <w:t xml:space="preserve">                  </w:t>
              </w:r>
            </w:ins>
          </w:p>
          <w:p w14:paraId="016159AF" w14:textId="77777777" w:rsidR="00D708FE" w:rsidRDefault="00D708FE" w:rsidP="00D708FE">
            <w:pPr>
              <w:pStyle w:val="XML1"/>
              <w:rPr>
                <w:ins w:id="18225" w:author="Thomas Dietz" w:date="2012-08-08T16:18:00Z"/>
              </w:rPr>
            </w:pPr>
            <w:ins w:id="18226" w:author="Thomas Dietz" w:date="2012-08-08T16:18:00Z">
              <w:r>
                <w:t xml:space="preserve">            If set to value 'true', then the logical switch will</w:t>
              </w:r>
            </w:ins>
          </w:p>
          <w:p w14:paraId="0EBA51CA" w14:textId="77777777" w:rsidR="00D708FE" w:rsidRDefault="00D708FE" w:rsidP="00D708FE">
            <w:pPr>
              <w:pStyle w:val="XML1"/>
              <w:rPr>
                <w:ins w:id="18227" w:author="Thomas Dietz" w:date="2012-08-08T16:18:00Z"/>
              </w:rPr>
            </w:pPr>
            <w:ins w:id="18228" w:author="Thomas Dietz" w:date="2012-08-08T16:18:00Z">
              <w:r>
                <w:t xml:space="preserve">            connect to a controller with element &amp;lt;protocol&amp;gt; set to</w:t>
              </w:r>
            </w:ins>
          </w:p>
          <w:p w14:paraId="1CE0633D" w14:textId="77777777" w:rsidR="00D708FE" w:rsidRDefault="00D708FE" w:rsidP="00D708FE">
            <w:pPr>
              <w:pStyle w:val="XML1"/>
              <w:rPr>
                <w:ins w:id="18229" w:author="Thomas Dietz" w:date="2012-08-08T16:18:00Z"/>
              </w:rPr>
            </w:pPr>
            <w:ins w:id="18230" w:author="Thomas Dietz" w:date="2012-08-08T16:18:00Z">
              <w:r>
                <w:t xml:space="preserve">            'TLS', only if the controller provides a certificate that</w:t>
              </w:r>
            </w:ins>
          </w:p>
          <w:p w14:paraId="674BEA9F" w14:textId="77777777" w:rsidR="00D708FE" w:rsidRDefault="00D708FE" w:rsidP="00D708FE">
            <w:pPr>
              <w:pStyle w:val="XML1"/>
              <w:rPr>
                <w:ins w:id="18231" w:author="Thomas Dietz" w:date="2012-08-08T16:18:00Z"/>
              </w:rPr>
            </w:pPr>
            <w:ins w:id="18232" w:author="Thomas Dietz" w:date="2012-08-08T16:18:00Z">
              <w:r>
                <w:t xml:space="preserve">            can be verified with one of the certificates stored in the</w:t>
              </w:r>
            </w:ins>
          </w:p>
          <w:p w14:paraId="6674B495" w14:textId="77777777" w:rsidR="00D708FE" w:rsidRDefault="00D708FE" w:rsidP="00D708FE">
            <w:pPr>
              <w:pStyle w:val="XML1"/>
              <w:rPr>
                <w:ins w:id="18233" w:author="Thomas Dietz" w:date="2012-08-08T16:18:00Z"/>
              </w:rPr>
            </w:pPr>
            <w:ins w:id="18234" w:author="Thomas Dietz" w:date="2012-08-08T16:18:00Z">
              <w:r>
                <w:t xml:space="preserve">            list called external-certificates in the OpenFlow Capable</w:t>
              </w:r>
            </w:ins>
          </w:p>
          <w:p w14:paraId="2640A00E" w14:textId="77777777" w:rsidR="00D708FE" w:rsidRDefault="00D708FE" w:rsidP="00D708FE">
            <w:pPr>
              <w:pStyle w:val="XML1"/>
              <w:rPr>
                <w:ins w:id="18235" w:author="Thomas Dietz" w:date="2012-08-08T16:18:00Z"/>
              </w:rPr>
            </w:pPr>
            <w:ins w:id="18236" w:author="Thomas Dietz" w:date="2012-08-08T16:18:00Z">
              <w:r>
                <w:t xml:space="preserve">            Switch.  </w:t>
              </w:r>
            </w:ins>
          </w:p>
          <w:p w14:paraId="18491074" w14:textId="77777777" w:rsidR="00D708FE" w:rsidRDefault="00D708FE" w:rsidP="00D708FE">
            <w:pPr>
              <w:pStyle w:val="XML1"/>
              <w:rPr>
                <w:ins w:id="18237" w:author="Thomas Dietz" w:date="2012-08-08T16:18:00Z"/>
              </w:rPr>
            </w:pPr>
            <w:ins w:id="18238" w:author="Thomas Dietz" w:date="2012-08-08T16:18:00Z">
              <w:r>
                <w:t xml:space="preserve">                  </w:t>
              </w:r>
            </w:ins>
          </w:p>
          <w:p w14:paraId="4609040A" w14:textId="77777777" w:rsidR="00D708FE" w:rsidRDefault="00D708FE" w:rsidP="00D708FE">
            <w:pPr>
              <w:pStyle w:val="XML1"/>
              <w:rPr>
                <w:ins w:id="18239" w:author="Thomas Dietz" w:date="2012-08-08T16:18:00Z"/>
              </w:rPr>
            </w:pPr>
            <w:ins w:id="18240" w:author="Thomas Dietz" w:date="2012-08-08T16:18:00Z">
              <w:r>
                <w:t xml:space="preserve">            If a certificate cannot be validated, the OpenFlow Logical </w:t>
              </w:r>
            </w:ins>
          </w:p>
          <w:p w14:paraId="62ECBB90" w14:textId="77777777" w:rsidR="00D708FE" w:rsidRDefault="00D708FE" w:rsidP="00D708FE">
            <w:pPr>
              <w:pStyle w:val="XML1"/>
              <w:rPr>
                <w:ins w:id="18241" w:author="Thomas Dietz" w:date="2012-08-08T16:18:00Z"/>
              </w:rPr>
            </w:pPr>
            <w:ins w:id="18242" w:author="Thomas Dietz" w:date="2012-08-08T16:18:00Z">
              <w:r>
                <w:t xml:space="preserve">            Switch MUST terminate communication with the corresponding</w:t>
              </w:r>
            </w:ins>
          </w:p>
          <w:p w14:paraId="2EE46B8A" w14:textId="77777777" w:rsidR="00D708FE" w:rsidRDefault="00D708FE" w:rsidP="00D708FE">
            <w:pPr>
              <w:pStyle w:val="XML1"/>
              <w:rPr>
                <w:ins w:id="18243" w:author="Thomas Dietz" w:date="2012-08-08T16:18:00Z"/>
              </w:rPr>
            </w:pPr>
            <w:ins w:id="18244" w:author="Thomas Dietz" w:date="2012-08-08T16:18:00Z">
              <w:r>
                <w:t xml:space="preserve">            OpenFlow Controller, MUST NOT conduct any OpenFlow</w:t>
              </w:r>
            </w:ins>
          </w:p>
          <w:p w14:paraId="0BFE5A03" w14:textId="77777777" w:rsidR="00D708FE" w:rsidRDefault="00D708FE" w:rsidP="00D708FE">
            <w:pPr>
              <w:pStyle w:val="XML1"/>
              <w:rPr>
                <w:ins w:id="18245" w:author="Thomas Dietz" w:date="2012-08-08T16:18:00Z"/>
              </w:rPr>
            </w:pPr>
            <w:ins w:id="18246" w:author="Thomas Dietz" w:date="2012-08-08T16:18:00Z">
              <w:r>
                <w:t xml:space="preserve">            processing on requests of this OpenFlow controller, and </w:t>
              </w:r>
            </w:ins>
          </w:p>
          <w:p w14:paraId="37CFE681" w14:textId="77777777" w:rsidR="00D708FE" w:rsidRDefault="00D708FE" w:rsidP="00D708FE">
            <w:pPr>
              <w:pStyle w:val="XML1"/>
              <w:rPr>
                <w:ins w:id="18247" w:author="Thomas Dietz" w:date="2012-08-08T16:18:00Z"/>
              </w:rPr>
            </w:pPr>
            <w:ins w:id="18248" w:author="Thomas Dietz" w:date="2012-08-08T16:18:00Z">
              <w:r>
                <w:t xml:space="preserve">            SHOULD NOT further utilize any computational or network </w:t>
              </w:r>
            </w:ins>
          </w:p>
          <w:p w14:paraId="3DCAAC4B" w14:textId="77777777" w:rsidR="00D708FE" w:rsidRDefault="00D708FE" w:rsidP="00D708FE">
            <w:pPr>
              <w:pStyle w:val="XML1"/>
              <w:rPr>
                <w:ins w:id="18249" w:author="Thomas Dietz" w:date="2012-08-08T16:18:00Z"/>
              </w:rPr>
            </w:pPr>
            <w:ins w:id="18250" w:author="Thomas Dietz" w:date="2012-08-08T16:18:00Z">
              <w:r>
                <w:t xml:space="preserve">            resources of for dealing with this connection.</w:t>
              </w:r>
            </w:ins>
          </w:p>
          <w:p w14:paraId="23409363" w14:textId="77777777" w:rsidR="00D708FE" w:rsidRDefault="00D708FE" w:rsidP="00D708FE">
            <w:pPr>
              <w:pStyle w:val="XML1"/>
              <w:rPr>
                <w:ins w:id="18251" w:author="Thomas Dietz" w:date="2012-08-08T16:18:00Z"/>
              </w:rPr>
            </w:pPr>
            <w:ins w:id="18252" w:author="Thomas Dietz" w:date="2012-08-08T16:18:00Z">
              <w:r>
                <w:t xml:space="preserve">                  </w:t>
              </w:r>
            </w:ins>
          </w:p>
          <w:p w14:paraId="7F630425" w14:textId="77777777" w:rsidR="00D708FE" w:rsidRDefault="00D708FE" w:rsidP="00D708FE">
            <w:pPr>
              <w:pStyle w:val="XML1"/>
              <w:rPr>
                <w:ins w:id="18253" w:author="Thomas Dietz" w:date="2012-08-08T16:18:00Z"/>
              </w:rPr>
            </w:pPr>
            <w:ins w:id="18254" w:author="Thomas Dietz" w:date="2012-08-08T16:18:00Z">
              <w:r>
                <w:t xml:space="preserve">            If set to value 'true', the OpenFlow Logical Switch MUST</w:t>
              </w:r>
            </w:ins>
          </w:p>
          <w:p w14:paraId="14A2EEB7" w14:textId="77777777" w:rsidR="00D708FE" w:rsidRDefault="00D708FE" w:rsidP="00D708FE">
            <w:pPr>
              <w:pStyle w:val="XML1"/>
              <w:rPr>
                <w:ins w:id="18255" w:author="Thomas Dietz" w:date="2012-08-08T16:18:00Z"/>
              </w:rPr>
            </w:pPr>
            <w:ins w:id="18256" w:author="Thomas Dietz" w:date="2012-08-08T16:18:00Z">
              <w:r>
                <w:t xml:space="preserve">            NOT connect to any OpenFlow Controller that does not</w:t>
              </w:r>
            </w:ins>
          </w:p>
          <w:p w14:paraId="49AC8BEA" w14:textId="77777777" w:rsidR="00D708FE" w:rsidRDefault="00D708FE" w:rsidP="00D708FE">
            <w:pPr>
              <w:pStyle w:val="XML1"/>
              <w:rPr>
                <w:ins w:id="18257" w:author="Thomas Dietz" w:date="2012-08-08T16:18:00Z"/>
              </w:rPr>
            </w:pPr>
            <w:ins w:id="18258" w:author="Thomas Dietz" w:date="2012-08-08T16:18:00Z">
              <w:r>
                <w:t xml:space="preserve">            provide a certificate. This implies that it cannot connect</w:t>
              </w:r>
            </w:ins>
          </w:p>
          <w:p w14:paraId="7B807B01" w14:textId="77777777" w:rsidR="00D708FE" w:rsidRDefault="00D708FE" w:rsidP="00D708FE">
            <w:pPr>
              <w:pStyle w:val="XML1"/>
              <w:rPr>
                <w:ins w:id="18259" w:author="Thomas Dietz" w:date="2012-08-08T16:18:00Z"/>
              </w:rPr>
            </w:pPr>
            <w:ins w:id="18260" w:author="Thomas Dietz" w:date="2012-08-08T16:18:00Z">
              <w:r>
                <w:t xml:space="preserve">            to an OpenFlow controller that has the value of element</w:t>
              </w:r>
            </w:ins>
          </w:p>
          <w:p w14:paraId="0AFBBDE4" w14:textId="77777777" w:rsidR="00D708FE" w:rsidRDefault="00D708FE" w:rsidP="00D708FE">
            <w:pPr>
              <w:pStyle w:val="XML1"/>
              <w:rPr>
                <w:ins w:id="18261" w:author="Thomas Dietz" w:date="2012-08-08T16:18:00Z"/>
              </w:rPr>
            </w:pPr>
            <w:ins w:id="18262" w:author="Thomas Dietz" w:date="2012-08-08T16:18:00Z">
              <w:r>
                <w:t xml:space="preserve">            protocol set to 'TCP'. Only connections with protocol 'TLS'</w:t>
              </w:r>
            </w:ins>
          </w:p>
          <w:p w14:paraId="76B09649" w14:textId="77777777" w:rsidR="00D708FE" w:rsidRDefault="00D708FE" w:rsidP="00D708FE">
            <w:pPr>
              <w:pStyle w:val="XML1"/>
              <w:rPr>
                <w:ins w:id="18263" w:author="Thomas Dietz" w:date="2012-08-08T16:18:00Z"/>
              </w:rPr>
            </w:pPr>
            <w:ins w:id="18264" w:author="Thomas Dietz" w:date="2012-08-08T16:18:00Z">
              <w:r>
                <w:t xml:space="preserve">            are possible in this case.</w:t>
              </w:r>
            </w:ins>
          </w:p>
          <w:p w14:paraId="6F827324" w14:textId="77777777" w:rsidR="00D708FE" w:rsidRDefault="00D708FE" w:rsidP="00D708FE">
            <w:pPr>
              <w:pStyle w:val="XML1"/>
              <w:rPr>
                <w:ins w:id="18265" w:author="Thomas Dietz" w:date="2012-08-08T16:18:00Z"/>
              </w:rPr>
            </w:pPr>
          </w:p>
          <w:p w14:paraId="7A88193F" w14:textId="77777777" w:rsidR="00D708FE" w:rsidRDefault="00D708FE" w:rsidP="00D708FE">
            <w:pPr>
              <w:pStyle w:val="XML1"/>
              <w:rPr>
                <w:ins w:id="18266" w:author="Thomas Dietz" w:date="2012-08-08T16:18:00Z"/>
              </w:rPr>
            </w:pPr>
            <w:ins w:id="18267" w:author="Thomas Dietz" w:date="2012-08-08T16:18:00Z">
              <w:r>
                <w:t xml:space="preserve">            This element is optional. If this element is not present it</w:t>
              </w:r>
            </w:ins>
          </w:p>
          <w:p w14:paraId="523D78C0" w14:textId="77777777" w:rsidR="00D708FE" w:rsidRDefault="00D708FE" w:rsidP="00D708FE">
            <w:pPr>
              <w:pStyle w:val="XML1"/>
              <w:rPr>
                <w:ins w:id="18268" w:author="Thomas Dietz" w:date="2012-08-08T16:18:00Z"/>
              </w:rPr>
            </w:pPr>
            <w:ins w:id="18269" w:author="Thomas Dietz" w:date="2012-08-08T16:18:00Z">
              <w:r>
                <w:t xml:space="preserve">            defaults to 'false'.</w:t>
              </w:r>
            </w:ins>
          </w:p>
          <w:p w14:paraId="1B4E4920" w14:textId="77777777" w:rsidR="00D708FE" w:rsidRDefault="00D708FE" w:rsidP="00D708FE">
            <w:pPr>
              <w:pStyle w:val="XML1"/>
              <w:rPr>
                <w:ins w:id="18270" w:author="Thomas Dietz" w:date="2012-08-08T16:18:00Z"/>
              </w:rPr>
            </w:pPr>
            <w:ins w:id="18271" w:author="Thomas Dietz" w:date="2012-08-08T16:18:00Z">
              <w:r>
                <w:t xml:space="preserve">          &lt;/xs:documentation&gt;</w:t>
              </w:r>
            </w:ins>
          </w:p>
          <w:p w14:paraId="25580F44" w14:textId="77777777" w:rsidR="00D708FE" w:rsidRDefault="00D708FE" w:rsidP="00D708FE">
            <w:pPr>
              <w:pStyle w:val="XML1"/>
              <w:rPr>
                <w:ins w:id="18272" w:author="Thomas Dietz" w:date="2012-08-08T16:18:00Z"/>
              </w:rPr>
            </w:pPr>
            <w:ins w:id="18273" w:author="Thomas Dietz" w:date="2012-08-08T16:18:00Z">
              <w:r>
                <w:t xml:space="preserve">        &lt;/xs:annotation&gt;</w:t>
              </w:r>
            </w:ins>
          </w:p>
          <w:p w14:paraId="3E4E77D9" w14:textId="77777777" w:rsidR="00D708FE" w:rsidRDefault="00D708FE" w:rsidP="00D708FE">
            <w:pPr>
              <w:pStyle w:val="XML1"/>
              <w:rPr>
                <w:ins w:id="18274" w:author="Thomas Dietz" w:date="2012-08-08T16:18:00Z"/>
              </w:rPr>
            </w:pPr>
            <w:ins w:id="18275" w:author="Thomas Dietz" w:date="2012-08-08T16:18:00Z">
              <w:r>
                <w:t xml:space="preserve">      &lt;/xs:element&gt;</w:t>
              </w:r>
            </w:ins>
          </w:p>
          <w:p w14:paraId="635898FF" w14:textId="77777777" w:rsidR="00D708FE" w:rsidRDefault="00D708FE" w:rsidP="00D708FE">
            <w:pPr>
              <w:pStyle w:val="XML1"/>
              <w:rPr>
                <w:ins w:id="18276" w:author="Thomas Dietz" w:date="2012-08-08T16:18:00Z"/>
              </w:rPr>
            </w:pPr>
            <w:ins w:id="18277" w:author="Thomas Dietz" w:date="2012-08-08T16:18:00Z">
              <w:r>
                <w:t xml:space="preserve">      &lt;xs:element name="lost-connection-behavior"&gt;</w:t>
              </w:r>
            </w:ins>
          </w:p>
          <w:p w14:paraId="58F24E52" w14:textId="77777777" w:rsidR="00D708FE" w:rsidRDefault="00D708FE" w:rsidP="00D708FE">
            <w:pPr>
              <w:pStyle w:val="XML1"/>
              <w:rPr>
                <w:ins w:id="18278" w:author="Thomas Dietz" w:date="2012-08-08T16:18:00Z"/>
              </w:rPr>
            </w:pPr>
            <w:ins w:id="18279" w:author="Thomas Dietz" w:date="2012-08-08T16:18:00Z">
              <w:r>
                <w:t xml:space="preserve">        &lt;xs:annotation&gt;</w:t>
              </w:r>
            </w:ins>
          </w:p>
          <w:p w14:paraId="62B377E7" w14:textId="77777777" w:rsidR="00D708FE" w:rsidRDefault="00D708FE" w:rsidP="00D708FE">
            <w:pPr>
              <w:pStyle w:val="XML1"/>
              <w:rPr>
                <w:ins w:id="18280" w:author="Thomas Dietz" w:date="2012-08-08T16:18:00Z"/>
              </w:rPr>
            </w:pPr>
            <w:ins w:id="18281" w:author="Thomas Dietz" w:date="2012-08-08T16:18:00Z">
              <w:r>
                <w:t xml:space="preserve">          &lt;xs:documentation&gt;</w:t>
              </w:r>
            </w:ins>
          </w:p>
          <w:p w14:paraId="1A0BCA23" w14:textId="77777777" w:rsidR="00D708FE" w:rsidRDefault="00D708FE" w:rsidP="00D708FE">
            <w:pPr>
              <w:pStyle w:val="XML1"/>
              <w:rPr>
                <w:ins w:id="18282" w:author="Thomas Dietz" w:date="2012-08-08T16:18:00Z"/>
              </w:rPr>
            </w:pPr>
            <w:ins w:id="18283" w:author="Thomas Dietz" w:date="2012-08-08T16:18:00Z">
              <w:r>
                <w:t xml:space="preserve">            This element indicates the the behavior of the </w:t>
              </w:r>
            </w:ins>
          </w:p>
          <w:p w14:paraId="515665CC" w14:textId="77777777" w:rsidR="00D708FE" w:rsidRDefault="00D708FE" w:rsidP="00D708FE">
            <w:pPr>
              <w:pStyle w:val="XML1"/>
              <w:rPr>
                <w:ins w:id="18284" w:author="Thomas Dietz" w:date="2012-08-08T16:18:00Z"/>
              </w:rPr>
            </w:pPr>
            <w:ins w:id="18285" w:author="Thomas Dietz" w:date="2012-08-08T16:18:00Z">
              <w:r>
                <w:t xml:space="preserve">            OpenFlow Logical Switch in case it loses contact with all </w:t>
              </w:r>
            </w:ins>
          </w:p>
          <w:p w14:paraId="7A8C2F14" w14:textId="77777777" w:rsidR="00D708FE" w:rsidRDefault="00D708FE" w:rsidP="00D708FE">
            <w:pPr>
              <w:pStyle w:val="XML1"/>
              <w:rPr>
                <w:ins w:id="18286" w:author="Thomas Dietz" w:date="2012-08-08T16:18:00Z"/>
              </w:rPr>
            </w:pPr>
            <w:ins w:id="18287" w:author="Thomas Dietz" w:date="2012-08-08T16:18:00Z">
              <w:r>
                <w:t xml:space="preserve">            OpenFlow Controllers.  There are two alternative modes in</w:t>
              </w:r>
            </w:ins>
          </w:p>
          <w:p w14:paraId="6EF708A6" w14:textId="77777777" w:rsidR="00D708FE" w:rsidRDefault="00D708FE" w:rsidP="00D708FE">
            <w:pPr>
              <w:pStyle w:val="XML1"/>
              <w:rPr>
                <w:ins w:id="18288" w:author="Thomas Dietz" w:date="2012-08-08T16:18:00Z"/>
              </w:rPr>
            </w:pPr>
            <w:ins w:id="18289" w:author="Thomas Dietz" w:date="2012-08-08T16:18:00Z">
              <w:r>
                <w:t xml:space="preserve">            such a case: fails secure mode and fail standalone mode as</w:t>
              </w:r>
            </w:ins>
          </w:p>
          <w:p w14:paraId="1613C836" w14:textId="77777777" w:rsidR="00D708FE" w:rsidRDefault="00D708FE" w:rsidP="00D708FE">
            <w:pPr>
              <w:pStyle w:val="XML1"/>
              <w:rPr>
                <w:ins w:id="18290" w:author="Thomas Dietz" w:date="2012-08-08T16:18:00Z"/>
              </w:rPr>
            </w:pPr>
            <w:ins w:id="18291" w:author="Thomas Dietz" w:date="2012-08-08T16:18:00Z">
              <w:r>
                <w:t xml:space="preserve">            defined by the OpenFlow protocol specification version 1.2,</w:t>
              </w:r>
            </w:ins>
          </w:p>
          <w:p w14:paraId="0FF4757E" w14:textId="77777777" w:rsidR="00D708FE" w:rsidRDefault="00D708FE" w:rsidP="00D708FE">
            <w:pPr>
              <w:pStyle w:val="XML1"/>
              <w:rPr>
                <w:ins w:id="18292" w:author="Thomas Dietz" w:date="2012-08-08T16:18:00Z"/>
              </w:rPr>
            </w:pPr>
            <w:ins w:id="18293" w:author="Thomas Dietz" w:date="2012-08-08T16:18:00Z">
              <w:r>
                <w:t xml:space="preserve">            section 6.4.  These are the only allowed values for this</w:t>
              </w:r>
            </w:ins>
          </w:p>
          <w:p w14:paraId="304C2D41" w14:textId="77777777" w:rsidR="00D708FE" w:rsidRDefault="00D708FE" w:rsidP="00D708FE">
            <w:pPr>
              <w:pStyle w:val="XML1"/>
              <w:rPr>
                <w:ins w:id="18294" w:author="Thomas Dietz" w:date="2012-08-08T16:18:00Z"/>
              </w:rPr>
            </w:pPr>
            <w:ins w:id="18295" w:author="Thomas Dietz" w:date="2012-08-08T16:18:00Z">
              <w:r>
                <w:t xml:space="preserve">            element. Default is the fail secure mode.</w:t>
              </w:r>
            </w:ins>
          </w:p>
          <w:p w14:paraId="7570DF37" w14:textId="77777777" w:rsidR="00D708FE" w:rsidRDefault="00D708FE" w:rsidP="00D708FE">
            <w:pPr>
              <w:pStyle w:val="XML1"/>
              <w:rPr>
                <w:ins w:id="18296" w:author="Thomas Dietz" w:date="2012-08-08T16:18:00Z"/>
              </w:rPr>
            </w:pPr>
          </w:p>
          <w:p w14:paraId="06304190" w14:textId="77777777" w:rsidR="00D708FE" w:rsidRDefault="00D708FE" w:rsidP="00D708FE">
            <w:pPr>
              <w:pStyle w:val="XML1"/>
              <w:rPr>
                <w:ins w:id="18297" w:author="Thomas Dietz" w:date="2012-08-08T16:18:00Z"/>
              </w:rPr>
            </w:pPr>
            <w:ins w:id="18298" w:author="Thomas Dietz" w:date="2012-08-08T16:18:00Z">
              <w:r>
                <w:t xml:space="preserve">            This element is optional. If this element is not present it</w:t>
              </w:r>
            </w:ins>
          </w:p>
          <w:p w14:paraId="044FD91A" w14:textId="77777777" w:rsidR="00D708FE" w:rsidRDefault="00D708FE" w:rsidP="00D708FE">
            <w:pPr>
              <w:pStyle w:val="XML1"/>
              <w:rPr>
                <w:ins w:id="18299" w:author="Thomas Dietz" w:date="2012-08-08T16:18:00Z"/>
              </w:rPr>
            </w:pPr>
            <w:ins w:id="18300" w:author="Thomas Dietz" w:date="2012-08-08T16:18:00Z">
              <w:r>
                <w:t xml:space="preserve">            defaults to 'failSecureMode'.</w:t>
              </w:r>
            </w:ins>
          </w:p>
          <w:p w14:paraId="06487F3C" w14:textId="77777777" w:rsidR="00D708FE" w:rsidRDefault="00D708FE" w:rsidP="00D708FE">
            <w:pPr>
              <w:pStyle w:val="XML1"/>
              <w:rPr>
                <w:ins w:id="18301" w:author="Thomas Dietz" w:date="2012-08-08T16:18:00Z"/>
              </w:rPr>
            </w:pPr>
            <w:ins w:id="18302" w:author="Thomas Dietz" w:date="2012-08-08T16:18:00Z">
              <w:r>
                <w:t xml:space="preserve">          &lt;/xs:documentation&gt;</w:t>
              </w:r>
            </w:ins>
          </w:p>
          <w:p w14:paraId="2645CA89" w14:textId="77777777" w:rsidR="00D708FE" w:rsidRDefault="00D708FE" w:rsidP="00D708FE">
            <w:pPr>
              <w:pStyle w:val="XML1"/>
              <w:rPr>
                <w:ins w:id="18303" w:author="Thomas Dietz" w:date="2012-08-08T16:18:00Z"/>
              </w:rPr>
            </w:pPr>
            <w:ins w:id="18304" w:author="Thomas Dietz" w:date="2012-08-08T16:18:00Z">
              <w:r>
                <w:t xml:space="preserve">        &lt;/xs:annotation&gt;</w:t>
              </w:r>
            </w:ins>
          </w:p>
          <w:p w14:paraId="5E77A3EA" w14:textId="77777777" w:rsidR="00D708FE" w:rsidRDefault="00D708FE" w:rsidP="00D708FE">
            <w:pPr>
              <w:pStyle w:val="XML1"/>
              <w:rPr>
                <w:ins w:id="18305" w:author="Thomas Dietz" w:date="2012-08-08T16:18:00Z"/>
              </w:rPr>
            </w:pPr>
            <w:ins w:id="18306" w:author="Thomas Dietz" w:date="2012-08-08T16:18:00Z">
              <w:r>
                <w:t xml:space="preserve">        &lt;xs:simpleType&gt;</w:t>
              </w:r>
            </w:ins>
          </w:p>
          <w:p w14:paraId="2ED8200D" w14:textId="77777777" w:rsidR="00D708FE" w:rsidRDefault="00D708FE" w:rsidP="00D708FE">
            <w:pPr>
              <w:pStyle w:val="XML1"/>
              <w:rPr>
                <w:ins w:id="18307" w:author="Thomas Dietz" w:date="2012-08-08T16:18:00Z"/>
              </w:rPr>
            </w:pPr>
            <w:ins w:id="18308" w:author="Thomas Dietz" w:date="2012-08-08T16:18:00Z">
              <w:r>
                <w:t xml:space="preserve">          &lt;xs:restriction base="xs:string"&gt;</w:t>
              </w:r>
            </w:ins>
          </w:p>
          <w:p w14:paraId="3452569C" w14:textId="77777777" w:rsidR="00D708FE" w:rsidRDefault="00D708FE" w:rsidP="00D708FE">
            <w:pPr>
              <w:pStyle w:val="XML1"/>
              <w:rPr>
                <w:ins w:id="18309" w:author="Thomas Dietz" w:date="2012-08-08T16:18:00Z"/>
              </w:rPr>
            </w:pPr>
            <w:ins w:id="18310" w:author="Thomas Dietz" w:date="2012-08-08T16:18:00Z">
              <w:r>
                <w:t xml:space="preserve">            &lt;xs:enumeration value="failSecureMode"/&gt;</w:t>
              </w:r>
            </w:ins>
          </w:p>
          <w:p w14:paraId="55D167E0" w14:textId="77777777" w:rsidR="00D708FE" w:rsidRDefault="00D708FE" w:rsidP="00D708FE">
            <w:pPr>
              <w:pStyle w:val="XML1"/>
              <w:rPr>
                <w:ins w:id="18311" w:author="Thomas Dietz" w:date="2012-08-08T16:18:00Z"/>
              </w:rPr>
            </w:pPr>
            <w:ins w:id="18312" w:author="Thomas Dietz" w:date="2012-08-08T16:18:00Z">
              <w:r>
                <w:t xml:space="preserve">            &lt;xs:enumeration value="failStandaloneMode"/&gt;</w:t>
              </w:r>
            </w:ins>
          </w:p>
          <w:p w14:paraId="5D8AE7F8" w14:textId="77777777" w:rsidR="00D708FE" w:rsidRDefault="00D708FE" w:rsidP="00D708FE">
            <w:pPr>
              <w:pStyle w:val="XML1"/>
              <w:rPr>
                <w:ins w:id="18313" w:author="Thomas Dietz" w:date="2012-08-08T16:18:00Z"/>
              </w:rPr>
            </w:pPr>
            <w:ins w:id="18314" w:author="Thomas Dietz" w:date="2012-08-08T16:18:00Z">
              <w:r>
                <w:t xml:space="preserve">          &lt;/xs:restriction&gt;</w:t>
              </w:r>
            </w:ins>
          </w:p>
          <w:p w14:paraId="34F20F01" w14:textId="77777777" w:rsidR="00D708FE" w:rsidRDefault="00D708FE" w:rsidP="00D708FE">
            <w:pPr>
              <w:pStyle w:val="XML1"/>
              <w:rPr>
                <w:ins w:id="18315" w:author="Thomas Dietz" w:date="2012-08-08T16:18:00Z"/>
              </w:rPr>
            </w:pPr>
            <w:ins w:id="18316" w:author="Thomas Dietz" w:date="2012-08-08T16:18:00Z">
              <w:r>
                <w:t xml:space="preserve">        &lt;/xs:simpleType&gt;</w:t>
              </w:r>
            </w:ins>
          </w:p>
          <w:p w14:paraId="45366125" w14:textId="77777777" w:rsidR="00D708FE" w:rsidRDefault="00D708FE" w:rsidP="00D708FE">
            <w:pPr>
              <w:pStyle w:val="XML1"/>
              <w:rPr>
                <w:ins w:id="18317" w:author="Thomas Dietz" w:date="2012-08-08T16:18:00Z"/>
              </w:rPr>
            </w:pPr>
            <w:ins w:id="18318" w:author="Thomas Dietz" w:date="2012-08-08T16:18:00Z">
              <w:r>
                <w:t xml:space="preserve">      &lt;/xs:element&gt;</w:t>
              </w:r>
            </w:ins>
          </w:p>
          <w:p w14:paraId="5239A2BB" w14:textId="77777777" w:rsidR="00D708FE" w:rsidRDefault="00D708FE" w:rsidP="00D708FE">
            <w:pPr>
              <w:pStyle w:val="XML1"/>
              <w:rPr>
                <w:ins w:id="18319" w:author="Thomas Dietz" w:date="2012-08-08T16:18:00Z"/>
              </w:rPr>
            </w:pPr>
            <w:ins w:id="18320" w:author="Thomas Dietz" w:date="2012-08-08T16:18:00Z">
              <w:r>
                <w:t xml:space="preserve">      &lt;xs:element name="controllers"&gt;</w:t>
              </w:r>
            </w:ins>
          </w:p>
          <w:p w14:paraId="0824B50E" w14:textId="77777777" w:rsidR="00D708FE" w:rsidRDefault="00D708FE" w:rsidP="00D708FE">
            <w:pPr>
              <w:pStyle w:val="XML1"/>
              <w:rPr>
                <w:ins w:id="18321" w:author="Thomas Dietz" w:date="2012-08-08T16:18:00Z"/>
              </w:rPr>
            </w:pPr>
            <w:ins w:id="18322" w:author="Thomas Dietz" w:date="2012-08-08T16:18:00Z">
              <w:r>
                <w:t xml:space="preserve">        &lt;xs:annotation&gt;</w:t>
              </w:r>
            </w:ins>
          </w:p>
          <w:p w14:paraId="03429AC1" w14:textId="77777777" w:rsidR="00D708FE" w:rsidRDefault="00D708FE" w:rsidP="00D708FE">
            <w:pPr>
              <w:pStyle w:val="XML1"/>
              <w:rPr>
                <w:ins w:id="18323" w:author="Thomas Dietz" w:date="2012-08-08T16:18:00Z"/>
              </w:rPr>
            </w:pPr>
            <w:ins w:id="18324" w:author="Thomas Dietz" w:date="2012-08-08T16:18:00Z">
              <w:r>
                <w:t xml:space="preserve">          &lt;xs:documentation&gt;</w:t>
              </w:r>
            </w:ins>
          </w:p>
          <w:p w14:paraId="2D378839" w14:textId="77777777" w:rsidR="00D708FE" w:rsidRDefault="00D708FE" w:rsidP="00D708FE">
            <w:pPr>
              <w:pStyle w:val="XML1"/>
              <w:rPr>
                <w:ins w:id="18325" w:author="Thomas Dietz" w:date="2012-08-08T16:18:00Z"/>
              </w:rPr>
            </w:pPr>
            <w:ins w:id="18326" w:author="Thomas Dietz" w:date="2012-08-08T16:18:00Z">
              <w:r>
                <w:t xml:space="preserve">            The list of controllers for this Logical switch.</w:t>
              </w:r>
            </w:ins>
          </w:p>
          <w:p w14:paraId="4671CFB2" w14:textId="77777777" w:rsidR="00D708FE" w:rsidRDefault="00D708FE" w:rsidP="00D708FE">
            <w:pPr>
              <w:pStyle w:val="XML1"/>
              <w:rPr>
                <w:ins w:id="18327" w:author="Thomas Dietz" w:date="2012-08-08T16:18:00Z"/>
              </w:rPr>
            </w:pPr>
          </w:p>
          <w:p w14:paraId="1739BA1B" w14:textId="77777777" w:rsidR="00D708FE" w:rsidRDefault="00D708FE" w:rsidP="00D708FE">
            <w:pPr>
              <w:pStyle w:val="XML1"/>
              <w:rPr>
                <w:ins w:id="18328" w:author="Thomas Dietz" w:date="2012-08-08T16:18:00Z"/>
              </w:rPr>
            </w:pPr>
            <w:ins w:id="18329" w:author="Thomas Dietz" w:date="2012-08-08T16:18:00Z">
              <w:r>
                <w:t xml:space="preserve">            The element 'id' of OFControllerType MUST be unique within</w:t>
              </w:r>
            </w:ins>
          </w:p>
          <w:p w14:paraId="1CA55A81" w14:textId="77777777" w:rsidR="00D708FE" w:rsidRDefault="00D708FE" w:rsidP="00D708FE">
            <w:pPr>
              <w:pStyle w:val="XML1"/>
              <w:rPr>
                <w:ins w:id="18330" w:author="Thomas Dietz" w:date="2012-08-08T16:18:00Z"/>
              </w:rPr>
            </w:pPr>
            <w:ins w:id="18331" w:author="Thomas Dietz" w:date="2012-08-08T16:18:00Z">
              <w:r>
                <w:t xml:space="preserve">            this list.</w:t>
              </w:r>
            </w:ins>
          </w:p>
          <w:p w14:paraId="0E8DBF4A" w14:textId="77777777" w:rsidR="00D708FE" w:rsidRDefault="00D708FE" w:rsidP="00D708FE">
            <w:pPr>
              <w:pStyle w:val="XML1"/>
              <w:rPr>
                <w:ins w:id="18332" w:author="Thomas Dietz" w:date="2012-08-08T16:18:00Z"/>
              </w:rPr>
            </w:pPr>
            <w:ins w:id="18333" w:author="Thomas Dietz" w:date="2012-08-08T16:18:00Z">
              <w:r>
                <w:t xml:space="preserve">          &lt;/xs:documentation&gt;</w:t>
              </w:r>
            </w:ins>
          </w:p>
          <w:p w14:paraId="6EF024BD" w14:textId="77777777" w:rsidR="00D708FE" w:rsidRDefault="00D708FE" w:rsidP="00D708FE">
            <w:pPr>
              <w:pStyle w:val="XML1"/>
              <w:rPr>
                <w:ins w:id="18334" w:author="Thomas Dietz" w:date="2012-08-08T16:18:00Z"/>
              </w:rPr>
            </w:pPr>
            <w:ins w:id="18335" w:author="Thomas Dietz" w:date="2012-08-08T16:18:00Z">
              <w:r>
                <w:t xml:space="preserve">        &lt;/xs:annotation&gt;</w:t>
              </w:r>
            </w:ins>
          </w:p>
          <w:p w14:paraId="0DBE62F8" w14:textId="77777777" w:rsidR="00D708FE" w:rsidRDefault="00D708FE" w:rsidP="00D708FE">
            <w:pPr>
              <w:pStyle w:val="XML1"/>
              <w:rPr>
                <w:ins w:id="18336" w:author="Thomas Dietz" w:date="2012-08-08T16:18:00Z"/>
              </w:rPr>
            </w:pPr>
            <w:ins w:id="18337" w:author="Thomas Dietz" w:date="2012-08-08T16:18:00Z">
              <w:r>
                <w:t xml:space="preserve">        &lt;xs:complexType&gt;</w:t>
              </w:r>
            </w:ins>
          </w:p>
          <w:p w14:paraId="5BE784C1" w14:textId="77777777" w:rsidR="00D708FE" w:rsidRDefault="00D708FE" w:rsidP="00D708FE">
            <w:pPr>
              <w:pStyle w:val="XML1"/>
              <w:rPr>
                <w:ins w:id="18338" w:author="Thomas Dietz" w:date="2012-08-08T16:18:00Z"/>
              </w:rPr>
            </w:pPr>
            <w:ins w:id="18339" w:author="Thomas Dietz" w:date="2012-08-08T16:18:00Z">
              <w:r>
                <w:t xml:space="preserve">          &lt;xs:sequence&gt;</w:t>
              </w:r>
            </w:ins>
          </w:p>
          <w:p w14:paraId="5BDCD6F3" w14:textId="77777777" w:rsidR="00D708FE" w:rsidRDefault="00D708FE" w:rsidP="00D708FE">
            <w:pPr>
              <w:pStyle w:val="XML1"/>
              <w:rPr>
                <w:ins w:id="18340" w:author="Thomas Dietz" w:date="2012-08-08T16:18:00Z"/>
              </w:rPr>
            </w:pPr>
            <w:ins w:id="18341" w:author="Thomas Dietz" w:date="2012-08-08T16:18:00Z">
              <w:r>
                <w:t xml:space="preserve">            &lt;xs:element name="controller" minOccurs="0" maxOccurs="unbounded"&gt;</w:t>
              </w:r>
            </w:ins>
          </w:p>
          <w:p w14:paraId="422F0543" w14:textId="77777777" w:rsidR="00D708FE" w:rsidRDefault="00D708FE" w:rsidP="00D708FE">
            <w:pPr>
              <w:pStyle w:val="XML1"/>
              <w:rPr>
                <w:ins w:id="18342" w:author="Thomas Dietz" w:date="2012-08-08T16:18:00Z"/>
              </w:rPr>
            </w:pPr>
            <w:ins w:id="18343" w:author="Thomas Dietz" w:date="2012-08-08T16:18:00Z">
              <w:r>
                <w:t xml:space="preserve">              &lt;xs:annotation&gt;</w:t>
              </w:r>
            </w:ins>
          </w:p>
          <w:p w14:paraId="20E9C524" w14:textId="77777777" w:rsidR="00D708FE" w:rsidRDefault="00D708FE" w:rsidP="00D708FE">
            <w:pPr>
              <w:pStyle w:val="XML1"/>
              <w:rPr>
                <w:ins w:id="18344" w:author="Thomas Dietz" w:date="2012-08-08T16:18:00Z"/>
              </w:rPr>
            </w:pPr>
            <w:ins w:id="18345" w:author="Thomas Dietz" w:date="2012-08-08T16:18:00Z">
              <w:r>
                <w:t xml:space="preserve">                &lt;xs:documentation&gt;</w:t>
              </w:r>
            </w:ins>
          </w:p>
          <w:p w14:paraId="433CBBD6" w14:textId="77777777" w:rsidR="00D708FE" w:rsidRDefault="00D708FE" w:rsidP="00D708FE">
            <w:pPr>
              <w:pStyle w:val="XML1"/>
              <w:rPr>
                <w:ins w:id="18346" w:author="Thomas Dietz" w:date="2012-08-08T16:18:00Z"/>
              </w:rPr>
            </w:pPr>
            <w:ins w:id="18347" w:author="Thomas Dietz" w:date="2012-08-08T16:18:00Z">
              <w:r>
                <w:t xml:space="preserve">                  The list of OpenFlow Controllers that are </w:t>
              </w:r>
            </w:ins>
          </w:p>
          <w:p w14:paraId="0BFEDEB5" w14:textId="77777777" w:rsidR="00D708FE" w:rsidRDefault="00D708FE" w:rsidP="00D708FE">
            <w:pPr>
              <w:pStyle w:val="XML1"/>
              <w:rPr>
                <w:ins w:id="18348" w:author="Thomas Dietz" w:date="2012-08-08T16:18:00Z"/>
              </w:rPr>
            </w:pPr>
            <w:ins w:id="18349" w:author="Thomas Dietz" w:date="2012-08-08T16:18:00Z">
              <w:r>
                <w:t xml:space="preserve">                  assigned to the OpenFlow Logical Switch.  The switch MUST</w:t>
              </w:r>
            </w:ins>
          </w:p>
          <w:p w14:paraId="4BB270B0" w14:textId="77777777" w:rsidR="00D708FE" w:rsidRDefault="00D708FE" w:rsidP="00D708FE">
            <w:pPr>
              <w:pStyle w:val="XML1"/>
              <w:rPr>
                <w:ins w:id="18350" w:author="Thomas Dietz" w:date="2012-08-08T16:18:00Z"/>
              </w:rPr>
            </w:pPr>
            <w:ins w:id="18351" w:author="Thomas Dietz" w:date="2012-08-08T16:18:00Z">
              <w:r>
                <w:t xml:space="preserve">                  NOT connect to any OpenFlow Controller that is not</w:t>
              </w:r>
            </w:ins>
          </w:p>
          <w:p w14:paraId="1799ECDA" w14:textId="77777777" w:rsidR="00D708FE" w:rsidRDefault="00D708FE" w:rsidP="00D708FE">
            <w:pPr>
              <w:pStyle w:val="XML1"/>
              <w:rPr>
                <w:ins w:id="18352" w:author="Thomas Dietz" w:date="2012-08-08T16:18:00Z"/>
              </w:rPr>
            </w:pPr>
            <w:ins w:id="18353" w:author="Thomas Dietz" w:date="2012-08-08T16:18:00Z">
              <w:r>
                <w:t xml:space="preserve">                  contained in this list.</w:t>
              </w:r>
            </w:ins>
          </w:p>
          <w:p w14:paraId="072023AB" w14:textId="77777777" w:rsidR="00D708FE" w:rsidRDefault="00D708FE" w:rsidP="00D708FE">
            <w:pPr>
              <w:pStyle w:val="XML1"/>
              <w:rPr>
                <w:ins w:id="18354" w:author="Thomas Dietz" w:date="2012-08-08T16:18:00Z"/>
              </w:rPr>
            </w:pPr>
          </w:p>
          <w:p w14:paraId="7704FAA2" w14:textId="77777777" w:rsidR="00D708FE" w:rsidRDefault="00D708FE" w:rsidP="00D708FE">
            <w:pPr>
              <w:pStyle w:val="XML1"/>
              <w:rPr>
                <w:ins w:id="18355" w:author="Thomas Dietz" w:date="2012-08-08T16:18:00Z"/>
              </w:rPr>
            </w:pPr>
            <w:ins w:id="18356" w:author="Thomas Dietz" w:date="2012-08-08T16:18:00Z">
              <w:r>
                <w:t xml:space="preserve">                  NETCONF &amp;lt;edit-config&amp;gt; operations MUST be implemented as </w:t>
              </w:r>
            </w:ins>
          </w:p>
          <w:p w14:paraId="15101CCE" w14:textId="77777777" w:rsidR="00D708FE" w:rsidRDefault="00D708FE" w:rsidP="00D708FE">
            <w:pPr>
              <w:pStyle w:val="XML1"/>
              <w:rPr>
                <w:ins w:id="18357" w:author="Thomas Dietz" w:date="2012-08-08T16:18:00Z"/>
              </w:rPr>
            </w:pPr>
            <w:ins w:id="18358" w:author="Thomas Dietz" w:date="2012-08-08T16:18:00Z">
              <w:r>
                <w:t xml:space="preserve">                  follows: </w:t>
              </w:r>
            </w:ins>
          </w:p>
          <w:p w14:paraId="262DB95E" w14:textId="77777777" w:rsidR="00D708FE" w:rsidRDefault="00D708FE" w:rsidP="00D708FE">
            <w:pPr>
              <w:pStyle w:val="XML1"/>
              <w:rPr>
                <w:ins w:id="18359" w:author="Thomas Dietz" w:date="2012-08-08T16:18:00Z"/>
              </w:rPr>
            </w:pPr>
          </w:p>
          <w:p w14:paraId="432D1D45" w14:textId="77777777" w:rsidR="00D708FE" w:rsidRDefault="00D708FE" w:rsidP="00D708FE">
            <w:pPr>
              <w:pStyle w:val="XML1"/>
              <w:rPr>
                <w:ins w:id="18360" w:author="Thomas Dietz" w:date="2012-08-08T16:18:00Z"/>
              </w:rPr>
            </w:pPr>
            <w:ins w:id="18361" w:author="Thomas Dietz" w:date="2012-08-08T16:18:00Z">
              <w:r>
                <w:t xml:space="preserve">                  * The 'id' element MUST be present at all &amp;lt;edit-config&amp;gt;</w:t>
              </w:r>
            </w:ins>
          </w:p>
          <w:p w14:paraId="34C8BCE7" w14:textId="77777777" w:rsidR="00D708FE" w:rsidRDefault="00D708FE" w:rsidP="00D708FE">
            <w:pPr>
              <w:pStyle w:val="XML1"/>
              <w:rPr>
                <w:ins w:id="18362" w:author="Thomas Dietz" w:date="2012-08-08T16:18:00Z"/>
              </w:rPr>
            </w:pPr>
            <w:ins w:id="18363" w:author="Thomas Dietz" w:date="2012-08-08T16:18:00Z">
              <w:r>
                <w:t xml:space="preserve">                  operations to identify the controller.</w:t>
              </w:r>
            </w:ins>
          </w:p>
          <w:p w14:paraId="1403C5C8" w14:textId="77777777" w:rsidR="00D708FE" w:rsidRDefault="00D708FE" w:rsidP="00D708FE">
            <w:pPr>
              <w:pStyle w:val="XML1"/>
              <w:rPr>
                <w:ins w:id="18364" w:author="Thomas Dietz" w:date="2012-08-08T16:18:00Z"/>
              </w:rPr>
            </w:pPr>
            <w:ins w:id="18365" w:author="Thomas Dietz" w:date="2012-08-08T16:18:00Z">
              <w:r>
                <w:t xml:space="preserve">                  * If the operation is 'merge' or 'replace', the element</w:t>
              </w:r>
            </w:ins>
          </w:p>
          <w:p w14:paraId="6FC757A7" w14:textId="77777777" w:rsidR="00D708FE" w:rsidRDefault="00D708FE" w:rsidP="00D708FE">
            <w:pPr>
              <w:pStyle w:val="XML1"/>
              <w:rPr>
                <w:ins w:id="18366" w:author="Thomas Dietz" w:date="2012-08-08T16:18:00Z"/>
              </w:rPr>
            </w:pPr>
            <w:ins w:id="18367" w:author="Thomas Dietz" w:date="2012-08-08T16:18:00Z">
              <w:r>
                <w:t xml:space="preserve">                  is created if it does not exist, and its value is set</w:t>
              </w:r>
            </w:ins>
          </w:p>
          <w:p w14:paraId="4D7AA53E" w14:textId="77777777" w:rsidR="00D708FE" w:rsidRDefault="00D708FE" w:rsidP="00D708FE">
            <w:pPr>
              <w:pStyle w:val="XML1"/>
              <w:rPr>
                <w:ins w:id="18368" w:author="Thomas Dietz" w:date="2012-08-08T16:18:00Z"/>
              </w:rPr>
            </w:pPr>
            <w:ins w:id="18369" w:author="Thomas Dietz" w:date="2012-08-08T16:18:00Z">
              <w:r>
                <w:t xml:space="preserve">                  to the value found in the XML RPC data.</w:t>
              </w:r>
            </w:ins>
          </w:p>
          <w:p w14:paraId="752213DC" w14:textId="77777777" w:rsidR="00D708FE" w:rsidRDefault="00D708FE" w:rsidP="00D708FE">
            <w:pPr>
              <w:pStyle w:val="XML1"/>
              <w:rPr>
                <w:ins w:id="18370" w:author="Thomas Dietz" w:date="2012-08-08T16:18:00Z"/>
              </w:rPr>
            </w:pPr>
            <w:ins w:id="18371" w:author="Thomas Dietz" w:date="2012-08-08T16:18:00Z">
              <w:r>
                <w:t xml:space="preserve">                  * If the operation is 'create', the element is created if</w:t>
              </w:r>
            </w:ins>
          </w:p>
          <w:p w14:paraId="3760E50B" w14:textId="77777777" w:rsidR="00D708FE" w:rsidRDefault="00D708FE" w:rsidP="00D708FE">
            <w:pPr>
              <w:pStyle w:val="XML1"/>
              <w:rPr>
                <w:ins w:id="18372" w:author="Thomas Dietz" w:date="2012-08-08T16:18:00Z"/>
              </w:rPr>
            </w:pPr>
            <w:ins w:id="18373" w:author="Thomas Dietz" w:date="2012-08-08T16:18:00Z">
              <w:r>
                <w:t xml:space="preserve">                  it does not exist. If the element already exists, a</w:t>
              </w:r>
            </w:ins>
          </w:p>
          <w:p w14:paraId="1B3FB615" w14:textId="77777777" w:rsidR="00D708FE" w:rsidRDefault="00D708FE" w:rsidP="00D708FE">
            <w:pPr>
              <w:pStyle w:val="XML1"/>
              <w:rPr>
                <w:ins w:id="18374" w:author="Thomas Dietz" w:date="2012-08-08T16:18:00Z"/>
              </w:rPr>
            </w:pPr>
            <w:ins w:id="18375"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18376" w:author="Thomas Dietz" w:date="2012-08-08T16:18:00Z"/>
              </w:rPr>
            </w:pPr>
            <w:ins w:id="18377" w:author="Thomas Dietz" w:date="2012-08-08T16:18:00Z">
              <w:r>
                <w:t xml:space="preserve">                  * If the operation is 'delete', the element is deleted if</w:t>
              </w:r>
            </w:ins>
          </w:p>
          <w:p w14:paraId="054F573F" w14:textId="77777777" w:rsidR="00D708FE" w:rsidRDefault="00D708FE" w:rsidP="00D708FE">
            <w:pPr>
              <w:pStyle w:val="XML1"/>
              <w:rPr>
                <w:ins w:id="18378" w:author="Thomas Dietz" w:date="2012-08-08T16:18:00Z"/>
              </w:rPr>
            </w:pPr>
            <w:ins w:id="18379" w:author="Thomas Dietz" w:date="2012-08-08T16:18:00Z">
              <w:r>
                <w:t xml:space="preserve">                  it exists. If the element does not exist, a </w:t>
              </w:r>
            </w:ins>
          </w:p>
          <w:p w14:paraId="4FD2CE0C" w14:textId="77777777" w:rsidR="00D708FE" w:rsidRDefault="00D708FE" w:rsidP="00D708FE">
            <w:pPr>
              <w:pStyle w:val="XML1"/>
              <w:rPr>
                <w:ins w:id="18380" w:author="Thomas Dietz" w:date="2012-08-08T16:18:00Z"/>
              </w:rPr>
            </w:pPr>
            <w:ins w:id="18381"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18382" w:author="Thomas Dietz" w:date="2012-08-08T16:18:00Z"/>
              </w:rPr>
            </w:pPr>
            <w:ins w:id="18383" w:author="Thomas Dietz" w:date="2012-08-08T16:18:00Z">
              <w:r>
                <w:t xml:space="preserve">                &lt;/xs:documentation&gt;</w:t>
              </w:r>
            </w:ins>
          </w:p>
          <w:p w14:paraId="1EE08877" w14:textId="77777777" w:rsidR="00D708FE" w:rsidRDefault="00D708FE" w:rsidP="00D708FE">
            <w:pPr>
              <w:pStyle w:val="XML1"/>
              <w:rPr>
                <w:ins w:id="18384" w:author="Thomas Dietz" w:date="2012-08-08T16:18:00Z"/>
              </w:rPr>
            </w:pPr>
            <w:ins w:id="18385" w:author="Thomas Dietz" w:date="2012-08-08T16:18:00Z">
              <w:r>
                <w:t xml:space="preserve">              &lt;/xs:annotation&gt;</w:t>
              </w:r>
            </w:ins>
          </w:p>
          <w:p w14:paraId="26E00829" w14:textId="77777777" w:rsidR="00D708FE" w:rsidRDefault="00D708FE" w:rsidP="00D708FE">
            <w:pPr>
              <w:pStyle w:val="XML1"/>
              <w:rPr>
                <w:ins w:id="18386" w:author="Thomas Dietz" w:date="2012-08-08T16:18:00Z"/>
              </w:rPr>
            </w:pPr>
            <w:ins w:id="18387" w:author="Thomas Dietz" w:date="2012-08-08T16:18:00Z">
              <w:r>
                <w:t xml:space="preserve">              &lt;xs:complexType&gt;</w:t>
              </w:r>
            </w:ins>
          </w:p>
          <w:p w14:paraId="7BA5D8F2" w14:textId="77777777" w:rsidR="00D708FE" w:rsidRDefault="00D708FE" w:rsidP="00D708FE">
            <w:pPr>
              <w:pStyle w:val="XML1"/>
              <w:rPr>
                <w:ins w:id="18388" w:author="Thomas Dietz" w:date="2012-08-08T16:18:00Z"/>
              </w:rPr>
            </w:pPr>
            <w:ins w:id="18389" w:author="Thomas Dietz" w:date="2012-08-08T16:18:00Z">
              <w:r>
                <w:t xml:space="preserve">                &lt;xs:sequence&gt;</w:t>
              </w:r>
            </w:ins>
          </w:p>
          <w:p w14:paraId="2480A3C4" w14:textId="77777777" w:rsidR="00D708FE" w:rsidRDefault="00D708FE" w:rsidP="00D708FE">
            <w:pPr>
              <w:pStyle w:val="XML1"/>
              <w:rPr>
                <w:ins w:id="18390" w:author="Thomas Dietz" w:date="2012-08-08T16:18:00Z"/>
              </w:rPr>
            </w:pPr>
            <w:ins w:id="18391" w:author="Thomas Dietz" w:date="2012-08-08T16:18:00Z">
              <w:r>
                <w:t xml:space="preserve">                  &lt;xs:group ref="OFControllerType"/&gt;</w:t>
              </w:r>
            </w:ins>
          </w:p>
          <w:p w14:paraId="76176699" w14:textId="77777777" w:rsidR="00D708FE" w:rsidRDefault="00D708FE" w:rsidP="00D708FE">
            <w:pPr>
              <w:pStyle w:val="XML1"/>
              <w:rPr>
                <w:ins w:id="18392" w:author="Thomas Dietz" w:date="2012-08-08T16:18:00Z"/>
              </w:rPr>
            </w:pPr>
            <w:ins w:id="18393" w:author="Thomas Dietz" w:date="2012-08-08T16:18:00Z">
              <w:r>
                <w:t xml:space="preserve">                &lt;/xs:sequence&gt;</w:t>
              </w:r>
            </w:ins>
          </w:p>
          <w:p w14:paraId="7AC7F7F6" w14:textId="77777777" w:rsidR="00D708FE" w:rsidRDefault="00D708FE" w:rsidP="00D708FE">
            <w:pPr>
              <w:pStyle w:val="XML1"/>
              <w:rPr>
                <w:ins w:id="18394" w:author="Thomas Dietz" w:date="2012-08-08T16:18:00Z"/>
              </w:rPr>
            </w:pPr>
            <w:ins w:id="18395" w:author="Thomas Dietz" w:date="2012-08-08T16:18:00Z">
              <w:r>
                <w:t xml:space="preserve">              &lt;/xs:complexType&gt;</w:t>
              </w:r>
            </w:ins>
          </w:p>
          <w:p w14:paraId="64808649" w14:textId="77777777" w:rsidR="00D708FE" w:rsidRDefault="00D708FE" w:rsidP="00D708FE">
            <w:pPr>
              <w:pStyle w:val="XML1"/>
              <w:rPr>
                <w:ins w:id="18396" w:author="Thomas Dietz" w:date="2012-08-08T16:18:00Z"/>
              </w:rPr>
            </w:pPr>
            <w:ins w:id="18397" w:author="Thomas Dietz" w:date="2012-08-08T16:18:00Z">
              <w:r>
                <w:t xml:space="preserve">            &lt;/xs:element&gt;</w:t>
              </w:r>
            </w:ins>
          </w:p>
          <w:p w14:paraId="31AC8A58" w14:textId="77777777" w:rsidR="00D708FE" w:rsidRDefault="00D708FE" w:rsidP="00D708FE">
            <w:pPr>
              <w:pStyle w:val="XML1"/>
              <w:rPr>
                <w:ins w:id="18398" w:author="Thomas Dietz" w:date="2012-08-08T16:18:00Z"/>
              </w:rPr>
            </w:pPr>
            <w:ins w:id="18399" w:author="Thomas Dietz" w:date="2012-08-08T16:18:00Z">
              <w:r>
                <w:t xml:space="preserve">          &lt;/xs:sequence&gt;</w:t>
              </w:r>
            </w:ins>
          </w:p>
          <w:p w14:paraId="4344140E" w14:textId="77777777" w:rsidR="00D708FE" w:rsidRDefault="00D708FE" w:rsidP="00D708FE">
            <w:pPr>
              <w:pStyle w:val="XML1"/>
              <w:rPr>
                <w:ins w:id="18400" w:author="Thomas Dietz" w:date="2012-08-08T16:18:00Z"/>
              </w:rPr>
            </w:pPr>
            <w:ins w:id="18401" w:author="Thomas Dietz" w:date="2012-08-08T16:18:00Z">
              <w:r>
                <w:t xml:space="preserve">        &lt;/xs:complexType&gt;</w:t>
              </w:r>
            </w:ins>
          </w:p>
          <w:p w14:paraId="25C23EDF" w14:textId="77777777" w:rsidR="00D708FE" w:rsidRDefault="00D708FE" w:rsidP="00D708FE">
            <w:pPr>
              <w:pStyle w:val="XML1"/>
              <w:rPr>
                <w:ins w:id="18402" w:author="Thomas Dietz" w:date="2012-08-08T16:18:00Z"/>
              </w:rPr>
            </w:pPr>
            <w:ins w:id="18403" w:author="Thomas Dietz" w:date="2012-08-08T16:18:00Z">
              <w:r>
                <w:t xml:space="preserve">        &lt;xs:key name="key_controllers_controller"&gt;</w:t>
              </w:r>
            </w:ins>
          </w:p>
          <w:p w14:paraId="27F2A610" w14:textId="77777777" w:rsidR="00D708FE" w:rsidRDefault="00D708FE" w:rsidP="00D708FE">
            <w:pPr>
              <w:pStyle w:val="XML1"/>
              <w:rPr>
                <w:ins w:id="18404" w:author="Thomas Dietz" w:date="2012-08-08T16:18:00Z"/>
              </w:rPr>
            </w:pPr>
            <w:ins w:id="18405" w:author="Thomas Dietz" w:date="2012-08-08T16:18:00Z">
              <w:r>
                <w:t xml:space="preserve">          &lt;xs:selector xpath="of11-config:controller"/&gt;</w:t>
              </w:r>
            </w:ins>
          </w:p>
          <w:p w14:paraId="22D97E5E" w14:textId="77777777" w:rsidR="00D708FE" w:rsidRDefault="00D708FE" w:rsidP="00D708FE">
            <w:pPr>
              <w:pStyle w:val="XML1"/>
              <w:rPr>
                <w:ins w:id="18406" w:author="Thomas Dietz" w:date="2012-08-08T16:18:00Z"/>
              </w:rPr>
            </w:pPr>
            <w:ins w:id="18407" w:author="Thomas Dietz" w:date="2012-08-08T16:18:00Z">
              <w:r>
                <w:t xml:space="preserve">          &lt;xs:field xpath="of11-config:id"/&gt;</w:t>
              </w:r>
            </w:ins>
          </w:p>
          <w:p w14:paraId="0CD1ABBA" w14:textId="77777777" w:rsidR="00D708FE" w:rsidRDefault="00D708FE" w:rsidP="00D708FE">
            <w:pPr>
              <w:pStyle w:val="XML1"/>
              <w:rPr>
                <w:ins w:id="18408" w:author="Thomas Dietz" w:date="2012-08-08T16:18:00Z"/>
              </w:rPr>
            </w:pPr>
            <w:ins w:id="18409" w:author="Thomas Dietz" w:date="2012-08-08T16:18:00Z">
              <w:r>
                <w:t xml:space="preserve">        &lt;/xs:key&gt;</w:t>
              </w:r>
            </w:ins>
          </w:p>
          <w:p w14:paraId="62B5AE4C" w14:textId="77777777" w:rsidR="00D708FE" w:rsidRDefault="00D708FE" w:rsidP="00D708FE">
            <w:pPr>
              <w:pStyle w:val="XML1"/>
              <w:rPr>
                <w:ins w:id="18410" w:author="Thomas Dietz" w:date="2012-08-08T16:18:00Z"/>
              </w:rPr>
            </w:pPr>
            <w:ins w:id="18411" w:author="Thomas Dietz" w:date="2012-08-08T16:18:00Z">
              <w:r>
                <w:t xml:space="preserve">      &lt;/xs:element&gt;</w:t>
              </w:r>
            </w:ins>
          </w:p>
          <w:p w14:paraId="6EEC8E7F" w14:textId="77777777" w:rsidR="00D708FE" w:rsidRDefault="00D708FE" w:rsidP="00D708FE">
            <w:pPr>
              <w:pStyle w:val="XML1"/>
              <w:rPr>
                <w:ins w:id="18412" w:author="Thomas Dietz" w:date="2012-08-08T16:18:00Z"/>
              </w:rPr>
            </w:pPr>
            <w:ins w:id="18413" w:author="Thomas Dietz" w:date="2012-08-08T16:18:00Z">
              <w:r>
                <w:t xml:space="preserve">      &lt;xs:element name="resources"&gt;</w:t>
              </w:r>
            </w:ins>
          </w:p>
          <w:p w14:paraId="042385C4" w14:textId="77777777" w:rsidR="00D708FE" w:rsidRDefault="00D708FE" w:rsidP="00D708FE">
            <w:pPr>
              <w:pStyle w:val="XML1"/>
              <w:rPr>
                <w:ins w:id="18414" w:author="Thomas Dietz" w:date="2012-08-08T16:18:00Z"/>
              </w:rPr>
            </w:pPr>
            <w:ins w:id="18415" w:author="Thomas Dietz" w:date="2012-08-08T16:18:00Z">
              <w:r>
                <w:t xml:space="preserve">        &lt;xs:annotation&gt;</w:t>
              </w:r>
            </w:ins>
          </w:p>
          <w:p w14:paraId="61CF6BC5" w14:textId="77777777" w:rsidR="00D708FE" w:rsidRDefault="00D708FE" w:rsidP="00D708FE">
            <w:pPr>
              <w:pStyle w:val="XML1"/>
              <w:rPr>
                <w:ins w:id="18416" w:author="Thomas Dietz" w:date="2012-08-08T16:18:00Z"/>
              </w:rPr>
            </w:pPr>
            <w:ins w:id="18417" w:author="Thomas Dietz" w:date="2012-08-08T16:18:00Z">
              <w:r>
                <w:t xml:space="preserve">          &lt;xs:documentation&gt;</w:t>
              </w:r>
            </w:ins>
          </w:p>
          <w:p w14:paraId="6D664DEA" w14:textId="77777777" w:rsidR="00D708FE" w:rsidRDefault="00D708FE" w:rsidP="00D708FE">
            <w:pPr>
              <w:pStyle w:val="XML1"/>
              <w:rPr>
                <w:ins w:id="18418" w:author="Thomas Dietz" w:date="2012-08-08T16:18:00Z"/>
              </w:rPr>
            </w:pPr>
            <w:ins w:id="18419" w:author="Thomas Dietz" w:date="2012-08-08T16:18:00Z">
              <w:r>
                <w:t xml:space="preserve">            The list of identifiers of all resources of the</w:t>
              </w:r>
            </w:ins>
          </w:p>
          <w:p w14:paraId="08C7F2B0" w14:textId="77777777" w:rsidR="00D708FE" w:rsidRDefault="00D708FE" w:rsidP="00D708FE">
            <w:pPr>
              <w:pStyle w:val="XML1"/>
              <w:rPr>
                <w:ins w:id="18420" w:author="Thomas Dietz" w:date="2012-08-08T16:18:00Z"/>
              </w:rPr>
            </w:pPr>
            <w:ins w:id="18421" w:author="Thomas Dietz" w:date="2012-08-08T16:18:00Z">
              <w:r>
                <w:t xml:space="preserve">            OpenFlow Capable Switch that the OpenFlow Logical Switch</w:t>
              </w:r>
            </w:ins>
          </w:p>
          <w:p w14:paraId="79B5F3F8" w14:textId="77777777" w:rsidR="00D708FE" w:rsidRDefault="00D708FE" w:rsidP="00D708FE">
            <w:pPr>
              <w:pStyle w:val="XML1"/>
              <w:rPr>
                <w:ins w:id="18422" w:author="Thomas Dietz" w:date="2012-08-08T16:18:00Z"/>
              </w:rPr>
            </w:pPr>
            <w:ins w:id="18423" w:author="Thomas Dietz" w:date="2012-08-08T16:18:00Z">
              <w:r>
                <w:t xml:space="preserve">            has exclusive or non-exclusive access to.  A resource is </w:t>
              </w:r>
            </w:ins>
          </w:p>
          <w:p w14:paraId="545D6D79" w14:textId="77777777" w:rsidR="00D708FE" w:rsidRDefault="00D708FE" w:rsidP="00D708FE">
            <w:pPr>
              <w:pStyle w:val="XML1"/>
              <w:rPr>
                <w:ins w:id="18424" w:author="Thomas Dietz" w:date="2012-08-08T16:18:00Z"/>
              </w:rPr>
            </w:pPr>
            <w:ins w:id="18425" w:author="Thomas Dietz" w:date="2012-08-08T16:18:00Z">
              <w:r>
                <w:t xml:space="preserve">            identified by the value of its resource-identifier element.</w:t>
              </w:r>
            </w:ins>
          </w:p>
          <w:p w14:paraId="1F3DA8E1" w14:textId="77777777" w:rsidR="00D708FE" w:rsidRDefault="00D708FE" w:rsidP="00D708FE">
            <w:pPr>
              <w:pStyle w:val="XML1"/>
              <w:rPr>
                <w:ins w:id="18426" w:author="Thomas Dietz" w:date="2012-08-08T16:18:00Z"/>
              </w:rPr>
            </w:pPr>
            <w:ins w:id="18427" w:author="Thomas Dietz" w:date="2012-08-08T16:18:00Z">
              <w:r>
                <w:t xml:space="preserve">            For each resource identifier value in this list, there MUST</w:t>
              </w:r>
            </w:ins>
          </w:p>
          <w:p w14:paraId="1B848520" w14:textId="77777777" w:rsidR="00D708FE" w:rsidRDefault="00D708FE" w:rsidP="00D708FE">
            <w:pPr>
              <w:pStyle w:val="XML1"/>
              <w:rPr>
                <w:ins w:id="18428" w:author="Thomas Dietz" w:date="2012-08-08T16:18:00Z"/>
              </w:rPr>
            </w:pPr>
            <w:ins w:id="18429" w:author="Thomas Dietz" w:date="2012-08-08T16:18:00Z">
              <w:r>
                <w:t xml:space="preserve">            be an element with a matching resource identifier value in </w:t>
              </w:r>
            </w:ins>
          </w:p>
          <w:p w14:paraId="45F3D7BE" w14:textId="77777777" w:rsidR="00D708FE" w:rsidRDefault="00D708FE" w:rsidP="00D708FE">
            <w:pPr>
              <w:pStyle w:val="XML1"/>
              <w:rPr>
                <w:ins w:id="18430" w:author="Thomas Dietz" w:date="2012-08-08T16:18:00Z"/>
              </w:rPr>
            </w:pPr>
            <w:ins w:id="18431" w:author="Thomas Dietz" w:date="2012-08-08T16:18:00Z">
              <w:r>
                <w:lastRenderedPageBreak/>
                <w:t xml:space="preserve">            the resources list of the OpenFlow Capable Switch.</w:t>
              </w:r>
            </w:ins>
          </w:p>
          <w:p w14:paraId="36A879ED" w14:textId="77777777" w:rsidR="00D708FE" w:rsidRDefault="00D708FE" w:rsidP="00D708FE">
            <w:pPr>
              <w:pStyle w:val="XML1"/>
              <w:rPr>
                <w:ins w:id="18432" w:author="Thomas Dietz" w:date="2012-08-08T16:18:00Z"/>
              </w:rPr>
            </w:pPr>
            <w:ins w:id="18433" w:author="Thomas Dietz" w:date="2012-08-08T16:18:00Z">
              <w:r>
                <w:t xml:space="preserve">                  </w:t>
              </w:r>
            </w:ins>
          </w:p>
          <w:p w14:paraId="785A5422" w14:textId="77777777" w:rsidR="00D708FE" w:rsidRDefault="00D708FE" w:rsidP="00D708FE">
            <w:pPr>
              <w:pStyle w:val="XML1"/>
              <w:rPr>
                <w:ins w:id="18434" w:author="Thomas Dietz" w:date="2012-08-08T16:18:00Z"/>
              </w:rPr>
            </w:pPr>
            <w:ins w:id="18435" w:author="Thomas Dietz" w:date="2012-08-08T16:18:00Z">
              <w:r>
                <w:t xml:space="preserve">            Identifiers of this list are contained in elements</w:t>
              </w:r>
            </w:ins>
          </w:p>
          <w:p w14:paraId="3C5A90CA" w14:textId="77777777" w:rsidR="00D708FE" w:rsidRDefault="00D708FE" w:rsidP="00D708FE">
            <w:pPr>
              <w:pStyle w:val="XML1"/>
              <w:rPr>
                <w:ins w:id="18436" w:author="Thomas Dietz" w:date="2012-08-08T16:18:00Z"/>
              </w:rPr>
            </w:pPr>
            <w:ins w:id="18437" w:author="Thomas Dietz" w:date="2012-08-08T16:18:00Z">
              <w:r>
                <w:t xml:space="preserve">            indicating the type of resource: 'port', 'queue',</w:t>
              </w:r>
            </w:ins>
          </w:p>
          <w:p w14:paraId="7971798F" w14:textId="77777777" w:rsidR="00D708FE" w:rsidRDefault="00D708FE" w:rsidP="00D708FE">
            <w:pPr>
              <w:pStyle w:val="XML1"/>
              <w:rPr>
                <w:ins w:id="18438" w:author="Thomas Dietz" w:date="2012-08-08T16:18:00Z"/>
              </w:rPr>
            </w:pPr>
            <w:ins w:id="18439" w:author="Thomas Dietz" w:date="2012-08-08T16:18:00Z">
              <w:r>
                <w:t xml:space="preserve">            'certificate', or 'flow-table'.  Depending on the type,</w:t>
              </w:r>
            </w:ins>
          </w:p>
          <w:p w14:paraId="11515D89" w14:textId="77777777" w:rsidR="00D708FE" w:rsidRDefault="00D708FE" w:rsidP="00D708FE">
            <w:pPr>
              <w:pStyle w:val="XML1"/>
              <w:rPr>
                <w:ins w:id="18440" w:author="Thomas Dietz" w:date="2012-08-08T16:18:00Z"/>
              </w:rPr>
            </w:pPr>
            <w:ins w:id="18441" w:author="Thomas Dietz" w:date="2012-08-08T16:18:00Z">
              <w:r>
                <w:t xml:space="preserve">            different constraints apply.  These are specified in</w:t>
              </w:r>
            </w:ins>
          </w:p>
          <w:p w14:paraId="797E0A89" w14:textId="77777777" w:rsidR="00D708FE" w:rsidRDefault="00D708FE" w:rsidP="00D708FE">
            <w:pPr>
              <w:pStyle w:val="XML1"/>
              <w:rPr>
                <w:ins w:id="18442" w:author="Thomas Dietz" w:date="2012-08-08T16:18:00Z"/>
              </w:rPr>
            </w:pPr>
            <w:ins w:id="18443" w:author="Thomas Dietz" w:date="2012-08-08T16:18:00Z">
              <w:r>
                <w:t xml:space="preserve">            separate descriptions per type.</w:t>
              </w:r>
            </w:ins>
          </w:p>
          <w:p w14:paraId="73672BB1" w14:textId="77777777" w:rsidR="00D708FE" w:rsidRDefault="00D708FE" w:rsidP="00D708FE">
            <w:pPr>
              <w:pStyle w:val="XML1"/>
              <w:rPr>
                <w:ins w:id="18444" w:author="Thomas Dietz" w:date="2012-08-08T16:18:00Z"/>
              </w:rPr>
            </w:pPr>
          </w:p>
          <w:p w14:paraId="58042427" w14:textId="77777777" w:rsidR="00D708FE" w:rsidRDefault="00D708FE" w:rsidP="00D708FE">
            <w:pPr>
              <w:pStyle w:val="XML1"/>
              <w:rPr>
                <w:ins w:id="18445" w:author="Thomas Dietz" w:date="2012-08-08T16:18:00Z"/>
              </w:rPr>
            </w:pPr>
            <w:ins w:id="18446" w:author="Thomas Dietz" w:date="2012-08-08T16:18:00Z">
              <w:r>
                <w:t xml:space="preserve">            At present the elements in this lists are not configurable</w:t>
              </w:r>
            </w:ins>
          </w:p>
          <w:p w14:paraId="31EBD9F0" w14:textId="77777777" w:rsidR="00D708FE" w:rsidRDefault="00D708FE" w:rsidP="00D708FE">
            <w:pPr>
              <w:pStyle w:val="XML1"/>
              <w:rPr>
                <w:ins w:id="18447" w:author="Thomas Dietz" w:date="2012-08-08T16:18:00Z"/>
              </w:rPr>
            </w:pPr>
            <w:ins w:id="18448" w:author="Thomas Dietz" w:date="2012-08-08T16:18:00Z">
              <w:r>
                <w:t xml:space="preserve">            and can only be retrieved by NETCONF &amp;lt;get&amp;gt; or &amp;lt;get-config&amp;gt;</w:t>
              </w:r>
            </w:ins>
          </w:p>
          <w:p w14:paraId="4014A9FF" w14:textId="77777777" w:rsidR="00D708FE" w:rsidRDefault="00D708FE" w:rsidP="00D708FE">
            <w:pPr>
              <w:pStyle w:val="XML1"/>
              <w:rPr>
                <w:ins w:id="18449" w:author="Thomas Dietz" w:date="2012-08-08T16:18:00Z"/>
              </w:rPr>
            </w:pPr>
            <w:ins w:id="18450" w:author="Thomas Dietz" w:date="2012-08-08T16:18:00Z">
              <w:r>
                <w:t xml:space="preserve">            operations. Attemps to modify this element and its children</w:t>
              </w:r>
            </w:ins>
          </w:p>
          <w:p w14:paraId="73CA855C" w14:textId="77777777" w:rsidR="00D708FE" w:rsidRDefault="00D708FE" w:rsidP="00D708FE">
            <w:pPr>
              <w:pStyle w:val="XML1"/>
              <w:rPr>
                <w:ins w:id="18451" w:author="Thomas Dietz" w:date="2012-08-08T16:18:00Z"/>
              </w:rPr>
            </w:pPr>
            <w:ins w:id="18452" w:author="Thomas Dietz" w:date="2012-08-08T16:18:00Z">
              <w:r>
                <w:t xml:space="preserve">            with a NETCONF &amp;lt;edit-config&amp;gt; operation MUST result in an </w:t>
              </w:r>
            </w:ins>
          </w:p>
          <w:p w14:paraId="3B6AFF93" w14:textId="77777777" w:rsidR="00D708FE" w:rsidRDefault="00D708FE" w:rsidP="00D708FE">
            <w:pPr>
              <w:pStyle w:val="XML1"/>
              <w:rPr>
                <w:ins w:id="18453" w:author="Thomas Dietz" w:date="2012-08-08T16:18:00Z"/>
              </w:rPr>
            </w:pPr>
            <w:ins w:id="18454" w:author="Thomas Dietz" w:date="2012-08-08T16:18:00Z">
              <w:r>
                <w:t xml:space="preserve">            'operation-not-supported' error with type 'application'.</w:t>
              </w:r>
            </w:ins>
          </w:p>
          <w:p w14:paraId="12DB8C7D" w14:textId="77777777" w:rsidR="00D708FE" w:rsidRDefault="00D708FE" w:rsidP="00D708FE">
            <w:pPr>
              <w:pStyle w:val="XML1"/>
              <w:rPr>
                <w:ins w:id="18455" w:author="Thomas Dietz" w:date="2012-08-08T16:18:00Z"/>
              </w:rPr>
            </w:pPr>
            <w:ins w:id="18456" w:author="Thomas Dietz" w:date="2012-08-08T16:18:00Z">
              <w:r>
                <w:t xml:space="preserve">          &lt;/xs:documentation&gt;</w:t>
              </w:r>
            </w:ins>
          </w:p>
          <w:p w14:paraId="0BA941F9" w14:textId="77777777" w:rsidR="00D708FE" w:rsidRDefault="00D708FE" w:rsidP="00D708FE">
            <w:pPr>
              <w:pStyle w:val="XML1"/>
              <w:rPr>
                <w:ins w:id="18457" w:author="Thomas Dietz" w:date="2012-08-08T16:18:00Z"/>
              </w:rPr>
            </w:pPr>
            <w:ins w:id="18458" w:author="Thomas Dietz" w:date="2012-08-08T16:18:00Z">
              <w:r>
                <w:t xml:space="preserve">        &lt;/xs:annotation&gt;</w:t>
              </w:r>
            </w:ins>
          </w:p>
          <w:p w14:paraId="7754A786" w14:textId="77777777" w:rsidR="00D708FE" w:rsidRDefault="00D708FE" w:rsidP="00D708FE">
            <w:pPr>
              <w:pStyle w:val="XML1"/>
              <w:rPr>
                <w:ins w:id="18459" w:author="Thomas Dietz" w:date="2012-08-08T16:18:00Z"/>
              </w:rPr>
            </w:pPr>
            <w:ins w:id="18460" w:author="Thomas Dietz" w:date="2012-08-08T16:18:00Z">
              <w:r>
                <w:t xml:space="preserve">        &lt;xs:complexType&gt;</w:t>
              </w:r>
            </w:ins>
          </w:p>
          <w:p w14:paraId="05ABB71F" w14:textId="77777777" w:rsidR="00D708FE" w:rsidRDefault="00D708FE" w:rsidP="00D708FE">
            <w:pPr>
              <w:pStyle w:val="XML1"/>
              <w:rPr>
                <w:ins w:id="18461" w:author="Thomas Dietz" w:date="2012-08-08T16:18:00Z"/>
              </w:rPr>
            </w:pPr>
            <w:ins w:id="18462" w:author="Thomas Dietz" w:date="2012-08-08T16:18:00Z">
              <w:r>
                <w:t xml:space="preserve">          &lt;xs:sequence&gt;</w:t>
              </w:r>
            </w:ins>
          </w:p>
          <w:p w14:paraId="279CC1E8" w14:textId="77777777" w:rsidR="00D708FE" w:rsidRDefault="00D708FE" w:rsidP="00D708FE">
            <w:pPr>
              <w:pStyle w:val="XML1"/>
              <w:rPr>
                <w:ins w:id="18463" w:author="Thomas Dietz" w:date="2012-08-08T16:18:00Z"/>
              </w:rPr>
            </w:pPr>
            <w:ins w:id="18464" w:author="Thomas Dietz" w:date="2012-08-08T16:18:00Z">
              <w:r>
                <w:t xml:space="preserve">            &lt;xs:element name="port" minOccurs="0" maxOccurs="unbounded"&gt;</w:t>
              </w:r>
            </w:ins>
          </w:p>
          <w:p w14:paraId="43C7AA1D" w14:textId="77777777" w:rsidR="00D708FE" w:rsidRDefault="00D708FE" w:rsidP="00D708FE">
            <w:pPr>
              <w:pStyle w:val="XML1"/>
              <w:rPr>
                <w:ins w:id="18465" w:author="Thomas Dietz" w:date="2012-08-08T16:18:00Z"/>
              </w:rPr>
            </w:pPr>
            <w:ins w:id="18466" w:author="Thomas Dietz" w:date="2012-08-08T16:18:00Z">
              <w:r>
                <w:t xml:space="preserve">              &lt;xs:annotation&gt;</w:t>
              </w:r>
            </w:ins>
          </w:p>
          <w:p w14:paraId="5DD5E34A" w14:textId="77777777" w:rsidR="00D708FE" w:rsidRDefault="00D708FE" w:rsidP="00D708FE">
            <w:pPr>
              <w:pStyle w:val="XML1"/>
              <w:rPr>
                <w:ins w:id="18467" w:author="Thomas Dietz" w:date="2012-08-08T16:18:00Z"/>
              </w:rPr>
            </w:pPr>
            <w:ins w:id="18468" w:author="Thomas Dietz" w:date="2012-08-08T16:18:00Z">
              <w:r>
                <w:t xml:space="preserve">                &lt;xs:documentation&gt;</w:t>
              </w:r>
            </w:ins>
          </w:p>
          <w:p w14:paraId="717D7608" w14:textId="77777777" w:rsidR="00D708FE" w:rsidRDefault="00D708FE" w:rsidP="00D708FE">
            <w:pPr>
              <w:pStyle w:val="XML1"/>
              <w:rPr>
                <w:ins w:id="18469" w:author="Thomas Dietz" w:date="2012-08-08T16:18:00Z"/>
              </w:rPr>
            </w:pPr>
            <w:ins w:id="18470" w:author="Thomas Dietz" w:date="2012-08-08T16:18:00Z">
              <w:r>
                <w:t xml:space="preserve">                  A resource identifier of a port of the </w:t>
              </w:r>
            </w:ins>
          </w:p>
          <w:p w14:paraId="7525FD2D" w14:textId="77777777" w:rsidR="00D708FE" w:rsidRDefault="00D708FE" w:rsidP="00D708FE">
            <w:pPr>
              <w:pStyle w:val="XML1"/>
              <w:rPr>
                <w:ins w:id="18471" w:author="Thomas Dietz" w:date="2012-08-08T16:18:00Z"/>
              </w:rPr>
            </w:pPr>
            <w:ins w:id="18472" w:author="Thomas Dietz" w:date="2012-08-08T16:18:00Z">
              <w:r>
                <w:t xml:space="preserve">                  OpenFlow Capable Switch that the OpenFlow Logical Switch</w:t>
              </w:r>
            </w:ins>
          </w:p>
          <w:p w14:paraId="4D6E9352" w14:textId="77777777" w:rsidR="00D708FE" w:rsidRDefault="00D708FE" w:rsidP="00D708FE">
            <w:pPr>
              <w:pStyle w:val="XML1"/>
              <w:rPr>
                <w:ins w:id="18473" w:author="Thomas Dietz" w:date="2012-08-08T16:18:00Z"/>
              </w:rPr>
            </w:pPr>
            <w:ins w:id="18474" w:author="Thomas Dietz" w:date="2012-08-08T16:18:00Z">
              <w:r>
                <w:t xml:space="preserve">                  has exclusive access to.</w:t>
              </w:r>
            </w:ins>
          </w:p>
          <w:p w14:paraId="261680E4" w14:textId="77777777" w:rsidR="00D708FE" w:rsidRDefault="00D708FE" w:rsidP="00D708FE">
            <w:pPr>
              <w:pStyle w:val="XML1"/>
              <w:rPr>
                <w:ins w:id="18475" w:author="Thomas Dietz" w:date="2012-08-08T16:18:00Z"/>
              </w:rPr>
            </w:pPr>
          </w:p>
          <w:p w14:paraId="485B64F9" w14:textId="77777777" w:rsidR="00D708FE" w:rsidRDefault="00D708FE" w:rsidP="00D708FE">
            <w:pPr>
              <w:pStyle w:val="XML1"/>
              <w:rPr>
                <w:ins w:id="18476" w:author="Thomas Dietz" w:date="2012-08-08T16:18:00Z"/>
              </w:rPr>
            </w:pPr>
            <w:ins w:id="18477" w:author="Thomas Dietz" w:date="2012-08-08T16:18:00Z">
              <w:r>
                <w:t xml:space="preserve">                  The elements in this list MUST refer to elements at the</w:t>
              </w:r>
            </w:ins>
          </w:p>
          <w:p w14:paraId="753D7C7F" w14:textId="77777777" w:rsidR="00D708FE" w:rsidRDefault="00D708FE" w:rsidP="00D708FE">
            <w:pPr>
              <w:pStyle w:val="XML1"/>
              <w:rPr>
                <w:ins w:id="18478" w:author="Thomas Dietz" w:date="2012-08-08T16:18:00Z"/>
              </w:rPr>
            </w:pPr>
            <w:ins w:id="18479" w:author="Thomas Dietz" w:date="2012-08-08T16:18:00Z">
              <w:r>
                <w:t xml:space="preserve">                  following path:</w:t>
              </w:r>
            </w:ins>
          </w:p>
          <w:p w14:paraId="52DDFE62" w14:textId="77777777" w:rsidR="00D708FE" w:rsidRDefault="00D708FE" w:rsidP="00D708FE">
            <w:pPr>
              <w:pStyle w:val="XML1"/>
              <w:rPr>
                <w:ins w:id="18480" w:author="Thomas Dietz" w:date="2012-08-08T16:18:00Z"/>
              </w:rPr>
            </w:pPr>
            <w:ins w:id="18481" w:author="Thomas Dietz" w:date="2012-08-08T16:18:00Z">
              <w:r>
                <w:t xml:space="preserve">                  /capable-switch/resources/port/resource-id</w:t>
              </w:r>
            </w:ins>
          </w:p>
          <w:p w14:paraId="2974E52C" w14:textId="77777777" w:rsidR="00D708FE" w:rsidRDefault="00D708FE" w:rsidP="00D708FE">
            <w:pPr>
              <w:pStyle w:val="XML1"/>
              <w:rPr>
                <w:ins w:id="18482" w:author="Thomas Dietz" w:date="2012-08-08T16:18:00Z"/>
              </w:rPr>
            </w:pPr>
          </w:p>
          <w:p w14:paraId="04888E39" w14:textId="77777777" w:rsidR="00D708FE" w:rsidRDefault="00D708FE" w:rsidP="00D708FE">
            <w:pPr>
              <w:pStyle w:val="XML1"/>
              <w:rPr>
                <w:ins w:id="18483" w:author="Thomas Dietz" w:date="2012-08-08T16:18:00Z"/>
              </w:rPr>
            </w:pPr>
            <w:ins w:id="18484" w:author="Thomas Dietz" w:date="2012-08-08T16:18:00Z">
              <w:r>
                <w:t xml:space="preserve">                  Elements in this list MUST be unique. This means each</w:t>
              </w:r>
            </w:ins>
          </w:p>
          <w:p w14:paraId="05C4CDE5" w14:textId="77777777" w:rsidR="00D708FE" w:rsidRDefault="00D708FE" w:rsidP="00D708FE">
            <w:pPr>
              <w:pStyle w:val="XML1"/>
              <w:rPr>
                <w:ins w:id="18485" w:author="Thomas Dietz" w:date="2012-08-08T16:18:00Z"/>
              </w:rPr>
            </w:pPr>
            <w:ins w:id="18486" w:author="Thomas Dietz" w:date="2012-08-08T16:18:00Z">
              <w:r>
                <w:t xml:space="preserve">                  port element can only be referenced once.</w:t>
              </w:r>
            </w:ins>
          </w:p>
          <w:p w14:paraId="6A1B6B9B" w14:textId="77777777" w:rsidR="00D708FE" w:rsidRDefault="00D708FE" w:rsidP="00D708FE">
            <w:pPr>
              <w:pStyle w:val="XML1"/>
              <w:rPr>
                <w:ins w:id="18487" w:author="Thomas Dietz" w:date="2012-08-08T16:18:00Z"/>
              </w:rPr>
            </w:pPr>
            <w:ins w:id="18488" w:author="Thomas Dietz" w:date="2012-08-08T16:18:00Z">
              <w:r>
                <w:t xml:space="preserve">                &lt;/xs:documentation&gt;</w:t>
              </w:r>
            </w:ins>
          </w:p>
          <w:p w14:paraId="38FC19F6" w14:textId="77777777" w:rsidR="00D708FE" w:rsidRDefault="00D708FE" w:rsidP="00D708FE">
            <w:pPr>
              <w:pStyle w:val="XML1"/>
              <w:rPr>
                <w:ins w:id="18489" w:author="Thomas Dietz" w:date="2012-08-08T16:18:00Z"/>
              </w:rPr>
            </w:pPr>
            <w:ins w:id="18490" w:author="Thomas Dietz" w:date="2012-08-08T16:18:00Z">
              <w:r>
                <w:t xml:space="preserve">              &lt;/xs:annotation&gt;</w:t>
              </w:r>
            </w:ins>
          </w:p>
          <w:p w14:paraId="3A7CC77D" w14:textId="77777777" w:rsidR="00D708FE" w:rsidRDefault="00D708FE" w:rsidP="00D708FE">
            <w:pPr>
              <w:pStyle w:val="XML1"/>
              <w:rPr>
                <w:ins w:id="18491" w:author="Thomas Dietz" w:date="2012-08-08T16:18:00Z"/>
              </w:rPr>
            </w:pPr>
            <w:ins w:id="18492" w:author="Thomas Dietz" w:date="2012-08-08T16:18:00Z">
              <w:r>
                <w:t xml:space="preserve">              &lt;xs:simpleType&gt;</w:t>
              </w:r>
            </w:ins>
          </w:p>
          <w:p w14:paraId="5FFDC712" w14:textId="77777777" w:rsidR="00D708FE" w:rsidRDefault="00D708FE" w:rsidP="00D708FE">
            <w:pPr>
              <w:pStyle w:val="XML1"/>
              <w:rPr>
                <w:ins w:id="18493" w:author="Thomas Dietz" w:date="2012-08-08T16:18:00Z"/>
              </w:rPr>
            </w:pPr>
            <w:ins w:id="18494" w:author="Thomas Dietz" w:date="2012-08-08T16:18:00Z">
              <w:r>
                <w:t xml:space="preserve">                &lt;xs:restriction base="inet:uri"&gt;</w:t>
              </w:r>
            </w:ins>
          </w:p>
          <w:p w14:paraId="25CAF461" w14:textId="77777777" w:rsidR="00D708FE" w:rsidRDefault="00D708FE" w:rsidP="00D708FE">
            <w:pPr>
              <w:pStyle w:val="XML1"/>
              <w:rPr>
                <w:ins w:id="18495" w:author="Thomas Dietz" w:date="2012-08-08T16:18:00Z"/>
              </w:rPr>
            </w:pPr>
            <w:ins w:id="18496" w:author="Thomas Dietz" w:date="2012-08-08T16:18:00Z">
              <w:r>
                <w:t xml:space="preserve">                &lt;/xs:restriction&gt;</w:t>
              </w:r>
            </w:ins>
          </w:p>
          <w:p w14:paraId="760DE3DC" w14:textId="77777777" w:rsidR="00D708FE" w:rsidRDefault="00D708FE" w:rsidP="00D708FE">
            <w:pPr>
              <w:pStyle w:val="XML1"/>
              <w:rPr>
                <w:ins w:id="18497" w:author="Thomas Dietz" w:date="2012-08-08T16:18:00Z"/>
              </w:rPr>
            </w:pPr>
            <w:ins w:id="18498" w:author="Thomas Dietz" w:date="2012-08-08T16:18:00Z">
              <w:r>
                <w:t xml:space="preserve">              &lt;/xs:simpleType&gt;</w:t>
              </w:r>
            </w:ins>
          </w:p>
          <w:p w14:paraId="0DEB58B9" w14:textId="77777777" w:rsidR="00D708FE" w:rsidRDefault="00D708FE" w:rsidP="00D708FE">
            <w:pPr>
              <w:pStyle w:val="XML1"/>
              <w:rPr>
                <w:ins w:id="18499" w:author="Thomas Dietz" w:date="2012-08-08T16:18:00Z"/>
              </w:rPr>
            </w:pPr>
            <w:ins w:id="18500" w:author="Thomas Dietz" w:date="2012-08-08T16:18:00Z">
              <w:r>
                <w:t xml:space="preserve">            &lt;/xs:element&gt;</w:t>
              </w:r>
            </w:ins>
          </w:p>
          <w:p w14:paraId="18B776F8" w14:textId="77777777" w:rsidR="00D708FE" w:rsidRDefault="00D708FE" w:rsidP="00D708FE">
            <w:pPr>
              <w:pStyle w:val="XML1"/>
              <w:rPr>
                <w:ins w:id="18501" w:author="Thomas Dietz" w:date="2012-08-08T16:18:00Z"/>
              </w:rPr>
            </w:pPr>
            <w:ins w:id="18502" w:author="Thomas Dietz" w:date="2012-08-08T16:18:00Z">
              <w:r>
                <w:t xml:space="preserve">            &lt;xs:element name="queue" minOccurs="0" maxOccurs="unbounded"&gt;</w:t>
              </w:r>
            </w:ins>
          </w:p>
          <w:p w14:paraId="515BBFB1" w14:textId="77777777" w:rsidR="00D708FE" w:rsidRDefault="00D708FE" w:rsidP="00D708FE">
            <w:pPr>
              <w:pStyle w:val="XML1"/>
              <w:rPr>
                <w:ins w:id="18503" w:author="Thomas Dietz" w:date="2012-08-08T16:18:00Z"/>
              </w:rPr>
            </w:pPr>
            <w:ins w:id="18504" w:author="Thomas Dietz" w:date="2012-08-08T16:18:00Z">
              <w:r>
                <w:t xml:space="preserve">              &lt;xs:annotation&gt;</w:t>
              </w:r>
            </w:ins>
          </w:p>
          <w:p w14:paraId="47D5BA99" w14:textId="77777777" w:rsidR="00D708FE" w:rsidRDefault="00D708FE" w:rsidP="00D708FE">
            <w:pPr>
              <w:pStyle w:val="XML1"/>
              <w:rPr>
                <w:ins w:id="18505" w:author="Thomas Dietz" w:date="2012-08-08T16:18:00Z"/>
              </w:rPr>
            </w:pPr>
            <w:ins w:id="18506" w:author="Thomas Dietz" w:date="2012-08-08T16:18:00Z">
              <w:r>
                <w:t xml:space="preserve">                &lt;xs:documentation&gt;</w:t>
              </w:r>
            </w:ins>
          </w:p>
          <w:p w14:paraId="6D645C7E" w14:textId="77777777" w:rsidR="00D708FE" w:rsidRDefault="00D708FE" w:rsidP="00D708FE">
            <w:pPr>
              <w:pStyle w:val="XML1"/>
              <w:rPr>
                <w:ins w:id="18507" w:author="Thomas Dietz" w:date="2012-08-08T16:18:00Z"/>
              </w:rPr>
            </w:pPr>
            <w:ins w:id="18508" w:author="Thomas Dietz" w:date="2012-08-08T16:18:00Z">
              <w:r>
                <w:t xml:space="preserve">                  A resource identifier of a queue of the</w:t>
              </w:r>
            </w:ins>
          </w:p>
          <w:p w14:paraId="3E3D309B" w14:textId="77777777" w:rsidR="00D708FE" w:rsidRDefault="00D708FE" w:rsidP="00D708FE">
            <w:pPr>
              <w:pStyle w:val="XML1"/>
              <w:rPr>
                <w:ins w:id="18509" w:author="Thomas Dietz" w:date="2012-08-08T16:18:00Z"/>
              </w:rPr>
            </w:pPr>
            <w:ins w:id="18510" w:author="Thomas Dietz" w:date="2012-08-08T16:18:00Z">
              <w:r>
                <w:t xml:space="preserve">                  OpenFlow Capable Switch that the OpenFlow Logical Switch</w:t>
              </w:r>
            </w:ins>
          </w:p>
          <w:p w14:paraId="4C7E7443" w14:textId="77777777" w:rsidR="00D708FE" w:rsidRDefault="00D708FE" w:rsidP="00D708FE">
            <w:pPr>
              <w:pStyle w:val="XML1"/>
              <w:rPr>
                <w:ins w:id="18511" w:author="Thomas Dietz" w:date="2012-08-08T16:18:00Z"/>
              </w:rPr>
            </w:pPr>
            <w:ins w:id="18512" w:author="Thomas Dietz" w:date="2012-08-08T16:18:00Z">
              <w:r>
                <w:t xml:space="preserve">                  has exclusive access to.</w:t>
              </w:r>
            </w:ins>
          </w:p>
          <w:p w14:paraId="2A3F12E5" w14:textId="77777777" w:rsidR="00D708FE" w:rsidRDefault="00D708FE" w:rsidP="00D708FE">
            <w:pPr>
              <w:pStyle w:val="XML1"/>
              <w:rPr>
                <w:ins w:id="18513" w:author="Thomas Dietz" w:date="2012-08-08T16:18:00Z"/>
              </w:rPr>
            </w:pPr>
          </w:p>
          <w:p w14:paraId="50C4ABE3" w14:textId="77777777" w:rsidR="00D708FE" w:rsidRDefault="00D708FE" w:rsidP="00D708FE">
            <w:pPr>
              <w:pStyle w:val="XML1"/>
              <w:rPr>
                <w:ins w:id="18514" w:author="Thomas Dietz" w:date="2012-08-08T16:18:00Z"/>
              </w:rPr>
            </w:pPr>
            <w:ins w:id="18515" w:author="Thomas Dietz" w:date="2012-08-08T16:18:00Z">
              <w:r>
                <w:t xml:space="preserve">                  The elements in this list MUST refer to elements at the</w:t>
              </w:r>
            </w:ins>
          </w:p>
          <w:p w14:paraId="2403155C" w14:textId="77777777" w:rsidR="00D708FE" w:rsidRDefault="00D708FE" w:rsidP="00D708FE">
            <w:pPr>
              <w:pStyle w:val="XML1"/>
              <w:rPr>
                <w:ins w:id="18516" w:author="Thomas Dietz" w:date="2012-08-08T16:18:00Z"/>
              </w:rPr>
            </w:pPr>
            <w:ins w:id="18517" w:author="Thomas Dietz" w:date="2012-08-08T16:18:00Z">
              <w:r>
                <w:t xml:space="preserve">                  following path:</w:t>
              </w:r>
            </w:ins>
          </w:p>
          <w:p w14:paraId="2557217F" w14:textId="77777777" w:rsidR="00D708FE" w:rsidRDefault="00D708FE" w:rsidP="00D708FE">
            <w:pPr>
              <w:pStyle w:val="XML1"/>
              <w:rPr>
                <w:ins w:id="18518" w:author="Thomas Dietz" w:date="2012-08-08T16:18:00Z"/>
              </w:rPr>
            </w:pPr>
            <w:ins w:id="18519" w:author="Thomas Dietz" w:date="2012-08-08T16:18:00Z">
              <w:r>
                <w:t xml:space="preserve">                  /capable-switch/resources/queue/resource-id</w:t>
              </w:r>
            </w:ins>
          </w:p>
          <w:p w14:paraId="1AACCC06" w14:textId="77777777" w:rsidR="00D708FE" w:rsidRDefault="00D708FE" w:rsidP="00D708FE">
            <w:pPr>
              <w:pStyle w:val="XML1"/>
              <w:rPr>
                <w:ins w:id="18520" w:author="Thomas Dietz" w:date="2012-08-08T16:18:00Z"/>
              </w:rPr>
            </w:pPr>
          </w:p>
          <w:p w14:paraId="721BAF35" w14:textId="77777777" w:rsidR="00D708FE" w:rsidRDefault="00D708FE" w:rsidP="00D708FE">
            <w:pPr>
              <w:pStyle w:val="XML1"/>
              <w:rPr>
                <w:ins w:id="18521" w:author="Thomas Dietz" w:date="2012-08-08T16:18:00Z"/>
              </w:rPr>
            </w:pPr>
            <w:ins w:id="18522" w:author="Thomas Dietz" w:date="2012-08-08T16:18:00Z">
              <w:r>
                <w:t xml:space="preserve">                  Elements in this list MUST be unique. This means each</w:t>
              </w:r>
            </w:ins>
          </w:p>
          <w:p w14:paraId="2B1D8AD4" w14:textId="77777777" w:rsidR="00D708FE" w:rsidRDefault="00D708FE" w:rsidP="00D708FE">
            <w:pPr>
              <w:pStyle w:val="XML1"/>
              <w:rPr>
                <w:ins w:id="18523" w:author="Thomas Dietz" w:date="2012-08-08T16:18:00Z"/>
              </w:rPr>
            </w:pPr>
            <w:ins w:id="18524" w:author="Thomas Dietz" w:date="2012-08-08T16:18:00Z">
              <w:r>
                <w:t xml:space="preserve">                  queue element can only be referenced once.</w:t>
              </w:r>
            </w:ins>
          </w:p>
          <w:p w14:paraId="2763A32F" w14:textId="77777777" w:rsidR="00D708FE" w:rsidRDefault="00D708FE" w:rsidP="00D708FE">
            <w:pPr>
              <w:pStyle w:val="XML1"/>
              <w:rPr>
                <w:ins w:id="18525" w:author="Thomas Dietz" w:date="2012-08-08T16:18:00Z"/>
              </w:rPr>
            </w:pPr>
            <w:ins w:id="18526" w:author="Thomas Dietz" w:date="2012-08-08T16:18:00Z">
              <w:r>
                <w:t xml:space="preserve">                &lt;/xs:documentation&gt;</w:t>
              </w:r>
            </w:ins>
          </w:p>
          <w:p w14:paraId="34781672" w14:textId="77777777" w:rsidR="00D708FE" w:rsidRDefault="00D708FE" w:rsidP="00D708FE">
            <w:pPr>
              <w:pStyle w:val="XML1"/>
              <w:rPr>
                <w:ins w:id="18527" w:author="Thomas Dietz" w:date="2012-08-08T16:18:00Z"/>
              </w:rPr>
            </w:pPr>
            <w:ins w:id="18528" w:author="Thomas Dietz" w:date="2012-08-08T16:18:00Z">
              <w:r>
                <w:t xml:space="preserve">              &lt;/xs:annotation&gt;</w:t>
              </w:r>
            </w:ins>
          </w:p>
          <w:p w14:paraId="7E01DB1E" w14:textId="77777777" w:rsidR="00D708FE" w:rsidRDefault="00D708FE" w:rsidP="00D708FE">
            <w:pPr>
              <w:pStyle w:val="XML1"/>
              <w:rPr>
                <w:ins w:id="18529" w:author="Thomas Dietz" w:date="2012-08-08T16:18:00Z"/>
              </w:rPr>
            </w:pPr>
            <w:ins w:id="18530" w:author="Thomas Dietz" w:date="2012-08-08T16:18:00Z">
              <w:r>
                <w:t xml:space="preserve">              &lt;xs:simpleType&gt;</w:t>
              </w:r>
            </w:ins>
          </w:p>
          <w:p w14:paraId="28400795" w14:textId="77777777" w:rsidR="00D708FE" w:rsidRDefault="00D708FE" w:rsidP="00D708FE">
            <w:pPr>
              <w:pStyle w:val="XML1"/>
              <w:rPr>
                <w:ins w:id="18531" w:author="Thomas Dietz" w:date="2012-08-08T16:18:00Z"/>
              </w:rPr>
            </w:pPr>
            <w:ins w:id="18532" w:author="Thomas Dietz" w:date="2012-08-08T16:18:00Z">
              <w:r>
                <w:t xml:space="preserve">                &lt;xs:restriction base="inet:uri"&gt;</w:t>
              </w:r>
            </w:ins>
          </w:p>
          <w:p w14:paraId="3B6FB85E" w14:textId="77777777" w:rsidR="00D708FE" w:rsidRDefault="00D708FE" w:rsidP="00D708FE">
            <w:pPr>
              <w:pStyle w:val="XML1"/>
              <w:rPr>
                <w:ins w:id="18533" w:author="Thomas Dietz" w:date="2012-08-08T16:18:00Z"/>
              </w:rPr>
            </w:pPr>
            <w:ins w:id="18534" w:author="Thomas Dietz" w:date="2012-08-08T16:18:00Z">
              <w:r>
                <w:t xml:space="preserve">                &lt;/xs:restriction&gt;</w:t>
              </w:r>
            </w:ins>
          </w:p>
          <w:p w14:paraId="4800D4CD" w14:textId="77777777" w:rsidR="00D708FE" w:rsidRDefault="00D708FE" w:rsidP="00D708FE">
            <w:pPr>
              <w:pStyle w:val="XML1"/>
              <w:rPr>
                <w:ins w:id="18535" w:author="Thomas Dietz" w:date="2012-08-08T16:18:00Z"/>
              </w:rPr>
            </w:pPr>
            <w:ins w:id="18536" w:author="Thomas Dietz" w:date="2012-08-08T16:18:00Z">
              <w:r>
                <w:lastRenderedPageBreak/>
                <w:t xml:space="preserve">              &lt;/xs:simpleType&gt;</w:t>
              </w:r>
            </w:ins>
          </w:p>
          <w:p w14:paraId="62F09077" w14:textId="77777777" w:rsidR="00D708FE" w:rsidRDefault="00D708FE" w:rsidP="00D708FE">
            <w:pPr>
              <w:pStyle w:val="XML1"/>
              <w:rPr>
                <w:ins w:id="18537" w:author="Thomas Dietz" w:date="2012-08-08T16:18:00Z"/>
              </w:rPr>
            </w:pPr>
            <w:ins w:id="18538" w:author="Thomas Dietz" w:date="2012-08-08T16:18:00Z">
              <w:r>
                <w:t xml:space="preserve">            &lt;/xs:element&gt;</w:t>
              </w:r>
            </w:ins>
          </w:p>
          <w:p w14:paraId="41E316D2" w14:textId="77777777" w:rsidR="00D708FE" w:rsidRDefault="00D708FE" w:rsidP="00D708FE">
            <w:pPr>
              <w:pStyle w:val="XML1"/>
              <w:rPr>
                <w:ins w:id="18539" w:author="Thomas Dietz" w:date="2012-08-08T16:18:00Z"/>
              </w:rPr>
            </w:pPr>
            <w:ins w:id="18540" w:author="Thomas Dietz" w:date="2012-08-08T16:18:00Z">
              <w:r>
                <w:t xml:space="preserve">            &lt;xs:element name="certificate" minOccurs="0"&gt;</w:t>
              </w:r>
            </w:ins>
          </w:p>
          <w:p w14:paraId="3FEF5E37" w14:textId="77777777" w:rsidR="00D708FE" w:rsidRDefault="00D708FE" w:rsidP="00D708FE">
            <w:pPr>
              <w:pStyle w:val="XML1"/>
              <w:rPr>
                <w:ins w:id="18541" w:author="Thomas Dietz" w:date="2012-08-08T16:18:00Z"/>
              </w:rPr>
            </w:pPr>
            <w:ins w:id="18542" w:author="Thomas Dietz" w:date="2012-08-08T16:18:00Z">
              <w:r>
                <w:t xml:space="preserve">              &lt;xs:annotation&gt;</w:t>
              </w:r>
            </w:ins>
          </w:p>
          <w:p w14:paraId="5CFE3B58" w14:textId="77777777" w:rsidR="00D708FE" w:rsidRDefault="00D708FE" w:rsidP="00D708FE">
            <w:pPr>
              <w:pStyle w:val="XML1"/>
              <w:rPr>
                <w:ins w:id="18543" w:author="Thomas Dietz" w:date="2012-08-08T16:18:00Z"/>
              </w:rPr>
            </w:pPr>
            <w:ins w:id="18544" w:author="Thomas Dietz" w:date="2012-08-08T16:18:00Z">
              <w:r>
                <w:t xml:space="preserve">                &lt;xs:documentation&gt;</w:t>
              </w:r>
            </w:ins>
          </w:p>
          <w:p w14:paraId="2037973B" w14:textId="77777777" w:rsidR="00D708FE" w:rsidRDefault="00D708FE" w:rsidP="00D708FE">
            <w:pPr>
              <w:pStyle w:val="XML1"/>
              <w:rPr>
                <w:ins w:id="18545" w:author="Thomas Dietz" w:date="2012-08-08T16:18:00Z"/>
              </w:rPr>
            </w:pPr>
            <w:ins w:id="18546" w:author="Thomas Dietz" w:date="2012-08-08T16:18:00Z">
              <w:r>
                <w:t xml:space="preserve">                  The resource identifier of the owned</w:t>
              </w:r>
            </w:ins>
          </w:p>
          <w:p w14:paraId="0FB17A5E" w14:textId="77777777" w:rsidR="00D708FE" w:rsidRDefault="00D708FE" w:rsidP="00D708FE">
            <w:pPr>
              <w:pStyle w:val="XML1"/>
              <w:rPr>
                <w:ins w:id="18547" w:author="Thomas Dietz" w:date="2012-08-08T16:18:00Z"/>
              </w:rPr>
            </w:pPr>
            <w:ins w:id="18548" w:author="Thomas Dietz" w:date="2012-08-08T16:18:00Z">
              <w:r>
                <w:t xml:space="preserve">                  certificate in the OpenFlow Capable Switch that the</w:t>
              </w:r>
            </w:ins>
          </w:p>
          <w:p w14:paraId="26B02A03" w14:textId="77777777" w:rsidR="00D708FE" w:rsidRDefault="00D708FE" w:rsidP="00D708FE">
            <w:pPr>
              <w:pStyle w:val="XML1"/>
              <w:rPr>
                <w:ins w:id="18549" w:author="Thomas Dietz" w:date="2012-08-08T16:18:00Z"/>
              </w:rPr>
            </w:pPr>
            <w:ins w:id="18550" w:author="Thomas Dietz" w:date="2012-08-08T16:18:00Z">
              <w:r>
                <w:t xml:space="preserve">                  OpenFlow Logical Switch uses to identify itself.  This</w:t>
              </w:r>
            </w:ins>
          </w:p>
          <w:p w14:paraId="4F4881F7" w14:textId="77777777" w:rsidR="00D708FE" w:rsidRDefault="00D708FE" w:rsidP="00D708FE">
            <w:pPr>
              <w:pStyle w:val="XML1"/>
              <w:rPr>
                <w:ins w:id="18551" w:author="Thomas Dietz" w:date="2012-08-08T16:18:00Z"/>
              </w:rPr>
            </w:pPr>
            <w:ins w:id="18552" w:author="Thomas Dietz" w:date="2012-08-08T16:18:00Z">
              <w:r>
                <w:t xml:space="preserve">                  element MUST NOT occur more than once in an OpenFlow</w:t>
              </w:r>
            </w:ins>
          </w:p>
          <w:p w14:paraId="2BAEC882" w14:textId="77777777" w:rsidR="00D708FE" w:rsidRDefault="00D708FE" w:rsidP="00D708FE">
            <w:pPr>
              <w:pStyle w:val="XML1"/>
              <w:rPr>
                <w:ins w:id="18553" w:author="Thomas Dietz" w:date="2012-08-08T16:18:00Z"/>
              </w:rPr>
            </w:pPr>
            <w:ins w:id="18554" w:author="Thomas Dietz" w:date="2012-08-08T16:18:00Z">
              <w:r>
                <w:t xml:space="preserve">                  Logical Switch's resource list.  </w:t>
              </w:r>
            </w:ins>
          </w:p>
          <w:p w14:paraId="6B4EECA7" w14:textId="77777777" w:rsidR="00D708FE" w:rsidRDefault="00D708FE" w:rsidP="00D708FE">
            <w:pPr>
              <w:pStyle w:val="XML1"/>
              <w:rPr>
                <w:ins w:id="18555" w:author="Thomas Dietz" w:date="2012-08-08T16:18:00Z"/>
              </w:rPr>
            </w:pPr>
            <w:ins w:id="18556" w:author="Thomas Dietz" w:date="2012-08-08T16:18:00Z">
              <w:r>
                <w:t xml:space="preserve">                          </w:t>
              </w:r>
            </w:ins>
          </w:p>
          <w:p w14:paraId="4DD9C32B" w14:textId="77777777" w:rsidR="00D708FE" w:rsidRDefault="00D708FE" w:rsidP="00D708FE">
            <w:pPr>
              <w:pStyle w:val="XML1"/>
              <w:rPr>
                <w:ins w:id="18557" w:author="Thomas Dietz" w:date="2012-08-08T16:18:00Z"/>
              </w:rPr>
            </w:pPr>
            <w:ins w:id="18558" w:author="Thomas Dietz" w:date="2012-08-08T16:18:00Z">
              <w:r>
                <w:t xml:space="preserve">                  If no such element is in an OpenFlow Logical Switch's </w:t>
              </w:r>
            </w:ins>
          </w:p>
          <w:p w14:paraId="3621363E" w14:textId="77777777" w:rsidR="00D708FE" w:rsidRDefault="00D708FE" w:rsidP="00D708FE">
            <w:pPr>
              <w:pStyle w:val="XML1"/>
              <w:rPr>
                <w:ins w:id="18559" w:author="Thomas Dietz" w:date="2012-08-08T16:18:00Z"/>
              </w:rPr>
            </w:pPr>
            <w:ins w:id="18560" w:author="Thomas Dietz" w:date="2012-08-08T16:18:00Z">
              <w:r>
                <w:t xml:space="preserve">                  resource list, then the OpenFlow Logical Switch does not </w:t>
              </w:r>
            </w:ins>
          </w:p>
          <w:p w14:paraId="332AB866" w14:textId="77777777" w:rsidR="00D708FE" w:rsidRDefault="00D708FE" w:rsidP="00D708FE">
            <w:pPr>
              <w:pStyle w:val="XML1"/>
              <w:rPr>
                <w:ins w:id="18561" w:author="Thomas Dietz" w:date="2012-08-08T16:18:00Z"/>
              </w:rPr>
            </w:pPr>
            <w:ins w:id="18562" w:author="Thomas Dietz" w:date="2012-08-08T16:18:00Z">
              <w:r>
                <w:t xml:space="preserve">                  authenticate itself towards an OpenFloe Controller with a</w:t>
              </w:r>
            </w:ins>
          </w:p>
          <w:p w14:paraId="08F0ECA9" w14:textId="77777777" w:rsidR="00D708FE" w:rsidRDefault="00D708FE" w:rsidP="00D708FE">
            <w:pPr>
              <w:pStyle w:val="XML1"/>
              <w:rPr>
                <w:ins w:id="18563" w:author="Thomas Dietz" w:date="2012-08-08T16:18:00Z"/>
              </w:rPr>
            </w:pPr>
            <w:ins w:id="18564" w:author="Thomas Dietz" w:date="2012-08-08T16:18:00Z">
              <w:r>
                <w:t xml:space="preserve">                  certificate.  If this element is present, then the</w:t>
              </w:r>
            </w:ins>
          </w:p>
          <w:p w14:paraId="1DB3CD70" w14:textId="77777777" w:rsidR="00D708FE" w:rsidRDefault="00D708FE" w:rsidP="00D708FE">
            <w:pPr>
              <w:pStyle w:val="XML1"/>
              <w:rPr>
                <w:ins w:id="18565" w:author="Thomas Dietz" w:date="2012-08-08T16:18:00Z"/>
              </w:rPr>
            </w:pPr>
            <w:ins w:id="18566" w:author="Thomas Dietz" w:date="2012-08-08T16:18:00Z">
              <w:r>
                <w:t xml:space="preserve">                  OpenFlow Logical Switch MUST provide this certificate for</w:t>
              </w:r>
            </w:ins>
          </w:p>
          <w:p w14:paraId="15DD0474" w14:textId="77777777" w:rsidR="00D708FE" w:rsidRDefault="00D708FE" w:rsidP="00D708FE">
            <w:pPr>
              <w:pStyle w:val="XML1"/>
              <w:rPr>
                <w:ins w:id="18567" w:author="Thomas Dietz" w:date="2012-08-08T16:18:00Z"/>
              </w:rPr>
            </w:pPr>
            <w:ins w:id="18568" w:author="Thomas Dietz" w:date="2012-08-08T16:18:00Z">
              <w:r>
                <w:t xml:space="preserve">                  authentication to an OpenFlow Controller when setting up</w:t>
              </w:r>
            </w:ins>
          </w:p>
          <w:p w14:paraId="5B00838C" w14:textId="77777777" w:rsidR="00D708FE" w:rsidRDefault="00D708FE" w:rsidP="00D708FE">
            <w:pPr>
              <w:pStyle w:val="XML1"/>
              <w:rPr>
                <w:ins w:id="18569" w:author="Thomas Dietz" w:date="2012-08-08T16:18:00Z"/>
              </w:rPr>
            </w:pPr>
            <w:ins w:id="18570" w:author="Thomas Dietz" w:date="2012-08-08T16:18:00Z">
              <w:r>
                <w:t xml:space="preserve">                  a TLS connection.  </w:t>
              </w:r>
            </w:ins>
          </w:p>
          <w:p w14:paraId="3DC36E8C" w14:textId="77777777" w:rsidR="00D708FE" w:rsidRDefault="00D708FE" w:rsidP="00D708FE">
            <w:pPr>
              <w:pStyle w:val="XML1"/>
              <w:rPr>
                <w:ins w:id="18571" w:author="Thomas Dietz" w:date="2012-08-08T16:18:00Z"/>
              </w:rPr>
            </w:pPr>
            <w:ins w:id="18572" w:author="Thomas Dietz" w:date="2012-08-08T16:18:00Z">
              <w:r>
                <w:t xml:space="preserve">                          </w:t>
              </w:r>
            </w:ins>
          </w:p>
          <w:p w14:paraId="0D74BECA" w14:textId="77777777" w:rsidR="00D708FE" w:rsidRDefault="00D708FE" w:rsidP="00D708FE">
            <w:pPr>
              <w:pStyle w:val="XML1"/>
              <w:rPr>
                <w:ins w:id="18573" w:author="Thomas Dietz" w:date="2012-08-08T16:18:00Z"/>
              </w:rPr>
            </w:pPr>
            <w:ins w:id="18574" w:author="Thomas Dietz" w:date="2012-08-08T16:18:00Z">
              <w:r>
                <w:t xml:space="preserve">                  For TCP connections this element is irrelevant.</w:t>
              </w:r>
            </w:ins>
          </w:p>
          <w:p w14:paraId="52C7FB43" w14:textId="77777777" w:rsidR="00D708FE" w:rsidRDefault="00D708FE" w:rsidP="00D708FE">
            <w:pPr>
              <w:pStyle w:val="XML1"/>
              <w:rPr>
                <w:ins w:id="18575" w:author="Thomas Dietz" w:date="2012-08-08T16:18:00Z"/>
              </w:rPr>
            </w:pPr>
          </w:p>
          <w:p w14:paraId="5CFF15CD" w14:textId="77777777" w:rsidR="00D708FE" w:rsidRDefault="00D708FE" w:rsidP="00D708FE">
            <w:pPr>
              <w:pStyle w:val="XML1"/>
              <w:rPr>
                <w:ins w:id="18576" w:author="Thomas Dietz" w:date="2012-08-08T16:18:00Z"/>
              </w:rPr>
            </w:pPr>
            <w:ins w:id="18577" w:author="Thomas Dietz" w:date="2012-08-08T16:18:00Z">
              <w:r>
                <w:t xml:space="preserve">                  The element MUST refer to an element at the following</w:t>
              </w:r>
            </w:ins>
          </w:p>
          <w:p w14:paraId="40F438DB" w14:textId="77777777" w:rsidR="00D708FE" w:rsidRDefault="00D708FE" w:rsidP="00D708FE">
            <w:pPr>
              <w:pStyle w:val="XML1"/>
              <w:rPr>
                <w:ins w:id="18578" w:author="Thomas Dietz" w:date="2012-08-08T16:18:00Z"/>
              </w:rPr>
            </w:pPr>
            <w:ins w:id="18579" w:author="Thomas Dietz" w:date="2012-08-08T16:18:00Z">
              <w:r>
                <w:t xml:space="preserve">                  path:</w:t>
              </w:r>
            </w:ins>
          </w:p>
          <w:p w14:paraId="74360C29" w14:textId="77777777" w:rsidR="00D708FE" w:rsidRDefault="00D708FE" w:rsidP="00D708FE">
            <w:pPr>
              <w:pStyle w:val="XML1"/>
              <w:rPr>
                <w:ins w:id="18580" w:author="Thomas Dietz" w:date="2012-08-08T16:18:00Z"/>
              </w:rPr>
            </w:pPr>
            <w:ins w:id="18581" w:author="Thomas Dietz" w:date="2012-08-08T16:18:00Z">
              <w:r>
                <w:t xml:space="preserve">                  /capable-switch/resources/owned-certificate/resource-id</w:t>
              </w:r>
            </w:ins>
          </w:p>
          <w:p w14:paraId="587D8298" w14:textId="77777777" w:rsidR="00D708FE" w:rsidRDefault="00D708FE" w:rsidP="00D708FE">
            <w:pPr>
              <w:pStyle w:val="XML1"/>
              <w:rPr>
                <w:ins w:id="18582" w:author="Thomas Dietz" w:date="2012-08-08T16:18:00Z"/>
              </w:rPr>
            </w:pPr>
          </w:p>
          <w:p w14:paraId="6207EB3E" w14:textId="77777777" w:rsidR="00D708FE" w:rsidRDefault="00D708FE" w:rsidP="00D708FE">
            <w:pPr>
              <w:pStyle w:val="XML1"/>
              <w:rPr>
                <w:ins w:id="18583" w:author="Thomas Dietz" w:date="2012-08-08T16:18:00Z"/>
              </w:rPr>
            </w:pPr>
            <w:ins w:id="18584" w:author="Thomas Dietz" w:date="2012-08-08T16:18:00Z">
              <w:r>
                <w:t xml:space="preserve">                &lt;/xs:documentation&gt;</w:t>
              </w:r>
            </w:ins>
          </w:p>
          <w:p w14:paraId="64D8842F" w14:textId="77777777" w:rsidR="00D708FE" w:rsidRDefault="00D708FE" w:rsidP="00D708FE">
            <w:pPr>
              <w:pStyle w:val="XML1"/>
              <w:rPr>
                <w:ins w:id="18585" w:author="Thomas Dietz" w:date="2012-08-08T16:18:00Z"/>
              </w:rPr>
            </w:pPr>
            <w:ins w:id="18586" w:author="Thomas Dietz" w:date="2012-08-08T16:18:00Z">
              <w:r>
                <w:t xml:space="preserve">              &lt;/xs:annotation&gt;</w:t>
              </w:r>
            </w:ins>
          </w:p>
          <w:p w14:paraId="6153F708" w14:textId="77777777" w:rsidR="00D708FE" w:rsidRDefault="00D708FE" w:rsidP="00D708FE">
            <w:pPr>
              <w:pStyle w:val="XML1"/>
              <w:rPr>
                <w:ins w:id="18587" w:author="Thomas Dietz" w:date="2012-08-08T16:18:00Z"/>
              </w:rPr>
            </w:pPr>
            <w:ins w:id="18588" w:author="Thomas Dietz" w:date="2012-08-08T16:18:00Z">
              <w:r>
                <w:t xml:space="preserve">              &lt;xs:simpleType&gt;</w:t>
              </w:r>
            </w:ins>
          </w:p>
          <w:p w14:paraId="6D38E6B0" w14:textId="77777777" w:rsidR="00D708FE" w:rsidRDefault="00D708FE" w:rsidP="00D708FE">
            <w:pPr>
              <w:pStyle w:val="XML1"/>
              <w:rPr>
                <w:ins w:id="18589" w:author="Thomas Dietz" w:date="2012-08-08T16:18:00Z"/>
              </w:rPr>
            </w:pPr>
            <w:ins w:id="18590" w:author="Thomas Dietz" w:date="2012-08-08T16:18:00Z">
              <w:r>
                <w:t xml:space="preserve">                &lt;xs:restriction base="inet:uri"&gt;</w:t>
              </w:r>
            </w:ins>
          </w:p>
          <w:p w14:paraId="3AF6E6A6" w14:textId="77777777" w:rsidR="00D708FE" w:rsidRDefault="00D708FE" w:rsidP="00D708FE">
            <w:pPr>
              <w:pStyle w:val="XML1"/>
              <w:rPr>
                <w:ins w:id="18591" w:author="Thomas Dietz" w:date="2012-08-08T16:18:00Z"/>
              </w:rPr>
            </w:pPr>
            <w:ins w:id="18592" w:author="Thomas Dietz" w:date="2012-08-08T16:18:00Z">
              <w:r>
                <w:t xml:space="preserve">                &lt;/xs:restriction&gt;</w:t>
              </w:r>
            </w:ins>
          </w:p>
          <w:p w14:paraId="2CFB39C2" w14:textId="77777777" w:rsidR="00D708FE" w:rsidRDefault="00D708FE" w:rsidP="00D708FE">
            <w:pPr>
              <w:pStyle w:val="XML1"/>
              <w:rPr>
                <w:ins w:id="18593" w:author="Thomas Dietz" w:date="2012-08-08T16:18:00Z"/>
              </w:rPr>
            </w:pPr>
            <w:ins w:id="18594" w:author="Thomas Dietz" w:date="2012-08-08T16:18:00Z">
              <w:r>
                <w:t xml:space="preserve">              &lt;/xs:simpleType&gt;</w:t>
              </w:r>
            </w:ins>
          </w:p>
          <w:p w14:paraId="3CE39DF2" w14:textId="77777777" w:rsidR="00D708FE" w:rsidRDefault="00D708FE" w:rsidP="00D708FE">
            <w:pPr>
              <w:pStyle w:val="XML1"/>
              <w:rPr>
                <w:ins w:id="18595" w:author="Thomas Dietz" w:date="2012-08-08T16:18:00Z"/>
              </w:rPr>
            </w:pPr>
            <w:ins w:id="18596" w:author="Thomas Dietz" w:date="2012-08-08T16:18:00Z">
              <w:r>
                <w:t xml:space="preserve">            &lt;/xs:element&gt;</w:t>
              </w:r>
            </w:ins>
          </w:p>
          <w:p w14:paraId="032F17EC" w14:textId="77777777" w:rsidR="00D708FE" w:rsidRDefault="00D708FE" w:rsidP="00D708FE">
            <w:pPr>
              <w:pStyle w:val="XML1"/>
              <w:rPr>
                <w:ins w:id="18597" w:author="Thomas Dietz" w:date="2012-08-08T16:18:00Z"/>
              </w:rPr>
            </w:pPr>
            <w:ins w:id="18598" w:author="Thomas Dietz" w:date="2012-08-08T16:18:00Z">
              <w:r>
                <w:t xml:space="preserve">            &lt;xs:element name="flow-table" minOccurs="0" maxOccurs="unbounded"&gt;</w:t>
              </w:r>
            </w:ins>
          </w:p>
          <w:p w14:paraId="40B56564" w14:textId="77777777" w:rsidR="00D708FE" w:rsidRDefault="00D708FE" w:rsidP="00D708FE">
            <w:pPr>
              <w:pStyle w:val="XML1"/>
              <w:rPr>
                <w:ins w:id="18599" w:author="Thomas Dietz" w:date="2012-08-08T16:18:00Z"/>
              </w:rPr>
            </w:pPr>
            <w:ins w:id="18600" w:author="Thomas Dietz" w:date="2012-08-08T16:18:00Z">
              <w:r>
                <w:t xml:space="preserve">              &lt;xs:annotation&gt;</w:t>
              </w:r>
            </w:ins>
          </w:p>
          <w:p w14:paraId="09FF9110" w14:textId="77777777" w:rsidR="00D708FE" w:rsidRDefault="00D708FE" w:rsidP="00D708FE">
            <w:pPr>
              <w:pStyle w:val="XML1"/>
              <w:rPr>
                <w:ins w:id="18601" w:author="Thomas Dietz" w:date="2012-08-08T16:18:00Z"/>
              </w:rPr>
            </w:pPr>
            <w:ins w:id="18602" w:author="Thomas Dietz" w:date="2012-08-08T16:18:00Z">
              <w:r>
                <w:t xml:space="preserve">                &lt;xs:documentation&gt;</w:t>
              </w:r>
            </w:ins>
          </w:p>
          <w:p w14:paraId="2C6CD43A" w14:textId="77777777" w:rsidR="00D708FE" w:rsidRDefault="00D708FE" w:rsidP="00D708FE">
            <w:pPr>
              <w:pStyle w:val="XML1"/>
              <w:rPr>
                <w:ins w:id="18603" w:author="Thomas Dietz" w:date="2012-08-08T16:18:00Z"/>
              </w:rPr>
            </w:pPr>
            <w:ins w:id="18604" w:author="Thomas Dietz" w:date="2012-08-08T16:18:00Z">
              <w:r>
                <w:t xml:space="preserve">                  A resource identifier of a flow table of the </w:t>
              </w:r>
            </w:ins>
          </w:p>
          <w:p w14:paraId="66167E7F" w14:textId="77777777" w:rsidR="00D708FE" w:rsidRDefault="00D708FE" w:rsidP="00D708FE">
            <w:pPr>
              <w:pStyle w:val="XML1"/>
              <w:rPr>
                <w:ins w:id="18605" w:author="Thomas Dietz" w:date="2012-08-08T16:18:00Z"/>
              </w:rPr>
            </w:pPr>
            <w:ins w:id="18606" w:author="Thomas Dietz" w:date="2012-08-08T16:18:00Z">
              <w:r>
                <w:t xml:space="preserve">                  OpenFlow Capable Switch that the OpenFlow Logical Switch </w:t>
              </w:r>
            </w:ins>
          </w:p>
          <w:p w14:paraId="07FFCEA4" w14:textId="77777777" w:rsidR="00D708FE" w:rsidRDefault="00D708FE" w:rsidP="00D708FE">
            <w:pPr>
              <w:pStyle w:val="XML1"/>
              <w:rPr>
                <w:ins w:id="18607" w:author="Thomas Dietz" w:date="2012-08-08T16:18:00Z"/>
              </w:rPr>
            </w:pPr>
            <w:ins w:id="18608" w:author="Thomas Dietz" w:date="2012-08-08T16:18:00Z">
              <w:r>
                <w:t xml:space="preserve">                  has exclusive access to.</w:t>
              </w:r>
            </w:ins>
          </w:p>
          <w:p w14:paraId="7BA730C2" w14:textId="77777777" w:rsidR="00D708FE" w:rsidRDefault="00D708FE" w:rsidP="00D708FE">
            <w:pPr>
              <w:pStyle w:val="XML1"/>
              <w:rPr>
                <w:ins w:id="18609" w:author="Thomas Dietz" w:date="2012-08-08T16:18:00Z"/>
              </w:rPr>
            </w:pPr>
          </w:p>
          <w:p w14:paraId="580671BE" w14:textId="77777777" w:rsidR="00D708FE" w:rsidRDefault="00D708FE" w:rsidP="00D708FE">
            <w:pPr>
              <w:pStyle w:val="XML1"/>
              <w:rPr>
                <w:ins w:id="18610" w:author="Thomas Dietz" w:date="2012-08-08T16:18:00Z"/>
              </w:rPr>
            </w:pPr>
            <w:ins w:id="18611" w:author="Thomas Dietz" w:date="2012-08-08T16:18:00Z">
              <w:r>
                <w:t xml:space="preserve">                  The elements in this list MUST refer to elements at the</w:t>
              </w:r>
            </w:ins>
          </w:p>
          <w:p w14:paraId="0A467C30" w14:textId="77777777" w:rsidR="00D708FE" w:rsidRDefault="00D708FE" w:rsidP="00D708FE">
            <w:pPr>
              <w:pStyle w:val="XML1"/>
              <w:rPr>
                <w:ins w:id="18612" w:author="Thomas Dietz" w:date="2012-08-08T16:18:00Z"/>
              </w:rPr>
            </w:pPr>
            <w:ins w:id="18613" w:author="Thomas Dietz" w:date="2012-08-08T16:18:00Z">
              <w:r>
                <w:t xml:space="preserve">                  following path:</w:t>
              </w:r>
            </w:ins>
          </w:p>
          <w:p w14:paraId="4D170212" w14:textId="77777777" w:rsidR="00D708FE" w:rsidRDefault="00D708FE" w:rsidP="00D708FE">
            <w:pPr>
              <w:pStyle w:val="XML1"/>
              <w:rPr>
                <w:ins w:id="18614" w:author="Thomas Dietz" w:date="2012-08-08T16:18:00Z"/>
              </w:rPr>
            </w:pPr>
            <w:ins w:id="18615" w:author="Thomas Dietz" w:date="2012-08-08T16:18:00Z">
              <w:r>
                <w:t xml:space="preserve">                  /capable-switch/resources/flow-table/resource-id</w:t>
              </w:r>
            </w:ins>
          </w:p>
          <w:p w14:paraId="06B75511" w14:textId="77777777" w:rsidR="00D708FE" w:rsidRDefault="00D708FE" w:rsidP="00D708FE">
            <w:pPr>
              <w:pStyle w:val="XML1"/>
              <w:rPr>
                <w:ins w:id="18616" w:author="Thomas Dietz" w:date="2012-08-08T16:18:00Z"/>
              </w:rPr>
            </w:pPr>
          </w:p>
          <w:p w14:paraId="42472F90" w14:textId="77777777" w:rsidR="00D708FE" w:rsidRDefault="00D708FE" w:rsidP="00D708FE">
            <w:pPr>
              <w:pStyle w:val="XML1"/>
              <w:rPr>
                <w:ins w:id="18617" w:author="Thomas Dietz" w:date="2012-08-08T16:18:00Z"/>
              </w:rPr>
            </w:pPr>
            <w:ins w:id="18618" w:author="Thomas Dietz" w:date="2012-08-08T16:18:00Z">
              <w:r>
                <w:t xml:space="preserve">                  Elements in this list MUST be unique. This means each</w:t>
              </w:r>
            </w:ins>
          </w:p>
          <w:p w14:paraId="3FF87E9B" w14:textId="77777777" w:rsidR="00D708FE" w:rsidRDefault="00D708FE" w:rsidP="00D708FE">
            <w:pPr>
              <w:pStyle w:val="XML1"/>
              <w:rPr>
                <w:ins w:id="18619" w:author="Thomas Dietz" w:date="2012-08-08T16:18:00Z"/>
              </w:rPr>
            </w:pPr>
            <w:ins w:id="18620" w:author="Thomas Dietz" w:date="2012-08-08T16:18:00Z">
              <w:r>
                <w:t xml:space="preserve">                  flow-table element can only be referenced once.</w:t>
              </w:r>
            </w:ins>
          </w:p>
          <w:p w14:paraId="3B1DCB3D" w14:textId="77777777" w:rsidR="00D708FE" w:rsidRDefault="00D708FE" w:rsidP="00D708FE">
            <w:pPr>
              <w:pStyle w:val="XML1"/>
              <w:rPr>
                <w:ins w:id="18621" w:author="Thomas Dietz" w:date="2012-08-08T16:18:00Z"/>
              </w:rPr>
            </w:pPr>
            <w:ins w:id="18622" w:author="Thomas Dietz" w:date="2012-08-08T16:18:00Z">
              <w:r>
                <w:t xml:space="preserve">                &lt;/xs:documentation&gt;</w:t>
              </w:r>
            </w:ins>
          </w:p>
          <w:p w14:paraId="010AAF37" w14:textId="77777777" w:rsidR="00D708FE" w:rsidRDefault="00D708FE" w:rsidP="00D708FE">
            <w:pPr>
              <w:pStyle w:val="XML1"/>
              <w:rPr>
                <w:ins w:id="18623" w:author="Thomas Dietz" w:date="2012-08-08T16:18:00Z"/>
              </w:rPr>
            </w:pPr>
            <w:ins w:id="18624" w:author="Thomas Dietz" w:date="2012-08-08T16:18:00Z">
              <w:r>
                <w:t xml:space="preserve">              &lt;/xs:annotation&gt;</w:t>
              </w:r>
            </w:ins>
          </w:p>
          <w:p w14:paraId="11F09279" w14:textId="77777777" w:rsidR="00D708FE" w:rsidRDefault="00D708FE" w:rsidP="00D708FE">
            <w:pPr>
              <w:pStyle w:val="XML1"/>
              <w:rPr>
                <w:ins w:id="18625" w:author="Thomas Dietz" w:date="2012-08-08T16:18:00Z"/>
              </w:rPr>
            </w:pPr>
            <w:ins w:id="18626" w:author="Thomas Dietz" w:date="2012-08-08T16:18:00Z">
              <w:r>
                <w:t xml:space="preserve">              &lt;xs:simpleType&gt;</w:t>
              </w:r>
            </w:ins>
          </w:p>
          <w:p w14:paraId="552FD5FE" w14:textId="77777777" w:rsidR="00D708FE" w:rsidRDefault="00D708FE" w:rsidP="00D708FE">
            <w:pPr>
              <w:pStyle w:val="XML1"/>
              <w:rPr>
                <w:ins w:id="18627" w:author="Thomas Dietz" w:date="2012-08-08T16:18:00Z"/>
              </w:rPr>
            </w:pPr>
            <w:ins w:id="18628" w:author="Thomas Dietz" w:date="2012-08-08T16:18:00Z">
              <w:r>
                <w:t xml:space="preserve">                &lt;xs:restriction base="inet:uri"&gt;</w:t>
              </w:r>
            </w:ins>
          </w:p>
          <w:p w14:paraId="273152CB" w14:textId="77777777" w:rsidR="00D708FE" w:rsidRDefault="00D708FE" w:rsidP="00D708FE">
            <w:pPr>
              <w:pStyle w:val="XML1"/>
              <w:rPr>
                <w:ins w:id="18629" w:author="Thomas Dietz" w:date="2012-08-08T16:18:00Z"/>
              </w:rPr>
            </w:pPr>
            <w:ins w:id="18630" w:author="Thomas Dietz" w:date="2012-08-08T16:18:00Z">
              <w:r>
                <w:t xml:space="preserve">                &lt;/xs:restriction&gt;</w:t>
              </w:r>
            </w:ins>
          </w:p>
          <w:p w14:paraId="2A420BFD" w14:textId="77777777" w:rsidR="00D708FE" w:rsidRDefault="00D708FE" w:rsidP="00D708FE">
            <w:pPr>
              <w:pStyle w:val="XML1"/>
              <w:rPr>
                <w:ins w:id="18631" w:author="Thomas Dietz" w:date="2012-08-08T16:18:00Z"/>
              </w:rPr>
            </w:pPr>
            <w:ins w:id="18632" w:author="Thomas Dietz" w:date="2012-08-08T16:18:00Z">
              <w:r>
                <w:t xml:space="preserve">              &lt;/xs:simpleType&gt;</w:t>
              </w:r>
            </w:ins>
          </w:p>
          <w:p w14:paraId="42D2C55F" w14:textId="77777777" w:rsidR="00D708FE" w:rsidRDefault="00D708FE" w:rsidP="00D708FE">
            <w:pPr>
              <w:pStyle w:val="XML1"/>
              <w:rPr>
                <w:ins w:id="18633" w:author="Thomas Dietz" w:date="2012-08-08T16:18:00Z"/>
              </w:rPr>
            </w:pPr>
            <w:ins w:id="18634" w:author="Thomas Dietz" w:date="2012-08-08T16:18:00Z">
              <w:r>
                <w:t xml:space="preserve">            &lt;/xs:element&gt;</w:t>
              </w:r>
            </w:ins>
          </w:p>
          <w:p w14:paraId="2AEAACE6" w14:textId="77777777" w:rsidR="00D708FE" w:rsidRDefault="00D708FE" w:rsidP="00D708FE">
            <w:pPr>
              <w:pStyle w:val="XML1"/>
              <w:rPr>
                <w:ins w:id="18635" w:author="Thomas Dietz" w:date="2012-08-08T16:18:00Z"/>
              </w:rPr>
            </w:pPr>
            <w:ins w:id="18636" w:author="Thomas Dietz" w:date="2012-08-08T16:18:00Z">
              <w:r>
                <w:t xml:space="preserve">          &lt;/xs:sequence&gt;</w:t>
              </w:r>
            </w:ins>
          </w:p>
          <w:p w14:paraId="07F7AFCD" w14:textId="77777777" w:rsidR="00D708FE" w:rsidRDefault="00D708FE" w:rsidP="00D708FE">
            <w:pPr>
              <w:pStyle w:val="XML1"/>
              <w:rPr>
                <w:ins w:id="18637" w:author="Thomas Dietz" w:date="2012-08-08T16:18:00Z"/>
              </w:rPr>
            </w:pPr>
            <w:ins w:id="18638" w:author="Thomas Dietz" w:date="2012-08-08T16:18:00Z">
              <w:r>
                <w:t xml:space="preserve">        &lt;/xs:complexType&gt;</w:t>
              </w:r>
            </w:ins>
          </w:p>
          <w:p w14:paraId="44200072" w14:textId="77777777" w:rsidR="00D708FE" w:rsidRDefault="00D708FE" w:rsidP="00D708FE">
            <w:pPr>
              <w:pStyle w:val="XML1"/>
              <w:rPr>
                <w:ins w:id="18639" w:author="Thomas Dietz" w:date="2012-08-08T16:18:00Z"/>
              </w:rPr>
            </w:pPr>
            <w:ins w:id="18640" w:author="Thomas Dietz" w:date="2012-08-08T16:18:00Z">
              <w:r>
                <w:t xml:space="preserve">      &lt;/xs:element&gt;</w:t>
              </w:r>
            </w:ins>
          </w:p>
          <w:p w14:paraId="1ABDFF5E" w14:textId="77777777" w:rsidR="00D708FE" w:rsidRDefault="00D708FE" w:rsidP="00D708FE">
            <w:pPr>
              <w:pStyle w:val="XML1"/>
              <w:rPr>
                <w:ins w:id="18641" w:author="Thomas Dietz" w:date="2012-08-08T16:18:00Z"/>
              </w:rPr>
            </w:pPr>
            <w:ins w:id="18642" w:author="Thomas Dietz" w:date="2012-08-08T16:18:00Z">
              <w:r>
                <w:lastRenderedPageBreak/>
                <w:t xml:space="preserve">    &lt;/xs:sequence&gt;</w:t>
              </w:r>
            </w:ins>
          </w:p>
          <w:p w14:paraId="05FA667C" w14:textId="77777777" w:rsidR="00D708FE" w:rsidRDefault="00D708FE" w:rsidP="00D708FE">
            <w:pPr>
              <w:pStyle w:val="XML1"/>
              <w:rPr>
                <w:ins w:id="18643" w:author="Thomas Dietz" w:date="2012-08-08T16:18:00Z"/>
              </w:rPr>
            </w:pPr>
            <w:ins w:id="18644" w:author="Thomas Dietz" w:date="2012-08-08T16:18:00Z">
              <w:r>
                <w:t xml:space="preserve">  &lt;/xs:group&gt;</w:t>
              </w:r>
            </w:ins>
          </w:p>
          <w:p w14:paraId="723A5266" w14:textId="77777777" w:rsidR="00D708FE" w:rsidRDefault="00D708FE" w:rsidP="00D708FE">
            <w:pPr>
              <w:pStyle w:val="XML1"/>
              <w:rPr>
                <w:ins w:id="18645" w:author="Thomas Dietz" w:date="2012-08-08T16:18:00Z"/>
              </w:rPr>
            </w:pPr>
          </w:p>
          <w:p w14:paraId="42780B77" w14:textId="77777777" w:rsidR="00D708FE" w:rsidRDefault="00D708FE" w:rsidP="00D708FE">
            <w:pPr>
              <w:pStyle w:val="XML1"/>
              <w:rPr>
                <w:ins w:id="18646" w:author="Thomas Dietz" w:date="2012-08-08T16:18:00Z"/>
              </w:rPr>
            </w:pPr>
            <w:ins w:id="18647" w:author="Thomas Dietz" w:date="2012-08-08T16:18:00Z">
              <w:r>
                <w:t xml:space="preserve">  &lt;xs:group name="KeyValueType"&gt;</w:t>
              </w:r>
            </w:ins>
          </w:p>
          <w:p w14:paraId="125CAA2D" w14:textId="77777777" w:rsidR="00D708FE" w:rsidRDefault="00D708FE" w:rsidP="00D708FE">
            <w:pPr>
              <w:pStyle w:val="XML1"/>
              <w:rPr>
                <w:ins w:id="18648" w:author="Thomas Dietz" w:date="2012-08-08T16:18:00Z"/>
              </w:rPr>
            </w:pPr>
            <w:ins w:id="18649" w:author="Thomas Dietz" w:date="2012-08-08T16:18:00Z">
              <w:r>
                <w:t xml:space="preserve">    &lt;xs:annotation&gt;</w:t>
              </w:r>
            </w:ins>
          </w:p>
          <w:p w14:paraId="07F940F1" w14:textId="77777777" w:rsidR="00D708FE" w:rsidRDefault="00D708FE" w:rsidP="00D708FE">
            <w:pPr>
              <w:pStyle w:val="XML1"/>
              <w:rPr>
                <w:ins w:id="18650" w:author="Thomas Dietz" w:date="2012-08-08T16:18:00Z"/>
              </w:rPr>
            </w:pPr>
            <w:ins w:id="18651" w:author="Thomas Dietz" w:date="2012-08-08T16:18:00Z">
              <w:r>
                <w:t xml:space="preserve">      &lt;xs:documentation&gt;</w:t>
              </w:r>
            </w:ins>
          </w:p>
          <w:p w14:paraId="003D00B2" w14:textId="77777777" w:rsidR="00D708FE" w:rsidRDefault="00D708FE" w:rsidP="00D708FE">
            <w:pPr>
              <w:pStyle w:val="XML1"/>
              <w:rPr>
                <w:ins w:id="18652" w:author="Thomas Dietz" w:date="2012-08-08T16:18:00Z"/>
              </w:rPr>
            </w:pPr>
            <w:ins w:id="18653" w:author="Thomas Dietz" w:date="2012-08-08T16:18:00Z">
              <w:r>
                <w:t xml:space="preserve">        The KeyValue element contains a single public key</w:t>
              </w:r>
            </w:ins>
          </w:p>
          <w:p w14:paraId="3F506769" w14:textId="77777777" w:rsidR="00D708FE" w:rsidRDefault="00D708FE" w:rsidP="00D708FE">
            <w:pPr>
              <w:pStyle w:val="XML1"/>
              <w:rPr>
                <w:ins w:id="18654" w:author="Thomas Dietz" w:date="2012-08-08T16:18:00Z"/>
              </w:rPr>
            </w:pPr>
            <w:ins w:id="18655" w:author="Thomas Dietz" w:date="2012-08-08T16:18:00Z">
              <w:r>
                <w:t xml:space="preserve">        that may be useful in validating the signature.</w:t>
              </w:r>
            </w:ins>
          </w:p>
          <w:p w14:paraId="0A9BEA36" w14:textId="77777777" w:rsidR="00D708FE" w:rsidRDefault="00D708FE" w:rsidP="00D708FE">
            <w:pPr>
              <w:pStyle w:val="XML1"/>
              <w:rPr>
                <w:ins w:id="18656" w:author="Thomas Dietz" w:date="2012-08-08T16:18:00Z"/>
              </w:rPr>
            </w:pPr>
          </w:p>
          <w:p w14:paraId="1A74CAEC" w14:textId="77777777" w:rsidR="00D708FE" w:rsidRDefault="00D708FE" w:rsidP="00D708FE">
            <w:pPr>
              <w:pStyle w:val="XML1"/>
              <w:rPr>
                <w:ins w:id="18657" w:author="Thomas Dietz" w:date="2012-08-08T16:18:00Z"/>
              </w:rPr>
            </w:pPr>
            <w:ins w:id="18658" w:author="Thomas Dietz" w:date="2012-08-08T16:18:00Z">
              <w:r>
                <w:t xml:space="preserve">        NETCONF &amp;lt;edit-config&amp;gt; operations MUST be implemented as </w:t>
              </w:r>
            </w:ins>
          </w:p>
          <w:p w14:paraId="0D998725" w14:textId="77777777" w:rsidR="00D708FE" w:rsidRDefault="00D708FE" w:rsidP="00D708FE">
            <w:pPr>
              <w:pStyle w:val="XML1"/>
              <w:rPr>
                <w:ins w:id="18659" w:author="Thomas Dietz" w:date="2012-08-08T16:18:00Z"/>
              </w:rPr>
            </w:pPr>
            <w:ins w:id="18660" w:author="Thomas Dietz" w:date="2012-08-08T16:18:00Z">
              <w:r>
                <w:t xml:space="preserve">        follows: </w:t>
              </w:r>
            </w:ins>
          </w:p>
          <w:p w14:paraId="55E24DE3" w14:textId="77777777" w:rsidR="00D708FE" w:rsidRDefault="00D708FE" w:rsidP="00D708FE">
            <w:pPr>
              <w:pStyle w:val="XML1"/>
              <w:rPr>
                <w:ins w:id="18661" w:author="Thomas Dietz" w:date="2012-08-08T16:18:00Z"/>
              </w:rPr>
            </w:pPr>
          </w:p>
          <w:p w14:paraId="65D2E730" w14:textId="77777777" w:rsidR="00D708FE" w:rsidRDefault="00D708FE" w:rsidP="00D708FE">
            <w:pPr>
              <w:pStyle w:val="XML1"/>
              <w:rPr>
                <w:ins w:id="18662" w:author="Thomas Dietz" w:date="2012-08-08T16:18:00Z"/>
              </w:rPr>
            </w:pPr>
            <w:ins w:id="18663" w:author="Thomas Dietz" w:date="2012-08-08T16:18:00Z">
              <w:r>
                <w:t xml:space="preserve">        * Exactly one of the elemenst 'DSAKeyValue' or 'RSAKeyValue'</w:t>
              </w:r>
            </w:ins>
          </w:p>
          <w:p w14:paraId="66FC0197" w14:textId="77777777" w:rsidR="00D708FE" w:rsidRDefault="00D708FE" w:rsidP="00D708FE">
            <w:pPr>
              <w:pStyle w:val="XML1"/>
              <w:rPr>
                <w:ins w:id="18664" w:author="Thomas Dietz" w:date="2012-08-08T16:18:00Z"/>
              </w:rPr>
            </w:pPr>
            <w:ins w:id="18665" w:author="Thomas Dietz" w:date="2012-08-08T16:18:00Z">
              <w:r>
                <w:t xml:space="preserve">        all &amp;lt;edit-config&amp;gt; operations.</w:t>
              </w:r>
            </w:ins>
          </w:p>
          <w:p w14:paraId="6CD5DFEF" w14:textId="77777777" w:rsidR="00D708FE" w:rsidRDefault="00D708FE" w:rsidP="00D708FE">
            <w:pPr>
              <w:pStyle w:val="XML1"/>
              <w:rPr>
                <w:ins w:id="18666" w:author="Thomas Dietz" w:date="2012-08-08T16:18:00Z"/>
              </w:rPr>
            </w:pPr>
            <w:ins w:id="18667" w:author="Thomas Dietz" w:date="2012-08-08T16:18:00Z">
              <w:r>
                <w:t xml:space="preserve">        * If the operation is 'merge' or 'replace', the element is</w:t>
              </w:r>
            </w:ins>
          </w:p>
          <w:p w14:paraId="63FCCB1C" w14:textId="77777777" w:rsidR="00D708FE" w:rsidRDefault="00D708FE" w:rsidP="00D708FE">
            <w:pPr>
              <w:pStyle w:val="XML1"/>
              <w:rPr>
                <w:ins w:id="18668" w:author="Thomas Dietz" w:date="2012-08-08T16:18:00Z"/>
              </w:rPr>
            </w:pPr>
            <w:ins w:id="18669" w:author="Thomas Dietz" w:date="2012-08-08T16:18:00Z">
              <w:r>
                <w:t xml:space="preserve">        created if it does not exist, and its value is set to the</w:t>
              </w:r>
            </w:ins>
          </w:p>
          <w:p w14:paraId="7408D19A" w14:textId="77777777" w:rsidR="00D708FE" w:rsidRDefault="00D708FE" w:rsidP="00D708FE">
            <w:pPr>
              <w:pStyle w:val="XML1"/>
              <w:rPr>
                <w:ins w:id="18670" w:author="Thomas Dietz" w:date="2012-08-08T16:18:00Z"/>
              </w:rPr>
            </w:pPr>
            <w:ins w:id="18671" w:author="Thomas Dietz" w:date="2012-08-08T16:18:00Z">
              <w:r>
                <w:t xml:space="preserve">        value found in the XML RPC data.</w:t>
              </w:r>
            </w:ins>
          </w:p>
          <w:p w14:paraId="115DF862" w14:textId="77777777" w:rsidR="00D708FE" w:rsidRDefault="00D708FE" w:rsidP="00D708FE">
            <w:pPr>
              <w:pStyle w:val="XML1"/>
              <w:rPr>
                <w:ins w:id="18672" w:author="Thomas Dietz" w:date="2012-08-08T16:18:00Z"/>
              </w:rPr>
            </w:pPr>
            <w:ins w:id="18673" w:author="Thomas Dietz" w:date="2012-08-08T16:18:00Z">
              <w:r>
                <w:t xml:space="preserve">        * If the operation is 'create', the element is created if it</w:t>
              </w:r>
            </w:ins>
          </w:p>
          <w:p w14:paraId="5D0E8F9B" w14:textId="77777777" w:rsidR="00D708FE" w:rsidRDefault="00D708FE" w:rsidP="00D708FE">
            <w:pPr>
              <w:pStyle w:val="XML1"/>
              <w:rPr>
                <w:ins w:id="18674" w:author="Thomas Dietz" w:date="2012-08-08T16:18:00Z"/>
              </w:rPr>
            </w:pPr>
            <w:ins w:id="18675" w:author="Thomas Dietz" w:date="2012-08-08T16:18:00Z">
              <w:r>
                <w:t xml:space="preserve">        does not exist. If the element already exists, a</w:t>
              </w:r>
            </w:ins>
          </w:p>
          <w:p w14:paraId="12A81C81" w14:textId="77777777" w:rsidR="00D708FE" w:rsidRDefault="00D708FE" w:rsidP="00D708FE">
            <w:pPr>
              <w:pStyle w:val="XML1"/>
              <w:rPr>
                <w:ins w:id="18676" w:author="Thomas Dietz" w:date="2012-08-08T16:18:00Z"/>
              </w:rPr>
            </w:pPr>
            <w:ins w:id="18677"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18678" w:author="Thomas Dietz" w:date="2012-08-08T16:18:00Z"/>
              </w:rPr>
            </w:pPr>
            <w:ins w:id="18679" w:author="Thomas Dietz" w:date="2012-08-08T16:18:00Z">
              <w:r>
                <w:t xml:space="preserve">        * If the operation is 'delete', the element is deleted if it</w:t>
              </w:r>
            </w:ins>
          </w:p>
          <w:p w14:paraId="60C71A8C" w14:textId="77777777" w:rsidR="00D708FE" w:rsidRDefault="00D708FE" w:rsidP="00D708FE">
            <w:pPr>
              <w:pStyle w:val="XML1"/>
              <w:rPr>
                <w:ins w:id="18680" w:author="Thomas Dietz" w:date="2012-08-08T16:18:00Z"/>
              </w:rPr>
            </w:pPr>
            <w:ins w:id="18681" w:author="Thomas Dietz" w:date="2012-08-08T16:18:00Z">
              <w:r>
                <w:t xml:space="preserve">        exists.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18682" w:author="Thomas Dietz" w:date="2012-08-08T16:18:00Z"/>
              </w:rPr>
            </w:pPr>
            <w:ins w:id="18683" w:author="Thomas Dietz" w:date="2012-08-08T16:18:00Z">
              <w:r>
                <w:t xml:space="preserve">        error is returned.</w:t>
              </w:r>
            </w:ins>
          </w:p>
          <w:p w14:paraId="5F3232E2" w14:textId="77777777" w:rsidR="00D708FE" w:rsidRDefault="00D708FE" w:rsidP="00D708FE">
            <w:pPr>
              <w:pStyle w:val="XML1"/>
              <w:rPr>
                <w:ins w:id="18684" w:author="Thomas Dietz" w:date="2012-08-08T16:18:00Z"/>
              </w:rPr>
            </w:pPr>
            <w:ins w:id="18685" w:author="Thomas Dietz" w:date="2012-08-08T16:18:00Z">
              <w:r>
                <w:t xml:space="preserve">      &lt;/xs:documentation&gt;</w:t>
              </w:r>
            </w:ins>
          </w:p>
          <w:p w14:paraId="23D6F786" w14:textId="77777777" w:rsidR="00D708FE" w:rsidRDefault="00D708FE" w:rsidP="00D708FE">
            <w:pPr>
              <w:pStyle w:val="XML1"/>
              <w:rPr>
                <w:ins w:id="18686" w:author="Thomas Dietz" w:date="2012-08-08T16:18:00Z"/>
              </w:rPr>
            </w:pPr>
            <w:ins w:id="18687" w:author="Thomas Dietz" w:date="2012-08-08T16:18:00Z">
              <w:r>
                <w:t xml:space="preserve">    &lt;/xs:annotation&gt;</w:t>
              </w:r>
            </w:ins>
          </w:p>
          <w:p w14:paraId="08E286FB" w14:textId="77777777" w:rsidR="00D708FE" w:rsidRDefault="00D708FE" w:rsidP="00D708FE">
            <w:pPr>
              <w:pStyle w:val="XML1"/>
              <w:rPr>
                <w:ins w:id="18688" w:author="Thomas Dietz" w:date="2012-08-08T16:18:00Z"/>
              </w:rPr>
            </w:pPr>
          </w:p>
          <w:p w14:paraId="7561009B" w14:textId="77777777" w:rsidR="00D708FE" w:rsidRDefault="00D708FE" w:rsidP="00D708FE">
            <w:pPr>
              <w:pStyle w:val="XML1"/>
              <w:rPr>
                <w:ins w:id="18689" w:author="Thomas Dietz" w:date="2012-08-08T16:18:00Z"/>
              </w:rPr>
            </w:pPr>
            <w:ins w:id="18690" w:author="Thomas Dietz" w:date="2012-08-08T16:18:00Z">
              <w:r>
                <w:t xml:space="preserve">    &lt;xs:sequence&gt;</w:t>
              </w:r>
            </w:ins>
          </w:p>
          <w:p w14:paraId="256127B5" w14:textId="77777777" w:rsidR="00D708FE" w:rsidRDefault="00D708FE" w:rsidP="00D708FE">
            <w:pPr>
              <w:pStyle w:val="XML1"/>
              <w:rPr>
                <w:ins w:id="18691" w:author="Thomas Dietz" w:date="2012-08-08T16:18:00Z"/>
              </w:rPr>
            </w:pPr>
            <w:ins w:id="18692" w:author="Thomas Dietz" w:date="2012-08-08T16:18:00Z">
              <w:r>
                <w:t xml:space="preserve">      &lt;xs:choice&gt;</w:t>
              </w:r>
            </w:ins>
          </w:p>
          <w:p w14:paraId="1B3D05BA" w14:textId="77777777" w:rsidR="00D708FE" w:rsidRDefault="00D708FE" w:rsidP="00D708FE">
            <w:pPr>
              <w:pStyle w:val="XML1"/>
              <w:rPr>
                <w:ins w:id="18693" w:author="Thomas Dietz" w:date="2012-08-08T16:18:00Z"/>
              </w:rPr>
            </w:pPr>
            <w:ins w:id="18694" w:author="Thomas Dietz" w:date="2012-08-08T16:18:00Z">
              <w:r>
                <w:t xml:space="preserve">        &lt;xs:sequence&gt;</w:t>
              </w:r>
            </w:ins>
          </w:p>
          <w:p w14:paraId="0F11622D" w14:textId="77777777" w:rsidR="00D708FE" w:rsidRDefault="00D708FE" w:rsidP="00D708FE">
            <w:pPr>
              <w:pStyle w:val="XML1"/>
              <w:rPr>
                <w:ins w:id="18695" w:author="Thomas Dietz" w:date="2012-08-08T16:18:00Z"/>
              </w:rPr>
            </w:pPr>
            <w:ins w:id="18696" w:author="Thomas Dietz" w:date="2012-08-08T16:18:00Z">
              <w:r>
                <w:t xml:space="preserve">          &lt;xs:element name="DSAKeyValue"&gt;</w:t>
              </w:r>
            </w:ins>
          </w:p>
          <w:p w14:paraId="28F01544" w14:textId="77777777" w:rsidR="00D708FE" w:rsidRDefault="00D708FE" w:rsidP="00D708FE">
            <w:pPr>
              <w:pStyle w:val="XML1"/>
              <w:rPr>
                <w:ins w:id="18697" w:author="Thomas Dietz" w:date="2012-08-08T16:18:00Z"/>
              </w:rPr>
            </w:pPr>
            <w:ins w:id="18698" w:author="Thomas Dietz" w:date="2012-08-08T16:18:00Z">
              <w:r>
                <w:t xml:space="preserve">            &lt;xs:complexType&gt;</w:t>
              </w:r>
            </w:ins>
          </w:p>
          <w:p w14:paraId="1D6C9F08" w14:textId="77777777" w:rsidR="00D708FE" w:rsidRDefault="00D708FE" w:rsidP="00D708FE">
            <w:pPr>
              <w:pStyle w:val="XML1"/>
              <w:rPr>
                <w:ins w:id="18699" w:author="Thomas Dietz" w:date="2012-08-08T16:18:00Z"/>
              </w:rPr>
            </w:pPr>
            <w:ins w:id="18700" w:author="Thomas Dietz" w:date="2012-08-08T16:18:00Z">
              <w:r>
                <w:t xml:space="preserve">              &lt;xs:sequence&gt;</w:t>
              </w:r>
            </w:ins>
          </w:p>
          <w:p w14:paraId="6B1DBAC3" w14:textId="77777777" w:rsidR="00D708FE" w:rsidRDefault="00D708FE" w:rsidP="00D708FE">
            <w:pPr>
              <w:pStyle w:val="XML1"/>
              <w:rPr>
                <w:ins w:id="18701" w:author="Thomas Dietz" w:date="2012-08-08T16:18:00Z"/>
              </w:rPr>
            </w:pPr>
            <w:ins w:id="18702" w:author="Thomas Dietz" w:date="2012-08-08T16:18:00Z">
              <w:r>
                <w:t xml:space="preserve">                &lt;xs:group ref="DSAKeyValueType"/&gt;</w:t>
              </w:r>
            </w:ins>
          </w:p>
          <w:p w14:paraId="6E92C844" w14:textId="77777777" w:rsidR="00D708FE" w:rsidRDefault="00D708FE" w:rsidP="00D708FE">
            <w:pPr>
              <w:pStyle w:val="XML1"/>
              <w:rPr>
                <w:ins w:id="18703" w:author="Thomas Dietz" w:date="2012-08-08T16:18:00Z"/>
              </w:rPr>
            </w:pPr>
            <w:ins w:id="18704" w:author="Thomas Dietz" w:date="2012-08-08T16:18:00Z">
              <w:r>
                <w:t xml:space="preserve">              &lt;/xs:sequence&gt;</w:t>
              </w:r>
            </w:ins>
          </w:p>
          <w:p w14:paraId="1019DB75" w14:textId="77777777" w:rsidR="00D708FE" w:rsidRDefault="00D708FE" w:rsidP="00D708FE">
            <w:pPr>
              <w:pStyle w:val="XML1"/>
              <w:rPr>
                <w:ins w:id="18705" w:author="Thomas Dietz" w:date="2012-08-08T16:18:00Z"/>
              </w:rPr>
            </w:pPr>
            <w:ins w:id="18706" w:author="Thomas Dietz" w:date="2012-08-08T16:18:00Z">
              <w:r>
                <w:t xml:space="preserve">            &lt;/xs:complexType&gt;</w:t>
              </w:r>
            </w:ins>
          </w:p>
          <w:p w14:paraId="4B04C9A1" w14:textId="77777777" w:rsidR="00D708FE" w:rsidRDefault="00D708FE" w:rsidP="00D708FE">
            <w:pPr>
              <w:pStyle w:val="XML1"/>
              <w:rPr>
                <w:ins w:id="18707" w:author="Thomas Dietz" w:date="2012-08-08T16:18:00Z"/>
              </w:rPr>
            </w:pPr>
            <w:ins w:id="18708" w:author="Thomas Dietz" w:date="2012-08-08T16:18:00Z">
              <w:r>
                <w:t xml:space="preserve">          &lt;/xs:element&gt;</w:t>
              </w:r>
            </w:ins>
          </w:p>
          <w:p w14:paraId="11B81330" w14:textId="77777777" w:rsidR="00D708FE" w:rsidRDefault="00D708FE" w:rsidP="00D708FE">
            <w:pPr>
              <w:pStyle w:val="XML1"/>
              <w:rPr>
                <w:ins w:id="18709" w:author="Thomas Dietz" w:date="2012-08-08T16:18:00Z"/>
              </w:rPr>
            </w:pPr>
            <w:ins w:id="18710" w:author="Thomas Dietz" w:date="2012-08-08T16:18:00Z">
              <w:r>
                <w:t xml:space="preserve">        &lt;/xs:sequence&gt;</w:t>
              </w:r>
            </w:ins>
          </w:p>
          <w:p w14:paraId="5DC4C8EA" w14:textId="77777777" w:rsidR="00D708FE" w:rsidRDefault="00D708FE" w:rsidP="00D708FE">
            <w:pPr>
              <w:pStyle w:val="XML1"/>
              <w:rPr>
                <w:ins w:id="18711" w:author="Thomas Dietz" w:date="2012-08-08T16:18:00Z"/>
              </w:rPr>
            </w:pPr>
            <w:ins w:id="18712" w:author="Thomas Dietz" w:date="2012-08-08T16:18:00Z">
              <w:r>
                <w:t xml:space="preserve">        &lt;xs:sequence&gt;</w:t>
              </w:r>
            </w:ins>
          </w:p>
          <w:p w14:paraId="615CA6DA" w14:textId="77777777" w:rsidR="00D708FE" w:rsidRDefault="00D708FE" w:rsidP="00D708FE">
            <w:pPr>
              <w:pStyle w:val="XML1"/>
              <w:rPr>
                <w:ins w:id="18713" w:author="Thomas Dietz" w:date="2012-08-08T16:18:00Z"/>
              </w:rPr>
            </w:pPr>
            <w:ins w:id="18714" w:author="Thomas Dietz" w:date="2012-08-08T16:18:00Z">
              <w:r>
                <w:t xml:space="preserve">          &lt;xs:element name="RSAKeyValue"&gt;</w:t>
              </w:r>
            </w:ins>
          </w:p>
          <w:p w14:paraId="3A79DDF9" w14:textId="77777777" w:rsidR="00D708FE" w:rsidRDefault="00D708FE" w:rsidP="00D708FE">
            <w:pPr>
              <w:pStyle w:val="XML1"/>
              <w:rPr>
                <w:ins w:id="18715" w:author="Thomas Dietz" w:date="2012-08-08T16:18:00Z"/>
              </w:rPr>
            </w:pPr>
            <w:ins w:id="18716" w:author="Thomas Dietz" w:date="2012-08-08T16:18:00Z">
              <w:r>
                <w:t xml:space="preserve">            &lt;xs:complexType&gt;</w:t>
              </w:r>
            </w:ins>
          </w:p>
          <w:p w14:paraId="70457F0F" w14:textId="77777777" w:rsidR="00D708FE" w:rsidRDefault="00D708FE" w:rsidP="00D708FE">
            <w:pPr>
              <w:pStyle w:val="XML1"/>
              <w:rPr>
                <w:ins w:id="18717" w:author="Thomas Dietz" w:date="2012-08-08T16:18:00Z"/>
              </w:rPr>
            </w:pPr>
            <w:ins w:id="18718" w:author="Thomas Dietz" w:date="2012-08-08T16:18:00Z">
              <w:r>
                <w:t xml:space="preserve">              &lt;xs:sequence&gt;</w:t>
              </w:r>
            </w:ins>
          </w:p>
          <w:p w14:paraId="352847FA" w14:textId="77777777" w:rsidR="00D708FE" w:rsidRDefault="00D708FE" w:rsidP="00D708FE">
            <w:pPr>
              <w:pStyle w:val="XML1"/>
              <w:rPr>
                <w:ins w:id="18719" w:author="Thomas Dietz" w:date="2012-08-08T16:18:00Z"/>
              </w:rPr>
            </w:pPr>
            <w:ins w:id="18720" w:author="Thomas Dietz" w:date="2012-08-08T16:18:00Z">
              <w:r>
                <w:t xml:space="preserve">                &lt;xs:group ref="RSAKeyValueType"/&gt;</w:t>
              </w:r>
            </w:ins>
          </w:p>
          <w:p w14:paraId="655E2074" w14:textId="77777777" w:rsidR="00D708FE" w:rsidRDefault="00D708FE" w:rsidP="00D708FE">
            <w:pPr>
              <w:pStyle w:val="XML1"/>
              <w:rPr>
                <w:ins w:id="18721" w:author="Thomas Dietz" w:date="2012-08-08T16:18:00Z"/>
              </w:rPr>
            </w:pPr>
            <w:ins w:id="18722" w:author="Thomas Dietz" w:date="2012-08-08T16:18:00Z">
              <w:r>
                <w:t xml:space="preserve">              &lt;/xs:sequence&gt;</w:t>
              </w:r>
            </w:ins>
          </w:p>
          <w:p w14:paraId="670FEBCA" w14:textId="77777777" w:rsidR="00D708FE" w:rsidRDefault="00D708FE" w:rsidP="00D708FE">
            <w:pPr>
              <w:pStyle w:val="XML1"/>
              <w:rPr>
                <w:ins w:id="18723" w:author="Thomas Dietz" w:date="2012-08-08T16:18:00Z"/>
              </w:rPr>
            </w:pPr>
            <w:ins w:id="18724" w:author="Thomas Dietz" w:date="2012-08-08T16:18:00Z">
              <w:r>
                <w:t xml:space="preserve">            &lt;/xs:complexType&gt;</w:t>
              </w:r>
            </w:ins>
          </w:p>
          <w:p w14:paraId="68D58291" w14:textId="77777777" w:rsidR="00D708FE" w:rsidRDefault="00D708FE" w:rsidP="00D708FE">
            <w:pPr>
              <w:pStyle w:val="XML1"/>
              <w:rPr>
                <w:ins w:id="18725" w:author="Thomas Dietz" w:date="2012-08-08T16:18:00Z"/>
              </w:rPr>
            </w:pPr>
            <w:ins w:id="18726" w:author="Thomas Dietz" w:date="2012-08-08T16:18:00Z">
              <w:r>
                <w:t xml:space="preserve">          &lt;/xs:element&gt;</w:t>
              </w:r>
            </w:ins>
          </w:p>
          <w:p w14:paraId="61FEDAE0" w14:textId="77777777" w:rsidR="00D708FE" w:rsidRDefault="00D708FE" w:rsidP="00D708FE">
            <w:pPr>
              <w:pStyle w:val="XML1"/>
              <w:rPr>
                <w:ins w:id="18727" w:author="Thomas Dietz" w:date="2012-08-08T16:18:00Z"/>
              </w:rPr>
            </w:pPr>
            <w:ins w:id="18728" w:author="Thomas Dietz" w:date="2012-08-08T16:18:00Z">
              <w:r>
                <w:t xml:space="preserve">        &lt;/xs:sequence&gt;</w:t>
              </w:r>
            </w:ins>
          </w:p>
          <w:p w14:paraId="091FBA4A" w14:textId="77777777" w:rsidR="00D708FE" w:rsidRDefault="00D708FE" w:rsidP="00D708FE">
            <w:pPr>
              <w:pStyle w:val="XML1"/>
              <w:rPr>
                <w:ins w:id="18729" w:author="Thomas Dietz" w:date="2012-08-08T16:18:00Z"/>
              </w:rPr>
            </w:pPr>
            <w:ins w:id="18730" w:author="Thomas Dietz" w:date="2012-08-08T16:18:00Z">
              <w:r>
                <w:t xml:space="preserve">      &lt;/xs:choice&gt;</w:t>
              </w:r>
            </w:ins>
          </w:p>
          <w:p w14:paraId="213A667A" w14:textId="77777777" w:rsidR="00D708FE" w:rsidRDefault="00D708FE" w:rsidP="00D708FE">
            <w:pPr>
              <w:pStyle w:val="XML1"/>
              <w:rPr>
                <w:ins w:id="18731" w:author="Thomas Dietz" w:date="2012-08-08T16:18:00Z"/>
              </w:rPr>
            </w:pPr>
            <w:ins w:id="18732" w:author="Thomas Dietz" w:date="2012-08-08T16:18:00Z">
              <w:r>
                <w:t xml:space="preserve">    &lt;/xs:sequence&gt;</w:t>
              </w:r>
            </w:ins>
          </w:p>
          <w:p w14:paraId="587A15A2" w14:textId="77777777" w:rsidR="00D708FE" w:rsidRDefault="00D708FE" w:rsidP="00D708FE">
            <w:pPr>
              <w:pStyle w:val="XML1"/>
              <w:rPr>
                <w:ins w:id="18733" w:author="Thomas Dietz" w:date="2012-08-08T16:18:00Z"/>
              </w:rPr>
            </w:pPr>
            <w:ins w:id="18734" w:author="Thomas Dietz" w:date="2012-08-08T16:18:00Z">
              <w:r>
                <w:t xml:space="preserve">  &lt;/xs:group&gt;</w:t>
              </w:r>
            </w:ins>
          </w:p>
          <w:p w14:paraId="5E9CD459" w14:textId="77777777" w:rsidR="00D708FE" w:rsidRDefault="00D708FE" w:rsidP="00D708FE">
            <w:pPr>
              <w:pStyle w:val="XML1"/>
              <w:rPr>
                <w:ins w:id="18735" w:author="Thomas Dietz" w:date="2012-08-08T16:18:00Z"/>
              </w:rPr>
            </w:pPr>
          </w:p>
          <w:p w14:paraId="418B34C5" w14:textId="77777777" w:rsidR="00D708FE" w:rsidRDefault="00D708FE" w:rsidP="00D708FE">
            <w:pPr>
              <w:pStyle w:val="XML1"/>
              <w:rPr>
                <w:ins w:id="18736" w:author="Thomas Dietz" w:date="2012-08-08T16:18:00Z"/>
              </w:rPr>
            </w:pPr>
            <w:ins w:id="18737" w:author="Thomas Dietz" w:date="2012-08-08T16:18:00Z">
              <w:r>
                <w:t xml:space="preserve">  &lt;xs:group name="OFLogicalSwitchCapabilitiesType"&gt;</w:t>
              </w:r>
            </w:ins>
          </w:p>
          <w:p w14:paraId="14744CA0" w14:textId="77777777" w:rsidR="00D708FE" w:rsidRDefault="00D708FE" w:rsidP="00D708FE">
            <w:pPr>
              <w:pStyle w:val="XML1"/>
              <w:rPr>
                <w:ins w:id="18738" w:author="Thomas Dietz" w:date="2012-08-08T16:18:00Z"/>
              </w:rPr>
            </w:pPr>
            <w:ins w:id="18739" w:author="Thomas Dietz" w:date="2012-08-08T16:18:00Z">
              <w:r>
                <w:t xml:space="preserve">    &lt;xs:annotation&gt;</w:t>
              </w:r>
            </w:ins>
          </w:p>
          <w:p w14:paraId="4CAC4E8C" w14:textId="77777777" w:rsidR="00D708FE" w:rsidRDefault="00D708FE" w:rsidP="00D708FE">
            <w:pPr>
              <w:pStyle w:val="XML1"/>
              <w:rPr>
                <w:ins w:id="18740" w:author="Thomas Dietz" w:date="2012-08-08T16:18:00Z"/>
              </w:rPr>
            </w:pPr>
            <w:ins w:id="18741" w:author="Thomas Dietz" w:date="2012-08-08T16:18:00Z">
              <w:r>
                <w:t xml:space="preserve">      &lt;xs:documentation&gt;</w:t>
              </w:r>
            </w:ins>
          </w:p>
          <w:p w14:paraId="094E2216" w14:textId="77777777" w:rsidR="00D708FE" w:rsidRDefault="00D708FE" w:rsidP="00D708FE">
            <w:pPr>
              <w:pStyle w:val="XML1"/>
              <w:rPr>
                <w:ins w:id="18742" w:author="Thomas Dietz" w:date="2012-08-08T16:18:00Z"/>
              </w:rPr>
            </w:pPr>
            <w:ins w:id="18743" w:author="Thomas Dietz" w:date="2012-08-08T16:18:00Z">
              <w:r>
                <w:t xml:space="preserve">        This grouping specifies all properties of an</w:t>
              </w:r>
            </w:ins>
          </w:p>
          <w:p w14:paraId="157E5593" w14:textId="77777777" w:rsidR="00D708FE" w:rsidRDefault="00D708FE" w:rsidP="00D708FE">
            <w:pPr>
              <w:pStyle w:val="XML1"/>
              <w:rPr>
                <w:ins w:id="18744" w:author="Thomas Dietz" w:date="2012-08-08T16:18:00Z"/>
              </w:rPr>
            </w:pPr>
            <w:ins w:id="18745" w:author="Thomas Dietz" w:date="2012-08-08T16:18:00Z">
              <w:r>
                <w:t xml:space="preserve">        OpenFlow logical switch's capabilities.</w:t>
              </w:r>
            </w:ins>
          </w:p>
          <w:p w14:paraId="2AA5A8FE" w14:textId="77777777" w:rsidR="00D708FE" w:rsidRDefault="00D708FE" w:rsidP="00D708FE">
            <w:pPr>
              <w:pStyle w:val="XML1"/>
              <w:rPr>
                <w:ins w:id="18746" w:author="Thomas Dietz" w:date="2012-08-08T16:18:00Z"/>
              </w:rPr>
            </w:pPr>
          </w:p>
          <w:p w14:paraId="3050E1C8" w14:textId="77777777" w:rsidR="00D708FE" w:rsidRDefault="00D708FE" w:rsidP="00D708FE">
            <w:pPr>
              <w:pStyle w:val="XML1"/>
              <w:rPr>
                <w:ins w:id="18747" w:author="Thomas Dietz" w:date="2012-08-08T16:18:00Z"/>
              </w:rPr>
            </w:pPr>
            <w:ins w:id="18748" w:author="Thomas Dietz" w:date="2012-08-08T16:18:00Z">
              <w:r>
                <w:lastRenderedPageBreak/>
                <w:t xml:space="preserve">        Elements in the type OFLogicalSwitchCapabilitiesType are not</w:t>
              </w:r>
            </w:ins>
          </w:p>
          <w:p w14:paraId="29F27067" w14:textId="77777777" w:rsidR="00D708FE" w:rsidRDefault="00D708FE" w:rsidP="00D708FE">
            <w:pPr>
              <w:pStyle w:val="XML1"/>
              <w:rPr>
                <w:ins w:id="18749" w:author="Thomas Dietz" w:date="2012-08-08T16:18:00Z"/>
              </w:rPr>
            </w:pPr>
            <w:ins w:id="18750" w:author="Thomas Dietz" w:date="2012-08-08T16:18:00Z">
              <w:r>
                <w:t xml:space="preserve">        configurable and can only be retrieved by NETCONF &amp;lt;get&amp;gt;</w:t>
              </w:r>
            </w:ins>
          </w:p>
          <w:p w14:paraId="54CEE27A" w14:textId="77777777" w:rsidR="00D708FE" w:rsidRDefault="00D708FE" w:rsidP="00D708FE">
            <w:pPr>
              <w:pStyle w:val="XML1"/>
              <w:rPr>
                <w:ins w:id="18751" w:author="Thomas Dietz" w:date="2012-08-08T16:18:00Z"/>
              </w:rPr>
            </w:pPr>
            <w:ins w:id="18752" w:author="Thomas Dietz" w:date="2012-08-08T16:18:00Z">
              <w:r>
                <w:t xml:space="preserve">        operations. Attemps to modify this element and its children</w:t>
              </w:r>
            </w:ins>
          </w:p>
          <w:p w14:paraId="1FD351F7" w14:textId="77777777" w:rsidR="00D708FE" w:rsidRDefault="00D708FE" w:rsidP="00D708FE">
            <w:pPr>
              <w:pStyle w:val="XML1"/>
              <w:rPr>
                <w:ins w:id="18753" w:author="Thomas Dietz" w:date="2012-08-08T16:18:00Z"/>
              </w:rPr>
            </w:pPr>
            <w:ins w:id="18754" w:author="Thomas Dietz" w:date="2012-08-08T16:18:00Z">
              <w:r>
                <w:t xml:space="preserve">        with a NETCONF &amp;lt;edit-config&amp;gt; operation MUST result in an </w:t>
              </w:r>
            </w:ins>
          </w:p>
          <w:p w14:paraId="08FC3CF0" w14:textId="77777777" w:rsidR="00D708FE" w:rsidRDefault="00D708FE" w:rsidP="00D708FE">
            <w:pPr>
              <w:pStyle w:val="XML1"/>
              <w:rPr>
                <w:ins w:id="18755" w:author="Thomas Dietz" w:date="2012-08-08T16:18:00Z"/>
              </w:rPr>
            </w:pPr>
            <w:ins w:id="18756" w:author="Thomas Dietz" w:date="2012-08-08T16:18:00Z">
              <w:r>
                <w:t xml:space="preserve">        'operation-not-supported' error with type 'application'.</w:t>
              </w:r>
            </w:ins>
          </w:p>
          <w:p w14:paraId="4FBA6C3F" w14:textId="77777777" w:rsidR="00D708FE" w:rsidRDefault="00D708FE" w:rsidP="00D708FE">
            <w:pPr>
              <w:pStyle w:val="XML1"/>
              <w:rPr>
                <w:ins w:id="18757" w:author="Thomas Dietz" w:date="2012-08-08T16:18:00Z"/>
              </w:rPr>
            </w:pPr>
            <w:ins w:id="18758" w:author="Thomas Dietz" w:date="2012-08-08T16:18:00Z">
              <w:r>
                <w:t xml:space="preserve">      &lt;/xs:documentation&gt;</w:t>
              </w:r>
            </w:ins>
          </w:p>
          <w:p w14:paraId="3DD79B68" w14:textId="77777777" w:rsidR="00D708FE" w:rsidRDefault="00D708FE" w:rsidP="00D708FE">
            <w:pPr>
              <w:pStyle w:val="XML1"/>
              <w:rPr>
                <w:ins w:id="18759" w:author="Thomas Dietz" w:date="2012-08-08T16:18:00Z"/>
              </w:rPr>
            </w:pPr>
            <w:ins w:id="18760" w:author="Thomas Dietz" w:date="2012-08-08T16:18:00Z">
              <w:r>
                <w:t xml:space="preserve">    &lt;/xs:annotation&gt;</w:t>
              </w:r>
            </w:ins>
          </w:p>
          <w:p w14:paraId="1371BB8D" w14:textId="77777777" w:rsidR="00D708FE" w:rsidRDefault="00D708FE" w:rsidP="00D708FE">
            <w:pPr>
              <w:pStyle w:val="XML1"/>
              <w:rPr>
                <w:ins w:id="18761" w:author="Thomas Dietz" w:date="2012-08-08T16:18:00Z"/>
              </w:rPr>
            </w:pPr>
          </w:p>
          <w:p w14:paraId="0D34D0BD" w14:textId="77777777" w:rsidR="00D708FE" w:rsidRDefault="00D708FE" w:rsidP="00D708FE">
            <w:pPr>
              <w:pStyle w:val="XML1"/>
              <w:rPr>
                <w:ins w:id="18762" w:author="Thomas Dietz" w:date="2012-08-08T16:18:00Z"/>
              </w:rPr>
            </w:pPr>
            <w:ins w:id="18763" w:author="Thomas Dietz" w:date="2012-08-08T16:18:00Z">
              <w:r>
                <w:t xml:space="preserve">    &lt;xs:sequence&gt;</w:t>
              </w:r>
            </w:ins>
          </w:p>
          <w:p w14:paraId="3E38A532" w14:textId="77777777" w:rsidR="00D708FE" w:rsidRDefault="00D708FE" w:rsidP="00D708FE">
            <w:pPr>
              <w:pStyle w:val="XML1"/>
              <w:rPr>
                <w:ins w:id="18764" w:author="Thomas Dietz" w:date="2012-08-08T16:18:00Z"/>
              </w:rPr>
            </w:pPr>
            <w:ins w:id="18765" w:author="Thomas Dietz" w:date="2012-08-08T16:18:00Z">
              <w:r>
                <w:t xml:space="preserve">      &lt;xs:element name="max-buffered-packets"  type="xs:unsignedInt"&gt;</w:t>
              </w:r>
            </w:ins>
          </w:p>
          <w:p w14:paraId="1E265465" w14:textId="77777777" w:rsidR="00D708FE" w:rsidRDefault="00D708FE" w:rsidP="00D708FE">
            <w:pPr>
              <w:pStyle w:val="XML1"/>
              <w:rPr>
                <w:ins w:id="18766" w:author="Thomas Dietz" w:date="2012-08-08T16:18:00Z"/>
              </w:rPr>
            </w:pPr>
            <w:ins w:id="18767" w:author="Thomas Dietz" w:date="2012-08-08T16:18:00Z">
              <w:r>
                <w:t xml:space="preserve">        &lt;xs:annotation&gt;</w:t>
              </w:r>
            </w:ins>
          </w:p>
          <w:p w14:paraId="3F806961" w14:textId="77777777" w:rsidR="00D708FE" w:rsidRDefault="00D708FE" w:rsidP="00D708FE">
            <w:pPr>
              <w:pStyle w:val="XML1"/>
              <w:rPr>
                <w:ins w:id="18768" w:author="Thomas Dietz" w:date="2012-08-08T16:18:00Z"/>
              </w:rPr>
            </w:pPr>
            <w:ins w:id="18769" w:author="Thomas Dietz" w:date="2012-08-08T16:18:00Z">
              <w:r>
                <w:t xml:space="preserve">          &lt;xs:documentation&gt;</w:t>
              </w:r>
            </w:ins>
          </w:p>
          <w:p w14:paraId="3C577B0A" w14:textId="77777777" w:rsidR="00D708FE" w:rsidRDefault="00D708FE" w:rsidP="00D708FE">
            <w:pPr>
              <w:pStyle w:val="XML1"/>
              <w:rPr>
                <w:ins w:id="18770" w:author="Thomas Dietz" w:date="2012-08-08T16:18:00Z"/>
              </w:rPr>
            </w:pPr>
            <w:ins w:id="18771" w:author="Thomas Dietz" w:date="2012-08-08T16:18:00Z">
              <w:r>
                <w:t xml:space="preserve">            The maximum number of packets the logical switch</w:t>
              </w:r>
            </w:ins>
          </w:p>
          <w:p w14:paraId="03180F72" w14:textId="77777777" w:rsidR="00D708FE" w:rsidRDefault="00D708FE" w:rsidP="00D708FE">
            <w:pPr>
              <w:pStyle w:val="XML1"/>
              <w:rPr>
                <w:ins w:id="18772" w:author="Thomas Dietz" w:date="2012-08-08T16:18:00Z"/>
              </w:rPr>
            </w:pPr>
            <w:ins w:id="18773" w:author="Thomas Dietz" w:date="2012-08-08T16:18:00Z">
              <w:r>
                <w:t xml:space="preserve">            can buffer when sending packets to the controller using</w:t>
              </w:r>
            </w:ins>
          </w:p>
          <w:p w14:paraId="4D152F9A" w14:textId="77777777" w:rsidR="00D708FE" w:rsidRDefault="00D708FE" w:rsidP="00D708FE">
            <w:pPr>
              <w:pStyle w:val="XML1"/>
              <w:rPr>
                <w:ins w:id="18774" w:author="Thomas Dietz" w:date="2012-08-08T16:18:00Z"/>
              </w:rPr>
            </w:pPr>
            <w:ins w:id="18775" w:author="Thomas Dietz" w:date="2012-08-08T16:18:00Z">
              <w:r>
                <w:t xml:space="preserve">            packet-in messages.</w:t>
              </w:r>
            </w:ins>
          </w:p>
          <w:p w14:paraId="40D000B6" w14:textId="77777777" w:rsidR="00D708FE" w:rsidRDefault="00D708FE" w:rsidP="00D708FE">
            <w:pPr>
              <w:pStyle w:val="XML1"/>
              <w:rPr>
                <w:ins w:id="18776" w:author="Thomas Dietz" w:date="2012-08-08T16:18:00Z"/>
              </w:rPr>
            </w:pPr>
            <w:ins w:id="18777" w:author="Thomas Dietz" w:date="2012-08-08T16:18:00Z">
              <w:r>
                <w:t xml:space="preserve">          &lt;/xs:documentation&gt;</w:t>
              </w:r>
            </w:ins>
          </w:p>
          <w:p w14:paraId="06B827D4" w14:textId="77777777" w:rsidR="00D708FE" w:rsidRDefault="00D708FE" w:rsidP="00D708FE">
            <w:pPr>
              <w:pStyle w:val="XML1"/>
              <w:rPr>
                <w:ins w:id="18778" w:author="Thomas Dietz" w:date="2012-08-08T16:18:00Z"/>
              </w:rPr>
            </w:pPr>
            <w:ins w:id="18779" w:author="Thomas Dietz" w:date="2012-08-08T16:18:00Z">
              <w:r>
                <w:t xml:space="preserve">        &lt;/xs:annotation&gt;</w:t>
              </w:r>
            </w:ins>
          </w:p>
          <w:p w14:paraId="61DC9E18" w14:textId="77777777" w:rsidR="00D708FE" w:rsidRDefault="00D708FE" w:rsidP="00D708FE">
            <w:pPr>
              <w:pStyle w:val="XML1"/>
              <w:rPr>
                <w:ins w:id="18780" w:author="Thomas Dietz" w:date="2012-08-08T16:18:00Z"/>
              </w:rPr>
            </w:pPr>
            <w:ins w:id="18781" w:author="Thomas Dietz" w:date="2012-08-08T16:18:00Z">
              <w:r>
                <w:t xml:space="preserve">      &lt;/xs:element&gt;</w:t>
              </w:r>
            </w:ins>
          </w:p>
          <w:p w14:paraId="67A9F3C1" w14:textId="77777777" w:rsidR="00D708FE" w:rsidRDefault="00D708FE" w:rsidP="00D708FE">
            <w:pPr>
              <w:pStyle w:val="XML1"/>
              <w:rPr>
                <w:ins w:id="18782" w:author="Thomas Dietz" w:date="2012-08-08T16:18:00Z"/>
              </w:rPr>
            </w:pPr>
            <w:ins w:id="18783" w:author="Thomas Dietz" w:date="2012-08-08T16:18:00Z">
              <w:r>
                <w:t xml:space="preserve">      &lt;xs:element name="max-tables"  type="xs:unsignedByte"&gt;</w:t>
              </w:r>
            </w:ins>
          </w:p>
          <w:p w14:paraId="7DF928AC" w14:textId="77777777" w:rsidR="00D708FE" w:rsidRDefault="00D708FE" w:rsidP="00D708FE">
            <w:pPr>
              <w:pStyle w:val="XML1"/>
              <w:rPr>
                <w:ins w:id="18784" w:author="Thomas Dietz" w:date="2012-08-08T16:18:00Z"/>
              </w:rPr>
            </w:pPr>
            <w:ins w:id="18785" w:author="Thomas Dietz" w:date="2012-08-08T16:18:00Z">
              <w:r>
                <w:t xml:space="preserve">        &lt;xs:annotation&gt;</w:t>
              </w:r>
            </w:ins>
          </w:p>
          <w:p w14:paraId="5A9A4E76" w14:textId="77777777" w:rsidR="00D708FE" w:rsidRDefault="00D708FE" w:rsidP="00D708FE">
            <w:pPr>
              <w:pStyle w:val="XML1"/>
              <w:rPr>
                <w:ins w:id="18786" w:author="Thomas Dietz" w:date="2012-08-08T16:18:00Z"/>
              </w:rPr>
            </w:pPr>
            <w:ins w:id="18787" w:author="Thomas Dietz" w:date="2012-08-08T16:18:00Z">
              <w:r>
                <w:t xml:space="preserve">          &lt;xs:documentation&gt;</w:t>
              </w:r>
            </w:ins>
          </w:p>
          <w:p w14:paraId="6CC0E7FF" w14:textId="77777777" w:rsidR="00D708FE" w:rsidRDefault="00D708FE" w:rsidP="00D708FE">
            <w:pPr>
              <w:pStyle w:val="XML1"/>
              <w:rPr>
                <w:ins w:id="18788" w:author="Thomas Dietz" w:date="2012-08-08T16:18:00Z"/>
              </w:rPr>
            </w:pPr>
            <w:ins w:id="18789" w:author="Thomas Dietz" w:date="2012-08-08T16:18:00Z">
              <w:r>
                <w:t xml:space="preserve">            The number of flow tables supported by the</w:t>
              </w:r>
            </w:ins>
          </w:p>
          <w:p w14:paraId="3F910764" w14:textId="77777777" w:rsidR="00D708FE" w:rsidRDefault="00D708FE" w:rsidP="00D708FE">
            <w:pPr>
              <w:pStyle w:val="XML1"/>
              <w:rPr>
                <w:ins w:id="18790" w:author="Thomas Dietz" w:date="2012-08-08T16:18:00Z"/>
              </w:rPr>
            </w:pPr>
            <w:ins w:id="18791" w:author="Thomas Dietz" w:date="2012-08-08T16:18:00Z">
              <w:r>
                <w:t xml:space="preserve">            logical switch.</w:t>
              </w:r>
            </w:ins>
          </w:p>
          <w:p w14:paraId="39D5546E" w14:textId="77777777" w:rsidR="00D708FE" w:rsidRDefault="00D708FE" w:rsidP="00D708FE">
            <w:pPr>
              <w:pStyle w:val="XML1"/>
              <w:rPr>
                <w:ins w:id="18792" w:author="Thomas Dietz" w:date="2012-08-08T16:18:00Z"/>
              </w:rPr>
            </w:pPr>
            <w:ins w:id="18793" w:author="Thomas Dietz" w:date="2012-08-08T16:18:00Z">
              <w:r>
                <w:t xml:space="preserve">          &lt;/xs:documentation&gt;</w:t>
              </w:r>
            </w:ins>
          </w:p>
          <w:p w14:paraId="4814D647" w14:textId="77777777" w:rsidR="00D708FE" w:rsidRDefault="00D708FE" w:rsidP="00D708FE">
            <w:pPr>
              <w:pStyle w:val="XML1"/>
              <w:rPr>
                <w:ins w:id="18794" w:author="Thomas Dietz" w:date="2012-08-08T16:18:00Z"/>
              </w:rPr>
            </w:pPr>
            <w:ins w:id="18795" w:author="Thomas Dietz" w:date="2012-08-08T16:18:00Z">
              <w:r>
                <w:t xml:space="preserve">        &lt;/xs:annotation&gt;</w:t>
              </w:r>
            </w:ins>
          </w:p>
          <w:p w14:paraId="626D4539" w14:textId="77777777" w:rsidR="00D708FE" w:rsidRDefault="00D708FE" w:rsidP="00D708FE">
            <w:pPr>
              <w:pStyle w:val="XML1"/>
              <w:rPr>
                <w:ins w:id="18796" w:author="Thomas Dietz" w:date="2012-08-08T16:18:00Z"/>
              </w:rPr>
            </w:pPr>
            <w:ins w:id="18797" w:author="Thomas Dietz" w:date="2012-08-08T16:18:00Z">
              <w:r>
                <w:t xml:space="preserve">      &lt;/xs:element&gt;</w:t>
              </w:r>
            </w:ins>
          </w:p>
          <w:p w14:paraId="150576F9" w14:textId="77777777" w:rsidR="00D708FE" w:rsidRDefault="00D708FE" w:rsidP="00D708FE">
            <w:pPr>
              <w:pStyle w:val="XML1"/>
              <w:rPr>
                <w:ins w:id="18798" w:author="Thomas Dietz" w:date="2012-08-08T16:18:00Z"/>
              </w:rPr>
            </w:pPr>
            <w:ins w:id="18799" w:author="Thomas Dietz" w:date="2012-08-08T16:18:00Z">
              <w:r>
                <w:t xml:space="preserve">      &lt;xs:element name="max-ports"  type="xs:unsignedInt"&gt;</w:t>
              </w:r>
            </w:ins>
          </w:p>
          <w:p w14:paraId="0DB1EB14" w14:textId="77777777" w:rsidR="00D708FE" w:rsidRDefault="00D708FE" w:rsidP="00D708FE">
            <w:pPr>
              <w:pStyle w:val="XML1"/>
              <w:rPr>
                <w:ins w:id="18800" w:author="Thomas Dietz" w:date="2012-08-08T16:18:00Z"/>
              </w:rPr>
            </w:pPr>
            <w:ins w:id="18801" w:author="Thomas Dietz" w:date="2012-08-08T16:18:00Z">
              <w:r>
                <w:t xml:space="preserve">        &lt;xs:annotation&gt;</w:t>
              </w:r>
            </w:ins>
          </w:p>
          <w:p w14:paraId="7D940FB7" w14:textId="77777777" w:rsidR="00D708FE" w:rsidRDefault="00D708FE" w:rsidP="00D708FE">
            <w:pPr>
              <w:pStyle w:val="XML1"/>
              <w:rPr>
                <w:ins w:id="18802" w:author="Thomas Dietz" w:date="2012-08-08T16:18:00Z"/>
              </w:rPr>
            </w:pPr>
            <w:ins w:id="18803" w:author="Thomas Dietz" w:date="2012-08-08T16:18:00Z">
              <w:r>
                <w:t xml:space="preserve">          &lt;xs:documentation&gt;</w:t>
              </w:r>
            </w:ins>
          </w:p>
          <w:p w14:paraId="342BDB30" w14:textId="77777777" w:rsidR="00D708FE" w:rsidRDefault="00D708FE" w:rsidP="00D708FE">
            <w:pPr>
              <w:pStyle w:val="XML1"/>
              <w:rPr>
                <w:ins w:id="18804" w:author="Thomas Dietz" w:date="2012-08-08T16:18:00Z"/>
              </w:rPr>
            </w:pPr>
            <w:ins w:id="18805" w:author="Thomas Dietz" w:date="2012-08-08T16:18:00Z">
              <w:r>
                <w:t xml:space="preserve">            The number of flow tables supported by the</w:t>
              </w:r>
            </w:ins>
          </w:p>
          <w:p w14:paraId="11849615" w14:textId="77777777" w:rsidR="00D708FE" w:rsidRDefault="00D708FE" w:rsidP="00D708FE">
            <w:pPr>
              <w:pStyle w:val="XML1"/>
              <w:rPr>
                <w:ins w:id="18806" w:author="Thomas Dietz" w:date="2012-08-08T16:18:00Z"/>
              </w:rPr>
            </w:pPr>
            <w:ins w:id="18807" w:author="Thomas Dietz" w:date="2012-08-08T16:18:00Z">
              <w:r>
                <w:t xml:space="preserve">            logical switch.</w:t>
              </w:r>
            </w:ins>
          </w:p>
          <w:p w14:paraId="267E6EB5" w14:textId="77777777" w:rsidR="00D708FE" w:rsidRDefault="00D708FE" w:rsidP="00D708FE">
            <w:pPr>
              <w:pStyle w:val="XML1"/>
              <w:rPr>
                <w:ins w:id="18808" w:author="Thomas Dietz" w:date="2012-08-08T16:18:00Z"/>
              </w:rPr>
            </w:pPr>
            <w:ins w:id="18809" w:author="Thomas Dietz" w:date="2012-08-08T16:18:00Z">
              <w:r>
                <w:t xml:space="preserve">          &lt;/xs:documentation&gt;</w:t>
              </w:r>
            </w:ins>
          </w:p>
          <w:p w14:paraId="5B69EFBE" w14:textId="77777777" w:rsidR="00D708FE" w:rsidRDefault="00D708FE" w:rsidP="00D708FE">
            <w:pPr>
              <w:pStyle w:val="XML1"/>
              <w:rPr>
                <w:ins w:id="18810" w:author="Thomas Dietz" w:date="2012-08-08T16:18:00Z"/>
              </w:rPr>
            </w:pPr>
            <w:ins w:id="18811" w:author="Thomas Dietz" w:date="2012-08-08T16:18:00Z">
              <w:r>
                <w:t xml:space="preserve">        &lt;/xs:annotation&gt;</w:t>
              </w:r>
            </w:ins>
          </w:p>
          <w:p w14:paraId="0A1F2BA3" w14:textId="77777777" w:rsidR="00D708FE" w:rsidRDefault="00D708FE" w:rsidP="00D708FE">
            <w:pPr>
              <w:pStyle w:val="XML1"/>
              <w:rPr>
                <w:ins w:id="18812" w:author="Thomas Dietz" w:date="2012-08-08T16:18:00Z"/>
              </w:rPr>
            </w:pPr>
            <w:ins w:id="18813" w:author="Thomas Dietz" w:date="2012-08-08T16:18:00Z">
              <w:r>
                <w:t xml:space="preserve">      &lt;/xs:element&gt;</w:t>
              </w:r>
            </w:ins>
          </w:p>
          <w:p w14:paraId="68D9B6FF" w14:textId="77777777" w:rsidR="00D708FE" w:rsidRDefault="00D708FE" w:rsidP="00D708FE">
            <w:pPr>
              <w:pStyle w:val="XML1"/>
              <w:rPr>
                <w:ins w:id="18814" w:author="Thomas Dietz" w:date="2012-08-08T16:18:00Z"/>
              </w:rPr>
            </w:pPr>
            <w:ins w:id="18815" w:author="Thomas Dietz" w:date="2012-08-08T16:18:00Z">
              <w:r>
                <w:t xml:space="preserve">      &lt;xs:element name="flow-statistics"  type="xs:boolean"&gt;</w:t>
              </w:r>
            </w:ins>
          </w:p>
          <w:p w14:paraId="034E49FA" w14:textId="77777777" w:rsidR="00D708FE" w:rsidRDefault="00D708FE" w:rsidP="00D708FE">
            <w:pPr>
              <w:pStyle w:val="XML1"/>
              <w:rPr>
                <w:ins w:id="18816" w:author="Thomas Dietz" w:date="2012-08-08T16:18:00Z"/>
              </w:rPr>
            </w:pPr>
            <w:ins w:id="18817" w:author="Thomas Dietz" w:date="2012-08-08T16:18:00Z">
              <w:r>
                <w:t xml:space="preserve">        &lt;xs:annotation&gt;</w:t>
              </w:r>
            </w:ins>
          </w:p>
          <w:p w14:paraId="6D78C087" w14:textId="77777777" w:rsidR="00D708FE" w:rsidRDefault="00D708FE" w:rsidP="00D708FE">
            <w:pPr>
              <w:pStyle w:val="XML1"/>
              <w:rPr>
                <w:ins w:id="18818" w:author="Thomas Dietz" w:date="2012-08-08T16:18:00Z"/>
              </w:rPr>
            </w:pPr>
            <w:ins w:id="18819" w:author="Thomas Dietz" w:date="2012-08-08T16:18:00Z">
              <w:r>
                <w:t xml:space="preserve">          &lt;xs:documentation&gt;</w:t>
              </w:r>
            </w:ins>
          </w:p>
          <w:p w14:paraId="4C7EEA8A" w14:textId="77777777" w:rsidR="00D708FE" w:rsidRDefault="00D708FE" w:rsidP="00D708FE">
            <w:pPr>
              <w:pStyle w:val="XML1"/>
              <w:rPr>
                <w:ins w:id="18820" w:author="Thomas Dietz" w:date="2012-08-08T16:18:00Z"/>
              </w:rPr>
            </w:pPr>
            <w:ins w:id="18821" w:author="Thomas Dietz" w:date="2012-08-08T16:18:00Z">
              <w:r>
                <w:t xml:space="preserve">            Specifies if the logical switch supports flow</w:t>
              </w:r>
            </w:ins>
          </w:p>
          <w:p w14:paraId="3BF88554" w14:textId="77777777" w:rsidR="00D708FE" w:rsidRDefault="00D708FE" w:rsidP="00D708FE">
            <w:pPr>
              <w:pStyle w:val="XML1"/>
              <w:rPr>
                <w:ins w:id="18822" w:author="Thomas Dietz" w:date="2012-08-08T16:18:00Z"/>
              </w:rPr>
            </w:pPr>
            <w:ins w:id="18823" w:author="Thomas Dietz" w:date="2012-08-08T16:18:00Z">
              <w:r>
                <w:t xml:space="preserve">            statistics.</w:t>
              </w:r>
            </w:ins>
          </w:p>
          <w:p w14:paraId="481FAF26" w14:textId="77777777" w:rsidR="00D708FE" w:rsidRDefault="00D708FE" w:rsidP="00D708FE">
            <w:pPr>
              <w:pStyle w:val="XML1"/>
              <w:rPr>
                <w:ins w:id="18824" w:author="Thomas Dietz" w:date="2012-08-08T16:18:00Z"/>
              </w:rPr>
            </w:pPr>
            <w:ins w:id="18825" w:author="Thomas Dietz" w:date="2012-08-08T16:18:00Z">
              <w:r>
                <w:t xml:space="preserve">          &lt;/xs:documentation&gt;</w:t>
              </w:r>
            </w:ins>
          </w:p>
          <w:p w14:paraId="028F1129" w14:textId="77777777" w:rsidR="00D708FE" w:rsidRDefault="00D708FE" w:rsidP="00D708FE">
            <w:pPr>
              <w:pStyle w:val="XML1"/>
              <w:rPr>
                <w:ins w:id="18826" w:author="Thomas Dietz" w:date="2012-08-08T16:18:00Z"/>
              </w:rPr>
            </w:pPr>
            <w:ins w:id="18827" w:author="Thomas Dietz" w:date="2012-08-08T16:18:00Z">
              <w:r>
                <w:t xml:space="preserve">        &lt;/xs:annotation&gt;</w:t>
              </w:r>
            </w:ins>
          </w:p>
          <w:p w14:paraId="459208E4" w14:textId="77777777" w:rsidR="00D708FE" w:rsidRDefault="00D708FE" w:rsidP="00D708FE">
            <w:pPr>
              <w:pStyle w:val="XML1"/>
              <w:rPr>
                <w:ins w:id="18828" w:author="Thomas Dietz" w:date="2012-08-08T16:18:00Z"/>
              </w:rPr>
            </w:pPr>
            <w:ins w:id="18829" w:author="Thomas Dietz" w:date="2012-08-08T16:18:00Z">
              <w:r>
                <w:t xml:space="preserve">      &lt;/xs:element&gt;</w:t>
              </w:r>
            </w:ins>
          </w:p>
          <w:p w14:paraId="0E6BF91C" w14:textId="77777777" w:rsidR="00D708FE" w:rsidRDefault="00D708FE" w:rsidP="00D708FE">
            <w:pPr>
              <w:pStyle w:val="XML1"/>
              <w:rPr>
                <w:ins w:id="18830" w:author="Thomas Dietz" w:date="2012-08-08T16:18:00Z"/>
              </w:rPr>
            </w:pPr>
            <w:ins w:id="18831" w:author="Thomas Dietz" w:date="2012-08-08T16:18:00Z">
              <w:r>
                <w:t xml:space="preserve">      &lt;xs:element name="table-statistics"  type="xs:boolean"&gt;</w:t>
              </w:r>
            </w:ins>
          </w:p>
          <w:p w14:paraId="5F406F54" w14:textId="77777777" w:rsidR="00D708FE" w:rsidRDefault="00D708FE" w:rsidP="00D708FE">
            <w:pPr>
              <w:pStyle w:val="XML1"/>
              <w:rPr>
                <w:ins w:id="18832" w:author="Thomas Dietz" w:date="2012-08-08T16:18:00Z"/>
              </w:rPr>
            </w:pPr>
            <w:ins w:id="18833" w:author="Thomas Dietz" w:date="2012-08-08T16:18:00Z">
              <w:r>
                <w:t xml:space="preserve">        &lt;xs:annotation&gt;</w:t>
              </w:r>
            </w:ins>
          </w:p>
          <w:p w14:paraId="45FBC048" w14:textId="77777777" w:rsidR="00D708FE" w:rsidRDefault="00D708FE" w:rsidP="00D708FE">
            <w:pPr>
              <w:pStyle w:val="XML1"/>
              <w:rPr>
                <w:ins w:id="18834" w:author="Thomas Dietz" w:date="2012-08-08T16:18:00Z"/>
              </w:rPr>
            </w:pPr>
            <w:ins w:id="18835" w:author="Thomas Dietz" w:date="2012-08-08T16:18:00Z">
              <w:r>
                <w:t xml:space="preserve">          &lt;xs:documentation&gt;</w:t>
              </w:r>
            </w:ins>
          </w:p>
          <w:p w14:paraId="660C7108" w14:textId="77777777" w:rsidR="00D708FE" w:rsidRDefault="00D708FE" w:rsidP="00D708FE">
            <w:pPr>
              <w:pStyle w:val="XML1"/>
              <w:rPr>
                <w:ins w:id="18836" w:author="Thomas Dietz" w:date="2012-08-08T16:18:00Z"/>
              </w:rPr>
            </w:pPr>
            <w:ins w:id="18837" w:author="Thomas Dietz" w:date="2012-08-08T16:18:00Z">
              <w:r>
                <w:t xml:space="preserve">            Specifies if the logical switch supports table</w:t>
              </w:r>
            </w:ins>
          </w:p>
          <w:p w14:paraId="065928CF" w14:textId="77777777" w:rsidR="00D708FE" w:rsidRDefault="00D708FE" w:rsidP="00D708FE">
            <w:pPr>
              <w:pStyle w:val="XML1"/>
              <w:rPr>
                <w:ins w:id="18838" w:author="Thomas Dietz" w:date="2012-08-08T16:18:00Z"/>
              </w:rPr>
            </w:pPr>
            <w:ins w:id="18839" w:author="Thomas Dietz" w:date="2012-08-08T16:18:00Z">
              <w:r>
                <w:t xml:space="preserve">            statistics.</w:t>
              </w:r>
            </w:ins>
          </w:p>
          <w:p w14:paraId="257F4C11" w14:textId="77777777" w:rsidR="00D708FE" w:rsidRDefault="00D708FE" w:rsidP="00D708FE">
            <w:pPr>
              <w:pStyle w:val="XML1"/>
              <w:rPr>
                <w:ins w:id="18840" w:author="Thomas Dietz" w:date="2012-08-08T16:18:00Z"/>
              </w:rPr>
            </w:pPr>
            <w:ins w:id="18841" w:author="Thomas Dietz" w:date="2012-08-08T16:18:00Z">
              <w:r>
                <w:t xml:space="preserve">          &lt;/xs:documentation&gt;</w:t>
              </w:r>
            </w:ins>
          </w:p>
          <w:p w14:paraId="1F95EADD" w14:textId="77777777" w:rsidR="00D708FE" w:rsidRDefault="00D708FE" w:rsidP="00D708FE">
            <w:pPr>
              <w:pStyle w:val="XML1"/>
              <w:rPr>
                <w:ins w:id="18842" w:author="Thomas Dietz" w:date="2012-08-08T16:18:00Z"/>
              </w:rPr>
            </w:pPr>
            <w:ins w:id="18843" w:author="Thomas Dietz" w:date="2012-08-08T16:18:00Z">
              <w:r>
                <w:t xml:space="preserve">        &lt;/xs:annotation&gt;</w:t>
              </w:r>
            </w:ins>
          </w:p>
          <w:p w14:paraId="555FED16" w14:textId="77777777" w:rsidR="00D708FE" w:rsidRDefault="00D708FE" w:rsidP="00D708FE">
            <w:pPr>
              <w:pStyle w:val="XML1"/>
              <w:rPr>
                <w:ins w:id="18844" w:author="Thomas Dietz" w:date="2012-08-08T16:18:00Z"/>
              </w:rPr>
            </w:pPr>
            <w:ins w:id="18845" w:author="Thomas Dietz" w:date="2012-08-08T16:18:00Z">
              <w:r>
                <w:t xml:space="preserve">      &lt;/xs:element&gt;</w:t>
              </w:r>
            </w:ins>
          </w:p>
          <w:p w14:paraId="5C1745CC" w14:textId="77777777" w:rsidR="00D708FE" w:rsidRDefault="00D708FE" w:rsidP="00D708FE">
            <w:pPr>
              <w:pStyle w:val="XML1"/>
              <w:rPr>
                <w:ins w:id="18846" w:author="Thomas Dietz" w:date="2012-08-08T16:18:00Z"/>
              </w:rPr>
            </w:pPr>
            <w:ins w:id="18847" w:author="Thomas Dietz" w:date="2012-08-08T16:18:00Z">
              <w:r>
                <w:t xml:space="preserve">      &lt;xs:element name="port-statistics"  type="xs:boolean"&gt;</w:t>
              </w:r>
            </w:ins>
          </w:p>
          <w:p w14:paraId="03DD9707" w14:textId="77777777" w:rsidR="00D708FE" w:rsidRDefault="00D708FE" w:rsidP="00D708FE">
            <w:pPr>
              <w:pStyle w:val="XML1"/>
              <w:rPr>
                <w:ins w:id="18848" w:author="Thomas Dietz" w:date="2012-08-08T16:18:00Z"/>
              </w:rPr>
            </w:pPr>
            <w:ins w:id="18849" w:author="Thomas Dietz" w:date="2012-08-08T16:18:00Z">
              <w:r>
                <w:t xml:space="preserve">        &lt;xs:annotation&gt;</w:t>
              </w:r>
            </w:ins>
          </w:p>
          <w:p w14:paraId="66F79AF1" w14:textId="77777777" w:rsidR="00D708FE" w:rsidRDefault="00D708FE" w:rsidP="00D708FE">
            <w:pPr>
              <w:pStyle w:val="XML1"/>
              <w:rPr>
                <w:ins w:id="18850" w:author="Thomas Dietz" w:date="2012-08-08T16:18:00Z"/>
              </w:rPr>
            </w:pPr>
            <w:ins w:id="18851" w:author="Thomas Dietz" w:date="2012-08-08T16:18:00Z">
              <w:r>
                <w:t xml:space="preserve">          &lt;xs:documentation&gt;</w:t>
              </w:r>
            </w:ins>
          </w:p>
          <w:p w14:paraId="4400009E" w14:textId="77777777" w:rsidR="00D708FE" w:rsidRDefault="00D708FE" w:rsidP="00D708FE">
            <w:pPr>
              <w:pStyle w:val="XML1"/>
              <w:rPr>
                <w:ins w:id="18852" w:author="Thomas Dietz" w:date="2012-08-08T16:18:00Z"/>
              </w:rPr>
            </w:pPr>
            <w:ins w:id="18853" w:author="Thomas Dietz" w:date="2012-08-08T16:18:00Z">
              <w:r>
                <w:t xml:space="preserve">            Specifies if the logical switch supports port</w:t>
              </w:r>
            </w:ins>
          </w:p>
          <w:p w14:paraId="4F248AE9" w14:textId="77777777" w:rsidR="00D708FE" w:rsidRDefault="00D708FE" w:rsidP="00D708FE">
            <w:pPr>
              <w:pStyle w:val="XML1"/>
              <w:rPr>
                <w:ins w:id="18854" w:author="Thomas Dietz" w:date="2012-08-08T16:18:00Z"/>
              </w:rPr>
            </w:pPr>
            <w:ins w:id="18855" w:author="Thomas Dietz" w:date="2012-08-08T16:18:00Z">
              <w:r>
                <w:t xml:space="preserve">            statistics.</w:t>
              </w:r>
            </w:ins>
          </w:p>
          <w:p w14:paraId="47F1DA7F" w14:textId="77777777" w:rsidR="00D708FE" w:rsidRDefault="00D708FE" w:rsidP="00D708FE">
            <w:pPr>
              <w:pStyle w:val="XML1"/>
              <w:rPr>
                <w:ins w:id="18856" w:author="Thomas Dietz" w:date="2012-08-08T16:18:00Z"/>
              </w:rPr>
            </w:pPr>
            <w:ins w:id="18857" w:author="Thomas Dietz" w:date="2012-08-08T16:18:00Z">
              <w:r>
                <w:t xml:space="preserve">          &lt;/xs:documentation&gt;</w:t>
              </w:r>
            </w:ins>
          </w:p>
          <w:p w14:paraId="2458096A" w14:textId="77777777" w:rsidR="00D708FE" w:rsidRDefault="00D708FE" w:rsidP="00D708FE">
            <w:pPr>
              <w:pStyle w:val="XML1"/>
              <w:rPr>
                <w:ins w:id="18858" w:author="Thomas Dietz" w:date="2012-08-08T16:18:00Z"/>
              </w:rPr>
            </w:pPr>
            <w:ins w:id="18859" w:author="Thomas Dietz" w:date="2012-08-08T16:18:00Z">
              <w:r>
                <w:lastRenderedPageBreak/>
                <w:t xml:space="preserve">        &lt;/xs:annotation&gt;</w:t>
              </w:r>
            </w:ins>
          </w:p>
          <w:p w14:paraId="606DE1BA" w14:textId="77777777" w:rsidR="00D708FE" w:rsidRDefault="00D708FE" w:rsidP="00D708FE">
            <w:pPr>
              <w:pStyle w:val="XML1"/>
              <w:rPr>
                <w:ins w:id="18860" w:author="Thomas Dietz" w:date="2012-08-08T16:18:00Z"/>
              </w:rPr>
            </w:pPr>
            <w:ins w:id="18861" w:author="Thomas Dietz" w:date="2012-08-08T16:18:00Z">
              <w:r>
                <w:t xml:space="preserve">      &lt;/xs:element&gt;</w:t>
              </w:r>
            </w:ins>
          </w:p>
          <w:p w14:paraId="72797B94" w14:textId="77777777" w:rsidR="00D708FE" w:rsidRDefault="00D708FE" w:rsidP="00D708FE">
            <w:pPr>
              <w:pStyle w:val="XML1"/>
              <w:rPr>
                <w:ins w:id="18862" w:author="Thomas Dietz" w:date="2012-08-08T16:18:00Z"/>
              </w:rPr>
            </w:pPr>
            <w:ins w:id="18863" w:author="Thomas Dietz" w:date="2012-08-08T16:18:00Z">
              <w:r>
                <w:t xml:space="preserve">      &lt;xs:element name="group-statistics"  type="xs:boolean"&gt;</w:t>
              </w:r>
            </w:ins>
          </w:p>
          <w:p w14:paraId="3986C2E5" w14:textId="77777777" w:rsidR="00D708FE" w:rsidRDefault="00D708FE" w:rsidP="00D708FE">
            <w:pPr>
              <w:pStyle w:val="XML1"/>
              <w:rPr>
                <w:ins w:id="18864" w:author="Thomas Dietz" w:date="2012-08-08T16:18:00Z"/>
              </w:rPr>
            </w:pPr>
            <w:ins w:id="18865" w:author="Thomas Dietz" w:date="2012-08-08T16:18:00Z">
              <w:r>
                <w:t xml:space="preserve">        &lt;xs:annotation&gt;</w:t>
              </w:r>
            </w:ins>
          </w:p>
          <w:p w14:paraId="01EF94DA" w14:textId="77777777" w:rsidR="00D708FE" w:rsidRDefault="00D708FE" w:rsidP="00D708FE">
            <w:pPr>
              <w:pStyle w:val="XML1"/>
              <w:rPr>
                <w:ins w:id="18866" w:author="Thomas Dietz" w:date="2012-08-08T16:18:00Z"/>
              </w:rPr>
            </w:pPr>
            <w:ins w:id="18867" w:author="Thomas Dietz" w:date="2012-08-08T16:18:00Z">
              <w:r>
                <w:t xml:space="preserve">          &lt;xs:documentation&gt;</w:t>
              </w:r>
            </w:ins>
          </w:p>
          <w:p w14:paraId="5F2E1183" w14:textId="77777777" w:rsidR="00D708FE" w:rsidRDefault="00D708FE" w:rsidP="00D708FE">
            <w:pPr>
              <w:pStyle w:val="XML1"/>
              <w:rPr>
                <w:ins w:id="18868" w:author="Thomas Dietz" w:date="2012-08-08T16:18:00Z"/>
              </w:rPr>
            </w:pPr>
            <w:ins w:id="18869" w:author="Thomas Dietz" w:date="2012-08-08T16:18:00Z">
              <w:r>
                <w:t xml:space="preserve">            Specifies if the logical switch supports group</w:t>
              </w:r>
            </w:ins>
          </w:p>
          <w:p w14:paraId="0562AFC7" w14:textId="77777777" w:rsidR="00D708FE" w:rsidRDefault="00D708FE" w:rsidP="00D708FE">
            <w:pPr>
              <w:pStyle w:val="XML1"/>
              <w:rPr>
                <w:ins w:id="18870" w:author="Thomas Dietz" w:date="2012-08-08T16:18:00Z"/>
              </w:rPr>
            </w:pPr>
            <w:ins w:id="18871" w:author="Thomas Dietz" w:date="2012-08-08T16:18:00Z">
              <w:r>
                <w:t xml:space="preserve">            statistics.</w:t>
              </w:r>
            </w:ins>
          </w:p>
          <w:p w14:paraId="35FE1FF6" w14:textId="77777777" w:rsidR="00D708FE" w:rsidRDefault="00D708FE" w:rsidP="00D708FE">
            <w:pPr>
              <w:pStyle w:val="XML1"/>
              <w:rPr>
                <w:ins w:id="18872" w:author="Thomas Dietz" w:date="2012-08-08T16:18:00Z"/>
              </w:rPr>
            </w:pPr>
            <w:ins w:id="18873" w:author="Thomas Dietz" w:date="2012-08-08T16:18:00Z">
              <w:r>
                <w:t xml:space="preserve">          &lt;/xs:documentation&gt;</w:t>
              </w:r>
            </w:ins>
          </w:p>
          <w:p w14:paraId="711D02D2" w14:textId="77777777" w:rsidR="00D708FE" w:rsidRDefault="00D708FE" w:rsidP="00D708FE">
            <w:pPr>
              <w:pStyle w:val="XML1"/>
              <w:rPr>
                <w:ins w:id="18874" w:author="Thomas Dietz" w:date="2012-08-08T16:18:00Z"/>
              </w:rPr>
            </w:pPr>
            <w:ins w:id="18875" w:author="Thomas Dietz" w:date="2012-08-08T16:18:00Z">
              <w:r>
                <w:t xml:space="preserve">        &lt;/xs:annotation&gt;</w:t>
              </w:r>
            </w:ins>
          </w:p>
          <w:p w14:paraId="0102260F" w14:textId="77777777" w:rsidR="00D708FE" w:rsidRDefault="00D708FE" w:rsidP="00D708FE">
            <w:pPr>
              <w:pStyle w:val="XML1"/>
              <w:rPr>
                <w:ins w:id="18876" w:author="Thomas Dietz" w:date="2012-08-08T16:18:00Z"/>
              </w:rPr>
            </w:pPr>
            <w:ins w:id="18877" w:author="Thomas Dietz" w:date="2012-08-08T16:18:00Z">
              <w:r>
                <w:t xml:space="preserve">      &lt;/xs:element&gt;</w:t>
              </w:r>
            </w:ins>
          </w:p>
          <w:p w14:paraId="4A7AB2FD" w14:textId="77777777" w:rsidR="00D708FE" w:rsidRDefault="00D708FE" w:rsidP="00D708FE">
            <w:pPr>
              <w:pStyle w:val="XML1"/>
              <w:rPr>
                <w:ins w:id="18878" w:author="Thomas Dietz" w:date="2012-08-08T16:18:00Z"/>
              </w:rPr>
            </w:pPr>
            <w:ins w:id="18879" w:author="Thomas Dietz" w:date="2012-08-08T16:18:00Z">
              <w:r>
                <w:t xml:space="preserve">      &lt;xs:element name="queue-statistics"  type="xs:boolean"&gt;</w:t>
              </w:r>
            </w:ins>
          </w:p>
          <w:p w14:paraId="60316DD3" w14:textId="77777777" w:rsidR="00D708FE" w:rsidRDefault="00D708FE" w:rsidP="00D708FE">
            <w:pPr>
              <w:pStyle w:val="XML1"/>
              <w:rPr>
                <w:ins w:id="18880" w:author="Thomas Dietz" w:date="2012-08-08T16:18:00Z"/>
              </w:rPr>
            </w:pPr>
            <w:ins w:id="18881" w:author="Thomas Dietz" w:date="2012-08-08T16:18:00Z">
              <w:r>
                <w:t xml:space="preserve">        &lt;xs:annotation&gt;</w:t>
              </w:r>
            </w:ins>
          </w:p>
          <w:p w14:paraId="634F1BC1" w14:textId="77777777" w:rsidR="00D708FE" w:rsidRDefault="00D708FE" w:rsidP="00D708FE">
            <w:pPr>
              <w:pStyle w:val="XML1"/>
              <w:rPr>
                <w:ins w:id="18882" w:author="Thomas Dietz" w:date="2012-08-08T16:18:00Z"/>
              </w:rPr>
            </w:pPr>
            <w:ins w:id="18883" w:author="Thomas Dietz" w:date="2012-08-08T16:18:00Z">
              <w:r>
                <w:t xml:space="preserve">          &lt;xs:documentation&gt;</w:t>
              </w:r>
            </w:ins>
          </w:p>
          <w:p w14:paraId="6CE8AEBA" w14:textId="77777777" w:rsidR="00D708FE" w:rsidRDefault="00D708FE" w:rsidP="00D708FE">
            <w:pPr>
              <w:pStyle w:val="XML1"/>
              <w:rPr>
                <w:ins w:id="18884" w:author="Thomas Dietz" w:date="2012-08-08T16:18:00Z"/>
              </w:rPr>
            </w:pPr>
            <w:ins w:id="18885" w:author="Thomas Dietz" w:date="2012-08-08T16:18:00Z">
              <w:r>
                <w:t xml:space="preserve">            Specifies if the logical switch supports queue</w:t>
              </w:r>
            </w:ins>
          </w:p>
          <w:p w14:paraId="3583F9D3" w14:textId="77777777" w:rsidR="00D708FE" w:rsidRDefault="00D708FE" w:rsidP="00D708FE">
            <w:pPr>
              <w:pStyle w:val="XML1"/>
              <w:rPr>
                <w:ins w:id="18886" w:author="Thomas Dietz" w:date="2012-08-08T16:18:00Z"/>
              </w:rPr>
            </w:pPr>
            <w:ins w:id="18887" w:author="Thomas Dietz" w:date="2012-08-08T16:18:00Z">
              <w:r>
                <w:t xml:space="preserve">            statistics.</w:t>
              </w:r>
            </w:ins>
          </w:p>
          <w:p w14:paraId="2313EED8" w14:textId="77777777" w:rsidR="00D708FE" w:rsidRDefault="00D708FE" w:rsidP="00D708FE">
            <w:pPr>
              <w:pStyle w:val="XML1"/>
              <w:rPr>
                <w:ins w:id="18888" w:author="Thomas Dietz" w:date="2012-08-08T16:18:00Z"/>
              </w:rPr>
            </w:pPr>
            <w:ins w:id="18889" w:author="Thomas Dietz" w:date="2012-08-08T16:18:00Z">
              <w:r>
                <w:t xml:space="preserve">          &lt;/xs:documentation&gt;</w:t>
              </w:r>
            </w:ins>
          </w:p>
          <w:p w14:paraId="4EBE8A1E" w14:textId="77777777" w:rsidR="00D708FE" w:rsidRDefault="00D708FE" w:rsidP="00D708FE">
            <w:pPr>
              <w:pStyle w:val="XML1"/>
              <w:rPr>
                <w:ins w:id="18890" w:author="Thomas Dietz" w:date="2012-08-08T16:18:00Z"/>
              </w:rPr>
            </w:pPr>
            <w:ins w:id="18891" w:author="Thomas Dietz" w:date="2012-08-08T16:18:00Z">
              <w:r>
                <w:t xml:space="preserve">        &lt;/xs:annotation&gt;</w:t>
              </w:r>
            </w:ins>
          </w:p>
          <w:p w14:paraId="7EC57CD5" w14:textId="77777777" w:rsidR="00D708FE" w:rsidRDefault="00D708FE" w:rsidP="00D708FE">
            <w:pPr>
              <w:pStyle w:val="XML1"/>
              <w:rPr>
                <w:ins w:id="18892" w:author="Thomas Dietz" w:date="2012-08-08T16:18:00Z"/>
              </w:rPr>
            </w:pPr>
            <w:ins w:id="18893" w:author="Thomas Dietz" w:date="2012-08-08T16:18:00Z">
              <w:r>
                <w:t xml:space="preserve">      &lt;/xs:element&gt;</w:t>
              </w:r>
            </w:ins>
          </w:p>
          <w:p w14:paraId="7952F2B5" w14:textId="77777777" w:rsidR="00D708FE" w:rsidRDefault="00D708FE" w:rsidP="00D708FE">
            <w:pPr>
              <w:pStyle w:val="XML1"/>
              <w:rPr>
                <w:ins w:id="18894" w:author="Thomas Dietz" w:date="2012-08-08T16:18:00Z"/>
              </w:rPr>
            </w:pPr>
            <w:ins w:id="18895" w:author="Thomas Dietz" w:date="2012-08-08T16:18:00Z">
              <w:r>
                <w:t xml:space="preserve">      &lt;xs:element name="reassemble-ip-fragments"  type="xs:boolean"&gt;</w:t>
              </w:r>
            </w:ins>
          </w:p>
          <w:p w14:paraId="7E360934" w14:textId="77777777" w:rsidR="00D708FE" w:rsidRDefault="00D708FE" w:rsidP="00D708FE">
            <w:pPr>
              <w:pStyle w:val="XML1"/>
              <w:rPr>
                <w:ins w:id="18896" w:author="Thomas Dietz" w:date="2012-08-08T16:18:00Z"/>
              </w:rPr>
            </w:pPr>
            <w:ins w:id="18897" w:author="Thomas Dietz" w:date="2012-08-08T16:18:00Z">
              <w:r>
                <w:t xml:space="preserve">        &lt;xs:annotation&gt;</w:t>
              </w:r>
            </w:ins>
          </w:p>
          <w:p w14:paraId="7A0C0F0A" w14:textId="77777777" w:rsidR="00D708FE" w:rsidRDefault="00D708FE" w:rsidP="00D708FE">
            <w:pPr>
              <w:pStyle w:val="XML1"/>
              <w:rPr>
                <w:ins w:id="18898" w:author="Thomas Dietz" w:date="2012-08-08T16:18:00Z"/>
              </w:rPr>
            </w:pPr>
            <w:ins w:id="18899" w:author="Thomas Dietz" w:date="2012-08-08T16:18:00Z">
              <w:r>
                <w:t xml:space="preserve">          &lt;xs:documentation&gt;</w:t>
              </w:r>
            </w:ins>
          </w:p>
          <w:p w14:paraId="3BA9FC47" w14:textId="77777777" w:rsidR="00D708FE" w:rsidRDefault="00D708FE" w:rsidP="00D708FE">
            <w:pPr>
              <w:pStyle w:val="XML1"/>
              <w:rPr>
                <w:ins w:id="18900" w:author="Thomas Dietz" w:date="2012-08-08T16:18:00Z"/>
              </w:rPr>
            </w:pPr>
            <w:ins w:id="18901" w:author="Thomas Dietz" w:date="2012-08-08T16:18:00Z">
              <w:r>
                <w:t xml:space="preserve">            Specifies if the logical switch supports</w:t>
              </w:r>
            </w:ins>
          </w:p>
          <w:p w14:paraId="033FFD33" w14:textId="77777777" w:rsidR="00D708FE" w:rsidRDefault="00D708FE" w:rsidP="00D708FE">
            <w:pPr>
              <w:pStyle w:val="XML1"/>
              <w:rPr>
                <w:ins w:id="18902" w:author="Thomas Dietz" w:date="2012-08-08T16:18:00Z"/>
              </w:rPr>
            </w:pPr>
            <w:ins w:id="18903" w:author="Thomas Dietz" w:date="2012-08-08T16:18:00Z">
              <w:r>
                <w:t xml:space="preserve">            reassemble IP fragments.</w:t>
              </w:r>
            </w:ins>
          </w:p>
          <w:p w14:paraId="48E132FE" w14:textId="77777777" w:rsidR="00D708FE" w:rsidRDefault="00D708FE" w:rsidP="00D708FE">
            <w:pPr>
              <w:pStyle w:val="XML1"/>
              <w:rPr>
                <w:ins w:id="18904" w:author="Thomas Dietz" w:date="2012-08-08T16:18:00Z"/>
              </w:rPr>
            </w:pPr>
            <w:ins w:id="18905" w:author="Thomas Dietz" w:date="2012-08-08T16:18:00Z">
              <w:r>
                <w:t xml:space="preserve">          &lt;/xs:documentation&gt;</w:t>
              </w:r>
            </w:ins>
          </w:p>
          <w:p w14:paraId="026E0D3A" w14:textId="77777777" w:rsidR="00D708FE" w:rsidRDefault="00D708FE" w:rsidP="00D708FE">
            <w:pPr>
              <w:pStyle w:val="XML1"/>
              <w:rPr>
                <w:ins w:id="18906" w:author="Thomas Dietz" w:date="2012-08-08T16:18:00Z"/>
              </w:rPr>
            </w:pPr>
            <w:ins w:id="18907" w:author="Thomas Dietz" w:date="2012-08-08T16:18:00Z">
              <w:r>
                <w:t xml:space="preserve">        &lt;/xs:annotation&gt;</w:t>
              </w:r>
            </w:ins>
          </w:p>
          <w:p w14:paraId="52FE111B" w14:textId="77777777" w:rsidR="00D708FE" w:rsidRDefault="00D708FE" w:rsidP="00D708FE">
            <w:pPr>
              <w:pStyle w:val="XML1"/>
              <w:rPr>
                <w:ins w:id="18908" w:author="Thomas Dietz" w:date="2012-08-08T16:18:00Z"/>
              </w:rPr>
            </w:pPr>
            <w:ins w:id="18909" w:author="Thomas Dietz" w:date="2012-08-08T16:18:00Z">
              <w:r>
                <w:t xml:space="preserve">      &lt;/xs:element&gt;</w:t>
              </w:r>
            </w:ins>
          </w:p>
          <w:p w14:paraId="77E32B00" w14:textId="77777777" w:rsidR="00D708FE" w:rsidRDefault="00D708FE" w:rsidP="00D708FE">
            <w:pPr>
              <w:pStyle w:val="XML1"/>
              <w:rPr>
                <w:ins w:id="18910" w:author="Thomas Dietz" w:date="2012-08-08T16:18:00Z"/>
              </w:rPr>
            </w:pPr>
            <w:ins w:id="18911" w:author="Thomas Dietz" w:date="2012-08-08T16:18:00Z">
              <w:r>
                <w:t xml:space="preserve">      &lt;xs:element name="block-looping-ports"  type="xs:boolean"&gt;</w:t>
              </w:r>
            </w:ins>
          </w:p>
          <w:p w14:paraId="60F588F2" w14:textId="77777777" w:rsidR="00D708FE" w:rsidRDefault="00D708FE" w:rsidP="00D708FE">
            <w:pPr>
              <w:pStyle w:val="XML1"/>
              <w:rPr>
                <w:ins w:id="18912" w:author="Thomas Dietz" w:date="2012-08-08T16:18:00Z"/>
              </w:rPr>
            </w:pPr>
            <w:ins w:id="18913" w:author="Thomas Dietz" w:date="2012-08-08T16:18:00Z">
              <w:r>
                <w:t xml:space="preserve">        &lt;xs:annotation&gt;</w:t>
              </w:r>
            </w:ins>
          </w:p>
          <w:p w14:paraId="4693A5F9" w14:textId="77777777" w:rsidR="00D708FE" w:rsidRDefault="00D708FE" w:rsidP="00D708FE">
            <w:pPr>
              <w:pStyle w:val="XML1"/>
              <w:rPr>
                <w:ins w:id="18914" w:author="Thomas Dietz" w:date="2012-08-08T16:18:00Z"/>
              </w:rPr>
            </w:pPr>
            <w:ins w:id="18915" w:author="Thomas Dietz" w:date="2012-08-08T16:18:00Z">
              <w:r>
                <w:t xml:space="preserve">          &lt;xs:documentation&gt;</w:t>
              </w:r>
            </w:ins>
          </w:p>
          <w:p w14:paraId="2953172D" w14:textId="77777777" w:rsidR="00D708FE" w:rsidRDefault="00D708FE" w:rsidP="00D708FE">
            <w:pPr>
              <w:pStyle w:val="XML1"/>
              <w:rPr>
                <w:ins w:id="18916" w:author="Thomas Dietz" w:date="2012-08-08T16:18:00Z"/>
              </w:rPr>
            </w:pPr>
            <w:ins w:id="18917" w:author="Thomas Dietz" w:date="2012-08-08T16:18:00Z">
              <w:r>
                <w:t xml:space="preserve">            'true' indicates that a switch protocol outside</w:t>
              </w:r>
            </w:ins>
          </w:p>
          <w:p w14:paraId="73ACEB64" w14:textId="77777777" w:rsidR="00D708FE" w:rsidRDefault="00D708FE" w:rsidP="00D708FE">
            <w:pPr>
              <w:pStyle w:val="XML1"/>
              <w:rPr>
                <w:ins w:id="18918" w:author="Thomas Dietz" w:date="2012-08-08T16:18:00Z"/>
              </w:rPr>
            </w:pPr>
            <w:ins w:id="18919" w:author="Thomas Dietz" w:date="2012-08-08T16:18:00Z">
              <w:r>
                <w:t xml:space="preserve">            of OpenFlow, such as 802.1D Spanning Tree, will detect</w:t>
              </w:r>
            </w:ins>
          </w:p>
          <w:p w14:paraId="4BCF578F" w14:textId="77777777" w:rsidR="00D708FE" w:rsidRDefault="00D708FE" w:rsidP="00D708FE">
            <w:pPr>
              <w:pStyle w:val="XML1"/>
              <w:rPr>
                <w:ins w:id="18920" w:author="Thomas Dietz" w:date="2012-08-08T16:18:00Z"/>
              </w:rPr>
            </w:pPr>
            <w:ins w:id="18921" w:author="Thomas Dietz" w:date="2012-08-08T16:18:00Z">
              <w:r>
                <w:t xml:space="preserve">            topology loops and block ports to prevent packet loops.</w:t>
              </w:r>
            </w:ins>
          </w:p>
          <w:p w14:paraId="6C5EE8EE" w14:textId="77777777" w:rsidR="00D708FE" w:rsidRDefault="00D708FE" w:rsidP="00D708FE">
            <w:pPr>
              <w:pStyle w:val="XML1"/>
              <w:rPr>
                <w:ins w:id="18922" w:author="Thomas Dietz" w:date="2012-08-08T16:18:00Z"/>
              </w:rPr>
            </w:pPr>
            <w:ins w:id="18923" w:author="Thomas Dietz" w:date="2012-08-08T16:18:00Z">
              <w:r>
                <w:t xml:space="preserve">          &lt;/xs:documentation&gt;</w:t>
              </w:r>
            </w:ins>
          </w:p>
          <w:p w14:paraId="101AE674" w14:textId="77777777" w:rsidR="00D708FE" w:rsidRDefault="00D708FE" w:rsidP="00D708FE">
            <w:pPr>
              <w:pStyle w:val="XML1"/>
              <w:rPr>
                <w:ins w:id="18924" w:author="Thomas Dietz" w:date="2012-08-08T16:18:00Z"/>
              </w:rPr>
            </w:pPr>
            <w:ins w:id="18925" w:author="Thomas Dietz" w:date="2012-08-08T16:18:00Z">
              <w:r>
                <w:t xml:space="preserve">        &lt;/xs:annotation&gt;</w:t>
              </w:r>
            </w:ins>
          </w:p>
          <w:p w14:paraId="7307AA82" w14:textId="77777777" w:rsidR="00D708FE" w:rsidRDefault="00D708FE" w:rsidP="00D708FE">
            <w:pPr>
              <w:pStyle w:val="XML1"/>
              <w:rPr>
                <w:ins w:id="18926" w:author="Thomas Dietz" w:date="2012-08-08T16:18:00Z"/>
              </w:rPr>
            </w:pPr>
            <w:ins w:id="18927" w:author="Thomas Dietz" w:date="2012-08-08T16:18:00Z">
              <w:r>
                <w:t xml:space="preserve">      &lt;/xs:element&gt;</w:t>
              </w:r>
            </w:ins>
          </w:p>
          <w:p w14:paraId="08252A2D" w14:textId="77777777" w:rsidR="00D708FE" w:rsidRDefault="00D708FE" w:rsidP="00D708FE">
            <w:pPr>
              <w:pStyle w:val="XML1"/>
              <w:rPr>
                <w:ins w:id="18928" w:author="Thomas Dietz" w:date="2012-08-08T16:18:00Z"/>
              </w:rPr>
            </w:pPr>
            <w:ins w:id="18929" w:author="Thomas Dietz" w:date="2012-08-08T16:18:00Z">
              <w:r>
                <w:t xml:space="preserve">      &lt;xs:element name="reserved-port-types"&gt;</w:t>
              </w:r>
            </w:ins>
          </w:p>
          <w:p w14:paraId="14CFB7DF" w14:textId="77777777" w:rsidR="00D708FE" w:rsidRDefault="00D708FE" w:rsidP="00D708FE">
            <w:pPr>
              <w:pStyle w:val="XML1"/>
              <w:rPr>
                <w:ins w:id="18930" w:author="Thomas Dietz" w:date="2012-08-08T16:18:00Z"/>
              </w:rPr>
            </w:pPr>
            <w:ins w:id="18931" w:author="Thomas Dietz" w:date="2012-08-08T16:18:00Z">
              <w:r>
                <w:t xml:space="preserve">        &lt;xs:annotation&gt;</w:t>
              </w:r>
            </w:ins>
          </w:p>
          <w:p w14:paraId="7FCDB056" w14:textId="77777777" w:rsidR="00D708FE" w:rsidRDefault="00D708FE" w:rsidP="00D708FE">
            <w:pPr>
              <w:pStyle w:val="XML1"/>
              <w:rPr>
                <w:ins w:id="18932" w:author="Thomas Dietz" w:date="2012-08-08T16:18:00Z"/>
              </w:rPr>
            </w:pPr>
            <w:ins w:id="18933" w:author="Thomas Dietz" w:date="2012-08-08T16:18:00Z">
              <w:r>
                <w:t xml:space="preserve">          &lt;xs:documentation&gt;</w:t>
              </w:r>
            </w:ins>
          </w:p>
          <w:p w14:paraId="10F2DAA4" w14:textId="77777777" w:rsidR="00D708FE" w:rsidRDefault="00D708FE" w:rsidP="00D708FE">
            <w:pPr>
              <w:pStyle w:val="XML1"/>
              <w:rPr>
                <w:ins w:id="18934" w:author="Thomas Dietz" w:date="2012-08-08T16:18:00Z"/>
              </w:rPr>
            </w:pPr>
            <w:ins w:id="18935" w:author="Thomas Dietz" w:date="2012-08-08T16:18:00Z">
              <w:r>
                <w:t xml:space="preserve">            Specify generic forwarding actions such as</w:t>
              </w:r>
            </w:ins>
          </w:p>
          <w:p w14:paraId="4FBA81BF" w14:textId="77777777" w:rsidR="00D708FE" w:rsidRDefault="00D708FE" w:rsidP="00D708FE">
            <w:pPr>
              <w:pStyle w:val="XML1"/>
              <w:rPr>
                <w:ins w:id="18936" w:author="Thomas Dietz" w:date="2012-08-08T16:18:00Z"/>
              </w:rPr>
            </w:pPr>
            <w:ins w:id="18937" w:author="Thomas Dietz" w:date="2012-08-08T16:18:00Z">
              <w:r>
                <w:t xml:space="preserve">            sending to the controller, flooding, or forwarding using</w:t>
              </w:r>
            </w:ins>
          </w:p>
          <w:p w14:paraId="411050C2" w14:textId="77777777" w:rsidR="00D708FE" w:rsidRDefault="00D708FE" w:rsidP="00D708FE">
            <w:pPr>
              <w:pStyle w:val="XML1"/>
              <w:rPr>
                <w:ins w:id="18938" w:author="Thomas Dietz" w:date="2012-08-08T16:18:00Z"/>
              </w:rPr>
            </w:pPr>
            <w:ins w:id="18939" w:author="Thomas Dietz" w:date="2012-08-08T16:18:00Z">
              <w:r>
                <w:t xml:space="preserve">            non-OpenFlow methods, such as 'normal' switch processing.</w:t>
              </w:r>
            </w:ins>
          </w:p>
          <w:p w14:paraId="29F6EA2F" w14:textId="77777777" w:rsidR="00D708FE" w:rsidRDefault="00D708FE" w:rsidP="00D708FE">
            <w:pPr>
              <w:pStyle w:val="XML1"/>
              <w:rPr>
                <w:ins w:id="18940" w:author="Thomas Dietz" w:date="2012-08-08T16:18:00Z"/>
              </w:rPr>
            </w:pPr>
            <w:ins w:id="18941" w:author="Thomas Dietz" w:date="2012-08-08T16:18:00Z">
              <w:r>
                <w:t xml:space="preserve">          &lt;/xs:documentation&gt;</w:t>
              </w:r>
            </w:ins>
          </w:p>
          <w:p w14:paraId="0082E066" w14:textId="77777777" w:rsidR="00D708FE" w:rsidRDefault="00D708FE" w:rsidP="00D708FE">
            <w:pPr>
              <w:pStyle w:val="XML1"/>
              <w:rPr>
                <w:ins w:id="18942" w:author="Thomas Dietz" w:date="2012-08-08T16:18:00Z"/>
              </w:rPr>
            </w:pPr>
            <w:ins w:id="18943" w:author="Thomas Dietz" w:date="2012-08-08T16:18:00Z">
              <w:r>
                <w:t xml:space="preserve">        &lt;/xs:annotation&gt;</w:t>
              </w:r>
            </w:ins>
          </w:p>
          <w:p w14:paraId="37E75BEF" w14:textId="77777777" w:rsidR="00D708FE" w:rsidRDefault="00D708FE" w:rsidP="00D708FE">
            <w:pPr>
              <w:pStyle w:val="XML1"/>
              <w:rPr>
                <w:ins w:id="18944" w:author="Thomas Dietz" w:date="2012-08-08T16:18:00Z"/>
              </w:rPr>
            </w:pPr>
            <w:ins w:id="18945" w:author="Thomas Dietz" w:date="2012-08-08T16:18:00Z">
              <w:r>
                <w:t xml:space="preserve">        &lt;xs:complexType&gt;</w:t>
              </w:r>
            </w:ins>
          </w:p>
          <w:p w14:paraId="41BEA01D" w14:textId="77777777" w:rsidR="00D708FE" w:rsidRDefault="00D708FE" w:rsidP="00D708FE">
            <w:pPr>
              <w:pStyle w:val="XML1"/>
              <w:rPr>
                <w:ins w:id="18946" w:author="Thomas Dietz" w:date="2012-08-08T16:18:00Z"/>
              </w:rPr>
            </w:pPr>
            <w:ins w:id="18947" w:author="Thomas Dietz" w:date="2012-08-08T16:18:00Z">
              <w:r>
                <w:t xml:space="preserve">          &lt;xs:sequence&gt;</w:t>
              </w:r>
            </w:ins>
          </w:p>
          <w:p w14:paraId="491157FE" w14:textId="77777777" w:rsidR="00D708FE" w:rsidRDefault="00D708FE" w:rsidP="00D708FE">
            <w:pPr>
              <w:pStyle w:val="XML1"/>
              <w:rPr>
                <w:ins w:id="18948" w:author="Thomas Dietz" w:date="2012-08-08T16:18:00Z"/>
              </w:rPr>
            </w:pPr>
            <w:ins w:id="18949" w:author="Thomas Dietz" w:date="2012-08-08T16:18:00Z">
              <w:r>
                <w:t xml:space="preserve">            &lt;xs:element name="type" minOccurs="0" maxOccurs="unbounded"&gt;</w:t>
              </w:r>
            </w:ins>
          </w:p>
          <w:p w14:paraId="396994D9" w14:textId="77777777" w:rsidR="00D708FE" w:rsidRDefault="00D708FE" w:rsidP="00D708FE">
            <w:pPr>
              <w:pStyle w:val="XML1"/>
              <w:rPr>
                <w:ins w:id="18950" w:author="Thomas Dietz" w:date="2012-08-08T16:18:00Z"/>
              </w:rPr>
            </w:pPr>
            <w:ins w:id="18951" w:author="Thomas Dietz" w:date="2012-08-08T16:18:00Z">
              <w:r>
                <w:t xml:space="preserve">              &lt;xs:simpleType&gt;</w:t>
              </w:r>
            </w:ins>
          </w:p>
          <w:p w14:paraId="2280200D" w14:textId="77777777" w:rsidR="00D708FE" w:rsidRDefault="00D708FE" w:rsidP="00D708FE">
            <w:pPr>
              <w:pStyle w:val="XML1"/>
              <w:rPr>
                <w:ins w:id="18952" w:author="Thomas Dietz" w:date="2012-08-08T16:18:00Z"/>
              </w:rPr>
            </w:pPr>
            <w:ins w:id="18953" w:author="Thomas Dietz" w:date="2012-08-08T16:18:00Z">
              <w:r>
                <w:t xml:space="preserve">                &lt;xs:restriction base="xs:string"&gt;</w:t>
              </w:r>
            </w:ins>
          </w:p>
          <w:p w14:paraId="285A56AF" w14:textId="77777777" w:rsidR="00D708FE" w:rsidRDefault="00D708FE" w:rsidP="00D708FE">
            <w:pPr>
              <w:pStyle w:val="XML1"/>
              <w:rPr>
                <w:ins w:id="18954" w:author="Thomas Dietz" w:date="2012-08-08T16:18:00Z"/>
              </w:rPr>
            </w:pPr>
            <w:ins w:id="18955" w:author="Thomas Dietz" w:date="2012-08-08T16:18:00Z">
              <w:r>
                <w:t xml:space="preserve">                  &lt;xs:enumeration value="all"/&gt;</w:t>
              </w:r>
            </w:ins>
          </w:p>
          <w:p w14:paraId="2CBC47C0" w14:textId="77777777" w:rsidR="00D708FE" w:rsidRDefault="00D708FE" w:rsidP="00D708FE">
            <w:pPr>
              <w:pStyle w:val="XML1"/>
              <w:rPr>
                <w:ins w:id="18956" w:author="Thomas Dietz" w:date="2012-08-08T16:18:00Z"/>
              </w:rPr>
            </w:pPr>
            <w:ins w:id="18957" w:author="Thomas Dietz" w:date="2012-08-08T16:18:00Z">
              <w:r>
                <w:t xml:space="preserve">                  &lt;xs:enumeration value="controller"/&gt;</w:t>
              </w:r>
            </w:ins>
          </w:p>
          <w:p w14:paraId="4E1951DD" w14:textId="77777777" w:rsidR="00D708FE" w:rsidRDefault="00D708FE" w:rsidP="00D708FE">
            <w:pPr>
              <w:pStyle w:val="XML1"/>
              <w:rPr>
                <w:ins w:id="18958" w:author="Thomas Dietz" w:date="2012-08-08T16:18:00Z"/>
              </w:rPr>
            </w:pPr>
            <w:ins w:id="18959" w:author="Thomas Dietz" w:date="2012-08-08T16:18:00Z">
              <w:r>
                <w:t xml:space="preserve">                  &lt;xs:enumeration value="table"/&gt;</w:t>
              </w:r>
            </w:ins>
          </w:p>
          <w:p w14:paraId="3C665F35" w14:textId="77777777" w:rsidR="00D708FE" w:rsidRDefault="00D708FE" w:rsidP="00D708FE">
            <w:pPr>
              <w:pStyle w:val="XML1"/>
              <w:rPr>
                <w:ins w:id="18960" w:author="Thomas Dietz" w:date="2012-08-08T16:18:00Z"/>
              </w:rPr>
            </w:pPr>
            <w:ins w:id="18961" w:author="Thomas Dietz" w:date="2012-08-08T16:18:00Z">
              <w:r>
                <w:t xml:space="preserve">                  &lt;xs:enumeration value="inport"/&gt;</w:t>
              </w:r>
            </w:ins>
          </w:p>
          <w:p w14:paraId="3E5F3884" w14:textId="77777777" w:rsidR="00D708FE" w:rsidRDefault="00D708FE" w:rsidP="00D708FE">
            <w:pPr>
              <w:pStyle w:val="XML1"/>
              <w:rPr>
                <w:ins w:id="18962" w:author="Thomas Dietz" w:date="2012-08-08T16:18:00Z"/>
              </w:rPr>
            </w:pPr>
            <w:ins w:id="18963" w:author="Thomas Dietz" w:date="2012-08-08T16:18:00Z">
              <w:r>
                <w:t xml:space="preserve">                  &lt;xs:enumeration value="any"/&gt;</w:t>
              </w:r>
            </w:ins>
          </w:p>
          <w:p w14:paraId="6607E5A2" w14:textId="77777777" w:rsidR="00D708FE" w:rsidRDefault="00D708FE" w:rsidP="00D708FE">
            <w:pPr>
              <w:pStyle w:val="XML1"/>
              <w:rPr>
                <w:ins w:id="18964" w:author="Thomas Dietz" w:date="2012-08-08T16:18:00Z"/>
              </w:rPr>
            </w:pPr>
            <w:ins w:id="18965" w:author="Thomas Dietz" w:date="2012-08-08T16:18:00Z">
              <w:r>
                <w:t xml:space="preserve">                  &lt;xs:enumeration value="normal"/&gt;</w:t>
              </w:r>
            </w:ins>
          </w:p>
          <w:p w14:paraId="58017535" w14:textId="77777777" w:rsidR="00D708FE" w:rsidRDefault="00D708FE" w:rsidP="00D708FE">
            <w:pPr>
              <w:pStyle w:val="XML1"/>
              <w:rPr>
                <w:ins w:id="18966" w:author="Thomas Dietz" w:date="2012-08-08T16:18:00Z"/>
              </w:rPr>
            </w:pPr>
            <w:ins w:id="18967" w:author="Thomas Dietz" w:date="2012-08-08T16:18:00Z">
              <w:r>
                <w:t xml:space="preserve">                  &lt;xs:enumeration value="flood"/&gt;</w:t>
              </w:r>
            </w:ins>
          </w:p>
          <w:p w14:paraId="4AFA47AC" w14:textId="77777777" w:rsidR="00D708FE" w:rsidRDefault="00D708FE" w:rsidP="00D708FE">
            <w:pPr>
              <w:pStyle w:val="XML1"/>
              <w:rPr>
                <w:ins w:id="18968" w:author="Thomas Dietz" w:date="2012-08-08T16:18:00Z"/>
              </w:rPr>
            </w:pPr>
            <w:ins w:id="18969" w:author="Thomas Dietz" w:date="2012-08-08T16:18:00Z">
              <w:r>
                <w:t xml:space="preserve">                &lt;/xs:restriction&gt;</w:t>
              </w:r>
            </w:ins>
          </w:p>
          <w:p w14:paraId="7E9C6E04" w14:textId="77777777" w:rsidR="00D708FE" w:rsidRDefault="00D708FE" w:rsidP="00D708FE">
            <w:pPr>
              <w:pStyle w:val="XML1"/>
              <w:rPr>
                <w:ins w:id="18970" w:author="Thomas Dietz" w:date="2012-08-08T16:18:00Z"/>
              </w:rPr>
            </w:pPr>
            <w:ins w:id="18971" w:author="Thomas Dietz" w:date="2012-08-08T16:18:00Z">
              <w:r>
                <w:lastRenderedPageBreak/>
                <w:t xml:space="preserve">              &lt;/xs:simpleType&gt;</w:t>
              </w:r>
            </w:ins>
          </w:p>
          <w:p w14:paraId="52359C2B" w14:textId="77777777" w:rsidR="00D708FE" w:rsidRDefault="00D708FE" w:rsidP="00D708FE">
            <w:pPr>
              <w:pStyle w:val="XML1"/>
              <w:rPr>
                <w:ins w:id="18972" w:author="Thomas Dietz" w:date="2012-08-08T16:18:00Z"/>
              </w:rPr>
            </w:pPr>
            <w:ins w:id="18973" w:author="Thomas Dietz" w:date="2012-08-08T16:18:00Z">
              <w:r>
                <w:t xml:space="preserve">            &lt;/xs:element&gt;</w:t>
              </w:r>
            </w:ins>
          </w:p>
          <w:p w14:paraId="6DB4FC1A" w14:textId="77777777" w:rsidR="00D708FE" w:rsidRDefault="00D708FE" w:rsidP="00D708FE">
            <w:pPr>
              <w:pStyle w:val="XML1"/>
              <w:rPr>
                <w:ins w:id="18974" w:author="Thomas Dietz" w:date="2012-08-08T16:18:00Z"/>
              </w:rPr>
            </w:pPr>
            <w:ins w:id="18975" w:author="Thomas Dietz" w:date="2012-08-08T16:18:00Z">
              <w:r>
                <w:t xml:space="preserve">          &lt;/xs:sequence&gt;</w:t>
              </w:r>
            </w:ins>
          </w:p>
          <w:p w14:paraId="53387385" w14:textId="77777777" w:rsidR="00D708FE" w:rsidRDefault="00D708FE" w:rsidP="00D708FE">
            <w:pPr>
              <w:pStyle w:val="XML1"/>
              <w:rPr>
                <w:ins w:id="18976" w:author="Thomas Dietz" w:date="2012-08-08T16:18:00Z"/>
              </w:rPr>
            </w:pPr>
            <w:ins w:id="18977" w:author="Thomas Dietz" w:date="2012-08-08T16:18:00Z">
              <w:r>
                <w:t xml:space="preserve">        &lt;/xs:complexType&gt;</w:t>
              </w:r>
            </w:ins>
          </w:p>
          <w:p w14:paraId="37B49BBF" w14:textId="77777777" w:rsidR="00D708FE" w:rsidRDefault="00D708FE" w:rsidP="00D708FE">
            <w:pPr>
              <w:pStyle w:val="XML1"/>
              <w:rPr>
                <w:ins w:id="18978" w:author="Thomas Dietz" w:date="2012-08-08T16:18:00Z"/>
              </w:rPr>
            </w:pPr>
            <w:ins w:id="18979" w:author="Thomas Dietz" w:date="2012-08-08T16:18:00Z">
              <w:r>
                <w:t xml:space="preserve">      &lt;/xs:element&gt;</w:t>
              </w:r>
            </w:ins>
          </w:p>
          <w:p w14:paraId="26C7AD7A" w14:textId="77777777" w:rsidR="00D708FE" w:rsidRDefault="00D708FE" w:rsidP="00D708FE">
            <w:pPr>
              <w:pStyle w:val="XML1"/>
              <w:rPr>
                <w:ins w:id="18980" w:author="Thomas Dietz" w:date="2012-08-08T16:18:00Z"/>
              </w:rPr>
            </w:pPr>
            <w:ins w:id="18981" w:author="Thomas Dietz" w:date="2012-08-08T16:18:00Z">
              <w:r>
                <w:t xml:space="preserve">      &lt;xs:element name="group-types"&gt;</w:t>
              </w:r>
            </w:ins>
          </w:p>
          <w:p w14:paraId="5556F8E9" w14:textId="77777777" w:rsidR="00D708FE" w:rsidRDefault="00D708FE" w:rsidP="00D708FE">
            <w:pPr>
              <w:pStyle w:val="XML1"/>
              <w:rPr>
                <w:ins w:id="18982" w:author="Thomas Dietz" w:date="2012-08-08T16:18:00Z"/>
              </w:rPr>
            </w:pPr>
            <w:ins w:id="18983" w:author="Thomas Dietz" w:date="2012-08-08T16:18:00Z">
              <w:r>
                <w:t xml:space="preserve">        &lt;xs:annotation&gt;</w:t>
              </w:r>
            </w:ins>
          </w:p>
          <w:p w14:paraId="0497E973" w14:textId="77777777" w:rsidR="00D708FE" w:rsidRDefault="00D708FE" w:rsidP="00D708FE">
            <w:pPr>
              <w:pStyle w:val="XML1"/>
              <w:rPr>
                <w:ins w:id="18984" w:author="Thomas Dietz" w:date="2012-08-08T16:18:00Z"/>
              </w:rPr>
            </w:pPr>
            <w:ins w:id="18985" w:author="Thomas Dietz" w:date="2012-08-08T16:18:00Z">
              <w:r>
                <w:t xml:space="preserve">          &lt;xs:documentation&gt;</w:t>
              </w:r>
            </w:ins>
          </w:p>
          <w:p w14:paraId="52E39C58" w14:textId="77777777" w:rsidR="00D708FE" w:rsidRDefault="00D708FE" w:rsidP="00D708FE">
            <w:pPr>
              <w:pStyle w:val="XML1"/>
              <w:rPr>
                <w:ins w:id="18986" w:author="Thomas Dietz" w:date="2012-08-08T16:18:00Z"/>
              </w:rPr>
            </w:pPr>
            <w:ins w:id="18987" w:author="Thomas Dietz" w:date="2012-08-08T16:18:00Z">
              <w:r>
                <w:t xml:space="preserve">            Specify the group types supported by the logical</w:t>
              </w:r>
            </w:ins>
          </w:p>
          <w:p w14:paraId="00F1C552" w14:textId="77777777" w:rsidR="00D708FE" w:rsidRDefault="00D708FE" w:rsidP="00D708FE">
            <w:pPr>
              <w:pStyle w:val="XML1"/>
              <w:rPr>
                <w:ins w:id="18988" w:author="Thomas Dietz" w:date="2012-08-08T16:18:00Z"/>
              </w:rPr>
            </w:pPr>
            <w:ins w:id="18989" w:author="Thomas Dietz" w:date="2012-08-08T16:18:00Z">
              <w:r>
                <w:t xml:space="preserve">            switch.</w:t>
              </w:r>
            </w:ins>
          </w:p>
          <w:p w14:paraId="562B9D19" w14:textId="77777777" w:rsidR="00D708FE" w:rsidRDefault="00D708FE" w:rsidP="00D708FE">
            <w:pPr>
              <w:pStyle w:val="XML1"/>
              <w:rPr>
                <w:ins w:id="18990" w:author="Thomas Dietz" w:date="2012-08-08T16:18:00Z"/>
              </w:rPr>
            </w:pPr>
            <w:ins w:id="18991" w:author="Thomas Dietz" w:date="2012-08-08T16:18:00Z">
              <w:r>
                <w:t xml:space="preserve">          &lt;/xs:documentation&gt;</w:t>
              </w:r>
            </w:ins>
          </w:p>
          <w:p w14:paraId="6236BEC5" w14:textId="77777777" w:rsidR="00D708FE" w:rsidRDefault="00D708FE" w:rsidP="00D708FE">
            <w:pPr>
              <w:pStyle w:val="XML1"/>
              <w:rPr>
                <w:ins w:id="18992" w:author="Thomas Dietz" w:date="2012-08-08T16:18:00Z"/>
              </w:rPr>
            </w:pPr>
            <w:ins w:id="18993" w:author="Thomas Dietz" w:date="2012-08-08T16:18:00Z">
              <w:r>
                <w:t xml:space="preserve">        &lt;/xs:annotation&gt;</w:t>
              </w:r>
            </w:ins>
          </w:p>
          <w:p w14:paraId="69416614" w14:textId="77777777" w:rsidR="00D708FE" w:rsidRDefault="00D708FE" w:rsidP="00D708FE">
            <w:pPr>
              <w:pStyle w:val="XML1"/>
              <w:rPr>
                <w:ins w:id="18994" w:author="Thomas Dietz" w:date="2012-08-08T16:18:00Z"/>
              </w:rPr>
            </w:pPr>
            <w:ins w:id="18995" w:author="Thomas Dietz" w:date="2012-08-08T16:18:00Z">
              <w:r>
                <w:t xml:space="preserve">        &lt;xs:complexType&gt;</w:t>
              </w:r>
            </w:ins>
          </w:p>
          <w:p w14:paraId="0CF5F74B" w14:textId="77777777" w:rsidR="00D708FE" w:rsidRDefault="00D708FE" w:rsidP="00D708FE">
            <w:pPr>
              <w:pStyle w:val="XML1"/>
              <w:rPr>
                <w:ins w:id="18996" w:author="Thomas Dietz" w:date="2012-08-08T16:18:00Z"/>
              </w:rPr>
            </w:pPr>
            <w:ins w:id="18997" w:author="Thomas Dietz" w:date="2012-08-08T16:18:00Z">
              <w:r>
                <w:t xml:space="preserve">          &lt;xs:sequence&gt;</w:t>
              </w:r>
            </w:ins>
          </w:p>
          <w:p w14:paraId="531CAC8C" w14:textId="77777777" w:rsidR="00D708FE" w:rsidRDefault="00D708FE" w:rsidP="00D708FE">
            <w:pPr>
              <w:pStyle w:val="XML1"/>
              <w:rPr>
                <w:ins w:id="18998" w:author="Thomas Dietz" w:date="2012-08-08T16:18:00Z"/>
              </w:rPr>
            </w:pPr>
            <w:ins w:id="18999" w:author="Thomas Dietz" w:date="2012-08-08T16:18:00Z">
              <w:r>
                <w:t xml:space="preserve">            &lt;xs:element name="type" minOccurs="0" maxOccurs="unbounded"&gt;</w:t>
              </w:r>
            </w:ins>
          </w:p>
          <w:p w14:paraId="0E144876" w14:textId="77777777" w:rsidR="00D708FE" w:rsidRDefault="00D708FE" w:rsidP="00D708FE">
            <w:pPr>
              <w:pStyle w:val="XML1"/>
              <w:rPr>
                <w:ins w:id="19000" w:author="Thomas Dietz" w:date="2012-08-08T16:18:00Z"/>
              </w:rPr>
            </w:pPr>
            <w:ins w:id="19001" w:author="Thomas Dietz" w:date="2012-08-08T16:18:00Z">
              <w:r>
                <w:t xml:space="preserve">              &lt;xs:simpleType&gt;</w:t>
              </w:r>
            </w:ins>
          </w:p>
          <w:p w14:paraId="3B2C82ED" w14:textId="77777777" w:rsidR="00D708FE" w:rsidRDefault="00D708FE" w:rsidP="00D708FE">
            <w:pPr>
              <w:pStyle w:val="XML1"/>
              <w:rPr>
                <w:ins w:id="19002" w:author="Thomas Dietz" w:date="2012-08-08T16:18:00Z"/>
              </w:rPr>
            </w:pPr>
            <w:ins w:id="19003" w:author="Thomas Dietz" w:date="2012-08-08T16:18:00Z">
              <w:r>
                <w:t xml:space="preserve">                &lt;xs:restriction base="xs:string"&gt;</w:t>
              </w:r>
            </w:ins>
          </w:p>
          <w:p w14:paraId="35A79072" w14:textId="77777777" w:rsidR="00D708FE" w:rsidRDefault="00D708FE" w:rsidP="00D708FE">
            <w:pPr>
              <w:pStyle w:val="XML1"/>
              <w:rPr>
                <w:ins w:id="19004" w:author="Thomas Dietz" w:date="2012-08-08T16:18:00Z"/>
              </w:rPr>
            </w:pPr>
            <w:ins w:id="19005" w:author="Thomas Dietz" w:date="2012-08-08T16:18:00Z">
              <w:r>
                <w:t xml:space="preserve">                  &lt;xs:enumeration value="all"/&gt;</w:t>
              </w:r>
            </w:ins>
          </w:p>
          <w:p w14:paraId="785D30CA" w14:textId="77777777" w:rsidR="00D708FE" w:rsidRDefault="00D708FE" w:rsidP="00D708FE">
            <w:pPr>
              <w:pStyle w:val="XML1"/>
              <w:rPr>
                <w:ins w:id="19006" w:author="Thomas Dietz" w:date="2012-08-08T16:18:00Z"/>
              </w:rPr>
            </w:pPr>
            <w:ins w:id="19007" w:author="Thomas Dietz" w:date="2012-08-08T16:18:00Z">
              <w:r>
                <w:t xml:space="preserve">                  &lt;xs:enumeration value="select"/&gt;</w:t>
              </w:r>
            </w:ins>
          </w:p>
          <w:p w14:paraId="2A25AB3F" w14:textId="77777777" w:rsidR="00D708FE" w:rsidRDefault="00D708FE" w:rsidP="00D708FE">
            <w:pPr>
              <w:pStyle w:val="XML1"/>
              <w:rPr>
                <w:ins w:id="19008" w:author="Thomas Dietz" w:date="2012-08-08T16:18:00Z"/>
              </w:rPr>
            </w:pPr>
            <w:ins w:id="19009" w:author="Thomas Dietz" w:date="2012-08-08T16:18:00Z">
              <w:r>
                <w:t xml:space="preserve">                  &lt;xs:enumeration value="indirect"/&gt;</w:t>
              </w:r>
            </w:ins>
          </w:p>
          <w:p w14:paraId="02275F17" w14:textId="77777777" w:rsidR="00D708FE" w:rsidRDefault="00D708FE" w:rsidP="00D708FE">
            <w:pPr>
              <w:pStyle w:val="XML1"/>
              <w:rPr>
                <w:ins w:id="19010" w:author="Thomas Dietz" w:date="2012-08-08T16:18:00Z"/>
              </w:rPr>
            </w:pPr>
            <w:ins w:id="19011" w:author="Thomas Dietz" w:date="2012-08-08T16:18:00Z">
              <w:r>
                <w:t xml:space="preserve">                  &lt;xs:enumeration value="fast-failover"/&gt;</w:t>
              </w:r>
            </w:ins>
          </w:p>
          <w:p w14:paraId="3B77A89B" w14:textId="77777777" w:rsidR="00D708FE" w:rsidRDefault="00D708FE" w:rsidP="00D708FE">
            <w:pPr>
              <w:pStyle w:val="XML1"/>
              <w:rPr>
                <w:ins w:id="19012" w:author="Thomas Dietz" w:date="2012-08-08T16:18:00Z"/>
              </w:rPr>
            </w:pPr>
            <w:ins w:id="19013" w:author="Thomas Dietz" w:date="2012-08-08T16:18:00Z">
              <w:r>
                <w:t xml:space="preserve">                &lt;/xs:restriction&gt;</w:t>
              </w:r>
            </w:ins>
          </w:p>
          <w:p w14:paraId="788C2570" w14:textId="77777777" w:rsidR="00D708FE" w:rsidRDefault="00D708FE" w:rsidP="00D708FE">
            <w:pPr>
              <w:pStyle w:val="XML1"/>
              <w:rPr>
                <w:ins w:id="19014" w:author="Thomas Dietz" w:date="2012-08-08T16:18:00Z"/>
              </w:rPr>
            </w:pPr>
            <w:ins w:id="19015" w:author="Thomas Dietz" w:date="2012-08-08T16:18:00Z">
              <w:r>
                <w:t xml:space="preserve">              &lt;/xs:simpleType&gt;</w:t>
              </w:r>
            </w:ins>
          </w:p>
          <w:p w14:paraId="33853672" w14:textId="77777777" w:rsidR="00D708FE" w:rsidRDefault="00D708FE" w:rsidP="00D708FE">
            <w:pPr>
              <w:pStyle w:val="XML1"/>
              <w:rPr>
                <w:ins w:id="19016" w:author="Thomas Dietz" w:date="2012-08-08T16:18:00Z"/>
              </w:rPr>
            </w:pPr>
            <w:ins w:id="19017" w:author="Thomas Dietz" w:date="2012-08-08T16:18:00Z">
              <w:r>
                <w:t xml:space="preserve">            &lt;/xs:element&gt;</w:t>
              </w:r>
            </w:ins>
          </w:p>
          <w:p w14:paraId="18867787" w14:textId="77777777" w:rsidR="00D708FE" w:rsidRDefault="00D708FE" w:rsidP="00D708FE">
            <w:pPr>
              <w:pStyle w:val="XML1"/>
              <w:rPr>
                <w:ins w:id="19018" w:author="Thomas Dietz" w:date="2012-08-08T16:18:00Z"/>
              </w:rPr>
            </w:pPr>
            <w:ins w:id="19019" w:author="Thomas Dietz" w:date="2012-08-08T16:18:00Z">
              <w:r>
                <w:t xml:space="preserve">          &lt;/xs:sequence&gt;</w:t>
              </w:r>
            </w:ins>
          </w:p>
          <w:p w14:paraId="79A42DC9" w14:textId="77777777" w:rsidR="00D708FE" w:rsidRDefault="00D708FE" w:rsidP="00D708FE">
            <w:pPr>
              <w:pStyle w:val="XML1"/>
              <w:rPr>
                <w:ins w:id="19020" w:author="Thomas Dietz" w:date="2012-08-08T16:18:00Z"/>
              </w:rPr>
            </w:pPr>
            <w:ins w:id="19021" w:author="Thomas Dietz" w:date="2012-08-08T16:18:00Z">
              <w:r>
                <w:t xml:space="preserve">        &lt;/xs:complexType&gt;</w:t>
              </w:r>
            </w:ins>
          </w:p>
          <w:p w14:paraId="2A7D7D9E" w14:textId="77777777" w:rsidR="00D708FE" w:rsidRDefault="00D708FE" w:rsidP="00D708FE">
            <w:pPr>
              <w:pStyle w:val="XML1"/>
              <w:rPr>
                <w:ins w:id="19022" w:author="Thomas Dietz" w:date="2012-08-08T16:18:00Z"/>
              </w:rPr>
            </w:pPr>
            <w:ins w:id="19023" w:author="Thomas Dietz" w:date="2012-08-08T16:18:00Z">
              <w:r>
                <w:t xml:space="preserve">      &lt;/xs:element&gt;</w:t>
              </w:r>
            </w:ins>
          </w:p>
          <w:p w14:paraId="2B48EB25" w14:textId="77777777" w:rsidR="00D708FE" w:rsidRDefault="00D708FE" w:rsidP="00D708FE">
            <w:pPr>
              <w:pStyle w:val="XML1"/>
              <w:rPr>
                <w:ins w:id="19024" w:author="Thomas Dietz" w:date="2012-08-08T16:18:00Z"/>
              </w:rPr>
            </w:pPr>
            <w:ins w:id="19025" w:author="Thomas Dietz" w:date="2012-08-08T16:18:00Z">
              <w:r>
                <w:t xml:space="preserve">      &lt;xs:element name="group-capabilities"&gt;</w:t>
              </w:r>
            </w:ins>
          </w:p>
          <w:p w14:paraId="2771AEA1" w14:textId="77777777" w:rsidR="00D708FE" w:rsidRDefault="00D708FE" w:rsidP="00D708FE">
            <w:pPr>
              <w:pStyle w:val="XML1"/>
              <w:rPr>
                <w:ins w:id="19026" w:author="Thomas Dietz" w:date="2012-08-08T16:18:00Z"/>
              </w:rPr>
            </w:pPr>
            <w:ins w:id="19027" w:author="Thomas Dietz" w:date="2012-08-08T16:18:00Z">
              <w:r>
                <w:t xml:space="preserve">        &lt;xs:annotation&gt;</w:t>
              </w:r>
            </w:ins>
          </w:p>
          <w:p w14:paraId="4F451534" w14:textId="77777777" w:rsidR="00D708FE" w:rsidRDefault="00D708FE" w:rsidP="00D708FE">
            <w:pPr>
              <w:pStyle w:val="XML1"/>
              <w:rPr>
                <w:ins w:id="19028" w:author="Thomas Dietz" w:date="2012-08-08T16:18:00Z"/>
              </w:rPr>
            </w:pPr>
            <w:ins w:id="19029" w:author="Thomas Dietz" w:date="2012-08-08T16:18:00Z">
              <w:r>
                <w:t xml:space="preserve">          &lt;xs:documentation&gt;</w:t>
              </w:r>
            </w:ins>
          </w:p>
          <w:p w14:paraId="284B4701" w14:textId="77777777" w:rsidR="00D708FE" w:rsidRDefault="00D708FE" w:rsidP="00D708FE">
            <w:pPr>
              <w:pStyle w:val="XML1"/>
              <w:rPr>
                <w:ins w:id="19030" w:author="Thomas Dietz" w:date="2012-08-08T16:18:00Z"/>
              </w:rPr>
            </w:pPr>
            <w:ins w:id="19031" w:author="Thomas Dietz" w:date="2012-08-08T16:18:00Z">
              <w:r>
                <w:t xml:space="preserve">            Specify the group capabilities supported by the</w:t>
              </w:r>
            </w:ins>
          </w:p>
          <w:p w14:paraId="6AEFC668" w14:textId="77777777" w:rsidR="00D708FE" w:rsidRDefault="00D708FE" w:rsidP="00D708FE">
            <w:pPr>
              <w:pStyle w:val="XML1"/>
              <w:rPr>
                <w:ins w:id="19032" w:author="Thomas Dietz" w:date="2012-08-08T16:18:00Z"/>
              </w:rPr>
            </w:pPr>
            <w:ins w:id="19033" w:author="Thomas Dietz" w:date="2012-08-08T16:18:00Z">
              <w:r>
                <w:t xml:space="preserve">            logical switch.</w:t>
              </w:r>
            </w:ins>
          </w:p>
          <w:p w14:paraId="0B9B63D8" w14:textId="77777777" w:rsidR="00D708FE" w:rsidRDefault="00D708FE" w:rsidP="00D708FE">
            <w:pPr>
              <w:pStyle w:val="XML1"/>
              <w:rPr>
                <w:ins w:id="19034" w:author="Thomas Dietz" w:date="2012-08-08T16:18:00Z"/>
              </w:rPr>
            </w:pPr>
            <w:ins w:id="19035" w:author="Thomas Dietz" w:date="2012-08-08T16:18:00Z">
              <w:r>
                <w:t xml:space="preserve">          &lt;/xs:documentation&gt;</w:t>
              </w:r>
            </w:ins>
          </w:p>
          <w:p w14:paraId="635203B3" w14:textId="77777777" w:rsidR="00D708FE" w:rsidRDefault="00D708FE" w:rsidP="00D708FE">
            <w:pPr>
              <w:pStyle w:val="XML1"/>
              <w:rPr>
                <w:ins w:id="19036" w:author="Thomas Dietz" w:date="2012-08-08T16:18:00Z"/>
              </w:rPr>
            </w:pPr>
            <w:ins w:id="19037" w:author="Thomas Dietz" w:date="2012-08-08T16:18:00Z">
              <w:r>
                <w:t xml:space="preserve">        &lt;/xs:annotation&gt;</w:t>
              </w:r>
            </w:ins>
          </w:p>
          <w:p w14:paraId="5C64C6A3" w14:textId="77777777" w:rsidR="00D708FE" w:rsidRDefault="00D708FE" w:rsidP="00D708FE">
            <w:pPr>
              <w:pStyle w:val="XML1"/>
              <w:rPr>
                <w:ins w:id="19038" w:author="Thomas Dietz" w:date="2012-08-08T16:18:00Z"/>
              </w:rPr>
            </w:pPr>
            <w:ins w:id="19039" w:author="Thomas Dietz" w:date="2012-08-08T16:18:00Z">
              <w:r>
                <w:t xml:space="preserve">        &lt;xs:complexType&gt;</w:t>
              </w:r>
            </w:ins>
          </w:p>
          <w:p w14:paraId="2125488A" w14:textId="77777777" w:rsidR="00D708FE" w:rsidRDefault="00D708FE" w:rsidP="00D708FE">
            <w:pPr>
              <w:pStyle w:val="XML1"/>
              <w:rPr>
                <w:ins w:id="19040" w:author="Thomas Dietz" w:date="2012-08-08T16:18:00Z"/>
              </w:rPr>
            </w:pPr>
            <w:ins w:id="19041" w:author="Thomas Dietz" w:date="2012-08-08T16:18:00Z">
              <w:r>
                <w:t xml:space="preserve">          &lt;xs:sequence&gt;</w:t>
              </w:r>
            </w:ins>
          </w:p>
          <w:p w14:paraId="2E5C8A22" w14:textId="77777777" w:rsidR="00D708FE" w:rsidRDefault="00D708FE" w:rsidP="00D708FE">
            <w:pPr>
              <w:pStyle w:val="XML1"/>
              <w:rPr>
                <w:ins w:id="19042" w:author="Thomas Dietz" w:date="2012-08-08T16:18:00Z"/>
              </w:rPr>
            </w:pPr>
            <w:ins w:id="19043" w:author="Thomas Dietz" w:date="2012-08-08T16:18:00Z">
              <w:r>
                <w:t xml:space="preserve">            &lt;xs:element name="capability" minOccurs="0" maxOccurs="unbounded"&gt;</w:t>
              </w:r>
            </w:ins>
          </w:p>
          <w:p w14:paraId="2F2C1671" w14:textId="77777777" w:rsidR="00D708FE" w:rsidRDefault="00D708FE" w:rsidP="00D708FE">
            <w:pPr>
              <w:pStyle w:val="XML1"/>
              <w:rPr>
                <w:ins w:id="19044" w:author="Thomas Dietz" w:date="2012-08-08T16:18:00Z"/>
              </w:rPr>
            </w:pPr>
            <w:ins w:id="19045" w:author="Thomas Dietz" w:date="2012-08-08T16:18:00Z">
              <w:r>
                <w:t xml:space="preserve">              &lt;xs:simpleType&gt;</w:t>
              </w:r>
            </w:ins>
          </w:p>
          <w:p w14:paraId="4965A998" w14:textId="77777777" w:rsidR="00D708FE" w:rsidRDefault="00D708FE" w:rsidP="00D708FE">
            <w:pPr>
              <w:pStyle w:val="XML1"/>
              <w:rPr>
                <w:ins w:id="19046" w:author="Thomas Dietz" w:date="2012-08-08T16:18:00Z"/>
              </w:rPr>
            </w:pPr>
            <w:ins w:id="19047" w:author="Thomas Dietz" w:date="2012-08-08T16:18:00Z">
              <w:r>
                <w:t xml:space="preserve">                &lt;xs:restriction base="xs:string"&gt;</w:t>
              </w:r>
            </w:ins>
          </w:p>
          <w:p w14:paraId="5C27FD11" w14:textId="77777777" w:rsidR="00D708FE" w:rsidRDefault="00D708FE" w:rsidP="00D708FE">
            <w:pPr>
              <w:pStyle w:val="XML1"/>
              <w:rPr>
                <w:ins w:id="19048" w:author="Thomas Dietz" w:date="2012-08-08T16:18:00Z"/>
              </w:rPr>
            </w:pPr>
            <w:ins w:id="19049" w:author="Thomas Dietz" w:date="2012-08-08T16:18:00Z">
              <w:r>
                <w:t xml:space="preserve">                  &lt;xs:enumeration value="select-weight"/&gt;</w:t>
              </w:r>
            </w:ins>
          </w:p>
          <w:p w14:paraId="05244EA5" w14:textId="77777777" w:rsidR="00D708FE" w:rsidRDefault="00D708FE" w:rsidP="00D708FE">
            <w:pPr>
              <w:pStyle w:val="XML1"/>
              <w:rPr>
                <w:ins w:id="19050" w:author="Thomas Dietz" w:date="2012-08-08T16:18:00Z"/>
              </w:rPr>
            </w:pPr>
            <w:ins w:id="19051" w:author="Thomas Dietz" w:date="2012-08-08T16:18:00Z">
              <w:r>
                <w:t xml:space="preserve">                  &lt;xs:enumeration value="select-liveness"/&gt;</w:t>
              </w:r>
            </w:ins>
          </w:p>
          <w:p w14:paraId="5CE9BEC5" w14:textId="77777777" w:rsidR="00D708FE" w:rsidRDefault="00D708FE" w:rsidP="00D708FE">
            <w:pPr>
              <w:pStyle w:val="XML1"/>
              <w:rPr>
                <w:ins w:id="19052" w:author="Thomas Dietz" w:date="2012-08-08T16:18:00Z"/>
              </w:rPr>
            </w:pPr>
            <w:ins w:id="19053" w:author="Thomas Dietz" w:date="2012-08-08T16:18:00Z">
              <w:r>
                <w:t xml:space="preserve">                  &lt;xs:enumeration value="chaining"/&gt;</w:t>
              </w:r>
            </w:ins>
          </w:p>
          <w:p w14:paraId="0E487991" w14:textId="77777777" w:rsidR="00D708FE" w:rsidRDefault="00D708FE" w:rsidP="00D708FE">
            <w:pPr>
              <w:pStyle w:val="XML1"/>
              <w:rPr>
                <w:ins w:id="19054" w:author="Thomas Dietz" w:date="2012-08-08T16:18:00Z"/>
              </w:rPr>
            </w:pPr>
            <w:ins w:id="19055" w:author="Thomas Dietz" w:date="2012-08-08T16:18:00Z">
              <w:r>
                <w:t xml:space="preserve">                  &lt;xs:enumeration value="chaining-check"/&gt;</w:t>
              </w:r>
            </w:ins>
          </w:p>
          <w:p w14:paraId="0D6C55AB" w14:textId="77777777" w:rsidR="00D708FE" w:rsidRDefault="00D708FE" w:rsidP="00D708FE">
            <w:pPr>
              <w:pStyle w:val="XML1"/>
              <w:rPr>
                <w:ins w:id="19056" w:author="Thomas Dietz" w:date="2012-08-08T16:18:00Z"/>
              </w:rPr>
            </w:pPr>
            <w:ins w:id="19057" w:author="Thomas Dietz" w:date="2012-08-08T16:18:00Z">
              <w:r>
                <w:t xml:space="preserve">                &lt;/xs:restriction&gt;</w:t>
              </w:r>
            </w:ins>
          </w:p>
          <w:p w14:paraId="101F381F" w14:textId="77777777" w:rsidR="00D708FE" w:rsidRDefault="00D708FE" w:rsidP="00D708FE">
            <w:pPr>
              <w:pStyle w:val="XML1"/>
              <w:rPr>
                <w:ins w:id="19058" w:author="Thomas Dietz" w:date="2012-08-08T16:18:00Z"/>
              </w:rPr>
            </w:pPr>
            <w:ins w:id="19059" w:author="Thomas Dietz" w:date="2012-08-08T16:18:00Z">
              <w:r>
                <w:t xml:space="preserve">              &lt;/xs:simpleType&gt;</w:t>
              </w:r>
            </w:ins>
          </w:p>
          <w:p w14:paraId="18B8BD2E" w14:textId="77777777" w:rsidR="00D708FE" w:rsidRDefault="00D708FE" w:rsidP="00D708FE">
            <w:pPr>
              <w:pStyle w:val="XML1"/>
              <w:rPr>
                <w:ins w:id="19060" w:author="Thomas Dietz" w:date="2012-08-08T16:18:00Z"/>
              </w:rPr>
            </w:pPr>
            <w:ins w:id="19061" w:author="Thomas Dietz" w:date="2012-08-08T16:18:00Z">
              <w:r>
                <w:t xml:space="preserve">            &lt;/xs:element&gt;</w:t>
              </w:r>
            </w:ins>
          </w:p>
          <w:p w14:paraId="023E3EDE" w14:textId="77777777" w:rsidR="00D708FE" w:rsidRDefault="00D708FE" w:rsidP="00D708FE">
            <w:pPr>
              <w:pStyle w:val="XML1"/>
              <w:rPr>
                <w:ins w:id="19062" w:author="Thomas Dietz" w:date="2012-08-08T16:18:00Z"/>
              </w:rPr>
            </w:pPr>
            <w:ins w:id="19063" w:author="Thomas Dietz" w:date="2012-08-08T16:18:00Z">
              <w:r>
                <w:t xml:space="preserve">          &lt;/xs:sequence&gt;</w:t>
              </w:r>
            </w:ins>
          </w:p>
          <w:p w14:paraId="28FE841F" w14:textId="77777777" w:rsidR="00D708FE" w:rsidRDefault="00D708FE" w:rsidP="00D708FE">
            <w:pPr>
              <w:pStyle w:val="XML1"/>
              <w:rPr>
                <w:ins w:id="19064" w:author="Thomas Dietz" w:date="2012-08-08T16:18:00Z"/>
              </w:rPr>
            </w:pPr>
            <w:ins w:id="19065" w:author="Thomas Dietz" w:date="2012-08-08T16:18:00Z">
              <w:r>
                <w:t xml:space="preserve">        &lt;/xs:complexType&gt;</w:t>
              </w:r>
            </w:ins>
          </w:p>
          <w:p w14:paraId="471F58F4" w14:textId="77777777" w:rsidR="00D708FE" w:rsidRDefault="00D708FE" w:rsidP="00D708FE">
            <w:pPr>
              <w:pStyle w:val="XML1"/>
              <w:rPr>
                <w:ins w:id="19066" w:author="Thomas Dietz" w:date="2012-08-08T16:18:00Z"/>
              </w:rPr>
            </w:pPr>
            <w:ins w:id="19067" w:author="Thomas Dietz" w:date="2012-08-08T16:18:00Z">
              <w:r>
                <w:t xml:space="preserve">      &lt;/xs:element&gt;</w:t>
              </w:r>
            </w:ins>
          </w:p>
          <w:p w14:paraId="18A46242" w14:textId="77777777" w:rsidR="00D708FE" w:rsidRDefault="00D708FE" w:rsidP="00D708FE">
            <w:pPr>
              <w:pStyle w:val="XML1"/>
              <w:rPr>
                <w:ins w:id="19068" w:author="Thomas Dietz" w:date="2012-08-08T16:18:00Z"/>
              </w:rPr>
            </w:pPr>
            <w:ins w:id="19069" w:author="Thomas Dietz" w:date="2012-08-08T16:18:00Z">
              <w:r>
                <w:t xml:space="preserve">      &lt;xs:element name="action-types"&gt;</w:t>
              </w:r>
            </w:ins>
          </w:p>
          <w:p w14:paraId="755A3ABE" w14:textId="77777777" w:rsidR="00D708FE" w:rsidRDefault="00D708FE" w:rsidP="00D708FE">
            <w:pPr>
              <w:pStyle w:val="XML1"/>
              <w:rPr>
                <w:ins w:id="19070" w:author="Thomas Dietz" w:date="2012-08-08T16:18:00Z"/>
              </w:rPr>
            </w:pPr>
            <w:ins w:id="19071" w:author="Thomas Dietz" w:date="2012-08-08T16:18:00Z">
              <w:r>
                <w:t xml:space="preserve">        &lt;xs:annotation&gt;</w:t>
              </w:r>
            </w:ins>
          </w:p>
          <w:p w14:paraId="218C70C7" w14:textId="77777777" w:rsidR="00D708FE" w:rsidRDefault="00D708FE" w:rsidP="00D708FE">
            <w:pPr>
              <w:pStyle w:val="XML1"/>
              <w:rPr>
                <w:ins w:id="19072" w:author="Thomas Dietz" w:date="2012-08-08T16:18:00Z"/>
              </w:rPr>
            </w:pPr>
            <w:ins w:id="19073" w:author="Thomas Dietz" w:date="2012-08-08T16:18:00Z">
              <w:r>
                <w:t xml:space="preserve">          &lt;xs:documentation&gt;</w:t>
              </w:r>
            </w:ins>
          </w:p>
          <w:p w14:paraId="23CF4F65" w14:textId="77777777" w:rsidR="00D708FE" w:rsidRDefault="00D708FE" w:rsidP="00D708FE">
            <w:pPr>
              <w:pStyle w:val="XML1"/>
              <w:rPr>
                <w:ins w:id="19074" w:author="Thomas Dietz" w:date="2012-08-08T16:18:00Z"/>
              </w:rPr>
            </w:pPr>
            <w:ins w:id="19075" w:author="Thomas Dietz" w:date="2012-08-08T16:18:00Z">
              <w:r>
                <w:t xml:space="preserve">            Specify the action types supported by the</w:t>
              </w:r>
            </w:ins>
          </w:p>
          <w:p w14:paraId="6325AC02" w14:textId="77777777" w:rsidR="00D708FE" w:rsidRDefault="00D708FE" w:rsidP="00D708FE">
            <w:pPr>
              <w:pStyle w:val="XML1"/>
              <w:rPr>
                <w:ins w:id="19076" w:author="Thomas Dietz" w:date="2012-08-08T16:18:00Z"/>
              </w:rPr>
            </w:pPr>
            <w:ins w:id="19077" w:author="Thomas Dietz" w:date="2012-08-08T16:18:00Z">
              <w:r>
                <w:t xml:space="preserve">            logical switch.</w:t>
              </w:r>
            </w:ins>
          </w:p>
          <w:p w14:paraId="3744AC28" w14:textId="77777777" w:rsidR="00D708FE" w:rsidRDefault="00D708FE" w:rsidP="00D708FE">
            <w:pPr>
              <w:pStyle w:val="XML1"/>
              <w:rPr>
                <w:ins w:id="19078" w:author="Thomas Dietz" w:date="2012-08-08T16:18:00Z"/>
              </w:rPr>
            </w:pPr>
            <w:ins w:id="19079" w:author="Thomas Dietz" w:date="2012-08-08T16:18:00Z">
              <w:r>
                <w:t xml:space="preserve">          &lt;/xs:documentation&gt;</w:t>
              </w:r>
            </w:ins>
          </w:p>
          <w:p w14:paraId="608D55CB" w14:textId="77777777" w:rsidR="00D708FE" w:rsidRDefault="00D708FE" w:rsidP="00D708FE">
            <w:pPr>
              <w:pStyle w:val="XML1"/>
              <w:rPr>
                <w:ins w:id="19080" w:author="Thomas Dietz" w:date="2012-08-08T16:18:00Z"/>
              </w:rPr>
            </w:pPr>
            <w:ins w:id="19081" w:author="Thomas Dietz" w:date="2012-08-08T16:18:00Z">
              <w:r>
                <w:lastRenderedPageBreak/>
                <w:t xml:space="preserve">        &lt;/xs:annotation&gt;</w:t>
              </w:r>
            </w:ins>
          </w:p>
          <w:p w14:paraId="29212FBA" w14:textId="77777777" w:rsidR="00D708FE" w:rsidRDefault="00D708FE" w:rsidP="00D708FE">
            <w:pPr>
              <w:pStyle w:val="XML1"/>
              <w:rPr>
                <w:ins w:id="19082" w:author="Thomas Dietz" w:date="2012-08-08T16:18:00Z"/>
              </w:rPr>
            </w:pPr>
            <w:ins w:id="19083" w:author="Thomas Dietz" w:date="2012-08-08T16:18:00Z">
              <w:r>
                <w:t xml:space="preserve">        &lt;xs:complexType&gt;</w:t>
              </w:r>
            </w:ins>
          </w:p>
          <w:p w14:paraId="7930CA62" w14:textId="77777777" w:rsidR="00D708FE" w:rsidRDefault="00D708FE" w:rsidP="00D708FE">
            <w:pPr>
              <w:pStyle w:val="XML1"/>
              <w:rPr>
                <w:ins w:id="19084" w:author="Thomas Dietz" w:date="2012-08-08T16:18:00Z"/>
              </w:rPr>
            </w:pPr>
            <w:ins w:id="19085" w:author="Thomas Dietz" w:date="2012-08-08T16:18:00Z">
              <w:r>
                <w:t xml:space="preserve">          &lt;xs:sequence&gt;</w:t>
              </w:r>
            </w:ins>
          </w:p>
          <w:p w14:paraId="5FD10D4E" w14:textId="77777777" w:rsidR="00D708FE" w:rsidRDefault="00D708FE" w:rsidP="00D708FE">
            <w:pPr>
              <w:pStyle w:val="XML1"/>
              <w:rPr>
                <w:ins w:id="19086" w:author="Thomas Dietz" w:date="2012-08-08T16:18:00Z"/>
              </w:rPr>
            </w:pPr>
            <w:ins w:id="19087" w:author="Thomas Dietz" w:date="2012-08-08T16:18:00Z">
              <w:r>
                <w:t xml:space="preserve">            &lt;xs:element name="type" minOccurs="0" maxOccurs="unbounded"  type="OFActionType"/&gt;</w:t>
              </w:r>
            </w:ins>
          </w:p>
          <w:p w14:paraId="71F86557" w14:textId="77777777" w:rsidR="00D708FE" w:rsidRDefault="00D708FE" w:rsidP="00D708FE">
            <w:pPr>
              <w:pStyle w:val="XML1"/>
              <w:rPr>
                <w:ins w:id="19088" w:author="Thomas Dietz" w:date="2012-08-08T16:18:00Z"/>
              </w:rPr>
            </w:pPr>
            <w:ins w:id="19089" w:author="Thomas Dietz" w:date="2012-08-08T16:18:00Z">
              <w:r>
                <w:t xml:space="preserve">          &lt;/xs:sequence&gt;</w:t>
              </w:r>
            </w:ins>
          </w:p>
          <w:p w14:paraId="6154AC0C" w14:textId="77777777" w:rsidR="00D708FE" w:rsidRDefault="00D708FE" w:rsidP="00D708FE">
            <w:pPr>
              <w:pStyle w:val="XML1"/>
              <w:rPr>
                <w:ins w:id="19090" w:author="Thomas Dietz" w:date="2012-08-08T16:18:00Z"/>
              </w:rPr>
            </w:pPr>
            <w:ins w:id="19091" w:author="Thomas Dietz" w:date="2012-08-08T16:18:00Z">
              <w:r>
                <w:t xml:space="preserve">        &lt;/xs:complexType&gt;</w:t>
              </w:r>
            </w:ins>
          </w:p>
          <w:p w14:paraId="0859225A" w14:textId="77777777" w:rsidR="00D708FE" w:rsidRDefault="00D708FE" w:rsidP="00D708FE">
            <w:pPr>
              <w:pStyle w:val="XML1"/>
              <w:rPr>
                <w:ins w:id="19092" w:author="Thomas Dietz" w:date="2012-08-08T16:18:00Z"/>
              </w:rPr>
            </w:pPr>
            <w:ins w:id="19093" w:author="Thomas Dietz" w:date="2012-08-08T16:18:00Z">
              <w:r>
                <w:t xml:space="preserve">      &lt;/xs:element&gt;</w:t>
              </w:r>
            </w:ins>
          </w:p>
          <w:p w14:paraId="5E878FF0" w14:textId="77777777" w:rsidR="00D708FE" w:rsidRDefault="00D708FE" w:rsidP="00D708FE">
            <w:pPr>
              <w:pStyle w:val="XML1"/>
              <w:rPr>
                <w:ins w:id="19094" w:author="Thomas Dietz" w:date="2012-08-08T16:18:00Z"/>
              </w:rPr>
            </w:pPr>
            <w:ins w:id="19095" w:author="Thomas Dietz" w:date="2012-08-08T16:18:00Z">
              <w:r>
                <w:t xml:space="preserve">      &lt;xs:element name="instruction-types"&gt;</w:t>
              </w:r>
            </w:ins>
          </w:p>
          <w:p w14:paraId="11A9E1B4" w14:textId="77777777" w:rsidR="00D708FE" w:rsidRDefault="00D708FE" w:rsidP="00D708FE">
            <w:pPr>
              <w:pStyle w:val="XML1"/>
              <w:rPr>
                <w:ins w:id="19096" w:author="Thomas Dietz" w:date="2012-08-08T16:18:00Z"/>
              </w:rPr>
            </w:pPr>
            <w:ins w:id="19097" w:author="Thomas Dietz" w:date="2012-08-08T16:18:00Z">
              <w:r>
                <w:t xml:space="preserve">        &lt;xs:annotation&gt;</w:t>
              </w:r>
            </w:ins>
          </w:p>
          <w:p w14:paraId="3D445F01" w14:textId="77777777" w:rsidR="00D708FE" w:rsidRDefault="00D708FE" w:rsidP="00D708FE">
            <w:pPr>
              <w:pStyle w:val="XML1"/>
              <w:rPr>
                <w:ins w:id="19098" w:author="Thomas Dietz" w:date="2012-08-08T16:18:00Z"/>
              </w:rPr>
            </w:pPr>
            <w:ins w:id="19099" w:author="Thomas Dietz" w:date="2012-08-08T16:18:00Z">
              <w:r>
                <w:t xml:space="preserve">          &lt;xs:documentation&gt;</w:t>
              </w:r>
            </w:ins>
          </w:p>
          <w:p w14:paraId="02FD6E14" w14:textId="77777777" w:rsidR="00D708FE" w:rsidRDefault="00D708FE" w:rsidP="00D708FE">
            <w:pPr>
              <w:pStyle w:val="XML1"/>
              <w:rPr>
                <w:ins w:id="19100" w:author="Thomas Dietz" w:date="2012-08-08T16:18:00Z"/>
              </w:rPr>
            </w:pPr>
            <w:ins w:id="19101" w:author="Thomas Dietz" w:date="2012-08-08T16:18:00Z">
              <w:r>
                <w:t xml:space="preserve">            Specify the instruction types supported by the</w:t>
              </w:r>
            </w:ins>
          </w:p>
          <w:p w14:paraId="4F749808" w14:textId="77777777" w:rsidR="00D708FE" w:rsidRDefault="00D708FE" w:rsidP="00D708FE">
            <w:pPr>
              <w:pStyle w:val="XML1"/>
              <w:rPr>
                <w:ins w:id="19102" w:author="Thomas Dietz" w:date="2012-08-08T16:18:00Z"/>
              </w:rPr>
            </w:pPr>
            <w:ins w:id="19103" w:author="Thomas Dietz" w:date="2012-08-08T16:18:00Z">
              <w:r>
                <w:t xml:space="preserve">            logical switch.</w:t>
              </w:r>
            </w:ins>
          </w:p>
          <w:p w14:paraId="46F94F8A" w14:textId="77777777" w:rsidR="00D708FE" w:rsidRDefault="00D708FE" w:rsidP="00D708FE">
            <w:pPr>
              <w:pStyle w:val="XML1"/>
              <w:rPr>
                <w:ins w:id="19104" w:author="Thomas Dietz" w:date="2012-08-08T16:18:00Z"/>
              </w:rPr>
            </w:pPr>
            <w:ins w:id="19105" w:author="Thomas Dietz" w:date="2012-08-08T16:18:00Z">
              <w:r>
                <w:t xml:space="preserve">          &lt;/xs:documentation&gt;</w:t>
              </w:r>
            </w:ins>
          </w:p>
          <w:p w14:paraId="656D2970" w14:textId="77777777" w:rsidR="00D708FE" w:rsidRDefault="00D708FE" w:rsidP="00D708FE">
            <w:pPr>
              <w:pStyle w:val="XML1"/>
              <w:rPr>
                <w:ins w:id="19106" w:author="Thomas Dietz" w:date="2012-08-08T16:18:00Z"/>
              </w:rPr>
            </w:pPr>
            <w:ins w:id="19107" w:author="Thomas Dietz" w:date="2012-08-08T16:18:00Z">
              <w:r>
                <w:t xml:space="preserve">        &lt;/xs:annotation&gt;</w:t>
              </w:r>
            </w:ins>
          </w:p>
          <w:p w14:paraId="27DB9265" w14:textId="77777777" w:rsidR="00D708FE" w:rsidRDefault="00D708FE" w:rsidP="00D708FE">
            <w:pPr>
              <w:pStyle w:val="XML1"/>
              <w:rPr>
                <w:ins w:id="19108" w:author="Thomas Dietz" w:date="2012-08-08T16:18:00Z"/>
              </w:rPr>
            </w:pPr>
            <w:ins w:id="19109" w:author="Thomas Dietz" w:date="2012-08-08T16:18:00Z">
              <w:r>
                <w:t xml:space="preserve">        &lt;xs:complexType&gt;</w:t>
              </w:r>
            </w:ins>
          </w:p>
          <w:p w14:paraId="2D8BE4F7" w14:textId="77777777" w:rsidR="00D708FE" w:rsidRDefault="00D708FE" w:rsidP="00D708FE">
            <w:pPr>
              <w:pStyle w:val="XML1"/>
              <w:rPr>
                <w:ins w:id="19110" w:author="Thomas Dietz" w:date="2012-08-08T16:18:00Z"/>
              </w:rPr>
            </w:pPr>
            <w:ins w:id="19111" w:author="Thomas Dietz" w:date="2012-08-08T16:18:00Z">
              <w:r>
                <w:t xml:space="preserve">          &lt;xs:sequence&gt;</w:t>
              </w:r>
            </w:ins>
          </w:p>
          <w:p w14:paraId="6ADB9B04" w14:textId="77777777" w:rsidR="00D708FE" w:rsidRDefault="00D708FE" w:rsidP="00D708FE">
            <w:pPr>
              <w:pStyle w:val="XML1"/>
              <w:rPr>
                <w:ins w:id="19112" w:author="Thomas Dietz" w:date="2012-08-08T16:18:00Z"/>
              </w:rPr>
            </w:pPr>
            <w:ins w:id="19113"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19114" w:author="Thomas Dietz" w:date="2012-08-08T16:18:00Z"/>
              </w:rPr>
            </w:pPr>
            <w:ins w:id="19115" w:author="Thomas Dietz" w:date="2012-08-08T16:18:00Z">
              <w:r>
                <w:t xml:space="preserve">          &lt;/xs:sequence&gt;</w:t>
              </w:r>
            </w:ins>
          </w:p>
          <w:p w14:paraId="1B8F417F" w14:textId="77777777" w:rsidR="00D708FE" w:rsidRDefault="00D708FE" w:rsidP="00D708FE">
            <w:pPr>
              <w:pStyle w:val="XML1"/>
              <w:rPr>
                <w:ins w:id="19116" w:author="Thomas Dietz" w:date="2012-08-08T16:18:00Z"/>
              </w:rPr>
            </w:pPr>
            <w:ins w:id="19117" w:author="Thomas Dietz" w:date="2012-08-08T16:18:00Z">
              <w:r>
                <w:t xml:space="preserve">        &lt;/xs:complexType&gt;</w:t>
              </w:r>
            </w:ins>
          </w:p>
          <w:p w14:paraId="61D0564A" w14:textId="77777777" w:rsidR="00D708FE" w:rsidRDefault="00D708FE" w:rsidP="00D708FE">
            <w:pPr>
              <w:pStyle w:val="XML1"/>
              <w:rPr>
                <w:ins w:id="19118" w:author="Thomas Dietz" w:date="2012-08-08T16:18:00Z"/>
              </w:rPr>
            </w:pPr>
            <w:ins w:id="19119" w:author="Thomas Dietz" w:date="2012-08-08T16:18:00Z">
              <w:r>
                <w:t xml:space="preserve">      &lt;/xs:element&gt;</w:t>
              </w:r>
            </w:ins>
          </w:p>
          <w:p w14:paraId="108B34B8" w14:textId="77777777" w:rsidR="00D708FE" w:rsidRDefault="00D708FE" w:rsidP="00D708FE">
            <w:pPr>
              <w:pStyle w:val="XML1"/>
              <w:rPr>
                <w:ins w:id="19120" w:author="Thomas Dietz" w:date="2012-08-08T16:18:00Z"/>
              </w:rPr>
            </w:pPr>
            <w:ins w:id="19121" w:author="Thomas Dietz" w:date="2012-08-08T16:18:00Z">
              <w:r>
                <w:t xml:space="preserve">    &lt;/xs:sequence&gt;</w:t>
              </w:r>
            </w:ins>
          </w:p>
          <w:p w14:paraId="47723688" w14:textId="77777777" w:rsidR="00D708FE" w:rsidRDefault="00D708FE" w:rsidP="00D708FE">
            <w:pPr>
              <w:pStyle w:val="XML1"/>
              <w:rPr>
                <w:ins w:id="19122" w:author="Thomas Dietz" w:date="2012-08-08T16:18:00Z"/>
              </w:rPr>
            </w:pPr>
            <w:ins w:id="19123" w:author="Thomas Dietz" w:date="2012-08-08T16:18:00Z">
              <w:r>
                <w:t xml:space="preserve">  &lt;/xs:group&gt;</w:t>
              </w:r>
            </w:ins>
          </w:p>
          <w:p w14:paraId="03A2E863" w14:textId="77777777" w:rsidR="00D708FE" w:rsidRDefault="00D708FE" w:rsidP="00D708FE">
            <w:pPr>
              <w:pStyle w:val="XML1"/>
              <w:rPr>
                <w:ins w:id="19124" w:author="Thomas Dietz" w:date="2012-08-08T16:18:00Z"/>
              </w:rPr>
            </w:pPr>
          </w:p>
          <w:p w14:paraId="1BB9BD70" w14:textId="77777777" w:rsidR="00D708FE" w:rsidRDefault="00D708FE" w:rsidP="00D708FE">
            <w:pPr>
              <w:pStyle w:val="XML1"/>
              <w:rPr>
                <w:ins w:id="19125" w:author="Thomas Dietz" w:date="2012-08-08T16:18:00Z"/>
              </w:rPr>
            </w:pPr>
            <w:ins w:id="19126" w:author="Thomas Dietz" w:date="2012-08-08T16:18:00Z">
              <w:r>
                <w:t xml:space="preserve">  &lt;xs:group name="OFPortType"&gt;</w:t>
              </w:r>
            </w:ins>
          </w:p>
          <w:p w14:paraId="3FA53041" w14:textId="77777777" w:rsidR="00D708FE" w:rsidRDefault="00D708FE" w:rsidP="00D708FE">
            <w:pPr>
              <w:pStyle w:val="XML1"/>
              <w:rPr>
                <w:ins w:id="19127" w:author="Thomas Dietz" w:date="2012-08-08T16:18:00Z"/>
              </w:rPr>
            </w:pPr>
            <w:ins w:id="19128" w:author="Thomas Dietz" w:date="2012-08-08T16:18:00Z">
              <w:r>
                <w:t xml:space="preserve">    &lt;xs:annotation&gt;</w:t>
              </w:r>
            </w:ins>
          </w:p>
          <w:p w14:paraId="3F38FACA" w14:textId="77777777" w:rsidR="00D708FE" w:rsidRDefault="00D708FE" w:rsidP="00D708FE">
            <w:pPr>
              <w:pStyle w:val="XML1"/>
              <w:rPr>
                <w:ins w:id="19129" w:author="Thomas Dietz" w:date="2012-08-08T16:18:00Z"/>
              </w:rPr>
            </w:pPr>
            <w:ins w:id="19130" w:author="Thomas Dietz" w:date="2012-08-08T16:18:00Z">
              <w:r>
                <w:t xml:space="preserve">      &lt;xs:documentation&gt;</w:t>
              </w:r>
            </w:ins>
          </w:p>
          <w:p w14:paraId="07F9F4AC" w14:textId="77777777" w:rsidR="00D708FE" w:rsidRDefault="00D708FE" w:rsidP="00D708FE">
            <w:pPr>
              <w:pStyle w:val="XML1"/>
              <w:rPr>
                <w:ins w:id="19131" w:author="Thomas Dietz" w:date="2012-08-08T16:18:00Z"/>
              </w:rPr>
            </w:pPr>
            <w:ins w:id="19132" w:author="Thomas Dietz" w:date="2012-08-08T16:18:00Z">
              <w:r>
                <w:t xml:space="preserve">        This element specifies all properties of an</w:t>
              </w:r>
            </w:ins>
          </w:p>
          <w:p w14:paraId="1B2C236F" w14:textId="77777777" w:rsidR="00D708FE" w:rsidRDefault="00D708FE" w:rsidP="00D708FE">
            <w:pPr>
              <w:pStyle w:val="XML1"/>
              <w:rPr>
                <w:ins w:id="19133" w:author="Thomas Dietz" w:date="2012-08-08T16:18:00Z"/>
              </w:rPr>
            </w:pPr>
            <w:ins w:id="19134" w:author="Thomas Dietz" w:date="2012-08-08T16:18:00Z">
              <w:r>
                <w:t xml:space="preserve">        OpenFlow resource of type OpenFlow Port. It represent a</w:t>
              </w:r>
            </w:ins>
          </w:p>
          <w:p w14:paraId="07580E9A" w14:textId="77777777" w:rsidR="00D708FE" w:rsidRDefault="00D708FE" w:rsidP="00D708FE">
            <w:pPr>
              <w:pStyle w:val="XML1"/>
              <w:rPr>
                <w:ins w:id="19135" w:author="Thomas Dietz" w:date="2012-08-08T16:18:00Z"/>
              </w:rPr>
            </w:pPr>
            <w:ins w:id="19136" w:author="Thomas Dietz" w:date="2012-08-08T16:18:00Z">
              <w:r>
                <w:t xml:space="preserve">        physical port or a logical port of the OpenFlow Capable</w:t>
              </w:r>
            </w:ins>
          </w:p>
          <w:p w14:paraId="5834E30A" w14:textId="77777777" w:rsidR="00D708FE" w:rsidRDefault="00D708FE" w:rsidP="00D708FE">
            <w:pPr>
              <w:pStyle w:val="XML1"/>
              <w:rPr>
                <w:ins w:id="19137" w:author="Thomas Dietz" w:date="2012-08-08T16:18:00Z"/>
              </w:rPr>
            </w:pPr>
            <w:ins w:id="19138" w:author="Thomas Dietz" w:date="2012-08-08T16:18:00Z">
              <w:r>
                <w:t xml:space="preserve">        Switch and can be assigned for exclusive use to an OpenFlow</w:t>
              </w:r>
            </w:ins>
          </w:p>
          <w:p w14:paraId="7FF6E034" w14:textId="77777777" w:rsidR="00D708FE" w:rsidRDefault="00D708FE" w:rsidP="00D708FE">
            <w:pPr>
              <w:pStyle w:val="XML1"/>
              <w:rPr>
                <w:ins w:id="19139" w:author="Thomas Dietz" w:date="2012-08-08T16:18:00Z"/>
              </w:rPr>
            </w:pPr>
            <w:ins w:id="19140" w:author="Thomas Dietz" w:date="2012-08-08T16:18:00Z">
              <w:r>
                <w:t xml:space="preserve">        Logical Switch.  A logical port represents a tunnel endpoint</w:t>
              </w:r>
            </w:ins>
          </w:p>
          <w:p w14:paraId="3D042879" w14:textId="77777777" w:rsidR="00D708FE" w:rsidRDefault="00D708FE" w:rsidP="00D708FE">
            <w:pPr>
              <w:pStyle w:val="XML1"/>
              <w:rPr>
                <w:ins w:id="19141" w:author="Thomas Dietz" w:date="2012-08-08T16:18:00Z"/>
              </w:rPr>
            </w:pPr>
            <w:ins w:id="19142" w:author="Thomas Dietz" w:date="2012-08-08T16:18:00Z">
              <w:r>
                <w:t xml:space="preserve">        as described in the OpenFlow protocol specification versions</w:t>
              </w:r>
            </w:ins>
          </w:p>
          <w:p w14:paraId="63916DEA" w14:textId="77777777" w:rsidR="00D708FE" w:rsidRDefault="00D708FE" w:rsidP="00D708FE">
            <w:pPr>
              <w:pStyle w:val="XML1"/>
              <w:rPr>
                <w:ins w:id="19143" w:author="Thomas Dietz" w:date="2012-08-08T16:18:00Z"/>
              </w:rPr>
            </w:pPr>
            <w:ins w:id="19144" w:author="Thomas Dietz" w:date="2012-08-08T16:18:00Z">
              <w:r>
                <w:t xml:space="preserve">        1.3 - 1.3.1.</w:t>
              </w:r>
            </w:ins>
          </w:p>
          <w:p w14:paraId="5D32A08B" w14:textId="77777777" w:rsidR="00D708FE" w:rsidRDefault="00D708FE" w:rsidP="00D708FE">
            <w:pPr>
              <w:pStyle w:val="XML1"/>
              <w:rPr>
                <w:ins w:id="19145" w:author="Thomas Dietz" w:date="2012-08-08T16:18:00Z"/>
              </w:rPr>
            </w:pPr>
          </w:p>
          <w:p w14:paraId="7A45DBF8" w14:textId="77777777" w:rsidR="00D708FE" w:rsidRDefault="00D708FE" w:rsidP="00D708FE">
            <w:pPr>
              <w:pStyle w:val="XML1"/>
              <w:rPr>
                <w:ins w:id="19146" w:author="Thomas Dietz" w:date="2012-08-08T16:18:00Z"/>
              </w:rPr>
            </w:pPr>
            <w:ins w:id="19147" w:author="Thomas Dietz" w:date="2012-08-08T16:18:00Z">
              <w:r>
                <w:t xml:space="preserve">        NETCONF &amp;lt;edit-config&amp;gt; operations MUST be implemented as </w:t>
              </w:r>
            </w:ins>
          </w:p>
          <w:p w14:paraId="6514B360" w14:textId="77777777" w:rsidR="00D708FE" w:rsidRDefault="00D708FE" w:rsidP="00D708FE">
            <w:pPr>
              <w:pStyle w:val="XML1"/>
              <w:rPr>
                <w:ins w:id="19148" w:author="Thomas Dietz" w:date="2012-08-08T16:18:00Z"/>
              </w:rPr>
            </w:pPr>
            <w:ins w:id="19149" w:author="Thomas Dietz" w:date="2012-08-08T16:18:00Z">
              <w:r>
                <w:t xml:space="preserve">        follows: </w:t>
              </w:r>
            </w:ins>
          </w:p>
          <w:p w14:paraId="6632547F" w14:textId="77777777" w:rsidR="00D708FE" w:rsidRDefault="00D708FE" w:rsidP="00D708FE">
            <w:pPr>
              <w:pStyle w:val="XML1"/>
              <w:rPr>
                <w:ins w:id="19150" w:author="Thomas Dietz" w:date="2012-08-08T16:18:00Z"/>
              </w:rPr>
            </w:pPr>
          </w:p>
          <w:p w14:paraId="33E0782F" w14:textId="77777777" w:rsidR="00D708FE" w:rsidRDefault="00D708FE" w:rsidP="00D708FE">
            <w:pPr>
              <w:pStyle w:val="XML1"/>
              <w:rPr>
                <w:ins w:id="19151" w:author="Thomas Dietz" w:date="2012-08-08T16:18:00Z"/>
              </w:rPr>
            </w:pPr>
            <w:ins w:id="19152" w:author="Thomas Dietz" w:date="2012-08-08T16:18:00Z">
              <w:r>
                <w:t xml:space="preserve">        * The 'resource-id' element of OFResoureType MUST be present</w:t>
              </w:r>
            </w:ins>
          </w:p>
          <w:p w14:paraId="456F7A11" w14:textId="77777777" w:rsidR="00D708FE" w:rsidRDefault="00D708FE" w:rsidP="00D708FE">
            <w:pPr>
              <w:pStyle w:val="XML1"/>
              <w:rPr>
                <w:ins w:id="19153" w:author="Thomas Dietz" w:date="2012-08-08T16:18:00Z"/>
              </w:rPr>
            </w:pPr>
            <w:ins w:id="19154" w:author="Thomas Dietz" w:date="2012-08-08T16:18:00Z">
              <w:r>
                <w:t xml:space="preserve">        at all &amp;lt;edit-config&amp;gt; operations to identify the port.</w:t>
              </w:r>
            </w:ins>
          </w:p>
          <w:p w14:paraId="60AAB398" w14:textId="77777777" w:rsidR="00D708FE" w:rsidRDefault="00D708FE" w:rsidP="00D708FE">
            <w:pPr>
              <w:pStyle w:val="XML1"/>
              <w:rPr>
                <w:ins w:id="19155" w:author="Thomas Dietz" w:date="2012-08-08T16:18:00Z"/>
              </w:rPr>
            </w:pPr>
            <w:ins w:id="19156" w:author="Thomas Dietz" w:date="2012-08-08T16:18:00Z">
              <w:r>
                <w:t xml:space="preserve">        * If the operation is 'merge' or 'replace', the element is</w:t>
              </w:r>
            </w:ins>
          </w:p>
          <w:p w14:paraId="0FB8AAC2" w14:textId="77777777" w:rsidR="00D708FE" w:rsidRDefault="00D708FE" w:rsidP="00D708FE">
            <w:pPr>
              <w:pStyle w:val="XML1"/>
              <w:rPr>
                <w:ins w:id="19157" w:author="Thomas Dietz" w:date="2012-08-08T16:18:00Z"/>
              </w:rPr>
            </w:pPr>
            <w:ins w:id="19158" w:author="Thomas Dietz" w:date="2012-08-08T16:18:00Z">
              <w:r>
                <w:t xml:space="preserve">        created if it does not exist, and its value is set to the</w:t>
              </w:r>
            </w:ins>
          </w:p>
          <w:p w14:paraId="3A7B9477" w14:textId="77777777" w:rsidR="00D708FE" w:rsidRDefault="00D708FE" w:rsidP="00D708FE">
            <w:pPr>
              <w:pStyle w:val="XML1"/>
              <w:rPr>
                <w:ins w:id="19159" w:author="Thomas Dietz" w:date="2012-08-08T16:18:00Z"/>
              </w:rPr>
            </w:pPr>
            <w:ins w:id="19160" w:author="Thomas Dietz" w:date="2012-08-08T16:18:00Z">
              <w:r>
                <w:t xml:space="preserve">        value found in the XML RPC data.</w:t>
              </w:r>
            </w:ins>
          </w:p>
          <w:p w14:paraId="31FB77B7" w14:textId="77777777" w:rsidR="00D708FE" w:rsidRDefault="00D708FE" w:rsidP="00D708FE">
            <w:pPr>
              <w:pStyle w:val="XML1"/>
              <w:rPr>
                <w:ins w:id="19161" w:author="Thomas Dietz" w:date="2012-08-08T16:18:00Z"/>
              </w:rPr>
            </w:pPr>
            <w:ins w:id="19162" w:author="Thomas Dietz" w:date="2012-08-08T16:18:00Z">
              <w:r>
                <w:t xml:space="preserve">        * If the operation is 'create', the element is created if it</w:t>
              </w:r>
            </w:ins>
          </w:p>
          <w:p w14:paraId="172C8332" w14:textId="77777777" w:rsidR="00D708FE" w:rsidRDefault="00D708FE" w:rsidP="00D708FE">
            <w:pPr>
              <w:pStyle w:val="XML1"/>
              <w:rPr>
                <w:ins w:id="19163" w:author="Thomas Dietz" w:date="2012-08-08T16:18:00Z"/>
              </w:rPr>
            </w:pPr>
            <w:ins w:id="19164" w:author="Thomas Dietz" w:date="2012-08-08T16:18:00Z">
              <w:r>
                <w:t xml:space="preserve">        does not exist. If the element already exists, a</w:t>
              </w:r>
            </w:ins>
          </w:p>
          <w:p w14:paraId="21B1D53B" w14:textId="77777777" w:rsidR="00D708FE" w:rsidRDefault="00D708FE" w:rsidP="00D708FE">
            <w:pPr>
              <w:pStyle w:val="XML1"/>
              <w:rPr>
                <w:ins w:id="19165" w:author="Thomas Dietz" w:date="2012-08-08T16:18:00Z"/>
              </w:rPr>
            </w:pPr>
            <w:ins w:id="19166"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19167" w:author="Thomas Dietz" w:date="2012-08-08T16:18:00Z"/>
              </w:rPr>
            </w:pPr>
            <w:ins w:id="19168" w:author="Thomas Dietz" w:date="2012-08-08T16:18:00Z">
              <w:r>
                <w:t xml:space="preserve">        * If the operation is 'delete', the element is deleted if it</w:t>
              </w:r>
            </w:ins>
          </w:p>
          <w:p w14:paraId="501DA745" w14:textId="77777777" w:rsidR="00D708FE" w:rsidRDefault="00D708FE" w:rsidP="00D708FE">
            <w:pPr>
              <w:pStyle w:val="XML1"/>
              <w:rPr>
                <w:ins w:id="19169" w:author="Thomas Dietz" w:date="2012-08-08T16:18:00Z"/>
              </w:rPr>
            </w:pPr>
            <w:ins w:id="19170" w:author="Thomas Dietz" w:date="2012-08-08T16:18:00Z">
              <w:r>
                <w:t xml:space="preserve">        exists.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19171" w:author="Thomas Dietz" w:date="2012-08-08T16:18:00Z"/>
              </w:rPr>
            </w:pPr>
            <w:ins w:id="19172" w:author="Thomas Dietz" w:date="2012-08-08T16:18:00Z">
              <w:r>
                <w:t xml:space="preserve">        error is returned.</w:t>
              </w:r>
            </w:ins>
          </w:p>
          <w:p w14:paraId="4A406E94" w14:textId="77777777" w:rsidR="00D708FE" w:rsidRDefault="00D708FE" w:rsidP="00D708FE">
            <w:pPr>
              <w:pStyle w:val="XML1"/>
              <w:rPr>
                <w:ins w:id="19173" w:author="Thomas Dietz" w:date="2012-08-08T16:18:00Z"/>
              </w:rPr>
            </w:pPr>
            <w:ins w:id="19174" w:author="Thomas Dietz" w:date="2012-08-08T16:18:00Z">
              <w:r>
                <w:t xml:space="preserve">      &lt;/xs:documentation&gt;</w:t>
              </w:r>
            </w:ins>
          </w:p>
          <w:p w14:paraId="24DF0D1E" w14:textId="77777777" w:rsidR="00D708FE" w:rsidRDefault="00D708FE" w:rsidP="00D708FE">
            <w:pPr>
              <w:pStyle w:val="XML1"/>
              <w:rPr>
                <w:ins w:id="19175" w:author="Thomas Dietz" w:date="2012-08-08T16:18:00Z"/>
              </w:rPr>
            </w:pPr>
            <w:ins w:id="19176" w:author="Thomas Dietz" w:date="2012-08-08T16:18:00Z">
              <w:r>
                <w:t xml:space="preserve">    &lt;/xs:annotation&gt;</w:t>
              </w:r>
            </w:ins>
          </w:p>
          <w:p w14:paraId="1C06FA36" w14:textId="77777777" w:rsidR="00D708FE" w:rsidRDefault="00D708FE" w:rsidP="00D708FE">
            <w:pPr>
              <w:pStyle w:val="XML1"/>
              <w:rPr>
                <w:ins w:id="19177" w:author="Thomas Dietz" w:date="2012-08-08T16:18:00Z"/>
              </w:rPr>
            </w:pPr>
          </w:p>
          <w:p w14:paraId="52B9B9F1" w14:textId="77777777" w:rsidR="00D708FE" w:rsidRDefault="00D708FE" w:rsidP="00D708FE">
            <w:pPr>
              <w:pStyle w:val="XML1"/>
              <w:rPr>
                <w:ins w:id="19178" w:author="Thomas Dietz" w:date="2012-08-08T16:18:00Z"/>
              </w:rPr>
            </w:pPr>
            <w:ins w:id="19179" w:author="Thomas Dietz" w:date="2012-08-08T16:18:00Z">
              <w:r>
                <w:t xml:space="preserve">    &lt;xs:sequence&gt;</w:t>
              </w:r>
            </w:ins>
          </w:p>
          <w:p w14:paraId="3A1F219A" w14:textId="77777777" w:rsidR="00D708FE" w:rsidRDefault="00D708FE" w:rsidP="00D708FE">
            <w:pPr>
              <w:pStyle w:val="XML1"/>
              <w:rPr>
                <w:ins w:id="19180" w:author="Thomas Dietz" w:date="2012-08-08T16:18:00Z"/>
              </w:rPr>
            </w:pPr>
            <w:ins w:id="19181" w:author="Thomas Dietz" w:date="2012-08-08T16:18:00Z">
              <w:r>
                <w:t xml:space="preserve">      &lt;xs:group ref="OFResourceType"/&gt;</w:t>
              </w:r>
            </w:ins>
          </w:p>
          <w:p w14:paraId="5758DC9F" w14:textId="77777777" w:rsidR="00D708FE" w:rsidRDefault="00D708FE" w:rsidP="00D708FE">
            <w:pPr>
              <w:pStyle w:val="XML1"/>
              <w:rPr>
                <w:ins w:id="19182" w:author="Thomas Dietz" w:date="2012-08-08T16:18:00Z"/>
              </w:rPr>
            </w:pPr>
            <w:ins w:id="19183" w:author="Thomas Dietz" w:date="2012-08-08T16:18:00Z">
              <w:r>
                <w:t xml:space="preserve">      &lt;xs:element name="number"  type="xs:unsignedLong"&gt;</w:t>
              </w:r>
            </w:ins>
          </w:p>
          <w:p w14:paraId="0714AB23" w14:textId="77777777" w:rsidR="00D708FE" w:rsidRDefault="00D708FE" w:rsidP="00D708FE">
            <w:pPr>
              <w:pStyle w:val="XML1"/>
              <w:rPr>
                <w:ins w:id="19184" w:author="Thomas Dietz" w:date="2012-08-08T16:18:00Z"/>
              </w:rPr>
            </w:pPr>
            <w:ins w:id="19185" w:author="Thomas Dietz" w:date="2012-08-08T16:18:00Z">
              <w:r>
                <w:lastRenderedPageBreak/>
                <w:t xml:space="preserve">        &lt;xs:annotation&gt;</w:t>
              </w:r>
            </w:ins>
          </w:p>
          <w:p w14:paraId="3EF61C5B" w14:textId="77777777" w:rsidR="00D708FE" w:rsidRDefault="00D708FE" w:rsidP="00D708FE">
            <w:pPr>
              <w:pStyle w:val="XML1"/>
              <w:rPr>
                <w:ins w:id="19186" w:author="Thomas Dietz" w:date="2012-08-08T16:18:00Z"/>
              </w:rPr>
            </w:pPr>
            <w:ins w:id="19187" w:author="Thomas Dietz" w:date="2012-08-08T16:18:00Z">
              <w:r>
                <w:t xml:space="preserve">          &lt;xs:documentation&gt;</w:t>
              </w:r>
            </w:ins>
          </w:p>
          <w:p w14:paraId="02AAA335" w14:textId="77777777" w:rsidR="00D708FE" w:rsidRDefault="00D708FE" w:rsidP="00D708FE">
            <w:pPr>
              <w:pStyle w:val="XML1"/>
              <w:rPr>
                <w:ins w:id="19188" w:author="Thomas Dietz" w:date="2012-08-08T16:18:00Z"/>
              </w:rPr>
            </w:pPr>
            <w:ins w:id="19189" w:author="Thomas Dietz" w:date="2012-08-08T16:18:00Z">
              <w:r>
                <w:t xml:space="preserve">            This number identifies the OpenFlow Port to </w:t>
              </w:r>
            </w:ins>
          </w:p>
          <w:p w14:paraId="6743DB0E" w14:textId="77777777" w:rsidR="00D708FE" w:rsidRDefault="00D708FE" w:rsidP="00D708FE">
            <w:pPr>
              <w:pStyle w:val="XML1"/>
              <w:rPr>
                <w:ins w:id="19190" w:author="Thomas Dietz" w:date="2012-08-08T16:18:00Z"/>
              </w:rPr>
            </w:pPr>
            <w:ins w:id="19191" w:author="Thomas Dietz" w:date="2012-08-08T16:18:00Z">
              <w:r>
                <w:t xml:space="preserve">            OpenFlow Controllers. It is assigned to an OpenFlow Port </w:t>
              </w:r>
            </w:ins>
          </w:p>
          <w:p w14:paraId="313787C6" w14:textId="77777777" w:rsidR="00D708FE" w:rsidRDefault="00D708FE" w:rsidP="00D708FE">
            <w:pPr>
              <w:pStyle w:val="XML1"/>
              <w:rPr>
                <w:ins w:id="19192" w:author="Thomas Dietz" w:date="2012-08-08T16:18:00Z"/>
              </w:rPr>
            </w:pPr>
            <w:ins w:id="19193" w:author="Thomas Dietz" w:date="2012-08-08T16:18:00Z">
              <w:r>
                <w:t xml:space="preserve">            latest when the OpenFlow Port is associated with and</w:t>
              </w:r>
            </w:ins>
          </w:p>
          <w:p w14:paraId="3A607FB0" w14:textId="77777777" w:rsidR="00D708FE" w:rsidRDefault="00D708FE" w:rsidP="00D708FE">
            <w:pPr>
              <w:pStyle w:val="XML1"/>
              <w:rPr>
                <w:ins w:id="19194" w:author="Thomas Dietz" w:date="2012-08-08T16:18:00Z"/>
              </w:rPr>
            </w:pPr>
            <w:ins w:id="19195" w:author="Thomas Dietz" w:date="2012-08-08T16:18:00Z">
              <w:r>
                <w:t xml:space="preserve">            OpenFlow Logical Switch.  If the OpenFlow Port is</w:t>
              </w:r>
            </w:ins>
          </w:p>
          <w:p w14:paraId="230F44BA" w14:textId="77777777" w:rsidR="00D708FE" w:rsidRDefault="00D708FE" w:rsidP="00D708FE">
            <w:pPr>
              <w:pStyle w:val="XML1"/>
              <w:rPr>
                <w:ins w:id="19196" w:author="Thomas Dietz" w:date="2012-08-08T16:18:00Z"/>
              </w:rPr>
            </w:pPr>
            <w:ins w:id="19197" w:author="Thomas Dietz" w:date="2012-08-08T16:18:00Z">
              <w:r>
                <w:t xml:space="preserve">            associated with an OpenFlow Logical Switch, this element</w:t>
              </w:r>
            </w:ins>
          </w:p>
          <w:p w14:paraId="1BCC597B" w14:textId="77777777" w:rsidR="00D708FE" w:rsidRDefault="00D708FE" w:rsidP="00D708FE">
            <w:pPr>
              <w:pStyle w:val="XML1"/>
              <w:rPr>
                <w:ins w:id="19198" w:author="Thomas Dietz" w:date="2012-08-08T16:18:00Z"/>
              </w:rPr>
            </w:pPr>
            <w:ins w:id="19199" w:author="Thomas Dietz" w:date="2012-08-08T16:18:00Z">
              <w:r>
                <w:t xml:space="preserve">            MUST be unique within the context of the OpenFlow Logical</w:t>
              </w:r>
            </w:ins>
          </w:p>
          <w:p w14:paraId="09918938" w14:textId="77777777" w:rsidR="00D708FE" w:rsidRDefault="00D708FE" w:rsidP="00D708FE">
            <w:pPr>
              <w:pStyle w:val="XML1"/>
              <w:rPr>
                <w:ins w:id="19200" w:author="Thomas Dietz" w:date="2012-08-08T16:18:00Z"/>
              </w:rPr>
            </w:pPr>
            <w:ins w:id="19201" w:author="Thomas Dietz" w:date="2012-08-08T16:18:00Z">
              <w:r>
                <w:t xml:space="preserve">            Switch.  </w:t>
              </w:r>
            </w:ins>
          </w:p>
          <w:p w14:paraId="2F49F266" w14:textId="77777777" w:rsidR="00D708FE" w:rsidRDefault="00D708FE" w:rsidP="00D708FE">
            <w:pPr>
              <w:pStyle w:val="XML1"/>
              <w:rPr>
                <w:ins w:id="19202" w:author="Thomas Dietz" w:date="2012-08-08T16:18:00Z"/>
              </w:rPr>
            </w:pPr>
            <w:ins w:id="19203" w:author="Thomas Dietz" w:date="2012-08-08T16:18:00Z">
              <w:r>
                <w:t xml:space="preserve">                  </w:t>
              </w:r>
            </w:ins>
          </w:p>
          <w:p w14:paraId="42E510B7" w14:textId="77777777" w:rsidR="00D708FE" w:rsidRDefault="00D708FE" w:rsidP="00D708FE">
            <w:pPr>
              <w:pStyle w:val="XML1"/>
              <w:rPr>
                <w:ins w:id="19204" w:author="Thomas Dietz" w:date="2012-08-08T16:18:00Z"/>
              </w:rPr>
            </w:pPr>
            <w:ins w:id="19205" w:author="Thomas Dietz" w:date="2012-08-08T16:18:00Z">
              <w:r>
                <w:t xml:space="preserve">            OpenFlow Capable Switch implementations may choose to</w:t>
              </w:r>
            </w:ins>
          </w:p>
          <w:p w14:paraId="68BF1844" w14:textId="77777777" w:rsidR="00D708FE" w:rsidRDefault="00D708FE" w:rsidP="00D708FE">
            <w:pPr>
              <w:pStyle w:val="XML1"/>
              <w:rPr>
                <w:ins w:id="19206" w:author="Thomas Dietz" w:date="2012-08-08T16:18:00Z"/>
              </w:rPr>
            </w:pPr>
            <w:ins w:id="19207" w:author="Thomas Dietz" w:date="2012-08-08T16:18:00Z">
              <w:r>
                <w:t xml:space="preserve">            assign values to OpenFlow Ports that are unique within the</w:t>
              </w:r>
            </w:ins>
          </w:p>
          <w:p w14:paraId="0612D61A" w14:textId="77777777" w:rsidR="00D708FE" w:rsidRDefault="00D708FE" w:rsidP="00D708FE">
            <w:pPr>
              <w:pStyle w:val="XML1"/>
              <w:rPr>
                <w:ins w:id="19208" w:author="Thomas Dietz" w:date="2012-08-08T16:18:00Z"/>
              </w:rPr>
            </w:pPr>
            <w:ins w:id="19209" w:author="Thomas Dietz" w:date="2012-08-08T16:18:00Z">
              <w:r>
                <w:t xml:space="preserve">            context of the OpenFlow Logical Switch.  These numbers can</w:t>
              </w:r>
            </w:ins>
          </w:p>
          <w:p w14:paraId="1BAC5E6B" w14:textId="77777777" w:rsidR="00D708FE" w:rsidRDefault="00D708FE" w:rsidP="00D708FE">
            <w:pPr>
              <w:pStyle w:val="XML1"/>
              <w:rPr>
                <w:ins w:id="19210" w:author="Thomas Dietz" w:date="2012-08-08T16:18:00Z"/>
              </w:rPr>
            </w:pPr>
            <w:ins w:id="19211" w:author="Thomas Dietz" w:date="2012-08-08T16:18:00Z">
              <w:r>
                <w:t xml:space="preserve">            be used independent of assignments to OpenFlow Logical</w:t>
              </w:r>
            </w:ins>
          </w:p>
          <w:p w14:paraId="3EAEE079" w14:textId="77777777" w:rsidR="00D708FE" w:rsidRDefault="00D708FE" w:rsidP="00D708FE">
            <w:pPr>
              <w:pStyle w:val="XML1"/>
              <w:rPr>
                <w:ins w:id="19212" w:author="Thomas Dietz" w:date="2012-08-08T16:18:00Z"/>
              </w:rPr>
            </w:pPr>
            <w:ins w:id="19213" w:author="Thomas Dietz" w:date="2012-08-08T16:18:00Z">
              <w:r>
                <w:t xml:space="preserve">            Switches. </w:t>
              </w:r>
            </w:ins>
          </w:p>
          <w:p w14:paraId="55E6653C" w14:textId="77777777" w:rsidR="00D708FE" w:rsidRDefault="00D708FE" w:rsidP="00D708FE">
            <w:pPr>
              <w:pStyle w:val="XML1"/>
              <w:rPr>
                <w:ins w:id="19214" w:author="Thomas Dietz" w:date="2012-08-08T16:18:00Z"/>
              </w:rPr>
            </w:pPr>
            <w:ins w:id="19215" w:author="Thomas Dietz" w:date="2012-08-08T16:18:00Z">
              <w:r>
                <w:t xml:space="preserve">                  </w:t>
              </w:r>
            </w:ins>
          </w:p>
          <w:p w14:paraId="02C6A27D" w14:textId="77777777" w:rsidR="00D708FE" w:rsidRDefault="00D708FE" w:rsidP="00D708FE">
            <w:pPr>
              <w:pStyle w:val="XML1"/>
              <w:rPr>
                <w:ins w:id="19216" w:author="Thomas Dietz" w:date="2012-08-08T16:18:00Z"/>
              </w:rPr>
            </w:pPr>
            <w:ins w:id="19217" w:author="Thomas Dietz" w:date="2012-08-08T16:18:00Z">
              <w:r>
                <w:t xml:space="preserve">            Other implementations may assign values to this element</w:t>
              </w:r>
            </w:ins>
          </w:p>
          <w:p w14:paraId="19545A46" w14:textId="77777777" w:rsidR="00D708FE" w:rsidRDefault="00D708FE" w:rsidP="00D708FE">
            <w:pPr>
              <w:pStyle w:val="XML1"/>
              <w:rPr>
                <w:ins w:id="19218" w:author="Thomas Dietz" w:date="2012-08-08T16:18:00Z"/>
              </w:rPr>
            </w:pPr>
            <w:ins w:id="19219" w:author="Thomas Dietz" w:date="2012-08-08T16:18:00Z">
              <w:r>
                <w:t xml:space="preserve">            only if the OpenFlow Port is assigned to an OpenFlow</w:t>
              </w:r>
            </w:ins>
          </w:p>
          <w:p w14:paraId="5417E022" w14:textId="77777777" w:rsidR="00D708FE" w:rsidRDefault="00D708FE" w:rsidP="00D708FE">
            <w:pPr>
              <w:pStyle w:val="XML1"/>
              <w:rPr>
                <w:ins w:id="19220" w:author="Thomas Dietz" w:date="2012-08-08T16:18:00Z"/>
              </w:rPr>
            </w:pPr>
            <w:ins w:id="19221" w:author="Thomas Dietz" w:date="2012-08-08T16:18:00Z">
              <w:r>
                <w:t xml:space="preserve">            Logical Switch.  If no value is currently assigned to this</w:t>
              </w:r>
            </w:ins>
          </w:p>
          <w:p w14:paraId="32FE6BBE" w14:textId="77777777" w:rsidR="00D708FE" w:rsidRDefault="00D708FE" w:rsidP="00D708FE">
            <w:pPr>
              <w:pStyle w:val="XML1"/>
              <w:rPr>
                <w:ins w:id="19222" w:author="Thomas Dietz" w:date="2012-08-08T16:18:00Z"/>
              </w:rPr>
            </w:pPr>
            <w:ins w:id="19223" w:author="Thomas Dietz" w:date="2012-08-08T16:18:00Z">
              <w:r>
                <w:t xml:space="preserve">            element then this element MUST NOT be included in replies</w:t>
              </w:r>
            </w:ins>
          </w:p>
          <w:p w14:paraId="6578275F" w14:textId="77777777" w:rsidR="00D708FE" w:rsidRDefault="00D708FE" w:rsidP="00D708FE">
            <w:pPr>
              <w:pStyle w:val="XML1"/>
              <w:rPr>
                <w:ins w:id="19224" w:author="Thomas Dietz" w:date="2012-08-08T16:18:00Z"/>
              </w:rPr>
            </w:pPr>
            <w:ins w:id="19225" w:author="Thomas Dietz" w:date="2012-08-08T16:18:00Z">
              <w:r>
                <w:t xml:space="preserve">            to NETCONF &amp;lt;get&amp;gt; requests. Since this element is not</w:t>
              </w:r>
            </w:ins>
          </w:p>
          <w:p w14:paraId="4D8B4F10" w14:textId="77777777" w:rsidR="00D708FE" w:rsidRDefault="00D708FE" w:rsidP="00D708FE">
            <w:pPr>
              <w:pStyle w:val="XML1"/>
              <w:rPr>
                <w:ins w:id="19226" w:author="Thomas Dietz" w:date="2012-08-08T16:18:00Z"/>
              </w:rPr>
            </w:pPr>
            <w:ins w:id="19227" w:author="Thomas Dietz" w:date="2012-08-08T16:18:00Z">
              <w:r>
                <w:t xml:space="preserve">            configurable with the NETCONF protocol it MUST NOT be</w:t>
              </w:r>
            </w:ins>
          </w:p>
          <w:p w14:paraId="7464F3B3" w14:textId="77777777" w:rsidR="00D708FE" w:rsidRDefault="00D708FE" w:rsidP="00D708FE">
            <w:pPr>
              <w:pStyle w:val="XML1"/>
              <w:rPr>
                <w:ins w:id="19228" w:author="Thomas Dietz" w:date="2012-08-08T16:18:00Z"/>
              </w:rPr>
            </w:pPr>
            <w:ins w:id="19229" w:author="Thomas Dietz" w:date="2012-08-08T16:18:00Z">
              <w:r>
                <w:t xml:space="preserve">            included in replies to NETCONF &amp;lt;get-config&amp;gt; requests.</w:t>
              </w:r>
            </w:ins>
          </w:p>
          <w:p w14:paraId="5FE60087" w14:textId="77777777" w:rsidR="00D708FE" w:rsidRDefault="00D708FE" w:rsidP="00D708FE">
            <w:pPr>
              <w:pStyle w:val="XML1"/>
              <w:rPr>
                <w:ins w:id="19230" w:author="Thomas Dietz" w:date="2012-08-08T16:18:00Z"/>
              </w:rPr>
            </w:pPr>
            <w:ins w:id="19231" w:author="Thomas Dietz" w:date="2012-08-08T16:18:00Z">
              <w:r>
                <w:t xml:space="preserve">          &lt;/xs:documentation&gt;</w:t>
              </w:r>
            </w:ins>
          </w:p>
          <w:p w14:paraId="15AF2778" w14:textId="77777777" w:rsidR="00D708FE" w:rsidRDefault="00D708FE" w:rsidP="00D708FE">
            <w:pPr>
              <w:pStyle w:val="XML1"/>
              <w:rPr>
                <w:ins w:id="19232" w:author="Thomas Dietz" w:date="2012-08-08T16:18:00Z"/>
              </w:rPr>
            </w:pPr>
            <w:ins w:id="19233" w:author="Thomas Dietz" w:date="2012-08-08T16:18:00Z">
              <w:r>
                <w:t xml:space="preserve">        &lt;/xs:annotation&gt;</w:t>
              </w:r>
            </w:ins>
          </w:p>
          <w:p w14:paraId="7B89D3B3" w14:textId="77777777" w:rsidR="00D708FE" w:rsidRDefault="00D708FE" w:rsidP="00D708FE">
            <w:pPr>
              <w:pStyle w:val="XML1"/>
              <w:rPr>
                <w:ins w:id="19234" w:author="Thomas Dietz" w:date="2012-08-08T16:18:00Z"/>
              </w:rPr>
            </w:pPr>
            <w:ins w:id="19235" w:author="Thomas Dietz" w:date="2012-08-08T16:18:00Z">
              <w:r>
                <w:t xml:space="preserve">      &lt;/xs:element&gt;</w:t>
              </w:r>
            </w:ins>
          </w:p>
          <w:p w14:paraId="718B6133" w14:textId="77777777" w:rsidR="00D708FE" w:rsidRDefault="00D708FE" w:rsidP="00D708FE">
            <w:pPr>
              <w:pStyle w:val="XML1"/>
              <w:rPr>
                <w:ins w:id="19236" w:author="Thomas Dietz" w:date="2012-08-08T16:18:00Z"/>
              </w:rPr>
            </w:pPr>
            <w:ins w:id="19237" w:author="Thomas Dietz" w:date="2012-08-08T16:18:00Z">
              <w:r>
                <w:t xml:space="preserve">      &lt;xs:element name="name"&gt;</w:t>
              </w:r>
            </w:ins>
          </w:p>
          <w:p w14:paraId="0B1CE661" w14:textId="77777777" w:rsidR="00D708FE" w:rsidRDefault="00D708FE" w:rsidP="00D708FE">
            <w:pPr>
              <w:pStyle w:val="XML1"/>
              <w:rPr>
                <w:ins w:id="19238" w:author="Thomas Dietz" w:date="2012-08-08T16:18:00Z"/>
              </w:rPr>
            </w:pPr>
            <w:ins w:id="19239" w:author="Thomas Dietz" w:date="2012-08-08T16:18:00Z">
              <w:r>
                <w:t xml:space="preserve">        &lt;xs:annotation&gt;</w:t>
              </w:r>
            </w:ins>
          </w:p>
          <w:p w14:paraId="6EBECCA9" w14:textId="77777777" w:rsidR="00D708FE" w:rsidRDefault="00D708FE" w:rsidP="00D708FE">
            <w:pPr>
              <w:pStyle w:val="XML1"/>
              <w:rPr>
                <w:ins w:id="19240" w:author="Thomas Dietz" w:date="2012-08-08T16:18:00Z"/>
              </w:rPr>
            </w:pPr>
            <w:ins w:id="19241" w:author="Thomas Dietz" w:date="2012-08-08T16:18:00Z">
              <w:r>
                <w:t xml:space="preserve">          &lt;xs:documentation&gt;</w:t>
              </w:r>
            </w:ins>
          </w:p>
          <w:p w14:paraId="28BE5CCB" w14:textId="77777777" w:rsidR="00D708FE" w:rsidRDefault="00D708FE" w:rsidP="00D708FE">
            <w:pPr>
              <w:pStyle w:val="XML1"/>
              <w:rPr>
                <w:ins w:id="19242" w:author="Thomas Dietz" w:date="2012-08-08T16:18:00Z"/>
              </w:rPr>
            </w:pPr>
            <w:ins w:id="19243" w:author="Thomas Dietz" w:date="2012-08-08T16:18:00Z">
              <w:r>
                <w:t xml:space="preserve">            This element assists OpenFlow Controllers in </w:t>
              </w:r>
            </w:ins>
          </w:p>
          <w:p w14:paraId="29FA92B7" w14:textId="77777777" w:rsidR="00D708FE" w:rsidRDefault="00D708FE" w:rsidP="00D708FE">
            <w:pPr>
              <w:pStyle w:val="XML1"/>
              <w:rPr>
                <w:ins w:id="19244" w:author="Thomas Dietz" w:date="2012-08-08T16:18:00Z"/>
              </w:rPr>
            </w:pPr>
            <w:ins w:id="19245" w:author="Thomas Dietz" w:date="2012-08-08T16:18:00Z">
              <w:r>
                <w:t xml:space="preserve">            identifying OpenFlow Ports.  </w:t>
              </w:r>
            </w:ins>
          </w:p>
          <w:p w14:paraId="0CDB4E73" w14:textId="77777777" w:rsidR="00D708FE" w:rsidRDefault="00D708FE" w:rsidP="00D708FE">
            <w:pPr>
              <w:pStyle w:val="XML1"/>
              <w:rPr>
                <w:ins w:id="19246" w:author="Thomas Dietz" w:date="2012-08-08T16:18:00Z"/>
              </w:rPr>
            </w:pPr>
            <w:ins w:id="19247" w:author="Thomas Dietz" w:date="2012-08-08T16:18:00Z">
              <w:r>
                <w:t xml:space="preserve">                  </w:t>
              </w:r>
            </w:ins>
          </w:p>
          <w:p w14:paraId="545D4EB1" w14:textId="77777777" w:rsidR="00D708FE" w:rsidRDefault="00D708FE" w:rsidP="00D708FE">
            <w:pPr>
              <w:pStyle w:val="XML1"/>
              <w:rPr>
                <w:ins w:id="19248" w:author="Thomas Dietz" w:date="2012-08-08T16:18:00Z"/>
              </w:rPr>
            </w:pPr>
            <w:ins w:id="19249" w:author="Thomas Dietz" w:date="2012-08-08T16:18:00Z">
              <w:r>
                <w:t xml:space="preserve">            This element is not to be set by the OP-CONFIG protocol,</w:t>
              </w:r>
            </w:ins>
          </w:p>
          <w:p w14:paraId="1AA0CFFE" w14:textId="77777777" w:rsidR="00D708FE" w:rsidRDefault="00D708FE" w:rsidP="00D708FE">
            <w:pPr>
              <w:pStyle w:val="XML1"/>
              <w:rPr>
                <w:ins w:id="19250" w:author="Thomas Dietz" w:date="2012-08-08T16:18:00Z"/>
              </w:rPr>
            </w:pPr>
            <w:ins w:id="19251" w:author="Thomas Dietz" w:date="2012-08-08T16:18:00Z">
              <w:r>
                <w:t xml:space="preserve">            but it is set by the switch implementation.  It may be set</w:t>
              </w:r>
            </w:ins>
          </w:p>
          <w:p w14:paraId="26580822" w14:textId="77777777" w:rsidR="00D708FE" w:rsidRDefault="00D708FE" w:rsidP="00D708FE">
            <w:pPr>
              <w:pStyle w:val="XML1"/>
              <w:rPr>
                <w:ins w:id="19252" w:author="Thomas Dietz" w:date="2012-08-08T16:18:00Z"/>
              </w:rPr>
            </w:pPr>
            <w:ins w:id="19253" w:author="Thomas Dietz" w:date="2012-08-08T16:18:00Z">
              <w:r>
                <w:t xml:space="preserve">            at start-up time of an OpenFlow Capable Switch or when the </w:t>
              </w:r>
            </w:ins>
          </w:p>
          <w:p w14:paraId="1A3CD76C" w14:textId="77777777" w:rsidR="00D708FE" w:rsidRDefault="00D708FE" w:rsidP="00D708FE">
            <w:pPr>
              <w:pStyle w:val="XML1"/>
              <w:rPr>
                <w:ins w:id="19254" w:author="Thomas Dietz" w:date="2012-08-08T16:18:00Z"/>
              </w:rPr>
            </w:pPr>
            <w:ins w:id="19255" w:author="Thomas Dietz" w:date="2012-08-08T16:18:00Z">
              <w:r>
                <w:t xml:space="preserve">            OpenFlow Port is assigned to an OpenFlow Logical Switch.</w:t>
              </w:r>
            </w:ins>
          </w:p>
          <w:p w14:paraId="2B210042" w14:textId="77777777" w:rsidR="00D708FE" w:rsidRDefault="00D708FE" w:rsidP="00D708FE">
            <w:pPr>
              <w:pStyle w:val="XML1"/>
              <w:rPr>
                <w:ins w:id="19256" w:author="Thomas Dietz" w:date="2012-08-08T16:18:00Z"/>
              </w:rPr>
            </w:pPr>
            <w:ins w:id="19257" w:author="Thomas Dietz" w:date="2012-08-08T16:18:00Z">
              <w:r>
                <w:t xml:space="preserve">            It MAY also be not set at all.  If this element is set to a</w:t>
              </w:r>
            </w:ins>
          </w:p>
          <w:p w14:paraId="2C13BC65" w14:textId="77777777" w:rsidR="00D708FE" w:rsidRDefault="00D708FE" w:rsidP="00D708FE">
            <w:pPr>
              <w:pStyle w:val="XML1"/>
              <w:rPr>
                <w:ins w:id="19258" w:author="Thomas Dietz" w:date="2012-08-08T16:18:00Z"/>
              </w:rPr>
            </w:pPr>
            <w:ins w:id="19259" w:author="Thomas Dietz" w:date="2012-08-08T16:18:00Z">
              <w:r>
                <w:t xml:space="preserve">            value other than the empty string when being assigned to an</w:t>
              </w:r>
            </w:ins>
          </w:p>
          <w:p w14:paraId="0C2F2F0F" w14:textId="77777777" w:rsidR="00D708FE" w:rsidRDefault="00D708FE" w:rsidP="00D708FE">
            <w:pPr>
              <w:pStyle w:val="XML1"/>
              <w:rPr>
                <w:ins w:id="19260" w:author="Thomas Dietz" w:date="2012-08-08T16:18:00Z"/>
              </w:rPr>
            </w:pPr>
            <w:ins w:id="19261" w:author="Thomas Dietz" w:date="2012-08-08T16:18:00Z">
              <w:r>
                <w:t xml:space="preserve">            OpenFlow Logical Switch, then the value of this element</w:t>
              </w:r>
            </w:ins>
          </w:p>
          <w:p w14:paraId="092D070D" w14:textId="77777777" w:rsidR="00D708FE" w:rsidRDefault="00D708FE" w:rsidP="00D708FE">
            <w:pPr>
              <w:pStyle w:val="XML1"/>
              <w:rPr>
                <w:ins w:id="19262" w:author="Thomas Dietz" w:date="2012-08-08T16:18:00Z"/>
              </w:rPr>
            </w:pPr>
            <w:ins w:id="19263" w:author="Thomas Dietz" w:date="2012-08-08T16:18:00Z">
              <w:r>
                <w:t xml:space="preserve">            MUST be unique within the context of the OpenFlow Logical</w:t>
              </w:r>
            </w:ins>
          </w:p>
          <w:p w14:paraId="1F7444D5" w14:textId="77777777" w:rsidR="00D708FE" w:rsidRDefault="00D708FE" w:rsidP="00D708FE">
            <w:pPr>
              <w:pStyle w:val="XML1"/>
              <w:rPr>
                <w:ins w:id="19264" w:author="Thomas Dietz" w:date="2012-08-08T16:18:00Z"/>
              </w:rPr>
            </w:pPr>
            <w:ins w:id="19265" w:author="Thomas Dietz" w:date="2012-08-08T16:18:00Z">
              <w:r>
                <w:t xml:space="preserve">            Switch.  </w:t>
              </w:r>
            </w:ins>
          </w:p>
          <w:p w14:paraId="4A816151" w14:textId="77777777" w:rsidR="00D708FE" w:rsidRDefault="00D708FE" w:rsidP="00D708FE">
            <w:pPr>
              <w:pStyle w:val="XML1"/>
              <w:rPr>
                <w:ins w:id="19266" w:author="Thomas Dietz" w:date="2012-08-08T16:18:00Z"/>
              </w:rPr>
            </w:pPr>
            <w:ins w:id="19267" w:author="Thomas Dietz" w:date="2012-08-08T16:18:00Z">
              <w:r>
                <w:t xml:space="preserve">                  </w:t>
              </w:r>
            </w:ins>
          </w:p>
          <w:p w14:paraId="607F3445" w14:textId="77777777" w:rsidR="00D708FE" w:rsidRDefault="00D708FE" w:rsidP="00D708FE">
            <w:pPr>
              <w:pStyle w:val="XML1"/>
              <w:rPr>
                <w:ins w:id="19268" w:author="Thomas Dietz" w:date="2012-08-08T16:18:00Z"/>
              </w:rPr>
            </w:pPr>
            <w:ins w:id="19269" w:author="Thomas Dietz" w:date="2012-08-08T16:18:00Z">
              <w:r>
                <w:t xml:space="preserve">            If no value or the empty string is currently assigned to</w:t>
              </w:r>
            </w:ins>
          </w:p>
          <w:p w14:paraId="0B051EB9" w14:textId="77777777" w:rsidR="00D708FE" w:rsidRDefault="00D708FE" w:rsidP="00D708FE">
            <w:pPr>
              <w:pStyle w:val="XML1"/>
              <w:rPr>
                <w:ins w:id="19270" w:author="Thomas Dietz" w:date="2012-08-08T16:18:00Z"/>
              </w:rPr>
            </w:pPr>
            <w:ins w:id="19271" w:author="Thomas Dietz" w:date="2012-08-08T16:18:00Z">
              <w:r>
                <w:t xml:space="preserve">            this element then this element MUST not be included in</w:t>
              </w:r>
            </w:ins>
          </w:p>
          <w:p w14:paraId="5E786903" w14:textId="77777777" w:rsidR="00D708FE" w:rsidRDefault="00D708FE" w:rsidP="00D708FE">
            <w:pPr>
              <w:pStyle w:val="XML1"/>
              <w:rPr>
                <w:ins w:id="19272" w:author="Thomas Dietz" w:date="2012-08-08T16:18:00Z"/>
              </w:rPr>
            </w:pPr>
            <w:ins w:id="19273" w:author="Thomas Dietz" w:date="2012-08-08T16:18:00Z">
              <w:r>
                <w:t xml:space="preserve">            replies to NETCONF &amp;lt;get&amp;gt; requests. Since this element is</w:t>
              </w:r>
            </w:ins>
          </w:p>
          <w:p w14:paraId="4C616EB5" w14:textId="77777777" w:rsidR="00D708FE" w:rsidRDefault="00D708FE" w:rsidP="00D708FE">
            <w:pPr>
              <w:pStyle w:val="XML1"/>
              <w:rPr>
                <w:ins w:id="19274" w:author="Thomas Dietz" w:date="2012-08-08T16:18:00Z"/>
              </w:rPr>
            </w:pPr>
            <w:ins w:id="19275" w:author="Thomas Dietz" w:date="2012-08-08T16:18:00Z">
              <w:r>
                <w:t xml:space="preserve">            not configurable with the NETCONF protocol it MUST NOT be</w:t>
              </w:r>
            </w:ins>
          </w:p>
          <w:p w14:paraId="50E0EEB1" w14:textId="77777777" w:rsidR="00D708FE" w:rsidRDefault="00D708FE" w:rsidP="00D708FE">
            <w:pPr>
              <w:pStyle w:val="XML1"/>
              <w:rPr>
                <w:ins w:id="19276" w:author="Thomas Dietz" w:date="2012-08-08T16:18:00Z"/>
              </w:rPr>
            </w:pPr>
            <w:ins w:id="19277" w:author="Thomas Dietz" w:date="2012-08-08T16:18:00Z">
              <w:r>
                <w:t xml:space="preserve">            included in replies to NETCONF &amp;lt;get-config&amp;gt; requests.</w:t>
              </w:r>
            </w:ins>
          </w:p>
          <w:p w14:paraId="6031ED71" w14:textId="77777777" w:rsidR="00D708FE" w:rsidRDefault="00D708FE" w:rsidP="00D708FE">
            <w:pPr>
              <w:pStyle w:val="XML1"/>
              <w:rPr>
                <w:ins w:id="19278" w:author="Thomas Dietz" w:date="2012-08-08T16:18:00Z"/>
              </w:rPr>
            </w:pPr>
            <w:ins w:id="19279" w:author="Thomas Dietz" w:date="2012-08-08T16:18:00Z">
              <w:r>
                <w:t xml:space="preserve">          &lt;/xs:documentation&gt;</w:t>
              </w:r>
            </w:ins>
          </w:p>
          <w:p w14:paraId="766EEC87" w14:textId="77777777" w:rsidR="00D708FE" w:rsidRDefault="00D708FE" w:rsidP="00D708FE">
            <w:pPr>
              <w:pStyle w:val="XML1"/>
              <w:rPr>
                <w:ins w:id="19280" w:author="Thomas Dietz" w:date="2012-08-08T16:18:00Z"/>
              </w:rPr>
            </w:pPr>
            <w:ins w:id="19281" w:author="Thomas Dietz" w:date="2012-08-08T16:18:00Z">
              <w:r>
                <w:t xml:space="preserve">        &lt;/xs:annotation&gt;</w:t>
              </w:r>
            </w:ins>
          </w:p>
          <w:p w14:paraId="1874E723" w14:textId="77777777" w:rsidR="00D708FE" w:rsidRDefault="00D708FE" w:rsidP="00D708FE">
            <w:pPr>
              <w:pStyle w:val="XML1"/>
              <w:rPr>
                <w:ins w:id="19282" w:author="Thomas Dietz" w:date="2012-08-08T16:18:00Z"/>
              </w:rPr>
            </w:pPr>
            <w:ins w:id="19283" w:author="Thomas Dietz" w:date="2012-08-08T16:18:00Z">
              <w:r>
                <w:t xml:space="preserve">        &lt;xs:simpleType&gt;</w:t>
              </w:r>
            </w:ins>
          </w:p>
          <w:p w14:paraId="57D3F95D" w14:textId="77777777" w:rsidR="00D708FE" w:rsidRDefault="00D708FE" w:rsidP="00D708FE">
            <w:pPr>
              <w:pStyle w:val="XML1"/>
              <w:rPr>
                <w:ins w:id="19284" w:author="Thomas Dietz" w:date="2012-08-08T16:18:00Z"/>
              </w:rPr>
            </w:pPr>
            <w:ins w:id="19285" w:author="Thomas Dietz" w:date="2012-08-08T16:18:00Z">
              <w:r>
                <w:t xml:space="preserve">          &lt;xs:restriction base="xs:string"&gt;</w:t>
              </w:r>
            </w:ins>
          </w:p>
          <w:p w14:paraId="7A1241D8" w14:textId="77777777" w:rsidR="00D708FE" w:rsidRDefault="00D708FE" w:rsidP="00D708FE">
            <w:pPr>
              <w:pStyle w:val="XML1"/>
              <w:rPr>
                <w:ins w:id="19286" w:author="Thomas Dietz" w:date="2012-08-08T16:18:00Z"/>
              </w:rPr>
            </w:pPr>
            <w:ins w:id="19287" w:author="Thomas Dietz" w:date="2012-08-08T16:18:00Z">
              <w:r>
                <w:t xml:space="preserve">            &lt;xs:minLength value="1"/&gt;</w:t>
              </w:r>
            </w:ins>
          </w:p>
          <w:p w14:paraId="2974EC3D" w14:textId="77777777" w:rsidR="00D708FE" w:rsidRDefault="00D708FE" w:rsidP="00D708FE">
            <w:pPr>
              <w:pStyle w:val="XML1"/>
              <w:rPr>
                <w:ins w:id="19288" w:author="Thomas Dietz" w:date="2012-08-08T16:18:00Z"/>
              </w:rPr>
            </w:pPr>
            <w:ins w:id="19289" w:author="Thomas Dietz" w:date="2012-08-08T16:18:00Z">
              <w:r>
                <w:t xml:space="preserve">            &lt;xs:maxLength value="16"/&gt;</w:t>
              </w:r>
            </w:ins>
          </w:p>
          <w:p w14:paraId="0597A1E0" w14:textId="77777777" w:rsidR="00D708FE" w:rsidRDefault="00D708FE" w:rsidP="00D708FE">
            <w:pPr>
              <w:pStyle w:val="XML1"/>
              <w:rPr>
                <w:ins w:id="19290" w:author="Thomas Dietz" w:date="2012-08-08T16:18:00Z"/>
              </w:rPr>
            </w:pPr>
            <w:ins w:id="19291" w:author="Thomas Dietz" w:date="2012-08-08T16:18:00Z">
              <w:r>
                <w:t xml:space="preserve">          &lt;/xs:restriction&gt;</w:t>
              </w:r>
            </w:ins>
          </w:p>
          <w:p w14:paraId="2529CD51" w14:textId="77777777" w:rsidR="00D708FE" w:rsidRDefault="00D708FE" w:rsidP="00D708FE">
            <w:pPr>
              <w:pStyle w:val="XML1"/>
              <w:rPr>
                <w:ins w:id="19292" w:author="Thomas Dietz" w:date="2012-08-08T16:18:00Z"/>
              </w:rPr>
            </w:pPr>
            <w:ins w:id="19293" w:author="Thomas Dietz" w:date="2012-08-08T16:18:00Z">
              <w:r>
                <w:t xml:space="preserve">        &lt;/xs:simpleType&gt;</w:t>
              </w:r>
            </w:ins>
          </w:p>
          <w:p w14:paraId="4FB66614" w14:textId="77777777" w:rsidR="00D708FE" w:rsidRDefault="00D708FE" w:rsidP="00D708FE">
            <w:pPr>
              <w:pStyle w:val="XML1"/>
              <w:rPr>
                <w:ins w:id="19294" w:author="Thomas Dietz" w:date="2012-08-08T16:18:00Z"/>
              </w:rPr>
            </w:pPr>
            <w:ins w:id="19295" w:author="Thomas Dietz" w:date="2012-08-08T16:18:00Z">
              <w:r>
                <w:t xml:space="preserve">      &lt;/xs:element&gt;</w:t>
              </w:r>
            </w:ins>
          </w:p>
          <w:p w14:paraId="2376FC50" w14:textId="77777777" w:rsidR="00D708FE" w:rsidRDefault="00D708FE" w:rsidP="00D708FE">
            <w:pPr>
              <w:pStyle w:val="XML1"/>
              <w:rPr>
                <w:ins w:id="19296" w:author="Thomas Dietz" w:date="2012-08-08T16:18:00Z"/>
              </w:rPr>
            </w:pPr>
            <w:ins w:id="19297" w:author="Thomas Dietz" w:date="2012-08-08T16:18:00Z">
              <w:r>
                <w:lastRenderedPageBreak/>
                <w:t xml:space="preserve">      &lt;xs:element name="current-rate"  type="xs:unsignedInt"&gt;</w:t>
              </w:r>
            </w:ins>
          </w:p>
          <w:p w14:paraId="26BA43E2" w14:textId="77777777" w:rsidR="00D708FE" w:rsidRDefault="00D708FE" w:rsidP="00D708FE">
            <w:pPr>
              <w:pStyle w:val="XML1"/>
              <w:rPr>
                <w:ins w:id="19298" w:author="Thomas Dietz" w:date="2012-08-08T16:18:00Z"/>
              </w:rPr>
            </w:pPr>
            <w:ins w:id="19299" w:author="Thomas Dietz" w:date="2012-08-08T16:18:00Z">
              <w:r>
                <w:t xml:space="preserve">        &lt;xs:annotation&gt;</w:t>
              </w:r>
            </w:ins>
          </w:p>
          <w:p w14:paraId="52CAFF21" w14:textId="77777777" w:rsidR="00D708FE" w:rsidRDefault="00D708FE" w:rsidP="00D708FE">
            <w:pPr>
              <w:pStyle w:val="XML1"/>
              <w:rPr>
                <w:ins w:id="19300" w:author="Thomas Dietz" w:date="2012-08-08T16:18:00Z"/>
              </w:rPr>
            </w:pPr>
            <w:ins w:id="19301" w:author="Thomas Dietz" w:date="2012-08-08T16:18:00Z">
              <w:r>
                <w:t xml:space="preserve">          &lt;xs:documentation&gt;</w:t>
              </w:r>
            </w:ins>
          </w:p>
          <w:p w14:paraId="50AA8082" w14:textId="77777777" w:rsidR="00D708FE" w:rsidRDefault="00D708FE" w:rsidP="00D708FE">
            <w:pPr>
              <w:pStyle w:val="XML1"/>
              <w:rPr>
                <w:ins w:id="19302" w:author="Thomas Dietz" w:date="2012-08-08T16:18:00Z"/>
              </w:rPr>
            </w:pPr>
            <w:ins w:id="19303" w:author="Thomas Dietz" w:date="2012-08-08T16:18:00Z">
              <w:r>
                <w:t xml:space="preserve">            This element indicates the current bit rate of </w:t>
              </w:r>
            </w:ins>
          </w:p>
          <w:p w14:paraId="3810EE2B" w14:textId="77777777" w:rsidR="00D708FE" w:rsidRDefault="00D708FE" w:rsidP="00D708FE">
            <w:pPr>
              <w:pStyle w:val="XML1"/>
              <w:rPr>
                <w:ins w:id="19304" w:author="Thomas Dietz" w:date="2012-08-08T16:18:00Z"/>
              </w:rPr>
            </w:pPr>
            <w:ins w:id="19305" w:author="Thomas Dietz" w:date="2012-08-08T16:18:00Z">
              <w:r>
                <w:t xml:space="preserve">            the port. Its values is to be provided in units of kilobit </w:t>
              </w:r>
            </w:ins>
          </w:p>
          <w:p w14:paraId="7C8DB385" w14:textId="77777777" w:rsidR="00D708FE" w:rsidRDefault="00D708FE" w:rsidP="00D708FE">
            <w:pPr>
              <w:pStyle w:val="XML1"/>
              <w:rPr>
                <w:ins w:id="19306" w:author="Thomas Dietz" w:date="2012-08-08T16:18:00Z"/>
              </w:rPr>
            </w:pPr>
            <w:ins w:id="19307" w:author="Thomas Dietz" w:date="2012-08-08T16:18:00Z">
              <w:r>
                <w:t xml:space="preserve">            per second (kbps). This element is only valid if the </w:t>
              </w:r>
            </w:ins>
          </w:p>
          <w:p w14:paraId="632CF598" w14:textId="77777777" w:rsidR="00D708FE" w:rsidRDefault="00D708FE" w:rsidP="00D708FE">
            <w:pPr>
              <w:pStyle w:val="XML1"/>
              <w:rPr>
                <w:ins w:id="19308" w:author="Thomas Dietz" w:date="2012-08-08T16:18:00Z"/>
              </w:rPr>
            </w:pPr>
            <w:ins w:id="19309" w:author="Thomas Dietz" w:date="2012-08-08T16:18:00Z">
              <w:r>
                <w:t xml:space="preserve">            element called 'rate' in the current Port Features has a </w:t>
              </w:r>
            </w:ins>
          </w:p>
          <w:p w14:paraId="4ED6A0DC" w14:textId="77777777" w:rsidR="00D708FE" w:rsidRDefault="00D708FE" w:rsidP="00D708FE">
            <w:pPr>
              <w:pStyle w:val="XML1"/>
              <w:rPr>
                <w:ins w:id="19310" w:author="Thomas Dietz" w:date="2012-08-08T16:18:00Z"/>
              </w:rPr>
            </w:pPr>
            <w:ins w:id="19311" w:author="Thomas Dietz" w:date="2012-08-08T16:18:00Z">
              <w:r>
                <w:t xml:space="preserve">            value of 'other'.</w:t>
              </w:r>
            </w:ins>
          </w:p>
          <w:p w14:paraId="1AE5ED31" w14:textId="77777777" w:rsidR="00D708FE" w:rsidRDefault="00D708FE" w:rsidP="00D708FE">
            <w:pPr>
              <w:pStyle w:val="XML1"/>
              <w:rPr>
                <w:ins w:id="19312" w:author="Thomas Dietz" w:date="2012-08-08T16:18:00Z"/>
              </w:rPr>
            </w:pPr>
          </w:p>
          <w:p w14:paraId="01C93F68" w14:textId="77777777" w:rsidR="00D708FE" w:rsidRDefault="00D708FE" w:rsidP="00D708FE">
            <w:pPr>
              <w:pStyle w:val="XML1"/>
              <w:rPr>
                <w:ins w:id="19313" w:author="Thomas Dietz" w:date="2012-08-08T16:18:00Z"/>
              </w:rPr>
            </w:pPr>
            <w:ins w:id="19314" w:author="Thomas Dietz" w:date="2012-08-08T16:18:00Z">
              <w:r>
                <w:t xml:space="preserve">            Since this element is not configurable with the NETCONF</w:t>
              </w:r>
            </w:ins>
          </w:p>
          <w:p w14:paraId="20921AA7" w14:textId="77777777" w:rsidR="00D708FE" w:rsidRDefault="00D708FE" w:rsidP="00D708FE">
            <w:pPr>
              <w:pStyle w:val="XML1"/>
              <w:rPr>
                <w:ins w:id="19315" w:author="Thomas Dietz" w:date="2012-08-08T16:18:00Z"/>
              </w:rPr>
            </w:pPr>
            <w:ins w:id="19316" w:author="Thomas Dietz" w:date="2012-08-08T16:18:00Z">
              <w:r>
                <w:t xml:space="preserve">            protocol it MUST NOT be included in replies to NETCONF</w:t>
              </w:r>
            </w:ins>
          </w:p>
          <w:p w14:paraId="2015300B" w14:textId="77777777" w:rsidR="00D708FE" w:rsidRDefault="00D708FE" w:rsidP="00D708FE">
            <w:pPr>
              <w:pStyle w:val="XML1"/>
              <w:rPr>
                <w:ins w:id="19317" w:author="Thomas Dietz" w:date="2012-08-08T16:18:00Z"/>
              </w:rPr>
            </w:pPr>
            <w:ins w:id="19318" w:author="Thomas Dietz" w:date="2012-08-08T16:18:00Z">
              <w:r>
                <w:t xml:space="preserve">            &amp;lt;get-config&amp;gt; requests.</w:t>
              </w:r>
            </w:ins>
          </w:p>
          <w:p w14:paraId="67E0E964" w14:textId="77777777" w:rsidR="00D708FE" w:rsidRDefault="00D708FE" w:rsidP="00D708FE">
            <w:pPr>
              <w:pStyle w:val="XML1"/>
              <w:rPr>
                <w:ins w:id="19319" w:author="Thomas Dietz" w:date="2012-08-08T16:18:00Z"/>
              </w:rPr>
            </w:pPr>
            <w:ins w:id="19320" w:author="Thomas Dietz" w:date="2012-08-08T16:18:00Z">
              <w:r>
                <w:t xml:space="preserve">          &lt;/xs:documentation&gt;</w:t>
              </w:r>
            </w:ins>
          </w:p>
          <w:p w14:paraId="3A668189" w14:textId="77777777" w:rsidR="00D708FE" w:rsidRDefault="00D708FE" w:rsidP="00D708FE">
            <w:pPr>
              <w:pStyle w:val="XML1"/>
              <w:rPr>
                <w:ins w:id="19321" w:author="Thomas Dietz" w:date="2012-08-08T16:18:00Z"/>
              </w:rPr>
            </w:pPr>
            <w:ins w:id="19322" w:author="Thomas Dietz" w:date="2012-08-08T16:18:00Z">
              <w:r>
                <w:t xml:space="preserve">        &lt;/xs:annotation&gt;</w:t>
              </w:r>
            </w:ins>
          </w:p>
          <w:p w14:paraId="0984474E" w14:textId="77777777" w:rsidR="00D708FE" w:rsidRDefault="00D708FE" w:rsidP="00D708FE">
            <w:pPr>
              <w:pStyle w:val="XML1"/>
              <w:rPr>
                <w:ins w:id="19323" w:author="Thomas Dietz" w:date="2012-08-08T16:18:00Z"/>
              </w:rPr>
            </w:pPr>
            <w:ins w:id="19324" w:author="Thomas Dietz" w:date="2012-08-08T16:18:00Z">
              <w:r>
                <w:t xml:space="preserve">      &lt;/xs:element&gt;</w:t>
              </w:r>
            </w:ins>
          </w:p>
          <w:p w14:paraId="32B02958" w14:textId="77777777" w:rsidR="00D708FE" w:rsidRDefault="00D708FE" w:rsidP="00D708FE">
            <w:pPr>
              <w:pStyle w:val="XML1"/>
              <w:rPr>
                <w:ins w:id="19325" w:author="Thomas Dietz" w:date="2012-08-08T16:18:00Z"/>
              </w:rPr>
            </w:pPr>
            <w:ins w:id="19326" w:author="Thomas Dietz" w:date="2012-08-08T16:18:00Z">
              <w:r>
                <w:t xml:space="preserve">      &lt;xs:element name="max-rate"  type="xs:unsignedInt"&gt;</w:t>
              </w:r>
            </w:ins>
          </w:p>
          <w:p w14:paraId="2B2EDCAD" w14:textId="77777777" w:rsidR="00D708FE" w:rsidRDefault="00D708FE" w:rsidP="00D708FE">
            <w:pPr>
              <w:pStyle w:val="XML1"/>
              <w:rPr>
                <w:ins w:id="19327" w:author="Thomas Dietz" w:date="2012-08-08T16:18:00Z"/>
              </w:rPr>
            </w:pPr>
            <w:ins w:id="19328" w:author="Thomas Dietz" w:date="2012-08-08T16:18:00Z">
              <w:r>
                <w:t xml:space="preserve">        &lt;xs:annotation&gt;</w:t>
              </w:r>
            </w:ins>
          </w:p>
          <w:p w14:paraId="3FD4AC2B" w14:textId="77777777" w:rsidR="00D708FE" w:rsidRDefault="00D708FE" w:rsidP="00D708FE">
            <w:pPr>
              <w:pStyle w:val="XML1"/>
              <w:rPr>
                <w:ins w:id="19329" w:author="Thomas Dietz" w:date="2012-08-08T16:18:00Z"/>
              </w:rPr>
            </w:pPr>
            <w:ins w:id="19330" w:author="Thomas Dietz" w:date="2012-08-08T16:18:00Z">
              <w:r>
                <w:t xml:space="preserve">          &lt;xs:documentation&gt;</w:t>
              </w:r>
            </w:ins>
          </w:p>
          <w:p w14:paraId="5CDDC6DC" w14:textId="77777777" w:rsidR="00D708FE" w:rsidRDefault="00D708FE" w:rsidP="00D708FE">
            <w:pPr>
              <w:pStyle w:val="XML1"/>
              <w:rPr>
                <w:ins w:id="19331" w:author="Thomas Dietz" w:date="2012-08-08T16:18:00Z"/>
              </w:rPr>
            </w:pPr>
            <w:ins w:id="19332" w:author="Thomas Dietz" w:date="2012-08-08T16:18:00Z">
              <w:r>
                <w:t xml:space="preserve">            This element indicates the maximum bit rate of </w:t>
              </w:r>
            </w:ins>
          </w:p>
          <w:p w14:paraId="4322CC93" w14:textId="77777777" w:rsidR="00D708FE" w:rsidRDefault="00D708FE" w:rsidP="00D708FE">
            <w:pPr>
              <w:pStyle w:val="XML1"/>
              <w:rPr>
                <w:ins w:id="19333" w:author="Thomas Dietz" w:date="2012-08-08T16:18:00Z"/>
              </w:rPr>
            </w:pPr>
            <w:ins w:id="19334" w:author="Thomas Dietz" w:date="2012-08-08T16:18:00Z">
              <w:r>
                <w:t xml:space="preserve">            the port. Its values is to be provided in units of kilobit </w:t>
              </w:r>
            </w:ins>
          </w:p>
          <w:p w14:paraId="290EF766" w14:textId="77777777" w:rsidR="00D708FE" w:rsidRDefault="00D708FE" w:rsidP="00D708FE">
            <w:pPr>
              <w:pStyle w:val="XML1"/>
              <w:rPr>
                <w:ins w:id="19335" w:author="Thomas Dietz" w:date="2012-08-08T16:18:00Z"/>
              </w:rPr>
            </w:pPr>
            <w:ins w:id="19336" w:author="Thomas Dietz" w:date="2012-08-08T16:18:00Z">
              <w:r>
                <w:t xml:space="preserve">            per second (kbps). This element is only valid if the </w:t>
              </w:r>
            </w:ins>
          </w:p>
          <w:p w14:paraId="3E35CF48" w14:textId="77777777" w:rsidR="00D708FE" w:rsidRDefault="00D708FE" w:rsidP="00D708FE">
            <w:pPr>
              <w:pStyle w:val="XML1"/>
              <w:rPr>
                <w:ins w:id="19337" w:author="Thomas Dietz" w:date="2012-08-08T16:18:00Z"/>
              </w:rPr>
            </w:pPr>
            <w:ins w:id="19338" w:author="Thomas Dietz" w:date="2012-08-08T16:18:00Z">
              <w:r>
                <w:t xml:space="preserve">            element called 'rate' in the current Port Features has a </w:t>
              </w:r>
            </w:ins>
          </w:p>
          <w:p w14:paraId="315DE515" w14:textId="77777777" w:rsidR="00D708FE" w:rsidRDefault="00D708FE" w:rsidP="00D708FE">
            <w:pPr>
              <w:pStyle w:val="XML1"/>
              <w:rPr>
                <w:ins w:id="19339" w:author="Thomas Dietz" w:date="2012-08-08T16:18:00Z"/>
              </w:rPr>
            </w:pPr>
            <w:ins w:id="19340" w:author="Thomas Dietz" w:date="2012-08-08T16:18:00Z">
              <w:r>
                <w:t xml:space="preserve">            value of 'other'.</w:t>
              </w:r>
            </w:ins>
          </w:p>
          <w:p w14:paraId="7A2A2DFE" w14:textId="77777777" w:rsidR="00D708FE" w:rsidRDefault="00D708FE" w:rsidP="00D708FE">
            <w:pPr>
              <w:pStyle w:val="XML1"/>
              <w:rPr>
                <w:ins w:id="19341" w:author="Thomas Dietz" w:date="2012-08-08T16:18:00Z"/>
              </w:rPr>
            </w:pPr>
          </w:p>
          <w:p w14:paraId="3F336189" w14:textId="77777777" w:rsidR="00D708FE" w:rsidRDefault="00D708FE" w:rsidP="00D708FE">
            <w:pPr>
              <w:pStyle w:val="XML1"/>
              <w:rPr>
                <w:ins w:id="19342" w:author="Thomas Dietz" w:date="2012-08-08T16:18:00Z"/>
              </w:rPr>
            </w:pPr>
            <w:ins w:id="19343" w:author="Thomas Dietz" w:date="2012-08-08T16:18:00Z">
              <w:r>
                <w:t xml:space="preserve">            Since this element is not configurable with the NETCONF</w:t>
              </w:r>
            </w:ins>
          </w:p>
          <w:p w14:paraId="31318CC7" w14:textId="77777777" w:rsidR="00D708FE" w:rsidRDefault="00D708FE" w:rsidP="00D708FE">
            <w:pPr>
              <w:pStyle w:val="XML1"/>
              <w:rPr>
                <w:ins w:id="19344" w:author="Thomas Dietz" w:date="2012-08-08T16:18:00Z"/>
              </w:rPr>
            </w:pPr>
            <w:ins w:id="19345" w:author="Thomas Dietz" w:date="2012-08-08T16:18:00Z">
              <w:r>
                <w:t xml:space="preserve">            protocol it MUST NOT be included in replies to NETCONF</w:t>
              </w:r>
            </w:ins>
          </w:p>
          <w:p w14:paraId="54F2771F" w14:textId="77777777" w:rsidR="00D708FE" w:rsidRDefault="00D708FE" w:rsidP="00D708FE">
            <w:pPr>
              <w:pStyle w:val="XML1"/>
              <w:rPr>
                <w:ins w:id="19346" w:author="Thomas Dietz" w:date="2012-08-08T16:18:00Z"/>
              </w:rPr>
            </w:pPr>
            <w:ins w:id="19347" w:author="Thomas Dietz" w:date="2012-08-08T16:18:00Z">
              <w:r>
                <w:t xml:space="preserve">            &amp;lt;get-config&amp;gt; requests.</w:t>
              </w:r>
            </w:ins>
          </w:p>
          <w:p w14:paraId="74D0CF61" w14:textId="77777777" w:rsidR="00D708FE" w:rsidRDefault="00D708FE" w:rsidP="00D708FE">
            <w:pPr>
              <w:pStyle w:val="XML1"/>
              <w:rPr>
                <w:ins w:id="19348" w:author="Thomas Dietz" w:date="2012-08-08T16:18:00Z"/>
              </w:rPr>
            </w:pPr>
            <w:ins w:id="19349" w:author="Thomas Dietz" w:date="2012-08-08T16:18:00Z">
              <w:r>
                <w:t xml:space="preserve">          &lt;/xs:documentation&gt;</w:t>
              </w:r>
            </w:ins>
          </w:p>
          <w:p w14:paraId="09B0A464" w14:textId="77777777" w:rsidR="00D708FE" w:rsidRDefault="00D708FE" w:rsidP="00D708FE">
            <w:pPr>
              <w:pStyle w:val="XML1"/>
              <w:rPr>
                <w:ins w:id="19350" w:author="Thomas Dietz" w:date="2012-08-08T16:18:00Z"/>
              </w:rPr>
            </w:pPr>
            <w:ins w:id="19351" w:author="Thomas Dietz" w:date="2012-08-08T16:18:00Z">
              <w:r>
                <w:t xml:space="preserve">        &lt;/xs:annotation&gt;</w:t>
              </w:r>
            </w:ins>
          </w:p>
          <w:p w14:paraId="589F563C" w14:textId="77777777" w:rsidR="00D708FE" w:rsidRDefault="00D708FE" w:rsidP="00D708FE">
            <w:pPr>
              <w:pStyle w:val="XML1"/>
              <w:rPr>
                <w:ins w:id="19352" w:author="Thomas Dietz" w:date="2012-08-08T16:18:00Z"/>
              </w:rPr>
            </w:pPr>
            <w:ins w:id="19353" w:author="Thomas Dietz" w:date="2012-08-08T16:18:00Z">
              <w:r>
                <w:t xml:space="preserve">      &lt;/xs:element&gt;</w:t>
              </w:r>
            </w:ins>
          </w:p>
          <w:p w14:paraId="73BC27B1" w14:textId="77777777" w:rsidR="00D708FE" w:rsidRDefault="00D708FE" w:rsidP="00D708FE">
            <w:pPr>
              <w:pStyle w:val="XML1"/>
              <w:rPr>
                <w:ins w:id="19354" w:author="Thomas Dietz" w:date="2012-08-08T16:18:00Z"/>
              </w:rPr>
            </w:pPr>
            <w:ins w:id="19355" w:author="Thomas Dietz" w:date="2012-08-08T16:18:00Z">
              <w:r>
                <w:t xml:space="preserve">      &lt;xs:element name="configuration"&gt;</w:t>
              </w:r>
            </w:ins>
          </w:p>
          <w:p w14:paraId="144BA0B9" w14:textId="77777777" w:rsidR="00D708FE" w:rsidRDefault="00D708FE" w:rsidP="00D708FE">
            <w:pPr>
              <w:pStyle w:val="XML1"/>
              <w:rPr>
                <w:ins w:id="19356" w:author="Thomas Dietz" w:date="2012-08-08T16:18:00Z"/>
              </w:rPr>
            </w:pPr>
            <w:ins w:id="19357" w:author="Thomas Dietz" w:date="2012-08-08T16:18:00Z">
              <w:r>
                <w:t xml:space="preserve">        &lt;xs:annotation&gt;</w:t>
              </w:r>
            </w:ins>
          </w:p>
          <w:p w14:paraId="34619094" w14:textId="77777777" w:rsidR="00D708FE" w:rsidRDefault="00D708FE" w:rsidP="00D708FE">
            <w:pPr>
              <w:pStyle w:val="XML1"/>
              <w:rPr>
                <w:ins w:id="19358" w:author="Thomas Dietz" w:date="2012-08-08T16:18:00Z"/>
              </w:rPr>
            </w:pPr>
            <w:ins w:id="19359" w:author="Thomas Dietz" w:date="2012-08-08T16:18:00Z">
              <w:r>
                <w:t xml:space="preserve">          &lt;xs:documentation&gt;</w:t>
              </w:r>
            </w:ins>
          </w:p>
          <w:p w14:paraId="1DF46086" w14:textId="77777777" w:rsidR="00D708FE" w:rsidRDefault="00D708FE" w:rsidP="00D708FE">
            <w:pPr>
              <w:pStyle w:val="XML1"/>
              <w:rPr>
                <w:ins w:id="19360" w:author="Thomas Dietz" w:date="2012-08-08T16:18:00Z"/>
              </w:rPr>
            </w:pPr>
            <w:ins w:id="19361" w:author="Thomas Dietz" w:date="2012-08-08T16:18:00Z">
              <w:r>
                <w:t xml:space="preserve">            This element represents the general</w:t>
              </w:r>
            </w:ins>
          </w:p>
          <w:p w14:paraId="4327B797" w14:textId="77777777" w:rsidR="00D708FE" w:rsidRDefault="00D708FE" w:rsidP="00D708FE">
            <w:pPr>
              <w:pStyle w:val="XML1"/>
              <w:rPr>
                <w:ins w:id="19362" w:author="Thomas Dietz" w:date="2012-08-08T16:18:00Z"/>
              </w:rPr>
            </w:pPr>
            <w:ins w:id="19363" w:author="Thomas Dietz" w:date="2012-08-08T16:18:00Z">
              <w:r>
                <w:t xml:space="preserve">            adminitrative configuration of the OpenFlow Port.</w:t>
              </w:r>
            </w:ins>
          </w:p>
          <w:p w14:paraId="65BAFD8F" w14:textId="77777777" w:rsidR="00D708FE" w:rsidRDefault="00D708FE" w:rsidP="00D708FE">
            <w:pPr>
              <w:pStyle w:val="XML1"/>
              <w:rPr>
                <w:ins w:id="19364" w:author="Thomas Dietz" w:date="2012-08-08T16:18:00Z"/>
              </w:rPr>
            </w:pPr>
            <w:ins w:id="19365" w:author="Thomas Dietz" w:date="2012-08-08T16:18:00Z">
              <w:r>
                <w:t xml:space="preserve">          &lt;/xs:documentation&gt;</w:t>
              </w:r>
            </w:ins>
          </w:p>
          <w:p w14:paraId="519E51C2" w14:textId="77777777" w:rsidR="00D708FE" w:rsidRDefault="00D708FE" w:rsidP="00D708FE">
            <w:pPr>
              <w:pStyle w:val="XML1"/>
              <w:rPr>
                <w:ins w:id="19366" w:author="Thomas Dietz" w:date="2012-08-08T16:18:00Z"/>
              </w:rPr>
            </w:pPr>
            <w:ins w:id="19367" w:author="Thomas Dietz" w:date="2012-08-08T16:18:00Z">
              <w:r>
                <w:t xml:space="preserve">        &lt;/xs:annotation&gt;</w:t>
              </w:r>
            </w:ins>
          </w:p>
          <w:p w14:paraId="41B34E27" w14:textId="77777777" w:rsidR="00D708FE" w:rsidRDefault="00D708FE" w:rsidP="00D708FE">
            <w:pPr>
              <w:pStyle w:val="XML1"/>
              <w:rPr>
                <w:ins w:id="19368" w:author="Thomas Dietz" w:date="2012-08-08T16:18:00Z"/>
              </w:rPr>
            </w:pPr>
            <w:ins w:id="19369" w:author="Thomas Dietz" w:date="2012-08-08T16:18:00Z">
              <w:r>
                <w:t xml:space="preserve">        &lt;xs:complexType&gt;</w:t>
              </w:r>
            </w:ins>
          </w:p>
          <w:p w14:paraId="16C9FD5F" w14:textId="77777777" w:rsidR="00D708FE" w:rsidRDefault="00D708FE" w:rsidP="00D708FE">
            <w:pPr>
              <w:pStyle w:val="XML1"/>
              <w:rPr>
                <w:ins w:id="19370" w:author="Thomas Dietz" w:date="2012-08-08T16:18:00Z"/>
              </w:rPr>
            </w:pPr>
            <w:ins w:id="19371" w:author="Thomas Dietz" w:date="2012-08-08T16:18:00Z">
              <w:r>
                <w:t xml:space="preserve">          &lt;xs:sequence&gt;</w:t>
              </w:r>
            </w:ins>
          </w:p>
          <w:p w14:paraId="5E09D8C3" w14:textId="77777777" w:rsidR="00D708FE" w:rsidRDefault="00D708FE" w:rsidP="00D708FE">
            <w:pPr>
              <w:pStyle w:val="XML1"/>
              <w:rPr>
                <w:ins w:id="19372" w:author="Thomas Dietz" w:date="2012-08-08T16:18:00Z"/>
              </w:rPr>
            </w:pPr>
            <w:ins w:id="19373" w:author="Thomas Dietz" w:date="2012-08-08T16:18:00Z">
              <w:r>
                <w:t xml:space="preserve">            &lt;xs:element name="admin-state" minOccurs="0"  type="OFUpDownStateType"&gt;</w:t>
              </w:r>
            </w:ins>
          </w:p>
          <w:p w14:paraId="3ACD93F8" w14:textId="77777777" w:rsidR="00D708FE" w:rsidRDefault="00D708FE" w:rsidP="00D708FE">
            <w:pPr>
              <w:pStyle w:val="XML1"/>
              <w:rPr>
                <w:ins w:id="19374" w:author="Thomas Dietz" w:date="2012-08-08T16:18:00Z"/>
              </w:rPr>
            </w:pPr>
            <w:ins w:id="19375" w:author="Thomas Dietz" w:date="2012-08-08T16:18:00Z">
              <w:r>
                <w:t xml:space="preserve">              &lt;xs:annotation&gt;</w:t>
              </w:r>
            </w:ins>
          </w:p>
          <w:p w14:paraId="7BB276D8" w14:textId="77777777" w:rsidR="00D708FE" w:rsidRDefault="00D708FE" w:rsidP="00D708FE">
            <w:pPr>
              <w:pStyle w:val="XML1"/>
              <w:rPr>
                <w:ins w:id="19376" w:author="Thomas Dietz" w:date="2012-08-08T16:18:00Z"/>
              </w:rPr>
            </w:pPr>
            <w:ins w:id="19377" w:author="Thomas Dietz" w:date="2012-08-08T16:18:00Z">
              <w:r>
                <w:t xml:space="preserve">                &lt;xs:documentation&gt;</w:t>
              </w:r>
            </w:ins>
          </w:p>
          <w:p w14:paraId="08862FF0" w14:textId="77777777" w:rsidR="00D708FE" w:rsidRDefault="00D708FE" w:rsidP="00D708FE">
            <w:pPr>
              <w:pStyle w:val="XML1"/>
              <w:rPr>
                <w:ins w:id="19378" w:author="Thomas Dietz" w:date="2012-08-08T16:18:00Z"/>
              </w:rPr>
            </w:pPr>
            <w:ins w:id="19379" w:author="Thomas Dietz" w:date="2012-08-08T16:18:00Z">
              <w:r>
                <w:t xml:space="preserve">                  The administrative state of the port.  If</w:t>
              </w:r>
            </w:ins>
          </w:p>
          <w:p w14:paraId="1EE9BA38" w14:textId="77777777" w:rsidR="00D708FE" w:rsidRDefault="00D708FE" w:rsidP="00D708FE">
            <w:pPr>
              <w:pStyle w:val="XML1"/>
              <w:rPr>
                <w:ins w:id="19380" w:author="Thomas Dietz" w:date="2012-08-08T16:18:00Z"/>
              </w:rPr>
            </w:pPr>
            <w:ins w:id="19381" w:author="Thomas Dietz" w:date="2012-08-08T16:18:00Z">
              <w:r>
                <w:t xml:space="preserve">                  true, the port has been administratively brought down and</w:t>
              </w:r>
            </w:ins>
          </w:p>
          <w:p w14:paraId="0799BA62" w14:textId="77777777" w:rsidR="00D708FE" w:rsidRDefault="00D708FE" w:rsidP="00D708FE">
            <w:pPr>
              <w:pStyle w:val="XML1"/>
              <w:rPr>
                <w:ins w:id="19382" w:author="Thomas Dietz" w:date="2012-08-08T16:18:00Z"/>
              </w:rPr>
            </w:pPr>
            <w:ins w:id="19383" w:author="Thomas Dietz" w:date="2012-08-08T16:18:00Z">
              <w:r>
                <w:t xml:space="preserve">                  SHOULD not be used by OpenFlow.</w:t>
              </w:r>
            </w:ins>
          </w:p>
          <w:p w14:paraId="2F8FF262" w14:textId="77777777" w:rsidR="00D708FE" w:rsidRDefault="00D708FE" w:rsidP="00D708FE">
            <w:pPr>
              <w:pStyle w:val="XML1"/>
              <w:rPr>
                <w:ins w:id="19384" w:author="Thomas Dietz" w:date="2012-08-08T16:18:00Z"/>
              </w:rPr>
            </w:pPr>
          </w:p>
          <w:p w14:paraId="40525698" w14:textId="77777777" w:rsidR="00D708FE" w:rsidRDefault="00D708FE" w:rsidP="00D708FE">
            <w:pPr>
              <w:pStyle w:val="XML1"/>
              <w:rPr>
                <w:ins w:id="19385" w:author="Thomas Dietz" w:date="2012-08-08T16:18:00Z"/>
              </w:rPr>
            </w:pPr>
            <w:ins w:id="19386" w:author="Thomas Dietz" w:date="2012-08-08T16:18:00Z">
              <w:r>
                <w:t xml:space="preserve">                  This element is optional. If this element is not present</w:t>
              </w:r>
            </w:ins>
          </w:p>
          <w:p w14:paraId="31D0D984" w14:textId="77777777" w:rsidR="00D708FE" w:rsidRDefault="00D708FE" w:rsidP="00D708FE">
            <w:pPr>
              <w:pStyle w:val="XML1"/>
              <w:rPr>
                <w:ins w:id="19387" w:author="Thomas Dietz" w:date="2012-08-08T16:18:00Z"/>
              </w:rPr>
            </w:pPr>
            <w:ins w:id="19388" w:author="Thomas Dietz" w:date="2012-08-08T16:18:00Z">
              <w:r>
                <w:t xml:space="preserve">                  it defaults to 'up'.</w:t>
              </w:r>
            </w:ins>
          </w:p>
          <w:p w14:paraId="34355DB1" w14:textId="77777777" w:rsidR="00D708FE" w:rsidRDefault="00D708FE" w:rsidP="00D708FE">
            <w:pPr>
              <w:pStyle w:val="XML1"/>
              <w:rPr>
                <w:ins w:id="19389" w:author="Thomas Dietz" w:date="2012-08-08T16:18:00Z"/>
              </w:rPr>
            </w:pPr>
            <w:ins w:id="19390" w:author="Thomas Dietz" w:date="2012-08-08T16:18:00Z">
              <w:r>
                <w:t xml:space="preserve">                &lt;/xs:documentation&gt;</w:t>
              </w:r>
            </w:ins>
          </w:p>
          <w:p w14:paraId="7E5826BD" w14:textId="77777777" w:rsidR="00D708FE" w:rsidRDefault="00D708FE" w:rsidP="00D708FE">
            <w:pPr>
              <w:pStyle w:val="XML1"/>
              <w:rPr>
                <w:ins w:id="19391" w:author="Thomas Dietz" w:date="2012-08-08T16:18:00Z"/>
              </w:rPr>
            </w:pPr>
            <w:ins w:id="19392" w:author="Thomas Dietz" w:date="2012-08-08T16:18:00Z">
              <w:r>
                <w:t xml:space="preserve">              &lt;/xs:annotation&gt;</w:t>
              </w:r>
            </w:ins>
          </w:p>
          <w:p w14:paraId="16D31FE4" w14:textId="77777777" w:rsidR="00D708FE" w:rsidRDefault="00D708FE" w:rsidP="00D708FE">
            <w:pPr>
              <w:pStyle w:val="XML1"/>
              <w:rPr>
                <w:ins w:id="19393" w:author="Thomas Dietz" w:date="2012-08-08T16:18:00Z"/>
              </w:rPr>
            </w:pPr>
            <w:ins w:id="19394" w:author="Thomas Dietz" w:date="2012-08-08T16:18:00Z">
              <w:r>
                <w:t xml:space="preserve">            &lt;/xs:element&gt;</w:t>
              </w:r>
            </w:ins>
          </w:p>
          <w:p w14:paraId="3C7B31A4" w14:textId="77777777" w:rsidR="00D708FE" w:rsidRDefault="00D708FE" w:rsidP="00D708FE">
            <w:pPr>
              <w:pStyle w:val="XML1"/>
              <w:rPr>
                <w:ins w:id="19395" w:author="Thomas Dietz" w:date="2012-08-08T16:18:00Z"/>
              </w:rPr>
            </w:pPr>
            <w:ins w:id="19396" w:author="Thomas Dietz" w:date="2012-08-08T16:18:00Z">
              <w:r>
                <w:t xml:space="preserve">            &lt;xs:element name="no-receive" minOccurs="0"  type="xs:boolean"&gt;</w:t>
              </w:r>
            </w:ins>
          </w:p>
          <w:p w14:paraId="5D2C22D0" w14:textId="77777777" w:rsidR="00D708FE" w:rsidRDefault="00D708FE" w:rsidP="00D708FE">
            <w:pPr>
              <w:pStyle w:val="XML1"/>
              <w:rPr>
                <w:ins w:id="19397" w:author="Thomas Dietz" w:date="2012-08-08T16:18:00Z"/>
              </w:rPr>
            </w:pPr>
            <w:ins w:id="19398" w:author="Thomas Dietz" w:date="2012-08-08T16:18:00Z">
              <w:r>
                <w:t xml:space="preserve">              &lt;xs:annotation&gt;</w:t>
              </w:r>
            </w:ins>
          </w:p>
          <w:p w14:paraId="01407549" w14:textId="77777777" w:rsidR="00D708FE" w:rsidRDefault="00D708FE" w:rsidP="00D708FE">
            <w:pPr>
              <w:pStyle w:val="XML1"/>
              <w:rPr>
                <w:ins w:id="19399" w:author="Thomas Dietz" w:date="2012-08-08T16:18:00Z"/>
              </w:rPr>
            </w:pPr>
            <w:ins w:id="19400" w:author="Thomas Dietz" w:date="2012-08-08T16:18:00Z">
              <w:r>
                <w:t xml:space="preserve">                &lt;xs:documentation&gt;</w:t>
              </w:r>
            </w:ins>
          </w:p>
          <w:p w14:paraId="20E01E54" w14:textId="77777777" w:rsidR="00D708FE" w:rsidRDefault="00D708FE" w:rsidP="00D708FE">
            <w:pPr>
              <w:pStyle w:val="XML1"/>
              <w:rPr>
                <w:ins w:id="19401" w:author="Thomas Dietz" w:date="2012-08-08T16:18:00Z"/>
              </w:rPr>
            </w:pPr>
            <w:ins w:id="19402" w:author="Thomas Dietz" w:date="2012-08-08T16:18:00Z">
              <w:r>
                <w:t xml:space="preserve">                  If true, packets received at this OpenFlow</w:t>
              </w:r>
            </w:ins>
          </w:p>
          <w:p w14:paraId="50F847D2" w14:textId="77777777" w:rsidR="00D708FE" w:rsidRDefault="00D708FE" w:rsidP="00D708FE">
            <w:pPr>
              <w:pStyle w:val="XML1"/>
              <w:rPr>
                <w:ins w:id="19403" w:author="Thomas Dietz" w:date="2012-08-08T16:18:00Z"/>
              </w:rPr>
            </w:pPr>
            <w:ins w:id="19404" w:author="Thomas Dietz" w:date="2012-08-08T16:18:00Z">
              <w:r>
                <w:lastRenderedPageBreak/>
                <w:t xml:space="preserve">                  port SHOULD be dropped.</w:t>
              </w:r>
            </w:ins>
          </w:p>
          <w:p w14:paraId="5FE81752" w14:textId="77777777" w:rsidR="00D708FE" w:rsidRDefault="00D708FE" w:rsidP="00D708FE">
            <w:pPr>
              <w:pStyle w:val="XML1"/>
              <w:rPr>
                <w:ins w:id="19405" w:author="Thomas Dietz" w:date="2012-08-08T16:18:00Z"/>
              </w:rPr>
            </w:pPr>
          </w:p>
          <w:p w14:paraId="65D386B8" w14:textId="77777777" w:rsidR="00D708FE" w:rsidRDefault="00D708FE" w:rsidP="00D708FE">
            <w:pPr>
              <w:pStyle w:val="XML1"/>
              <w:rPr>
                <w:ins w:id="19406" w:author="Thomas Dietz" w:date="2012-08-08T16:18:00Z"/>
              </w:rPr>
            </w:pPr>
            <w:ins w:id="19407" w:author="Thomas Dietz" w:date="2012-08-08T16:18:00Z">
              <w:r>
                <w:t xml:space="preserve">                  This element is optional. If this element is not present</w:t>
              </w:r>
            </w:ins>
          </w:p>
          <w:p w14:paraId="7EE42A30" w14:textId="77777777" w:rsidR="00D708FE" w:rsidRDefault="00D708FE" w:rsidP="00D708FE">
            <w:pPr>
              <w:pStyle w:val="XML1"/>
              <w:rPr>
                <w:ins w:id="19408" w:author="Thomas Dietz" w:date="2012-08-08T16:18:00Z"/>
              </w:rPr>
            </w:pPr>
            <w:ins w:id="19409" w:author="Thomas Dietz" w:date="2012-08-08T16:18:00Z">
              <w:r>
                <w:t xml:space="preserve">                  it defaults to 'false'.</w:t>
              </w:r>
            </w:ins>
          </w:p>
          <w:p w14:paraId="1233827B" w14:textId="77777777" w:rsidR="00D708FE" w:rsidRDefault="00D708FE" w:rsidP="00D708FE">
            <w:pPr>
              <w:pStyle w:val="XML1"/>
              <w:rPr>
                <w:ins w:id="19410" w:author="Thomas Dietz" w:date="2012-08-08T16:18:00Z"/>
              </w:rPr>
            </w:pPr>
            <w:ins w:id="19411" w:author="Thomas Dietz" w:date="2012-08-08T16:18:00Z">
              <w:r>
                <w:t xml:space="preserve">                &lt;/xs:documentation&gt;</w:t>
              </w:r>
            </w:ins>
          </w:p>
          <w:p w14:paraId="5D2152B8" w14:textId="77777777" w:rsidR="00D708FE" w:rsidRDefault="00D708FE" w:rsidP="00D708FE">
            <w:pPr>
              <w:pStyle w:val="XML1"/>
              <w:rPr>
                <w:ins w:id="19412" w:author="Thomas Dietz" w:date="2012-08-08T16:18:00Z"/>
              </w:rPr>
            </w:pPr>
            <w:ins w:id="19413" w:author="Thomas Dietz" w:date="2012-08-08T16:18:00Z">
              <w:r>
                <w:t xml:space="preserve">              &lt;/xs:annotation&gt;</w:t>
              </w:r>
            </w:ins>
          </w:p>
          <w:p w14:paraId="626F32DC" w14:textId="77777777" w:rsidR="00D708FE" w:rsidRDefault="00D708FE" w:rsidP="00D708FE">
            <w:pPr>
              <w:pStyle w:val="XML1"/>
              <w:rPr>
                <w:ins w:id="19414" w:author="Thomas Dietz" w:date="2012-08-08T16:18:00Z"/>
              </w:rPr>
            </w:pPr>
            <w:ins w:id="19415" w:author="Thomas Dietz" w:date="2012-08-08T16:18:00Z">
              <w:r>
                <w:t xml:space="preserve">            &lt;/xs:element&gt;</w:t>
              </w:r>
            </w:ins>
          </w:p>
          <w:p w14:paraId="5EFF0FD7" w14:textId="77777777" w:rsidR="00D708FE" w:rsidRDefault="00D708FE" w:rsidP="00D708FE">
            <w:pPr>
              <w:pStyle w:val="XML1"/>
              <w:rPr>
                <w:ins w:id="19416" w:author="Thomas Dietz" w:date="2012-08-08T16:18:00Z"/>
              </w:rPr>
            </w:pPr>
            <w:ins w:id="19417" w:author="Thomas Dietz" w:date="2012-08-08T16:18:00Z">
              <w:r>
                <w:t xml:space="preserve">            &lt;xs:element name="no-forward" minOccurs="0"  type="xs:boolean"&gt;</w:t>
              </w:r>
            </w:ins>
          </w:p>
          <w:p w14:paraId="7A0F96D9" w14:textId="77777777" w:rsidR="00D708FE" w:rsidRDefault="00D708FE" w:rsidP="00D708FE">
            <w:pPr>
              <w:pStyle w:val="XML1"/>
              <w:rPr>
                <w:ins w:id="19418" w:author="Thomas Dietz" w:date="2012-08-08T16:18:00Z"/>
              </w:rPr>
            </w:pPr>
            <w:ins w:id="19419" w:author="Thomas Dietz" w:date="2012-08-08T16:18:00Z">
              <w:r>
                <w:t xml:space="preserve">              &lt;xs:annotation&gt;</w:t>
              </w:r>
            </w:ins>
          </w:p>
          <w:p w14:paraId="431B0AAD" w14:textId="77777777" w:rsidR="00D708FE" w:rsidRDefault="00D708FE" w:rsidP="00D708FE">
            <w:pPr>
              <w:pStyle w:val="XML1"/>
              <w:rPr>
                <w:ins w:id="19420" w:author="Thomas Dietz" w:date="2012-08-08T16:18:00Z"/>
              </w:rPr>
            </w:pPr>
            <w:ins w:id="19421" w:author="Thomas Dietz" w:date="2012-08-08T16:18:00Z">
              <w:r>
                <w:t xml:space="preserve">                &lt;xs:documentation&gt;</w:t>
              </w:r>
            </w:ins>
          </w:p>
          <w:p w14:paraId="7F7574D2" w14:textId="77777777" w:rsidR="00D708FE" w:rsidRDefault="00D708FE" w:rsidP="00D708FE">
            <w:pPr>
              <w:pStyle w:val="XML1"/>
              <w:rPr>
                <w:ins w:id="19422" w:author="Thomas Dietz" w:date="2012-08-08T16:18:00Z"/>
              </w:rPr>
            </w:pPr>
            <w:ins w:id="19423" w:author="Thomas Dietz" w:date="2012-08-08T16:18:00Z">
              <w:r>
                <w:t xml:space="preserve">                  If true, packets forwarded to this OpenFlow</w:t>
              </w:r>
            </w:ins>
          </w:p>
          <w:p w14:paraId="580FA4A8" w14:textId="77777777" w:rsidR="00D708FE" w:rsidRDefault="00D708FE" w:rsidP="00D708FE">
            <w:pPr>
              <w:pStyle w:val="XML1"/>
              <w:rPr>
                <w:ins w:id="19424" w:author="Thomas Dietz" w:date="2012-08-08T16:18:00Z"/>
              </w:rPr>
            </w:pPr>
            <w:ins w:id="19425" w:author="Thomas Dietz" w:date="2012-08-08T16:18:00Z">
              <w:r>
                <w:t xml:space="preserve">                  port SHOULD be dropped.</w:t>
              </w:r>
            </w:ins>
          </w:p>
          <w:p w14:paraId="6B2CB159" w14:textId="77777777" w:rsidR="00D708FE" w:rsidRDefault="00D708FE" w:rsidP="00D708FE">
            <w:pPr>
              <w:pStyle w:val="XML1"/>
              <w:rPr>
                <w:ins w:id="19426" w:author="Thomas Dietz" w:date="2012-08-08T16:18:00Z"/>
              </w:rPr>
            </w:pPr>
          </w:p>
          <w:p w14:paraId="2C9C87E3" w14:textId="77777777" w:rsidR="00D708FE" w:rsidRDefault="00D708FE" w:rsidP="00D708FE">
            <w:pPr>
              <w:pStyle w:val="XML1"/>
              <w:rPr>
                <w:ins w:id="19427" w:author="Thomas Dietz" w:date="2012-08-08T16:18:00Z"/>
              </w:rPr>
            </w:pPr>
            <w:ins w:id="19428" w:author="Thomas Dietz" w:date="2012-08-08T16:18:00Z">
              <w:r>
                <w:t xml:space="preserve">                  This element is optional. If this element is not present</w:t>
              </w:r>
            </w:ins>
          </w:p>
          <w:p w14:paraId="0C15E02B" w14:textId="77777777" w:rsidR="00D708FE" w:rsidRDefault="00D708FE" w:rsidP="00D708FE">
            <w:pPr>
              <w:pStyle w:val="XML1"/>
              <w:rPr>
                <w:ins w:id="19429" w:author="Thomas Dietz" w:date="2012-08-08T16:18:00Z"/>
              </w:rPr>
            </w:pPr>
            <w:ins w:id="19430" w:author="Thomas Dietz" w:date="2012-08-08T16:18:00Z">
              <w:r>
                <w:t xml:space="preserve">                  it defaults to 'false'.</w:t>
              </w:r>
            </w:ins>
          </w:p>
          <w:p w14:paraId="3E4576C9" w14:textId="77777777" w:rsidR="00D708FE" w:rsidRDefault="00D708FE" w:rsidP="00D708FE">
            <w:pPr>
              <w:pStyle w:val="XML1"/>
              <w:rPr>
                <w:ins w:id="19431" w:author="Thomas Dietz" w:date="2012-08-08T16:18:00Z"/>
              </w:rPr>
            </w:pPr>
            <w:ins w:id="19432" w:author="Thomas Dietz" w:date="2012-08-08T16:18:00Z">
              <w:r>
                <w:t xml:space="preserve">                &lt;/xs:documentation&gt;</w:t>
              </w:r>
            </w:ins>
          </w:p>
          <w:p w14:paraId="09EADA75" w14:textId="77777777" w:rsidR="00D708FE" w:rsidRDefault="00D708FE" w:rsidP="00D708FE">
            <w:pPr>
              <w:pStyle w:val="XML1"/>
              <w:rPr>
                <w:ins w:id="19433" w:author="Thomas Dietz" w:date="2012-08-08T16:18:00Z"/>
              </w:rPr>
            </w:pPr>
            <w:ins w:id="19434" w:author="Thomas Dietz" w:date="2012-08-08T16:18:00Z">
              <w:r>
                <w:t xml:space="preserve">              &lt;/xs:annotation&gt;</w:t>
              </w:r>
            </w:ins>
          </w:p>
          <w:p w14:paraId="11CB8164" w14:textId="77777777" w:rsidR="00D708FE" w:rsidRDefault="00D708FE" w:rsidP="00D708FE">
            <w:pPr>
              <w:pStyle w:val="XML1"/>
              <w:rPr>
                <w:ins w:id="19435" w:author="Thomas Dietz" w:date="2012-08-08T16:18:00Z"/>
              </w:rPr>
            </w:pPr>
            <w:ins w:id="19436" w:author="Thomas Dietz" w:date="2012-08-08T16:18:00Z">
              <w:r>
                <w:t xml:space="preserve">            &lt;/xs:element&gt;</w:t>
              </w:r>
            </w:ins>
          </w:p>
          <w:p w14:paraId="472F865C" w14:textId="77777777" w:rsidR="00D708FE" w:rsidRDefault="00D708FE" w:rsidP="00D708FE">
            <w:pPr>
              <w:pStyle w:val="XML1"/>
              <w:rPr>
                <w:ins w:id="19437" w:author="Thomas Dietz" w:date="2012-08-08T16:18:00Z"/>
              </w:rPr>
            </w:pPr>
            <w:ins w:id="19438" w:author="Thomas Dietz" w:date="2012-08-08T16:18:00Z">
              <w:r>
                <w:t xml:space="preserve">            &lt;xs:element name="no-packet-in" minOccurs="0"  type="xs:boolean"&gt;</w:t>
              </w:r>
            </w:ins>
          </w:p>
          <w:p w14:paraId="054257A2" w14:textId="77777777" w:rsidR="00D708FE" w:rsidRDefault="00D708FE" w:rsidP="00D708FE">
            <w:pPr>
              <w:pStyle w:val="XML1"/>
              <w:rPr>
                <w:ins w:id="19439" w:author="Thomas Dietz" w:date="2012-08-08T16:18:00Z"/>
              </w:rPr>
            </w:pPr>
            <w:ins w:id="19440" w:author="Thomas Dietz" w:date="2012-08-08T16:18:00Z">
              <w:r>
                <w:t xml:space="preserve">              &lt;xs:annotation&gt;</w:t>
              </w:r>
            </w:ins>
          </w:p>
          <w:p w14:paraId="5D289E04" w14:textId="77777777" w:rsidR="00D708FE" w:rsidRDefault="00D708FE" w:rsidP="00D708FE">
            <w:pPr>
              <w:pStyle w:val="XML1"/>
              <w:rPr>
                <w:ins w:id="19441" w:author="Thomas Dietz" w:date="2012-08-08T16:18:00Z"/>
              </w:rPr>
            </w:pPr>
            <w:ins w:id="19442" w:author="Thomas Dietz" w:date="2012-08-08T16:18:00Z">
              <w:r>
                <w:t xml:space="preserve">                &lt;xs:documentation&gt;</w:t>
              </w:r>
            </w:ins>
          </w:p>
          <w:p w14:paraId="7A42FA2F" w14:textId="77777777" w:rsidR="00D708FE" w:rsidRDefault="00D708FE" w:rsidP="00D708FE">
            <w:pPr>
              <w:pStyle w:val="XML1"/>
              <w:rPr>
                <w:ins w:id="19443" w:author="Thomas Dietz" w:date="2012-08-08T16:18:00Z"/>
              </w:rPr>
            </w:pPr>
            <w:ins w:id="19444" w:author="Thomas Dietz" w:date="2012-08-08T16:18:00Z">
              <w:r>
                <w:t xml:space="preserve">                  If true, packets received on that port that </w:t>
              </w:r>
            </w:ins>
          </w:p>
          <w:p w14:paraId="7684CB24" w14:textId="77777777" w:rsidR="00D708FE" w:rsidRDefault="00D708FE" w:rsidP="00D708FE">
            <w:pPr>
              <w:pStyle w:val="XML1"/>
              <w:rPr>
                <w:ins w:id="19445" w:author="Thomas Dietz" w:date="2012-08-08T16:18:00Z"/>
              </w:rPr>
            </w:pPr>
            <w:ins w:id="19446" w:author="Thomas Dietz" w:date="2012-08-08T16:18:00Z">
              <w:r>
                <w:t xml:space="preserve">                  generate a table miss should never trigger a packet-in </w:t>
              </w:r>
            </w:ins>
          </w:p>
          <w:p w14:paraId="5F721DD6" w14:textId="77777777" w:rsidR="00D708FE" w:rsidRDefault="00D708FE" w:rsidP="00D708FE">
            <w:pPr>
              <w:pStyle w:val="XML1"/>
              <w:rPr>
                <w:ins w:id="19447" w:author="Thomas Dietz" w:date="2012-08-08T16:18:00Z"/>
              </w:rPr>
            </w:pPr>
            <w:ins w:id="19448" w:author="Thomas Dietz" w:date="2012-08-08T16:18:00Z">
              <w:r>
                <w:t xml:space="preserve">                  message to the OpenFlow Controller.</w:t>
              </w:r>
            </w:ins>
          </w:p>
          <w:p w14:paraId="37EF7B07" w14:textId="77777777" w:rsidR="00D708FE" w:rsidRDefault="00D708FE" w:rsidP="00D708FE">
            <w:pPr>
              <w:pStyle w:val="XML1"/>
              <w:rPr>
                <w:ins w:id="19449" w:author="Thomas Dietz" w:date="2012-08-08T16:18:00Z"/>
              </w:rPr>
            </w:pPr>
          </w:p>
          <w:p w14:paraId="794F7EAD" w14:textId="77777777" w:rsidR="00D708FE" w:rsidRDefault="00D708FE" w:rsidP="00D708FE">
            <w:pPr>
              <w:pStyle w:val="XML1"/>
              <w:rPr>
                <w:ins w:id="19450" w:author="Thomas Dietz" w:date="2012-08-08T16:18:00Z"/>
              </w:rPr>
            </w:pPr>
            <w:ins w:id="19451" w:author="Thomas Dietz" w:date="2012-08-08T16:18:00Z">
              <w:r>
                <w:t xml:space="preserve">                  This element is optional. If this element is not present</w:t>
              </w:r>
            </w:ins>
          </w:p>
          <w:p w14:paraId="79BBA975" w14:textId="77777777" w:rsidR="00D708FE" w:rsidRDefault="00D708FE" w:rsidP="00D708FE">
            <w:pPr>
              <w:pStyle w:val="XML1"/>
              <w:rPr>
                <w:ins w:id="19452" w:author="Thomas Dietz" w:date="2012-08-08T16:18:00Z"/>
              </w:rPr>
            </w:pPr>
            <w:ins w:id="19453" w:author="Thomas Dietz" w:date="2012-08-08T16:18:00Z">
              <w:r>
                <w:t xml:space="preserve">                  it defaults to 'false'.</w:t>
              </w:r>
            </w:ins>
          </w:p>
          <w:p w14:paraId="2F60DC06" w14:textId="77777777" w:rsidR="00D708FE" w:rsidRDefault="00D708FE" w:rsidP="00D708FE">
            <w:pPr>
              <w:pStyle w:val="XML1"/>
              <w:rPr>
                <w:ins w:id="19454" w:author="Thomas Dietz" w:date="2012-08-08T16:18:00Z"/>
              </w:rPr>
            </w:pPr>
            <w:ins w:id="19455" w:author="Thomas Dietz" w:date="2012-08-08T16:18:00Z">
              <w:r>
                <w:t xml:space="preserve">                &lt;/xs:documentation&gt;</w:t>
              </w:r>
            </w:ins>
          </w:p>
          <w:p w14:paraId="31E5A906" w14:textId="77777777" w:rsidR="00D708FE" w:rsidRDefault="00D708FE" w:rsidP="00D708FE">
            <w:pPr>
              <w:pStyle w:val="XML1"/>
              <w:rPr>
                <w:ins w:id="19456" w:author="Thomas Dietz" w:date="2012-08-08T16:18:00Z"/>
              </w:rPr>
            </w:pPr>
            <w:ins w:id="19457" w:author="Thomas Dietz" w:date="2012-08-08T16:18:00Z">
              <w:r>
                <w:t xml:space="preserve">              &lt;/xs:annotation&gt;</w:t>
              </w:r>
            </w:ins>
          </w:p>
          <w:p w14:paraId="529212A9" w14:textId="77777777" w:rsidR="00D708FE" w:rsidRDefault="00D708FE" w:rsidP="00D708FE">
            <w:pPr>
              <w:pStyle w:val="XML1"/>
              <w:rPr>
                <w:ins w:id="19458" w:author="Thomas Dietz" w:date="2012-08-08T16:18:00Z"/>
              </w:rPr>
            </w:pPr>
            <w:ins w:id="19459" w:author="Thomas Dietz" w:date="2012-08-08T16:18:00Z">
              <w:r>
                <w:t xml:space="preserve">            &lt;/xs:element&gt;</w:t>
              </w:r>
            </w:ins>
          </w:p>
          <w:p w14:paraId="48E2C22C" w14:textId="77777777" w:rsidR="00D708FE" w:rsidRDefault="00D708FE" w:rsidP="00D708FE">
            <w:pPr>
              <w:pStyle w:val="XML1"/>
              <w:rPr>
                <w:ins w:id="19460" w:author="Thomas Dietz" w:date="2012-08-08T16:18:00Z"/>
              </w:rPr>
            </w:pPr>
            <w:ins w:id="19461" w:author="Thomas Dietz" w:date="2012-08-08T16:18:00Z">
              <w:r>
                <w:t xml:space="preserve">          &lt;/xs:sequence&gt;</w:t>
              </w:r>
            </w:ins>
          </w:p>
          <w:p w14:paraId="3E3FF796" w14:textId="77777777" w:rsidR="00D708FE" w:rsidRDefault="00D708FE" w:rsidP="00D708FE">
            <w:pPr>
              <w:pStyle w:val="XML1"/>
              <w:rPr>
                <w:ins w:id="19462" w:author="Thomas Dietz" w:date="2012-08-08T16:18:00Z"/>
              </w:rPr>
            </w:pPr>
            <w:ins w:id="19463" w:author="Thomas Dietz" w:date="2012-08-08T16:18:00Z">
              <w:r>
                <w:t xml:space="preserve">        &lt;/xs:complexType&gt;</w:t>
              </w:r>
            </w:ins>
          </w:p>
          <w:p w14:paraId="370A1B05" w14:textId="77777777" w:rsidR="00D708FE" w:rsidRDefault="00D708FE" w:rsidP="00D708FE">
            <w:pPr>
              <w:pStyle w:val="XML1"/>
              <w:rPr>
                <w:ins w:id="19464" w:author="Thomas Dietz" w:date="2012-08-08T16:18:00Z"/>
              </w:rPr>
            </w:pPr>
            <w:ins w:id="19465" w:author="Thomas Dietz" w:date="2012-08-08T16:18:00Z">
              <w:r>
                <w:t xml:space="preserve">      &lt;/xs:element&gt;</w:t>
              </w:r>
            </w:ins>
          </w:p>
          <w:p w14:paraId="19BB6D61" w14:textId="77777777" w:rsidR="00D708FE" w:rsidRDefault="00D708FE" w:rsidP="00D708FE">
            <w:pPr>
              <w:pStyle w:val="XML1"/>
              <w:rPr>
                <w:ins w:id="19466" w:author="Thomas Dietz" w:date="2012-08-08T16:18:00Z"/>
              </w:rPr>
            </w:pPr>
            <w:ins w:id="19467" w:author="Thomas Dietz" w:date="2012-08-08T16:18:00Z">
              <w:r>
                <w:t xml:space="preserve">      &lt;xs:element name="state"&gt;</w:t>
              </w:r>
            </w:ins>
          </w:p>
          <w:p w14:paraId="465FDE8E" w14:textId="77777777" w:rsidR="00D708FE" w:rsidRDefault="00D708FE" w:rsidP="00D708FE">
            <w:pPr>
              <w:pStyle w:val="XML1"/>
              <w:rPr>
                <w:ins w:id="19468" w:author="Thomas Dietz" w:date="2012-08-08T16:18:00Z"/>
              </w:rPr>
            </w:pPr>
            <w:ins w:id="19469" w:author="Thomas Dietz" w:date="2012-08-08T16:18:00Z">
              <w:r>
                <w:t xml:space="preserve">        &lt;xs:annotation&gt;</w:t>
              </w:r>
            </w:ins>
          </w:p>
          <w:p w14:paraId="66E9CFE4" w14:textId="77777777" w:rsidR="00D708FE" w:rsidRDefault="00D708FE" w:rsidP="00D708FE">
            <w:pPr>
              <w:pStyle w:val="XML1"/>
              <w:rPr>
                <w:ins w:id="19470" w:author="Thomas Dietz" w:date="2012-08-08T16:18:00Z"/>
              </w:rPr>
            </w:pPr>
            <w:ins w:id="19471" w:author="Thomas Dietz" w:date="2012-08-08T16:18:00Z">
              <w:r>
                <w:t xml:space="preserve">          &lt;xs:documentation&gt;</w:t>
              </w:r>
            </w:ins>
          </w:p>
          <w:p w14:paraId="32D943A8" w14:textId="77777777" w:rsidR="00D708FE" w:rsidRDefault="00D708FE" w:rsidP="00D708FE">
            <w:pPr>
              <w:pStyle w:val="XML1"/>
              <w:rPr>
                <w:ins w:id="19472" w:author="Thomas Dietz" w:date="2012-08-08T16:18:00Z"/>
              </w:rPr>
            </w:pPr>
            <w:ins w:id="19473" w:author="Thomas Dietz" w:date="2012-08-08T16:18:00Z">
              <w:r>
                <w:t xml:space="preserve">            This element represents the general operational </w:t>
              </w:r>
            </w:ins>
          </w:p>
          <w:p w14:paraId="5405581A" w14:textId="77777777" w:rsidR="00D708FE" w:rsidRDefault="00D708FE" w:rsidP="00D708FE">
            <w:pPr>
              <w:pStyle w:val="XML1"/>
              <w:rPr>
                <w:ins w:id="19474" w:author="Thomas Dietz" w:date="2012-08-08T16:18:00Z"/>
              </w:rPr>
            </w:pPr>
            <w:ins w:id="19475" w:author="Thomas Dietz" w:date="2012-08-08T16:18:00Z">
              <w:r>
                <w:t xml:space="preserve">            state of the OpenFlow Port.</w:t>
              </w:r>
            </w:ins>
          </w:p>
          <w:p w14:paraId="6C11AFA4" w14:textId="77777777" w:rsidR="00D708FE" w:rsidRDefault="00D708FE" w:rsidP="00D708FE">
            <w:pPr>
              <w:pStyle w:val="XML1"/>
              <w:rPr>
                <w:ins w:id="19476" w:author="Thomas Dietz" w:date="2012-08-08T16:18:00Z"/>
              </w:rPr>
            </w:pPr>
          </w:p>
          <w:p w14:paraId="7D8C0A61" w14:textId="77777777" w:rsidR="00D708FE" w:rsidRDefault="00D708FE" w:rsidP="00D708FE">
            <w:pPr>
              <w:pStyle w:val="XML1"/>
              <w:rPr>
                <w:ins w:id="19477" w:author="Thomas Dietz" w:date="2012-08-08T16:18:00Z"/>
              </w:rPr>
            </w:pPr>
            <w:ins w:id="19478" w:author="Thomas Dietz" w:date="2012-08-08T16:18:00Z">
              <w:r>
                <w:t xml:space="preserve">            Children of this element are not configurable and can only be</w:t>
              </w:r>
            </w:ins>
          </w:p>
          <w:p w14:paraId="00772959" w14:textId="77777777" w:rsidR="00D708FE" w:rsidRDefault="00D708FE" w:rsidP="00D708FE">
            <w:pPr>
              <w:pStyle w:val="XML1"/>
              <w:rPr>
                <w:ins w:id="19479" w:author="Thomas Dietz" w:date="2012-08-08T16:18:00Z"/>
              </w:rPr>
            </w:pPr>
            <w:ins w:id="19480" w:author="Thomas Dietz" w:date="2012-08-08T16:18:00Z">
              <w:r>
                <w:t xml:space="preserve">            retrieved by NETCONF &amp;lt;get&amp;gt; operations. Attemps to modify this</w:t>
              </w:r>
            </w:ins>
          </w:p>
          <w:p w14:paraId="7679E36A" w14:textId="77777777" w:rsidR="00D708FE" w:rsidRDefault="00D708FE" w:rsidP="00D708FE">
            <w:pPr>
              <w:pStyle w:val="XML1"/>
              <w:rPr>
                <w:ins w:id="19481" w:author="Thomas Dietz" w:date="2012-08-08T16:18:00Z"/>
              </w:rPr>
            </w:pPr>
            <w:ins w:id="19482" w:author="Thomas Dietz" w:date="2012-08-08T16:18:00Z">
              <w:r>
                <w:t xml:space="preserve">            element and its children with a NETCONF &amp;lt;edit-config&amp;gt;</w:t>
              </w:r>
            </w:ins>
          </w:p>
          <w:p w14:paraId="3D166088" w14:textId="77777777" w:rsidR="00D708FE" w:rsidRDefault="00D708FE" w:rsidP="00D708FE">
            <w:pPr>
              <w:pStyle w:val="XML1"/>
              <w:rPr>
                <w:ins w:id="19483" w:author="Thomas Dietz" w:date="2012-08-08T16:18:00Z"/>
              </w:rPr>
            </w:pPr>
            <w:ins w:id="19484" w:author="Thomas Dietz" w:date="2012-08-08T16:18:00Z">
              <w:r>
                <w:t xml:space="preserve">            operation MUST result in an 'operation-not-supported' error</w:t>
              </w:r>
            </w:ins>
          </w:p>
          <w:p w14:paraId="1E820C90" w14:textId="77777777" w:rsidR="00D708FE" w:rsidRDefault="00D708FE" w:rsidP="00D708FE">
            <w:pPr>
              <w:pStyle w:val="XML1"/>
              <w:rPr>
                <w:ins w:id="19485" w:author="Thomas Dietz" w:date="2012-08-08T16:18:00Z"/>
              </w:rPr>
            </w:pPr>
            <w:ins w:id="19486" w:author="Thomas Dietz" w:date="2012-08-08T16:18:00Z">
              <w:r>
                <w:t xml:space="preserve">            with type 'application'.</w:t>
              </w:r>
            </w:ins>
          </w:p>
          <w:p w14:paraId="7E28AAE7" w14:textId="77777777" w:rsidR="00D708FE" w:rsidRDefault="00D708FE" w:rsidP="00D708FE">
            <w:pPr>
              <w:pStyle w:val="XML1"/>
              <w:rPr>
                <w:ins w:id="19487" w:author="Thomas Dietz" w:date="2012-08-08T16:18:00Z"/>
              </w:rPr>
            </w:pPr>
            <w:ins w:id="19488" w:author="Thomas Dietz" w:date="2012-08-08T16:18:00Z">
              <w:r>
                <w:t xml:space="preserve">          &lt;/xs:documentation&gt;</w:t>
              </w:r>
            </w:ins>
          </w:p>
          <w:p w14:paraId="793161C4" w14:textId="77777777" w:rsidR="00D708FE" w:rsidRDefault="00D708FE" w:rsidP="00D708FE">
            <w:pPr>
              <w:pStyle w:val="XML1"/>
              <w:rPr>
                <w:ins w:id="19489" w:author="Thomas Dietz" w:date="2012-08-08T16:18:00Z"/>
              </w:rPr>
            </w:pPr>
            <w:ins w:id="19490" w:author="Thomas Dietz" w:date="2012-08-08T16:18:00Z">
              <w:r>
                <w:t xml:space="preserve">        &lt;/xs:annotation&gt;</w:t>
              </w:r>
            </w:ins>
          </w:p>
          <w:p w14:paraId="76809429" w14:textId="77777777" w:rsidR="00D708FE" w:rsidRDefault="00D708FE" w:rsidP="00D708FE">
            <w:pPr>
              <w:pStyle w:val="XML1"/>
              <w:rPr>
                <w:ins w:id="19491" w:author="Thomas Dietz" w:date="2012-08-08T16:18:00Z"/>
              </w:rPr>
            </w:pPr>
            <w:ins w:id="19492" w:author="Thomas Dietz" w:date="2012-08-08T16:18:00Z">
              <w:r>
                <w:t xml:space="preserve">        &lt;xs:complexType&gt;</w:t>
              </w:r>
            </w:ins>
          </w:p>
          <w:p w14:paraId="3DC0E1C1" w14:textId="77777777" w:rsidR="00D708FE" w:rsidRDefault="00D708FE" w:rsidP="00D708FE">
            <w:pPr>
              <w:pStyle w:val="XML1"/>
              <w:rPr>
                <w:ins w:id="19493" w:author="Thomas Dietz" w:date="2012-08-08T16:18:00Z"/>
              </w:rPr>
            </w:pPr>
            <w:ins w:id="19494" w:author="Thomas Dietz" w:date="2012-08-08T16:18:00Z">
              <w:r>
                <w:t xml:space="preserve">          &lt;xs:sequence&gt;</w:t>
              </w:r>
            </w:ins>
          </w:p>
          <w:p w14:paraId="2BA18281" w14:textId="77777777" w:rsidR="00D708FE" w:rsidRDefault="00D708FE" w:rsidP="00D708FE">
            <w:pPr>
              <w:pStyle w:val="XML1"/>
              <w:rPr>
                <w:ins w:id="19495" w:author="Thomas Dietz" w:date="2012-08-08T16:18:00Z"/>
              </w:rPr>
            </w:pPr>
            <w:ins w:id="19496" w:author="Thomas Dietz" w:date="2012-08-08T16:18:00Z">
              <w:r>
                <w:t xml:space="preserve">            &lt;xs:element name="oper-state" minOccurs="0"  type="OFUpDownStateType"&gt;</w:t>
              </w:r>
            </w:ins>
          </w:p>
          <w:p w14:paraId="6E185D16" w14:textId="77777777" w:rsidR="00D708FE" w:rsidRDefault="00D708FE" w:rsidP="00D708FE">
            <w:pPr>
              <w:pStyle w:val="XML1"/>
              <w:rPr>
                <w:ins w:id="19497" w:author="Thomas Dietz" w:date="2012-08-08T16:18:00Z"/>
              </w:rPr>
            </w:pPr>
            <w:ins w:id="19498" w:author="Thomas Dietz" w:date="2012-08-08T16:18:00Z">
              <w:r>
                <w:t xml:space="preserve">              &lt;xs:annotation&gt;</w:t>
              </w:r>
            </w:ins>
          </w:p>
          <w:p w14:paraId="37B8071C" w14:textId="77777777" w:rsidR="00D708FE" w:rsidRDefault="00D708FE" w:rsidP="00D708FE">
            <w:pPr>
              <w:pStyle w:val="XML1"/>
              <w:rPr>
                <w:ins w:id="19499" w:author="Thomas Dietz" w:date="2012-08-08T16:18:00Z"/>
              </w:rPr>
            </w:pPr>
            <w:ins w:id="19500" w:author="Thomas Dietz" w:date="2012-08-08T16:18:00Z">
              <w:r>
                <w:t xml:space="preserve">                &lt;xs:documentation&gt;</w:t>
              </w:r>
            </w:ins>
          </w:p>
          <w:p w14:paraId="29F5893A" w14:textId="77777777" w:rsidR="00D708FE" w:rsidRDefault="00D708FE" w:rsidP="00D708FE">
            <w:pPr>
              <w:pStyle w:val="XML1"/>
              <w:rPr>
                <w:ins w:id="19501" w:author="Thomas Dietz" w:date="2012-08-08T16:18:00Z"/>
              </w:rPr>
            </w:pPr>
            <w:ins w:id="19502" w:author="Thomas Dietz" w:date="2012-08-08T16:18:00Z">
              <w:r>
                <w:t xml:space="preserve">                  If the value of this element is 'down', it </w:t>
              </w:r>
            </w:ins>
          </w:p>
          <w:p w14:paraId="4B9E378F" w14:textId="77777777" w:rsidR="00D708FE" w:rsidRDefault="00D708FE" w:rsidP="00D708FE">
            <w:pPr>
              <w:pStyle w:val="XML1"/>
              <w:rPr>
                <w:ins w:id="19503" w:author="Thomas Dietz" w:date="2012-08-08T16:18:00Z"/>
              </w:rPr>
            </w:pPr>
            <w:ins w:id="19504" w:author="Thomas Dietz" w:date="2012-08-08T16:18:00Z">
              <w:r>
                <w:t xml:space="preserve">                  indicates that there is no physical link present.</w:t>
              </w:r>
            </w:ins>
          </w:p>
          <w:p w14:paraId="0FC6395A" w14:textId="77777777" w:rsidR="00D708FE" w:rsidRDefault="00D708FE" w:rsidP="00D708FE">
            <w:pPr>
              <w:pStyle w:val="XML1"/>
              <w:rPr>
                <w:ins w:id="19505" w:author="Thomas Dietz" w:date="2012-08-08T16:18:00Z"/>
              </w:rPr>
            </w:pPr>
            <w:ins w:id="19506" w:author="Thomas Dietz" w:date="2012-08-08T16:18:00Z">
              <w:r>
                <w:t xml:space="preserve">                &lt;/xs:documentation&gt;</w:t>
              </w:r>
            </w:ins>
          </w:p>
          <w:p w14:paraId="4292E15A" w14:textId="77777777" w:rsidR="00D708FE" w:rsidRDefault="00D708FE" w:rsidP="00D708FE">
            <w:pPr>
              <w:pStyle w:val="XML1"/>
              <w:rPr>
                <w:ins w:id="19507" w:author="Thomas Dietz" w:date="2012-08-08T16:18:00Z"/>
              </w:rPr>
            </w:pPr>
            <w:ins w:id="19508" w:author="Thomas Dietz" w:date="2012-08-08T16:18:00Z">
              <w:r>
                <w:lastRenderedPageBreak/>
                <w:t xml:space="preserve">              &lt;/xs:annotation&gt;</w:t>
              </w:r>
            </w:ins>
          </w:p>
          <w:p w14:paraId="17DC0141" w14:textId="77777777" w:rsidR="00D708FE" w:rsidRDefault="00D708FE" w:rsidP="00D708FE">
            <w:pPr>
              <w:pStyle w:val="XML1"/>
              <w:rPr>
                <w:ins w:id="19509" w:author="Thomas Dietz" w:date="2012-08-08T16:18:00Z"/>
              </w:rPr>
            </w:pPr>
            <w:ins w:id="19510" w:author="Thomas Dietz" w:date="2012-08-08T16:18:00Z">
              <w:r>
                <w:t xml:space="preserve">            &lt;/xs:element&gt;</w:t>
              </w:r>
            </w:ins>
          </w:p>
          <w:p w14:paraId="6E28DFFF" w14:textId="77777777" w:rsidR="00D708FE" w:rsidRDefault="00D708FE" w:rsidP="00D708FE">
            <w:pPr>
              <w:pStyle w:val="XML1"/>
              <w:rPr>
                <w:ins w:id="19511" w:author="Thomas Dietz" w:date="2012-08-08T16:18:00Z"/>
              </w:rPr>
            </w:pPr>
            <w:ins w:id="19512" w:author="Thomas Dietz" w:date="2012-08-08T16:18:00Z">
              <w:r>
                <w:t xml:space="preserve">            &lt;xs:element name="blocked" minOccurs="0"  type="xs:boolean"&gt;</w:t>
              </w:r>
            </w:ins>
          </w:p>
          <w:p w14:paraId="31261B1F" w14:textId="77777777" w:rsidR="00D708FE" w:rsidRDefault="00D708FE" w:rsidP="00D708FE">
            <w:pPr>
              <w:pStyle w:val="XML1"/>
              <w:rPr>
                <w:ins w:id="19513" w:author="Thomas Dietz" w:date="2012-08-08T16:18:00Z"/>
              </w:rPr>
            </w:pPr>
            <w:ins w:id="19514" w:author="Thomas Dietz" w:date="2012-08-08T16:18:00Z">
              <w:r>
                <w:t xml:space="preserve">              &lt;xs:annotation&gt;</w:t>
              </w:r>
            </w:ins>
          </w:p>
          <w:p w14:paraId="1DEB33E1" w14:textId="77777777" w:rsidR="00D708FE" w:rsidRDefault="00D708FE" w:rsidP="00D708FE">
            <w:pPr>
              <w:pStyle w:val="XML1"/>
              <w:rPr>
                <w:ins w:id="19515" w:author="Thomas Dietz" w:date="2012-08-08T16:18:00Z"/>
              </w:rPr>
            </w:pPr>
            <w:ins w:id="19516" w:author="Thomas Dietz" w:date="2012-08-08T16:18:00Z">
              <w:r>
                <w:t xml:space="preserve">                &lt;xs:documentation&gt;</w:t>
              </w:r>
            </w:ins>
          </w:p>
          <w:p w14:paraId="6331FA61" w14:textId="77777777" w:rsidR="00D708FE" w:rsidRDefault="00D708FE" w:rsidP="00D708FE">
            <w:pPr>
              <w:pStyle w:val="XML1"/>
              <w:rPr>
                <w:ins w:id="19517" w:author="Thomas Dietz" w:date="2012-08-08T16:18:00Z"/>
              </w:rPr>
            </w:pPr>
            <w:ins w:id="19518" w:author="Thomas Dietz" w:date="2012-08-08T16:18:00Z">
              <w:r>
                <w:t xml:space="preserve">                  If the value of this element is 'true', it </w:t>
              </w:r>
            </w:ins>
          </w:p>
          <w:p w14:paraId="0F5F4B8F" w14:textId="77777777" w:rsidR="00D708FE" w:rsidRDefault="00D708FE" w:rsidP="00D708FE">
            <w:pPr>
              <w:pStyle w:val="XML1"/>
              <w:rPr>
                <w:ins w:id="19519" w:author="Thomas Dietz" w:date="2012-08-08T16:18:00Z"/>
              </w:rPr>
            </w:pPr>
            <w:ins w:id="19520" w:author="Thomas Dietz" w:date="2012-08-08T16:18:00Z">
              <w:r>
                <w:t xml:space="preserve">                  indicates that a switch protocol outside of OpenFlow,</w:t>
              </w:r>
            </w:ins>
          </w:p>
          <w:p w14:paraId="55E26B24" w14:textId="77777777" w:rsidR="00D708FE" w:rsidRDefault="00D708FE" w:rsidP="00D708FE">
            <w:pPr>
              <w:pStyle w:val="XML1"/>
              <w:rPr>
                <w:ins w:id="19521" w:author="Thomas Dietz" w:date="2012-08-08T16:18:00Z"/>
              </w:rPr>
            </w:pPr>
            <w:ins w:id="19522" w:author="Thomas Dietz" w:date="2012-08-08T16:18:00Z">
              <w:r>
                <w:t xml:space="preserve">                  such as 802.1D Spanning Tree, is preventing the use of</w:t>
              </w:r>
            </w:ins>
          </w:p>
          <w:p w14:paraId="6A3514C6" w14:textId="77777777" w:rsidR="00D708FE" w:rsidRDefault="00D708FE" w:rsidP="00D708FE">
            <w:pPr>
              <w:pStyle w:val="XML1"/>
              <w:rPr>
                <w:ins w:id="19523" w:author="Thomas Dietz" w:date="2012-08-08T16:18:00Z"/>
              </w:rPr>
            </w:pPr>
            <w:ins w:id="19524" w:author="Thomas Dietz" w:date="2012-08-08T16:18:00Z">
              <w:r>
                <w:t xml:space="preserve">                  this OpenFlow port for OpenFlow flooding.</w:t>
              </w:r>
            </w:ins>
          </w:p>
          <w:p w14:paraId="116AE1D3" w14:textId="77777777" w:rsidR="00D708FE" w:rsidRDefault="00D708FE" w:rsidP="00D708FE">
            <w:pPr>
              <w:pStyle w:val="XML1"/>
              <w:rPr>
                <w:ins w:id="19525" w:author="Thomas Dietz" w:date="2012-08-08T16:18:00Z"/>
              </w:rPr>
            </w:pPr>
            <w:ins w:id="19526" w:author="Thomas Dietz" w:date="2012-08-08T16:18:00Z">
              <w:r>
                <w:t xml:space="preserve">                &lt;/xs:documentation&gt;</w:t>
              </w:r>
            </w:ins>
          </w:p>
          <w:p w14:paraId="4C6612B9" w14:textId="77777777" w:rsidR="00D708FE" w:rsidRDefault="00D708FE" w:rsidP="00D708FE">
            <w:pPr>
              <w:pStyle w:val="XML1"/>
              <w:rPr>
                <w:ins w:id="19527" w:author="Thomas Dietz" w:date="2012-08-08T16:18:00Z"/>
              </w:rPr>
            </w:pPr>
            <w:ins w:id="19528" w:author="Thomas Dietz" w:date="2012-08-08T16:18:00Z">
              <w:r>
                <w:t xml:space="preserve">              &lt;/xs:annotation&gt;</w:t>
              </w:r>
            </w:ins>
          </w:p>
          <w:p w14:paraId="02E93075" w14:textId="77777777" w:rsidR="00D708FE" w:rsidRDefault="00D708FE" w:rsidP="00D708FE">
            <w:pPr>
              <w:pStyle w:val="XML1"/>
              <w:rPr>
                <w:ins w:id="19529" w:author="Thomas Dietz" w:date="2012-08-08T16:18:00Z"/>
              </w:rPr>
            </w:pPr>
            <w:ins w:id="19530" w:author="Thomas Dietz" w:date="2012-08-08T16:18:00Z">
              <w:r>
                <w:t xml:space="preserve">            &lt;/xs:element&gt;</w:t>
              </w:r>
            </w:ins>
          </w:p>
          <w:p w14:paraId="46F4A589" w14:textId="77777777" w:rsidR="00D708FE" w:rsidRDefault="00D708FE" w:rsidP="00D708FE">
            <w:pPr>
              <w:pStyle w:val="XML1"/>
              <w:rPr>
                <w:ins w:id="19531" w:author="Thomas Dietz" w:date="2012-08-08T16:18:00Z"/>
              </w:rPr>
            </w:pPr>
            <w:ins w:id="19532" w:author="Thomas Dietz" w:date="2012-08-08T16:18:00Z">
              <w:r>
                <w:t xml:space="preserve">            &lt;xs:element name="live" minOccurs="0"  type="xs:boolean"&gt;</w:t>
              </w:r>
            </w:ins>
          </w:p>
          <w:p w14:paraId="327F58FB" w14:textId="77777777" w:rsidR="00D708FE" w:rsidRDefault="00D708FE" w:rsidP="00D708FE">
            <w:pPr>
              <w:pStyle w:val="XML1"/>
              <w:rPr>
                <w:ins w:id="19533" w:author="Thomas Dietz" w:date="2012-08-08T16:18:00Z"/>
              </w:rPr>
            </w:pPr>
            <w:ins w:id="19534" w:author="Thomas Dietz" w:date="2012-08-08T16:18:00Z">
              <w:r>
                <w:t xml:space="preserve">              &lt;xs:annotation&gt;</w:t>
              </w:r>
            </w:ins>
          </w:p>
          <w:p w14:paraId="5A85685A" w14:textId="77777777" w:rsidR="00D708FE" w:rsidRDefault="00D708FE" w:rsidP="00D708FE">
            <w:pPr>
              <w:pStyle w:val="XML1"/>
              <w:rPr>
                <w:ins w:id="19535" w:author="Thomas Dietz" w:date="2012-08-08T16:18:00Z"/>
              </w:rPr>
            </w:pPr>
            <w:ins w:id="19536" w:author="Thomas Dietz" w:date="2012-08-08T16:18:00Z">
              <w:r>
                <w:t xml:space="preserve">                &lt;xs:documentation&gt;</w:t>
              </w:r>
            </w:ins>
          </w:p>
          <w:p w14:paraId="4B01365C" w14:textId="77777777" w:rsidR="00D708FE" w:rsidRDefault="00D708FE" w:rsidP="00D708FE">
            <w:pPr>
              <w:pStyle w:val="XML1"/>
              <w:rPr>
                <w:ins w:id="19537" w:author="Thomas Dietz" w:date="2012-08-08T16:18:00Z"/>
              </w:rPr>
            </w:pPr>
            <w:ins w:id="19538" w:author="Thomas Dietz" w:date="2012-08-08T16:18:00Z">
              <w:r>
                <w:t xml:space="preserve">                  If the value of this element is 'true', it </w:t>
              </w:r>
            </w:ins>
          </w:p>
          <w:p w14:paraId="088F5652" w14:textId="77777777" w:rsidR="00D708FE" w:rsidRDefault="00D708FE" w:rsidP="00D708FE">
            <w:pPr>
              <w:pStyle w:val="XML1"/>
              <w:rPr>
                <w:ins w:id="19539" w:author="Thomas Dietz" w:date="2012-08-08T16:18:00Z"/>
              </w:rPr>
            </w:pPr>
            <w:ins w:id="19540" w:author="Thomas Dietz" w:date="2012-08-08T16:18:00Z">
              <w:r>
                <w:t xml:space="preserve">                  indicates that this OpenFlow Port is live and can be used</w:t>
              </w:r>
            </w:ins>
          </w:p>
          <w:p w14:paraId="7DEF34AB" w14:textId="77777777" w:rsidR="00D708FE" w:rsidRDefault="00D708FE" w:rsidP="00D708FE">
            <w:pPr>
              <w:pStyle w:val="XML1"/>
              <w:rPr>
                <w:ins w:id="19541" w:author="Thomas Dietz" w:date="2012-08-08T16:18:00Z"/>
              </w:rPr>
            </w:pPr>
            <w:ins w:id="19542" w:author="Thomas Dietz" w:date="2012-08-08T16:18:00Z">
              <w:r>
                <w:t xml:space="preserve">                  for fast failover.</w:t>
              </w:r>
            </w:ins>
          </w:p>
          <w:p w14:paraId="5CC47CC1" w14:textId="77777777" w:rsidR="00D708FE" w:rsidRDefault="00D708FE" w:rsidP="00D708FE">
            <w:pPr>
              <w:pStyle w:val="XML1"/>
              <w:rPr>
                <w:ins w:id="19543" w:author="Thomas Dietz" w:date="2012-08-08T16:18:00Z"/>
              </w:rPr>
            </w:pPr>
            <w:ins w:id="19544" w:author="Thomas Dietz" w:date="2012-08-08T16:18:00Z">
              <w:r>
                <w:t xml:space="preserve">                &lt;/xs:documentation&gt;</w:t>
              </w:r>
            </w:ins>
          </w:p>
          <w:p w14:paraId="78F2E2E2" w14:textId="77777777" w:rsidR="00D708FE" w:rsidRDefault="00D708FE" w:rsidP="00D708FE">
            <w:pPr>
              <w:pStyle w:val="XML1"/>
              <w:rPr>
                <w:ins w:id="19545" w:author="Thomas Dietz" w:date="2012-08-08T16:18:00Z"/>
              </w:rPr>
            </w:pPr>
            <w:ins w:id="19546" w:author="Thomas Dietz" w:date="2012-08-08T16:18:00Z">
              <w:r>
                <w:t xml:space="preserve">              &lt;/xs:annotation&gt;</w:t>
              </w:r>
            </w:ins>
          </w:p>
          <w:p w14:paraId="18F6F216" w14:textId="77777777" w:rsidR="00D708FE" w:rsidRDefault="00D708FE" w:rsidP="00D708FE">
            <w:pPr>
              <w:pStyle w:val="XML1"/>
              <w:rPr>
                <w:ins w:id="19547" w:author="Thomas Dietz" w:date="2012-08-08T16:18:00Z"/>
              </w:rPr>
            </w:pPr>
            <w:ins w:id="19548" w:author="Thomas Dietz" w:date="2012-08-08T16:18:00Z">
              <w:r>
                <w:t xml:space="preserve">            &lt;/xs:element&gt;</w:t>
              </w:r>
            </w:ins>
          </w:p>
          <w:p w14:paraId="54B204BE" w14:textId="77777777" w:rsidR="00D708FE" w:rsidRDefault="00D708FE" w:rsidP="00D708FE">
            <w:pPr>
              <w:pStyle w:val="XML1"/>
              <w:rPr>
                <w:ins w:id="19549" w:author="Thomas Dietz" w:date="2012-08-08T16:18:00Z"/>
              </w:rPr>
            </w:pPr>
            <w:ins w:id="19550" w:author="Thomas Dietz" w:date="2012-08-08T16:18:00Z">
              <w:r>
                <w:t xml:space="preserve">          &lt;/xs:sequence&gt;</w:t>
              </w:r>
            </w:ins>
          </w:p>
          <w:p w14:paraId="4C6CC331" w14:textId="77777777" w:rsidR="00D708FE" w:rsidRDefault="00D708FE" w:rsidP="00D708FE">
            <w:pPr>
              <w:pStyle w:val="XML1"/>
              <w:rPr>
                <w:ins w:id="19551" w:author="Thomas Dietz" w:date="2012-08-08T16:18:00Z"/>
              </w:rPr>
            </w:pPr>
            <w:ins w:id="19552" w:author="Thomas Dietz" w:date="2012-08-08T16:18:00Z">
              <w:r>
                <w:t xml:space="preserve">        &lt;/xs:complexType&gt;</w:t>
              </w:r>
            </w:ins>
          </w:p>
          <w:p w14:paraId="0389044C" w14:textId="77777777" w:rsidR="00D708FE" w:rsidRDefault="00D708FE" w:rsidP="00D708FE">
            <w:pPr>
              <w:pStyle w:val="XML1"/>
              <w:rPr>
                <w:ins w:id="19553" w:author="Thomas Dietz" w:date="2012-08-08T16:18:00Z"/>
              </w:rPr>
            </w:pPr>
            <w:ins w:id="19554" w:author="Thomas Dietz" w:date="2012-08-08T16:18:00Z">
              <w:r>
                <w:t xml:space="preserve">      &lt;/xs:element&gt;</w:t>
              </w:r>
            </w:ins>
          </w:p>
          <w:p w14:paraId="3A7694C0" w14:textId="77777777" w:rsidR="00D708FE" w:rsidRDefault="00D708FE" w:rsidP="00D708FE">
            <w:pPr>
              <w:pStyle w:val="XML1"/>
              <w:rPr>
                <w:ins w:id="19555" w:author="Thomas Dietz" w:date="2012-08-08T16:18:00Z"/>
              </w:rPr>
            </w:pPr>
            <w:ins w:id="19556" w:author="Thomas Dietz" w:date="2012-08-08T16:18:00Z">
              <w:r>
                <w:t xml:space="preserve">      &lt;xs:element name="features"&gt;</w:t>
              </w:r>
            </w:ins>
          </w:p>
          <w:p w14:paraId="72356BFA" w14:textId="77777777" w:rsidR="00D708FE" w:rsidRDefault="00D708FE" w:rsidP="00D708FE">
            <w:pPr>
              <w:pStyle w:val="XML1"/>
              <w:rPr>
                <w:ins w:id="19557" w:author="Thomas Dietz" w:date="2012-08-08T16:18:00Z"/>
              </w:rPr>
            </w:pPr>
            <w:ins w:id="19558" w:author="Thomas Dietz" w:date="2012-08-08T16:18:00Z">
              <w:r>
                <w:t xml:space="preserve">        &lt;xs:complexType&gt;</w:t>
              </w:r>
            </w:ins>
          </w:p>
          <w:p w14:paraId="067C5B0C" w14:textId="77777777" w:rsidR="00D708FE" w:rsidRDefault="00D708FE" w:rsidP="00D708FE">
            <w:pPr>
              <w:pStyle w:val="XML1"/>
              <w:rPr>
                <w:ins w:id="19559" w:author="Thomas Dietz" w:date="2012-08-08T16:18:00Z"/>
              </w:rPr>
            </w:pPr>
            <w:ins w:id="19560" w:author="Thomas Dietz" w:date="2012-08-08T16:18:00Z">
              <w:r>
                <w:t xml:space="preserve">          &lt;xs:sequence&gt;</w:t>
              </w:r>
            </w:ins>
          </w:p>
          <w:p w14:paraId="6BBD8D2F" w14:textId="77777777" w:rsidR="00D708FE" w:rsidRDefault="00D708FE" w:rsidP="00D708FE">
            <w:pPr>
              <w:pStyle w:val="XML1"/>
              <w:rPr>
                <w:ins w:id="19561" w:author="Thomas Dietz" w:date="2012-08-08T16:18:00Z"/>
              </w:rPr>
            </w:pPr>
            <w:ins w:id="19562" w:author="Thomas Dietz" w:date="2012-08-08T16:18:00Z">
              <w:r>
                <w:t xml:space="preserve">            &lt;xs:element name="current" minOccurs="0"&gt;</w:t>
              </w:r>
            </w:ins>
          </w:p>
          <w:p w14:paraId="61DE3C42" w14:textId="77777777" w:rsidR="00D708FE" w:rsidRDefault="00D708FE" w:rsidP="00D708FE">
            <w:pPr>
              <w:pStyle w:val="XML1"/>
              <w:rPr>
                <w:ins w:id="19563" w:author="Thomas Dietz" w:date="2012-08-08T16:18:00Z"/>
              </w:rPr>
            </w:pPr>
            <w:ins w:id="19564" w:author="Thomas Dietz" w:date="2012-08-08T16:18:00Z">
              <w:r>
                <w:t xml:space="preserve">              &lt;xs:annotation&gt;</w:t>
              </w:r>
            </w:ins>
          </w:p>
          <w:p w14:paraId="25BA974E" w14:textId="77777777" w:rsidR="00D708FE" w:rsidRDefault="00D708FE" w:rsidP="00D708FE">
            <w:pPr>
              <w:pStyle w:val="XML1"/>
              <w:rPr>
                <w:ins w:id="19565" w:author="Thomas Dietz" w:date="2012-08-08T16:18:00Z"/>
              </w:rPr>
            </w:pPr>
            <w:ins w:id="19566" w:author="Thomas Dietz" w:date="2012-08-08T16:18:00Z">
              <w:r>
                <w:t xml:space="preserve">                &lt;xs:documentation&gt;</w:t>
              </w:r>
            </w:ins>
          </w:p>
          <w:p w14:paraId="024B5153" w14:textId="77777777" w:rsidR="00D708FE" w:rsidRDefault="00D708FE" w:rsidP="00D708FE">
            <w:pPr>
              <w:pStyle w:val="XML1"/>
              <w:rPr>
                <w:ins w:id="19567" w:author="Thomas Dietz" w:date="2012-08-08T16:18:00Z"/>
              </w:rPr>
            </w:pPr>
            <w:ins w:id="19568" w:author="Thomas Dietz" w:date="2012-08-08T16:18:00Z">
              <w:r>
                <w:t xml:space="preserve">                  The features (rates, duplex, etc.) of the</w:t>
              </w:r>
            </w:ins>
          </w:p>
          <w:p w14:paraId="1E7B834B" w14:textId="77777777" w:rsidR="00D708FE" w:rsidRDefault="00D708FE" w:rsidP="00D708FE">
            <w:pPr>
              <w:pStyle w:val="XML1"/>
              <w:rPr>
                <w:ins w:id="19569" w:author="Thomas Dietz" w:date="2012-08-08T16:18:00Z"/>
              </w:rPr>
            </w:pPr>
            <w:ins w:id="19570" w:author="Thomas Dietz" w:date="2012-08-08T16:18:00Z">
              <w:r>
                <w:t xml:space="preserve">                  port, that are currently in use.</w:t>
              </w:r>
            </w:ins>
          </w:p>
          <w:p w14:paraId="03689930" w14:textId="77777777" w:rsidR="00D708FE" w:rsidRDefault="00D708FE" w:rsidP="00D708FE">
            <w:pPr>
              <w:pStyle w:val="XML1"/>
              <w:rPr>
                <w:ins w:id="19571" w:author="Thomas Dietz" w:date="2012-08-08T16:18:00Z"/>
              </w:rPr>
            </w:pPr>
          </w:p>
          <w:p w14:paraId="5EC96EBF" w14:textId="77777777" w:rsidR="00D708FE" w:rsidRDefault="00D708FE" w:rsidP="00D708FE">
            <w:pPr>
              <w:pStyle w:val="XML1"/>
              <w:rPr>
                <w:ins w:id="19572" w:author="Thomas Dietz" w:date="2012-08-08T16:18:00Z"/>
              </w:rPr>
            </w:pPr>
            <w:ins w:id="19573" w:author="Thomas Dietz" w:date="2012-08-08T16:18:00Z">
              <w:r>
                <w:t xml:space="preserve">                  Children of this element are not configurable and can</w:t>
              </w:r>
            </w:ins>
          </w:p>
          <w:p w14:paraId="70AA8AF2" w14:textId="77777777" w:rsidR="00D708FE" w:rsidRDefault="00D708FE" w:rsidP="00D708FE">
            <w:pPr>
              <w:pStyle w:val="XML1"/>
              <w:rPr>
                <w:ins w:id="19574" w:author="Thomas Dietz" w:date="2012-08-08T16:18:00Z"/>
              </w:rPr>
            </w:pPr>
            <w:ins w:id="19575" w:author="Thomas Dietz" w:date="2012-08-08T16:18:00Z">
              <w:r>
                <w:t xml:space="preserve">                  only be retrieved by NETCONF &amp;lt;get&amp;gt; operations. Attemps to</w:t>
              </w:r>
            </w:ins>
          </w:p>
          <w:p w14:paraId="59A165E4" w14:textId="77777777" w:rsidR="00D708FE" w:rsidRDefault="00D708FE" w:rsidP="00D708FE">
            <w:pPr>
              <w:pStyle w:val="XML1"/>
              <w:rPr>
                <w:ins w:id="19576" w:author="Thomas Dietz" w:date="2012-08-08T16:18:00Z"/>
              </w:rPr>
            </w:pPr>
            <w:ins w:id="19577" w:author="Thomas Dietz" w:date="2012-08-08T16:18:00Z">
              <w:r>
                <w:t xml:space="preserve">                  modify this element and its children with a NETCONF</w:t>
              </w:r>
            </w:ins>
          </w:p>
          <w:p w14:paraId="1FCEBEF6" w14:textId="77777777" w:rsidR="00D708FE" w:rsidRDefault="00D708FE" w:rsidP="00D708FE">
            <w:pPr>
              <w:pStyle w:val="XML1"/>
              <w:rPr>
                <w:ins w:id="19578" w:author="Thomas Dietz" w:date="2012-08-08T16:18:00Z"/>
              </w:rPr>
            </w:pPr>
            <w:ins w:id="19579" w:author="Thomas Dietz" w:date="2012-08-08T16:18:00Z">
              <w:r>
                <w:t xml:space="preserve">                  &amp;lt;edit-config&amp;gt; operation MUST result in an</w:t>
              </w:r>
            </w:ins>
          </w:p>
          <w:p w14:paraId="5980A2C1" w14:textId="77777777" w:rsidR="00D708FE" w:rsidRDefault="00D708FE" w:rsidP="00D708FE">
            <w:pPr>
              <w:pStyle w:val="XML1"/>
              <w:rPr>
                <w:ins w:id="19580" w:author="Thomas Dietz" w:date="2012-08-08T16:18:00Z"/>
              </w:rPr>
            </w:pPr>
            <w:ins w:id="19581" w:author="Thomas Dietz" w:date="2012-08-08T16:18:00Z">
              <w:r>
                <w:t xml:space="preserve">                  'operation-not-supported' error with type</w:t>
              </w:r>
            </w:ins>
          </w:p>
          <w:p w14:paraId="36F0B994" w14:textId="77777777" w:rsidR="00D708FE" w:rsidRDefault="00D708FE" w:rsidP="00D708FE">
            <w:pPr>
              <w:pStyle w:val="XML1"/>
              <w:rPr>
                <w:ins w:id="19582" w:author="Thomas Dietz" w:date="2012-08-08T16:18:00Z"/>
              </w:rPr>
            </w:pPr>
            <w:ins w:id="19583" w:author="Thomas Dietz" w:date="2012-08-08T16:18:00Z">
              <w:r>
                <w:t xml:space="preserve">                  'application'.</w:t>
              </w:r>
            </w:ins>
          </w:p>
          <w:p w14:paraId="4C0C3915" w14:textId="77777777" w:rsidR="00D708FE" w:rsidRDefault="00D708FE" w:rsidP="00D708FE">
            <w:pPr>
              <w:pStyle w:val="XML1"/>
              <w:rPr>
                <w:ins w:id="19584" w:author="Thomas Dietz" w:date="2012-08-08T16:18:00Z"/>
              </w:rPr>
            </w:pPr>
            <w:ins w:id="19585" w:author="Thomas Dietz" w:date="2012-08-08T16:18:00Z">
              <w:r>
                <w:t xml:space="preserve">                &lt;/xs:documentation&gt;</w:t>
              </w:r>
            </w:ins>
          </w:p>
          <w:p w14:paraId="0BF6BE10" w14:textId="77777777" w:rsidR="00D708FE" w:rsidRDefault="00D708FE" w:rsidP="00D708FE">
            <w:pPr>
              <w:pStyle w:val="XML1"/>
              <w:rPr>
                <w:ins w:id="19586" w:author="Thomas Dietz" w:date="2012-08-08T16:18:00Z"/>
              </w:rPr>
            </w:pPr>
            <w:ins w:id="19587" w:author="Thomas Dietz" w:date="2012-08-08T16:18:00Z">
              <w:r>
                <w:t xml:space="preserve">              &lt;/xs:annotation&gt;</w:t>
              </w:r>
            </w:ins>
          </w:p>
          <w:p w14:paraId="13E620B7" w14:textId="77777777" w:rsidR="00D708FE" w:rsidRDefault="00D708FE" w:rsidP="00D708FE">
            <w:pPr>
              <w:pStyle w:val="XML1"/>
              <w:rPr>
                <w:ins w:id="19588" w:author="Thomas Dietz" w:date="2012-08-08T16:18:00Z"/>
              </w:rPr>
            </w:pPr>
            <w:ins w:id="19589" w:author="Thomas Dietz" w:date="2012-08-08T16:18:00Z">
              <w:r>
                <w:t xml:space="preserve">              &lt;xs:complexType&gt;</w:t>
              </w:r>
            </w:ins>
          </w:p>
          <w:p w14:paraId="7E81C918" w14:textId="77777777" w:rsidR="00D708FE" w:rsidRDefault="00D708FE" w:rsidP="00D708FE">
            <w:pPr>
              <w:pStyle w:val="XML1"/>
              <w:rPr>
                <w:ins w:id="19590" w:author="Thomas Dietz" w:date="2012-08-08T16:18:00Z"/>
              </w:rPr>
            </w:pPr>
            <w:ins w:id="19591" w:author="Thomas Dietz" w:date="2012-08-08T16:18:00Z">
              <w:r>
                <w:t xml:space="preserve">                &lt;xs:sequence&gt;</w:t>
              </w:r>
            </w:ins>
          </w:p>
          <w:p w14:paraId="540C9BE6" w14:textId="77777777" w:rsidR="00D708FE" w:rsidRDefault="00D708FE" w:rsidP="00D708FE">
            <w:pPr>
              <w:pStyle w:val="XML1"/>
              <w:rPr>
                <w:ins w:id="19592" w:author="Thomas Dietz" w:date="2012-08-08T16:18:00Z"/>
              </w:rPr>
            </w:pPr>
            <w:ins w:id="19593" w:author="Thomas Dietz" w:date="2012-08-08T16:18:00Z">
              <w:r>
                <w:t xml:space="preserve">                  &lt;xs:group ref="OFPortCurrentFeatureListType"/&gt;</w:t>
              </w:r>
            </w:ins>
          </w:p>
          <w:p w14:paraId="02C59BE7" w14:textId="77777777" w:rsidR="00D708FE" w:rsidRDefault="00D708FE" w:rsidP="00D708FE">
            <w:pPr>
              <w:pStyle w:val="XML1"/>
              <w:rPr>
                <w:ins w:id="19594" w:author="Thomas Dietz" w:date="2012-08-08T16:18:00Z"/>
              </w:rPr>
            </w:pPr>
            <w:ins w:id="19595" w:author="Thomas Dietz" w:date="2012-08-08T16:18:00Z">
              <w:r>
                <w:t xml:space="preserve">                &lt;/xs:sequence&gt;</w:t>
              </w:r>
            </w:ins>
          </w:p>
          <w:p w14:paraId="71FA9C1F" w14:textId="77777777" w:rsidR="00D708FE" w:rsidRDefault="00D708FE" w:rsidP="00D708FE">
            <w:pPr>
              <w:pStyle w:val="XML1"/>
              <w:rPr>
                <w:ins w:id="19596" w:author="Thomas Dietz" w:date="2012-08-08T16:18:00Z"/>
              </w:rPr>
            </w:pPr>
            <w:ins w:id="19597" w:author="Thomas Dietz" w:date="2012-08-08T16:18:00Z">
              <w:r>
                <w:t xml:space="preserve">              &lt;/xs:complexType&gt;</w:t>
              </w:r>
            </w:ins>
          </w:p>
          <w:p w14:paraId="36443BBD" w14:textId="77777777" w:rsidR="00D708FE" w:rsidRDefault="00D708FE" w:rsidP="00D708FE">
            <w:pPr>
              <w:pStyle w:val="XML1"/>
              <w:rPr>
                <w:ins w:id="19598" w:author="Thomas Dietz" w:date="2012-08-08T16:18:00Z"/>
              </w:rPr>
            </w:pPr>
            <w:ins w:id="19599" w:author="Thomas Dietz" w:date="2012-08-08T16:18:00Z">
              <w:r>
                <w:t xml:space="preserve">            &lt;/xs:element&gt;</w:t>
              </w:r>
            </w:ins>
          </w:p>
          <w:p w14:paraId="72B49068" w14:textId="77777777" w:rsidR="00D708FE" w:rsidRDefault="00D708FE" w:rsidP="00D708FE">
            <w:pPr>
              <w:pStyle w:val="XML1"/>
              <w:rPr>
                <w:ins w:id="19600" w:author="Thomas Dietz" w:date="2012-08-08T16:18:00Z"/>
              </w:rPr>
            </w:pPr>
            <w:ins w:id="19601" w:author="Thomas Dietz" w:date="2012-08-08T16:18:00Z">
              <w:r>
                <w:t xml:space="preserve">            &lt;xs:element name="advertised" minOccurs="0"&gt;</w:t>
              </w:r>
            </w:ins>
          </w:p>
          <w:p w14:paraId="1414E251" w14:textId="77777777" w:rsidR="00D708FE" w:rsidRDefault="00D708FE" w:rsidP="00D708FE">
            <w:pPr>
              <w:pStyle w:val="XML1"/>
              <w:rPr>
                <w:ins w:id="19602" w:author="Thomas Dietz" w:date="2012-08-08T16:18:00Z"/>
              </w:rPr>
            </w:pPr>
            <w:ins w:id="19603" w:author="Thomas Dietz" w:date="2012-08-08T16:18:00Z">
              <w:r>
                <w:t xml:space="preserve">              &lt;xs:annotation&gt;</w:t>
              </w:r>
            </w:ins>
          </w:p>
          <w:p w14:paraId="003AEC8F" w14:textId="77777777" w:rsidR="00D708FE" w:rsidRDefault="00D708FE" w:rsidP="00D708FE">
            <w:pPr>
              <w:pStyle w:val="XML1"/>
              <w:rPr>
                <w:ins w:id="19604" w:author="Thomas Dietz" w:date="2012-08-08T16:18:00Z"/>
              </w:rPr>
            </w:pPr>
            <w:ins w:id="19605" w:author="Thomas Dietz" w:date="2012-08-08T16:18:00Z">
              <w:r>
                <w:t xml:space="preserve">                &lt;xs:documentation&gt;</w:t>
              </w:r>
            </w:ins>
          </w:p>
          <w:p w14:paraId="6F91E717" w14:textId="77777777" w:rsidR="00D708FE" w:rsidRDefault="00D708FE" w:rsidP="00D708FE">
            <w:pPr>
              <w:pStyle w:val="XML1"/>
              <w:rPr>
                <w:ins w:id="19606" w:author="Thomas Dietz" w:date="2012-08-08T16:18:00Z"/>
              </w:rPr>
            </w:pPr>
            <w:ins w:id="19607" w:author="Thomas Dietz" w:date="2012-08-08T16:18:00Z">
              <w:r>
                <w:t xml:space="preserve">                  The features (rates, duplex, etc.) of the</w:t>
              </w:r>
            </w:ins>
          </w:p>
          <w:p w14:paraId="4B5B3F96" w14:textId="77777777" w:rsidR="00D708FE" w:rsidRDefault="00D708FE" w:rsidP="00D708FE">
            <w:pPr>
              <w:pStyle w:val="XML1"/>
              <w:rPr>
                <w:ins w:id="19608" w:author="Thomas Dietz" w:date="2012-08-08T16:18:00Z"/>
              </w:rPr>
            </w:pPr>
            <w:ins w:id="19609" w:author="Thomas Dietz" w:date="2012-08-08T16:18:00Z">
              <w:r>
                <w:t xml:space="preserve">                  port, that are advertised to the peer port.</w:t>
              </w:r>
            </w:ins>
          </w:p>
          <w:p w14:paraId="06A34AAB" w14:textId="77777777" w:rsidR="00D708FE" w:rsidRDefault="00D708FE" w:rsidP="00D708FE">
            <w:pPr>
              <w:pStyle w:val="XML1"/>
              <w:rPr>
                <w:ins w:id="19610" w:author="Thomas Dietz" w:date="2012-08-08T16:18:00Z"/>
              </w:rPr>
            </w:pPr>
          </w:p>
          <w:p w14:paraId="4174282F" w14:textId="77777777" w:rsidR="00D708FE" w:rsidRDefault="00D708FE" w:rsidP="00D708FE">
            <w:pPr>
              <w:pStyle w:val="XML1"/>
              <w:rPr>
                <w:ins w:id="19611" w:author="Thomas Dietz" w:date="2012-08-08T16:18:00Z"/>
              </w:rPr>
            </w:pPr>
            <w:ins w:id="19612" w:author="Thomas Dietz" w:date="2012-08-08T16:18:00Z">
              <w:r>
                <w:t xml:space="preserve">                  NETCONF &amp;lt;edit-config&amp;gt; operations MUST be implemented as </w:t>
              </w:r>
            </w:ins>
          </w:p>
          <w:p w14:paraId="20367768" w14:textId="77777777" w:rsidR="00D708FE" w:rsidRDefault="00D708FE" w:rsidP="00D708FE">
            <w:pPr>
              <w:pStyle w:val="XML1"/>
              <w:rPr>
                <w:ins w:id="19613" w:author="Thomas Dietz" w:date="2012-08-08T16:18:00Z"/>
              </w:rPr>
            </w:pPr>
            <w:ins w:id="19614" w:author="Thomas Dietz" w:date="2012-08-08T16:18:00Z">
              <w:r>
                <w:lastRenderedPageBreak/>
                <w:t xml:space="preserve">                  follows: </w:t>
              </w:r>
            </w:ins>
          </w:p>
          <w:p w14:paraId="648F8C92" w14:textId="77777777" w:rsidR="00D708FE" w:rsidRDefault="00D708FE" w:rsidP="00D708FE">
            <w:pPr>
              <w:pStyle w:val="XML1"/>
              <w:rPr>
                <w:ins w:id="19615" w:author="Thomas Dietz" w:date="2012-08-08T16:18:00Z"/>
              </w:rPr>
            </w:pPr>
          </w:p>
          <w:p w14:paraId="7210BB4A" w14:textId="77777777" w:rsidR="00D708FE" w:rsidRDefault="00D708FE" w:rsidP="00D708FE">
            <w:pPr>
              <w:pStyle w:val="XML1"/>
              <w:rPr>
                <w:ins w:id="19616" w:author="Thomas Dietz" w:date="2012-08-08T16:18:00Z"/>
              </w:rPr>
            </w:pPr>
            <w:ins w:id="19617" w:author="Thomas Dietz" w:date="2012-08-08T16:18:00Z">
              <w:r>
                <w:t xml:space="preserve">                  * The 'resource-id' element of OFResoureType MUST be</w:t>
              </w:r>
            </w:ins>
          </w:p>
          <w:p w14:paraId="06EE0890" w14:textId="77777777" w:rsidR="00D708FE" w:rsidRDefault="00D708FE" w:rsidP="00D708FE">
            <w:pPr>
              <w:pStyle w:val="XML1"/>
              <w:rPr>
                <w:ins w:id="19618" w:author="Thomas Dietz" w:date="2012-08-08T16:18:00Z"/>
              </w:rPr>
            </w:pPr>
            <w:ins w:id="19619" w:author="Thomas Dietz" w:date="2012-08-08T16:18:00Z">
              <w:r>
                <w:t xml:space="preserve">                  present in the path or in the filter at all</w:t>
              </w:r>
            </w:ins>
          </w:p>
          <w:p w14:paraId="74CB2765" w14:textId="77777777" w:rsidR="00D708FE" w:rsidRDefault="00D708FE" w:rsidP="00D708FE">
            <w:pPr>
              <w:pStyle w:val="XML1"/>
              <w:rPr>
                <w:ins w:id="19620" w:author="Thomas Dietz" w:date="2012-08-08T16:18:00Z"/>
              </w:rPr>
            </w:pPr>
            <w:ins w:id="19621" w:author="Thomas Dietz" w:date="2012-08-08T16:18:00Z">
              <w:r>
                <w:t xml:space="preserve">                  &amp;lt;edit-config&amp;gt; operations to identify the port.</w:t>
              </w:r>
            </w:ins>
          </w:p>
          <w:p w14:paraId="30B3388A" w14:textId="77777777" w:rsidR="00D708FE" w:rsidRDefault="00D708FE" w:rsidP="00D708FE">
            <w:pPr>
              <w:pStyle w:val="XML1"/>
              <w:rPr>
                <w:ins w:id="19622" w:author="Thomas Dietz" w:date="2012-08-08T16:18:00Z"/>
              </w:rPr>
            </w:pPr>
            <w:ins w:id="19623" w:author="Thomas Dietz" w:date="2012-08-08T16:18:00Z">
              <w:r>
                <w:t xml:space="preserve">                  * If the operation is 'merge' or 'replace', the element</w:t>
              </w:r>
            </w:ins>
          </w:p>
          <w:p w14:paraId="668CE0B8" w14:textId="77777777" w:rsidR="00D708FE" w:rsidRDefault="00D708FE" w:rsidP="00D708FE">
            <w:pPr>
              <w:pStyle w:val="XML1"/>
              <w:rPr>
                <w:ins w:id="19624" w:author="Thomas Dietz" w:date="2012-08-08T16:18:00Z"/>
              </w:rPr>
            </w:pPr>
            <w:ins w:id="19625" w:author="Thomas Dietz" w:date="2012-08-08T16:18:00Z">
              <w:r>
                <w:t xml:space="preserve">                  is created if it does not exist, and its value is set</w:t>
              </w:r>
            </w:ins>
          </w:p>
          <w:p w14:paraId="4595E3D6" w14:textId="77777777" w:rsidR="00D708FE" w:rsidRDefault="00D708FE" w:rsidP="00D708FE">
            <w:pPr>
              <w:pStyle w:val="XML1"/>
              <w:rPr>
                <w:ins w:id="19626" w:author="Thomas Dietz" w:date="2012-08-08T16:18:00Z"/>
              </w:rPr>
            </w:pPr>
            <w:ins w:id="19627" w:author="Thomas Dietz" w:date="2012-08-08T16:18:00Z">
              <w:r>
                <w:t xml:space="preserve">                  to the value found in the XML RPC data.</w:t>
              </w:r>
            </w:ins>
          </w:p>
          <w:p w14:paraId="22525F49" w14:textId="77777777" w:rsidR="00D708FE" w:rsidRDefault="00D708FE" w:rsidP="00D708FE">
            <w:pPr>
              <w:pStyle w:val="XML1"/>
              <w:rPr>
                <w:ins w:id="19628" w:author="Thomas Dietz" w:date="2012-08-08T16:18:00Z"/>
              </w:rPr>
            </w:pPr>
            <w:ins w:id="19629" w:author="Thomas Dietz" w:date="2012-08-08T16:18:00Z">
              <w:r>
                <w:t xml:space="preserve">                  * If the operation is 'create', the element is created if</w:t>
              </w:r>
            </w:ins>
          </w:p>
          <w:p w14:paraId="4D1E457E" w14:textId="77777777" w:rsidR="00D708FE" w:rsidRDefault="00D708FE" w:rsidP="00D708FE">
            <w:pPr>
              <w:pStyle w:val="XML1"/>
              <w:rPr>
                <w:ins w:id="19630" w:author="Thomas Dietz" w:date="2012-08-08T16:18:00Z"/>
              </w:rPr>
            </w:pPr>
            <w:ins w:id="19631" w:author="Thomas Dietz" w:date="2012-08-08T16:18:00Z">
              <w:r>
                <w:t xml:space="preserve">                  it does not exist. If the element already exists, a</w:t>
              </w:r>
            </w:ins>
          </w:p>
          <w:p w14:paraId="1D5CC1AD" w14:textId="77777777" w:rsidR="00D708FE" w:rsidRDefault="00D708FE" w:rsidP="00D708FE">
            <w:pPr>
              <w:pStyle w:val="XML1"/>
              <w:rPr>
                <w:ins w:id="19632" w:author="Thomas Dietz" w:date="2012-08-08T16:18:00Z"/>
              </w:rPr>
            </w:pPr>
            <w:ins w:id="19633"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19634" w:author="Thomas Dietz" w:date="2012-08-08T16:18:00Z"/>
              </w:rPr>
            </w:pPr>
            <w:ins w:id="19635" w:author="Thomas Dietz" w:date="2012-08-08T16:18:00Z">
              <w:r>
                <w:t xml:space="preserve">                  * If the operation is 'delete', the element is deleted if</w:t>
              </w:r>
            </w:ins>
          </w:p>
          <w:p w14:paraId="3CBBB91B" w14:textId="77777777" w:rsidR="00D708FE" w:rsidRDefault="00D708FE" w:rsidP="00D708FE">
            <w:pPr>
              <w:pStyle w:val="XML1"/>
              <w:rPr>
                <w:ins w:id="19636" w:author="Thomas Dietz" w:date="2012-08-08T16:18:00Z"/>
              </w:rPr>
            </w:pPr>
            <w:ins w:id="19637" w:author="Thomas Dietz" w:date="2012-08-08T16:18:00Z">
              <w:r>
                <w:t xml:space="preserve">                  it exists. If the element does not exist, a</w:t>
              </w:r>
            </w:ins>
          </w:p>
          <w:p w14:paraId="08B92511" w14:textId="77777777" w:rsidR="00D708FE" w:rsidRDefault="00D708FE" w:rsidP="00D708FE">
            <w:pPr>
              <w:pStyle w:val="XML1"/>
              <w:rPr>
                <w:ins w:id="19638" w:author="Thomas Dietz" w:date="2012-08-08T16:18:00Z"/>
              </w:rPr>
            </w:pPr>
            <w:ins w:id="19639"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19640" w:author="Thomas Dietz" w:date="2012-08-08T16:18:00Z"/>
              </w:rPr>
            </w:pPr>
            <w:ins w:id="19641" w:author="Thomas Dietz" w:date="2012-08-08T16:18:00Z">
              <w:r>
                <w:t xml:space="preserve">                &lt;/xs:documentation&gt;</w:t>
              </w:r>
            </w:ins>
          </w:p>
          <w:p w14:paraId="57EC8603" w14:textId="77777777" w:rsidR="00D708FE" w:rsidRDefault="00D708FE" w:rsidP="00D708FE">
            <w:pPr>
              <w:pStyle w:val="XML1"/>
              <w:rPr>
                <w:ins w:id="19642" w:author="Thomas Dietz" w:date="2012-08-08T16:18:00Z"/>
              </w:rPr>
            </w:pPr>
            <w:ins w:id="19643" w:author="Thomas Dietz" w:date="2012-08-08T16:18:00Z">
              <w:r>
                <w:t xml:space="preserve">              &lt;/xs:annotation&gt;</w:t>
              </w:r>
            </w:ins>
          </w:p>
          <w:p w14:paraId="27DDFD07" w14:textId="77777777" w:rsidR="00D708FE" w:rsidRDefault="00D708FE" w:rsidP="00D708FE">
            <w:pPr>
              <w:pStyle w:val="XML1"/>
              <w:rPr>
                <w:ins w:id="19644" w:author="Thomas Dietz" w:date="2012-08-08T16:18:00Z"/>
              </w:rPr>
            </w:pPr>
            <w:ins w:id="19645" w:author="Thomas Dietz" w:date="2012-08-08T16:18:00Z">
              <w:r>
                <w:t xml:space="preserve">              &lt;xs:complexType&gt;</w:t>
              </w:r>
            </w:ins>
          </w:p>
          <w:p w14:paraId="0A40CA84" w14:textId="77777777" w:rsidR="00D708FE" w:rsidRDefault="00D708FE" w:rsidP="00D708FE">
            <w:pPr>
              <w:pStyle w:val="XML1"/>
              <w:rPr>
                <w:ins w:id="19646" w:author="Thomas Dietz" w:date="2012-08-08T16:18:00Z"/>
              </w:rPr>
            </w:pPr>
            <w:ins w:id="19647" w:author="Thomas Dietz" w:date="2012-08-08T16:18:00Z">
              <w:r>
                <w:t xml:space="preserve">                &lt;xs:sequence&gt;</w:t>
              </w:r>
            </w:ins>
          </w:p>
          <w:p w14:paraId="72A5DCAD" w14:textId="77777777" w:rsidR="00D708FE" w:rsidRDefault="00D708FE" w:rsidP="00D708FE">
            <w:pPr>
              <w:pStyle w:val="XML1"/>
              <w:rPr>
                <w:ins w:id="19648" w:author="Thomas Dietz" w:date="2012-08-08T16:18:00Z"/>
              </w:rPr>
            </w:pPr>
            <w:ins w:id="19649" w:author="Thomas Dietz" w:date="2012-08-08T16:18:00Z">
              <w:r>
                <w:t xml:space="preserve">                  &lt;xs:group ref="OFPortOtherFeatureListType"/&gt;</w:t>
              </w:r>
            </w:ins>
          </w:p>
          <w:p w14:paraId="600FD7ED" w14:textId="77777777" w:rsidR="00D708FE" w:rsidRDefault="00D708FE" w:rsidP="00D708FE">
            <w:pPr>
              <w:pStyle w:val="XML1"/>
              <w:rPr>
                <w:ins w:id="19650" w:author="Thomas Dietz" w:date="2012-08-08T16:18:00Z"/>
              </w:rPr>
            </w:pPr>
            <w:ins w:id="19651" w:author="Thomas Dietz" w:date="2012-08-08T16:18:00Z">
              <w:r>
                <w:t xml:space="preserve">                &lt;/xs:sequence&gt;</w:t>
              </w:r>
            </w:ins>
          </w:p>
          <w:p w14:paraId="5ADB7B55" w14:textId="77777777" w:rsidR="00D708FE" w:rsidRDefault="00D708FE" w:rsidP="00D708FE">
            <w:pPr>
              <w:pStyle w:val="XML1"/>
              <w:rPr>
                <w:ins w:id="19652" w:author="Thomas Dietz" w:date="2012-08-08T16:18:00Z"/>
              </w:rPr>
            </w:pPr>
            <w:ins w:id="19653" w:author="Thomas Dietz" w:date="2012-08-08T16:18:00Z">
              <w:r>
                <w:t xml:space="preserve">              &lt;/xs:complexType&gt;</w:t>
              </w:r>
            </w:ins>
          </w:p>
          <w:p w14:paraId="31175CB9" w14:textId="77777777" w:rsidR="00D708FE" w:rsidRDefault="00D708FE" w:rsidP="00D708FE">
            <w:pPr>
              <w:pStyle w:val="XML1"/>
              <w:rPr>
                <w:ins w:id="19654" w:author="Thomas Dietz" w:date="2012-08-08T16:18:00Z"/>
              </w:rPr>
            </w:pPr>
            <w:ins w:id="19655" w:author="Thomas Dietz" w:date="2012-08-08T16:18:00Z">
              <w:r>
                <w:t xml:space="preserve">            &lt;/xs:element&gt;</w:t>
              </w:r>
            </w:ins>
          </w:p>
          <w:p w14:paraId="684CEDCF" w14:textId="77777777" w:rsidR="00D708FE" w:rsidRDefault="00D708FE" w:rsidP="00D708FE">
            <w:pPr>
              <w:pStyle w:val="XML1"/>
              <w:rPr>
                <w:ins w:id="19656" w:author="Thomas Dietz" w:date="2012-08-08T16:18:00Z"/>
              </w:rPr>
            </w:pPr>
            <w:ins w:id="19657" w:author="Thomas Dietz" w:date="2012-08-08T16:18:00Z">
              <w:r>
                <w:t xml:space="preserve">            &lt;xs:element name="supported" minOccurs="0"&gt;</w:t>
              </w:r>
            </w:ins>
          </w:p>
          <w:p w14:paraId="6A4C1EC6" w14:textId="77777777" w:rsidR="00D708FE" w:rsidRDefault="00D708FE" w:rsidP="00D708FE">
            <w:pPr>
              <w:pStyle w:val="XML1"/>
              <w:rPr>
                <w:ins w:id="19658" w:author="Thomas Dietz" w:date="2012-08-08T16:18:00Z"/>
              </w:rPr>
            </w:pPr>
            <w:ins w:id="19659" w:author="Thomas Dietz" w:date="2012-08-08T16:18:00Z">
              <w:r>
                <w:t xml:space="preserve">              &lt;xs:annotation&gt;</w:t>
              </w:r>
            </w:ins>
          </w:p>
          <w:p w14:paraId="05458672" w14:textId="77777777" w:rsidR="00D708FE" w:rsidRDefault="00D708FE" w:rsidP="00D708FE">
            <w:pPr>
              <w:pStyle w:val="XML1"/>
              <w:rPr>
                <w:ins w:id="19660" w:author="Thomas Dietz" w:date="2012-08-08T16:18:00Z"/>
              </w:rPr>
            </w:pPr>
            <w:ins w:id="19661" w:author="Thomas Dietz" w:date="2012-08-08T16:18:00Z">
              <w:r>
                <w:t xml:space="preserve">                &lt;xs:documentation&gt;</w:t>
              </w:r>
            </w:ins>
          </w:p>
          <w:p w14:paraId="57438832" w14:textId="77777777" w:rsidR="00D708FE" w:rsidRDefault="00D708FE" w:rsidP="00D708FE">
            <w:pPr>
              <w:pStyle w:val="XML1"/>
              <w:rPr>
                <w:ins w:id="19662" w:author="Thomas Dietz" w:date="2012-08-08T16:18:00Z"/>
              </w:rPr>
            </w:pPr>
            <w:ins w:id="19663" w:author="Thomas Dietz" w:date="2012-08-08T16:18:00Z">
              <w:r>
                <w:t xml:space="preserve">                  The features (rates, duplex, etc.) of the</w:t>
              </w:r>
            </w:ins>
          </w:p>
          <w:p w14:paraId="54CCDCA0" w14:textId="77777777" w:rsidR="00D708FE" w:rsidRDefault="00D708FE" w:rsidP="00D708FE">
            <w:pPr>
              <w:pStyle w:val="XML1"/>
              <w:rPr>
                <w:ins w:id="19664" w:author="Thomas Dietz" w:date="2012-08-08T16:18:00Z"/>
              </w:rPr>
            </w:pPr>
            <w:ins w:id="19665" w:author="Thomas Dietz" w:date="2012-08-08T16:18:00Z">
              <w:r>
                <w:t xml:space="preserve">                  port, that are supported on the port.</w:t>
              </w:r>
            </w:ins>
          </w:p>
          <w:p w14:paraId="5238C6A2" w14:textId="77777777" w:rsidR="00D708FE" w:rsidRDefault="00D708FE" w:rsidP="00D708FE">
            <w:pPr>
              <w:pStyle w:val="XML1"/>
              <w:rPr>
                <w:ins w:id="19666" w:author="Thomas Dietz" w:date="2012-08-08T16:18:00Z"/>
              </w:rPr>
            </w:pPr>
          </w:p>
          <w:p w14:paraId="67290CE4" w14:textId="77777777" w:rsidR="00D708FE" w:rsidRDefault="00D708FE" w:rsidP="00D708FE">
            <w:pPr>
              <w:pStyle w:val="XML1"/>
              <w:rPr>
                <w:ins w:id="19667" w:author="Thomas Dietz" w:date="2012-08-08T16:18:00Z"/>
              </w:rPr>
            </w:pPr>
            <w:ins w:id="19668" w:author="Thomas Dietz" w:date="2012-08-08T16:18:00Z">
              <w:r>
                <w:t xml:space="preserve">                  Children of this element are not configurable and can</w:t>
              </w:r>
            </w:ins>
          </w:p>
          <w:p w14:paraId="2CE07114" w14:textId="77777777" w:rsidR="00D708FE" w:rsidRDefault="00D708FE" w:rsidP="00D708FE">
            <w:pPr>
              <w:pStyle w:val="XML1"/>
              <w:rPr>
                <w:ins w:id="19669" w:author="Thomas Dietz" w:date="2012-08-08T16:18:00Z"/>
              </w:rPr>
            </w:pPr>
            <w:ins w:id="19670" w:author="Thomas Dietz" w:date="2012-08-08T16:18:00Z">
              <w:r>
                <w:t xml:space="preserve">                  only be retrieved by NETCONF &amp;lt;get&amp;gt; operations. Attemps to</w:t>
              </w:r>
            </w:ins>
          </w:p>
          <w:p w14:paraId="395ED579" w14:textId="77777777" w:rsidR="00D708FE" w:rsidRDefault="00D708FE" w:rsidP="00D708FE">
            <w:pPr>
              <w:pStyle w:val="XML1"/>
              <w:rPr>
                <w:ins w:id="19671" w:author="Thomas Dietz" w:date="2012-08-08T16:18:00Z"/>
              </w:rPr>
            </w:pPr>
            <w:ins w:id="19672" w:author="Thomas Dietz" w:date="2012-08-08T16:18:00Z">
              <w:r>
                <w:t xml:space="preserve">                  modify this element and its children with a NETCONF</w:t>
              </w:r>
            </w:ins>
          </w:p>
          <w:p w14:paraId="06304832" w14:textId="77777777" w:rsidR="00D708FE" w:rsidRDefault="00D708FE" w:rsidP="00D708FE">
            <w:pPr>
              <w:pStyle w:val="XML1"/>
              <w:rPr>
                <w:ins w:id="19673" w:author="Thomas Dietz" w:date="2012-08-08T16:18:00Z"/>
              </w:rPr>
            </w:pPr>
            <w:ins w:id="19674" w:author="Thomas Dietz" w:date="2012-08-08T16:18:00Z">
              <w:r>
                <w:t xml:space="preserve">                  &amp;lt;edit-config&amp;gt; operation MUST result in an</w:t>
              </w:r>
            </w:ins>
          </w:p>
          <w:p w14:paraId="054E535A" w14:textId="77777777" w:rsidR="00D708FE" w:rsidRDefault="00D708FE" w:rsidP="00D708FE">
            <w:pPr>
              <w:pStyle w:val="XML1"/>
              <w:rPr>
                <w:ins w:id="19675" w:author="Thomas Dietz" w:date="2012-08-08T16:18:00Z"/>
              </w:rPr>
            </w:pPr>
            <w:ins w:id="19676" w:author="Thomas Dietz" w:date="2012-08-08T16:18:00Z">
              <w:r>
                <w:t xml:space="preserve">                  'operation-not-supported' error with type</w:t>
              </w:r>
            </w:ins>
          </w:p>
          <w:p w14:paraId="28E0451D" w14:textId="77777777" w:rsidR="00D708FE" w:rsidRDefault="00D708FE" w:rsidP="00D708FE">
            <w:pPr>
              <w:pStyle w:val="XML1"/>
              <w:rPr>
                <w:ins w:id="19677" w:author="Thomas Dietz" w:date="2012-08-08T16:18:00Z"/>
              </w:rPr>
            </w:pPr>
            <w:ins w:id="19678" w:author="Thomas Dietz" w:date="2012-08-08T16:18:00Z">
              <w:r>
                <w:t xml:space="preserve">                  'application'.</w:t>
              </w:r>
            </w:ins>
          </w:p>
          <w:p w14:paraId="3EC843D3" w14:textId="77777777" w:rsidR="00D708FE" w:rsidRDefault="00D708FE" w:rsidP="00D708FE">
            <w:pPr>
              <w:pStyle w:val="XML1"/>
              <w:rPr>
                <w:ins w:id="19679" w:author="Thomas Dietz" w:date="2012-08-08T16:18:00Z"/>
              </w:rPr>
            </w:pPr>
            <w:ins w:id="19680" w:author="Thomas Dietz" w:date="2012-08-08T16:18:00Z">
              <w:r>
                <w:t xml:space="preserve">                &lt;/xs:documentation&gt;</w:t>
              </w:r>
            </w:ins>
          </w:p>
          <w:p w14:paraId="23DECAC6" w14:textId="77777777" w:rsidR="00D708FE" w:rsidRDefault="00D708FE" w:rsidP="00D708FE">
            <w:pPr>
              <w:pStyle w:val="XML1"/>
              <w:rPr>
                <w:ins w:id="19681" w:author="Thomas Dietz" w:date="2012-08-08T16:18:00Z"/>
              </w:rPr>
            </w:pPr>
            <w:ins w:id="19682" w:author="Thomas Dietz" w:date="2012-08-08T16:18:00Z">
              <w:r>
                <w:t xml:space="preserve">              &lt;/xs:annotation&gt;</w:t>
              </w:r>
            </w:ins>
          </w:p>
          <w:p w14:paraId="3515CE98" w14:textId="77777777" w:rsidR="00D708FE" w:rsidRDefault="00D708FE" w:rsidP="00D708FE">
            <w:pPr>
              <w:pStyle w:val="XML1"/>
              <w:rPr>
                <w:ins w:id="19683" w:author="Thomas Dietz" w:date="2012-08-08T16:18:00Z"/>
              </w:rPr>
            </w:pPr>
            <w:ins w:id="19684" w:author="Thomas Dietz" w:date="2012-08-08T16:18:00Z">
              <w:r>
                <w:t xml:space="preserve">              &lt;xs:complexType&gt;</w:t>
              </w:r>
            </w:ins>
          </w:p>
          <w:p w14:paraId="20A36DB2" w14:textId="77777777" w:rsidR="00D708FE" w:rsidRDefault="00D708FE" w:rsidP="00D708FE">
            <w:pPr>
              <w:pStyle w:val="XML1"/>
              <w:rPr>
                <w:ins w:id="19685" w:author="Thomas Dietz" w:date="2012-08-08T16:18:00Z"/>
              </w:rPr>
            </w:pPr>
            <w:ins w:id="19686" w:author="Thomas Dietz" w:date="2012-08-08T16:18:00Z">
              <w:r>
                <w:t xml:space="preserve">                &lt;xs:sequence&gt;</w:t>
              </w:r>
            </w:ins>
          </w:p>
          <w:p w14:paraId="38B3FC4A" w14:textId="77777777" w:rsidR="00D708FE" w:rsidRDefault="00D708FE" w:rsidP="00D708FE">
            <w:pPr>
              <w:pStyle w:val="XML1"/>
              <w:rPr>
                <w:ins w:id="19687" w:author="Thomas Dietz" w:date="2012-08-08T16:18:00Z"/>
              </w:rPr>
            </w:pPr>
            <w:ins w:id="19688" w:author="Thomas Dietz" w:date="2012-08-08T16:18:00Z">
              <w:r>
                <w:t xml:space="preserve">                  &lt;xs:group ref="OFPortOtherFeatureListType"/&gt;</w:t>
              </w:r>
            </w:ins>
          </w:p>
          <w:p w14:paraId="6BE26651" w14:textId="77777777" w:rsidR="00D708FE" w:rsidRDefault="00D708FE" w:rsidP="00D708FE">
            <w:pPr>
              <w:pStyle w:val="XML1"/>
              <w:rPr>
                <w:ins w:id="19689" w:author="Thomas Dietz" w:date="2012-08-08T16:18:00Z"/>
              </w:rPr>
            </w:pPr>
            <w:ins w:id="19690" w:author="Thomas Dietz" w:date="2012-08-08T16:18:00Z">
              <w:r>
                <w:t xml:space="preserve">                &lt;/xs:sequence&gt;</w:t>
              </w:r>
            </w:ins>
          </w:p>
          <w:p w14:paraId="677C1D8C" w14:textId="77777777" w:rsidR="00D708FE" w:rsidRDefault="00D708FE" w:rsidP="00D708FE">
            <w:pPr>
              <w:pStyle w:val="XML1"/>
              <w:rPr>
                <w:ins w:id="19691" w:author="Thomas Dietz" w:date="2012-08-08T16:18:00Z"/>
              </w:rPr>
            </w:pPr>
            <w:ins w:id="19692" w:author="Thomas Dietz" w:date="2012-08-08T16:18:00Z">
              <w:r>
                <w:t xml:space="preserve">              &lt;/xs:complexType&gt;</w:t>
              </w:r>
            </w:ins>
          </w:p>
          <w:p w14:paraId="1F8661E6" w14:textId="77777777" w:rsidR="00D708FE" w:rsidRDefault="00D708FE" w:rsidP="00D708FE">
            <w:pPr>
              <w:pStyle w:val="XML1"/>
              <w:rPr>
                <w:ins w:id="19693" w:author="Thomas Dietz" w:date="2012-08-08T16:18:00Z"/>
              </w:rPr>
            </w:pPr>
            <w:ins w:id="19694" w:author="Thomas Dietz" w:date="2012-08-08T16:18:00Z">
              <w:r>
                <w:t xml:space="preserve">            &lt;/xs:element&gt;</w:t>
              </w:r>
            </w:ins>
          </w:p>
          <w:p w14:paraId="01666676" w14:textId="77777777" w:rsidR="00D708FE" w:rsidRDefault="00D708FE" w:rsidP="00D708FE">
            <w:pPr>
              <w:pStyle w:val="XML1"/>
              <w:rPr>
                <w:ins w:id="19695" w:author="Thomas Dietz" w:date="2012-08-08T16:18:00Z"/>
              </w:rPr>
            </w:pPr>
            <w:ins w:id="19696" w:author="Thomas Dietz" w:date="2012-08-08T16:18:00Z">
              <w:r>
                <w:t xml:space="preserve">            &lt;xs:element name="advertised-peer" minOccurs="0"&gt;</w:t>
              </w:r>
            </w:ins>
          </w:p>
          <w:p w14:paraId="50756F4B" w14:textId="77777777" w:rsidR="00D708FE" w:rsidRDefault="00D708FE" w:rsidP="00D708FE">
            <w:pPr>
              <w:pStyle w:val="XML1"/>
              <w:rPr>
                <w:ins w:id="19697" w:author="Thomas Dietz" w:date="2012-08-08T16:18:00Z"/>
              </w:rPr>
            </w:pPr>
            <w:ins w:id="19698" w:author="Thomas Dietz" w:date="2012-08-08T16:18:00Z">
              <w:r>
                <w:t xml:space="preserve">              &lt;xs:annotation&gt;</w:t>
              </w:r>
            </w:ins>
          </w:p>
          <w:p w14:paraId="443B7374" w14:textId="77777777" w:rsidR="00D708FE" w:rsidRDefault="00D708FE" w:rsidP="00D708FE">
            <w:pPr>
              <w:pStyle w:val="XML1"/>
              <w:rPr>
                <w:ins w:id="19699" w:author="Thomas Dietz" w:date="2012-08-08T16:18:00Z"/>
              </w:rPr>
            </w:pPr>
            <w:ins w:id="19700" w:author="Thomas Dietz" w:date="2012-08-08T16:18:00Z">
              <w:r>
                <w:t xml:space="preserve">                &lt;xs:documentation&gt;</w:t>
              </w:r>
            </w:ins>
          </w:p>
          <w:p w14:paraId="37C8FAF7" w14:textId="77777777" w:rsidR="00D708FE" w:rsidRDefault="00D708FE" w:rsidP="00D708FE">
            <w:pPr>
              <w:pStyle w:val="XML1"/>
              <w:rPr>
                <w:ins w:id="19701" w:author="Thomas Dietz" w:date="2012-08-08T16:18:00Z"/>
              </w:rPr>
            </w:pPr>
            <w:ins w:id="19702" w:author="Thomas Dietz" w:date="2012-08-08T16:18:00Z">
              <w:r>
                <w:t xml:space="preserve">                  The features (rates, duplex, etc.) that are</w:t>
              </w:r>
            </w:ins>
          </w:p>
          <w:p w14:paraId="345096B2" w14:textId="77777777" w:rsidR="00D708FE" w:rsidRDefault="00D708FE" w:rsidP="00D708FE">
            <w:pPr>
              <w:pStyle w:val="XML1"/>
              <w:rPr>
                <w:ins w:id="19703" w:author="Thomas Dietz" w:date="2012-08-08T16:18:00Z"/>
              </w:rPr>
            </w:pPr>
            <w:ins w:id="19704" w:author="Thomas Dietz" w:date="2012-08-08T16:18:00Z">
              <w:r>
                <w:t xml:space="preserve">                  currently advertised by the peer port.</w:t>
              </w:r>
            </w:ins>
          </w:p>
          <w:p w14:paraId="12B1F0A6" w14:textId="77777777" w:rsidR="00D708FE" w:rsidRDefault="00D708FE" w:rsidP="00D708FE">
            <w:pPr>
              <w:pStyle w:val="XML1"/>
              <w:rPr>
                <w:ins w:id="19705" w:author="Thomas Dietz" w:date="2012-08-08T16:18:00Z"/>
              </w:rPr>
            </w:pPr>
          </w:p>
          <w:p w14:paraId="4F69DCCE" w14:textId="77777777" w:rsidR="00D708FE" w:rsidRDefault="00D708FE" w:rsidP="00D708FE">
            <w:pPr>
              <w:pStyle w:val="XML1"/>
              <w:rPr>
                <w:ins w:id="19706" w:author="Thomas Dietz" w:date="2012-08-08T16:18:00Z"/>
              </w:rPr>
            </w:pPr>
            <w:ins w:id="19707" w:author="Thomas Dietz" w:date="2012-08-08T16:18:00Z">
              <w:r>
                <w:t xml:space="preserve">                  Children of this element are not configurable and can</w:t>
              </w:r>
            </w:ins>
          </w:p>
          <w:p w14:paraId="2B48B623" w14:textId="77777777" w:rsidR="00D708FE" w:rsidRDefault="00D708FE" w:rsidP="00D708FE">
            <w:pPr>
              <w:pStyle w:val="XML1"/>
              <w:rPr>
                <w:ins w:id="19708" w:author="Thomas Dietz" w:date="2012-08-08T16:18:00Z"/>
              </w:rPr>
            </w:pPr>
            <w:ins w:id="19709" w:author="Thomas Dietz" w:date="2012-08-08T16:18:00Z">
              <w:r>
                <w:t xml:space="preserve">                  only be retrieved by NETCONF &amp;lt;get&amp;gt; operations. Attemps to</w:t>
              </w:r>
            </w:ins>
          </w:p>
          <w:p w14:paraId="1F801464" w14:textId="77777777" w:rsidR="00D708FE" w:rsidRDefault="00D708FE" w:rsidP="00D708FE">
            <w:pPr>
              <w:pStyle w:val="XML1"/>
              <w:rPr>
                <w:ins w:id="19710" w:author="Thomas Dietz" w:date="2012-08-08T16:18:00Z"/>
              </w:rPr>
            </w:pPr>
            <w:ins w:id="19711" w:author="Thomas Dietz" w:date="2012-08-08T16:18:00Z">
              <w:r>
                <w:t xml:space="preserve">                  modify this element and its children with a NETCONF</w:t>
              </w:r>
            </w:ins>
          </w:p>
          <w:p w14:paraId="0F9AF23C" w14:textId="77777777" w:rsidR="00D708FE" w:rsidRDefault="00D708FE" w:rsidP="00D708FE">
            <w:pPr>
              <w:pStyle w:val="XML1"/>
              <w:rPr>
                <w:ins w:id="19712" w:author="Thomas Dietz" w:date="2012-08-08T16:18:00Z"/>
              </w:rPr>
            </w:pPr>
            <w:ins w:id="19713" w:author="Thomas Dietz" w:date="2012-08-08T16:18:00Z">
              <w:r>
                <w:t xml:space="preserve">                  &amp;lt;edit-config&amp;gt; operation MUST result in an</w:t>
              </w:r>
            </w:ins>
          </w:p>
          <w:p w14:paraId="464B9A39" w14:textId="77777777" w:rsidR="00D708FE" w:rsidRDefault="00D708FE" w:rsidP="00D708FE">
            <w:pPr>
              <w:pStyle w:val="XML1"/>
              <w:rPr>
                <w:ins w:id="19714" w:author="Thomas Dietz" w:date="2012-08-08T16:18:00Z"/>
              </w:rPr>
            </w:pPr>
            <w:ins w:id="19715" w:author="Thomas Dietz" w:date="2012-08-08T16:18:00Z">
              <w:r>
                <w:t xml:space="preserve">                  'operation-not-supported' error with type</w:t>
              </w:r>
            </w:ins>
          </w:p>
          <w:p w14:paraId="5D685FE9" w14:textId="77777777" w:rsidR="00D708FE" w:rsidRDefault="00D708FE" w:rsidP="00D708FE">
            <w:pPr>
              <w:pStyle w:val="XML1"/>
              <w:rPr>
                <w:ins w:id="19716" w:author="Thomas Dietz" w:date="2012-08-08T16:18:00Z"/>
              </w:rPr>
            </w:pPr>
            <w:ins w:id="19717" w:author="Thomas Dietz" w:date="2012-08-08T16:18:00Z">
              <w:r>
                <w:t xml:space="preserve">                  'application'.</w:t>
              </w:r>
            </w:ins>
          </w:p>
          <w:p w14:paraId="08345A5F" w14:textId="77777777" w:rsidR="00D708FE" w:rsidRDefault="00D708FE" w:rsidP="00D708FE">
            <w:pPr>
              <w:pStyle w:val="XML1"/>
              <w:rPr>
                <w:ins w:id="19718" w:author="Thomas Dietz" w:date="2012-08-08T16:18:00Z"/>
              </w:rPr>
            </w:pPr>
            <w:ins w:id="19719" w:author="Thomas Dietz" w:date="2012-08-08T16:18:00Z">
              <w:r>
                <w:lastRenderedPageBreak/>
                <w:t xml:space="preserve">                &lt;/xs:documentation&gt;</w:t>
              </w:r>
            </w:ins>
          </w:p>
          <w:p w14:paraId="5B7B9121" w14:textId="77777777" w:rsidR="00D708FE" w:rsidRDefault="00D708FE" w:rsidP="00D708FE">
            <w:pPr>
              <w:pStyle w:val="XML1"/>
              <w:rPr>
                <w:ins w:id="19720" w:author="Thomas Dietz" w:date="2012-08-08T16:18:00Z"/>
              </w:rPr>
            </w:pPr>
            <w:ins w:id="19721" w:author="Thomas Dietz" w:date="2012-08-08T16:18:00Z">
              <w:r>
                <w:t xml:space="preserve">              &lt;/xs:annotation&gt;</w:t>
              </w:r>
            </w:ins>
          </w:p>
          <w:p w14:paraId="2E7B75AF" w14:textId="77777777" w:rsidR="00D708FE" w:rsidRDefault="00D708FE" w:rsidP="00D708FE">
            <w:pPr>
              <w:pStyle w:val="XML1"/>
              <w:rPr>
                <w:ins w:id="19722" w:author="Thomas Dietz" w:date="2012-08-08T16:18:00Z"/>
              </w:rPr>
            </w:pPr>
            <w:ins w:id="19723" w:author="Thomas Dietz" w:date="2012-08-08T16:18:00Z">
              <w:r>
                <w:t xml:space="preserve">              &lt;xs:complexType&gt;</w:t>
              </w:r>
            </w:ins>
          </w:p>
          <w:p w14:paraId="515E741E" w14:textId="77777777" w:rsidR="00D708FE" w:rsidRDefault="00D708FE" w:rsidP="00D708FE">
            <w:pPr>
              <w:pStyle w:val="XML1"/>
              <w:rPr>
                <w:ins w:id="19724" w:author="Thomas Dietz" w:date="2012-08-08T16:18:00Z"/>
              </w:rPr>
            </w:pPr>
            <w:ins w:id="19725" w:author="Thomas Dietz" w:date="2012-08-08T16:18:00Z">
              <w:r>
                <w:t xml:space="preserve">                &lt;xs:sequence&gt;</w:t>
              </w:r>
            </w:ins>
          </w:p>
          <w:p w14:paraId="2F998FEC" w14:textId="77777777" w:rsidR="00D708FE" w:rsidRDefault="00D708FE" w:rsidP="00D708FE">
            <w:pPr>
              <w:pStyle w:val="XML1"/>
              <w:rPr>
                <w:ins w:id="19726" w:author="Thomas Dietz" w:date="2012-08-08T16:18:00Z"/>
              </w:rPr>
            </w:pPr>
            <w:ins w:id="19727" w:author="Thomas Dietz" w:date="2012-08-08T16:18:00Z">
              <w:r>
                <w:t xml:space="preserve">                  &lt;xs:group ref="OFPortOtherFeatureListType"/&gt;</w:t>
              </w:r>
            </w:ins>
          </w:p>
          <w:p w14:paraId="31330F3A" w14:textId="77777777" w:rsidR="00D708FE" w:rsidRDefault="00D708FE" w:rsidP="00D708FE">
            <w:pPr>
              <w:pStyle w:val="XML1"/>
              <w:rPr>
                <w:ins w:id="19728" w:author="Thomas Dietz" w:date="2012-08-08T16:18:00Z"/>
              </w:rPr>
            </w:pPr>
            <w:ins w:id="19729" w:author="Thomas Dietz" w:date="2012-08-08T16:18:00Z">
              <w:r>
                <w:t xml:space="preserve">                &lt;/xs:sequence&gt;</w:t>
              </w:r>
            </w:ins>
          </w:p>
          <w:p w14:paraId="0EDBEA48" w14:textId="77777777" w:rsidR="00D708FE" w:rsidRDefault="00D708FE" w:rsidP="00D708FE">
            <w:pPr>
              <w:pStyle w:val="XML1"/>
              <w:rPr>
                <w:ins w:id="19730" w:author="Thomas Dietz" w:date="2012-08-08T16:18:00Z"/>
              </w:rPr>
            </w:pPr>
            <w:ins w:id="19731" w:author="Thomas Dietz" w:date="2012-08-08T16:18:00Z">
              <w:r>
                <w:t xml:space="preserve">              &lt;/xs:complexType&gt;</w:t>
              </w:r>
            </w:ins>
          </w:p>
          <w:p w14:paraId="25B78734" w14:textId="77777777" w:rsidR="00D708FE" w:rsidRDefault="00D708FE" w:rsidP="00D708FE">
            <w:pPr>
              <w:pStyle w:val="XML1"/>
              <w:rPr>
                <w:ins w:id="19732" w:author="Thomas Dietz" w:date="2012-08-08T16:18:00Z"/>
              </w:rPr>
            </w:pPr>
            <w:ins w:id="19733" w:author="Thomas Dietz" w:date="2012-08-08T16:18:00Z">
              <w:r>
                <w:t xml:space="preserve">            &lt;/xs:element&gt;</w:t>
              </w:r>
            </w:ins>
          </w:p>
          <w:p w14:paraId="0CCA8E77" w14:textId="77777777" w:rsidR="00D708FE" w:rsidRDefault="00D708FE" w:rsidP="00D708FE">
            <w:pPr>
              <w:pStyle w:val="XML1"/>
              <w:rPr>
                <w:ins w:id="19734" w:author="Thomas Dietz" w:date="2012-08-08T16:18:00Z"/>
              </w:rPr>
            </w:pPr>
            <w:ins w:id="19735" w:author="Thomas Dietz" w:date="2012-08-08T16:18:00Z">
              <w:r>
                <w:t xml:space="preserve">          &lt;/xs:sequence&gt;</w:t>
              </w:r>
            </w:ins>
          </w:p>
          <w:p w14:paraId="51C82406" w14:textId="77777777" w:rsidR="00D708FE" w:rsidRDefault="00D708FE" w:rsidP="00D708FE">
            <w:pPr>
              <w:pStyle w:val="XML1"/>
              <w:rPr>
                <w:ins w:id="19736" w:author="Thomas Dietz" w:date="2012-08-08T16:18:00Z"/>
              </w:rPr>
            </w:pPr>
            <w:ins w:id="19737" w:author="Thomas Dietz" w:date="2012-08-08T16:18:00Z">
              <w:r>
                <w:t xml:space="preserve">        &lt;/xs:complexType&gt;</w:t>
              </w:r>
            </w:ins>
          </w:p>
          <w:p w14:paraId="061AEE3F" w14:textId="77777777" w:rsidR="00D708FE" w:rsidRDefault="00D708FE" w:rsidP="00D708FE">
            <w:pPr>
              <w:pStyle w:val="XML1"/>
              <w:rPr>
                <w:ins w:id="19738" w:author="Thomas Dietz" w:date="2012-08-08T16:18:00Z"/>
              </w:rPr>
            </w:pPr>
            <w:ins w:id="19739" w:author="Thomas Dietz" w:date="2012-08-08T16:18:00Z">
              <w:r>
                <w:t xml:space="preserve">      &lt;/xs:element&gt;</w:t>
              </w:r>
            </w:ins>
          </w:p>
          <w:p w14:paraId="5232A839" w14:textId="77777777" w:rsidR="00D708FE" w:rsidRDefault="00D708FE" w:rsidP="00D708FE">
            <w:pPr>
              <w:pStyle w:val="XML1"/>
              <w:rPr>
                <w:ins w:id="19740" w:author="Thomas Dietz" w:date="2012-08-08T16:18:00Z"/>
              </w:rPr>
            </w:pPr>
            <w:ins w:id="19741" w:author="Thomas Dietz" w:date="2012-08-08T16:18:00Z">
              <w:r>
                <w:t xml:space="preserve">      &lt;xs:choice&gt;</w:t>
              </w:r>
            </w:ins>
          </w:p>
          <w:p w14:paraId="7C6C7B87" w14:textId="77777777" w:rsidR="00D708FE" w:rsidRDefault="00D708FE" w:rsidP="00D708FE">
            <w:pPr>
              <w:pStyle w:val="XML1"/>
              <w:rPr>
                <w:ins w:id="19742" w:author="Thomas Dietz" w:date="2012-08-08T16:18:00Z"/>
              </w:rPr>
            </w:pPr>
            <w:ins w:id="19743" w:author="Thomas Dietz" w:date="2012-08-08T16:18:00Z">
              <w:r>
                <w:t xml:space="preserve">        &lt;xs:annotation&gt;</w:t>
              </w:r>
            </w:ins>
          </w:p>
          <w:p w14:paraId="68CBEEAA" w14:textId="77777777" w:rsidR="00D708FE" w:rsidRDefault="00D708FE" w:rsidP="00D708FE">
            <w:pPr>
              <w:pStyle w:val="XML1"/>
              <w:rPr>
                <w:ins w:id="19744" w:author="Thomas Dietz" w:date="2012-08-08T16:18:00Z"/>
              </w:rPr>
            </w:pPr>
            <w:ins w:id="19745" w:author="Thomas Dietz" w:date="2012-08-08T16:18:00Z">
              <w:r>
                <w:t xml:space="preserve">          &lt;xs:documentation&gt;</w:t>
              </w:r>
            </w:ins>
          </w:p>
          <w:p w14:paraId="728FDCED" w14:textId="77777777" w:rsidR="00D708FE" w:rsidRDefault="00D708FE" w:rsidP="00D708FE">
            <w:pPr>
              <w:pStyle w:val="XML1"/>
              <w:rPr>
                <w:ins w:id="19746" w:author="Thomas Dietz" w:date="2012-08-08T16:18:00Z"/>
              </w:rPr>
            </w:pPr>
            <w:ins w:id="19747" w:author="Thomas Dietz" w:date="2012-08-08T16:18:00Z">
              <w:r>
                <w:t xml:space="preserve">            Tunnels are modeled as logical ports.</w:t>
              </w:r>
            </w:ins>
          </w:p>
          <w:p w14:paraId="141B62E4" w14:textId="77777777" w:rsidR="00D708FE" w:rsidRDefault="00D708FE" w:rsidP="00D708FE">
            <w:pPr>
              <w:pStyle w:val="XML1"/>
              <w:rPr>
                <w:ins w:id="19748" w:author="Thomas Dietz" w:date="2012-08-08T16:18:00Z"/>
              </w:rPr>
            </w:pPr>
          </w:p>
          <w:p w14:paraId="79AD82CA" w14:textId="77777777" w:rsidR="00D708FE" w:rsidRDefault="00D708FE" w:rsidP="00D708FE">
            <w:pPr>
              <w:pStyle w:val="XML1"/>
              <w:rPr>
                <w:ins w:id="19749" w:author="Thomas Dietz" w:date="2012-08-08T16:18:00Z"/>
              </w:rPr>
            </w:pPr>
            <w:ins w:id="19750" w:author="Thomas Dietz" w:date="2012-08-08T16:18:00Z">
              <w:r>
                <w:t xml:space="preserve">            Elements in this choice are not configurable and can only</w:t>
              </w:r>
            </w:ins>
          </w:p>
          <w:p w14:paraId="107F87E8" w14:textId="77777777" w:rsidR="00D708FE" w:rsidRDefault="00D708FE" w:rsidP="00D708FE">
            <w:pPr>
              <w:pStyle w:val="XML1"/>
              <w:rPr>
                <w:ins w:id="19751" w:author="Thomas Dietz" w:date="2012-08-08T16:18:00Z"/>
              </w:rPr>
            </w:pPr>
            <w:ins w:id="19752" w:author="Thomas Dietz" w:date="2012-08-08T16:18:00Z">
              <w:r>
                <w:t xml:space="preserve">            be retrieved by NETCONF &amp;lt;get&amp;gt; operations. Attemps to modify</w:t>
              </w:r>
            </w:ins>
          </w:p>
          <w:p w14:paraId="078D80D0" w14:textId="77777777" w:rsidR="00D708FE" w:rsidRDefault="00D708FE" w:rsidP="00D708FE">
            <w:pPr>
              <w:pStyle w:val="XML1"/>
              <w:rPr>
                <w:ins w:id="19753" w:author="Thomas Dietz" w:date="2012-08-08T16:18:00Z"/>
              </w:rPr>
            </w:pPr>
            <w:ins w:id="19754" w:author="Thomas Dietz" w:date="2012-08-08T16:18:00Z">
              <w:r>
                <w:t xml:space="preserve">            this element and its children with a NETCONF &amp;lt;edit-config&amp;gt;</w:t>
              </w:r>
            </w:ins>
          </w:p>
          <w:p w14:paraId="5A936182" w14:textId="77777777" w:rsidR="00D708FE" w:rsidRDefault="00D708FE" w:rsidP="00D708FE">
            <w:pPr>
              <w:pStyle w:val="XML1"/>
              <w:rPr>
                <w:ins w:id="19755" w:author="Thomas Dietz" w:date="2012-08-08T16:18:00Z"/>
              </w:rPr>
            </w:pPr>
            <w:ins w:id="19756" w:author="Thomas Dietz" w:date="2012-08-08T16:18:00Z">
              <w:r>
                <w:t xml:space="preserve">            operation MUST result in an 'operation-not-supported' error</w:t>
              </w:r>
            </w:ins>
          </w:p>
          <w:p w14:paraId="6310B009" w14:textId="77777777" w:rsidR="00D708FE" w:rsidRDefault="00D708FE" w:rsidP="00D708FE">
            <w:pPr>
              <w:pStyle w:val="XML1"/>
              <w:rPr>
                <w:ins w:id="19757" w:author="Thomas Dietz" w:date="2012-08-08T16:18:00Z"/>
              </w:rPr>
            </w:pPr>
            <w:ins w:id="19758" w:author="Thomas Dietz" w:date="2012-08-08T16:18:00Z">
              <w:r>
                <w:t xml:space="preserve">            with type 'application'.</w:t>
              </w:r>
            </w:ins>
          </w:p>
          <w:p w14:paraId="123E341F" w14:textId="77777777" w:rsidR="00D708FE" w:rsidRDefault="00D708FE" w:rsidP="00D708FE">
            <w:pPr>
              <w:pStyle w:val="XML1"/>
              <w:rPr>
                <w:ins w:id="19759" w:author="Thomas Dietz" w:date="2012-08-08T16:18:00Z"/>
              </w:rPr>
            </w:pPr>
          </w:p>
          <w:p w14:paraId="77623D7C" w14:textId="77777777" w:rsidR="00D708FE" w:rsidRDefault="00D708FE" w:rsidP="00D708FE">
            <w:pPr>
              <w:pStyle w:val="XML1"/>
              <w:rPr>
                <w:ins w:id="19760" w:author="Thomas Dietz" w:date="2012-08-08T16:18:00Z"/>
              </w:rPr>
            </w:pPr>
            <w:ins w:id="19761" w:author="Thomas Dietz" w:date="2012-08-08T16:18:00Z">
              <w:r>
                <w:t xml:space="preserve">            Only elements from one choice must exist at a time.</w:t>
              </w:r>
            </w:ins>
          </w:p>
          <w:p w14:paraId="0EDDAF0B" w14:textId="77777777" w:rsidR="00D708FE" w:rsidRDefault="00D708FE" w:rsidP="00D708FE">
            <w:pPr>
              <w:pStyle w:val="XML1"/>
              <w:rPr>
                <w:ins w:id="19762" w:author="Thomas Dietz" w:date="2012-08-08T16:18:00Z"/>
              </w:rPr>
            </w:pPr>
            <w:ins w:id="19763" w:author="Thomas Dietz" w:date="2012-08-08T16:18:00Z">
              <w:r>
                <w:t xml:space="preserve">          &lt;/xs:documentation&gt;</w:t>
              </w:r>
            </w:ins>
          </w:p>
          <w:p w14:paraId="6990E92C" w14:textId="77777777" w:rsidR="00D708FE" w:rsidRDefault="00D708FE" w:rsidP="00D708FE">
            <w:pPr>
              <w:pStyle w:val="XML1"/>
              <w:rPr>
                <w:ins w:id="19764" w:author="Thomas Dietz" w:date="2012-08-08T16:18:00Z"/>
              </w:rPr>
            </w:pPr>
            <w:ins w:id="19765" w:author="Thomas Dietz" w:date="2012-08-08T16:18:00Z">
              <w:r>
                <w:t xml:space="preserve">        &lt;/xs:annotation&gt;</w:t>
              </w:r>
            </w:ins>
          </w:p>
          <w:p w14:paraId="774E3551" w14:textId="77777777" w:rsidR="00D708FE" w:rsidRDefault="00D708FE" w:rsidP="00D708FE">
            <w:pPr>
              <w:pStyle w:val="XML1"/>
              <w:rPr>
                <w:ins w:id="19766" w:author="Thomas Dietz" w:date="2012-08-08T16:18:00Z"/>
              </w:rPr>
            </w:pPr>
          </w:p>
          <w:p w14:paraId="0E6059B1" w14:textId="77777777" w:rsidR="00D708FE" w:rsidRDefault="00D708FE" w:rsidP="00D708FE">
            <w:pPr>
              <w:pStyle w:val="XML1"/>
              <w:rPr>
                <w:ins w:id="19767" w:author="Thomas Dietz" w:date="2012-08-08T16:18:00Z"/>
              </w:rPr>
            </w:pPr>
            <w:ins w:id="19768" w:author="Thomas Dietz" w:date="2012-08-08T16:18:00Z">
              <w:r>
                <w:t xml:space="preserve">        &lt;xs:sequence&gt;</w:t>
              </w:r>
            </w:ins>
          </w:p>
          <w:p w14:paraId="215D991E" w14:textId="77777777" w:rsidR="00D708FE" w:rsidRDefault="00D708FE" w:rsidP="00D708FE">
            <w:pPr>
              <w:pStyle w:val="XML1"/>
              <w:rPr>
                <w:ins w:id="19769" w:author="Thomas Dietz" w:date="2012-08-08T16:18:00Z"/>
              </w:rPr>
            </w:pPr>
            <w:ins w:id="19770" w:author="Thomas Dietz" w:date="2012-08-08T16:18:00Z">
              <w:r>
                <w:t xml:space="preserve">          &lt;xs:element name="tunnel"&gt;</w:t>
              </w:r>
            </w:ins>
          </w:p>
          <w:p w14:paraId="1EC7E81F" w14:textId="77777777" w:rsidR="00D708FE" w:rsidRDefault="00D708FE" w:rsidP="00D708FE">
            <w:pPr>
              <w:pStyle w:val="XML1"/>
              <w:rPr>
                <w:ins w:id="19771" w:author="Thomas Dietz" w:date="2012-08-08T16:18:00Z"/>
              </w:rPr>
            </w:pPr>
            <w:ins w:id="19772" w:author="Thomas Dietz" w:date="2012-08-08T16:18:00Z">
              <w:r>
                <w:t xml:space="preserve">            &lt;xs:annotation&gt;</w:t>
              </w:r>
            </w:ins>
          </w:p>
          <w:p w14:paraId="7620A707" w14:textId="77777777" w:rsidR="00D708FE" w:rsidRDefault="00D708FE" w:rsidP="00D708FE">
            <w:pPr>
              <w:pStyle w:val="XML1"/>
              <w:rPr>
                <w:ins w:id="19773" w:author="Thomas Dietz" w:date="2012-08-08T16:18:00Z"/>
              </w:rPr>
            </w:pPr>
            <w:ins w:id="19774" w:author="Thomas Dietz" w:date="2012-08-08T16:18:00Z">
              <w:r>
                <w:t xml:space="preserve">              &lt;xs:documentation&gt;</w:t>
              </w:r>
            </w:ins>
          </w:p>
          <w:p w14:paraId="5DB4B978" w14:textId="77777777" w:rsidR="00D708FE" w:rsidRDefault="00D708FE" w:rsidP="00D708FE">
            <w:pPr>
              <w:pStyle w:val="XML1"/>
              <w:rPr>
                <w:ins w:id="19775" w:author="Thomas Dietz" w:date="2012-08-08T16:18:00Z"/>
              </w:rPr>
            </w:pPr>
            <w:ins w:id="19776" w:author="Thomas Dietz" w:date="2012-08-08T16:18:00Z">
              <w:r>
                <w:t xml:space="preserve">                Properties of a basic IP-in-GRE tunnel.</w:t>
              </w:r>
            </w:ins>
          </w:p>
          <w:p w14:paraId="793C0915" w14:textId="77777777" w:rsidR="00D708FE" w:rsidRDefault="00D708FE" w:rsidP="00D708FE">
            <w:pPr>
              <w:pStyle w:val="XML1"/>
              <w:rPr>
                <w:ins w:id="19777" w:author="Thomas Dietz" w:date="2012-08-08T16:18:00Z"/>
              </w:rPr>
            </w:pPr>
            <w:ins w:id="19778" w:author="Thomas Dietz" w:date="2012-08-08T16:18:00Z">
              <w:r>
                <w:t xml:space="preserve">              &lt;/xs:documentation&gt;</w:t>
              </w:r>
            </w:ins>
          </w:p>
          <w:p w14:paraId="0F355854" w14:textId="77777777" w:rsidR="00D708FE" w:rsidRDefault="00D708FE" w:rsidP="00D708FE">
            <w:pPr>
              <w:pStyle w:val="XML1"/>
              <w:rPr>
                <w:ins w:id="19779" w:author="Thomas Dietz" w:date="2012-08-08T16:18:00Z"/>
              </w:rPr>
            </w:pPr>
            <w:ins w:id="19780" w:author="Thomas Dietz" w:date="2012-08-08T16:18:00Z">
              <w:r>
                <w:t xml:space="preserve">            &lt;/xs:annotation&gt;</w:t>
              </w:r>
            </w:ins>
          </w:p>
          <w:p w14:paraId="0C8A3EFF" w14:textId="77777777" w:rsidR="00D708FE" w:rsidRDefault="00D708FE" w:rsidP="00D708FE">
            <w:pPr>
              <w:pStyle w:val="XML1"/>
              <w:rPr>
                <w:ins w:id="19781" w:author="Thomas Dietz" w:date="2012-08-08T16:18:00Z"/>
              </w:rPr>
            </w:pPr>
            <w:ins w:id="19782" w:author="Thomas Dietz" w:date="2012-08-08T16:18:00Z">
              <w:r>
                <w:t xml:space="preserve">            &lt;xs:complexType&gt;</w:t>
              </w:r>
            </w:ins>
          </w:p>
          <w:p w14:paraId="2E9F841F" w14:textId="77777777" w:rsidR="00D708FE" w:rsidRDefault="00D708FE" w:rsidP="00D708FE">
            <w:pPr>
              <w:pStyle w:val="XML1"/>
              <w:rPr>
                <w:ins w:id="19783" w:author="Thomas Dietz" w:date="2012-08-08T16:18:00Z"/>
              </w:rPr>
            </w:pPr>
            <w:ins w:id="19784" w:author="Thomas Dietz" w:date="2012-08-08T16:18:00Z">
              <w:r>
                <w:t xml:space="preserve">              &lt;xs:sequence&gt;</w:t>
              </w:r>
            </w:ins>
          </w:p>
          <w:p w14:paraId="389C57AE" w14:textId="77777777" w:rsidR="00D708FE" w:rsidRDefault="00D708FE" w:rsidP="00D708FE">
            <w:pPr>
              <w:pStyle w:val="XML1"/>
              <w:rPr>
                <w:ins w:id="19785" w:author="Thomas Dietz" w:date="2012-08-08T16:18:00Z"/>
              </w:rPr>
            </w:pPr>
            <w:ins w:id="19786" w:author="Thomas Dietz" w:date="2012-08-08T16:18:00Z">
              <w:r>
                <w:t xml:space="preserve">                &lt;xs:group ref="OFPortBaseTunnelType"/&gt;</w:t>
              </w:r>
            </w:ins>
          </w:p>
          <w:p w14:paraId="60DC6D73" w14:textId="77777777" w:rsidR="00D708FE" w:rsidRDefault="00D708FE" w:rsidP="00D708FE">
            <w:pPr>
              <w:pStyle w:val="XML1"/>
              <w:rPr>
                <w:ins w:id="19787" w:author="Thomas Dietz" w:date="2012-08-08T16:18:00Z"/>
              </w:rPr>
            </w:pPr>
            <w:ins w:id="19788" w:author="Thomas Dietz" w:date="2012-08-08T16:18:00Z">
              <w:r>
                <w:t xml:space="preserve">              &lt;/xs:sequence&gt;</w:t>
              </w:r>
            </w:ins>
          </w:p>
          <w:p w14:paraId="035FBA4F" w14:textId="77777777" w:rsidR="00D708FE" w:rsidRDefault="00D708FE" w:rsidP="00D708FE">
            <w:pPr>
              <w:pStyle w:val="XML1"/>
              <w:rPr>
                <w:ins w:id="19789" w:author="Thomas Dietz" w:date="2012-08-08T16:18:00Z"/>
              </w:rPr>
            </w:pPr>
            <w:ins w:id="19790" w:author="Thomas Dietz" w:date="2012-08-08T16:18:00Z">
              <w:r>
                <w:t xml:space="preserve">            &lt;/xs:complexType&gt;</w:t>
              </w:r>
            </w:ins>
          </w:p>
          <w:p w14:paraId="0A7B20E6" w14:textId="77777777" w:rsidR="00D708FE" w:rsidRDefault="00D708FE" w:rsidP="00D708FE">
            <w:pPr>
              <w:pStyle w:val="XML1"/>
              <w:rPr>
                <w:ins w:id="19791" w:author="Thomas Dietz" w:date="2012-08-08T16:18:00Z"/>
              </w:rPr>
            </w:pPr>
            <w:ins w:id="19792" w:author="Thomas Dietz" w:date="2012-08-08T16:18:00Z">
              <w:r>
                <w:t xml:space="preserve">          &lt;/xs:element&gt;</w:t>
              </w:r>
            </w:ins>
          </w:p>
          <w:p w14:paraId="30A9D3E0" w14:textId="77777777" w:rsidR="00D708FE" w:rsidRDefault="00D708FE" w:rsidP="00D708FE">
            <w:pPr>
              <w:pStyle w:val="XML1"/>
              <w:rPr>
                <w:ins w:id="19793" w:author="Thomas Dietz" w:date="2012-08-08T16:18:00Z"/>
              </w:rPr>
            </w:pPr>
            <w:ins w:id="19794" w:author="Thomas Dietz" w:date="2012-08-08T16:18:00Z">
              <w:r>
                <w:t xml:space="preserve">        &lt;/xs:sequence&gt;</w:t>
              </w:r>
            </w:ins>
          </w:p>
          <w:p w14:paraId="7E31F450" w14:textId="77777777" w:rsidR="00D708FE" w:rsidRDefault="00D708FE" w:rsidP="00D708FE">
            <w:pPr>
              <w:pStyle w:val="XML1"/>
              <w:rPr>
                <w:ins w:id="19795" w:author="Thomas Dietz" w:date="2012-08-08T16:18:00Z"/>
              </w:rPr>
            </w:pPr>
            <w:ins w:id="19796" w:author="Thomas Dietz" w:date="2012-08-08T16:18:00Z">
              <w:r>
                <w:t xml:space="preserve">        &lt;xs:sequence&gt;</w:t>
              </w:r>
            </w:ins>
          </w:p>
          <w:p w14:paraId="5D76AD40" w14:textId="77777777" w:rsidR="00D708FE" w:rsidRDefault="00D708FE" w:rsidP="00D708FE">
            <w:pPr>
              <w:pStyle w:val="XML1"/>
              <w:rPr>
                <w:ins w:id="19797" w:author="Thomas Dietz" w:date="2012-08-08T16:18:00Z"/>
              </w:rPr>
            </w:pPr>
            <w:ins w:id="19798" w:author="Thomas Dietz" w:date="2012-08-08T16:18:00Z">
              <w:r>
                <w:t xml:space="preserve">          &lt;xs:element name="ipgre-tunnel"&gt;</w:t>
              </w:r>
            </w:ins>
          </w:p>
          <w:p w14:paraId="2CE16AC2" w14:textId="77777777" w:rsidR="00D708FE" w:rsidRDefault="00D708FE" w:rsidP="00D708FE">
            <w:pPr>
              <w:pStyle w:val="XML1"/>
              <w:rPr>
                <w:ins w:id="19799" w:author="Thomas Dietz" w:date="2012-08-08T16:18:00Z"/>
              </w:rPr>
            </w:pPr>
            <w:ins w:id="19800" w:author="Thomas Dietz" w:date="2012-08-08T16:18:00Z">
              <w:r>
                <w:t xml:space="preserve">            &lt;xs:annotation&gt;</w:t>
              </w:r>
            </w:ins>
          </w:p>
          <w:p w14:paraId="5EC96DA4" w14:textId="77777777" w:rsidR="00D708FE" w:rsidRDefault="00D708FE" w:rsidP="00D708FE">
            <w:pPr>
              <w:pStyle w:val="XML1"/>
              <w:rPr>
                <w:ins w:id="19801" w:author="Thomas Dietz" w:date="2012-08-08T16:18:00Z"/>
              </w:rPr>
            </w:pPr>
            <w:ins w:id="19802" w:author="Thomas Dietz" w:date="2012-08-08T16:18:00Z">
              <w:r>
                <w:t xml:space="preserve">              &lt;xs:documentation&gt;</w:t>
              </w:r>
            </w:ins>
          </w:p>
          <w:p w14:paraId="70800C42" w14:textId="77777777" w:rsidR="00D708FE" w:rsidRDefault="00D708FE" w:rsidP="00D708FE">
            <w:pPr>
              <w:pStyle w:val="XML1"/>
              <w:rPr>
                <w:ins w:id="19803" w:author="Thomas Dietz" w:date="2012-08-08T16:18:00Z"/>
              </w:rPr>
            </w:pPr>
            <w:ins w:id="19804" w:author="Thomas Dietz" w:date="2012-08-08T16:18:00Z">
              <w:r>
                <w:t xml:space="preserve">                Properties of a IP-in-GRE tunnel.</w:t>
              </w:r>
            </w:ins>
          </w:p>
          <w:p w14:paraId="7B633E74" w14:textId="77777777" w:rsidR="00D708FE" w:rsidRDefault="00D708FE" w:rsidP="00D708FE">
            <w:pPr>
              <w:pStyle w:val="XML1"/>
              <w:rPr>
                <w:ins w:id="19805" w:author="Thomas Dietz" w:date="2012-08-08T16:18:00Z"/>
              </w:rPr>
            </w:pPr>
            <w:ins w:id="19806" w:author="Thomas Dietz" w:date="2012-08-08T16:18:00Z">
              <w:r>
                <w:t xml:space="preserve">              &lt;/xs:documentation&gt;</w:t>
              </w:r>
            </w:ins>
          </w:p>
          <w:p w14:paraId="295FD95C" w14:textId="77777777" w:rsidR="00D708FE" w:rsidRDefault="00D708FE" w:rsidP="00D708FE">
            <w:pPr>
              <w:pStyle w:val="XML1"/>
              <w:rPr>
                <w:ins w:id="19807" w:author="Thomas Dietz" w:date="2012-08-08T16:18:00Z"/>
              </w:rPr>
            </w:pPr>
            <w:ins w:id="19808" w:author="Thomas Dietz" w:date="2012-08-08T16:18:00Z">
              <w:r>
                <w:t xml:space="preserve">            &lt;/xs:annotation&gt;</w:t>
              </w:r>
            </w:ins>
          </w:p>
          <w:p w14:paraId="5D226394" w14:textId="77777777" w:rsidR="00D708FE" w:rsidRDefault="00D708FE" w:rsidP="00D708FE">
            <w:pPr>
              <w:pStyle w:val="XML1"/>
              <w:rPr>
                <w:ins w:id="19809" w:author="Thomas Dietz" w:date="2012-08-08T16:18:00Z"/>
              </w:rPr>
            </w:pPr>
            <w:ins w:id="19810" w:author="Thomas Dietz" w:date="2012-08-08T16:18:00Z">
              <w:r>
                <w:t xml:space="preserve">            &lt;xs:complexType&gt;</w:t>
              </w:r>
            </w:ins>
          </w:p>
          <w:p w14:paraId="0B5317B6" w14:textId="77777777" w:rsidR="00D708FE" w:rsidRDefault="00D708FE" w:rsidP="00D708FE">
            <w:pPr>
              <w:pStyle w:val="XML1"/>
              <w:rPr>
                <w:ins w:id="19811" w:author="Thomas Dietz" w:date="2012-08-08T16:18:00Z"/>
              </w:rPr>
            </w:pPr>
            <w:ins w:id="19812" w:author="Thomas Dietz" w:date="2012-08-08T16:18:00Z">
              <w:r>
                <w:t xml:space="preserve">              &lt;xs:sequence&gt;</w:t>
              </w:r>
            </w:ins>
          </w:p>
          <w:p w14:paraId="0DC146A9" w14:textId="77777777" w:rsidR="00D708FE" w:rsidRDefault="00D708FE" w:rsidP="00D708FE">
            <w:pPr>
              <w:pStyle w:val="XML1"/>
              <w:rPr>
                <w:ins w:id="19813" w:author="Thomas Dietz" w:date="2012-08-08T16:18:00Z"/>
              </w:rPr>
            </w:pPr>
            <w:ins w:id="19814" w:author="Thomas Dietz" w:date="2012-08-08T16:18:00Z">
              <w:r>
                <w:t xml:space="preserve">                &lt;xs:group ref="OFPortIPGRETunnelType"/&gt;</w:t>
              </w:r>
            </w:ins>
          </w:p>
          <w:p w14:paraId="4AC074F2" w14:textId="77777777" w:rsidR="00D708FE" w:rsidRDefault="00D708FE" w:rsidP="00D708FE">
            <w:pPr>
              <w:pStyle w:val="XML1"/>
              <w:rPr>
                <w:ins w:id="19815" w:author="Thomas Dietz" w:date="2012-08-08T16:18:00Z"/>
              </w:rPr>
            </w:pPr>
            <w:ins w:id="19816" w:author="Thomas Dietz" w:date="2012-08-08T16:18:00Z">
              <w:r>
                <w:t xml:space="preserve">              &lt;/xs:sequence&gt;</w:t>
              </w:r>
            </w:ins>
          </w:p>
          <w:p w14:paraId="5453408E" w14:textId="77777777" w:rsidR="00D708FE" w:rsidRDefault="00D708FE" w:rsidP="00D708FE">
            <w:pPr>
              <w:pStyle w:val="XML1"/>
              <w:rPr>
                <w:ins w:id="19817" w:author="Thomas Dietz" w:date="2012-08-08T16:18:00Z"/>
              </w:rPr>
            </w:pPr>
            <w:ins w:id="19818" w:author="Thomas Dietz" w:date="2012-08-08T16:18:00Z">
              <w:r>
                <w:t xml:space="preserve">            &lt;/xs:complexType&gt;</w:t>
              </w:r>
            </w:ins>
          </w:p>
          <w:p w14:paraId="18E05CDB" w14:textId="77777777" w:rsidR="00D708FE" w:rsidRDefault="00D708FE" w:rsidP="00D708FE">
            <w:pPr>
              <w:pStyle w:val="XML1"/>
              <w:rPr>
                <w:ins w:id="19819" w:author="Thomas Dietz" w:date="2012-08-08T16:18:00Z"/>
              </w:rPr>
            </w:pPr>
            <w:ins w:id="19820" w:author="Thomas Dietz" w:date="2012-08-08T16:18:00Z">
              <w:r>
                <w:t xml:space="preserve">          &lt;/xs:element&gt;</w:t>
              </w:r>
            </w:ins>
          </w:p>
          <w:p w14:paraId="72570C28" w14:textId="77777777" w:rsidR="00D708FE" w:rsidRDefault="00D708FE" w:rsidP="00D708FE">
            <w:pPr>
              <w:pStyle w:val="XML1"/>
              <w:rPr>
                <w:ins w:id="19821" w:author="Thomas Dietz" w:date="2012-08-08T16:18:00Z"/>
              </w:rPr>
            </w:pPr>
            <w:ins w:id="19822" w:author="Thomas Dietz" w:date="2012-08-08T16:18:00Z">
              <w:r>
                <w:t xml:space="preserve">        &lt;/xs:sequence&gt;</w:t>
              </w:r>
            </w:ins>
          </w:p>
          <w:p w14:paraId="107A4921" w14:textId="77777777" w:rsidR="00D708FE" w:rsidRDefault="00D708FE" w:rsidP="00D708FE">
            <w:pPr>
              <w:pStyle w:val="XML1"/>
              <w:rPr>
                <w:ins w:id="19823" w:author="Thomas Dietz" w:date="2012-08-08T16:18:00Z"/>
              </w:rPr>
            </w:pPr>
            <w:ins w:id="19824" w:author="Thomas Dietz" w:date="2012-08-08T16:18:00Z">
              <w:r>
                <w:t xml:space="preserve">        &lt;xs:sequence&gt;</w:t>
              </w:r>
            </w:ins>
          </w:p>
          <w:p w14:paraId="3E542E5C" w14:textId="77777777" w:rsidR="00D708FE" w:rsidRDefault="00D708FE" w:rsidP="00D708FE">
            <w:pPr>
              <w:pStyle w:val="XML1"/>
              <w:rPr>
                <w:ins w:id="19825" w:author="Thomas Dietz" w:date="2012-08-08T16:18:00Z"/>
              </w:rPr>
            </w:pPr>
            <w:ins w:id="19826" w:author="Thomas Dietz" w:date="2012-08-08T16:18:00Z">
              <w:r>
                <w:t xml:space="preserve">          &lt;xs:element name="vxlan-tunnel"&gt;</w:t>
              </w:r>
            </w:ins>
          </w:p>
          <w:p w14:paraId="3E83622E" w14:textId="77777777" w:rsidR="00D708FE" w:rsidRDefault="00D708FE" w:rsidP="00D708FE">
            <w:pPr>
              <w:pStyle w:val="XML1"/>
              <w:rPr>
                <w:ins w:id="19827" w:author="Thomas Dietz" w:date="2012-08-08T16:18:00Z"/>
              </w:rPr>
            </w:pPr>
            <w:ins w:id="19828" w:author="Thomas Dietz" w:date="2012-08-08T16:18:00Z">
              <w:r>
                <w:lastRenderedPageBreak/>
                <w:t xml:space="preserve">            &lt;xs:annotation&gt;</w:t>
              </w:r>
            </w:ins>
          </w:p>
          <w:p w14:paraId="515A419F" w14:textId="77777777" w:rsidR="00D708FE" w:rsidRDefault="00D708FE" w:rsidP="00D708FE">
            <w:pPr>
              <w:pStyle w:val="XML1"/>
              <w:rPr>
                <w:ins w:id="19829" w:author="Thomas Dietz" w:date="2012-08-08T16:18:00Z"/>
              </w:rPr>
            </w:pPr>
            <w:ins w:id="19830" w:author="Thomas Dietz" w:date="2012-08-08T16:18:00Z">
              <w:r>
                <w:t xml:space="preserve">              &lt;xs:documentation&gt;</w:t>
              </w:r>
            </w:ins>
          </w:p>
          <w:p w14:paraId="0E945279" w14:textId="77777777" w:rsidR="00D708FE" w:rsidRDefault="00D708FE" w:rsidP="00D708FE">
            <w:pPr>
              <w:pStyle w:val="XML1"/>
              <w:rPr>
                <w:ins w:id="19831" w:author="Thomas Dietz" w:date="2012-08-08T16:18:00Z"/>
              </w:rPr>
            </w:pPr>
            <w:ins w:id="19832" w:author="Thomas Dietz" w:date="2012-08-08T16:18:00Z">
              <w:r>
                <w:t xml:space="preserve">                Properties of a VxLAN tunnel.</w:t>
              </w:r>
            </w:ins>
          </w:p>
          <w:p w14:paraId="6B2C9A09" w14:textId="77777777" w:rsidR="00D708FE" w:rsidRDefault="00D708FE" w:rsidP="00D708FE">
            <w:pPr>
              <w:pStyle w:val="XML1"/>
              <w:rPr>
                <w:ins w:id="19833" w:author="Thomas Dietz" w:date="2012-08-08T16:18:00Z"/>
              </w:rPr>
            </w:pPr>
            <w:ins w:id="19834" w:author="Thomas Dietz" w:date="2012-08-08T16:18:00Z">
              <w:r>
                <w:t xml:space="preserve">              &lt;/xs:documentation&gt;</w:t>
              </w:r>
            </w:ins>
          </w:p>
          <w:p w14:paraId="291E404F" w14:textId="77777777" w:rsidR="00D708FE" w:rsidRDefault="00D708FE" w:rsidP="00D708FE">
            <w:pPr>
              <w:pStyle w:val="XML1"/>
              <w:rPr>
                <w:ins w:id="19835" w:author="Thomas Dietz" w:date="2012-08-08T16:18:00Z"/>
              </w:rPr>
            </w:pPr>
            <w:ins w:id="19836" w:author="Thomas Dietz" w:date="2012-08-08T16:18:00Z">
              <w:r>
                <w:t xml:space="preserve">            &lt;/xs:annotation&gt;</w:t>
              </w:r>
            </w:ins>
          </w:p>
          <w:p w14:paraId="0895E5E7" w14:textId="77777777" w:rsidR="00D708FE" w:rsidRDefault="00D708FE" w:rsidP="00D708FE">
            <w:pPr>
              <w:pStyle w:val="XML1"/>
              <w:rPr>
                <w:ins w:id="19837" w:author="Thomas Dietz" w:date="2012-08-08T16:18:00Z"/>
              </w:rPr>
            </w:pPr>
            <w:ins w:id="19838" w:author="Thomas Dietz" w:date="2012-08-08T16:18:00Z">
              <w:r>
                <w:t xml:space="preserve">            &lt;xs:complexType&gt;</w:t>
              </w:r>
            </w:ins>
          </w:p>
          <w:p w14:paraId="79A1822A" w14:textId="77777777" w:rsidR="00D708FE" w:rsidRDefault="00D708FE" w:rsidP="00D708FE">
            <w:pPr>
              <w:pStyle w:val="XML1"/>
              <w:rPr>
                <w:ins w:id="19839" w:author="Thomas Dietz" w:date="2012-08-08T16:18:00Z"/>
              </w:rPr>
            </w:pPr>
            <w:ins w:id="19840" w:author="Thomas Dietz" w:date="2012-08-08T16:18:00Z">
              <w:r>
                <w:t xml:space="preserve">              &lt;xs:sequence&gt;</w:t>
              </w:r>
            </w:ins>
          </w:p>
          <w:p w14:paraId="440B8EC0" w14:textId="77777777" w:rsidR="00D708FE" w:rsidRDefault="00D708FE" w:rsidP="00D708FE">
            <w:pPr>
              <w:pStyle w:val="XML1"/>
              <w:rPr>
                <w:ins w:id="19841" w:author="Thomas Dietz" w:date="2012-08-08T16:18:00Z"/>
              </w:rPr>
            </w:pPr>
            <w:ins w:id="19842" w:author="Thomas Dietz" w:date="2012-08-08T16:18:00Z">
              <w:r>
                <w:t xml:space="preserve">                &lt;xs:group ref="OFPortVXLANTunnelType"/&gt;</w:t>
              </w:r>
            </w:ins>
          </w:p>
          <w:p w14:paraId="0A704195" w14:textId="77777777" w:rsidR="00D708FE" w:rsidRDefault="00D708FE" w:rsidP="00D708FE">
            <w:pPr>
              <w:pStyle w:val="XML1"/>
              <w:rPr>
                <w:ins w:id="19843" w:author="Thomas Dietz" w:date="2012-08-08T16:18:00Z"/>
              </w:rPr>
            </w:pPr>
            <w:ins w:id="19844" w:author="Thomas Dietz" w:date="2012-08-08T16:18:00Z">
              <w:r>
                <w:t xml:space="preserve">              &lt;/xs:sequence&gt;</w:t>
              </w:r>
            </w:ins>
          </w:p>
          <w:p w14:paraId="0F909ED7" w14:textId="77777777" w:rsidR="00D708FE" w:rsidRDefault="00D708FE" w:rsidP="00D708FE">
            <w:pPr>
              <w:pStyle w:val="XML1"/>
              <w:rPr>
                <w:ins w:id="19845" w:author="Thomas Dietz" w:date="2012-08-08T16:18:00Z"/>
              </w:rPr>
            </w:pPr>
            <w:ins w:id="19846" w:author="Thomas Dietz" w:date="2012-08-08T16:18:00Z">
              <w:r>
                <w:t xml:space="preserve">            &lt;/xs:complexType&gt;</w:t>
              </w:r>
            </w:ins>
          </w:p>
          <w:p w14:paraId="3A2A49F0" w14:textId="77777777" w:rsidR="00D708FE" w:rsidRDefault="00D708FE" w:rsidP="00D708FE">
            <w:pPr>
              <w:pStyle w:val="XML1"/>
              <w:rPr>
                <w:ins w:id="19847" w:author="Thomas Dietz" w:date="2012-08-08T16:18:00Z"/>
              </w:rPr>
            </w:pPr>
            <w:ins w:id="19848" w:author="Thomas Dietz" w:date="2012-08-08T16:18:00Z">
              <w:r>
                <w:t xml:space="preserve">          &lt;/xs:element&gt;</w:t>
              </w:r>
            </w:ins>
          </w:p>
          <w:p w14:paraId="03635FFF" w14:textId="77777777" w:rsidR="00D708FE" w:rsidRDefault="00D708FE" w:rsidP="00D708FE">
            <w:pPr>
              <w:pStyle w:val="XML1"/>
              <w:rPr>
                <w:ins w:id="19849" w:author="Thomas Dietz" w:date="2012-08-08T16:18:00Z"/>
              </w:rPr>
            </w:pPr>
            <w:ins w:id="19850" w:author="Thomas Dietz" w:date="2012-08-08T16:18:00Z">
              <w:r>
                <w:t xml:space="preserve">        &lt;/xs:sequence&gt;</w:t>
              </w:r>
            </w:ins>
          </w:p>
          <w:p w14:paraId="16666B04" w14:textId="77777777" w:rsidR="00D708FE" w:rsidRDefault="00D708FE" w:rsidP="00D708FE">
            <w:pPr>
              <w:pStyle w:val="XML1"/>
              <w:rPr>
                <w:ins w:id="19851" w:author="Thomas Dietz" w:date="2012-08-08T16:18:00Z"/>
              </w:rPr>
            </w:pPr>
            <w:ins w:id="19852" w:author="Thomas Dietz" w:date="2012-08-08T16:18:00Z">
              <w:r>
                <w:t xml:space="preserve">        &lt;xs:sequence&gt;</w:t>
              </w:r>
            </w:ins>
          </w:p>
          <w:p w14:paraId="722446D3" w14:textId="77777777" w:rsidR="00D708FE" w:rsidRDefault="00D708FE" w:rsidP="00D708FE">
            <w:pPr>
              <w:pStyle w:val="XML1"/>
              <w:rPr>
                <w:ins w:id="19853" w:author="Thomas Dietz" w:date="2012-08-08T16:18:00Z"/>
              </w:rPr>
            </w:pPr>
            <w:ins w:id="19854" w:author="Thomas Dietz" w:date="2012-08-08T16:18:00Z">
              <w:r>
                <w:t xml:space="preserve">          &lt;xs:element name="nvgre-tunnel"&gt;</w:t>
              </w:r>
            </w:ins>
          </w:p>
          <w:p w14:paraId="74BE0CB4" w14:textId="77777777" w:rsidR="00D708FE" w:rsidRDefault="00D708FE" w:rsidP="00D708FE">
            <w:pPr>
              <w:pStyle w:val="XML1"/>
              <w:rPr>
                <w:ins w:id="19855" w:author="Thomas Dietz" w:date="2012-08-08T16:18:00Z"/>
              </w:rPr>
            </w:pPr>
            <w:ins w:id="19856" w:author="Thomas Dietz" w:date="2012-08-08T16:18:00Z">
              <w:r>
                <w:t xml:space="preserve">            &lt;xs:annotation&gt;</w:t>
              </w:r>
            </w:ins>
          </w:p>
          <w:p w14:paraId="39FA3F91" w14:textId="77777777" w:rsidR="00D708FE" w:rsidRDefault="00D708FE" w:rsidP="00D708FE">
            <w:pPr>
              <w:pStyle w:val="XML1"/>
              <w:rPr>
                <w:ins w:id="19857" w:author="Thomas Dietz" w:date="2012-08-08T16:18:00Z"/>
              </w:rPr>
            </w:pPr>
            <w:ins w:id="19858" w:author="Thomas Dietz" w:date="2012-08-08T16:18:00Z">
              <w:r>
                <w:t xml:space="preserve">              &lt;xs:documentation&gt;</w:t>
              </w:r>
            </w:ins>
          </w:p>
          <w:p w14:paraId="50655FFD" w14:textId="77777777" w:rsidR="00D708FE" w:rsidRDefault="00D708FE" w:rsidP="00D708FE">
            <w:pPr>
              <w:pStyle w:val="XML1"/>
              <w:rPr>
                <w:ins w:id="19859" w:author="Thomas Dietz" w:date="2012-08-08T16:18:00Z"/>
              </w:rPr>
            </w:pPr>
            <w:ins w:id="19860" w:author="Thomas Dietz" w:date="2012-08-08T16:18:00Z">
              <w:r>
                <w:t xml:space="preserve">                Properties of a NVGRE tunnel.</w:t>
              </w:r>
            </w:ins>
          </w:p>
          <w:p w14:paraId="5C203D3B" w14:textId="77777777" w:rsidR="00D708FE" w:rsidRDefault="00D708FE" w:rsidP="00D708FE">
            <w:pPr>
              <w:pStyle w:val="XML1"/>
              <w:rPr>
                <w:ins w:id="19861" w:author="Thomas Dietz" w:date="2012-08-08T16:18:00Z"/>
              </w:rPr>
            </w:pPr>
            <w:ins w:id="19862" w:author="Thomas Dietz" w:date="2012-08-08T16:18:00Z">
              <w:r>
                <w:t xml:space="preserve">              &lt;/xs:documentation&gt;</w:t>
              </w:r>
            </w:ins>
          </w:p>
          <w:p w14:paraId="5BD9F5D8" w14:textId="77777777" w:rsidR="00D708FE" w:rsidRDefault="00D708FE" w:rsidP="00D708FE">
            <w:pPr>
              <w:pStyle w:val="XML1"/>
              <w:rPr>
                <w:ins w:id="19863" w:author="Thomas Dietz" w:date="2012-08-08T16:18:00Z"/>
              </w:rPr>
            </w:pPr>
            <w:ins w:id="19864" w:author="Thomas Dietz" w:date="2012-08-08T16:18:00Z">
              <w:r>
                <w:t xml:space="preserve">            &lt;/xs:annotation&gt;</w:t>
              </w:r>
            </w:ins>
          </w:p>
          <w:p w14:paraId="53B95182" w14:textId="77777777" w:rsidR="00D708FE" w:rsidRDefault="00D708FE" w:rsidP="00D708FE">
            <w:pPr>
              <w:pStyle w:val="XML1"/>
              <w:rPr>
                <w:ins w:id="19865" w:author="Thomas Dietz" w:date="2012-08-08T16:18:00Z"/>
              </w:rPr>
            </w:pPr>
            <w:ins w:id="19866" w:author="Thomas Dietz" w:date="2012-08-08T16:18:00Z">
              <w:r>
                <w:t xml:space="preserve">            &lt;xs:complexType&gt;</w:t>
              </w:r>
            </w:ins>
          </w:p>
          <w:p w14:paraId="0778D39A" w14:textId="77777777" w:rsidR="00D708FE" w:rsidRDefault="00D708FE" w:rsidP="00D708FE">
            <w:pPr>
              <w:pStyle w:val="XML1"/>
              <w:rPr>
                <w:ins w:id="19867" w:author="Thomas Dietz" w:date="2012-08-08T16:18:00Z"/>
              </w:rPr>
            </w:pPr>
            <w:ins w:id="19868" w:author="Thomas Dietz" w:date="2012-08-08T16:18:00Z">
              <w:r>
                <w:t xml:space="preserve">              &lt;xs:sequence&gt;</w:t>
              </w:r>
            </w:ins>
          </w:p>
          <w:p w14:paraId="415A7996" w14:textId="77777777" w:rsidR="00D708FE" w:rsidRDefault="00D708FE" w:rsidP="00D708FE">
            <w:pPr>
              <w:pStyle w:val="XML1"/>
              <w:rPr>
                <w:ins w:id="19869" w:author="Thomas Dietz" w:date="2012-08-08T16:18:00Z"/>
              </w:rPr>
            </w:pPr>
            <w:ins w:id="19870" w:author="Thomas Dietz" w:date="2012-08-08T16:18:00Z">
              <w:r>
                <w:t xml:space="preserve">                &lt;xs:group ref="OFPortNVGRETunnelType"/&gt;</w:t>
              </w:r>
            </w:ins>
          </w:p>
          <w:p w14:paraId="46F743A3" w14:textId="77777777" w:rsidR="00D708FE" w:rsidRDefault="00D708FE" w:rsidP="00D708FE">
            <w:pPr>
              <w:pStyle w:val="XML1"/>
              <w:rPr>
                <w:ins w:id="19871" w:author="Thomas Dietz" w:date="2012-08-08T16:18:00Z"/>
              </w:rPr>
            </w:pPr>
            <w:ins w:id="19872" w:author="Thomas Dietz" w:date="2012-08-08T16:18:00Z">
              <w:r>
                <w:t xml:space="preserve">              &lt;/xs:sequence&gt;</w:t>
              </w:r>
            </w:ins>
          </w:p>
          <w:p w14:paraId="16EA9D62" w14:textId="77777777" w:rsidR="00D708FE" w:rsidRDefault="00D708FE" w:rsidP="00D708FE">
            <w:pPr>
              <w:pStyle w:val="XML1"/>
              <w:rPr>
                <w:ins w:id="19873" w:author="Thomas Dietz" w:date="2012-08-08T16:18:00Z"/>
              </w:rPr>
            </w:pPr>
            <w:ins w:id="19874" w:author="Thomas Dietz" w:date="2012-08-08T16:18:00Z">
              <w:r>
                <w:t xml:space="preserve">            &lt;/xs:complexType&gt;</w:t>
              </w:r>
            </w:ins>
          </w:p>
          <w:p w14:paraId="41A471EC" w14:textId="77777777" w:rsidR="00D708FE" w:rsidRDefault="00D708FE" w:rsidP="00D708FE">
            <w:pPr>
              <w:pStyle w:val="XML1"/>
              <w:rPr>
                <w:ins w:id="19875" w:author="Thomas Dietz" w:date="2012-08-08T16:18:00Z"/>
              </w:rPr>
            </w:pPr>
            <w:ins w:id="19876" w:author="Thomas Dietz" w:date="2012-08-08T16:18:00Z">
              <w:r>
                <w:t xml:space="preserve">          &lt;/xs:element&gt;</w:t>
              </w:r>
            </w:ins>
          </w:p>
          <w:p w14:paraId="5CB342D9" w14:textId="77777777" w:rsidR="00D708FE" w:rsidRDefault="00D708FE" w:rsidP="00D708FE">
            <w:pPr>
              <w:pStyle w:val="XML1"/>
              <w:rPr>
                <w:ins w:id="19877" w:author="Thomas Dietz" w:date="2012-08-08T16:18:00Z"/>
              </w:rPr>
            </w:pPr>
            <w:ins w:id="19878" w:author="Thomas Dietz" w:date="2012-08-08T16:18:00Z">
              <w:r>
                <w:t xml:space="preserve">        &lt;/xs:sequence&gt;</w:t>
              </w:r>
            </w:ins>
          </w:p>
          <w:p w14:paraId="6418700C" w14:textId="77777777" w:rsidR="00D708FE" w:rsidRDefault="00D708FE" w:rsidP="00D708FE">
            <w:pPr>
              <w:pStyle w:val="XML1"/>
              <w:rPr>
                <w:ins w:id="19879" w:author="Thomas Dietz" w:date="2012-08-08T16:18:00Z"/>
              </w:rPr>
            </w:pPr>
            <w:ins w:id="19880" w:author="Thomas Dietz" w:date="2012-08-08T16:18:00Z">
              <w:r>
                <w:t xml:space="preserve">      &lt;/xs:choice&gt;</w:t>
              </w:r>
            </w:ins>
          </w:p>
          <w:p w14:paraId="188F67CF" w14:textId="77777777" w:rsidR="00D708FE" w:rsidRDefault="00D708FE" w:rsidP="00D708FE">
            <w:pPr>
              <w:pStyle w:val="XML1"/>
              <w:rPr>
                <w:ins w:id="19881" w:author="Thomas Dietz" w:date="2012-08-08T16:18:00Z"/>
              </w:rPr>
            </w:pPr>
            <w:ins w:id="19882" w:author="Thomas Dietz" w:date="2012-08-08T16:18:00Z">
              <w:r>
                <w:t xml:space="preserve">    &lt;/xs:sequence&gt;</w:t>
              </w:r>
            </w:ins>
          </w:p>
          <w:p w14:paraId="508E35CF" w14:textId="77777777" w:rsidR="00D708FE" w:rsidRDefault="00D708FE" w:rsidP="00D708FE">
            <w:pPr>
              <w:pStyle w:val="XML1"/>
              <w:rPr>
                <w:ins w:id="19883" w:author="Thomas Dietz" w:date="2012-08-08T16:18:00Z"/>
              </w:rPr>
            </w:pPr>
            <w:ins w:id="19884" w:author="Thomas Dietz" w:date="2012-08-08T16:18:00Z">
              <w:r>
                <w:t xml:space="preserve">  &lt;/xs:group&gt;</w:t>
              </w:r>
            </w:ins>
          </w:p>
          <w:p w14:paraId="7AB31638" w14:textId="77777777" w:rsidR="00D708FE" w:rsidRDefault="00D708FE" w:rsidP="00D708FE">
            <w:pPr>
              <w:pStyle w:val="XML1"/>
              <w:rPr>
                <w:ins w:id="19885" w:author="Thomas Dietz" w:date="2012-08-08T16:18:00Z"/>
              </w:rPr>
            </w:pPr>
          </w:p>
          <w:p w14:paraId="4368623F" w14:textId="77777777" w:rsidR="00D708FE" w:rsidRDefault="00D708FE" w:rsidP="00D708FE">
            <w:pPr>
              <w:pStyle w:val="XML1"/>
              <w:rPr>
                <w:ins w:id="19886" w:author="Thomas Dietz" w:date="2012-08-08T16:18:00Z"/>
              </w:rPr>
            </w:pPr>
            <w:ins w:id="19887" w:author="Thomas Dietz" w:date="2012-08-08T16:18:00Z">
              <w:r>
                <w:t xml:space="preserve">  &lt;xs:group name="OFResourceType"&gt;</w:t>
              </w:r>
            </w:ins>
          </w:p>
          <w:p w14:paraId="168DE720" w14:textId="77777777" w:rsidR="00D708FE" w:rsidRDefault="00D708FE" w:rsidP="00D708FE">
            <w:pPr>
              <w:pStyle w:val="XML1"/>
              <w:rPr>
                <w:ins w:id="19888" w:author="Thomas Dietz" w:date="2012-08-08T16:18:00Z"/>
              </w:rPr>
            </w:pPr>
            <w:ins w:id="19889" w:author="Thomas Dietz" w:date="2012-08-08T16:18:00Z">
              <w:r>
                <w:t xml:space="preserve">    &lt;xs:annotation&gt;</w:t>
              </w:r>
            </w:ins>
          </w:p>
          <w:p w14:paraId="5CE8811A" w14:textId="77777777" w:rsidR="00D708FE" w:rsidRDefault="00D708FE" w:rsidP="00D708FE">
            <w:pPr>
              <w:pStyle w:val="XML1"/>
              <w:rPr>
                <w:ins w:id="19890" w:author="Thomas Dietz" w:date="2012-08-08T16:18:00Z"/>
              </w:rPr>
            </w:pPr>
            <w:ins w:id="19891" w:author="Thomas Dietz" w:date="2012-08-08T16:18:00Z">
              <w:r>
                <w:t xml:space="preserve">      &lt;xs:documentation&gt;</w:t>
              </w:r>
            </w:ins>
          </w:p>
          <w:p w14:paraId="5EADB16A" w14:textId="77777777" w:rsidR="00D708FE" w:rsidRDefault="00D708FE" w:rsidP="00D708FE">
            <w:pPr>
              <w:pStyle w:val="XML1"/>
              <w:rPr>
                <w:ins w:id="19892" w:author="Thomas Dietz" w:date="2012-08-08T16:18:00Z"/>
              </w:rPr>
            </w:pPr>
            <w:ins w:id="19893" w:author="Thomas Dietz" w:date="2012-08-08T16:18:00Z">
              <w:r>
                <w:t xml:space="preserve">        This element specifies a generic OpenFlow resource</w:t>
              </w:r>
            </w:ins>
          </w:p>
          <w:p w14:paraId="487C09B9" w14:textId="77777777" w:rsidR="00D708FE" w:rsidRDefault="00D708FE" w:rsidP="00D708FE">
            <w:pPr>
              <w:pStyle w:val="XML1"/>
              <w:rPr>
                <w:ins w:id="19894" w:author="Thomas Dietz" w:date="2012-08-08T16:18:00Z"/>
              </w:rPr>
            </w:pPr>
            <w:ins w:id="19895" w:author="Thomas Dietz" w:date="2012-08-08T16:18:00Z">
              <w:r>
                <w:t xml:space="preserve">        that is used as a basis for specific resources. Even though</w:t>
              </w:r>
            </w:ins>
          </w:p>
          <w:p w14:paraId="598DCC5B" w14:textId="77777777" w:rsidR="00D708FE" w:rsidRDefault="00D708FE" w:rsidP="00D708FE">
            <w:pPr>
              <w:pStyle w:val="XML1"/>
              <w:rPr>
                <w:ins w:id="19896" w:author="Thomas Dietz" w:date="2012-08-08T16:18:00Z"/>
              </w:rPr>
            </w:pPr>
            <w:ins w:id="19897" w:author="Thomas Dietz" w:date="2012-08-08T16:18:00Z">
              <w:r>
                <w:t xml:space="preserve">        this element is not used on its own the following rules for</w:t>
              </w:r>
            </w:ins>
          </w:p>
          <w:p w14:paraId="2FE5AA35" w14:textId="77777777" w:rsidR="00D708FE" w:rsidRDefault="00D708FE" w:rsidP="00D708FE">
            <w:pPr>
              <w:pStyle w:val="XML1"/>
              <w:rPr>
                <w:ins w:id="19898" w:author="Thomas Dietz" w:date="2012-08-08T16:18:00Z"/>
              </w:rPr>
            </w:pPr>
            <w:ins w:id="19899" w:author="Thomas Dietz" w:date="2012-08-08T16:18:00Z">
              <w:r>
                <w:t xml:space="preserve">        NETCONF operations MUST be obeyed also by elemnts using this</w:t>
              </w:r>
            </w:ins>
          </w:p>
          <w:p w14:paraId="18BF835B" w14:textId="77777777" w:rsidR="00D708FE" w:rsidRDefault="00D708FE" w:rsidP="00D708FE">
            <w:pPr>
              <w:pStyle w:val="XML1"/>
              <w:rPr>
                <w:ins w:id="19900" w:author="Thomas Dietz" w:date="2012-08-08T16:18:00Z"/>
              </w:rPr>
            </w:pPr>
            <w:ins w:id="19901" w:author="Thomas Dietz" w:date="2012-08-08T16:18:00Z">
              <w:r>
                <w:t xml:space="preserve">        element.</w:t>
              </w:r>
            </w:ins>
          </w:p>
          <w:p w14:paraId="061EF435" w14:textId="77777777" w:rsidR="00D708FE" w:rsidRDefault="00D708FE" w:rsidP="00D708FE">
            <w:pPr>
              <w:pStyle w:val="XML1"/>
              <w:rPr>
                <w:ins w:id="19902" w:author="Thomas Dietz" w:date="2012-08-08T16:18:00Z"/>
              </w:rPr>
            </w:pPr>
          </w:p>
          <w:p w14:paraId="6C8B46EE" w14:textId="77777777" w:rsidR="00D708FE" w:rsidRDefault="00D708FE" w:rsidP="00D708FE">
            <w:pPr>
              <w:pStyle w:val="XML1"/>
              <w:rPr>
                <w:ins w:id="19903" w:author="Thomas Dietz" w:date="2012-08-08T16:18:00Z"/>
              </w:rPr>
            </w:pPr>
            <w:ins w:id="19904" w:author="Thomas Dietz" w:date="2012-08-08T16:18:00Z">
              <w:r>
                <w:t xml:space="preserve">        NETCONF &amp;lt;edit-config&amp;gt; operations MUST be implemented as </w:t>
              </w:r>
            </w:ins>
          </w:p>
          <w:p w14:paraId="362D02B6" w14:textId="77777777" w:rsidR="00D708FE" w:rsidRDefault="00D708FE" w:rsidP="00D708FE">
            <w:pPr>
              <w:pStyle w:val="XML1"/>
              <w:rPr>
                <w:ins w:id="19905" w:author="Thomas Dietz" w:date="2012-08-08T16:18:00Z"/>
              </w:rPr>
            </w:pPr>
            <w:ins w:id="19906" w:author="Thomas Dietz" w:date="2012-08-08T16:18:00Z">
              <w:r>
                <w:t xml:space="preserve">        follows: </w:t>
              </w:r>
            </w:ins>
          </w:p>
          <w:p w14:paraId="77CDC952" w14:textId="77777777" w:rsidR="00D708FE" w:rsidRDefault="00D708FE" w:rsidP="00D708FE">
            <w:pPr>
              <w:pStyle w:val="XML1"/>
              <w:rPr>
                <w:ins w:id="19907" w:author="Thomas Dietz" w:date="2012-08-08T16:18:00Z"/>
              </w:rPr>
            </w:pPr>
          </w:p>
          <w:p w14:paraId="2CB13A63" w14:textId="77777777" w:rsidR="00D708FE" w:rsidRDefault="00D708FE" w:rsidP="00D708FE">
            <w:pPr>
              <w:pStyle w:val="XML1"/>
              <w:rPr>
                <w:ins w:id="19908" w:author="Thomas Dietz" w:date="2012-08-08T16:18:00Z"/>
              </w:rPr>
            </w:pPr>
            <w:ins w:id="19909" w:author="Thomas Dietz" w:date="2012-08-08T16:18:00Z">
              <w:r>
                <w:t xml:space="preserve">        * The 'id' element MUST be present at all &amp;lt;edit-config&amp;gt;</w:t>
              </w:r>
            </w:ins>
          </w:p>
          <w:p w14:paraId="2619BB83" w14:textId="77777777" w:rsidR="00D708FE" w:rsidRDefault="00D708FE" w:rsidP="00D708FE">
            <w:pPr>
              <w:pStyle w:val="XML1"/>
              <w:rPr>
                <w:ins w:id="19910" w:author="Thomas Dietz" w:date="2012-08-08T16:18:00Z"/>
              </w:rPr>
            </w:pPr>
            <w:ins w:id="19911" w:author="Thomas Dietz" w:date="2012-08-08T16:18:00Z">
              <w:r>
                <w:t xml:space="preserve">        operations to identify the resource.</w:t>
              </w:r>
            </w:ins>
          </w:p>
          <w:p w14:paraId="443B585F" w14:textId="77777777" w:rsidR="00D708FE" w:rsidRDefault="00D708FE" w:rsidP="00D708FE">
            <w:pPr>
              <w:pStyle w:val="XML1"/>
              <w:rPr>
                <w:ins w:id="19912" w:author="Thomas Dietz" w:date="2012-08-08T16:18:00Z"/>
              </w:rPr>
            </w:pPr>
            <w:ins w:id="19913" w:author="Thomas Dietz" w:date="2012-08-08T16:18:00Z">
              <w:r>
                <w:t xml:space="preserve">        * If the operation is 'merge' or 'replace', the element is</w:t>
              </w:r>
            </w:ins>
          </w:p>
          <w:p w14:paraId="33BA0ECD" w14:textId="77777777" w:rsidR="00D708FE" w:rsidRDefault="00D708FE" w:rsidP="00D708FE">
            <w:pPr>
              <w:pStyle w:val="XML1"/>
              <w:rPr>
                <w:ins w:id="19914" w:author="Thomas Dietz" w:date="2012-08-08T16:18:00Z"/>
              </w:rPr>
            </w:pPr>
            <w:ins w:id="19915" w:author="Thomas Dietz" w:date="2012-08-08T16:18:00Z">
              <w:r>
                <w:t xml:space="preserve">        created if it does not exist, and its value is set to the</w:t>
              </w:r>
            </w:ins>
          </w:p>
          <w:p w14:paraId="03D6A398" w14:textId="77777777" w:rsidR="00D708FE" w:rsidRDefault="00D708FE" w:rsidP="00D708FE">
            <w:pPr>
              <w:pStyle w:val="XML1"/>
              <w:rPr>
                <w:ins w:id="19916" w:author="Thomas Dietz" w:date="2012-08-08T16:18:00Z"/>
              </w:rPr>
            </w:pPr>
            <w:ins w:id="19917" w:author="Thomas Dietz" w:date="2012-08-08T16:18:00Z">
              <w:r>
                <w:t xml:space="preserve">        value found in the XML RPC data.</w:t>
              </w:r>
            </w:ins>
          </w:p>
          <w:p w14:paraId="5C4EBEE1" w14:textId="77777777" w:rsidR="00D708FE" w:rsidRDefault="00D708FE" w:rsidP="00D708FE">
            <w:pPr>
              <w:pStyle w:val="XML1"/>
              <w:rPr>
                <w:ins w:id="19918" w:author="Thomas Dietz" w:date="2012-08-08T16:18:00Z"/>
              </w:rPr>
            </w:pPr>
            <w:ins w:id="19919" w:author="Thomas Dietz" w:date="2012-08-08T16:18:00Z">
              <w:r>
                <w:t xml:space="preserve">        * If the operation is 'create', the element is created if it</w:t>
              </w:r>
            </w:ins>
          </w:p>
          <w:p w14:paraId="53FDB493" w14:textId="77777777" w:rsidR="00D708FE" w:rsidRDefault="00D708FE" w:rsidP="00D708FE">
            <w:pPr>
              <w:pStyle w:val="XML1"/>
              <w:rPr>
                <w:ins w:id="19920" w:author="Thomas Dietz" w:date="2012-08-08T16:18:00Z"/>
              </w:rPr>
            </w:pPr>
            <w:ins w:id="19921" w:author="Thomas Dietz" w:date="2012-08-08T16:18:00Z">
              <w:r>
                <w:t xml:space="preserve">        does not exist. If the element already exists, a</w:t>
              </w:r>
            </w:ins>
          </w:p>
          <w:p w14:paraId="47054863" w14:textId="77777777" w:rsidR="00D708FE" w:rsidRDefault="00D708FE" w:rsidP="00D708FE">
            <w:pPr>
              <w:pStyle w:val="XML1"/>
              <w:rPr>
                <w:ins w:id="19922" w:author="Thomas Dietz" w:date="2012-08-08T16:18:00Z"/>
              </w:rPr>
            </w:pPr>
            <w:ins w:id="19923"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19924" w:author="Thomas Dietz" w:date="2012-08-08T16:18:00Z"/>
              </w:rPr>
            </w:pPr>
            <w:ins w:id="19925" w:author="Thomas Dietz" w:date="2012-08-08T16:18:00Z">
              <w:r>
                <w:t xml:space="preserve">        * If the operation is 'delete', the element is deleted if it</w:t>
              </w:r>
            </w:ins>
          </w:p>
          <w:p w14:paraId="73E60FF5" w14:textId="77777777" w:rsidR="00D708FE" w:rsidRDefault="00D708FE" w:rsidP="00D708FE">
            <w:pPr>
              <w:pStyle w:val="XML1"/>
              <w:rPr>
                <w:ins w:id="19926" w:author="Thomas Dietz" w:date="2012-08-08T16:18:00Z"/>
              </w:rPr>
            </w:pPr>
            <w:ins w:id="19927" w:author="Thomas Dietz" w:date="2012-08-08T16:18:00Z">
              <w:r>
                <w:t xml:space="preserve">        exists.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19928" w:author="Thomas Dietz" w:date="2012-08-08T16:18:00Z"/>
              </w:rPr>
            </w:pPr>
            <w:ins w:id="19929" w:author="Thomas Dietz" w:date="2012-08-08T16:18:00Z">
              <w:r>
                <w:t xml:space="preserve">        error is returned.</w:t>
              </w:r>
            </w:ins>
          </w:p>
          <w:p w14:paraId="67A11DD0" w14:textId="77777777" w:rsidR="00D708FE" w:rsidRDefault="00D708FE" w:rsidP="00D708FE">
            <w:pPr>
              <w:pStyle w:val="XML1"/>
              <w:rPr>
                <w:ins w:id="19930" w:author="Thomas Dietz" w:date="2012-08-08T16:18:00Z"/>
              </w:rPr>
            </w:pPr>
            <w:ins w:id="19931" w:author="Thomas Dietz" w:date="2012-08-08T16:18:00Z">
              <w:r>
                <w:t xml:space="preserve">      &lt;/xs:documentation&gt;</w:t>
              </w:r>
            </w:ins>
          </w:p>
          <w:p w14:paraId="2B01917A" w14:textId="77777777" w:rsidR="00D708FE" w:rsidRDefault="00D708FE" w:rsidP="00D708FE">
            <w:pPr>
              <w:pStyle w:val="XML1"/>
              <w:rPr>
                <w:ins w:id="19932" w:author="Thomas Dietz" w:date="2012-08-08T16:18:00Z"/>
              </w:rPr>
            </w:pPr>
            <w:ins w:id="19933" w:author="Thomas Dietz" w:date="2012-08-08T16:18:00Z">
              <w:r>
                <w:t xml:space="preserve">    &lt;/xs:annotation&gt;</w:t>
              </w:r>
            </w:ins>
          </w:p>
          <w:p w14:paraId="7636B1C9" w14:textId="77777777" w:rsidR="00D708FE" w:rsidRDefault="00D708FE" w:rsidP="00D708FE">
            <w:pPr>
              <w:pStyle w:val="XML1"/>
              <w:rPr>
                <w:ins w:id="19934" w:author="Thomas Dietz" w:date="2012-08-08T16:18:00Z"/>
              </w:rPr>
            </w:pPr>
          </w:p>
          <w:p w14:paraId="2B4F5C44" w14:textId="77777777" w:rsidR="00D708FE" w:rsidRDefault="00D708FE" w:rsidP="00D708FE">
            <w:pPr>
              <w:pStyle w:val="XML1"/>
              <w:rPr>
                <w:ins w:id="19935" w:author="Thomas Dietz" w:date="2012-08-08T16:18:00Z"/>
              </w:rPr>
            </w:pPr>
            <w:ins w:id="19936" w:author="Thomas Dietz" w:date="2012-08-08T16:18:00Z">
              <w:r>
                <w:lastRenderedPageBreak/>
                <w:t xml:space="preserve">    &lt;xs:sequence&gt;</w:t>
              </w:r>
            </w:ins>
          </w:p>
          <w:p w14:paraId="1E9353ED" w14:textId="77777777" w:rsidR="00D708FE" w:rsidRDefault="00D708FE" w:rsidP="00D708FE">
            <w:pPr>
              <w:pStyle w:val="XML1"/>
              <w:rPr>
                <w:ins w:id="19937" w:author="Thomas Dietz" w:date="2012-08-08T16:18:00Z"/>
              </w:rPr>
            </w:pPr>
            <w:ins w:id="19938" w:author="Thomas Dietz" w:date="2012-08-08T16:18:00Z">
              <w:r>
                <w:t xml:space="preserve">      &lt;xs:element name="resource-id"  type="inet:uri"&gt;</w:t>
              </w:r>
            </w:ins>
          </w:p>
          <w:p w14:paraId="15077FEB" w14:textId="77777777" w:rsidR="00D708FE" w:rsidRDefault="00D708FE" w:rsidP="00D708FE">
            <w:pPr>
              <w:pStyle w:val="XML1"/>
              <w:rPr>
                <w:ins w:id="19939" w:author="Thomas Dietz" w:date="2012-08-08T16:18:00Z"/>
              </w:rPr>
            </w:pPr>
            <w:ins w:id="19940" w:author="Thomas Dietz" w:date="2012-08-08T16:18:00Z">
              <w:r>
                <w:t xml:space="preserve">        &lt;xs:annotation&gt;</w:t>
              </w:r>
            </w:ins>
          </w:p>
          <w:p w14:paraId="5BC32586" w14:textId="77777777" w:rsidR="00D708FE" w:rsidRDefault="00D708FE" w:rsidP="00D708FE">
            <w:pPr>
              <w:pStyle w:val="XML1"/>
              <w:rPr>
                <w:ins w:id="19941" w:author="Thomas Dietz" w:date="2012-08-08T16:18:00Z"/>
              </w:rPr>
            </w:pPr>
            <w:ins w:id="19942" w:author="Thomas Dietz" w:date="2012-08-08T16:18:00Z">
              <w:r>
                <w:t xml:space="preserve">          &lt;xs:documentation&gt;</w:t>
              </w:r>
            </w:ins>
          </w:p>
          <w:p w14:paraId="688366A2" w14:textId="77777777" w:rsidR="00D708FE" w:rsidRDefault="00D708FE" w:rsidP="00D708FE">
            <w:pPr>
              <w:pStyle w:val="XML1"/>
              <w:rPr>
                <w:ins w:id="19943" w:author="Thomas Dietz" w:date="2012-08-08T16:18:00Z"/>
              </w:rPr>
            </w:pPr>
            <w:ins w:id="19944" w:author="Thomas Dietz" w:date="2012-08-08T16:18:00Z">
              <w:r>
                <w:t xml:space="preserve">            A unique but locally arbitrary identifier that</w:t>
              </w:r>
            </w:ins>
          </w:p>
          <w:p w14:paraId="140556B5" w14:textId="77777777" w:rsidR="00D708FE" w:rsidRDefault="00D708FE" w:rsidP="00D708FE">
            <w:pPr>
              <w:pStyle w:val="XML1"/>
              <w:rPr>
                <w:ins w:id="19945" w:author="Thomas Dietz" w:date="2012-08-08T16:18:00Z"/>
              </w:rPr>
            </w:pPr>
            <w:ins w:id="19946" w:author="Thomas Dietz" w:date="2012-08-08T16:18:00Z">
              <w:r>
                <w:t xml:space="preserve">            uniquely identifies an OpenFlow Port within the context  </w:t>
              </w:r>
            </w:ins>
          </w:p>
          <w:p w14:paraId="2BDC08EA" w14:textId="77777777" w:rsidR="00D708FE" w:rsidRDefault="00D708FE" w:rsidP="00D708FE">
            <w:pPr>
              <w:pStyle w:val="XML1"/>
              <w:rPr>
                <w:ins w:id="19947" w:author="Thomas Dietz" w:date="2012-08-08T16:18:00Z"/>
              </w:rPr>
            </w:pPr>
            <w:ins w:id="19948" w:author="Thomas Dietz" w:date="2012-08-08T16:18:00Z">
              <w:r>
                <w:t xml:space="preserve">            of an OpenFlow Logical Switch.  It MUST be persistent</w:t>
              </w:r>
            </w:ins>
          </w:p>
          <w:p w14:paraId="334EC476" w14:textId="77777777" w:rsidR="00D708FE" w:rsidRDefault="00D708FE" w:rsidP="00D708FE">
            <w:pPr>
              <w:pStyle w:val="XML1"/>
              <w:rPr>
                <w:ins w:id="19949" w:author="Thomas Dietz" w:date="2012-08-08T16:18:00Z"/>
              </w:rPr>
            </w:pPr>
            <w:ins w:id="19950" w:author="Thomas Dietz" w:date="2012-08-08T16:18:00Z">
              <w:r>
                <w:t xml:space="preserve">            across reboots of the OpenFlow Capable Switch.</w:t>
              </w:r>
            </w:ins>
          </w:p>
          <w:p w14:paraId="6FD3B955" w14:textId="77777777" w:rsidR="00D708FE" w:rsidRDefault="00D708FE" w:rsidP="00D708FE">
            <w:pPr>
              <w:pStyle w:val="XML1"/>
              <w:rPr>
                <w:ins w:id="19951" w:author="Thomas Dietz" w:date="2012-08-08T16:18:00Z"/>
              </w:rPr>
            </w:pPr>
          </w:p>
          <w:p w14:paraId="2879E33F" w14:textId="77777777" w:rsidR="00D708FE" w:rsidRDefault="00D708FE" w:rsidP="00D708FE">
            <w:pPr>
              <w:pStyle w:val="XML1"/>
              <w:rPr>
                <w:ins w:id="19952" w:author="Thomas Dietz" w:date="2012-08-08T16:18:00Z"/>
              </w:rPr>
            </w:pPr>
            <w:ins w:id="19953" w:author="Thomas Dietz" w:date="2012-08-08T16:18:00Z">
              <w:r>
                <w:t xml:space="preserve">            This element MUST be present to identify the OpenFlow</w:t>
              </w:r>
            </w:ins>
          </w:p>
          <w:p w14:paraId="670FBAFB" w14:textId="77777777" w:rsidR="00D708FE" w:rsidRDefault="00D708FE" w:rsidP="00D708FE">
            <w:pPr>
              <w:pStyle w:val="XML1"/>
              <w:rPr>
                <w:ins w:id="19954" w:author="Thomas Dietz" w:date="2012-08-08T16:18:00Z"/>
              </w:rPr>
            </w:pPr>
            <w:ins w:id="19955" w:author="Thomas Dietz" w:date="2012-08-08T16:18:00Z">
              <w:r>
                <w:t xml:space="preserve">            resource.</w:t>
              </w:r>
            </w:ins>
          </w:p>
          <w:p w14:paraId="618519E1" w14:textId="77777777" w:rsidR="00D708FE" w:rsidRDefault="00D708FE" w:rsidP="00D708FE">
            <w:pPr>
              <w:pStyle w:val="XML1"/>
              <w:rPr>
                <w:ins w:id="19956" w:author="Thomas Dietz" w:date="2012-08-08T16:18:00Z"/>
              </w:rPr>
            </w:pPr>
            <w:ins w:id="19957" w:author="Thomas Dietz" w:date="2012-08-08T16:18:00Z">
              <w:r>
                <w:t xml:space="preserve">          &lt;/xs:documentation&gt;</w:t>
              </w:r>
            </w:ins>
          </w:p>
          <w:p w14:paraId="4A3EBFC1" w14:textId="77777777" w:rsidR="00D708FE" w:rsidRDefault="00D708FE" w:rsidP="00D708FE">
            <w:pPr>
              <w:pStyle w:val="XML1"/>
              <w:rPr>
                <w:ins w:id="19958" w:author="Thomas Dietz" w:date="2012-08-08T16:18:00Z"/>
              </w:rPr>
            </w:pPr>
            <w:ins w:id="19959" w:author="Thomas Dietz" w:date="2012-08-08T16:18:00Z">
              <w:r>
                <w:t xml:space="preserve">        &lt;/xs:annotation&gt;</w:t>
              </w:r>
            </w:ins>
          </w:p>
          <w:p w14:paraId="644F21FB" w14:textId="77777777" w:rsidR="00D708FE" w:rsidRDefault="00D708FE" w:rsidP="00D708FE">
            <w:pPr>
              <w:pStyle w:val="XML1"/>
              <w:rPr>
                <w:ins w:id="19960" w:author="Thomas Dietz" w:date="2012-08-08T16:18:00Z"/>
              </w:rPr>
            </w:pPr>
            <w:ins w:id="19961" w:author="Thomas Dietz" w:date="2012-08-08T16:18:00Z">
              <w:r>
                <w:t xml:space="preserve">      &lt;/xs:element&gt;</w:t>
              </w:r>
            </w:ins>
          </w:p>
          <w:p w14:paraId="4AD79657" w14:textId="77777777" w:rsidR="00D708FE" w:rsidRDefault="00D708FE" w:rsidP="00D708FE">
            <w:pPr>
              <w:pStyle w:val="XML1"/>
              <w:rPr>
                <w:ins w:id="19962" w:author="Thomas Dietz" w:date="2012-08-08T16:18:00Z"/>
              </w:rPr>
            </w:pPr>
            <w:ins w:id="19963" w:author="Thomas Dietz" w:date="2012-08-08T16:18:00Z">
              <w:r>
                <w:t xml:space="preserve">    &lt;/xs:sequence&gt;</w:t>
              </w:r>
            </w:ins>
          </w:p>
          <w:p w14:paraId="4BAF609F" w14:textId="77777777" w:rsidR="00D708FE" w:rsidRDefault="00D708FE" w:rsidP="00D708FE">
            <w:pPr>
              <w:pStyle w:val="XML1"/>
              <w:rPr>
                <w:ins w:id="19964" w:author="Thomas Dietz" w:date="2012-08-08T16:18:00Z"/>
              </w:rPr>
            </w:pPr>
            <w:ins w:id="19965" w:author="Thomas Dietz" w:date="2012-08-08T16:18:00Z">
              <w:r>
                <w:t xml:space="preserve">  &lt;/xs:group&gt;</w:t>
              </w:r>
            </w:ins>
          </w:p>
          <w:p w14:paraId="221A8583" w14:textId="77777777" w:rsidR="00D708FE" w:rsidRDefault="00D708FE" w:rsidP="00D708FE">
            <w:pPr>
              <w:pStyle w:val="XML1"/>
              <w:rPr>
                <w:ins w:id="19966" w:author="Thomas Dietz" w:date="2012-08-08T16:18:00Z"/>
              </w:rPr>
            </w:pPr>
          </w:p>
          <w:p w14:paraId="6E80AC95" w14:textId="77777777" w:rsidR="00D708FE" w:rsidRDefault="00D708FE" w:rsidP="00D708FE">
            <w:pPr>
              <w:pStyle w:val="XML1"/>
              <w:rPr>
                <w:ins w:id="19967" w:author="Thomas Dietz" w:date="2012-08-08T16:18:00Z"/>
              </w:rPr>
            </w:pPr>
            <w:ins w:id="19968" w:author="Thomas Dietz" w:date="2012-08-08T16:18:00Z">
              <w:r>
                <w:t xml:space="preserve">  &lt;xs:group name="OFPortVXLANTunnelType"&gt;</w:t>
              </w:r>
            </w:ins>
          </w:p>
          <w:p w14:paraId="5969C098" w14:textId="77777777" w:rsidR="00D708FE" w:rsidRDefault="00D708FE" w:rsidP="00D708FE">
            <w:pPr>
              <w:pStyle w:val="XML1"/>
              <w:rPr>
                <w:ins w:id="19969" w:author="Thomas Dietz" w:date="2012-08-08T16:18:00Z"/>
              </w:rPr>
            </w:pPr>
            <w:ins w:id="19970" w:author="Thomas Dietz" w:date="2012-08-08T16:18:00Z">
              <w:r>
                <w:t xml:space="preserve">    &lt;xs:annotation&gt;</w:t>
              </w:r>
            </w:ins>
          </w:p>
          <w:p w14:paraId="490E79C9" w14:textId="77777777" w:rsidR="00D708FE" w:rsidRDefault="00D708FE" w:rsidP="00D708FE">
            <w:pPr>
              <w:pStyle w:val="XML1"/>
              <w:rPr>
                <w:ins w:id="19971" w:author="Thomas Dietz" w:date="2012-08-08T16:18:00Z"/>
              </w:rPr>
            </w:pPr>
            <w:ins w:id="19972" w:author="Thomas Dietz" w:date="2012-08-08T16:18:00Z">
              <w:r>
                <w:t xml:space="preserve">      &lt;xs:documentation&gt;</w:t>
              </w:r>
            </w:ins>
          </w:p>
          <w:p w14:paraId="4B62E371" w14:textId="77777777" w:rsidR="00D708FE" w:rsidRDefault="00D708FE" w:rsidP="00D708FE">
            <w:pPr>
              <w:pStyle w:val="XML1"/>
              <w:rPr>
                <w:ins w:id="19973" w:author="Thomas Dietz" w:date="2012-08-08T16:18:00Z"/>
              </w:rPr>
            </w:pPr>
            <w:ins w:id="19974" w:author="Thomas Dietz" w:date="2012-08-08T16:18:00Z">
              <w:r>
                <w:t xml:space="preserve">        Properties of a VxLAN tunnel.</w:t>
              </w:r>
            </w:ins>
          </w:p>
          <w:p w14:paraId="2BBC5492" w14:textId="77777777" w:rsidR="00D708FE" w:rsidRDefault="00D708FE" w:rsidP="00D708FE">
            <w:pPr>
              <w:pStyle w:val="XML1"/>
              <w:rPr>
                <w:ins w:id="19975" w:author="Thomas Dietz" w:date="2012-08-08T16:18:00Z"/>
              </w:rPr>
            </w:pPr>
            <w:ins w:id="19976" w:author="Thomas Dietz" w:date="2012-08-08T16:18:00Z">
              <w:r>
                <w:t xml:space="preserve">      &lt;/xs:documentation&gt;</w:t>
              </w:r>
            </w:ins>
          </w:p>
          <w:p w14:paraId="73053BCE" w14:textId="77777777" w:rsidR="00D708FE" w:rsidRDefault="00D708FE" w:rsidP="00D708FE">
            <w:pPr>
              <w:pStyle w:val="XML1"/>
              <w:rPr>
                <w:ins w:id="19977" w:author="Thomas Dietz" w:date="2012-08-08T16:18:00Z"/>
              </w:rPr>
            </w:pPr>
            <w:ins w:id="19978" w:author="Thomas Dietz" w:date="2012-08-08T16:18:00Z">
              <w:r>
                <w:t xml:space="preserve">    &lt;/xs:annotation&gt;</w:t>
              </w:r>
            </w:ins>
          </w:p>
          <w:p w14:paraId="2AD434B7" w14:textId="77777777" w:rsidR="00D708FE" w:rsidRDefault="00D708FE" w:rsidP="00D708FE">
            <w:pPr>
              <w:pStyle w:val="XML1"/>
              <w:rPr>
                <w:ins w:id="19979" w:author="Thomas Dietz" w:date="2012-08-08T16:18:00Z"/>
              </w:rPr>
            </w:pPr>
          </w:p>
          <w:p w14:paraId="29F71318" w14:textId="77777777" w:rsidR="00D708FE" w:rsidRDefault="00D708FE" w:rsidP="00D708FE">
            <w:pPr>
              <w:pStyle w:val="XML1"/>
              <w:rPr>
                <w:ins w:id="19980" w:author="Thomas Dietz" w:date="2012-08-08T16:18:00Z"/>
              </w:rPr>
            </w:pPr>
            <w:ins w:id="19981" w:author="Thomas Dietz" w:date="2012-08-08T16:18:00Z">
              <w:r>
                <w:t xml:space="preserve">    &lt;xs:sequence&gt;</w:t>
              </w:r>
            </w:ins>
          </w:p>
          <w:p w14:paraId="06A4458E" w14:textId="77777777" w:rsidR="00D708FE" w:rsidRDefault="00D708FE" w:rsidP="00D708FE">
            <w:pPr>
              <w:pStyle w:val="XML1"/>
              <w:rPr>
                <w:ins w:id="19982" w:author="Thomas Dietz" w:date="2012-08-08T16:18:00Z"/>
              </w:rPr>
            </w:pPr>
            <w:ins w:id="19983" w:author="Thomas Dietz" w:date="2012-08-08T16:18:00Z">
              <w:r>
                <w:t xml:space="preserve">      &lt;xs:group ref="OFPortBaseTunnelType"/&gt;</w:t>
              </w:r>
            </w:ins>
          </w:p>
          <w:p w14:paraId="670D1726" w14:textId="77777777" w:rsidR="00D708FE" w:rsidRDefault="00D708FE" w:rsidP="00D708FE">
            <w:pPr>
              <w:pStyle w:val="XML1"/>
              <w:rPr>
                <w:ins w:id="19984" w:author="Thomas Dietz" w:date="2012-08-08T16:18:00Z"/>
              </w:rPr>
            </w:pPr>
            <w:ins w:id="19985" w:author="Thomas Dietz" w:date="2012-08-08T16:18:00Z">
              <w:r>
                <w:t xml:space="preserve">      &lt;xs:element name="vni-valid"  type="xs:boolean"&gt;</w:t>
              </w:r>
            </w:ins>
          </w:p>
          <w:p w14:paraId="7C3E0057" w14:textId="77777777" w:rsidR="00D708FE" w:rsidRDefault="00D708FE" w:rsidP="00D708FE">
            <w:pPr>
              <w:pStyle w:val="XML1"/>
              <w:rPr>
                <w:ins w:id="19986" w:author="Thomas Dietz" w:date="2012-08-08T16:18:00Z"/>
              </w:rPr>
            </w:pPr>
            <w:ins w:id="19987" w:author="Thomas Dietz" w:date="2012-08-08T16:18:00Z">
              <w:r>
                <w:t xml:space="preserve">        &lt;xs:annotation&gt;</w:t>
              </w:r>
            </w:ins>
          </w:p>
          <w:p w14:paraId="71A00D40" w14:textId="77777777" w:rsidR="00D708FE" w:rsidRDefault="00D708FE" w:rsidP="00D708FE">
            <w:pPr>
              <w:pStyle w:val="XML1"/>
              <w:rPr>
                <w:ins w:id="19988" w:author="Thomas Dietz" w:date="2012-08-08T16:18:00Z"/>
              </w:rPr>
            </w:pPr>
            <w:ins w:id="19989" w:author="Thomas Dietz" w:date="2012-08-08T16:18:00Z">
              <w:r>
                <w:t xml:space="preserve">          &lt;xs:documentation&gt;</w:t>
              </w:r>
            </w:ins>
          </w:p>
          <w:p w14:paraId="24295600" w14:textId="77777777" w:rsidR="00D708FE" w:rsidRDefault="00D708FE" w:rsidP="00D708FE">
            <w:pPr>
              <w:pStyle w:val="XML1"/>
              <w:rPr>
                <w:ins w:id="19990" w:author="Thomas Dietz" w:date="2012-08-08T16:18:00Z"/>
              </w:rPr>
            </w:pPr>
            <w:ins w:id="19991" w:author="Thomas Dietz" w:date="2012-08-08T16:18:00Z">
              <w:r>
                <w:t xml:space="preserve">            Indicates how the corresponding flag should be</w:t>
              </w:r>
            </w:ins>
          </w:p>
          <w:p w14:paraId="60D4FA51" w14:textId="77777777" w:rsidR="00D708FE" w:rsidRDefault="00D708FE" w:rsidP="00D708FE">
            <w:pPr>
              <w:pStyle w:val="XML1"/>
              <w:rPr>
                <w:ins w:id="19992" w:author="Thomas Dietz" w:date="2012-08-08T16:18:00Z"/>
              </w:rPr>
            </w:pPr>
            <w:ins w:id="19993" w:author="Thomas Dietz" w:date="2012-08-08T16:18:00Z">
              <w:r>
                <w:t xml:space="preserve">            set in packets sent on the tunnel.</w:t>
              </w:r>
            </w:ins>
          </w:p>
          <w:p w14:paraId="6593D7BB" w14:textId="77777777" w:rsidR="00D708FE" w:rsidRDefault="00D708FE" w:rsidP="00D708FE">
            <w:pPr>
              <w:pStyle w:val="XML1"/>
              <w:rPr>
                <w:ins w:id="19994" w:author="Thomas Dietz" w:date="2012-08-08T16:18:00Z"/>
              </w:rPr>
            </w:pPr>
            <w:ins w:id="19995" w:author="Thomas Dietz" w:date="2012-08-08T16:18:00Z">
              <w:r>
                <w:t xml:space="preserve">          &lt;/xs:documentation&gt;</w:t>
              </w:r>
            </w:ins>
          </w:p>
          <w:p w14:paraId="73C806C2" w14:textId="77777777" w:rsidR="00D708FE" w:rsidRDefault="00D708FE" w:rsidP="00D708FE">
            <w:pPr>
              <w:pStyle w:val="XML1"/>
              <w:rPr>
                <w:ins w:id="19996" w:author="Thomas Dietz" w:date="2012-08-08T16:18:00Z"/>
              </w:rPr>
            </w:pPr>
            <w:ins w:id="19997" w:author="Thomas Dietz" w:date="2012-08-08T16:18:00Z">
              <w:r>
                <w:t xml:space="preserve">        &lt;/xs:annotation&gt;</w:t>
              </w:r>
            </w:ins>
          </w:p>
          <w:p w14:paraId="5BB83AE8" w14:textId="77777777" w:rsidR="00D708FE" w:rsidRDefault="00D708FE" w:rsidP="00D708FE">
            <w:pPr>
              <w:pStyle w:val="XML1"/>
              <w:rPr>
                <w:ins w:id="19998" w:author="Thomas Dietz" w:date="2012-08-08T16:18:00Z"/>
              </w:rPr>
            </w:pPr>
            <w:ins w:id="19999" w:author="Thomas Dietz" w:date="2012-08-08T16:18:00Z">
              <w:r>
                <w:t xml:space="preserve">      &lt;/xs:element&gt;</w:t>
              </w:r>
            </w:ins>
          </w:p>
          <w:p w14:paraId="45B8CED7" w14:textId="77777777" w:rsidR="00D708FE" w:rsidRDefault="00D708FE" w:rsidP="00D708FE">
            <w:pPr>
              <w:pStyle w:val="XML1"/>
              <w:rPr>
                <w:ins w:id="20000" w:author="Thomas Dietz" w:date="2012-08-08T16:18:00Z"/>
              </w:rPr>
            </w:pPr>
            <w:ins w:id="20001" w:author="Thomas Dietz" w:date="2012-08-08T16:18:00Z">
              <w:r>
                <w:t xml:space="preserve">      &lt;xs:element name="vni"  type="xs:unsignedInt"&gt;</w:t>
              </w:r>
            </w:ins>
          </w:p>
          <w:p w14:paraId="5DE3F1E9" w14:textId="77777777" w:rsidR="00D708FE" w:rsidRDefault="00D708FE" w:rsidP="00D708FE">
            <w:pPr>
              <w:pStyle w:val="XML1"/>
              <w:rPr>
                <w:ins w:id="20002" w:author="Thomas Dietz" w:date="2012-08-08T16:18:00Z"/>
              </w:rPr>
            </w:pPr>
            <w:ins w:id="20003" w:author="Thomas Dietz" w:date="2012-08-08T16:18:00Z">
              <w:r>
                <w:t xml:space="preserve">        &lt;xs:annotation&gt;</w:t>
              </w:r>
            </w:ins>
          </w:p>
          <w:p w14:paraId="0CC44F64" w14:textId="77777777" w:rsidR="00D708FE" w:rsidRDefault="00D708FE" w:rsidP="00D708FE">
            <w:pPr>
              <w:pStyle w:val="XML1"/>
              <w:rPr>
                <w:ins w:id="20004" w:author="Thomas Dietz" w:date="2012-08-08T16:18:00Z"/>
              </w:rPr>
            </w:pPr>
            <w:ins w:id="20005" w:author="Thomas Dietz" w:date="2012-08-08T16:18:00Z">
              <w:r>
                <w:t xml:space="preserve">          &lt;xs:documentation&gt;</w:t>
              </w:r>
            </w:ins>
          </w:p>
          <w:p w14:paraId="62265757" w14:textId="77777777" w:rsidR="00D708FE" w:rsidRDefault="00D708FE" w:rsidP="00D708FE">
            <w:pPr>
              <w:pStyle w:val="XML1"/>
              <w:rPr>
                <w:ins w:id="20006" w:author="Thomas Dietz" w:date="2012-08-08T16:18:00Z"/>
              </w:rPr>
            </w:pPr>
            <w:ins w:id="20007" w:author="Thomas Dietz" w:date="2012-08-08T16:18:00Z">
              <w:r>
                <w:t xml:space="preserve">            Virtual network identifier assigned to all</w:t>
              </w:r>
            </w:ins>
          </w:p>
          <w:p w14:paraId="73F17E4B" w14:textId="77777777" w:rsidR="00D708FE" w:rsidRDefault="00D708FE" w:rsidP="00D708FE">
            <w:pPr>
              <w:pStyle w:val="XML1"/>
              <w:rPr>
                <w:ins w:id="20008" w:author="Thomas Dietz" w:date="2012-08-08T16:18:00Z"/>
              </w:rPr>
            </w:pPr>
            <w:ins w:id="20009" w:author="Thomas Dietz" w:date="2012-08-08T16:18:00Z">
              <w:r>
                <w:t xml:space="preserve">            packets sent on the tunnel.  A VxLAN  implementation MAY </w:t>
              </w:r>
            </w:ins>
          </w:p>
          <w:p w14:paraId="1286ED59" w14:textId="77777777" w:rsidR="00D708FE" w:rsidRDefault="00D708FE" w:rsidP="00D708FE">
            <w:pPr>
              <w:pStyle w:val="XML1"/>
              <w:rPr>
                <w:ins w:id="20010" w:author="Thomas Dietz" w:date="2012-08-08T16:18:00Z"/>
              </w:rPr>
            </w:pPr>
            <w:ins w:id="20011" w:author="Thomas Dietz" w:date="2012-08-08T16:18:00Z">
              <w:r>
                <w:t xml:space="preserve">            use the this element to set the OXM_OF_TUNNEL_ID match </w:t>
              </w:r>
            </w:ins>
          </w:p>
          <w:p w14:paraId="5D4C2A99" w14:textId="77777777" w:rsidR="00D708FE" w:rsidRDefault="00D708FE" w:rsidP="00D708FE">
            <w:pPr>
              <w:pStyle w:val="XML1"/>
              <w:rPr>
                <w:ins w:id="20012" w:author="Thomas Dietz" w:date="2012-08-08T16:18:00Z"/>
              </w:rPr>
            </w:pPr>
            <w:ins w:id="20013" w:author="Thomas Dietz" w:date="2012-08-08T16:18:00Z">
              <w:r>
                <w:t xml:space="preserve">            field metadata in the OpenFlow protocol.</w:t>
              </w:r>
            </w:ins>
          </w:p>
          <w:p w14:paraId="4E0B236C" w14:textId="77777777" w:rsidR="00D708FE" w:rsidRDefault="00D708FE" w:rsidP="00D708FE">
            <w:pPr>
              <w:pStyle w:val="XML1"/>
              <w:rPr>
                <w:ins w:id="20014" w:author="Thomas Dietz" w:date="2012-08-08T16:18:00Z"/>
              </w:rPr>
            </w:pPr>
            <w:ins w:id="20015" w:author="Thomas Dietz" w:date="2012-08-08T16:18:00Z">
              <w:r>
                <w:t xml:space="preserve">          &lt;/xs:documentation&gt;</w:t>
              </w:r>
            </w:ins>
          </w:p>
          <w:p w14:paraId="1C5AB908" w14:textId="77777777" w:rsidR="00D708FE" w:rsidRDefault="00D708FE" w:rsidP="00D708FE">
            <w:pPr>
              <w:pStyle w:val="XML1"/>
              <w:rPr>
                <w:ins w:id="20016" w:author="Thomas Dietz" w:date="2012-08-08T16:18:00Z"/>
              </w:rPr>
            </w:pPr>
            <w:ins w:id="20017" w:author="Thomas Dietz" w:date="2012-08-08T16:18:00Z">
              <w:r>
                <w:t xml:space="preserve">        &lt;/xs:annotation&gt;</w:t>
              </w:r>
            </w:ins>
          </w:p>
          <w:p w14:paraId="5F7936BB" w14:textId="77777777" w:rsidR="00D708FE" w:rsidRDefault="00D708FE" w:rsidP="00D708FE">
            <w:pPr>
              <w:pStyle w:val="XML1"/>
              <w:rPr>
                <w:ins w:id="20018" w:author="Thomas Dietz" w:date="2012-08-08T16:18:00Z"/>
              </w:rPr>
            </w:pPr>
            <w:ins w:id="20019" w:author="Thomas Dietz" w:date="2012-08-08T16:18:00Z">
              <w:r>
                <w:t xml:space="preserve">      &lt;/xs:element&gt;</w:t>
              </w:r>
            </w:ins>
          </w:p>
          <w:p w14:paraId="48358112" w14:textId="77777777" w:rsidR="00D708FE" w:rsidRDefault="00D708FE" w:rsidP="00D708FE">
            <w:pPr>
              <w:pStyle w:val="XML1"/>
              <w:rPr>
                <w:ins w:id="20020" w:author="Thomas Dietz" w:date="2012-08-08T16:18:00Z"/>
              </w:rPr>
            </w:pPr>
            <w:ins w:id="20021" w:author="Thomas Dietz" w:date="2012-08-08T16:18:00Z">
              <w:r>
                <w:t xml:space="preserve">      &lt;xs:element name="vni-multicast-group"  type="inet:ip-address"&gt;</w:t>
              </w:r>
            </w:ins>
          </w:p>
          <w:p w14:paraId="47A560E9" w14:textId="77777777" w:rsidR="00D708FE" w:rsidRDefault="00D708FE" w:rsidP="00D708FE">
            <w:pPr>
              <w:pStyle w:val="XML1"/>
              <w:rPr>
                <w:ins w:id="20022" w:author="Thomas Dietz" w:date="2012-08-08T16:18:00Z"/>
              </w:rPr>
            </w:pPr>
            <w:ins w:id="20023" w:author="Thomas Dietz" w:date="2012-08-08T16:18:00Z">
              <w:r>
                <w:t xml:space="preserve">        &lt;xs:annotation&gt;</w:t>
              </w:r>
            </w:ins>
          </w:p>
          <w:p w14:paraId="2E83AE86" w14:textId="77777777" w:rsidR="00D708FE" w:rsidRDefault="00D708FE" w:rsidP="00D708FE">
            <w:pPr>
              <w:pStyle w:val="XML1"/>
              <w:rPr>
                <w:ins w:id="20024" w:author="Thomas Dietz" w:date="2012-08-08T16:18:00Z"/>
              </w:rPr>
            </w:pPr>
            <w:ins w:id="20025" w:author="Thomas Dietz" w:date="2012-08-08T16:18:00Z">
              <w:r>
                <w:t xml:space="preserve">          &lt;xs:documentation&gt;</w:t>
              </w:r>
            </w:ins>
          </w:p>
          <w:p w14:paraId="0CCB2964" w14:textId="77777777" w:rsidR="00D708FE" w:rsidRDefault="00D708FE" w:rsidP="00D708FE">
            <w:pPr>
              <w:pStyle w:val="XML1"/>
              <w:rPr>
                <w:ins w:id="20026" w:author="Thomas Dietz" w:date="2012-08-08T16:18:00Z"/>
              </w:rPr>
            </w:pPr>
            <w:ins w:id="20027" w:author="Thomas Dietz" w:date="2012-08-08T16:18:00Z">
              <w:r>
                <w:t xml:space="preserve">            If IP multicast is used to support broadcast</w:t>
              </w:r>
            </w:ins>
          </w:p>
          <w:p w14:paraId="68FFAB94" w14:textId="77777777" w:rsidR="00D708FE" w:rsidRDefault="00D708FE" w:rsidP="00D708FE">
            <w:pPr>
              <w:pStyle w:val="XML1"/>
              <w:rPr>
                <w:ins w:id="20028" w:author="Thomas Dietz" w:date="2012-08-08T16:18:00Z"/>
              </w:rPr>
            </w:pPr>
            <w:ins w:id="20029" w:author="Thomas Dietz" w:date="2012-08-08T16:18:00Z">
              <w:r>
                <w:t xml:space="preserve">            on the tunnel this specifies the corresponding multicast</w:t>
              </w:r>
            </w:ins>
          </w:p>
          <w:p w14:paraId="33664D32" w14:textId="77777777" w:rsidR="00D708FE" w:rsidRDefault="00D708FE" w:rsidP="00D708FE">
            <w:pPr>
              <w:pStyle w:val="XML1"/>
              <w:rPr>
                <w:ins w:id="20030" w:author="Thomas Dietz" w:date="2012-08-08T16:18:00Z"/>
              </w:rPr>
            </w:pPr>
            <w:ins w:id="20031" w:author="Thomas Dietz" w:date="2012-08-08T16:18:00Z">
              <w:r>
                <w:t xml:space="preserve">            IP address</w:t>
              </w:r>
            </w:ins>
          </w:p>
          <w:p w14:paraId="76AC3760" w14:textId="77777777" w:rsidR="00D708FE" w:rsidRDefault="00D708FE" w:rsidP="00D708FE">
            <w:pPr>
              <w:pStyle w:val="XML1"/>
              <w:rPr>
                <w:ins w:id="20032" w:author="Thomas Dietz" w:date="2012-08-08T16:18:00Z"/>
              </w:rPr>
            </w:pPr>
            <w:ins w:id="20033" w:author="Thomas Dietz" w:date="2012-08-08T16:18:00Z">
              <w:r>
                <w:t xml:space="preserve">          &lt;/xs:documentation&gt;</w:t>
              </w:r>
            </w:ins>
          </w:p>
          <w:p w14:paraId="47D55144" w14:textId="77777777" w:rsidR="00D708FE" w:rsidRDefault="00D708FE" w:rsidP="00D708FE">
            <w:pPr>
              <w:pStyle w:val="XML1"/>
              <w:rPr>
                <w:ins w:id="20034" w:author="Thomas Dietz" w:date="2012-08-08T16:18:00Z"/>
              </w:rPr>
            </w:pPr>
            <w:ins w:id="20035" w:author="Thomas Dietz" w:date="2012-08-08T16:18:00Z">
              <w:r>
                <w:t xml:space="preserve">        &lt;/xs:annotation&gt;</w:t>
              </w:r>
            </w:ins>
          </w:p>
          <w:p w14:paraId="5D9B6D0D" w14:textId="77777777" w:rsidR="00D708FE" w:rsidRDefault="00D708FE" w:rsidP="00D708FE">
            <w:pPr>
              <w:pStyle w:val="XML1"/>
              <w:rPr>
                <w:ins w:id="20036" w:author="Thomas Dietz" w:date="2012-08-08T16:18:00Z"/>
              </w:rPr>
            </w:pPr>
            <w:ins w:id="20037" w:author="Thomas Dietz" w:date="2012-08-08T16:18:00Z">
              <w:r>
                <w:t xml:space="preserve">      &lt;/xs:element&gt;</w:t>
              </w:r>
            </w:ins>
          </w:p>
          <w:p w14:paraId="2EB37346" w14:textId="77777777" w:rsidR="00D708FE" w:rsidRDefault="00D708FE" w:rsidP="00D708FE">
            <w:pPr>
              <w:pStyle w:val="XML1"/>
              <w:rPr>
                <w:ins w:id="20038" w:author="Thomas Dietz" w:date="2012-08-08T16:18:00Z"/>
              </w:rPr>
            </w:pPr>
            <w:ins w:id="20039" w:author="Thomas Dietz" w:date="2012-08-08T16:18:00Z">
              <w:r>
                <w:t xml:space="preserve">      &lt;xs:element name="udp-source-port"  type="inet:port-number"&gt;</w:t>
              </w:r>
            </w:ins>
          </w:p>
          <w:p w14:paraId="355A1F52" w14:textId="77777777" w:rsidR="00D708FE" w:rsidRDefault="00D708FE" w:rsidP="00D708FE">
            <w:pPr>
              <w:pStyle w:val="XML1"/>
              <w:rPr>
                <w:ins w:id="20040" w:author="Thomas Dietz" w:date="2012-08-08T16:18:00Z"/>
              </w:rPr>
            </w:pPr>
            <w:ins w:id="20041" w:author="Thomas Dietz" w:date="2012-08-08T16:18:00Z">
              <w:r>
                <w:t xml:space="preserve">        &lt;xs:annotation&gt;</w:t>
              </w:r>
            </w:ins>
          </w:p>
          <w:p w14:paraId="5D704CED" w14:textId="77777777" w:rsidR="00D708FE" w:rsidRDefault="00D708FE" w:rsidP="00D708FE">
            <w:pPr>
              <w:pStyle w:val="XML1"/>
              <w:rPr>
                <w:ins w:id="20042" w:author="Thomas Dietz" w:date="2012-08-08T16:18:00Z"/>
              </w:rPr>
            </w:pPr>
            <w:ins w:id="20043" w:author="Thomas Dietz" w:date="2012-08-08T16:18:00Z">
              <w:r>
                <w:t xml:space="preserve">          &lt;xs:documentation&gt;</w:t>
              </w:r>
            </w:ins>
          </w:p>
          <w:p w14:paraId="38440C85" w14:textId="77777777" w:rsidR="00D708FE" w:rsidRDefault="00D708FE" w:rsidP="00D708FE">
            <w:pPr>
              <w:pStyle w:val="XML1"/>
              <w:rPr>
                <w:ins w:id="20044" w:author="Thomas Dietz" w:date="2012-08-08T16:18:00Z"/>
              </w:rPr>
            </w:pPr>
            <w:ins w:id="20045" w:author="Thomas Dietz" w:date="2012-08-08T16:18:00Z">
              <w:r>
                <w:lastRenderedPageBreak/>
                <w:t xml:space="preserve">            Specifies the outer UDP source port number.</w:t>
              </w:r>
            </w:ins>
          </w:p>
          <w:p w14:paraId="25A11DCA" w14:textId="77777777" w:rsidR="00D708FE" w:rsidRDefault="00D708FE" w:rsidP="00D708FE">
            <w:pPr>
              <w:pStyle w:val="XML1"/>
              <w:rPr>
                <w:ins w:id="20046" w:author="Thomas Dietz" w:date="2012-08-08T16:18:00Z"/>
              </w:rPr>
            </w:pPr>
            <w:ins w:id="20047" w:author="Thomas Dietz" w:date="2012-08-08T16:18:00Z">
              <w:r>
                <w:t xml:space="preserve">            If this element is absent, the port number MAY be chosen </w:t>
              </w:r>
            </w:ins>
          </w:p>
          <w:p w14:paraId="31008F32" w14:textId="77777777" w:rsidR="00D708FE" w:rsidRDefault="00D708FE" w:rsidP="00D708FE">
            <w:pPr>
              <w:pStyle w:val="XML1"/>
              <w:rPr>
                <w:ins w:id="20048" w:author="Thomas Dietz" w:date="2012-08-08T16:18:00Z"/>
              </w:rPr>
            </w:pPr>
            <w:ins w:id="20049" w:author="Thomas Dietz" w:date="2012-08-08T16:18:00Z">
              <w:r>
                <w:t xml:space="preserve">            dynamically.</w:t>
              </w:r>
            </w:ins>
          </w:p>
          <w:p w14:paraId="7D824F92" w14:textId="77777777" w:rsidR="00D708FE" w:rsidRDefault="00D708FE" w:rsidP="00D708FE">
            <w:pPr>
              <w:pStyle w:val="XML1"/>
              <w:rPr>
                <w:ins w:id="20050" w:author="Thomas Dietz" w:date="2012-08-08T16:18:00Z"/>
              </w:rPr>
            </w:pPr>
            <w:ins w:id="20051" w:author="Thomas Dietz" w:date="2012-08-08T16:18:00Z">
              <w:r>
                <w:t xml:space="preserve">          &lt;/xs:documentation&gt;</w:t>
              </w:r>
            </w:ins>
          </w:p>
          <w:p w14:paraId="0B338F26" w14:textId="77777777" w:rsidR="00D708FE" w:rsidRDefault="00D708FE" w:rsidP="00D708FE">
            <w:pPr>
              <w:pStyle w:val="XML1"/>
              <w:rPr>
                <w:ins w:id="20052" w:author="Thomas Dietz" w:date="2012-08-08T16:18:00Z"/>
              </w:rPr>
            </w:pPr>
            <w:ins w:id="20053" w:author="Thomas Dietz" w:date="2012-08-08T16:18:00Z">
              <w:r>
                <w:t xml:space="preserve">        &lt;/xs:annotation&gt;</w:t>
              </w:r>
            </w:ins>
          </w:p>
          <w:p w14:paraId="54076910" w14:textId="77777777" w:rsidR="00D708FE" w:rsidRDefault="00D708FE" w:rsidP="00D708FE">
            <w:pPr>
              <w:pStyle w:val="XML1"/>
              <w:rPr>
                <w:ins w:id="20054" w:author="Thomas Dietz" w:date="2012-08-08T16:18:00Z"/>
              </w:rPr>
            </w:pPr>
            <w:ins w:id="20055" w:author="Thomas Dietz" w:date="2012-08-08T16:18:00Z">
              <w:r>
                <w:t xml:space="preserve">      &lt;/xs:element&gt;</w:t>
              </w:r>
            </w:ins>
          </w:p>
          <w:p w14:paraId="3B5676DC" w14:textId="77777777" w:rsidR="00D708FE" w:rsidRDefault="00D708FE" w:rsidP="00D708FE">
            <w:pPr>
              <w:pStyle w:val="XML1"/>
              <w:rPr>
                <w:ins w:id="20056" w:author="Thomas Dietz" w:date="2012-08-08T16:18:00Z"/>
              </w:rPr>
            </w:pPr>
            <w:ins w:id="20057" w:author="Thomas Dietz" w:date="2012-08-08T16:18:00Z">
              <w:r>
                <w:t xml:space="preserve">      &lt;xs:element name="udp-dest-port"  type="inet:port-number"&gt;</w:t>
              </w:r>
            </w:ins>
          </w:p>
          <w:p w14:paraId="7F1AACE9" w14:textId="77777777" w:rsidR="00D708FE" w:rsidRDefault="00D708FE" w:rsidP="00D708FE">
            <w:pPr>
              <w:pStyle w:val="XML1"/>
              <w:rPr>
                <w:ins w:id="20058" w:author="Thomas Dietz" w:date="2012-08-08T16:18:00Z"/>
              </w:rPr>
            </w:pPr>
            <w:ins w:id="20059" w:author="Thomas Dietz" w:date="2012-08-08T16:18:00Z">
              <w:r>
                <w:t xml:space="preserve">        &lt;xs:annotation&gt;</w:t>
              </w:r>
            </w:ins>
          </w:p>
          <w:p w14:paraId="3D68626D" w14:textId="77777777" w:rsidR="00D708FE" w:rsidRDefault="00D708FE" w:rsidP="00D708FE">
            <w:pPr>
              <w:pStyle w:val="XML1"/>
              <w:rPr>
                <w:ins w:id="20060" w:author="Thomas Dietz" w:date="2012-08-08T16:18:00Z"/>
              </w:rPr>
            </w:pPr>
            <w:ins w:id="20061" w:author="Thomas Dietz" w:date="2012-08-08T16:18:00Z">
              <w:r>
                <w:t xml:space="preserve">          &lt;xs:documentation&gt;</w:t>
              </w:r>
            </w:ins>
          </w:p>
          <w:p w14:paraId="6894CC22" w14:textId="77777777" w:rsidR="00D708FE" w:rsidRDefault="00D708FE" w:rsidP="00D708FE">
            <w:pPr>
              <w:pStyle w:val="XML1"/>
              <w:rPr>
                <w:ins w:id="20062" w:author="Thomas Dietz" w:date="2012-08-08T16:18:00Z"/>
              </w:rPr>
            </w:pPr>
            <w:ins w:id="20063" w:author="Thomas Dietz" w:date="2012-08-08T16:18:00Z">
              <w:r>
                <w:t xml:space="preserve">            Specifies the outer UDP destination port</w:t>
              </w:r>
            </w:ins>
          </w:p>
          <w:p w14:paraId="2F681AB4" w14:textId="77777777" w:rsidR="00D708FE" w:rsidRDefault="00D708FE" w:rsidP="00D708FE">
            <w:pPr>
              <w:pStyle w:val="XML1"/>
              <w:rPr>
                <w:ins w:id="20064" w:author="Thomas Dietz" w:date="2012-08-08T16:18:00Z"/>
              </w:rPr>
            </w:pPr>
            <w:ins w:id="20065" w:author="Thomas Dietz" w:date="2012-08-08T16:18:00Z">
              <w:r>
                <w:t xml:space="preserve">            number.  It is intended to reserve a port number for</w:t>
              </w:r>
            </w:ins>
          </w:p>
          <w:p w14:paraId="47D549E0" w14:textId="77777777" w:rsidR="00D708FE" w:rsidRDefault="00D708FE" w:rsidP="00D708FE">
            <w:pPr>
              <w:pStyle w:val="XML1"/>
              <w:rPr>
                <w:ins w:id="20066" w:author="Thomas Dietz" w:date="2012-08-08T16:18:00Z"/>
              </w:rPr>
            </w:pPr>
            <w:ins w:id="20067" w:author="Thomas Dietz" w:date="2012-08-08T16:18:00Z">
              <w:r>
                <w:t xml:space="preserve">            VxLAN at IANA.  As soon as this has been reserved, the</w:t>
              </w:r>
            </w:ins>
          </w:p>
          <w:p w14:paraId="5C7FF216" w14:textId="77777777" w:rsidR="00D708FE" w:rsidRDefault="00D708FE" w:rsidP="00D708FE">
            <w:pPr>
              <w:pStyle w:val="XML1"/>
              <w:rPr>
                <w:ins w:id="20068" w:author="Thomas Dietz" w:date="2012-08-08T16:18:00Z"/>
              </w:rPr>
            </w:pPr>
            <w:ins w:id="20069" w:author="Thomas Dietz" w:date="2012-08-08T16:18:00Z">
              <w:r>
                <w:t xml:space="preserve">            reserved number SHOULD become the default value for this</w:t>
              </w:r>
            </w:ins>
          </w:p>
          <w:p w14:paraId="33771C6C" w14:textId="77777777" w:rsidR="00D708FE" w:rsidRDefault="00D708FE" w:rsidP="00D708FE">
            <w:pPr>
              <w:pStyle w:val="XML1"/>
              <w:rPr>
                <w:ins w:id="20070" w:author="Thomas Dietz" w:date="2012-08-08T16:18:00Z"/>
              </w:rPr>
            </w:pPr>
            <w:ins w:id="20071" w:author="Thomas Dietz" w:date="2012-08-08T16:18:00Z">
              <w:r>
                <w:t xml:space="preserve">            element.</w:t>
              </w:r>
            </w:ins>
          </w:p>
          <w:p w14:paraId="7B8A1A52" w14:textId="77777777" w:rsidR="00D708FE" w:rsidRDefault="00D708FE" w:rsidP="00D708FE">
            <w:pPr>
              <w:pStyle w:val="XML1"/>
              <w:rPr>
                <w:ins w:id="20072" w:author="Thomas Dietz" w:date="2012-08-08T16:18:00Z"/>
              </w:rPr>
            </w:pPr>
            <w:ins w:id="20073" w:author="Thomas Dietz" w:date="2012-08-08T16:18:00Z">
              <w:r>
                <w:t xml:space="preserve">          &lt;/xs:documentation&gt;</w:t>
              </w:r>
            </w:ins>
          </w:p>
          <w:p w14:paraId="7C20B9BD" w14:textId="77777777" w:rsidR="00D708FE" w:rsidRDefault="00D708FE" w:rsidP="00D708FE">
            <w:pPr>
              <w:pStyle w:val="XML1"/>
              <w:rPr>
                <w:ins w:id="20074" w:author="Thomas Dietz" w:date="2012-08-08T16:18:00Z"/>
              </w:rPr>
            </w:pPr>
            <w:ins w:id="20075" w:author="Thomas Dietz" w:date="2012-08-08T16:18:00Z">
              <w:r>
                <w:t xml:space="preserve">        &lt;/xs:annotation&gt;</w:t>
              </w:r>
            </w:ins>
          </w:p>
          <w:p w14:paraId="0E8294E7" w14:textId="77777777" w:rsidR="00D708FE" w:rsidRDefault="00D708FE" w:rsidP="00D708FE">
            <w:pPr>
              <w:pStyle w:val="XML1"/>
              <w:rPr>
                <w:ins w:id="20076" w:author="Thomas Dietz" w:date="2012-08-08T16:18:00Z"/>
              </w:rPr>
            </w:pPr>
            <w:ins w:id="20077" w:author="Thomas Dietz" w:date="2012-08-08T16:18:00Z">
              <w:r>
                <w:t xml:space="preserve">      &lt;/xs:element&gt;</w:t>
              </w:r>
            </w:ins>
          </w:p>
          <w:p w14:paraId="42972488" w14:textId="77777777" w:rsidR="00D708FE" w:rsidRDefault="00D708FE" w:rsidP="00D708FE">
            <w:pPr>
              <w:pStyle w:val="XML1"/>
              <w:rPr>
                <w:ins w:id="20078" w:author="Thomas Dietz" w:date="2012-08-08T16:18:00Z"/>
              </w:rPr>
            </w:pPr>
            <w:ins w:id="20079" w:author="Thomas Dietz" w:date="2012-08-08T16:18:00Z">
              <w:r>
                <w:t xml:space="preserve">      &lt;xs:element name="udp-checksum"  type="xs:boolean"&gt;</w:t>
              </w:r>
            </w:ins>
          </w:p>
          <w:p w14:paraId="3B613B3D" w14:textId="77777777" w:rsidR="00D708FE" w:rsidRDefault="00D708FE" w:rsidP="00D708FE">
            <w:pPr>
              <w:pStyle w:val="XML1"/>
              <w:rPr>
                <w:ins w:id="20080" w:author="Thomas Dietz" w:date="2012-08-08T16:18:00Z"/>
              </w:rPr>
            </w:pPr>
            <w:ins w:id="20081" w:author="Thomas Dietz" w:date="2012-08-08T16:18:00Z">
              <w:r>
                <w:t xml:space="preserve">        &lt;xs:annotation&gt;</w:t>
              </w:r>
            </w:ins>
          </w:p>
          <w:p w14:paraId="1C2A7817" w14:textId="77777777" w:rsidR="00D708FE" w:rsidRDefault="00D708FE" w:rsidP="00D708FE">
            <w:pPr>
              <w:pStyle w:val="XML1"/>
              <w:rPr>
                <w:ins w:id="20082" w:author="Thomas Dietz" w:date="2012-08-08T16:18:00Z"/>
              </w:rPr>
            </w:pPr>
            <w:ins w:id="20083" w:author="Thomas Dietz" w:date="2012-08-08T16:18:00Z">
              <w:r>
                <w:t xml:space="preserve">          &lt;xs:documentation&gt;</w:t>
              </w:r>
            </w:ins>
          </w:p>
          <w:p w14:paraId="244DD789" w14:textId="77777777" w:rsidR="00D708FE" w:rsidRDefault="00D708FE" w:rsidP="00D708FE">
            <w:pPr>
              <w:pStyle w:val="XML1"/>
              <w:rPr>
                <w:ins w:id="20084" w:author="Thomas Dietz" w:date="2012-08-08T16:18:00Z"/>
              </w:rPr>
            </w:pPr>
            <w:ins w:id="20085" w:author="Thomas Dietz" w:date="2012-08-08T16:18:00Z">
              <w:r>
                <w:t xml:space="preserve">            Boolean flag to indicate whether or not the</w:t>
              </w:r>
            </w:ins>
          </w:p>
          <w:p w14:paraId="595259B1" w14:textId="77777777" w:rsidR="00D708FE" w:rsidRDefault="00D708FE" w:rsidP="00D708FE">
            <w:pPr>
              <w:pStyle w:val="XML1"/>
              <w:rPr>
                <w:ins w:id="20086" w:author="Thomas Dietz" w:date="2012-08-08T16:18:00Z"/>
              </w:rPr>
            </w:pPr>
            <w:ins w:id="20087" w:author="Thomas Dietz" w:date="2012-08-08T16:18:00Z">
              <w:r>
                <w:t xml:space="preserve">            outer UDP checksum should be set</w:t>
              </w:r>
            </w:ins>
          </w:p>
          <w:p w14:paraId="4747BA9C" w14:textId="77777777" w:rsidR="00D708FE" w:rsidRDefault="00D708FE" w:rsidP="00D708FE">
            <w:pPr>
              <w:pStyle w:val="XML1"/>
              <w:rPr>
                <w:ins w:id="20088" w:author="Thomas Dietz" w:date="2012-08-08T16:18:00Z"/>
              </w:rPr>
            </w:pPr>
            <w:ins w:id="20089" w:author="Thomas Dietz" w:date="2012-08-08T16:18:00Z">
              <w:r>
                <w:t xml:space="preserve">          &lt;/xs:documentation&gt;</w:t>
              </w:r>
            </w:ins>
          </w:p>
          <w:p w14:paraId="25CECE50" w14:textId="77777777" w:rsidR="00D708FE" w:rsidRDefault="00D708FE" w:rsidP="00D708FE">
            <w:pPr>
              <w:pStyle w:val="XML1"/>
              <w:rPr>
                <w:ins w:id="20090" w:author="Thomas Dietz" w:date="2012-08-08T16:18:00Z"/>
              </w:rPr>
            </w:pPr>
            <w:ins w:id="20091" w:author="Thomas Dietz" w:date="2012-08-08T16:18:00Z">
              <w:r>
                <w:t xml:space="preserve">        &lt;/xs:annotation&gt;</w:t>
              </w:r>
            </w:ins>
          </w:p>
          <w:p w14:paraId="09CD8C29" w14:textId="77777777" w:rsidR="00D708FE" w:rsidRDefault="00D708FE" w:rsidP="00D708FE">
            <w:pPr>
              <w:pStyle w:val="XML1"/>
              <w:rPr>
                <w:ins w:id="20092" w:author="Thomas Dietz" w:date="2012-08-08T16:18:00Z"/>
              </w:rPr>
            </w:pPr>
            <w:ins w:id="20093" w:author="Thomas Dietz" w:date="2012-08-08T16:18:00Z">
              <w:r>
                <w:t xml:space="preserve">      &lt;/xs:element&gt;</w:t>
              </w:r>
            </w:ins>
          </w:p>
          <w:p w14:paraId="2D86C41B" w14:textId="77777777" w:rsidR="00D708FE" w:rsidRDefault="00D708FE" w:rsidP="00D708FE">
            <w:pPr>
              <w:pStyle w:val="XML1"/>
              <w:rPr>
                <w:ins w:id="20094" w:author="Thomas Dietz" w:date="2012-08-08T16:18:00Z"/>
              </w:rPr>
            </w:pPr>
            <w:ins w:id="20095" w:author="Thomas Dietz" w:date="2012-08-08T16:18:00Z">
              <w:r>
                <w:t xml:space="preserve">    &lt;/xs:sequence&gt;</w:t>
              </w:r>
            </w:ins>
          </w:p>
          <w:p w14:paraId="261E1707" w14:textId="77777777" w:rsidR="00D708FE" w:rsidRDefault="00D708FE" w:rsidP="00D708FE">
            <w:pPr>
              <w:pStyle w:val="XML1"/>
              <w:rPr>
                <w:ins w:id="20096" w:author="Thomas Dietz" w:date="2012-08-08T16:18:00Z"/>
              </w:rPr>
            </w:pPr>
            <w:ins w:id="20097" w:author="Thomas Dietz" w:date="2012-08-08T16:18:00Z">
              <w:r>
                <w:t xml:space="preserve">  &lt;/xs:group&gt;</w:t>
              </w:r>
            </w:ins>
          </w:p>
          <w:p w14:paraId="6B662B80" w14:textId="77777777" w:rsidR="00D708FE" w:rsidRDefault="00D708FE" w:rsidP="00D708FE">
            <w:pPr>
              <w:pStyle w:val="XML1"/>
              <w:rPr>
                <w:ins w:id="20098" w:author="Thomas Dietz" w:date="2012-08-08T16:18:00Z"/>
              </w:rPr>
            </w:pPr>
          </w:p>
          <w:p w14:paraId="499FC409" w14:textId="77777777" w:rsidR="00D708FE" w:rsidRDefault="00D708FE" w:rsidP="00D708FE">
            <w:pPr>
              <w:pStyle w:val="XML1"/>
              <w:rPr>
                <w:ins w:id="20099" w:author="Thomas Dietz" w:date="2012-08-08T16:18:00Z"/>
              </w:rPr>
            </w:pPr>
            <w:ins w:id="20100" w:author="Thomas Dietz" w:date="2012-08-08T16:18:00Z">
              <w:r>
                <w:t xml:space="preserve">  &lt;xs:group name="OFControllerType"&gt;</w:t>
              </w:r>
            </w:ins>
          </w:p>
          <w:p w14:paraId="113074C0" w14:textId="77777777" w:rsidR="00D708FE" w:rsidRDefault="00D708FE" w:rsidP="00D708FE">
            <w:pPr>
              <w:pStyle w:val="XML1"/>
              <w:rPr>
                <w:ins w:id="20101" w:author="Thomas Dietz" w:date="2012-08-08T16:18:00Z"/>
              </w:rPr>
            </w:pPr>
            <w:ins w:id="20102" w:author="Thomas Dietz" w:date="2012-08-08T16:18:00Z">
              <w:r>
                <w:t xml:space="preserve">    &lt;xs:annotation&gt;</w:t>
              </w:r>
            </w:ins>
          </w:p>
          <w:p w14:paraId="0AFB974F" w14:textId="77777777" w:rsidR="00D708FE" w:rsidRDefault="00D708FE" w:rsidP="00D708FE">
            <w:pPr>
              <w:pStyle w:val="XML1"/>
              <w:rPr>
                <w:ins w:id="20103" w:author="Thomas Dietz" w:date="2012-08-08T16:18:00Z"/>
              </w:rPr>
            </w:pPr>
            <w:ins w:id="20104" w:author="Thomas Dietz" w:date="2012-08-08T16:18:00Z">
              <w:r>
                <w:t xml:space="preserve">      &lt;xs:documentation&gt;</w:t>
              </w:r>
            </w:ins>
          </w:p>
          <w:p w14:paraId="70E875F5" w14:textId="77777777" w:rsidR="00D708FE" w:rsidRDefault="00D708FE" w:rsidP="00D708FE">
            <w:pPr>
              <w:pStyle w:val="XML1"/>
              <w:rPr>
                <w:ins w:id="20105" w:author="Thomas Dietz" w:date="2012-08-08T16:18:00Z"/>
              </w:rPr>
            </w:pPr>
            <w:ins w:id="20106" w:author="Thomas Dietz" w:date="2012-08-08T16:18:00Z">
              <w:r>
                <w:t xml:space="preserve">        This grouping specifies all properties of an</w:t>
              </w:r>
            </w:ins>
          </w:p>
          <w:p w14:paraId="2102240D" w14:textId="77777777" w:rsidR="00D708FE" w:rsidRDefault="00D708FE" w:rsidP="00D708FE">
            <w:pPr>
              <w:pStyle w:val="XML1"/>
              <w:rPr>
                <w:ins w:id="20107" w:author="Thomas Dietz" w:date="2012-08-08T16:18:00Z"/>
              </w:rPr>
            </w:pPr>
            <w:ins w:id="20108" w:author="Thomas Dietz" w:date="2012-08-08T16:18:00Z">
              <w:r>
                <w:t xml:space="preserve">        OpenFlow Logical Switch Controller.</w:t>
              </w:r>
            </w:ins>
          </w:p>
          <w:p w14:paraId="6A2DDDB6" w14:textId="77777777" w:rsidR="00D708FE" w:rsidRDefault="00D708FE" w:rsidP="00D708FE">
            <w:pPr>
              <w:pStyle w:val="XML1"/>
              <w:rPr>
                <w:ins w:id="20109" w:author="Thomas Dietz" w:date="2012-08-08T16:18:00Z"/>
              </w:rPr>
            </w:pPr>
          </w:p>
          <w:p w14:paraId="7C9F8AE5" w14:textId="77777777" w:rsidR="00D708FE" w:rsidRDefault="00D708FE" w:rsidP="00D708FE">
            <w:pPr>
              <w:pStyle w:val="XML1"/>
              <w:rPr>
                <w:ins w:id="20110" w:author="Thomas Dietz" w:date="2012-08-08T16:18:00Z"/>
              </w:rPr>
            </w:pPr>
            <w:ins w:id="20111" w:author="Thomas Dietz" w:date="2012-08-08T16:18:00Z">
              <w:r>
                <w:t xml:space="preserve">        NETCONF &amp;lt;edit-config&amp;gt; operations MUST be implemented as </w:t>
              </w:r>
            </w:ins>
          </w:p>
          <w:p w14:paraId="0FA07618" w14:textId="77777777" w:rsidR="00D708FE" w:rsidRDefault="00D708FE" w:rsidP="00D708FE">
            <w:pPr>
              <w:pStyle w:val="XML1"/>
              <w:rPr>
                <w:ins w:id="20112" w:author="Thomas Dietz" w:date="2012-08-08T16:18:00Z"/>
              </w:rPr>
            </w:pPr>
            <w:ins w:id="20113" w:author="Thomas Dietz" w:date="2012-08-08T16:18:00Z">
              <w:r>
                <w:t xml:space="preserve">        follows: </w:t>
              </w:r>
            </w:ins>
          </w:p>
          <w:p w14:paraId="19DF36C9" w14:textId="77777777" w:rsidR="00D708FE" w:rsidRDefault="00D708FE" w:rsidP="00D708FE">
            <w:pPr>
              <w:pStyle w:val="XML1"/>
              <w:rPr>
                <w:ins w:id="20114" w:author="Thomas Dietz" w:date="2012-08-08T16:18:00Z"/>
              </w:rPr>
            </w:pPr>
          </w:p>
          <w:p w14:paraId="23457C1C" w14:textId="77777777" w:rsidR="00D708FE" w:rsidRDefault="00D708FE" w:rsidP="00D708FE">
            <w:pPr>
              <w:pStyle w:val="XML1"/>
              <w:rPr>
                <w:ins w:id="20115" w:author="Thomas Dietz" w:date="2012-08-08T16:18:00Z"/>
              </w:rPr>
            </w:pPr>
            <w:ins w:id="20116" w:author="Thomas Dietz" w:date="2012-08-08T16:18:00Z">
              <w:r>
                <w:t xml:space="preserve">        * The 'id' element MUST be present at all &amp;lt;edit-config&amp;gt;</w:t>
              </w:r>
            </w:ins>
          </w:p>
          <w:p w14:paraId="3BB715C3" w14:textId="77777777" w:rsidR="00D708FE" w:rsidRDefault="00D708FE" w:rsidP="00D708FE">
            <w:pPr>
              <w:pStyle w:val="XML1"/>
              <w:rPr>
                <w:ins w:id="20117" w:author="Thomas Dietz" w:date="2012-08-08T16:18:00Z"/>
              </w:rPr>
            </w:pPr>
            <w:ins w:id="20118" w:author="Thomas Dietz" w:date="2012-08-08T16:18:00Z">
              <w:r>
                <w:t xml:space="preserve">        operations to identify the controller.</w:t>
              </w:r>
            </w:ins>
          </w:p>
          <w:p w14:paraId="79CAC0A3" w14:textId="77777777" w:rsidR="00D708FE" w:rsidRDefault="00D708FE" w:rsidP="00D708FE">
            <w:pPr>
              <w:pStyle w:val="XML1"/>
              <w:rPr>
                <w:ins w:id="20119" w:author="Thomas Dietz" w:date="2012-08-08T16:18:00Z"/>
              </w:rPr>
            </w:pPr>
            <w:ins w:id="20120" w:author="Thomas Dietz" w:date="2012-08-08T16:18:00Z">
              <w:r>
                <w:t xml:space="preserve">        * If the operation is 'merge' or 'replace', the element is</w:t>
              </w:r>
            </w:ins>
          </w:p>
          <w:p w14:paraId="724D3582" w14:textId="77777777" w:rsidR="00D708FE" w:rsidRDefault="00D708FE" w:rsidP="00D708FE">
            <w:pPr>
              <w:pStyle w:val="XML1"/>
              <w:rPr>
                <w:ins w:id="20121" w:author="Thomas Dietz" w:date="2012-08-08T16:18:00Z"/>
              </w:rPr>
            </w:pPr>
            <w:ins w:id="20122" w:author="Thomas Dietz" w:date="2012-08-08T16:18:00Z">
              <w:r>
                <w:t xml:space="preserve">        created if it does not exist, and its value is set to the</w:t>
              </w:r>
            </w:ins>
          </w:p>
          <w:p w14:paraId="170AA5A7" w14:textId="77777777" w:rsidR="00D708FE" w:rsidRDefault="00D708FE" w:rsidP="00D708FE">
            <w:pPr>
              <w:pStyle w:val="XML1"/>
              <w:rPr>
                <w:ins w:id="20123" w:author="Thomas Dietz" w:date="2012-08-08T16:18:00Z"/>
              </w:rPr>
            </w:pPr>
            <w:ins w:id="20124" w:author="Thomas Dietz" w:date="2012-08-08T16:18:00Z">
              <w:r>
                <w:t xml:space="preserve">        value found in the XML RPC data.</w:t>
              </w:r>
            </w:ins>
          </w:p>
          <w:p w14:paraId="0E81C107" w14:textId="77777777" w:rsidR="00D708FE" w:rsidRDefault="00D708FE" w:rsidP="00D708FE">
            <w:pPr>
              <w:pStyle w:val="XML1"/>
              <w:rPr>
                <w:ins w:id="20125" w:author="Thomas Dietz" w:date="2012-08-08T16:18:00Z"/>
              </w:rPr>
            </w:pPr>
            <w:ins w:id="20126" w:author="Thomas Dietz" w:date="2012-08-08T16:18:00Z">
              <w:r>
                <w:t xml:space="preserve">        * If the operation is 'create', the element is created if it</w:t>
              </w:r>
            </w:ins>
          </w:p>
          <w:p w14:paraId="22D6D65A" w14:textId="77777777" w:rsidR="00D708FE" w:rsidRDefault="00D708FE" w:rsidP="00D708FE">
            <w:pPr>
              <w:pStyle w:val="XML1"/>
              <w:rPr>
                <w:ins w:id="20127" w:author="Thomas Dietz" w:date="2012-08-08T16:18:00Z"/>
              </w:rPr>
            </w:pPr>
            <w:ins w:id="20128" w:author="Thomas Dietz" w:date="2012-08-08T16:18:00Z">
              <w:r>
                <w:t xml:space="preserve">        does not exist. If the element already exists, a</w:t>
              </w:r>
            </w:ins>
          </w:p>
          <w:p w14:paraId="26EA0600" w14:textId="77777777" w:rsidR="00D708FE" w:rsidRDefault="00D708FE" w:rsidP="00D708FE">
            <w:pPr>
              <w:pStyle w:val="XML1"/>
              <w:rPr>
                <w:ins w:id="20129" w:author="Thomas Dietz" w:date="2012-08-08T16:18:00Z"/>
              </w:rPr>
            </w:pPr>
            <w:ins w:id="20130"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20131" w:author="Thomas Dietz" w:date="2012-08-08T16:18:00Z"/>
              </w:rPr>
            </w:pPr>
            <w:ins w:id="20132" w:author="Thomas Dietz" w:date="2012-08-08T16:18:00Z">
              <w:r>
                <w:t xml:space="preserve">        * If the operation is 'delete', the element is deleted if it</w:t>
              </w:r>
            </w:ins>
          </w:p>
          <w:p w14:paraId="22A292A7" w14:textId="77777777" w:rsidR="00D708FE" w:rsidRDefault="00D708FE" w:rsidP="00D708FE">
            <w:pPr>
              <w:pStyle w:val="XML1"/>
              <w:rPr>
                <w:ins w:id="20133" w:author="Thomas Dietz" w:date="2012-08-08T16:18:00Z"/>
              </w:rPr>
            </w:pPr>
            <w:ins w:id="20134" w:author="Thomas Dietz" w:date="2012-08-08T16:18:00Z">
              <w:r>
                <w:t xml:space="preserve">        exists.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20135" w:author="Thomas Dietz" w:date="2012-08-08T16:18:00Z"/>
              </w:rPr>
            </w:pPr>
            <w:ins w:id="20136" w:author="Thomas Dietz" w:date="2012-08-08T16:18:00Z">
              <w:r>
                <w:t xml:space="preserve">        error is returned.</w:t>
              </w:r>
            </w:ins>
          </w:p>
          <w:p w14:paraId="3B71DBD5" w14:textId="77777777" w:rsidR="00D708FE" w:rsidRDefault="00D708FE" w:rsidP="00D708FE">
            <w:pPr>
              <w:pStyle w:val="XML1"/>
              <w:rPr>
                <w:ins w:id="20137" w:author="Thomas Dietz" w:date="2012-08-08T16:18:00Z"/>
              </w:rPr>
            </w:pPr>
            <w:ins w:id="20138" w:author="Thomas Dietz" w:date="2012-08-08T16:18:00Z">
              <w:r>
                <w:t xml:space="preserve">      &lt;/xs:documentation&gt;</w:t>
              </w:r>
            </w:ins>
          </w:p>
          <w:p w14:paraId="1A0B49E1" w14:textId="77777777" w:rsidR="00D708FE" w:rsidRDefault="00D708FE" w:rsidP="00D708FE">
            <w:pPr>
              <w:pStyle w:val="XML1"/>
              <w:rPr>
                <w:ins w:id="20139" w:author="Thomas Dietz" w:date="2012-08-08T16:18:00Z"/>
              </w:rPr>
            </w:pPr>
            <w:ins w:id="20140" w:author="Thomas Dietz" w:date="2012-08-08T16:18:00Z">
              <w:r>
                <w:t xml:space="preserve">    &lt;/xs:annotation&gt;</w:t>
              </w:r>
            </w:ins>
          </w:p>
          <w:p w14:paraId="3E1E0BDD" w14:textId="77777777" w:rsidR="00D708FE" w:rsidRDefault="00D708FE" w:rsidP="00D708FE">
            <w:pPr>
              <w:pStyle w:val="XML1"/>
              <w:rPr>
                <w:ins w:id="20141" w:author="Thomas Dietz" w:date="2012-08-08T16:18:00Z"/>
              </w:rPr>
            </w:pPr>
          </w:p>
          <w:p w14:paraId="21B9EFEF" w14:textId="77777777" w:rsidR="00D708FE" w:rsidRDefault="00D708FE" w:rsidP="00D708FE">
            <w:pPr>
              <w:pStyle w:val="XML1"/>
              <w:rPr>
                <w:ins w:id="20142" w:author="Thomas Dietz" w:date="2012-08-08T16:18:00Z"/>
              </w:rPr>
            </w:pPr>
            <w:ins w:id="20143" w:author="Thomas Dietz" w:date="2012-08-08T16:18:00Z">
              <w:r>
                <w:t xml:space="preserve">    &lt;xs:sequence&gt;</w:t>
              </w:r>
            </w:ins>
          </w:p>
          <w:p w14:paraId="753664B6" w14:textId="77777777" w:rsidR="00D708FE" w:rsidRDefault="00D708FE" w:rsidP="00D708FE">
            <w:pPr>
              <w:pStyle w:val="XML1"/>
              <w:rPr>
                <w:ins w:id="20144" w:author="Thomas Dietz" w:date="2012-08-08T16:18:00Z"/>
              </w:rPr>
            </w:pPr>
            <w:ins w:id="20145" w:author="Thomas Dietz" w:date="2012-08-08T16:18:00Z">
              <w:r>
                <w:t xml:space="preserve">      &lt;xs:element name="id"  type="OFConfigId"&gt;</w:t>
              </w:r>
            </w:ins>
          </w:p>
          <w:p w14:paraId="42C27F7F" w14:textId="77777777" w:rsidR="00D708FE" w:rsidRDefault="00D708FE" w:rsidP="00D708FE">
            <w:pPr>
              <w:pStyle w:val="XML1"/>
              <w:rPr>
                <w:ins w:id="20146" w:author="Thomas Dietz" w:date="2012-08-08T16:18:00Z"/>
              </w:rPr>
            </w:pPr>
            <w:ins w:id="20147" w:author="Thomas Dietz" w:date="2012-08-08T16:18:00Z">
              <w:r>
                <w:t xml:space="preserve">        &lt;xs:annotation&gt;</w:t>
              </w:r>
            </w:ins>
          </w:p>
          <w:p w14:paraId="3AA1FBD6" w14:textId="77777777" w:rsidR="00D708FE" w:rsidRDefault="00D708FE" w:rsidP="00D708FE">
            <w:pPr>
              <w:pStyle w:val="XML1"/>
              <w:rPr>
                <w:ins w:id="20148" w:author="Thomas Dietz" w:date="2012-08-08T16:18:00Z"/>
              </w:rPr>
            </w:pPr>
            <w:ins w:id="20149" w:author="Thomas Dietz" w:date="2012-08-08T16:18:00Z">
              <w:r>
                <w:t xml:space="preserve">          &lt;xs:documentation&gt;</w:t>
              </w:r>
            </w:ins>
          </w:p>
          <w:p w14:paraId="73470C44" w14:textId="77777777" w:rsidR="00D708FE" w:rsidRDefault="00D708FE" w:rsidP="00D708FE">
            <w:pPr>
              <w:pStyle w:val="XML1"/>
              <w:rPr>
                <w:ins w:id="20150" w:author="Thomas Dietz" w:date="2012-08-08T16:18:00Z"/>
              </w:rPr>
            </w:pPr>
            <w:ins w:id="20151" w:author="Thomas Dietz" w:date="2012-08-08T16:18:00Z">
              <w:r>
                <w:t xml:space="preserve">            A unique but locally arbitrary identifier that</w:t>
              </w:r>
            </w:ins>
          </w:p>
          <w:p w14:paraId="07AE9081" w14:textId="77777777" w:rsidR="00D708FE" w:rsidRDefault="00D708FE" w:rsidP="00D708FE">
            <w:pPr>
              <w:pStyle w:val="XML1"/>
              <w:rPr>
                <w:ins w:id="20152" w:author="Thomas Dietz" w:date="2012-08-08T16:18:00Z"/>
              </w:rPr>
            </w:pPr>
            <w:ins w:id="20153" w:author="Thomas Dietz" w:date="2012-08-08T16:18:00Z">
              <w:r>
                <w:lastRenderedPageBreak/>
                <w:t xml:space="preserve">            uniquely identifies an OpenFlow Controller within the</w:t>
              </w:r>
            </w:ins>
          </w:p>
          <w:p w14:paraId="4EEA6BD2" w14:textId="77777777" w:rsidR="00D708FE" w:rsidRDefault="00D708FE" w:rsidP="00D708FE">
            <w:pPr>
              <w:pStyle w:val="XML1"/>
              <w:rPr>
                <w:ins w:id="20154" w:author="Thomas Dietz" w:date="2012-08-08T16:18:00Z"/>
              </w:rPr>
            </w:pPr>
            <w:ins w:id="20155" w:author="Thomas Dietz" w:date="2012-08-08T16:18:00Z">
              <w:r>
                <w:t xml:space="preserve">            context of an OpenFlow Capable Switch.  It MUST be</w:t>
              </w:r>
            </w:ins>
          </w:p>
          <w:p w14:paraId="123731A8" w14:textId="77777777" w:rsidR="00D708FE" w:rsidRDefault="00D708FE" w:rsidP="00D708FE">
            <w:pPr>
              <w:pStyle w:val="XML1"/>
              <w:rPr>
                <w:ins w:id="20156" w:author="Thomas Dietz" w:date="2012-08-08T16:18:00Z"/>
              </w:rPr>
            </w:pPr>
            <w:ins w:id="20157" w:author="Thomas Dietz" w:date="2012-08-08T16:18:00Z">
              <w:r>
                <w:t xml:space="preserve">            persistent across reboots of the OpenFlow Capable Switch.</w:t>
              </w:r>
            </w:ins>
          </w:p>
          <w:p w14:paraId="6A78AFC1" w14:textId="77777777" w:rsidR="00D708FE" w:rsidRDefault="00D708FE" w:rsidP="00D708FE">
            <w:pPr>
              <w:pStyle w:val="XML1"/>
              <w:rPr>
                <w:ins w:id="20158" w:author="Thomas Dietz" w:date="2012-08-08T16:18:00Z"/>
              </w:rPr>
            </w:pPr>
          </w:p>
          <w:p w14:paraId="32FB6205" w14:textId="77777777" w:rsidR="00D708FE" w:rsidRDefault="00D708FE" w:rsidP="00D708FE">
            <w:pPr>
              <w:pStyle w:val="XML1"/>
              <w:rPr>
                <w:ins w:id="20159" w:author="Thomas Dietz" w:date="2012-08-08T16:18:00Z"/>
              </w:rPr>
            </w:pPr>
            <w:ins w:id="20160" w:author="Thomas Dietz" w:date="2012-08-08T16:18:00Z">
              <w:r>
                <w:t xml:space="preserve">            This element MUST be present to identify the OpenFlow</w:t>
              </w:r>
            </w:ins>
          </w:p>
          <w:p w14:paraId="70EC2AA9" w14:textId="77777777" w:rsidR="00D708FE" w:rsidRDefault="00D708FE" w:rsidP="00D708FE">
            <w:pPr>
              <w:pStyle w:val="XML1"/>
              <w:rPr>
                <w:ins w:id="20161" w:author="Thomas Dietz" w:date="2012-08-08T16:18:00Z"/>
              </w:rPr>
            </w:pPr>
            <w:ins w:id="20162" w:author="Thomas Dietz" w:date="2012-08-08T16:18:00Z">
              <w:r>
                <w:t xml:space="preserve">            controller.</w:t>
              </w:r>
            </w:ins>
          </w:p>
          <w:p w14:paraId="2F2D9539" w14:textId="77777777" w:rsidR="00D708FE" w:rsidRDefault="00D708FE" w:rsidP="00D708FE">
            <w:pPr>
              <w:pStyle w:val="XML1"/>
              <w:rPr>
                <w:ins w:id="20163" w:author="Thomas Dietz" w:date="2012-08-08T16:18:00Z"/>
              </w:rPr>
            </w:pPr>
            <w:ins w:id="20164" w:author="Thomas Dietz" w:date="2012-08-08T16:18:00Z">
              <w:r>
                <w:t xml:space="preserve">          &lt;/xs:documentation&gt;</w:t>
              </w:r>
            </w:ins>
          </w:p>
          <w:p w14:paraId="02C280E8" w14:textId="77777777" w:rsidR="00D708FE" w:rsidRDefault="00D708FE" w:rsidP="00D708FE">
            <w:pPr>
              <w:pStyle w:val="XML1"/>
              <w:rPr>
                <w:ins w:id="20165" w:author="Thomas Dietz" w:date="2012-08-08T16:18:00Z"/>
              </w:rPr>
            </w:pPr>
            <w:ins w:id="20166" w:author="Thomas Dietz" w:date="2012-08-08T16:18:00Z">
              <w:r>
                <w:t xml:space="preserve">        &lt;/xs:annotation&gt;</w:t>
              </w:r>
            </w:ins>
          </w:p>
          <w:p w14:paraId="7AD7E58C" w14:textId="77777777" w:rsidR="00D708FE" w:rsidRDefault="00D708FE" w:rsidP="00D708FE">
            <w:pPr>
              <w:pStyle w:val="XML1"/>
              <w:rPr>
                <w:ins w:id="20167" w:author="Thomas Dietz" w:date="2012-08-08T16:18:00Z"/>
              </w:rPr>
            </w:pPr>
            <w:ins w:id="20168" w:author="Thomas Dietz" w:date="2012-08-08T16:18:00Z">
              <w:r>
                <w:t xml:space="preserve">      &lt;/xs:element&gt;</w:t>
              </w:r>
            </w:ins>
          </w:p>
          <w:p w14:paraId="478E1E94" w14:textId="77777777" w:rsidR="00D708FE" w:rsidRDefault="00D708FE" w:rsidP="00D708FE">
            <w:pPr>
              <w:pStyle w:val="XML1"/>
              <w:rPr>
                <w:ins w:id="20169" w:author="Thomas Dietz" w:date="2012-08-08T16:18:00Z"/>
              </w:rPr>
            </w:pPr>
            <w:ins w:id="20170" w:author="Thomas Dietz" w:date="2012-08-08T16:18:00Z">
              <w:r>
                <w:t xml:space="preserve">      &lt;xs:element name="role"&gt;</w:t>
              </w:r>
            </w:ins>
          </w:p>
          <w:p w14:paraId="3237E1C4" w14:textId="77777777" w:rsidR="00D708FE" w:rsidRDefault="00D708FE" w:rsidP="00D708FE">
            <w:pPr>
              <w:pStyle w:val="XML1"/>
              <w:rPr>
                <w:ins w:id="20171" w:author="Thomas Dietz" w:date="2012-08-08T16:18:00Z"/>
              </w:rPr>
            </w:pPr>
            <w:ins w:id="20172" w:author="Thomas Dietz" w:date="2012-08-08T16:18:00Z">
              <w:r>
                <w:t xml:space="preserve">        &lt;xs:annotation&gt;</w:t>
              </w:r>
            </w:ins>
          </w:p>
          <w:p w14:paraId="24DCF96A" w14:textId="77777777" w:rsidR="00D708FE" w:rsidRDefault="00D708FE" w:rsidP="00D708FE">
            <w:pPr>
              <w:pStyle w:val="XML1"/>
              <w:rPr>
                <w:ins w:id="20173" w:author="Thomas Dietz" w:date="2012-08-08T16:18:00Z"/>
              </w:rPr>
            </w:pPr>
            <w:ins w:id="20174" w:author="Thomas Dietz" w:date="2012-08-08T16:18:00Z">
              <w:r>
                <w:t xml:space="preserve">          &lt;xs:documentation&gt;</w:t>
              </w:r>
            </w:ins>
          </w:p>
          <w:p w14:paraId="4C592FD9" w14:textId="77777777" w:rsidR="00D708FE" w:rsidRDefault="00D708FE" w:rsidP="00D708FE">
            <w:pPr>
              <w:pStyle w:val="XML1"/>
              <w:rPr>
                <w:ins w:id="20175" w:author="Thomas Dietz" w:date="2012-08-08T16:18:00Z"/>
              </w:rPr>
            </w:pPr>
            <w:ins w:id="20176" w:author="Thomas Dietz" w:date="2012-08-08T16:18:00Z">
              <w:r>
                <w:t xml:space="preserve">            This element indicates the role of the OpenFlow </w:t>
              </w:r>
            </w:ins>
          </w:p>
          <w:p w14:paraId="148D7798" w14:textId="77777777" w:rsidR="00D708FE" w:rsidRDefault="00D708FE" w:rsidP="00D708FE">
            <w:pPr>
              <w:pStyle w:val="XML1"/>
              <w:rPr>
                <w:ins w:id="20177" w:author="Thomas Dietz" w:date="2012-08-08T16:18:00Z"/>
              </w:rPr>
            </w:pPr>
            <w:ins w:id="20178" w:author="Thomas Dietz" w:date="2012-08-08T16:18:00Z">
              <w:r>
                <w:t xml:space="preserve">            Controller.  Semantics of these roles are specified in the </w:t>
              </w:r>
            </w:ins>
          </w:p>
          <w:p w14:paraId="1231BAF1" w14:textId="77777777" w:rsidR="00D708FE" w:rsidRDefault="00D708FE" w:rsidP="00D708FE">
            <w:pPr>
              <w:pStyle w:val="XML1"/>
              <w:rPr>
                <w:ins w:id="20179" w:author="Thomas Dietz" w:date="2012-08-08T16:18:00Z"/>
              </w:rPr>
            </w:pPr>
            <w:ins w:id="20180" w:author="Thomas Dietz" w:date="2012-08-08T16:18:00Z">
              <w:r>
                <w:t xml:space="preserve">            OpenFlow specifications 1.0 - 1.3.1.  It is RECOMMENDED</w:t>
              </w:r>
            </w:ins>
          </w:p>
          <w:p w14:paraId="18DD7649" w14:textId="77777777" w:rsidR="00D708FE" w:rsidRDefault="00D708FE" w:rsidP="00D708FE">
            <w:pPr>
              <w:pStyle w:val="XML1"/>
              <w:rPr>
                <w:ins w:id="20181" w:author="Thomas Dietz" w:date="2012-08-08T16:18:00Z"/>
              </w:rPr>
            </w:pPr>
            <w:ins w:id="20182" w:author="Thomas Dietz" w:date="2012-08-08T16:18:00Z">
              <w:r>
                <w:t xml:space="preserve">            that the roles of controllers are not configured by</w:t>
              </w:r>
            </w:ins>
          </w:p>
          <w:p w14:paraId="030F93FB" w14:textId="77777777" w:rsidR="00D708FE" w:rsidRDefault="00D708FE" w:rsidP="00D708FE">
            <w:pPr>
              <w:pStyle w:val="XML1"/>
              <w:rPr>
                <w:ins w:id="20183" w:author="Thomas Dietz" w:date="2012-08-08T16:18:00Z"/>
              </w:rPr>
            </w:pPr>
            <w:ins w:id="20184" w:author="Thomas Dietz" w:date="2012-08-08T16:18:00Z">
              <w:r>
                <w:t xml:space="preserve">            OF-CONFIG 1.1.1 but determined using the OpenFlow protocol.</w:t>
              </w:r>
            </w:ins>
          </w:p>
          <w:p w14:paraId="07ACC646" w14:textId="77777777" w:rsidR="00D708FE" w:rsidRDefault="00D708FE" w:rsidP="00D708FE">
            <w:pPr>
              <w:pStyle w:val="XML1"/>
              <w:rPr>
                <w:ins w:id="20185" w:author="Thomas Dietz" w:date="2012-08-08T16:18:00Z"/>
              </w:rPr>
            </w:pPr>
            <w:ins w:id="20186" w:author="Thomas Dietz" w:date="2012-08-08T16:18:00Z">
              <w:r>
                <w:t xml:space="preserve">            OpenFlow Controllers configured by OF-CONFIG 1.1.1 have the</w:t>
              </w:r>
            </w:ins>
          </w:p>
          <w:p w14:paraId="0A3F26DB" w14:textId="77777777" w:rsidR="00D708FE" w:rsidRDefault="00D708FE" w:rsidP="00D708FE">
            <w:pPr>
              <w:pStyle w:val="XML1"/>
              <w:rPr>
                <w:ins w:id="20187" w:author="Thomas Dietz" w:date="2012-08-08T16:18:00Z"/>
              </w:rPr>
            </w:pPr>
            <w:ins w:id="20188" w:author="Thomas Dietz" w:date="2012-08-08T16:18:00Z">
              <w:r>
                <w:t xml:space="preserve">            default role 'equal'.  A role other than 'equal' MAY be</w:t>
              </w:r>
            </w:ins>
          </w:p>
          <w:p w14:paraId="33C2453D" w14:textId="77777777" w:rsidR="00D708FE" w:rsidRDefault="00D708FE" w:rsidP="00D708FE">
            <w:pPr>
              <w:pStyle w:val="XML1"/>
              <w:rPr>
                <w:ins w:id="20189" w:author="Thomas Dietz" w:date="2012-08-08T16:18:00Z"/>
              </w:rPr>
            </w:pPr>
            <w:ins w:id="20190" w:author="Thomas Dietz" w:date="2012-08-08T16:18:00Z">
              <w:r>
                <w:t xml:space="preserve">            assigned to a controller.  Roles 'slave' and 'equal' MAY be</w:t>
              </w:r>
            </w:ins>
          </w:p>
          <w:p w14:paraId="3EE70DC1" w14:textId="77777777" w:rsidR="00D708FE" w:rsidRDefault="00D708FE" w:rsidP="00D708FE">
            <w:pPr>
              <w:pStyle w:val="XML1"/>
              <w:rPr>
                <w:ins w:id="20191" w:author="Thomas Dietz" w:date="2012-08-08T16:18:00Z"/>
              </w:rPr>
            </w:pPr>
            <w:ins w:id="20192" w:author="Thomas Dietz" w:date="2012-08-08T16:18:00Z">
              <w:r>
                <w:t xml:space="preserve">            assigned to multiple controllers.  Role 'master' MUST NOT</w:t>
              </w:r>
            </w:ins>
          </w:p>
          <w:p w14:paraId="41077AD5" w14:textId="77777777" w:rsidR="00D708FE" w:rsidRDefault="00D708FE" w:rsidP="00D708FE">
            <w:pPr>
              <w:pStyle w:val="XML1"/>
              <w:rPr>
                <w:ins w:id="20193" w:author="Thomas Dietz" w:date="2012-08-08T16:18:00Z"/>
              </w:rPr>
            </w:pPr>
            <w:ins w:id="20194" w:author="Thomas Dietz" w:date="2012-08-08T16:18:00Z">
              <w:r>
                <w:t xml:space="preserve">            be assigned to more than one controller.</w:t>
              </w:r>
            </w:ins>
          </w:p>
          <w:p w14:paraId="57000F6D" w14:textId="77777777" w:rsidR="00D708FE" w:rsidRDefault="00D708FE" w:rsidP="00D708FE">
            <w:pPr>
              <w:pStyle w:val="XML1"/>
              <w:rPr>
                <w:ins w:id="20195" w:author="Thomas Dietz" w:date="2012-08-08T16:18:00Z"/>
              </w:rPr>
            </w:pPr>
          </w:p>
          <w:p w14:paraId="385C9E77" w14:textId="77777777" w:rsidR="00D708FE" w:rsidRDefault="00D708FE" w:rsidP="00D708FE">
            <w:pPr>
              <w:pStyle w:val="XML1"/>
              <w:rPr>
                <w:ins w:id="20196" w:author="Thomas Dietz" w:date="2012-08-08T16:18:00Z"/>
              </w:rPr>
            </w:pPr>
            <w:ins w:id="20197" w:author="Thomas Dietz" w:date="2012-08-08T16:18:00Z">
              <w:r>
                <w:t xml:space="preserve">            This element is optional. If this element is not present it</w:t>
              </w:r>
            </w:ins>
          </w:p>
          <w:p w14:paraId="54381B36" w14:textId="77777777" w:rsidR="00D708FE" w:rsidRDefault="00D708FE" w:rsidP="00D708FE">
            <w:pPr>
              <w:pStyle w:val="XML1"/>
              <w:rPr>
                <w:ins w:id="20198" w:author="Thomas Dietz" w:date="2012-08-08T16:18:00Z"/>
              </w:rPr>
            </w:pPr>
            <w:ins w:id="20199" w:author="Thomas Dietz" w:date="2012-08-08T16:18:00Z">
              <w:r>
                <w:t xml:space="preserve">            defaults to 'equal'.</w:t>
              </w:r>
            </w:ins>
          </w:p>
          <w:p w14:paraId="0778DA9C" w14:textId="77777777" w:rsidR="00D708FE" w:rsidRDefault="00D708FE" w:rsidP="00D708FE">
            <w:pPr>
              <w:pStyle w:val="XML1"/>
              <w:rPr>
                <w:ins w:id="20200" w:author="Thomas Dietz" w:date="2012-08-08T16:18:00Z"/>
              </w:rPr>
            </w:pPr>
            <w:ins w:id="20201" w:author="Thomas Dietz" w:date="2012-08-08T16:18:00Z">
              <w:r>
                <w:t xml:space="preserve">          &lt;/xs:documentation&gt;</w:t>
              </w:r>
            </w:ins>
          </w:p>
          <w:p w14:paraId="42674D0B" w14:textId="77777777" w:rsidR="00D708FE" w:rsidRDefault="00D708FE" w:rsidP="00D708FE">
            <w:pPr>
              <w:pStyle w:val="XML1"/>
              <w:rPr>
                <w:ins w:id="20202" w:author="Thomas Dietz" w:date="2012-08-08T16:18:00Z"/>
              </w:rPr>
            </w:pPr>
            <w:ins w:id="20203" w:author="Thomas Dietz" w:date="2012-08-08T16:18:00Z">
              <w:r>
                <w:t xml:space="preserve">        &lt;/xs:annotation&gt;</w:t>
              </w:r>
            </w:ins>
          </w:p>
          <w:p w14:paraId="10036595" w14:textId="77777777" w:rsidR="00D708FE" w:rsidRDefault="00D708FE" w:rsidP="00D708FE">
            <w:pPr>
              <w:pStyle w:val="XML1"/>
              <w:rPr>
                <w:ins w:id="20204" w:author="Thomas Dietz" w:date="2012-08-08T16:18:00Z"/>
              </w:rPr>
            </w:pPr>
            <w:ins w:id="20205" w:author="Thomas Dietz" w:date="2012-08-08T16:18:00Z">
              <w:r>
                <w:t xml:space="preserve">        &lt;xs:simpleType&gt;</w:t>
              </w:r>
            </w:ins>
          </w:p>
          <w:p w14:paraId="6D5CBCA6" w14:textId="77777777" w:rsidR="00D708FE" w:rsidRDefault="00D708FE" w:rsidP="00D708FE">
            <w:pPr>
              <w:pStyle w:val="XML1"/>
              <w:rPr>
                <w:ins w:id="20206" w:author="Thomas Dietz" w:date="2012-08-08T16:18:00Z"/>
              </w:rPr>
            </w:pPr>
            <w:ins w:id="20207" w:author="Thomas Dietz" w:date="2012-08-08T16:18:00Z">
              <w:r>
                <w:t xml:space="preserve">          &lt;xs:restriction base="xs:string"&gt;</w:t>
              </w:r>
            </w:ins>
          </w:p>
          <w:p w14:paraId="19BE1D00" w14:textId="77777777" w:rsidR="00D708FE" w:rsidRDefault="00D708FE" w:rsidP="00D708FE">
            <w:pPr>
              <w:pStyle w:val="XML1"/>
              <w:rPr>
                <w:ins w:id="20208" w:author="Thomas Dietz" w:date="2012-08-08T16:18:00Z"/>
              </w:rPr>
            </w:pPr>
            <w:ins w:id="20209" w:author="Thomas Dietz" w:date="2012-08-08T16:18:00Z">
              <w:r>
                <w:t xml:space="preserve">            &lt;xs:enumeration value="master"/&gt;</w:t>
              </w:r>
            </w:ins>
          </w:p>
          <w:p w14:paraId="2D6B43AC" w14:textId="77777777" w:rsidR="00D708FE" w:rsidRDefault="00D708FE" w:rsidP="00D708FE">
            <w:pPr>
              <w:pStyle w:val="XML1"/>
              <w:rPr>
                <w:ins w:id="20210" w:author="Thomas Dietz" w:date="2012-08-08T16:18:00Z"/>
              </w:rPr>
            </w:pPr>
            <w:ins w:id="20211" w:author="Thomas Dietz" w:date="2012-08-08T16:18:00Z">
              <w:r>
                <w:t xml:space="preserve">            &lt;xs:enumeration value="slave"/&gt;</w:t>
              </w:r>
            </w:ins>
          </w:p>
          <w:p w14:paraId="070FD995" w14:textId="77777777" w:rsidR="00D708FE" w:rsidRDefault="00D708FE" w:rsidP="00D708FE">
            <w:pPr>
              <w:pStyle w:val="XML1"/>
              <w:rPr>
                <w:ins w:id="20212" w:author="Thomas Dietz" w:date="2012-08-08T16:18:00Z"/>
              </w:rPr>
            </w:pPr>
            <w:ins w:id="20213" w:author="Thomas Dietz" w:date="2012-08-08T16:18:00Z">
              <w:r>
                <w:t xml:space="preserve">            &lt;xs:enumeration value="equal"/&gt;</w:t>
              </w:r>
            </w:ins>
          </w:p>
          <w:p w14:paraId="061AD02C" w14:textId="77777777" w:rsidR="00D708FE" w:rsidRDefault="00D708FE" w:rsidP="00D708FE">
            <w:pPr>
              <w:pStyle w:val="XML1"/>
              <w:rPr>
                <w:ins w:id="20214" w:author="Thomas Dietz" w:date="2012-08-08T16:18:00Z"/>
              </w:rPr>
            </w:pPr>
            <w:ins w:id="20215" w:author="Thomas Dietz" w:date="2012-08-08T16:18:00Z">
              <w:r>
                <w:t xml:space="preserve">          &lt;/xs:restriction&gt;</w:t>
              </w:r>
            </w:ins>
          </w:p>
          <w:p w14:paraId="4DB0CD73" w14:textId="77777777" w:rsidR="00D708FE" w:rsidRDefault="00D708FE" w:rsidP="00D708FE">
            <w:pPr>
              <w:pStyle w:val="XML1"/>
              <w:rPr>
                <w:ins w:id="20216" w:author="Thomas Dietz" w:date="2012-08-08T16:18:00Z"/>
              </w:rPr>
            </w:pPr>
            <w:ins w:id="20217" w:author="Thomas Dietz" w:date="2012-08-08T16:18:00Z">
              <w:r>
                <w:t xml:space="preserve">        &lt;/xs:simpleType&gt;</w:t>
              </w:r>
            </w:ins>
          </w:p>
          <w:p w14:paraId="12C687BA" w14:textId="77777777" w:rsidR="00D708FE" w:rsidRDefault="00D708FE" w:rsidP="00D708FE">
            <w:pPr>
              <w:pStyle w:val="XML1"/>
              <w:rPr>
                <w:ins w:id="20218" w:author="Thomas Dietz" w:date="2012-08-08T16:18:00Z"/>
              </w:rPr>
            </w:pPr>
            <w:ins w:id="20219" w:author="Thomas Dietz" w:date="2012-08-08T16:18:00Z">
              <w:r>
                <w:t xml:space="preserve">      &lt;/xs:element&gt;</w:t>
              </w:r>
            </w:ins>
          </w:p>
          <w:p w14:paraId="6551A0F7" w14:textId="77777777" w:rsidR="00D708FE" w:rsidRDefault="00D708FE" w:rsidP="00D708FE">
            <w:pPr>
              <w:pStyle w:val="XML1"/>
              <w:rPr>
                <w:ins w:id="20220" w:author="Thomas Dietz" w:date="2012-08-08T16:18:00Z"/>
              </w:rPr>
            </w:pPr>
            <w:ins w:id="20221" w:author="Thomas Dietz" w:date="2012-08-08T16:18:00Z">
              <w:r>
                <w:t xml:space="preserve">      &lt;xs:element name="ip-address"  type="inet:ip-address"&gt;</w:t>
              </w:r>
            </w:ins>
          </w:p>
          <w:p w14:paraId="07991EFE" w14:textId="77777777" w:rsidR="00D708FE" w:rsidRDefault="00D708FE" w:rsidP="00D708FE">
            <w:pPr>
              <w:pStyle w:val="XML1"/>
              <w:rPr>
                <w:ins w:id="20222" w:author="Thomas Dietz" w:date="2012-08-08T16:18:00Z"/>
              </w:rPr>
            </w:pPr>
            <w:ins w:id="20223" w:author="Thomas Dietz" w:date="2012-08-08T16:18:00Z">
              <w:r>
                <w:t xml:space="preserve">        &lt;xs:annotation&gt;</w:t>
              </w:r>
            </w:ins>
          </w:p>
          <w:p w14:paraId="1846A209" w14:textId="77777777" w:rsidR="00D708FE" w:rsidRDefault="00D708FE" w:rsidP="00D708FE">
            <w:pPr>
              <w:pStyle w:val="XML1"/>
              <w:rPr>
                <w:ins w:id="20224" w:author="Thomas Dietz" w:date="2012-08-08T16:18:00Z"/>
              </w:rPr>
            </w:pPr>
            <w:ins w:id="20225" w:author="Thomas Dietz" w:date="2012-08-08T16:18:00Z">
              <w:r>
                <w:t xml:space="preserve">          &lt;xs:documentation&gt;</w:t>
              </w:r>
            </w:ins>
          </w:p>
          <w:p w14:paraId="68C2E9BE" w14:textId="77777777" w:rsidR="00D708FE" w:rsidRDefault="00D708FE" w:rsidP="00D708FE">
            <w:pPr>
              <w:pStyle w:val="XML1"/>
              <w:rPr>
                <w:ins w:id="20226" w:author="Thomas Dietz" w:date="2012-08-08T16:18:00Z"/>
              </w:rPr>
            </w:pPr>
            <w:ins w:id="20227" w:author="Thomas Dietz" w:date="2012-08-08T16:18:00Z">
              <w:r>
                <w:t xml:space="preserve">            The IP address of the OpenFlow Controller.  This</w:t>
              </w:r>
            </w:ins>
          </w:p>
          <w:p w14:paraId="188DF9E3" w14:textId="77777777" w:rsidR="00D708FE" w:rsidRDefault="00D708FE" w:rsidP="00D708FE">
            <w:pPr>
              <w:pStyle w:val="XML1"/>
              <w:rPr>
                <w:ins w:id="20228" w:author="Thomas Dietz" w:date="2012-08-08T16:18:00Z"/>
              </w:rPr>
            </w:pPr>
            <w:ins w:id="20229" w:author="Thomas Dietz" w:date="2012-08-08T16:18:00Z">
              <w:r>
                <w:t xml:space="preserve">            IP address is used by the OpenFlow Logical Switch when</w:t>
              </w:r>
            </w:ins>
          </w:p>
          <w:p w14:paraId="19B84778" w14:textId="77777777" w:rsidR="00D708FE" w:rsidRDefault="00D708FE" w:rsidP="00D708FE">
            <w:pPr>
              <w:pStyle w:val="XML1"/>
              <w:rPr>
                <w:ins w:id="20230" w:author="Thomas Dietz" w:date="2012-08-08T16:18:00Z"/>
              </w:rPr>
            </w:pPr>
            <w:ins w:id="20231" w:author="Thomas Dietz" w:date="2012-08-08T16:18:00Z">
              <w:r>
                <w:t xml:space="preserve">            connecting to the OpenFlow Controller.</w:t>
              </w:r>
            </w:ins>
          </w:p>
          <w:p w14:paraId="4D9A7D71" w14:textId="77777777" w:rsidR="00D708FE" w:rsidRDefault="00D708FE" w:rsidP="00D708FE">
            <w:pPr>
              <w:pStyle w:val="XML1"/>
              <w:rPr>
                <w:ins w:id="20232" w:author="Thomas Dietz" w:date="2012-08-08T16:18:00Z"/>
              </w:rPr>
            </w:pPr>
          </w:p>
          <w:p w14:paraId="3ACB3064" w14:textId="77777777" w:rsidR="00D708FE" w:rsidRDefault="00D708FE" w:rsidP="00D708FE">
            <w:pPr>
              <w:pStyle w:val="XML1"/>
              <w:rPr>
                <w:ins w:id="20233" w:author="Thomas Dietz" w:date="2012-08-08T16:18:00Z"/>
              </w:rPr>
            </w:pPr>
            <w:ins w:id="20234" w:author="Thomas Dietz" w:date="2012-08-08T16:18:00Z">
              <w:r>
                <w:t xml:space="preserve">            This element MUST be present in the NETCONF data store.</w:t>
              </w:r>
            </w:ins>
          </w:p>
          <w:p w14:paraId="200C4C17" w14:textId="77777777" w:rsidR="00D708FE" w:rsidRDefault="00D708FE" w:rsidP="00D708FE">
            <w:pPr>
              <w:pStyle w:val="XML1"/>
              <w:rPr>
                <w:ins w:id="20235" w:author="Thomas Dietz" w:date="2012-08-08T16:18:00Z"/>
              </w:rPr>
            </w:pPr>
            <w:ins w:id="20236" w:author="Thomas Dietz" w:date="2012-08-08T16:18:00Z">
              <w:r>
                <w:t xml:space="preserve">            If this element is not present in a NETCONF &amp;lt;edit-config&amp;gt;</w:t>
              </w:r>
            </w:ins>
          </w:p>
          <w:p w14:paraId="12CFC714" w14:textId="77777777" w:rsidR="00D708FE" w:rsidRDefault="00D708FE" w:rsidP="00D708FE">
            <w:pPr>
              <w:pStyle w:val="XML1"/>
              <w:rPr>
                <w:ins w:id="20237" w:author="Thomas Dietz" w:date="2012-08-08T16:18:00Z"/>
              </w:rPr>
            </w:pPr>
            <w:ins w:id="20238" w:author="Thomas Dietz" w:date="2012-08-08T16:18:00Z">
              <w:r>
                <w:t xml:space="preserve">            operation 'create', 'merge' or 'replace' and the parent</w:t>
              </w:r>
            </w:ins>
          </w:p>
          <w:p w14:paraId="481510FF" w14:textId="77777777" w:rsidR="00D708FE" w:rsidRDefault="00D708FE" w:rsidP="00D708FE">
            <w:pPr>
              <w:pStyle w:val="XML1"/>
              <w:rPr>
                <w:ins w:id="20239" w:author="Thomas Dietz" w:date="2012-08-08T16:18:00Z"/>
              </w:rPr>
            </w:pPr>
            <w:ins w:id="20240" w:author="Thomas Dietz" w:date="2012-08-08T16:18:00Z">
              <w:r>
                <w:t xml:space="preserve">            element does not exist, a 'data-missing' error is</w:t>
              </w:r>
            </w:ins>
          </w:p>
          <w:p w14:paraId="6B39F275" w14:textId="77777777" w:rsidR="00D708FE" w:rsidRDefault="00D708FE" w:rsidP="00D708FE">
            <w:pPr>
              <w:pStyle w:val="XML1"/>
              <w:rPr>
                <w:ins w:id="20241" w:author="Thomas Dietz" w:date="2012-08-08T16:18:00Z"/>
              </w:rPr>
            </w:pPr>
            <w:ins w:id="20242" w:author="Thomas Dietz" w:date="2012-08-08T16:18:00Z">
              <w:r>
                <w:t xml:space="preserve">            returned.</w:t>
              </w:r>
            </w:ins>
          </w:p>
          <w:p w14:paraId="29175AF5" w14:textId="77777777" w:rsidR="00D708FE" w:rsidRDefault="00D708FE" w:rsidP="00D708FE">
            <w:pPr>
              <w:pStyle w:val="XML1"/>
              <w:rPr>
                <w:ins w:id="20243" w:author="Thomas Dietz" w:date="2012-08-08T16:18:00Z"/>
              </w:rPr>
            </w:pPr>
            <w:ins w:id="20244" w:author="Thomas Dietz" w:date="2012-08-08T16:18:00Z">
              <w:r>
                <w:t xml:space="preserve">          &lt;/xs:documentation&gt;</w:t>
              </w:r>
            </w:ins>
          </w:p>
          <w:p w14:paraId="0009246D" w14:textId="77777777" w:rsidR="00D708FE" w:rsidRDefault="00D708FE" w:rsidP="00D708FE">
            <w:pPr>
              <w:pStyle w:val="XML1"/>
              <w:rPr>
                <w:ins w:id="20245" w:author="Thomas Dietz" w:date="2012-08-08T16:18:00Z"/>
              </w:rPr>
            </w:pPr>
            <w:ins w:id="20246" w:author="Thomas Dietz" w:date="2012-08-08T16:18:00Z">
              <w:r>
                <w:t xml:space="preserve">        &lt;/xs:annotation&gt;</w:t>
              </w:r>
            </w:ins>
          </w:p>
          <w:p w14:paraId="79C71EA5" w14:textId="77777777" w:rsidR="00D708FE" w:rsidRDefault="00D708FE" w:rsidP="00D708FE">
            <w:pPr>
              <w:pStyle w:val="XML1"/>
              <w:rPr>
                <w:ins w:id="20247" w:author="Thomas Dietz" w:date="2012-08-08T16:18:00Z"/>
              </w:rPr>
            </w:pPr>
            <w:ins w:id="20248" w:author="Thomas Dietz" w:date="2012-08-08T16:18:00Z">
              <w:r>
                <w:t xml:space="preserve">      &lt;/xs:element&gt;</w:t>
              </w:r>
            </w:ins>
          </w:p>
          <w:p w14:paraId="66EF90DC" w14:textId="77777777" w:rsidR="00D708FE" w:rsidRDefault="00D708FE" w:rsidP="00D708FE">
            <w:pPr>
              <w:pStyle w:val="XML1"/>
              <w:rPr>
                <w:ins w:id="20249" w:author="Thomas Dietz" w:date="2012-08-08T16:18:00Z"/>
              </w:rPr>
            </w:pPr>
            <w:ins w:id="20250" w:author="Thomas Dietz" w:date="2012-08-08T16:18:00Z">
              <w:r>
                <w:t xml:space="preserve">      &lt;xs:element name="port"  type="inet:port-number"&gt;</w:t>
              </w:r>
            </w:ins>
          </w:p>
          <w:p w14:paraId="0F952536" w14:textId="77777777" w:rsidR="00D708FE" w:rsidRDefault="00D708FE" w:rsidP="00D708FE">
            <w:pPr>
              <w:pStyle w:val="XML1"/>
              <w:rPr>
                <w:ins w:id="20251" w:author="Thomas Dietz" w:date="2012-08-08T16:18:00Z"/>
              </w:rPr>
            </w:pPr>
            <w:ins w:id="20252" w:author="Thomas Dietz" w:date="2012-08-08T16:18:00Z">
              <w:r>
                <w:t xml:space="preserve">        &lt;xs:annotation&gt;</w:t>
              </w:r>
            </w:ins>
          </w:p>
          <w:p w14:paraId="67C14190" w14:textId="77777777" w:rsidR="00D708FE" w:rsidRDefault="00D708FE" w:rsidP="00D708FE">
            <w:pPr>
              <w:pStyle w:val="XML1"/>
              <w:rPr>
                <w:ins w:id="20253" w:author="Thomas Dietz" w:date="2012-08-08T16:18:00Z"/>
              </w:rPr>
            </w:pPr>
            <w:ins w:id="20254" w:author="Thomas Dietz" w:date="2012-08-08T16:18:00Z">
              <w:r>
                <w:t xml:space="preserve">          &lt;xs:documentation&gt;</w:t>
              </w:r>
            </w:ins>
          </w:p>
          <w:p w14:paraId="7BFD0CF2" w14:textId="77777777" w:rsidR="00D708FE" w:rsidRDefault="00D708FE" w:rsidP="00D708FE">
            <w:pPr>
              <w:pStyle w:val="XML1"/>
              <w:rPr>
                <w:ins w:id="20255" w:author="Thomas Dietz" w:date="2012-08-08T16:18:00Z"/>
              </w:rPr>
            </w:pPr>
            <w:ins w:id="20256" w:author="Thomas Dietz" w:date="2012-08-08T16:18:00Z">
              <w:r>
                <w:t xml:space="preserve">            The TCP port number at the OpenFlow Controller.</w:t>
              </w:r>
            </w:ins>
          </w:p>
          <w:p w14:paraId="35E6A5BD" w14:textId="77777777" w:rsidR="00D708FE" w:rsidRDefault="00D708FE" w:rsidP="00D708FE">
            <w:pPr>
              <w:pStyle w:val="XML1"/>
              <w:rPr>
                <w:ins w:id="20257" w:author="Thomas Dietz" w:date="2012-08-08T16:18:00Z"/>
              </w:rPr>
            </w:pPr>
            <w:ins w:id="20258" w:author="Thomas Dietz" w:date="2012-08-08T16:18:00Z">
              <w:r>
                <w:t xml:space="preserve">            This port number is used by the OpenFlow Logical Switch</w:t>
              </w:r>
            </w:ins>
          </w:p>
          <w:p w14:paraId="6C7106DE" w14:textId="77777777" w:rsidR="00D708FE" w:rsidRDefault="00D708FE" w:rsidP="00D708FE">
            <w:pPr>
              <w:pStyle w:val="XML1"/>
              <w:rPr>
                <w:ins w:id="20259" w:author="Thomas Dietz" w:date="2012-08-08T16:18:00Z"/>
              </w:rPr>
            </w:pPr>
            <w:ins w:id="20260" w:author="Thomas Dietz" w:date="2012-08-08T16:18:00Z">
              <w:r>
                <w:t xml:space="preserve">            when connecting to the OpenFlow Controller using TCP or</w:t>
              </w:r>
            </w:ins>
          </w:p>
          <w:p w14:paraId="4721703A" w14:textId="77777777" w:rsidR="00D708FE" w:rsidRDefault="00D708FE" w:rsidP="00D708FE">
            <w:pPr>
              <w:pStyle w:val="XML1"/>
              <w:rPr>
                <w:ins w:id="20261" w:author="Thomas Dietz" w:date="2012-08-08T16:18:00Z"/>
              </w:rPr>
            </w:pPr>
            <w:ins w:id="20262" w:author="Thomas Dietz" w:date="2012-08-08T16:18:00Z">
              <w:r>
                <w:lastRenderedPageBreak/>
                <w:t xml:space="preserve">            TLS.  The default value is 6633.</w:t>
              </w:r>
            </w:ins>
          </w:p>
          <w:p w14:paraId="68DB4B64" w14:textId="77777777" w:rsidR="00D708FE" w:rsidRDefault="00D708FE" w:rsidP="00D708FE">
            <w:pPr>
              <w:pStyle w:val="XML1"/>
              <w:rPr>
                <w:ins w:id="20263" w:author="Thomas Dietz" w:date="2012-08-08T16:18:00Z"/>
              </w:rPr>
            </w:pPr>
          </w:p>
          <w:p w14:paraId="3FE831DD" w14:textId="77777777" w:rsidR="00D708FE" w:rsidRDefault="00D708FE" w:rsidP="00D708FE">
            <w:pPr>
              <w:pStyle w:val="XML1"/>
              <w:rPr>
                <w:ins w:id="20264" w:author="Thomas Dietz" w:date="2012-08-08T16:18:00Z"/>
              </w:rPr>
            </w:pPr>
            <w:ins w:id="20265" w:author="Thomas Dietz" w:date="2012-08-08T16:18:00Z">
              <w:r>
                <w:t xml:space="preserve">            This element is optional. If this element is not present it</w:t>
              </w:r>
            </w:ins>
          </w:p>
          <w:p w14:paraId="49CDD2C3" w14:textId="77777777" w:rsidR="00D708FE" w:rsidRDefault="00D708FE" w:rsidP="00D708FE">
            <w:pPr>
              <w:pStyle w:val="XML1"/>
              <w:rPr>
                <w:ins w:id="20266" w:author="Thomas Dietz" w:date="2012-08-08T16:18:00Z"/>
              </w:rPr>
            </w:pPr>
            <w:ins w:id="20267" w:author="Thomas Dietz" w:date="2012-08-08T16:18:00Z">
              <w:r>
                <w:t xml:space="preserve">            defaults to 6633.</w:t>
              </w:r>
            </w:ins>
          </w:p>
          <w:p w14:paraId="781B56C2" w14:textId="77777777" w:rsidR="00D708FE" w:rsidRDefault="00D708FE" w:rsidP="00D708FE">
            <w:pPr>
              <w:pStyle w:val="XML1"/>
              <w:rPr>
                <w:ins w:id="20268" w:author="Thomas Dietz" w:date="2012-08-08T16:18:00Z"/>
              </w:rPr>
            </w:pPr>
            <w:ins w:id="20269" w:author="Thomas Dietz" w:date="2012-08-08T16:18:00Z">
              <w:r>
                <w:t xml:space="preserve">          &lt;/xs:documentation&gt;</w:t>
              </w:r>
            </w:ins>
          </w:p>
          <w:p w14:paraId="4BDC3B19" w14:textId="77777777" w:rsidR="00D708FE" w:rsidRDefault="00D708FE" w:rsidP="00D708FE">
            <w:pPr>
              <w:pStyle w:val="XML1"/>
              <w:rPr>
                <w:ins w:id="20270" w:author="Thomas Dietz" w:date="2012-08-08T16:18:00Z"/>
              </w:rPr>
            </w:pPr>
            <w:ins w:id="20271" w:author="Thomas Dietz" w:date="2012-08-08T16:18:00Z">
              <w:r>
                <w:t xml:space="preserve">        &lt;/xs:annotation&gt;</w:t>
              </w:r>
            </w:ins>
          </w:p>
          <w:p w14:paraId="5AD41A34" w14:textId="77777777" w:rsidR="00D708FE" w:rsidRDefault="00D708FE" w:rsidP="00D708FE">
            <w:pPr>
              <w:pStyle w:val="XML1"/>
              <w:rPr>
                <w:ins w:id="20272" w:author="Thomas Dietz" w:date="2012-08-08T16:18:00Z"/>
              </w:rPr>
            </w:pPr>
            <w:ins w:id="20273" w:author="Thomas Dietz" w:date="2012-08-08T16:18:00Z">
              <w:r>
                <w:t xml:space="preserve">      &lt;/xs:element&gt;</w:t>
              </w:r>
            </w:ins>
          </w:p>
          <w:p w14:paraId="15FE1ADB" w14:textId="77777777" w:rsidR="00D708FE" w:rsidRDefault="00D708FE" w:rsidP="00D708FE">
            <w:pPr>
              <w:pStyle w:val="XML1"/>
              <w:rPr>
                <w:ins w:id="20274" w:author="Thomas Dietz" w:date="2012-08-08T16:18:00Z"/>
              </w:rPr>
            </w:pPr>
            <w:ins w:id="20275" w:author="Thomas Dietz" w:date="2012-08-08T16:18:00Z">
              <w:r>
                <w:t xml:space="preserve">      &lt;xs:element name="local-ip-address"  type="inet:ip-address"&gt;</w:t>
              </w:r>
            </w:ins>
          </w:p>
          <w:p w14:paraId="5058EE7E" w14:textId="77777777" w:rsidR="00D708FE" w:rsidRDefault="00D708FE" w:rsidP="00D708FE">
            <w:pPr>
              <w:pStyle w:val="XML1"/>
              <w:rPr>
                <w:ins w:id="20276" w:author="Thomas Dietz" w:date="2012-08-08T16:18:00Z"/>
              </w:rPr>
            </w:pPr>
            <w:ins w:id="20277" w:author="Thomas Dietz" w:date="2012-08-08T16:18:00Z">
              <w:r>
                <w:t xml:space="preserve">        &lt;xs:annotation&gt;</w:t>
              </w:r>
            </w:ins>
          </w:p>
          <w:p w14:paraId="7EC234AE" w14:textId="77777777" w:rsidR="00D708FE" w:rsidRDefault="00D708FE" w:rsidP="00D708FE">
            <w:pPr>
              <w:pStyle w:val="XML1"/>
              <w:rPr>
                <w:ins w:id="20278" w:author="Thomas Dietz" w:date="2012-08-08T16:18:00Z"/>
              </w:rPr>
            </w:pPr>
            <w:ins w:id="20279" w:author="Thomas Dietz" w:date="2012-08-08T16:18:00Z">
              <w:r>
                <w:t xml:space="preserve">          &lt;xs:documentation&gt;</w:t>
              </w:r>
            </w:ins>
          </w:p>
          <w:p w14:paraId="7B6C0067" w14:textId="77777777" w:rsidR="00D708FE" w:rsidRDefault="00D708FE" w:rsidP="00D708FE">
            <w:pPr>
              <w:pStyle w:val="XML1"/>
              <w:rPr>
                <w:ins w:id="20280" w:author="Thomas Dietz" w:date="2012-08-08T16:18:00Z"/>
              </w:rPr>
            </w:pPr>
            <w:ins w:id="20281" w:author="Thomas Dietz" w:date="2012-08-08T16:18:00Z">
              <w:r>
                <w:t xml:space="preserve">            The local IP address of the OpenFlow Logical</w:t>
              </w:r>
            </w:ins>
          </w:p>
          <w:p w14:paraId="79585FBB" w14:textId="77777777" w:rsidR="00D708FE" w:rsidRDefault="00D708FE" w:rsidP="00D708FE">
            <w:pPr>
              <w:pStyle w:val="XML1"/>
              <w:rPr>
                <w:ins w:id="20282" w:author="Thomas Dietz" w:date="2012-08-08T16:18:00Z"/>
              </w:rPr>
            </w:pPr>
            <w:ins w:id="20283" w:author="Thomas Dietz" w:date="2012-08-08T16:18:00Z">
              <w:r>
                <w:t xml:space="preserve">            Switch when connecting to this OpenFlow Controller.  It is</w:t>
              </w:r>
            </w:ins>
          </w:p>
          <w:p w14:paraId="4E5D93ED" w14:textId="77777777" w:rsidR="00D708FE" w:rsidRDefault="00D708FE" w:rsidP="00D708FE">
            <w:pPr>
              <w:pStyle w:val="XML1"/>
              <w:rPr>
                <w:ins w:id="20284" w:author="Thomas Dietz" w:date="2012-08-08T16:18:00Z"/>
              </w:rPr>
            </w:pPr>
            <w:ins w:id="20285" w:author="Thomas Dietz" w:date="2012-08-08T16:18:00Z">
              <w:r>
                <w:t xml:space="preserve">            the source IP address of packets sent to this OpenFlow</w:t>
              </w:r>
            </w:ins>
          </w:p>
          <w:p w14:paraId="7700C2D6" w14:textId="77777777" w:rsidR="00D708FE" w:rsidRDefault="00D708FE" w:rsidP="00D708FE">
            <w:pPr>
              <w:pStyle w:val="XML1"/>
              <w:rPr>
                <w:ins w:id="20286" w:author="Thomas Dietz" w:date="2012-08-08T16:18:00Z"/>
              </w:rPr>
            </w:pPr>
            <w:ins w:id="20287" w:author="Thomas Dietz" w:date="2012-08-08T16:18:00Z">
              <w:r>
                <w:t xml:space="preserve">            Controller.  If present, this element overrides any default</w:t>
              </w:r>
            </w:ins>
          </w:p>
          <w:p w14:paraId="733F807A" w14:textId="77777777" w:rsidR="00D708FE" w:rsidRDefault="00D708FE" w:rsidP="00D708FE">
            <w:pPr>
              <w:pStyle w:val="XML1"/>
              <w:rPr>
                <w:ins w:id="20288" w:author="Thomas Dietz" w:date="2012-08-08T16:18:00Z"/>
              </w:rPr>
            </w:pPr>
            <w:ins w:id="20289" w:author="Thomas Dietz" w:date="2012-08-08T16:18:00Z">
              <w:r>
                <w:t xml:space="preserve">            IP address.</w:t>
              </w:r>
            </w:ins>
          </w:p>
          <w:p w14:paraId="6630C85F" w14:textId="77777777" w:rsidR="00D708FE" w:rsidRDefault="00D708FE" w:rsidP="00D708FE">
            <w:pPr>
              <w:pStyle w:val="XML1"/>
              <w:rPr>
                <w:ins w:id="20290" w:author="Thomas Dietz" w:date="2012-08-08T16:18:00Z"/>
              </w:rPr>
            </w:pPr>
            <w:ins w:id="20291" w:author="Thomas Dietz" w:date="2012-08-08T16:18:00Z">
              <w:r>
                <w:t xml:space="preserve">                </w:t>
              </w:r>
            </w:ins>
          </w:p>
          <w:p w14:paraId="7883CEAF" w14:textId="77777777" w:rsidR="00D708FE" w:rsidRDefault="00D708FE" w:rsidP="00D708FE">
            <w:pPr>
              <w:pStyle w:val="XML1"/>
              <w:rPr>
                <w:ins w:id="20292" w:author="Thomas Dietz" w:date="2012-08-08T16:18:00Z"/>
              </w:rPr>
            </w:pPr>
            <w:ins w:id="20293" w:author="Thomas Dietz" w:date="2012-08-08T16:18:00Z">
              <w:r>
                <w:t xml:space="preserve">                    </w:t>
              </w:r>
            </w:ins>
          </w:p>
          <w:p w14:paraId="739CF82C" w14:textId="77777777" w:rsidR="00D708FE" w:rsidRDefault="00D708FE" w:rsidP="00D708FE">
            <w:pPr>
              <w:pStyle w:val="XML1"/>
              <w:rPr>
                <w:ins w:id="20294" w:author="Thomas Dietz" w:date="2012-08-08T16:18:00Z"/>
              </w:rPr>
            </w:pPr>
            <w:ins w:id="20295" w:author="Thomas Dietz" w:date="2012-08-08T16:18:00Z">
              <w:r>
                <w:t xml:space="preserve">            This element is optional. Attempts to set this element to</w:t>
              </w:r>
            </w:ins>
          </w:p>
          <w:p w14:paraId="67E99FB3" w14:textId="77777777" w:rsidR="00D708FE" w:rsidRDefault="00D708FE" w:rsidP="00D708FE">
            <w:pPr>
              <w:pStyle w:val="XML1"/>
              <w:rPr>
                <w:ins w:id="20296" w:author="Thomas Dietz" w:date="2012-08-08T16:18:00Z"/>
              </w:rPr>
            </w:pPr>
            <w:ins w:id="20297" w:author="Thomas Dietz" w:date="2012-08-08T16:18:00Z">
              <w:r>
                <w:t xml:space="preserve">            an IP address that cannot be used by the OpenFlow Logical</w:t>
              </w:r>
            </w:ins>
          </w:p>
          <w:p w14:paraId="08A08FA4" w14:textId="77777777" w:rsidR="00D708FE" w:rsidRDefault="00D708FE" w:rsidP="00D708FE">
            <w:pPr>
              <w:pStyle w:val="XML1"/>
              <w:rPr>
                <w:ins w:id="20298" w:author="Thomas Dietz" w:date="2012-08-08T16:18:00Z"/>
              </w:rPr>
            </w:pPr>
            <w:ins w:id="20299" w:author="Thomas Dietz" w:date="2012-08-08T16:18:00Z">
              <w:r>
                <w:t xml:space="preserve">            Switch MUST result in an 'bad-element' error with type</w:t>
              </w:r>
            </w:ins>
          </w:p>
          <w:p w14:paraId="12B3327D" w14:textId="77777777" w:rsidR="00D708FE" w:rsidRDefault="00D708FE" w:rsidP="00D708FE">
            <w:pPr>
              <w:pStyle w:val="XML1"/>
              <w:rPr>
                <w:ins w:id="20300" w:author="Thomas Dietz" w:date="2012-08-08T16:18:00Z"/>
              </w:rPr>
            </w:pPr>
            <w:ins w:id="20301" w:author="Thomas Dietz" w:date="2012-08-08T16:18:00Z">
              <w:r>
                <w:t xml:space="preserve">            'application'. The &amp;lt;error-info&amp;gt; element MUST contain the</w:t>
              </w:r>
            </w:ins>
          </w:p>
          <w:p w14:paraId="7FA4A9D1" w14:textId="77777777" w:rsidR="00D708FE" w:rsidRDefault="00D708FE" w:rsidP="00D708FE">
            <w:pPr>
              <w:pStyle w:val="XML1"/>
              <w:rPr>
                <w:ins w:id="20302" w:author="Thomas Dietz" w:date="2012-08-08T16:18:00Z"/>
              </w:rPr>
            </w:pPr>
            <w:ins w:id="20303" w:author="Thomas Dietz" w:date="2012-08-08T16:18:00Z">
              <w:r>
                <w:t xml:space="preserve">            name of this element in the &amp;lt;bad-element&amp;gt; element.</w:t>
              </w:r>
            </w:ins>
          </w:p>
          <w:p w14:paraId="6B13B0E8" w14:textId="77777777" w:rsidR="00D708FE" w:rsidRDefault="00D708FE" w:rsidP="00D708FE">
            <w:pPr>
              <w:pStyle w:val="XML1"/>
              <w:rPr>
                <w:ins w:id="20304" w:author="Thomas Dietz" w:date="2012-08-08T16:18:00Z"/>
              </w:rPr>
            </w:pPr>
            <w:ins w:id="20305" w:author="Thomas Dietz" w:date="2012-08-08T16:18:00Z">
              <w:r>
                <w:t xml:space="preserve">          &lt;/xs:documentation&gt;</w:t>
              </w:r>
            </w:ins>
          </w:p>
          <w:p w14:paraId="6D76A964" w14:textId="77777777" w:rsidR="00D708FE" w:rsidRDefault="00D708FE" w:rsidP="00D708FE">
            <w:pPr>
              <w:pStyle w:val="XML1"/>
              <w:rPr>
                <w:ins w:id="20306" w:author="Thomas Dietz" w:date="2012-08-08T16:18:00Z"/>
              </w:rPr>
            </w:pPr>
            <w:ins w:id="20307" w:author="Thomas Dietz" w:date="2012-08-08T16:18:00Z">
              <w:r>
                <w:t xml:space="preserve">        &lt;/xs:annotation&gt;</w:t>
              </w:r>
            </w:ins>
          </w:p>
          <w:p w14:paraId="7C4D5DEE" w14:textId="77777777" w:rsidR="00D708FE" w:rsidRDefault="00D708FE" w:rsidP="00D708FE">
            <w:pPr>
              <w:pStyle w:val="XML1"/>
              <w:rPr>
                <w:ins w:id="20308" w:author="Thomas Dietz" w:date="2012-08-08T16:18:00Z"/>
              </w:rPr>
            </w:pPr>
            <w:ins w:id="20309" w:author="Thomas Dietz" w:date="2012-08-08T16:18:00Z">
              <w:r>
                <w:t xml:space="preserve">      &lt;/xs:element&gt;</w:t>
              </w:r>
            </w:ins>
          </w:p>
          <w:p w14:paraId="3F19765C" w14:textId="77777777" w:rsidR="00D708FE" w:rsidRDefault="00D708FE" w:rsidP="00D708FE">
            <w:pPr>
              <w:pStyle w:val="XML1"/>
              <w:rPr>
                <w:ins w:id="20310" w:author="Thomas Dietz" w:date="2012-08-08T16:18:00Z"/>
              </w:rPr>
            </w:pPr>
            <w:ins w:id="20311" w:author="Thomas Dietz" w:date="2012-08-08T16:18:00Z">
              <w:r>
                <w:t xml:space="preserve">      &lt;xs:element name="local-port"  type="inet:port-number"&gt;</w:t>
              </w:r>
            </w:ins>
          </w:p>
          <w:p w14:paraId="4EDE8DD9" w14:textId="77777777" w:rsidR="00D708FE" w:rsidRDefault="00D708FE" w:rsidP="00D708FE">
            <w:pPr>
              <w:pStyle w:val="XML1"/>
              <w:rPr>
                <w:ins w:id="20312" w:author="Thomas Dietz" w:date="2012-08-08T16:18:00Z"/>
              </w:rPr>
            </w:pPr>
            <w:ins w:id="20313" w:author="Thomas Dietz" w:date="2012-08-08T16:18:00Z">
              <w:r>
                <w:t xml:space="preserve">        &lt;xs:annotation&gt;</w:t>
              </w:r>
            </w:ins>
          </w:p>
          <w:p w14:paraId="4AF4A349" w14:textId="77777777" w:rsidR="00D708FE" w:rsidRDefault="00D708FE" w:rsidP="00D708FE">
            <w:pPr>
              <w:pStyle w:val="XML1"/>
              <w:rPr>
                <w:ins w:id="20314" w:author="Thomas Dietz" w:date="2012-08-08T16:18:00Z"/>
              </w:rPr>
            </w:pPr>
            <w:ins w:id="20315" w:author="Thomas Dietz" w:date="2012-08-08T16:18:00Z">
              <w:r>
                <w:t xml:space="preserve">          &lt;xs:documentation&gt;</w:t>
              </w:r>
            </w:ins>
          </w:p>
          <w:p w14:paraId="2628FF1D" w14:textId="77777777" w:rsidR="00D708FE" w:rsidRDefault="00D708FE" w:rsidP="00D708FE">
            <w:pPr>
              <w:pStyle w:val="XML1"/>
              <w:rPr>
                <w:ins w:id="20316" w:author="Thomas Dietz" w:date="2012-08-08T16:18:00Z"/>
              </w:rPr>
            </w:pPr>
            <w:ins w:id="20317" w:author="Thomas Dietz" w:date="2012-08-08T16:18:00Z">
              <w:r>
                <w:t xml:space="preserve">            The local TCP port number of the OpenFlow</w:t>
              </w:r>
            </w:ins>
          </w:p>
          <w:p w14:paraId="0DCFBBFA" w14:textId="77777777" w:rsidR="00D708FE" w:rsidRDefault="00D708FE" w:rsidP="00D708FE">
            <w:pPr>
              <w:pStyle w:val="XML1"/>
              <w:rPr>
                <w:ins w:id="20318" w:author="Thomas Dietz" w:date="2012-08-08T16:18:00Z"/>
              </w:rPr>
            </w:pPr>
            <w:ins w:id="20319" w:author="Thomas Dietz" w:date="2012-08-08T16:18:00Z">
              <w:r>
                <w:t xml:space="preserve">            Logical Switch when connecting to this OpenFlow Controller.</w:t>
              </w:r>
            </w:ins>
          </w:p>
          <w:p w14:paraId="756B2163" w14:textId="77777777" w:rsidR="00D708FE" w:rsidRDefault="00D708FE" w:rsidP="00D708FE">
            <w:pPr>
              <w:pStyle w:val="XML1"/>
              <w:rPr>
                <w:ins w:id="20320" w:author="Thomas Dietz" w:date="2012-08-08T16:18:00Z"/>
              </w:rPr>
            </w:pPr>
            <w:ins w:id="20321" w:author="Thomas Dietz" w:date="2012-08-08T16:18:00Z">
              <w:r>
                <w:t xml:space="preserve">            It is the source TCP port number of packets sent to this</w:t>
              </w:r>
            </w:ins>
          </w:p>
          <w:p w14:paraId="29ECBC51" w14:textId="77777777" w:rsidR="00D708FE" w:rsidRDefault="00D708FE" w:rsidP="00D708FE">
            <w:pPr>
              <w:pStyle w:val="XML1"/>
              <w:rPr>
                <w:ins w:id="20322" w:author="Thomas Dietz" w:date="2012-08-08T16:18:00Z"/>
              </w:rPr>
            </w:pPr>
            <w:ins w:id="20323" w:author="Thomas Dietz" w:date="2012-08-08T16:18:00Z">
              <w:r>
                <w:t xml:space="preserve">            OpenFlow Controller.  If this element is not present, then</w:t>
              </w:r>
            </w:ins>
          </w:p>
          <w:p w14:paraId="7A0131BC" w14:textId="77777777" w:rsidR="00D708FE" w:rsidRDefault="00D708FE" w:rsidP="00D708FE">
            <w:pPr>
              <w:pStyle w:val="XML1"/>
              <w:rPr>
                <w:ins w:id="20324" w:author="Thomas Dietz" w:date="2012-08-08T16:18:00Z"/>
              </w:rPr>
            </w:pPr>
            <w:ins w:id="20325" w:author="Thomas Dietz" w:date="2012-08-08T16:18:00Z">
              <w:r>
                <w:t xml:space="preserve">            the port number is chosen arbitrarily by the OpenFlow</w:t>
              </w:r>
            </w:ins>
          </w:p>
          <w:p w14:paraId="1ADDEFFC" w14:textId="77777777" w:rsidR="00D708FE" w:rsidRDefault="00D708FE" w:rsidP="00D708FE">
            <w:pPr>
              <w:pStyle w:val="XML1"/>
              <w:rPr>
                <w:ins w:id="20326" w:author="Thomas Dietz" w:date="2012-08-08T16:18:00Z"/>
              </w:rPr>
            </w:pPr>
            <w:ins w:id="20327" w:author="Thomas Dietz" w:date="2012-08-08T16:18:00Z">
              <w:r>
                <w:t xml:space="preserve">            Logical Switch.</w:t>
              </w:r>
            </w:ins>
          </w:p>
          <w:p w14:paraId="4F4C6598" w14:textId="77777777" w:rsidR="00D708FE" w:rsidRDefault="00D708FE" w:rsidP="00D708FE">
            <w:pPr>
              <w:pStyle w:val="XML1"/>
              <w:rPr>
                <w:ins w:id="20328" w:author="Thomas Dietz" w:date="2012-08-08T16:18:00Z"/>
              </w:rPr>
            </w:pPr>
            <w:ins w:id="20329" w:author="Thomas Dietz" w:date="2012-08-08T16:18:00Z">
              <w:r>
                <w:t xml:space="preserve">                  </w:t>
              </w:r>
            </w:ins>
          </w:p>
          <w:p w14:paraId="40E26A43" w14:textId="77777777" w:rsidR="00D708FE" w:rsidRDefault="00D708FE" w:rsidP="00D708FE">
            <w:pPr>
              <w:pStyle w:val="XML1"/>
              <w:rPr>
                <w:ins w:id="20330" w:author="Thomas Dietz" w:date="2012-08-08T16:18:00Z"/>
              </w:rPr>
            </w:pPr>
            <w:ins w:id="20331" w:author="Thomas Dietz" w:date="2012-08-08T16:18:00Z">
              <w:r>
                <w:t xml:space="preserve">            This element is optional. Attempts to set this element to a</w:t>
              </w:r>
            </w:ins>
          </w:p>
          <w:p w14:paraId="49135159" w14:textId="77777777" w:rsidR="00D708FE" w:rsidRDefault="00D708FE" w:rsidP="00D708FE">
            <w:pPr>
              <w:pStyle w:val="XML1"/>
              <w:rPr>
                <w:ins w:id="20332" w:author="Thomas Dietz" w:date="2012-08-08T16:18:00Z"/>
              </w:rPr>
            </w:pPr>
            <w:ins w:id="20333" w:author="Thomas Dietz" w:date="2012-08-08T16:18:00Z">
              <w:r>
                <w:t xml:space="preserve">            port number that cannot be used by the OpenFlow Logical</w:t>
              </w:r>
            </w:ins>
          </w:p>
          <w:p w14:paraId="0524A857" w14:textId="77777777" w:rsidR="00D708FE" w:rsidRDefault="00D708FE" w:rsidP="00D708FE">
            <w:pPr>
              <w:pStyle w:val="XML1"/>
              <w:rPr>
                <w:ins w:id="20334" w:author="Thomas Dietz" w:date="2012-08-08T16:18:00Z"/>
              </w:rPr>
            </w:pPr>
            <w:ins w:id="20335" w:author="Thomas Dietz" w:date="2012-08-08T16:18:00Z">
              <w:r>
                <w:t xml:space="preserve">            Switch MUST result in an 'bad-element' error with type</w:t>
              </w:r>
            </w:ins>
          </w:p>
          <w:p w14:paraId="6A5ABF62" w14:textId="77777777" w:rsidR="00D708FE" w:rsidRDefault="00D708FE" w:rsidP="00D708FE">
            <w:pPr>
              <w:pStyle w:val="XML1"/>
              <w:rPr>
                <w:ins w:id="20336" w:author="Thomas Dietz" w:date="2012-08-08T16:18:00Z"/>
              </w:rPr>
            </w:pPr>
            <w:ins w:id="20337" w:author="Thomas Dietz" w:date="2012-08-08T16:18:00Z">
              <w:r>
                <w:t xml:space="preserve">            'application'. The &amp;lt;error-info&amp;gt; element MUST contain the</w:t>
              </w:r>
            </w:ins>
          </w:p>
          <w:p w14:paraId="366D1221" w14:textId="77777777" w:rsidR="00D708FE" w:rsidRDefault="00D708FE" w:rsidP="00D708FE">
            <w:pPr>
              <w:pStyle w:val="XML1"/>
              <w:rPr>
                <w:ins w:id="20338" w:author="Thomas Dietz" w:date="2012-08-08T16:18:00Z"/>
              </w:rPr>
            </w:pPr>
            <w:ins w:id="20339" w:author="Thomas Dietz" w:date="2012-08-08T16:18:00Z">
              <w:r>
                <w:t xml:space="preserve">            name of this element in the &amp;lt;bad-element&amp;gt; element.</w:t>
              </w:r>
            </w:ins>
          </w:p>
          <w:p w14:paraId="115D5BAD" w14:textId="77777777" w:rsidR="00D708FE" w:rsidRDefault="00D708FE" w:rsidP="00D708FE">
            <w:pPr>
              <w:pStyle w:val="XML1"/>
              <w:rPr>
                <w:ins w:id="20340" w:author="Thomas Dietz" w:date="2012-08-08T16:18:00Z"/>
              </w:rPr>
            </w:pPr>
            <w:ins w:id="20341" w:author="Thomas Dietz" w:date="2012-08-08T16:18:00Z">
              <w:r>
                <w:t xml:space="preserve">          &lt;/xs:documentation&gt;</w:t>
              </w:r>
            </w:ins>
          </w:p>
          <w:p w14:paraId="4592AD9A" w14:textId="77777777" w:rsidR="00D708FE" w:rsidRDefault="00D708FE" w:rsidP="00D708FE">
            <w:pPr>
              <w:pStyle w:val="XML1"/>
              <w:rPr>
                <w:ins w:id="20342" w:author="Thomas Dietz" w:date="2012-08-08T16:18:00Z"/>
              </w:rPr>
            </w:pPr>
            <w:ins w:id="20343" w:author="Thomas Dietz" w:date="2012-08-08T16:18:00Z">
              <w:r>
                <w:t xml:space="preserve">        &lt;/xs:annotation&gt;</w:t>
              </w:r>
            </w:ins>
          </w:p>
          <w:p w14:paraId="271AB7CD" w14:textId="77777777" w:rsidR="00D708FE" w:rsidRDefault="00D708FE" w:rsidP="00D708FE">
            <w:pPr>
              <w:pStyle w:val="XML1"/>
              <w:rPr>
                <w:ins w:id="20344" w:author="Thomas Dietz" w:date="2012-08-08T16:18:00Z"/>
              </w:rPr>
            </w:pPr>
            <w:ins w:id="20345" w:author="Thomas Dietz" w:date="2012-08-08T16:18:00Z">
              <w:r>
                <w:t xml:space="preserve">      &lt;/xs:element&gt;</w:t>
              </w:r>
            </w:ins>
          </w:p>
          <w:p w14:paraId="4709F88E" w14:textId="77777777" w:rsidR="00D708FE" w:rsidRDefault="00D708FE" w:rsidP="00D708FE">
            <w:pPr>
              <w:pStyle w:val="XML1"/>
              <w:rPr>
                <w:ins w:id="20346" w:author="Thomas Dietz" w:date="2012-08-08T16:18:00Z"/>
              </w:rPr>
            </w:pPr>
            <w:ins w:id="20347" w:author="Thomas Dietz" w:date="2012-08-08T16:18:00Z">
              <w:r>
                <w:t xml:space="preserve">      &lt;xs:element name="protocol"&gt;</w:t>
              </w:r>
            </w:ins>
          </w:p>
          <w:p w14:paraId="64914B8E" w14:textId="77777777" w:rsidR="00D708FE" w:rsidRDefault="00D708FE" w:rsidP="00D708FE">
            <w:pPr>
              <w:pStyle w:val="XML1"/>
              <w:rPr>
                <w:ins w:id="20348" w:author="Thomas Dietz" w:date="2012-08-08T16:18:00Z"/>
              </w:rPr>
            </w:pPr>
            <w:ins w:id="20349" w:author="Thomas Dietz" w:date="2012-08-08T16:18:00Z">
              <w:r>
                <w:t xml:space="preserve">        &lt;xs:annotation&gt;</w:t>
              </w:r>
            </w:ins>
          </w:p>
          <w:p w14:paraId="350C7CF9" w14:textId="77777777" w:rsidR="00D708FE" w:rsidRDefault="00D708FE" w:rsidP="00D708FE">
            <w:pPr>
              <w:pStyle w:val="XML1"/>
              <w:rPr>
                <w:ins w:id="20350" w:author="Thomas Dietz" w:date="2012-08-08T16:18:00Z"/>
              </w:rPr>
            </w:pPr>
            <w:ins w:id="20351" w:author="Thomas Dietz" w:date="2012-08-08T16:18:00Z">
              <w:r>
                <w:t xml:space="preserve">          &lt;xs:documentation&gt;</w:t>
              </w:r>
            </w:ins>
          </w:p>
          <w:p w14:paraId="3B2335FF" w14:textId="77777777" w:rsidR="00D708FE" w:rsidRDefault="00D708FE" w:rsidP="00D708FE">
            <w:pPr>
              <w:pStyle w:val="XML1"/>
              <w:rPr>
                <w:ins w:id="20352" w:author="Thomas Dietz" w:date="2012-08-08T16:18:00Z"/>
              </w:rPr>
            </w:pPr>
            <w:ins w:id="20353" w:author="Thomas Dietz" w:date="2012-08-08T16:18:00Z">
              <w:r>
                <w:t xml:space="preserve">            The default protocol tha the OpenFlow Logical </w:t>
              </w:r>
            </w:ins>
          </w:p>
          <w:p w14:paraId="50DB53CC" w14:textId="77777777" w:rsidR="00D708FE" w:rsidRDefault="00D708FE" w:rsidP="00D708FE">
            <w:pPr>
              <w:pStyle w:val="XML1"/>
              <w:rPr>
                <w:ins w:id="20354" w:author="Thomas Dietz" w:date="2012-08-08T16:18:00Z"/>
              </w:rPr>
            </w:pPr>
            <w:ins w:id="20355" w:author="Thomas Dietz" w:date="2012-08-08T16:18:00Z">
              <w:r>
                <w:t xml:space="preserve">            Switch uses to connect to this OpenFlow Controller.  'tls'</w:t>
              </w:r>
            </w:ins>
          </w:p>
          <w:p w14:paraId="092AA2FD" w14:textId="77777777" w:rsidR="00D708FE" w:rsidRDefault="00D708FE" w:rsidP="00D708FE">
            <w:pPr>
              <w:pStyle w:val="XML1"/>
              <w:rPr>
                <w:ins w:id="20356" w:author="Thomas Dietz" w:date="2012-08-08T16:18:00Z"/>
              </w:rPr>
            </w:pPr>
            <w:ins w:id="20357" w:author="Thomas Dietz" w:date="2012-08-08T16:18:00Z">
              <w:r>
                <w:t xml:space="preserve">            is the default value.</w:t>
              </w:r>
            </w:ins>
          </w:p>
          <w:p w14:paraId="43BB6A46" w14:textId="77777777" w:rsidR="00D708FE" w:rsidRDefault="00D708FE" w:rsidP="00D708FE">
            <w:pPr>
              <w:pStyle w:val="XML1"/>
              <w:rPr>
                <w:ins w:id="20358" w:author="Thomas Dietz" w:date="2012-08-08T16:18:00Z"/>
              </w:rPr>
            </w:pPr>
          </w:p>
          <w:p w14:paraId="07E8D946" w14:textId="77777777" w:rsidR="00D708FE" w:rsidRDefault="00D708FE" w:rsidP="00D708FE">
            <w:pPr>
              <w:pStyle w:val="XML1"/>
              <w:rPr>
                <w:ins w:id="20359" w:author="Thomas Dietz" w:date="2012-08-08T16:18:00Z"/>
              </w:rPr>
            </w:pPr>
            <w:ins w:id="20360" w:author="Thomas Dietz" w:date="2012-08-08T16:18:00Z">
              <w:r>
                <w:t xml:space="preserve">            This element is optional. If this element is not present it</w:t>
              </w:r>
            </w:ins>
          </w:p>
          <w:p w14:paraId="0AE3FDBE" w14:textId="77777777" w:rsidR="00D708FE" w:rsidRDefault="00D708FE" w:rsidP="00D708FE">
            <w:pPr>
              <w:pStyle w:val="XML1"/>
              <w:rPr>
                <w:ins w:id="20361" w:author="Thomas Dietz" w:date="2012-08-08T16:18:00Z"/>
              </w:rPr>
            </w:pPr>
            <w:ins w:id="20362" w:author="Thomas Dietz" w:date="2012-08-08T16:18:00Z">
              <w:r>
                <w:t xml:space="preserve">            defaults to 'tls'.</w:t>
              </w:r>
            </w:ins>
          </w:p>
          <w:p w14:paraId="678A150C" w14:textId="77777777" w:rsidR="00D708FE" w:rsidRDefault="00D708FE" w:rsidP="00D708FE">
            <w:pPr>
              <w:pStyle w:val="XML1"/>
              <w:rPr>
                <w:ins w:id="20363" w:author="Thomas Dietz" w:date="2012-08-08T16:18:00Z"/>
              </w:rPr>
            </w:pPr>
            <w:ins w:id="20364" w:author="Thomas Dietz" w:date="2012-08-08T16:18:00Z">
              <w:r>
                <w:t xml:space="preserve">          &lt;/xs:documentation&gt;</w:t>
              </w:r>
            </w:ins>
          </w:p>
          <w:p w14:paraId="375661F3" w14:textId="77777777" w:rsidR="00D708FE" w:rsidRDefault="00D708FE" w:rsidP="00D708FE">
            <w:pPr>
              <w:pStyle w:val="XML1"/>
              <w:rPr>
                <w:ins w:id="20365" w:author="Thomas Dietz" w:date="2012-08-08T16:18:00Z"/>
              </w:rPr>
            </w:pPr>
            <w:ins w:id="20366" w:author="Thomas Dietz" w:date="2012-08-08T16:18:00Z">
              <w:r>
                <w:t xml:space="preserve">        &lt;/xs:annotation&gt;</w:t>
              </w:r>
            </w:ins>
          </w:p>
          <w:p w14:paraId="07F87309" w14:textId="77777777" w:rsidR="00D708FE" w:rsidRDefault="00D708FE" w:rsidP="00D708FE">
            <w:pPr>
              <w:pStyle w:val="XML1"/>
              <w:rPr>
                <w:ins w:id="20367" w:author="Thomas Dietz" w:date="2012-08-08T16:18:00Z"/>
              </w:rPr>
            </w:pPr>
            <w:ins w:id="20368" w:author="Thomas Dietz" w:date="2012-08-08T16:18:00Z">
              <w:r>
                <w:t xml:space="preserve">        &lt;xs:simpleType&gt;</w:t>
              </w:r>
            </w:ins>
          </w:p>
          <w:p w14:paraId="6161C5E2" w14:textId="77777777" w:rsidR="00D708FE" w:rsidRDefault="00D708FE" w:rsidP="00D708FE">
            <w:pPr>
              <w:pStyle w:val="XML1"/>
              <w:rPr>
                <w:ins w:id="20369" w:author="Thomas Dietz" w:date="2012-08-08T16:18:00Z"/>
              </w:rPr>
            </w:pPr>
            <w:ins w:id="20370" w:author="Thomas Dietz" w:date="2012-08-08T16:18:00Z">
              <w:r>
                <w:t xml:space="preserve">          &lt;xs:restriction base="xs:string"&gt;</w:t>
              </w:r>
            </w:ins>
          </w:p>
          <w:p w14:paraId="7EF14FFB" w14:textId="77777777" w:rsidR="00D708FE" w:rsidRDefault="00D708FE" w:rsidP="00D708FE">
            <w:pPr>
              <w:pStyle w:val="XML1"/>
              <w:rPr>
                <w:ins w:id="20371" w:author="Thomas Dietz" w:date="2012-08-08T16:18:00Z"/>
              </w:rPr>
            </w:pPr>
            <w:ins w:id="20372" w:author="Thomas Dietz" w:date="2012-08-08T16:18:00Z">
              <w:r>
                <w:lastRenderedPageBreak/>
                <w:t xml:space="preserve">            &lt;xs:enumeration value="tcp"/&gt;</w:t>
              </w:r>
            </w:ins>
          </w:p>
          <w:p w14:paraId="0A964B12" w14:textId="77777777" w:rsidR="00D708FE" w:rsidRDefault="00D708FE" w:rsidP="00D708FE">
            <w:pPr>
              <w:pStyle w:val="XML1"/>
              <w:rPr>
                <w:ins w:id="20373" w:author="Thomas Dietz" w:date="2012-08-08T16:18:00Z"/>
              </w:rPr>
            </w:pPr>
            <w:ins w:id="20374" w:author="Thomas Dietz" w:date="2012-08-08T16:18:00Z">
              <w:r>
                <w:t xml:space="preserve">            &lt;xs:enumeration value="tls"/&gt;</w:t>
              </w:r>
            </w:ins>
          </w:p>
          <w:p w14:paraId="42CAA0D2" w14:textId="77777777" w:rsidR="00D708FE" w:rsidRDefault="00D708FE" w:rsidP="00D708FE">
            <w:pPr>
              <w:pStyle w:val="XML1"/>
              <w:rPr>
                <w:ins w:id="20375" w:author="Thomas Dietz" w:date="2012-08-08T16:18:00Z"/>
              </w:rPr>
            </w:pPr>
            <w:ins w:id="20376" w:author="Thomas Dietz" w:date="2012-08-08T16:18:00Z">
              <w:r>
                <w:t xml:space="preserve">          &lt;/xs:restriction&gt;</w:t>
              </w:r>
            </w:ins>
          </w:p>
          <w:p w14:paraId="7288635D" w14:textId="77777777" w:rsidR="00D708FE" w:rsidRDefault="00D708FE" w:rsidP="00D708FE">
            <w:pPr>
              <w:pStyle w:val="XML1"/>
              <w:rPr>
                <w:ins w:id="20377" w:author="Thomas Dietz" w:date="2012-08-08T16:18:00Z"/>
              </w:rPr>
            </w:pPr>
            <w:ins w:id="20378" w:author="Thomas Dietz" w:date="2012-08-08T16:18:00Z">
              <w:r>
                <w:t xml:space="preserve">        &lt;/xs:simpleType&gt;</w:t>
              </w:r>
            </w:ins>
          </w:p>
          <w:p w14:paraId="7558E722" w14:textId="77777777" w:rsidR="00D708FE" w:rsidRDefault="00D708FE" w:rsidP="00D708FE">
            <w:pPr>
              <w:pStyle w:val="XML1"/>
              <w:rPr>
                <w:ins w:id="20379" w:author="Thomas Dietz" w:date="2012-08-08T16:18:00Z"/>
              </w:rPr>
            </w:pPr>
            <w:ins w:id="20380" w:author="Thomas Dietz" w:date="2012-08-08T16:18:00Z">
              <w:r>
                <w:t xml:space="preserve">      &lt;/xs:element&gt;</w:t>
              </w:r>
            </w:ins>
          </w:p>
          <w:p w14:paraId="6EA80965" w14:textId="77777777" w:rsidR="00D708FE" w:rsidRDefault="00D708FE" w:rsidP="00D708FE">
            <w:pPr>
              <w:pStyle w:val="XML1"/>
              <w:rPr>
                <w:ins w:id="20381" w:author="Thomas Dietz" w:date="2012-08-08T16:18:00Z"/>
              </w:rPr>
            </w:pPr>
            <w:ins w:id="20382" w:author="Thomas Dietz" w:date="2012-08-08T16:18:00Z">
              <w:r>
                <w:t xml:space="preserve">      &lt;xs:element name="state"&gt;</w:t>
              </w:r>
            </w:ins>
          </w:p>
          <w:p w14:paraId="3F7D663F" w14:textId="77777777" w:rsidR="00D708FE" w:rsidRDefault="00D708FE" w:rsidP="00D708FE">
            <w:pPr>
              <w:pStyle w:val="XML1"/>
              <w:rPr>
                <w:ins w:id="20383" w:author="Thomas Dietz" w:date="2012-08-08T16:18:00Z"/>
              </w:rPr>
            </w:pPr>
            <w:ins w:id="20384" w:author="Thomas Dietz" w:date="2012-08-08T16:18:00Z">
              <w:r>
                <w:t xml:space="preserve">        &lt;xs:annotation&gt;</w:t>
              </w:r>
            </w:ins>
          </w:p>
          <w:p w14:paraId="48C850C8" w14:textId="77777777" w:rsidR="00D708FE" w:rsidRDefault="00D708FE" w:rsidP="00D708FE">
            <w:pPr>
              <w:pStyle w:val="XML1"/>
              <w:rPr>
                <w:ins w:id="20385" w:author="Thomas Dietz" w:date="2012-08-08T16:18:00Z"/>
              </w:rPr>
            </w:pPr>
            <w:ins w:id="20386" w:author="Thomas Dietz" w:date="2012-08-08T16:18:00Z">
              <w:r>
                <w:t xml:space="preserve">          &lt;xs:documentation&gt;</w:t>
              </w:r>
            </w:ins>
          </w:p>
          <w:p w14:paraId="47CFF6F3" w14:textId="77777777" w:rsidR="00D708FE" w:rsidRDefault="00D708FE" w:rsidP="00D708FE">
            <w:pPr>
              <w:pStyle w:val="XML1"/>
              <w:rPr>
                <w:ins w:id="20387" w:author="Thomas Dietz" w:date="2012-08-08T16:18:00Z"/>
              </w:rPr>
            </w:pPr>
            <w:ins w:id="20388" w:author="Thomas Dietz" w:date="2012-08-08T16:18:00Z">
              <w:r>
                <w:t xml:space="preserve">            This container holds connection state</w:t>
              </w:r>
            </w:ins>
          </w:p>
          <w:p w14:paraId="1041B081" w14:textId="77777777" w:rsidR="00D708FE" w:rsidRDefault="00D708FE" w:rsidP="00D708FE">
            <w:pPr>
              <w:pStyle w:val="XML1"/>
              <w:rPr>
                <w:ins w:id="20389" w:author="Thomas Dietz" w:date="2012-08-08T16:18:00Z"/>
              </w:rPr>
            </w:pPr>
            <w:ins w:id="20390" w:author="Thomas Dietz" w:date="2012-08-08T16:18:00Z">
              <w:r>
                <w:t xml:space="preserve">            information that indicate the connection state of the</w:t>
              </w:r>
            </w:ins>
          </w:p>
          <w:p w14:paraId="431D11BD" w14:textId="77777777" w:rsidR="00D708FE" w:rsidRDefault="00D708FE" w:rsidP="00D708FE">
            <w:pPr>
              <w:pStyle w:val="XML1"/>
              <w:rPr>
                <w:ins w:id="20391" w:author="Thomas Dietz" w:date="2012-08-08T16:18:00Z"/>
              </w:rPr>
            </w:pPr>
            <w:ins w:id="20392" w:author="Thomas Dietz" w:date="2012-08-08T16:18:00Z">
              <w:r>
                <w:t xml:space="preserve">            OpenFlow Logical Switch and the OpenFlow protocol version</w:t>
              </w:r>
            </w:ins>
          </w:p>
          <w:p w14:paraId="4D3E676F" w14:textId="77777777" w:rsidR="00D708FE" w:rsidRDefault="00D708FE" w:rsidP="00D708FE">
            <w:pPr>
              <w:pStyle w:val="XML1"/>
              <w:rPr>
                <w:ins w:id="20393" w:author="Thomas Dietz" w:date="2012-08-08T16:18:00Z"/>
              </w:rPr>
            </w:pPr>
            <w:ins w:id="20394" w:author="Thomas Dietz" w:date="2012-08-08T16:18:00Z">
              <w:r>
                <w:t xml:space="preserve">            used for the connection.</w:t>
              </w:r>
            </w:ins>
          </w:p>
          <w:p w14:paraId="6E12FD1D" w14:textId="77777777" w:rsidR="00D708FE" w:rsidRDefault="00D708FE" w:rsidP="00D708FE">
            <w:pPr>
              <w:pStyle w:val="XML1"/>
              <w:rPr>
                <w:ins w:id="20395" w:author="Thomas Dietz" w:date="2012-08-08T16:18:00Z"/>
              </w:rPr>
            </w:pPr>
          </w:p>
          <w:p w14:paraId="69854209" w14:textId="77777777" w:rsidR="00D708FE" w:rsidRDefault="00D708FE" w:rsidP="00D708FE">
            <w:pPr>
              <w:pStyle w:val="XML1"/>
              <w:rPr>
                <w:ins w:id="20396" w:author="Thomas Dietz" w:date="2012-08-08T16:18:00Z"/>
              </w:rPr>
            </w:pPr>
            <w:ins w:id="20397" w:author="Thomas Dietz" w:date="2012-08-08T16:18:00Z">
              <w:r>
                <w:t xml:space="preserve">            Children of this element are not configurable and can only</w:t>
              </w:r>
            </w:ins>
          </w:p>
          <w:p w14:paraId="384340E4" w14:textId="77777777" w:rsidR="00D708FE" w:rsidRDefault="00D708FE" w:rsidP="00D708FE">
            <w:pPr>
              <w:pStyle w:val="XML1"/>
              <w:rPr>
                <w:ins w:id="20398" w:author="Thomas Dietz" w:date="2012-08-08T16:18:00Z"/>
              </w:rPr>
            </w:pPr>
            <w:ins w:id="20399" w:author="Thomas Dietz" w:date="2012-08-08T16:18:00Z">
              <w:r>
                <w:t xml:space="preserve">            be retrieved by NETCONF &amp;lt;get&amp;gt; operations. Attemps to modify</w:t>
              </w:r>
            </w:ins>
          </w:p>
          <w:p w14:paraId="071D3AB5" w14:textId="77777777" w:rsidR="00D708FE" w:rsidRDefault="00D708FE" w:rsidP="00D708FE">
            <w:pPr>
              <w:pStyle w:val="XML1"/>
              <w:rPr>
                <w:ins w:id="20400" w:author="Thomas Dietz" w:date="2012-08-08T16:18:00Z"/>
              </w:rPr>
            </w:pPr>
            <w:ins w:id="20401" w:author="Thomas Dietz" w:date="2012-08-08T16:18:00Z">
              <w:r>
                <w:t xml:space="preserve">            this element and its children with a NETCONF &amp;lt;edit-config&amp;gt;</w:t>
              </w:r>
            </w:ins>
          </w:p>
          <w:p w14:paraId="0761D6FF" w14:textId="77777777" w:rsidR="00D708FE" w:rsidRDefault="00D708FE" w:rsidP="00D708FE">
            <w:pPr>
              <w:pStyle w:val="XML1"/>
              <w:rPr>
                <w:ins w:id="20402" w:author="Thomas Dietz" w:date="2012-08-08T16:18:00Z"/>
              </w:rPr>
            </w:pPr>
            <w:ins w:id="20403" w:author="Thomas Dietz" w:date="2012-08-08T16:18:00Z">
              <w:r>
                <w:t xml:space="preserve">            operation MUST result in an 'operation-not-supported' error</w:t>
              </w:r>
            </w:ins>
          </w:p>
          <w:p w14:paraId="4F81B2AD" w14:textId="77777777" w:rsidR="00D708FE" w:rsidRDefault="00D708FE" w:rsidP="00D708FE">
            <w:pPr>
              <w:pStyle w:val="XML1"/>
              <w:rPr>
                <w:ins w:id="20404" w:author="Thomas Dietz" w:date="2012-08-08T16:18:00Z"/>
              </w:rPr>
            </w:pPr>
            <w:ins w:id="20405" w:author="Thomas Dietz" w:date="2012-08-08T16:18:00Z">
              <w:r>
                <w:t xml:space="preserve">            with type 'application'.</w:t>
              </w:r>
            </w:ins>
          </w:p>
          <w:p w14:paraId="3DB07FF9" w14:textId="77777777" w:rsidR="00D708FE" w:rsidRDefault="00D708FE" w:rsidP="00D708FE">
            <w:pPr>
              <w:pStyle w:val="XML1"/>
              <w:rPr>
                <w:ins w:id="20406" w:author="Thomas Dietz" w:date="2012-08-08T16:18:00Z"/>
              </w:rPr>
            </w:pPr>
            <w:ins w:id="20407" w:author="Thomas Dietz" w:date="2012-08-08T16:18:00Z">
              <w:r>
                <w:t xml:space="preserve">          &lt;/xs:documentation&gt;</w:t>
              </w:r>
            </w:ins>
          </w:p>
          <w:p w14:paraId="372A473A" w14:textId="77777777" w:rsidR="00D708FE" w:rsidRDefault="00D708FE" w:rsidP="00D708FE">
            <w:pPr>
              <w:pStyle w:val="XML1"/>
              <w:rPr>
                <w:ins w:id="20408" w:author="Thomas Dietz" w:date="2012-08-08T16:18:00Z"/>
              </w:rPr>
            </w:pPr>
            <w:ins w:id="20409" w:author="Thomas Dietz" w:date="2012-08-08T16:18:00Z">
              <w:r>
                <w:t xml:space="preserve">        &lt;/xs:annotation&gt;</w:t>
              </w:r>
            </w:ins>
          </w:p>
          <w:p w14:paraId="6BFB58C1" w14:textId="77777777" w:rsidR="00D708FE" w:rsidRDefault="00D708FE" w:rsidP="00D708FE">
            <w:pPr>
              <w:pStyle w:val="XML1"/>
              <w:rPr>
                <w:ins w:id="20410" w:author="Thomas Dietz" w:date="2012-08-08T16:18:00Z"/>
              </w:rPr>
            </w:pPr>
            <w:ins w:id="20411" w:author="Thomas Dietz" w:date="2012-08-08T16:18:00Z">
              <w:r>
                <w:t xml:space="preserve">        &lt;xs:complexType&gt;</w:t>
              </w:r>
            </w:ins>
          </w:p>
          <w:p w14:paraId="2488D867" w14:textId="77777777" w:rsidR="00D708FE" w:rsidRDefault="00D708FE" w:rsidP="00D708FE">
            <w:pPr>
              <w:pStyle w:val="XML1"/>
              <w:rPr>
                <w:ins w:id="20412" w:author="Thomas Dietz" w:date="2012-08-08T16:18:00Z"/>
              </w:rPr>
            </w:pPr>
            <w:ins w:id="20413" w:author="Thomas Dietz" w:date="2012-08-08T16:18:00Z">
              <w:r>
                <w:t xml:space="preserve">          &lt;xs:sequence&gt;</w:t>
              </w:r>
            </w:ins>
          </w:p>
          <w:p w14:paraId="30E2BDA9" w14:textId="77777777" w:rsidR="00D708FE" w:rsidRDefault="00D708FE" w:rsidP="00D708FE">
            <w:pPr>
              <w:pStyle w:val="XML1"/>
              <w:rPr>
                <w:ins w:id="20414" w:author="Thomas Dietz" w:date="2012-08-08T16:18:00Z"/>
              </w:rPr>
            </w:pPr>
            <w:ins w:id="20415" w:author="Thomas Dietz" w:date="2012-08-08T16:18:00Z">
              <w:r>
                <w:t xml:space="preserve">            &lt;xs:element name="connection-state" minOccurs="0"  type="OFUpDownStateType"&gt;</w:t>
              </w:r>
            </w:ins>
          </w:p>
          <w:p w14:paraId="0592D8DC" w14:textId="77777777" w:rsidR="00D708FE" w:rsidRDefault="00D708FE" w:rsidP="00D708FE">
            <w:pPr>
              <w:pStyle w:val="XML1"/>
              <w:rPr>
                <w:ins w:id="20416" w:author="Thomas Dietz" w:date="2012-08-08T16:18:00Z"/>
              </w:rPr>
            </w:pPr>
            <w:ins w:id="20417" w:author="Thomas Dietz" w:date="2012-08-08T16:18:00Z">
              <w:r>
                <w:t xml:space="preserve">              &lt;xs:annotation&gt;</w:t>
              </w:r>
            </w:ins>
          </w:p>
          <w:p w14:paraId="6D9628F1" w14:textId="77777777" w:rsidR="00D708FE" w:rsidRDefault="00D708FE" w:rsidP="00D708FE">
            <w:pPr>
              <w:pStyle w:val="XML1"/>
              <w:rPr>
                <w:ins w:id="20418" w:author="Thomas Dietz" w:date="2012-08-08T16:18:00Z"/>
              </w:rPr>
            </w:pPr>
            <w:ins w:id="20419" w:author="Thomas Dietz" w:date="2012-08-08T16:18:00Z">
              <w:r>
                <w:t xml:space="preserve">                &lt;xs:documentation&gt;</w:t>
              </w:r>
            </w:ins>
          </w:p>
          <w:p w14:paraId="34AD8828" w14:textId="77777777" w:rsidR="00D708FE" w:rsidRDefault="00D708FE" w:rsidP="00D708FE">
            <w:pPr>
              <w:pStyle w:val="XML1"/>
              <w:rPr>
                <w:ins w:id="20420" w:author="Thomas Dietz" w:date="2012-08-08T16:18:00Z"/>
              </w:rPr>
            </w:pPr>
            <w:ins w:id="20421" w:author="Thomas Dietz" w:date="2012-08-08T16:18:00Z">
              <w:r>
                <w:t xml:space="preserve">                  This object indicates the connections state of</w:t>
              </w:r>
            </w:ins>
          </w:p>
          <w:p w14:paraId="004D41E0" w14:textId="77777777" w:rsidR="00D708FE" w:rsidRDefault="00D708FE" w:rsidP="00D708FE">
            <w:pPr>
              <w:pStyle w:val="XML1"/>
              <w:rPr>
                <w:ins w:id="20422" w:author="Thomas Dietz" w:date="2012-08-08T16:18:00Z"/>
              </w:rPr>
            </w:pPr>
            <w:ins w:id="20423" w:author="Thomas Dietz" w:date="2012-08-08T16:18:00Z">
              <w:r>
                <w:t xml:space="preserve">                  the OpenFlow Logical Switch to this controller.</w:t>
              </w:r>
            </w:ins>
          </w:p>
          <w:p w14:paraId="2EE4CB99" w14:textId="77777777" w:rsidR="00D708FE" w:rsidRDefault="00D708FE" w:rsidP="00D708FE">
            <w:pPr>
              <w:pStyle w:val="XML1"/>
              <w:rPr>
                <w:ins w:id="20424" w:author="Thomas Dietz" w:date="2012-08-08T16:18:00Z"/>
              </w:rPr>
            </w:pPr>
            <w:ins w:id="20425" w:author="Thomas Dietz" w:date="2012-08-08T16:18:00Z">
              <w:r>
                <w:t xml:space="preserve">                &lt;/xs:documentation&gt;</w:t>
              </w:r>
            </w:ins>
          </w:p>
          <w:p w14:paraId="1A638048" w14:textId="77777777" w:rsidR="00D708FE" w:rsidRDefault="00D708FE" w:rsidP="00D708FE">
            <w:pPr>
              <w:pStyle w:val="XML1"/>
              <w:rPr>
                <w:ins w:id="20426" w:author="Thomas Dietz" w:date="2012-08-08T16:18:00Z"/>
              </w:rPr>
            </w:pPr>
            <w:ins w:id="20427" w:author="Thomas Dietz" w:date="2012-08-08T16:18:00Z">
              <w:r>
                <w:t xml:space="preserve">              &lt;/xs:annotation&gt;</w:t>
              </w:r>
            </w:ins>
          </w:p>
          <w:p w14:paraId="763D07E5" w14:textId="77777777" w:rsidR="00D708FE" w:rsidRDefault="00D708FE" w:rsidP="00D708FE">
            <w:pPr>
              <w:pStyle w:val="XML1"/>
              <w:rPr>
                <w:ins w:id="20428" w:author="Thomas Dietz" w:date="2012-08-08T16:18:00Z"/>
              </w:rPr>
            </w:pPr>
            <w:ins w:id="20429" w:author="Thomas Dietz" w:date="2012-08-08T16:18:00Z">
              <w:r>
                <w:t xml:space="preserve">            &lt;/xs:element&gt;</w:t>
              </w:r>
            </w:ins>
          </w:p>
          <w:p w14:paraId="1E64CFCF" w14:textId="77777777" w:rsidR="00D708FE" w:rsidRDefault="00D708FE" w:rsidP="00D708FE">
            <w:pPr>
              <w:pStyle w:val="XML1"/>
              <w:rPr>
                <w:ins w:id="20430" w:author="Thomas Dietz" w:date="2012-08-08T16:18:00Z"/>
              </w:rPr>
            </w:pPr>
            <w:ins w:id="20431" w:author="Thomas Dietz" w:date="2012-08-08T16:18:00Z">
              <w:r>
                <w:t xml:space="preserve">            &lt;xs:element name="current-version" minOccurs="0"  type="OFOpenFlowVersionType"&gt;</w:t>
              </w:r>
            </w:ins>
          </w:p>
          <w:p w14:paraId="1C84F62B" w14:textId="77777777" w:rsidR="00D708FE" w:rsidRDefault="00D708FE" w:rsidP="00D708FE">
            <w:pPr>
              <w:pStyle w:val="XML1"/>
              <w:rPr>
                <w:ins w:id="20432" w:author="Thomas Dietz" w:date="2012-08-08T16:18:00Z"/>
              </w:rPr>
            </w:pPr>
            <w:ins w:id="20433" w:author="Thomas Dietz" w:date="2012-08-08T16:18:00Z">
              <w:r>
                <w:t xml:space="preserve">              &lt;xs:annotation&gt;</w:t>
              </w:r>
            </w:ins>
          </w:p>
          <w:p w14:paraId="33E48B6A" w14:textId="77777777" w:rsidR="00D708FE" w:rsidRDefault="00D708FE" w:rsidP="00D708FE">
            <w:pPr>
              <w:pStyle w:val="XML1"/>
              <w:rPr>
                <w:ins w:id="20434" w:author="Thomas Dietz" w:date="2012-08-08T16:18:00Z"/>
              </w:rPr>
            </w:pPr>
            <w:ins w:id="20435" w:author="Thomas Dietz" w:date="2012-08-08T16:18:00Z">
              <w:r>
                <w:t xml:space="preserve">                &lt;xs:documentation&gt;</w:t>
              </w:r>
            </w:ins>
          </w:p>
          <w:p w14:paraId="61C53966" w14:textId="77777777" w:rsidR="00D708FE" w:rsidRDefault="00D708FE" w:rsidP="00D708FE">
            <w:pPr>
              <w:pStyle w:val="XML1"/>
              <w:rPr>
                <w:ins w:id="20436" w:author="Thomas Dietz" w:date="2012-08-08T16:18:00Z"/>
              </w:rPr>
            </w:pPr>
            <w:ins w:id="20437" w:author="Thomas Dietz" w:date="2012-08-08T16:18:00Z">
              <w:r>
                <w:t xml:space="preserve">                  This object indicates the version of the</w:t>
              </w:r>
            </w:ins>
          </w:p>
          <w:p w14:paraId="6637DA5D" w14:textId="77777777" w:rsidR="00D708FE" w:rsidRDefault="00D708FE" w:rsidP="00D708FE">
            <w:pPr>
              <w:pStyle w:val="XML1"/>
              <w:rPr>
                <w:ins w:id="20438" w:author="Thomas Dietz" w:date="2012-08-08T16:18:00Z"/>
              </w:rPr>
            </w:pPr>
            <w:ins w:id="20439" w:author="Thomas Dietz" w:date="2012-08-08T16:18:00Z">
              <w:r>
                <w:t xml:space="preserve">                  OpenFlow protocol used between the OpenFlow Logical</w:t>
              </w:r>
            </w:ins>
          </w:p>
          <w:p w14:paraId="07C11999" w14:textId="77777777" w:rsidR="00D708FE" w:rsidRDefault="00D708FE" w:rsidP="00D708FE">
            <w:pPr>
              <w:pStyle w:val="XML1"/>
              <w:rPr>
                <w:ins w:id="20440" w:author="Thomas Dietz" w:date="2012-08-08T16:18:00Z"/>
              </w:rPr>
            </w:pPr>
            <w:ins w:id="20441" w:author="Thomas Dietz" w:date="2012-08-08T16:18:00Z">
              <w:r>
                <w:t xml:space="preserve">                  Switch and this Controller.  If element connection-state</w:t>
              </w:r>
            </w:ins>
          </w:p>
          <w:p w14:paraId="15FFC712" w14:textId="77777777" w:rsidR="00D708FE" w:rsidRDefault="00D708FE" w:rsidP="00D708FE">
            <w:pPr>
              <w:pStyle w:val="XML1"/>
              <w:rPr>
                <w:ins w:id="20442" w:author="Thomas Dietz" w:date="2012-08-08T16:18:00Z"/>
              </w:rPr>
            </w:pPr>
            <w:ins w:id="20443" w:author="Thomas Dietz" w:date="2012-08-08T16:18:00Z">
              <w:r>
                <w:t xml:space="preserve">                  has value 'up', then this element indicates the actual</w:t>
              </w:r>
            </w:ins>
          </w:p>
          <w:p w14:paraId="1084B1C4" w14:textId="77777777" w:rsidR="00D708FE" w:rsidRDefault="00D708FE" w:rsidP="00D708FE">
            <w:pPr>
              <w:pStyle w:val="XML1"/>
              <w:rPr>
                <w:ins w:id="20444" w:author="Thomas Dietz" w:date="2012-08-08T16:18:00Z"/>
              </w:rPr>
            </w:pPr>
            <w:ins w:id="20445" w:author="Thomas Dietz" w:date="2012-08-08T16:18:00Z">
              <w:r>
                <w:t xml:space="preserve">                  version in use.  If element connection-state has value</w:t>
              </w:r>
            </w:ins>
          </w:p>
          <w:p w14:paraId="4DA476D5" w14:textId="77777777" w:rsidR="00D708FE" w:rsidRDefault="00D708FE" w:rsidP="00D708FE">
            <w:pPr>
              <w:pStyle w:val="XML1"/>
              <w:rPr>
                <w:ins w:id="20446" w:author="Thomas Dietz" w:date="2012-08-08T16:18:00Z"/>
              </w:rPr>
            </w:pPr>
            <w:ins w:id="20447" w:author="Thomas Dietz" w:date="2012-08-08T16:18:00Z">
              <w:r>
                <w:t xml:space="preserve">                  'down', then this element indicates the version number of</w:t>
              </w:r>
            </w:ins>
          </w:p>
          <w:p w14:paraId="396F9FEC" w14:textId="77777777" w:rsidR="00D708FE" w:rsidRDefault="00D708FE" w:rsidP="00D708FE">
            <w:pPr>
              <w:pStyle w:val="XML1"/>
              <w:rPr>
                <w:ins w:id="20448" w:author="Thomas Dietz" w:date="2012-08-08T16:18:00Z"/>
              </w:rPr>
            </w:pPr>
            <w:ins w:id="20449" w:author="Thomas Dietz" w:date="2012-08-08T16:18:00Z">
              <w:r>
                <w:t xml:space="preserve">                  the last established connection with this OpenFlow</w:t>
              </w:r>
            </w:ins>
          </w:p>
          <w:p w14:paraId="0A56F2B6" w14:textId="77777777" w:rsidR="00D708FE" w:rsidRDefault="00D708FE" w:rsidP="00D708FE">
            <w:pPr>
              <w:pStyle w:val="XML1"/>
              <w:rPr>
                <w:ins w:id="20450" w:author="Thomas Dietz" w:date="2012-08-08T16:18:00Z"/>
              </w:rPr>
            </w:pPr>
            <w:ins w:id="20451" w:author="Thomas Dietz" w:date="2012-08-08T16:18:00Z">
              <w:r>
                <w:t xml:space="preserve">                  Controller.  The value of this element MAY be persistent</w:t>
              </w:r>
            </w:ins>
          </w:p>
          <w:p w14:paraId="44A9D8A7" w14:textId="77777777" w:rsidR="00D708FE" w:rsidRDefault="00D708FE" w:rsidP="00D708FE">
            <w:pPr>
              <w:pStyle w:val="XML1"/>
              <w:rPr>
                <w:ins w:id="20452" w:author="Thomas Dietz" w:date="2012-08-08T16:18:00Z"/>
              </w:rPr>
            </w:pPr>
            <w:ins w:id="20453" w:author="Thomas Dietz" w:date="2012-08-08T16:18:00Z">
              <w:r>
                <w:t xml:space="preserve">                  across reboots of the OpenFlow Logical Switch in such a</w:t>
              </w:r>
            </w:ins>
          </w:p>
          <w:p w14:paraId="42E962C6" w14:textId="77777777" w:rsidR="00D708FE" w:rsidRDefault="00D708FE" w:rsidP="00D708FE">
            <w:pPr>
              <w:pStyle w:val="XML1"/>
              <w:rPr>
                <w:ins w:id="20454" w:author="Thomas Dietz" w:date="2012-08-08T16:18:00Z"/>
              </w:rPr>
            </w:pPr>
            <w:ins w:id="20455" w:author="Thomas Dietz" w:date="2012-08-08T16:18:00Z">
              <w:r>
                <w:t xml:space="preserve">                  case.  If element connection-state has value 'down'and</w:t>
              </w:r>
            </w:ins>
          </w:p>
          <w:p w14:paraId="0E7F132F" w14:textId="77777777" w:rsidR="00D708FE" w:rsidRDefault="00D708FE" w:rsidP="00D708FE">
            <w:pPr>
              <w:pStyle w:val="XML1"/>
              <w:rPr>
                <w:ins w:id="20456" w:author="Thomas Dietz" w:date="2012-08-08T16:18:00Z"/>
              </w:rPr>
            </w:pPr>
            <w:ins w:id="20457" w:author="Thomas Dietz" w:date="2012-08-08T16:18:00Z">
              <w:r>
                <w:t xml:space="preserve">                  there is no information about previous connections to</w:t>
              </w:r>
            </w:ins>
          </w:p>
          <w:p w14:paraId="3C0FAFF7" w14:textId="77777777" w:rsidR="00D708FE" w:rsidRDefault="00D708FE" w:rsidP="00D708FE">
            <w:pPr>
              <w:pStyle w:val="XML1"/>
              <w:rPr>
                <w:ins w:id="20458" w:author="Thomas Dietz" w:date="2012-08-08T16:18:00Z"/>
              </w:rPr>
            </w:pPr>
            <w:ins w:id="20459" w:author="Thomas Dietz" w:date="2012-08-08T16:18:00Z">
              <w:r>
                <w:t xml:space="preserve">                  this OpenFlow controller, then this element is not</w:t>
              </w:r>
            </w:ins>
          </w:p>
          <w:p w14:paraId="40DE71EB" w14:textId="77777777" w:rsidR="00D708FE" w:rsidRDefault="00D708FE" w:rsidP="00D708FE">
            <w:pPr>
              <w:pStyle w:val="XML1"/>
              <w:rPr>
                <w:ins w:id="20460" w:author="Thomas Dietz" w:date="2012-08-08T16:18:00Z"/>
              </w:rPr>
            </w:pPr>
            <w:ins w:id="20461" w:author="Thomas Dietz" w:date="2012-08-08T16:18:00Z">
              <w:r>
                <w:t xml:space="preserve">                  present or has the value '0'.</w:t>
              </w:r>
            </w:ins>
          </w:p>
          <w:p w14:paraId="30C52062" w14:textId="77777777" w:rsidR="00D708FE" w:rsidRDefault="00D708FE" w:rsidP="00D708FE">
            <w:pPr>
              <w:pStyle w:val="XML1"/>
              <w:rPr>
                <w:ins w:id="20462" w:author="Thomas Dietz" w:date="2012-08-08T16:18:00Z"/>
              </w:rPr>
            </w:pPr>
            <w:ins w:id="20463" w:author="Thomas Dietz" w:date="2012-08-08T16:18:00Z">
              <w:r>
                <w:t xml:space="preserve">                &lt;/xs:documentation&gt;</w:t>
              </w:r>
            </w:ins>
          </w:p>
          <w:p w14:paraId="15782B8B" w14:textId="77777777" w:rsidR="00D708FE" w:rsidRDefault="00D708FE" w:rsidP="00D708FE">
            <w:pPr>
              <w:pStyle w:val="XML1"/>
              <w:rPr>
                <w:ins w:id="20464" w:author="Thomas Dietz" w:date="2012-08-08T16:18:00Z"/>
              </w:rPr>
            </w:pPr>
            <w:ins w:id="20465" w:author="Thomas Dietz" w:date="2012-08-08T16:18:00Z">
              <w:r>
                <w:t xml:space="preserve">              &lt;/xs:annotation&gt;</w:t>
              </w:r>
            </w:ins>
          </w:p>
          <w:p w14:paraId="3E2B221A" w14:textId="77777777" w:rsidR="00D708FE" w:rsidRDefault="00D708FE" w:rsidP="00D708FE">
            <w:pPr>
              <w:pStyle w:val="XML1"/>
              <w:rPr>
                <w:ins w:id="20466" w:author="Thomas Dietz" w:date="2012-08-08T16:18:00Z"/>
              </w:rPr>
            </w:pPr>
            <w:ins w:id="20467" w:author="Thomas Dietz" w:date="2012-08-08T16:18:00Z">
              <w:r>
                <w:t xml:space="preserve">            &lt;/xs:element&gt;</w:t>
              </w:r>
            </w:ins>
          </w:p>
          <w:p w14:paraId="17C8188A" w14:textId="77777777" w:rsidR="00D708FE" w:rsidRDefault="00D708FE" w:rsidP="00D708FE">
            <w:pPr>
              <w:pStyle w:val="XML1"/>
              <w:rPr>
                <w:ins w:id="20468" w:author="Thomas Dietz" w:date="2012-08-08T16:18:00Z"/>
              </w:rPr>
            </w:pPr>
            <w:ins w:id="20469"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20470" w:author="Thomas Dietz" w:date="2012-08-08T16:18:00Z"/>
              </w:rPr>
            </w:pPr>
            <w:ins w:id="20471" w:author="Thomas Dietz" w:date="2012-08-08T16:18:00Z">
              <w:r>
                <w:t xml:space="preserve">              &lt;xs:annotation&gt;</w:t>
              </w:r>
            </w:ins>
          </w:p>
          <w:p w14:paraId="38522949" w14:textId="77777777" w:rsidR="00D708FE" w:rsidRDefault="00D708FE" w:rsidP="00D708FE">
            <w:pPr>
              <w:pStyle w:val="XML1"/>
              <w:rPr>
                <w:ins w:id="20472" w:author="Thomas Dietz" w:date="2012-08-08T16:18:00Z"/>
              </w:rPr>
            </w:pPr>
            <w:ins w:id="20473" w:author="Thomas Dietz" w:date="2012-08-08T16:18:00Z">
              <w:r>
                <w:t xml:space="preserve">                &lt;xs:documentation&gt;</w:t>
              </w:r>
            </w:ins>
          </w:p>
          <w:p w14:paraId="4306A013" w14:textId="77777777" w:rsidR="00D708FE" w:rsidRDefault="00D708FE" w:rsidP="00D708FE">
            <w:pPr>
              <w:pStyle w:val="XML1"/>
              <w:rPr>
                <w:ins w:id="20474" w:author="Thomas Dietz" w:date="2012-08-08T16:18:00Z"/>
              </w:rPr>
            </w:pPr>
            <w:ins w:id="20475" w:author="Thomas Dietz" w:date="2012-08-08T16:18:00Z">
              <w:r>
                <w:t xml:space="preserve">                  This list of elements includes one entry for</w:t>
              </w:r>
            </w:ins>
          </w:p>
          <w:p w14:paraId="7037C879" w14:textId="77777777" w:rsidR="00D708FE" w:rsidRDefault="00D708FE" w:rsidP="00D708FE">
            <w:pPr>
              <w:pStyle w:val="XML1"/>
              <w:rPr>
                <w:ins w:id="20476" w:author="Thomas Dietz" w:date="2012-08-08T16:18:00Z"/>
              </w:rPr>
            </w:pPr>
            <w:ins w:id="20477" w:author="Thomas Dietz" w:date="2012-08-08T16:18:00Z">
              <w:r>
                <w:lastRenderedPageBreak/>
                <w:t xml:space="preserve">                  each OpenFlow protocol version that this OpenFlow</w:t>
              </w:r>
            </w:ins>
          </w:p>
          <w:p w14:paraId="2712C66A" w14:textId="77777777" w:rsidR="00D708FE" w:rsidRDefault="00D708FE" w:rsidP="00D708FE">
            <w:pPr>
              <w:pStyle w:val="XML1"/>
              <w:rPr>
                <w:ins w:id="20478" w:author="Thomas Dietz" w:date="2012-08-08T16:18:00Z"/>
              </w:rPr>
            </w:pPr>
            <w:ins w:id="20479" w:author="Thomas Dietz" w:date="2012-08-08T16:18:00Z">
              <w:r>
                <w:t xml:space="preserve">                  controller supports.  It SHOULD contain all</w:t>
              </w:r>
            </w:ins>
          </w:p>
          <w:p w14:paraId="16529F1C" w14:textId="77777777" w:rsidR="00D708FE" w:rsidRDefault="00D708FE" w:rsidP="00D708FE">
            <w:pPr>
              <w:pStyle w:val="XML1"/>
              <w:rPr>
                <w:ins w:id="20480" w:author="Thomas Dietz" w:date="2012-08-08T16:18:00Z"/>
              </w:rPr>
            </w:pPr>
            <w:ins w:id="20481" w:author="Thomas Dietz" w:date="2012-08-08T16:18:00Z">
              <w:r>
                <w:t xml:space="preserve">                &lt;/xs:documentation&gt;</w:t>
              </w:r>
            </w:ins>
          </w:p>
          <w:p w14:paraId="7AAEBD66" w14:textId="77777777" w:rsidR="00D708FE" w:rsidRDefault="00D708FE" w:rsidP="00D708FE">
            <w:pPr>
              <w:pStyle w:val="XML1"/>
              <w:rPr>
                <w:ins w:id="20482" w:author="Thomas Dietz" w:date="2012-08-08T16:18:00Z"/>
              </w:rPr>
            </w:pPr>
            <w:ins w:id="20483" w:author="Thomas Dietz" w:date="2012-08-08T16:18:00Z">
              <w:r>
                <w:t xml:space="preserve">              &lt;/xs:annotation&gt;</w:t>
              </w:r>
            </w:ins>
          </w:p>
          <w:p w14:paraId="1CA4F628" w14:textId="77777777" w:rsidR="00D708FE" w:rsidRDefault="00D708FE" w:rsidP="00D708FE">
            <w:pPr>
              <w:pStyle w:val="XML1"/>
              <w:rPr>
                <w:ins w:id="20484" w:author="Thomas Dietz" w:date="2012-08-08T16:18:00Z"/>
              </w:rPr>
            </w:pPr>
            <w:ins w:id="20485" w:author="Thomas Dietz" w:date="2012-08-08T16:18:00Z">
              <w:r>
                <w:t xml:space="preserve">            &lt;/xs:element&gt;</w:t>
              </w:r>
            </w:ins>
          </w:p>
          <w:p w14:paraId="7F8418FF" w14:textId="77777777" w:rsidR="00D708FE" w:rsidRDefault="00D708FE" w:rsidP="00D708FE">
            <w:pPr>
              <w:pStyle w:val="XML1"/>
              <w:rPr>
                <w:ins w:id="20486" w:author="Thomas Dietz" w:date="2012-08-08T16:18:00Z"/>
              </w:rPr>
            </w:pPr>
            <w:ins w:id="20487" w:author="Thomas Dietz" w:date="2012-08-08T16:18:00Z">
              <w:r>
                <w:t xml:space="preserve">            &lt;xs:element name="local-ip-address-in-use" minOccurs="0"  type="inet:ip-address"&gt;</w:t>
              </w:r>
            </w:ins>
          </w:p>
          <w:p w14:paraId="09BFDEE2" w14:textId="77777777" w:rsidR="00D708FE" w:rsidRDefault="00D708FE" w:rsidP="00D708FE">
            <w:pPr>
              <w:pStyle w:val="XML1"/>
              <w:rPr>
                <w:ins w:id="20488" w:author="Thomas Dietz" w:date="2012-08-08T16:18:00Z"/>
              </w:rPr>
            </w:pPr>
            <w:ins w:id="20489" w:author="Thomas Dietz" w:date="2012-08-08T16:18:00Z">
              <w:r>
                <w:t xml:space="preserve">              &lt;xs:annotation&gt;</w:t>
              </w:r>
            </w:ins>
          </w:p>
          <w:p w14:paraId="20D63B53" w14:textId="77777777" w:rsidR="00D708FE" w:rsidRDefault="00D708FE" w:rsidP="00D708FE">
            <w:pPr>
              <w:pStyle w:val="XML1"/>
              <w:rPr>
                <w:ins w:id="20490" w:author="Thomas Dietz" w:date="2012-08-08T16:18:00Z"/>
              </w:rPr>
            </w:pPr>
            <w:ins w:id="20491" w:author="Thomas Dietz" w:date="2012-08-08T16:18:00Z">
              <w:r>
                <w:t xml:space="preserve">                &lt;xs:documentation&gt;</w:t>
              </w:r>
            </w:ins>
          </w:p>
          <w:p w14:paraId="55AEB3F8" w14:textId="77777777" w:rsidR="00D708FE" w:rsidRDefault="00D708FE" w:rsidP="00D708FE">
            <w:pPr>
              <w:pStyle w:val="XML1"/>
              <w:rPr>
                <w:ins w:id="20492" w:author="Thomas Dietz" w:date="2012-08-08T16:18:00Z"/>
              </w:rPr>
            </w:pPr>
            <w:ins w:id="20493" w:author="Thomas Dietz" w:date="2012-08-08T16:18:00Z">
              <w:r>
                <w:t xml:space="preserve">                  The local IP address of the OpenFlow Logical</w:t>
              </w:r>
            </w:ins>
          </w:p>
          <w:p w14:paraId="2A3B229D" w14:textId="77777777" w:rsidR="00D708FE" w:rsidRDefault="00D708FE" w:rsidP="00D708FE">
            <w:pPr>
              <w:pStyle w:val="XML1"/>
              <w:rPr>
                <w:ins w:id="20494" w:author="Thomas Dietz" w:date="2012-08-08T16:18:00Z"/>
              </w:rPr>
            </w:pPr>
            <w:ins w:id="20495" w:author="Thomas Dietz" w:date="2012-08-08T16:18:00Z">
              <w:r>
                <w:t xml:space="preserve">                  Switch when connecting to this OpenFlow Controller.  It</w:t>
              </w:r>
            </w:ins>
          </w:p>
          <w:p w14:paraId="39AB9BA1" w14:textId="77777777" w:rsidR="00D708FE" w:rsidRDefault="00D708FE" w:rsidP="00D708FE">
            <w:pPr>
              <w:pStyle w:val="XML1"/>
              <w:rPr>
                <w:ins w:id="20496" w:author="Thomas Dietz" w:date="2012-08-08T16:18:00Z"/>
              </w:rPr>
            </w:pPr>
            <w:ins w:id="20497" w:author="Thomas Dietz" w:date="2012-08-08T16:18:00Z">
              <w:r>
                <w:t xml:space="preserve">                  is the source IP address of packets sent to this OpenFlow</w:t>
              </w:r>
            </w:ins>
          </w:p>
          <w:p w14:paraId="077E4AFB" w14:textId="77777777" w:rsidR="00D708FE" w:rsidRDefault="00D708FE" w:rsidP="00D708FE">
            <w:pPr>
              <w:pStyle w:val="XML1"/>
              <w:rPr>
                <w:ins w:id="20498" w:author="Thomas Dietz" w:date="2012-08-08T16:18:00Z"/>
              </w:rPr>
            </w:pPr>
            <w:ins w:id="20499" w:author="Thomas Dietz" w:date="2012-08-08T16:18:00Z">
              <w:r>
                <w:t xml:space="preserve">                  Controller.  If present, this element overrides any</w:t>
              </w:r>
            </w:ins>
          </w:p>
          <w:p w14:paraId="130F2A58" w14:textId="77777777" w:rsidR="00D708FE" w:rsidRDefault="00D708FE" w:rsidP="00D708FE">
            <w:pPr>
              <w:pStyle w:val="XML1"/>
              <w:rPr>
                <w:ins w:id="20500" w:author="Thomas Dietz" w:date="2012-08-08T16:18:00Z"/>
              </w:rPr>
            </w:pPr>
            <w:ins w:id="20501" w:author="Thomas Dietz" w:date="2012-08-08T16:18:00Z">
              <w:r>
                <w:t xml:space="preserve">                  default IP address.</w:t>
              </w:r>
            </w:ins>
          </w:p>
          <w:p w14:paraId="47D83D6C" w14:textId="77777777" w:rsidR="00D708FE" w:rsidRDefault="00D708FE" w:rsidP="00D708FE">
            <w:pPr>
              <w:pStyle w:val="XML1"/>
              <w:rPr>
                <w:ins w:id="20502" w:author="Thomas Dietz" w:date="2012-08-08T16:18:00Z"/>
              </w:rPr>
            </w:pPr>
            <w:ins w:id="20503" w:author="Thomas Dietz" w:date="2012-08-08T16:18:00Z">
              <w:r>
                <w:t xml:space="preserve">                &lt;/xs:documentation&gt;</w:t>
              </w:r>
            </w:ins>
          </w:p>
          <w:p w14:paraId="4DB92EB3" w14:textId="77777777" w:rsidR="00D708FE" w:rsidRDefault="00D708FE" w:rsidP="00D708FE">
            <w:pPr>
              <w:pStyle w:val="XML1"/>
              <w:rPr>
                <w:ins w:id="20504" w:author="Thomas Dietz" w:date="2012-08-08T16:18:00Z"/>
              </w:rPr>
            </w:pPr>
            <w:ins w:id="20505" w:author="Thomas Dietz" w:date="2012-08-08T16:18:00Z">
              <w:r>
                <w:t xml:space="preserve">              &lt;/xs:annotation&gt;</w:t>
              </w:r>
            </w:ins>
          </w:p>
          <w:p w14:paraId="54417A65" w14:textId="77777777" w:rsidR="00D708FE" w:rsidRDefault="00D708FE" w:rsidP="00D708FE">
            <w:pPr>
              <w:pStyle w:val="XML1"/>
              <w:rPr>
                <w:ins w:id="20506" w:author="Thomas Dietz" w:date="2012-08-08T16:18:00Z"/>
              </w:rPr>
            </w:pPr>
            <w:ins w:id="20507" w:author="Thomas Dietz" w:date="2012-08-08T16:18:00Z">
              <w:r>
                <w:t xml:space="preserve">            &lt;/xs:element&gt;</w:t>
              </w:r>
            </w:ins>
          </w:p>
          <w:p w14:paraId="6F0147B6" w14:textId="77777777" w:rsidR="00D708FE" w:rsidRDefault="00D708FE" w:rsidP="00D708FE">
            <w:pPr>
              <w:pStyle w:val="XML1"/>
              <w:rPr>
                <w:ins w:id="20508" w:author="Thomas Dietz" w:date="2012-08-08T16:18:00Z"/>
              </w:rPr>
            </w:pPr>
            <w:ins w:id="20509" w:author="Thomas Dietz" w:date="2012-08-08T16:18:00Z">
              <w:r>
                <w:t xml:space="preserve">            &lt;xs:element name="local-port-in-use" minOccurs="0"  type="inet:port-number"&gt;</w:t>
              </w:r>
            </w:ins>
          </w:p>
          <w:p w14:paraId="1F28F4D9" w14:textId="77777777" w:rsidR="00D708FE" w:rsidRDefault="00D708FE" w:rsidP="00D708FE">
            <w:pPr>
              <w:pStyle w:val="XML1"/>
              <w:rPr>
                <w:ins w:id="20510" w:author="Thomas Dietz" w:date="2012-08-08T16:18:00Z"/>
              </w:rPr>
            </w:pPr>
            <w:ins w:id="20511" w:author="Thomas Dietz" w:date="2012-08-08T16:18:00Z">
              <w:r>
                <w:t xml:space="preserve">              &lt;xs:annotation&gt;</w:t>
              </w:r>
            </w:ins>
          </w:p>
          <w:p w14:paraId="0145F9AF" w14:textId="77777777" w:rsidR="00D708FE" w:rsidRDefault="00D708FE" w:rsidP="00D708FE">
            <w:pPr>
              <w:pStyle w:val="XML1"/>
              <w:rPr>
                <w:ins w:id="20512" w:author="Thomas Dietz" w:date="2012-08-08T16:18:00Z"/>
              </w:rPr>
            </w:pPr>
            <w:ins w:id="20513" w:author="Thomas Dietz" w:date="2012-08-08T16:18:00Z">
              <w:r>
                <w:t xml:space="preserve">                &lt;xs:documentation&gt;</w:t>
              </w:r>
            </w:ins>
          </w:p>
          <w:p w14:paraId="748861AC" w14:textId="77777777" w:rsidR="00D708FE" w:rsidRDefault="00D708FE" w:rsidP="00D708FE">
            <w:pPr>
              <w:pStyle w:val="XML1"/>
              <w:rPr>
                <w:ins w:id="20514" w:author="Thomas Dietz" w:date="2012-08-08T16:18:00Z"/>
              </w:rPr>
            </w:pPr>
            <w:ins w:id="20515" w:author="Thomas Dietz" w:date="2012-08-08T16:18:00Z">
              <w:r>
                <w:t xml:space="preserve">                  The local TCP port number of the OpenFlow</w:t>
              </w:r>
            </w:ins>
          </w:p>
          <w:p w14:paraId="2F17FF0B" w14:textId="77777777" w:rsidR="00D708FE" w:rsidRDefault="00D708FE" w:rsidP="00D708FE">
            <w:pPr>
              <w:pStyle w:val="XML1"/>
              <w:rPr>
                <w:ins w:id="20516" w:author="Thomas Dietz" w:date="2012-08-08T16:18:00Z"/>
              </w:rPr>
            </w:pPr>
            <w:ins w:id="20517" w:author="Thomas Dietz" w:date="2012-08-08T16:18:00Z">
              <w:r>
                <w:t xml:space="preserve">                  Logical Switch.  If element connection-state has value</w:t>
              </w:r>
            </w:ins>
          </w:p>
          <w:p w14:paraId="46A01C17" w14:textId="77777777" w:rsidR="00D708FE" w:rsidRDefault="00D708FE" w:rsidP="00D708FE">
            <w:pPr>
              <w:pStyle w:val="XML1"/>
              <w:rPr>
                <w:ins w:id="20518" w:author="Thomas Dietz" w:date="2012-08-08T16:18:00Z"/>
              </w:rPr>
            </w:pPr>
            <w:ins w:id="20519" w:author="Thomas Dietz" w:date="2012-08-08T16:18:00Z">
              <w:r>
                <w:t xml:space="preserve">                  'up', then this element indicates the actual port number</w:t>
              </w:r>
            </w:ins>
          </w:p>
          <w:p w14:paraId="0762890F" w14:textId="77777777" w:rsidR="00D708FE" w:rsidRDefault="00D708FE" w:rsidP="00D708FE">
            <w:pPr>
              <w:pStyle w:val="XML1"/>
              <w:rPr>
                <w:ins w:id="20520" w:author="Thomas Dietz" w:date="2012-08-08T16:18:00Z"/>
              </w:rPr>
            </w:pPr>
            <w:ins w:id="20521" w:author="Thomas Dietz" w:date="2012-08-08T16:18:00Z">
              <w:r>
                <w:t xml:space="preserve">                  in use.  If element connection-state has value 'down',</w:t>
              </w:r>
            </w:ins>
          </w:p>
          <w:p w14:paraId="6A30AABC" w14:textId="77777777" w:rsidR="00D708FE" w:rsidRDefault="00D708FE" w:rsidP="00D708FE">
            <w:pPr>
              <w:pStyle w:val="XML1"/>
              <w:rPr>
                <w:ins w:id="20522" w:author="Thomas Dietz" w:date="2012-08-08T16:18:00Z"/>
              </w:rPr>
            </w:pPr>
            <w:ins w:id="20523" w:author="Thomas Dietz" w:date="2012-08-08T16:18:00Z">
              <w:r>
                <w:t xml:space="preserve">                  then this element indicates the port number used for the</w:t>
              </w:r>
            </w:ins>
          </w:p>
          <w:p w14:paraId="6812E787" w14:textId="77777777" w:rsidR="00D708FE" w:rsidRDefault="00D708FE" w:rsidP="00D708FE">
            <w:pPr>
              <w:pStyle w:val="XML1"/>
              <w:rPr>
                <w:ins w:id="20524" w:author="Thomas Dietz" w:date="2012-08-08T16:18:00Z"/>
              </w:rPr>
            </w:pPr>
            <w:ins w:id="20525" w:author="Thomas Dietz" w:date="2012-08-08T16:18:00Z">
              <w:r>
                <w:t xml:space="preserve">                  last attempt to establish a connection with this OpenFlow</w:t>
              </w:r>
            </w:ins>
          </w:p>
          <w:p w14:paraId="38492233" w14:textId="77777777" w:rsidR="00D708FE" w:rsidRDefault="00D708FE" w:rsidP="00D708FE">
            <w:pPr>
              <w:pStyle w:val="XML1"/>
              <w:rPr>
                <w:ins w:id="20526" w:author="Thomas Dietz" w:date="2012-08-08T16:18:00Z"/>
              </w:rPr>
            </w:pPr>
            <w:ins w:id="20527" w:author="Thomas Dietz" w:date="2012-08-08T16:18:00Z">
              <w:r>
                <w:t xml:space="preserve">                  Controller.??? </w:t>
              </w:r>
            </w:ins>
          </w:p>
          <w:p w14:paraId="68B1D78A" w14:textId="77777777" w:rsidR="00D708FE" w:rsidRDefault="00D708FE" w:rsidP="00D708FE">
            <w:pPr>
              <w:pStyle w:val="XML1"/>
              <w:rPr>
                <w:ins w:id="20528" w:author="Thomas Dietz" w:date="2012-08-08T16:18:00Z"/>
              </w:rPr>
            </w:pPr>
            <w:ins w:id="20529" w:author="Thomas Dietz" w:date="2012-08-08T16:18:00Z">
              <w:r>
                <w:t xml:space="preserve">                  When connecting to this OpenFlow Controller, it is the </w:t>
              </w:r>
            </w:ins>
          </w:p>
          <w:p w14:paraId="09A6C13F" w14:textId="77777777" w:rsidR="00D708FE" w:rsidRDefault="00D708FE" w:rsidP="00D708FE">
            <w:pPr>
              <w:pStyle w:val="XML1"/>
              <w:rPr>
                <w:ins w:id="20530" w:author="Thomas Dietz" w:date="2012-08-08T16:18:00Z"/>
              </w:rPr>
            </w:pPr>
            <w:ins w:id="20531" w:author="Thomas Dietz" w:date="2012-08-08T16:18:00Z">
              <w:r>
                <w:t xml:space="preserve">                  source TCP port number of packets sent to this OpenFlow </w:t>
              </w:r>
            </w:ins>
          </w:p>
          <w:p w14:paraId="5D5047E1" w14:textId="77777777" w:rsidR="00D708FE" w:rsidRDefault="00D708FE" w:rsidP="00D708FE">
            <w:pPr>
              <w:pStyle w:val="XML1"/>
              <w:rPr>
                <w:ins w:id="20532" w:author="Thomas Dietz" w:date="2012-08-08T16:18:00Z"/>
              </w:rPr>
            </w:pPr>
            <w:ins w:id="20533" w:author="Thomas Dietz" w:date="2012-08-08T16:18:00Z">
              <w:r>
                <w:t xml:space="preserve">                  Controller.  If this element has its defaqult value 0,</w:t>
              </w:r>
            </w:ins>
          </w:p>
          <w:p w14:paraId="6BE27334" w14:textId="77777777" w:rsidR="00D708FE" w:rsidRDefault="00D708FE" w:rsidP="00D708FE">
            <w:pPr>
              <w:pStyle w:val="XML1"/>
              <w:rPr>
                <w:ins w:id="20534" w:author="Thomas Dietz" w:date="2012-08-08T16:18:00Z"/>
              </w:rPr>
            </w:pPr>
            <w:ins w:id="20535" w:author="Thomas Dietz" w:date="2012-08-08T16:18:00Z">
              <w:r>
                <w:t xml:space="preserve">                  then port number is chosen arbitrarily by the OpenFlow</w:t>
              </w:r>
            </w:ins>
          </w:p>
          <w:p w14:paraId="696A8461" w14:textId="77777777" w:rsidR="00D708FE" w:rsidRDefault="00D708FE" w:rsidP="00D708FE">
            <w:pPr>
              <w:pStyle w:val="XML1"/>
              <w:rPr>
                <w:ins w:id="20536" w:author="Thomas Dietz" w:date="2012-08-08T16:18:00Z"/>
              </w:rPr>
            </w:pPr>
            <w:ins w:id="20537" w:author="Thomas Dietz" w:date="2012-08-08T16:18:00Z">
              <w:r>
                <w:t xml:space="preserve">                  Logical Switch.</w:t>
              </w:r>
            </w:ins>
          </w:p>
          <w:p w14:paraId="36656C0F" w14:textId="77777777" w:rsidR="00D708FE" w:rsidRDefault="00D708FE" w:rsidP="00D708FE">
            <w:pPr>
              <w:pStyle w:val="XML1"/>
              <w:rPr>
                <w:ins w:id="20538" w:author="Thomas Dietz" w:date="2012-08-08T16:18:00Z"/>
              </w:rPr>
            </w:pPr>
            <w:ins w:id="20539" w:author="Thomas Dietz" w:date="2012-08-08T16:18:00Z">
              <w:r>
                <w:t xml:space="preserve">                &lt;/xs:documentation&gt;</w:t>
              </w:r>
            </w:ins>
          </w:p>
          <w:p w14:paraId="6BEF47B9" w14:textId="77777777" w:rsidR="00D708FE" w:rsidRDefault="00D708FE" w:rsidP="00D708FE">
            <w:pPr>
              <w:pStyle w:val="XML1"/>
              <w:rPr>
                <w:ins w:id="20540" w:author="Thomas Dietz" w:date="2012-08-08T16:18:00Z"/>
              </w:rPr>
            </w:pPr>
            <w:ins w:id="20541" w:author="Thomas Dietz" w:date="2012-08-08T16:18:00Z">
              <w:r>
                <w:t xml:space="preserve">              &lt;/xs:annotation&gt;</w:t>
              </w:r>
            </w:ins>
          </w:p>
          <w:p w14:paraId="559F80F6" w14:textId="77777777" w:rsidR="00D708FE" w:rsidRDefault="00D708FE" w:rsidP="00D708FE">
            <w:pPr>
              <w:pStyle w:val="XML1"/>
              <w:rPr>
                <w:ins w:id="20542" w:author="Thomas Dietz" w:date="2012-08-08T16:18:00Z"/>
              </w:rPr>
            </w:pPr>
            <w:ins w:id="20543" w:author="Thomas Dietz" w:date="2012-08-08T16:18:00Z">
              <w:r>
                <w:t xml:space="preserve">            &lt;/xs:element&gt;</w:t>
              </w:r>
            </w:ins>
          </w:p>
          <w:p w14:paraId="632347D7" w14:textId="77777777" w:rsidR="00D708FE" w:rsidRDefault="00D708FE" w:rsidP="00D708FE">
            <w:pPr>
              <w:pStyle w:val="XML1"/>
              <w:rPr>
                <w:ins w:id="20544" w:author="Thomas Dietz" w:date="2012-08-08T16:18:00Z"/>
              </w:rPr>
            </w:pPr>
            <w:ins w:id="20545" w:author="Thomas Dietz" w:date="2012-08-08T16:18:00Z">
              <w:r>
                <w:t xml:space="preserve">          &lt;/xs:sequence&gt;</w:t>
              </w:r>
            </w:ins>
          </w:p>
          <w:p w14:paraId="5B87E137" w14:textId="77777777" w:rsidR="00D708FE" w:rsidRDefault="00D708FE" w:rsidP="00D708FE">
            <w:pPr>
              <w:pStyle w:val="XML1"/>
              <w:rPr>
                <w:ins w:id="20546" w:author="Thomas Dietz" w:date="2012-08-08T16:18:00Z"/>
              </w:rPr>
            </w:pPr>
            <w:ins w:id="20547" w:author="Thomas Dietz" w:date="2012-08-08T16:18:00Z">
              <w:r>
                <w:t xml:space="preserve">        &lt;/xs:complexType&gt;</w:t>
              </w:r>
            </w:ins>
          </w:p>
          <w:p w14:paraId="06D7DA38" w14:textId="77777777" w:rsidR="00D708FE" w:rsidRDefault="00D708FE" w:rsidP="00D708FE">
            <w:pPr>
              <w:pStyle w:val="XML1"/>
              <w:rPr>
                <w:ins w:id="20548" w:author="Thomas Dietz" w:date="2012-08-08T16:18:00Z"/>
              </w:rPr>
            </w:pPr>
            <w:ins w:id="20549" w:author="Thomas Dietz" w:date="2012-08-08T16:18:00Z">
              <w:r>
                <w:t xml:space="preserve">      &lt;/xs:element&gt;</w:t>
              </w:r>
            </w:ins>
          </w:p>
          <w:p w14:paraId="21DB44A7" w14:textId="77777777" w:rsidR="00D708FE" w:rsidRDefault="00D708FE" w:rsidP="00D708FE">
            <w:pPr>
              <w:pStyle w:val="XML1"/>
              <w:rPr>
                <w:ins w:id="20550" w:author="Thomas Dietz" w:date="2012-08-08T16:18:00Z"/>
              </w:rPr>
            </w:pPr>
            <w:ins w:id="20551" w:author="Thomas Dietz" w:date="2012-08-08T16:18:00Z">
              <w:r>
                <w:t xml:space="preserve">    &lt;/xs:sequence&gt;</w:t>
              </w:r>
            </w:ins>
          </w:p>
          <w:p w14:paraId="73E577E2" w14:textId="77777777" w:rsidR="00D708FE" w:rsidRDefault="00D708FE" w:rsidP="00D708FE">
            <w:pPr>
              <w:pStyle w:val="XML1"/>
              <w:rPr>
                <w:ins w:id="20552" w:author="Thomas Dietz" w:date="2012-08-08T16:18:00Z"/>
              </w:rPr>
            </w:pPr>
            <w:ins w:id="20553" w:author="Thomas Dietz" w:date="2012-08-08T16:18:00Z">
              <w:r>
                <w:t xml:space="preserve">  &lt;/xs:group&gt;</w:t>
              </w:r>
            </w:ins>
          </w:p>
          <w:p w14:paraId="4535024D" w14:textId="77777777" w:rsidR="00D708FE" w:rsidRDefault="00D708FE" w:rsidP="00D708FE">
            <w:pPr>
              <w:pStyle w:val="XML1"/>
              <w:rPr>
                <w:ins w:id="20554" w:author="Thomas Dietz" w:date="2012-08-08T16:18:00Z"/>
              </w:rPr>
            </w:pPr>
          </w:p>
          <w:p w14:paraId="1DA61EB7" w14:textId="77777777" w:rsidR="00D708FE" w:rsidRDefault="00D708FE" w:rsidP="00D708FE">
            <w:pPr>
              <w:pStyle w:val="XML1"/>
              <w:rPr>
                <w:ins w:id="20555" w:author="Thomas Dietz" w:date="2012-08-08T16:18:00Z"/>
              </w:rPr>
            </w:pPr>
            <w:ins w:id="20556" w:author="Thomas Dietz" w:date="2012-08-08T16:18:00Z">
              <w:r>
                <w:t xml:space="preserve">  &lt;xs:element name="capable-switch"&gt;</w:t>
              </w:r>
            </w:ins>
          </w:p>
          <w:p w14:paraId="08F504B0" w14:textId="77777777" w:rsidR="00D708FE" w:rsidRDefault="00D708FE" w:rsidP="00D708FE">
            <w:pPr>
              <w:pStyle w:val="XML1"/>
              <w:rPr>
                <w:ins w:id="20557" w:author="Thomas Dietz" w:date="2012-08-08T16:18:00Z"/>
              </w:rPr>
            </w:pPr>
            <w:ins w:id="20558" w:author="Thomas Dietz" w:date="2012-08-08T16:18:00Z">
              <w:r>
                <w:t xml:space="preserve">    &lt;xs:annotation&gt;</w:t>
              </w:r>
            </w:ins>
          </w:p>
          <w:p w14:paraId="3AC17BE0" w14:textId="77777777" w:rsidR="00D708FE" w:rsidRDefault="00D708FE" w:rsidP="00D708FE">
            <w:pPr>
              <w:pStyle w:val="XML1"/>
              <w:rPr>
                <w:ins w:id="20559" w:author="Thomas Dietz" w:date="2012-08-08T16:18:00Z"/>
              </w:rPr>
            </w:pPr>
            <w:ins w:id="20560" w:author="Thomas Dietz" w:date="2012-08-08T16:18:00Z">
              <w:r>
                <w:t xml:space="preserve">      &lt;xs:documentation&gt;</w:t>
              </w:r>
            </w:ins>
          </w:p>
          <w:p w14:paraId="2BBA1319" w14:textId="77777777" w:rsidR="00D708FE" w:rsidRDefault="00D708FE" w:rsidP="00D708FE">
            <w:pPr>
              <w:pStyle w:val="XML1"/>
              <w:rPr>
                <w:ins w:id="20561" w:author="Thomas Dietz" w:date="2012-08-08T16:18:00Z"/>
              </w:rPr>
            </w:pPr>
            <w:ins w:id="20562" w:author="Thomas Dietz" w:date="2012-08-08T16:18:00Z">
              <w:r>
                <w:t xml:space="preserve">        The OpenFlow Capable Switch serves as the root </w:t>
              </w:r>
            </w:ins>
          </w:p>
          <w:p w14:paraId="1C7B6DF1" w14:textId="77777777" w:rsidR="00D708FE" w:rsidRDefault="00D708FE" w:rsidP="00D708FE">
            <w:pPr>
              <w:pStyle w:val="XML1"/>
              <w:rPr>
                <w:ins w:id="20563" w:author="Thomas Dietz" w:date="2012-08-08T16:18:00Z"/>
              </w:rPr>
            </w:pPr>
            <w:ins w:id="20564" w:author="Thomas Dietz" w:date="2012-08-08T16:18:00Z">
              <w:r>
                <w:t xml:space="preserve">        element for an OpenFlow configuration.  It contains logical</w:t>
              </w:r>
            </w:ins>
          </w:p>
          <w:p w14:paraId="46357172" w14:textId="77777777" w:rsidR="00D708FE" w:rsidRDefault="00D708FE" w:rsidP="00D708FE">
            <w:pPr>
              <w:pStyle w:val="XML1"/>
              <w:rPr>
                <w:ins w:id="20565" w:author="Thomas Dietz" w:date="2012-08-08T16:18:00Z"/>
              </w:rPr>
            </w:pPr>
            <w:ins w:id="20566" w:author="Thomas Dietz" w:date="2012-08-08T16:18:00Z">
              <w:r>
                <w:t xml:space="preserve">        switches and resources that can be assigned to logical</w:t>
              </w:r>
            </w:ins>
          </w:p>
          <w:p w14:paraId="0B4DF36A" w14:textId="77777777" w:rsidR="00D708FE" w:rsidRDefault="00D708FE" w:rsidP="00D708FE">
            <w:pPr>
              <w:pStyle w:val="XML1"/>
              <w:rPr>
                <w:ins w:id="20567" w:author="Thomas Dietz" w:date="2012-08-08T16:18:00Z"/>
              </w:rPr>
            </w:pPr>
            <w:ins w:id="20568" w:author="Thomas Dietz" w:date="2012-08-08T16:18:00Z">
              <w:r>
                <w:t xml:space="preserve">        switches.  It may have relations to OpenFlow Configuration </w:t>
              </w:r>
            </w:ins>
          </w:p>
          <w:p w14:paraId="487FEA8C" w14:textId="77777777" w:rsidR="00D708FE" w:rsidRDefault="00D708FE" w:rsidP="00D708FE">
            <w:pPr>
              <w:pStyle w:val="XML1"/>
              <w:rPr>
                <w:ins w:id="20569" w:author="Thomas Dietz" w:date="2012-08-08T16:18:00Z"/>
              </w:rPr>
            </w:pPr>
            <w:ins w:id="20570" w:author="Thomas Dietz" w:date="2012-08-08T16:18:00Z">
              <w:r>
                <w:t xml:space="preserve">        Points.</w:t>
              </w:r>
            </w:ins>
          </w:p>
          <w:p w14:paraId="6E55C9CF" w14:textId="77777777" w:rsidR="00D708FE" w:rsidRDefault="00D708FE" w:rsidP="00D708FE">
            <w:pPr>
              <w:pStyle w:val="XML1"/>
              <w:rPr>
                <w:ins w:id="20571" w:author="Thomas Dietz" w:date="2012-08-08T16:18:00Z"/>
              </w:rPr>
            </w:pPr>
            <w:ins w:id="20572" w:author="Thomas Dietz" w:date="2012-08-08T16:18:00Z">
              <w:r>
                <w:t xml:space="preserve">      &lt;/xs:documentation&gt;</w:t>
              </w:r>
            </w:ins>
          </w:p>
          <w:p w14:paraId="6C2BF8F1" w14:textId="77777777" w:rsidR="00D708FE" w:rsidRDefault="00D708FE" w:rsidP="00D708FE">
            <w:pPr>
              <w:pStyle w:val="XML1"/>
              <w:rPr>
                <w:ins w:id="20573" w:author="Thomas Dietz" w:date="2012-08-08T16:18:00Z"/>
              </w:rPr>
            </w:pPr>
            <w:ins w:id="20574" w:author="Thomas Dietz" w:date="2012-08-08T16:18:00Z">
              <w:r>
                <w:t xml:space="preserve">    &lt;/xs:annotation&gt;</w:t>
              </w:r>
            </w:ins>
          </w:p>
          <w:p w14:paraId="6DFA2138" w14:textId="77777777" w:rsidR="00D708FE" w:rsidRDefault="00D708FE" w:rsidP="00D708FE">
            <w:pPr>
              <w:pStyle w:val="XML1"/>
              <w:rPr>
                <w:ins w:id="20575" w:author="Thomas Dietz" w:date="2012-08-08T16:18:00Z"/>
              </w:rPr>
            </w:pPr>
            <w:ins w:id="20576" w:author="Thomas Dietz" w:date="2012-08-08T16:18:00Z">
              <w:r>
                <w:t xml:space="preserve">    &lt;xs:complexType&gt;</w:t>
              </w:r>
            </w:ins>
          </w:p>
          <w:p w14:paraId="2FD9624C" w14:textId="77777777" w:rsidR="00D708FE" w:rsidRDefault="00D708FE" w:rsidP="00D708FE">
            <w:pPr>
              <w:pStyle w:val="XML1"/>
              <w:rPr>
                <w:ins w:id="20577" w:author="Thomas Dietz" w:date="2012-08-08T16:18:00Z"/>
              </w:rPr>
            </w:pPr>
            <w:ins w:id="20578" w:author="Thomas Dietz" w:date="2012-08-08T16:18:00Z">
              <w:r>
                <w:t xml:space="preserve">      &lt;xs:sequence&gt;</w:t>
              </w:r>
            </w:ins>
          </w:p>
          <w:p w14:paraId="419CC850" w14:textId="77777777" w:rsidR="00D708FE" w:rsidRDefault="00D708FE" w:rsidP="00D708FE">
            <w:pPr>
              <w:pStyle w:val="XML1"/>
              <w:rPr>
                <w:ins w:id="20579" w:author="Thomas Dietz" w:date="2012-08-08T16:18:00Z"/>
              </w:rPr>
            </w:pPr>
            <w:ins w:id="20580" w:author="Thomas Dietz" w:date="2012-08-08T16:18:00Z">
              <w:r>
                <w:t xml:space="preserve">        &lt;xs:element name="id"  type="inet:uri"&gt;</w:t>
              </w:r>
            </w:ins>
          </w:p>
          <w:p w14:paraId="36BD8293" w14:textId="77777777" w:rsidR="00D708FE" w:rsidRDefault="00D708FE" w:rsidP="00D708FE">
            <w:pPr>
              <w:pStyle w:val="XML1"/>
              <w:rPr>
                <w:ins w:id="20581" w:author="Thomas Dietz" w:date="2012-08-08T16:18:00Z"/>
              </w:rPr>
            </w:pPr>
            <w:ins w:id="20582" w:author="Thomas Dietz" w:date="2012-08-08T16:18:00Z">
              <w:r>
                <w:t xml:space="preserve">          &lt;xs:annotation&gt;</w:t>
              </w:r>
            </w:ins>
          </w:p>
          <w:p w14:paraId="1F470F41" w14:textId="77777777" w:rsidR="00D708FE" w:rsidRDefault="00D708FE" w:rsidP="00D708FE">
            <w:pPr>
              <w:pStyle w:val="XML1"/>
              <w:rPr>
                <w:ins w:id="20583" w:author="Thomas Dietz" w:date="2012-08-08T16:18:00Z"/>
              </w:rPr>
            </w:pPr>
            <w:ins w:id="20584" w:author="Thomas Dietz" w:date="2012-08-08T16:18:00Z">
              <w:r>
                <w:lastRenderedPageBreak/>
                <w:t xml:space="preserve">            &lt;xs:documentation&gt;</w:t>
              </w:r>
            </w:ins>
          </w:p>
          <w:p w14:paraId="0420FFE4" w14:textId="77777777" w:rsidR="00D708FE" w:rsidRDefault="00D708FE" w:rsidP="00D708FE">
            <w:pPr>
              <w:pStyle w:val="XML1"/>
              <w:rPr>
                <w:ins w:id="20585" w:author="Thomas Dietz" w:date="2012-08-08T16:18:00Z"/>
              </w:rPr>
            </w:pPr>
            <w:ins w:id="20586" w:author="Thomas Dietz" w:date="2012-08-08T16:18:00Z">
              <w:r>
                <w:t xml:space="preserve">              A unique but locally arbitrary identifier that</w:t>
              </w:r>
            </w:ins>
          </w:p>
          <w:p w14:paraId="0105880D" w14:textId="77777777" w:rsidR="00D708FE" w:rsidRDefault="00D708FE" w:rsidP="00D708FE">
            <w:pPr>
              <w:pStyle w:val="XML1"/>
              <w:rPr>
                <w:ins w:id="20587" w:author="Thomas Dietz" w:date="2012-08-08T16:18:00Z"/>
              </w:rPr>
            </w:pPr>
            <w:ins w:id="20588" w:author="Thomas Dietz" w:date="2012-08-08T16:18:00Z">
              <w:r>
                <w:t xml:space="preserve">              uniquely identifies a Capable Switch within the context of </w:t>
              </w:r>
            </w:ins>
          </w:p>
          <w:p w14:paraId="4C41135E" w14:textId="77777777" w:rsidR="00D708FE" w:rsidRDefault="00D708FE" w:rsidP="00D708FE">
            <w:pPr>
              <w:pStyle w:val="XML1"/>
              <w:rPr>
                <w:ins w:id="20589" w:author="Thomas Dietz" w:date="2012-08-08T16:18:00Z"/>
              </w:rPr>
            </w:pPr>
            <w:ins w:id="20590" w:author="Thomas Dietz" w:date="2012-08-08T16:18:00Z">
              <w:r>
                <w:t xml:space="preserve">              potential OpenFlow Configuration Points.  It MUST be </w:t>
              </w:r>
            </w:ins>
          </w:p>
          <w:p w14:paraId="7790E346" w14:textId="77777777" w:rsidR="00D708FE" w:rsidRDefault="00D708FE" w:rsidP="00D708FE">
            <w:pPr>
              <w:pStyle w:val="XML1"/>
              <w:rPr>
                <w:ins w:id="20591" w:author="Thomas Dietz" w:date="2012-08-08T16:18:00Z"/>
              </w:rPr>
            </w:pPr>
            <w:ins w:id="20592" w:author="Thomas Dietz" w:date="2012-08-08T16:18:00Z">
              <w:r>
                <w:t xml:space="preserve">              persistent across reboots of the OpenFlow Capable Switch.</w:t>
              </w:r>
            </w:ins>
          </w:p>
          <w:p w14:paraId="0C6BEFD7" w14:textId="77777777" w:rsidR="00D708FE" w:rsidRDefault="00D708FE" w:rsidP="00D708FE">
            <w:pPr>
              <w:pStyle w:val="XML1"/>
              <w:rPr>
                <w:ins w:id="20593" w:author="Thomas Dietz" w:date="2012-08-08T16:18:00Z"/>
              </w:rPr>
            </w:pPr>
          </w:p>
          <w:p w14:paraId="23DCC4E1" w14:textId="77777777" w:rsidR="00D708FE" w:rsidRDefault="00D708FE" w:rsidP="00D708FE">
            <w:pPr>
              <w:pStyle w:val="XML1"/>
              <w:rPr>
                <w:ins w:id="20594" w:author="Thomas Dietz" w:date="2012-08-08T16:18:00Z"/>
              </w:rPr>
            </w:pPr>
            <w:ins w:id="20595" w:author="Thomas Dietz" w:date="2012-08-08T16:18:00Z">
              <w:r>
                <w:t xml:space="preserve">              This element MUST be present in the NETCONF data store.</w:t>
              </w:r>
            </w:ins>
          </w:p>
          <w:p w14:paraId="6779A0EF" w14:textId="77777777" w:rsidR="00D708FE" w:rsidRDefault="00D708FE" w:rsidP="00D708FE">
            <w:pPr>
              <w:pStyle w:val="XML1"/>
              <w:rPr>
                <w:ins w:id="20596" w:author="Thomas Dietz" w:date="2012-08-08T16:18:00Z"/>
              </w:rPr>
            </w:pPr>
            <w:ins w:id="20597" w:author="Thomas Dietz" w:date="2012-08-08T16:18:00Z">
              <w:r>
                <w:t xml:space="preserve">              If this element is not present in a NETCONF &amp;lt;edit-config&amp;gt;</w:t>
              </w:r>
            </w:ins>
          </w:p>
          <w:p w14:paraId="401FEFAE" w14:textId="77777777" w:rsidR="00D708FE" w:rsidRDefault="00D708FE" w:rsidP="00D708FE">
            <w:pPr>
              <w:pStyle w:val="XML1"/>
              <w:rPr>
                <w:ins w:id="20598" w:author="Thomas Dietz" w:date="2012-08-08T16:18:00Z"/>
              </w:rPr>
            </w:pPr>
            <w:ins w:id="20599" w:author="Thomas Dietz" w:date="2012-08-08T16:18:00Z">
              <w:r>
                <w:t xml:space="preserve">              operation 'create', 'merge' or 'replace' and the parent</w:t>
              </w:r>
            </w:ins>
          </w:p>
          <w:p w14:paraId="243AAD8B" w14:textId="77777777" w:rsidR="00D708FE" w:rsidRDefault="00D708FE" w:rsidP="00D708FE">
            <w:pPr>
              <w:pStyle w:val="XML1"/>
              <w:rPr>
                <w:ins w:id="20600" w:author="Thomas Dietz" w:date="2012-08-08T16:18:00Z"/>
              </w:rPr>
            </w:pPr>
            <w:ins w:id="20601" w:author="Thomas Dietz" w:date="2012-08-08T16:18:00Z">
              <w:r>
                <w:t xml:space="preserve">              element does not exist, a 'data-missing' error is</w:t>
              </w:r>
            </w:ins>
          </w:p>
          <w:p w14:paraId="7A208456" w14:textId="77777777" w:rsidR="00D708FE" w:rsidRDefault="00D708FE" w:rsidP="00D708FE">
            <w:pPr>
              <w:pStyle w:val="XML1"/>
              <w:rPr>
                <w:ins w:id="20602" w:author="Thomas Dietz" w:date="2012-08-08T16:18:00Z"/>
              </w:rPr>
            </w:pPr>
            <w:ins w:id="20603" w:author="Thomas Dietz" w:date="2012-08-08T16:18:00Z">
              <w:r>
                <w:t xml:space="preserve">              returned.</w:t>
              </w:r>
            </w:ins>
          </w:p>
          <w:p w14:paraId="4C81C516" w14:textId="77777777" w:rsidR="00D708FE" w:rsidRDefault="00D708FE" w:rsidP="00D708FE">
            <w:pPr>
              <w:pStyle w:val="XML1"/>
              <w:rPr>
                <w:ins w:id="20604" w:author="Thomas Dietz" w:date="2012-08-08T16:18:00Z"/>
              </w:rPr>
            </w:pPr>
            <w:ins w:id="20605" w:author="Thomas Dietz" w:date="2012-08-08T16:18:00Z">
              <w:r>
                <w:t xml:space="preserve">            &lt;/xs:documentation&gt;</w:t>
              </w:r>
            </w:ins>
          </w:p>
          <w:p w14:paraId="2972C1C6" w14:textId="77777777" w:rsidR="00D708FE" w:rsidRDefault="00D708FE" w:rsidP="00D708FE">
            <w:pPr>
              <w:pStyle w:val="XML1"/>
              <w:rPr>
                <w:ins w:id="20606" w:author="Thomas Dietz" w:date="2012-08-08T16:18:00Z"/>
              </w:rPr>
            </w:pPr>
            <w:ins w:id="20607" w:author="Thomas Dietz" w:date="2012-08-08T16:18:00Z">
              <w:r>
                <w:t xml:space="preserve">          &lt;/xs:annotation&gt;</w:t>
              </w:r>
            </w:ins>
          </w:p>
          <w:p w14:paraId="3280882C" w14:textId="77777777" w:rsidR="00D708FE" w:rsidRDefault="00D708FE" w:rsidP="00D708FE">
            <w:pPr>
              <w:pStyle w:val="XML1"/>
              <w:rPr>
                <w:ins w:id="20608" w:author="Thomas Dietz" w:date="2012-08-08T16:18:00Z"/>
              </w:rPr>
            </w:pPr>
            <w:ins w:id="20609" w:author="Thomas Dietz" w:date="2012-08-08T16:18:00Z">
              <w:r>
                <w:t xml:space="preserve">        &lt;/xs:element&gt;</w:t>
              </w:r>
            </w:ins>
          </w:p>
          <w:p w14:paraId="07F4BF27" w14:textId="77777777" w:rsidR="00D708FE" w:rsidRDefault="00D708FE" w:rsidP="00D708FE">
            <w:pPr>
              <w:pStyle w:val="XML1"/>
              <w:rPr>
                <w:ins w:id="20610" w:author="Thomas Dietz" w:date="2012-08-08T16:18:00Z"/>
              </w:rPr>
            </w:pPr>
            <w:ins w:id="20611" w:author="Thomas Dietz" w:date="2012-08-08T16:18:00Z">
              <w:r>
                <w:t xml:space="preserve">        &lt;xs:element name="config-version" minOccurs="0"  type="xs:string"&gt;</w:t>
              </w:r>
            </w:ins>
          </w:p>
          <w:p w14:paraId="5355F35D" w14:textId="77777777" w:rsidR="00D708FE" w:rsidRDefault="00D708FE" w:rsidP="00D708FE">
            <w:pPr>
              <w:pStyle w:val="XML1"/>
              <w:rPr>
                <w:ins w:id="20612" w:author="Thomas Dietz" w:date="2012-08-08T16:18:00Z"/>
              </w:rPr>
            </w:pPr>
            <w:ins w:id="20613" w:author="Thomas Dietz" w:date="2012-08-08T16:18:00Z">
              <w:r>
                <w:t xml:space="preserve">          &lt;xs:annotation&gt;</w:t>
              </w:r>
            </w:ins>
          </w:p>
          <w:p w14:paraId="23661978" w14:textId="77777777" w:rsidR="00D708FE" w:rsidRDefault="00D708FE" w:rsidP="00D708FE">
            <w:pPr>
              <w:pStyle w:val="XML1"/>
              <w:rPr>
                <w:ins w:id="20614" w:author="Thomas Dietz" w:date="2012-08-08T16:18:00Z"/>
              </w:rPr>
            </w:pPr>
            <w:ins w:id="20615" w:author="Thomas Dietz" w:date="2012-08-08T16:18:00Z">
              <w:r>
                <w:t xml:space="preserve">            &lt;xs:documentation&gt;</w:t>
              </w:r>
            </w:ins>
          </w:p>
          <w:p w14:paraId="1EEBCC8A" w14:textId="77777777" w:rsidR="00D708FE" w:rsidRDefault="00D708FE" w:rsidP="00D708FE">
            <w:pPr>
              <w:pStyle w:val="XML1"/>
              <w:rPr>
                <w:ins w:id="20616" w:author="Thomas Dietz" w:date="2012-08-08T16:18:00Z"/>
              </w:rPr>
            </w:pPr>
            <w:ins w:id="20617" w:author="Thomas Dietz" w:date="2012-08-08T16:18:00Z">
              <w:r>
                <w:t xml:space="preserve">              The maximum supported OF-CONFIG version that is</w:t>
              </w:r>
            </w:ins>
          </w:p>
          <w:p w14:paraId="57128999" w14:textId="77777777" w:rsidR="00D708FE" w:rsidRDefault="00D708FE" w:rsidP="00D708FE">
            <w:pPr>
              <w:pStyle w:val="XML1"/>
              <w:rPr>
                <w:ins w:id="20618" w:author="Thomas Dietz" w:date="2012-08-08T16:18:00Z"/>
              </w:rPr>
            </w:pPr>
            <w:ins w:id="20619" w:author="Thomas Dietz" w:date="2012-08-08T16:18:00Z">
              <w:r>
                <w:t xml:space="preserve">              supported by the OpenFlow Capable Switch. For switches</w:t>
              </w:r>
            </w:ins>
          </w:p>
          <w:p w14:paraId="7D3586A6" w14:textId="77777777" w:rsidR="00D708FE" w:rsidRDefault="00D708FE" w:rsidP="00D708FE">
            <w:pPr>
              <w:pStyle w:val="XML1"/>
              <w:rPr>
                <w:ins w:id="20620" w:author="Thomas Dietz" w:date="2012-08-08T16:18:00Z"/>
              </w:rPr>
            </w:pPr>
            <w:ins w:id="20621" w:author="Thomas Dietz" w:date="2012-08-08T16:18:00Z">
              <w:r>
                <w:t xml:space="preserve">              implementing this version of the OF-CONFIG protocol this</w:t>
              </w:r>
            </w:ins>
          </w:p>
          <w:p w14:paraId="097B86DE" w14:textId="77777777" w:rsidR="00D708FE" w:rsidRDefault="00D708FE" w:rsidP="00D708FE">
            <w:pPr>
              <w:pStyle w:val="XML1"/>
              <w:rPr>
                <w:ins w:id="20622" w:author="Thomas Dietz" w:date="2012-08-08T16:18:00Z"/>
              </w:rPr>
            </w:pPr>
            <w:ins w:id="20623" w:author="Thomas Dietz" w:date="2012-08-08T16:18:00Z">
              <w:r>
                <w:t xml:space="preserve">              MUST always be 1.1.1.</w:t>
              </w:r>
            </w:ins>
          </w:p>
          <w:p w14:paraId="62F1B02A" w14:textId="77777777" w:rsidR="00D708FE" w:rsidRDefault="00D708FE" w:rsidP="00D708FE">
            <w:pPr>
              <w:pStyle w:val="XML1"/>
              <w:rPr>
                <w:ins w:id="20624" w:author="Thomas Dietz" w:date="2012-08-08T16:18:00Z"/>
              </w:rPr>
            </w:pPr>
          </w:p>
          <w:p w14:paraId="6D0019F7" w14:textId="77777777" w:rsidR="00D708FE" w:rsidRDefault="00D708FE" w:rsidP="00D708FE">
            <w:pPr>
              <w:pStyle w:val="XML1"/>
              <w:rPr>
                <w:ins w:id="20625" w:author="Thomas Dietz" w:date="2012-08-08T16:18:00Z"/>
              </w:rPr>
            </w:pPr>
            <w:ins w:id="20626" w:author="Thomas Dietz" w:date="2012-08-08T16:18:00Z">
              <w:r>
                <w:t xml:space="preserve">              This object can be used to identify the OF-CONFIG version</w:t>
              </w:r>
            </w:ins>
          </w:p>
          <w:p w14:paraId="37F10959" w14:textId="77777777" w:rsidR="00D708FE" w:rsidRDefault="00D708FE" w:rsidP="00D708FE">
            <w:pPr>
              <w:pStyle w:val="XML1"/>
              <w:rPr>
                <w:ins w:id="20627" w:author="Thomas Dietz" w:date="2012-08-08T16:18:00Z"/>
              </w:rPr>
            </w:pPr>
            <w:ins w:id="20628" w:author="Thomas Dietz" w:date="2012-08-08T16:18:00Z">
              <w:r>
                <w:t xml:space="preserve">              a capable switch supports beginning with version 1.1.1 of </w:t>
              </w:r>
            </w:ins>
          </w:p>
          <w:p w14:paraId="35007579" w14:textId="77777777" w:rsidR="00D708FE" w:rsidRDefault="00D708FE" w:rsidP="00D708FE">
            <w:pPr>
              <w:pStyle w:val="XML1"/>
              <w:rPr>
                <w:ins w:id="20629" w:author="Thomas Dietz" w:date="2012-08-08T16:18:00Z"/>
              </w:rPr>
            </w:pPr>
            <w:ins w:id="20630" w:author="Thomas Dietz" w:date="2012-08-08T16:18:00Z">
              <w:r>
                <w:t xml:space="preserve">              OF-CONFIG. In addtion the supported version can be</w:t>
              </w:r>
            </w:ins>
          </w:p>
          <w:p w14:paraId="6DA76A23" w14:textId="77777777" w:rsidR="00D708FE" w:rsidRDefault="00D708FE" w:rsidP="00D708FE">
            <w:pPr>
              <w:pStyle w:val="XML1"/>
              <w:rPr>
                <w:ins w:id="20631" w:author="Thomas Dietz" w:date="2012-08-08T16:18:00Z"/>
              </w:rPr>
            </w:pPr>
            <w:ins w:id="20632" w:author="Thomas Dietz" w:date="2012-08-08T16:18:00Z">
              <w:r>
                <w:t xml:space="preserve">              determined by the namespace the OpenFlow Capable Switch</w:t>
              </w:r>
            </w:ins>
          </w:p>
          <w:p w14:paraId="4A9FAFFC" w14:textId="77777777" w:rsidR="00D708FE" w:rsidRDefault="00D708FE" w:rsidP="00D708FE">
            <w:pPr>
              <w:pStyle w:val="XML1"/>
              <w:rPr>
                <w:ins w:id="20633" w:author="Thomas Dietz" w:date="2012-08-08T16:18:00Z"/>
              </w:rPr>
            </w:pPr>
            <w:ins w:id="20634" w:author="Thomas Dietz" w:date="2012-08-08T16:18:00Z">
              <w:r>
                <w:t xml:space="preserve">              returns to configuration request of an element (like </w:t>
              </w:r>
            </w:ins>
          </w:p>
          <w:p w14:paraId="6B2F2658" w14:textId="77777777" w:rsidR="00D708FE" w:rsidRDefault="00D708FE" w:rsidP="00D708FE">
            <w:pPr>
              <w:pStyle w:val="XML1"/>
              <w:rPr>
                <w:ins w:id="20635" w:author="Thomas Dietz" w:date="2012-08-08T16:18:00Z"/>
              </w:rPr>
            </w:pPr>
            <w:ins w:id="20636" w:author="Thomas Dietz" w:date="2012-08-08T16:18:00Z">
              <w:r>
                <w:t xml:space="preserve">              capable-switch) that is present in all OF-CONFIG versions</w:t>
              </w:r>
            </w:ins>
          </w:p>
          <w:p w14:paraId="0ADEE8F8" w14:textId="77777777" w:rsidR="00D708FE" w:rsidRDefault="00D708FE" w:rsidP="00D708FE">
            <w:pPr>
              <w:pStyle w:val="XML1"/>
              <w:rPr>
                <w:ins w:id="20637" w:author="Thomas Dietz" w:date="2012-08-08T16:18:00Z"/>
              </w:rPr>
            </w:pPr>
            <w:ins w:id="20638" w:author="Thomas Dietz" w:date="2012-08-08T16:18:00Z">
              <w:r>
                <w:t xml:space="preserve">              specified so far. This is the only possiblity to identify</w:t>
              </w:r>
            </w:ins>
          </w:p>
          <w:p w14:paraId="249C3442" w14:textId="77777777" w:rsidR="00D708FE" w:rsidRDefault="00D708FE" w:rsidP="00D708FE">
            <w:pPr>
              <w:pStyle w:val="XML1"/>
              <w:rPr>
                <w:ins w:id="20639" w:author="Thomas Dietz" w:date="2012-08-08T16:18:00Z"/>
              </w:rPr>
            </w:pPr>
            <w:ins w:id="20640" w:author="Thomas Dietz" w:date="2012-08-08T16:18:00Z">
              <w:r>
                <w:t xml:space="preserve">              OF-CONFIG versions prior to OF-CONFIG 1.1.1.</w:t>
              </w:r>
            </w:ins>
          </w:p>
          <w:p w14:paraId="178D8A5E" w14:textId="77777777" w:rsidR="00D708FE" w:rsidRDefault="00D708FE" w:rsidP="00D708FE">
            <w:pPr>
              <w:pStyle w:val="XML1"/>
              <w:rPr>
                <w:ins w:id="20641" w:author="Thomas Dietz" w:date="2012-08-08T16:18:00Z"/>
              </w:rPr>
            </w:pPr>
            <w:ins w:id="20642" w:author="Thomas Dietz" w:date="2012-08-08T16:18:00Z">
              <w:r>
                <w:t xml:space="preserve">            &lt;/xs:documentation&gt;</w:t>
              </w:r>
            </w:ins>
          </w:p>
          <w:p w14:paraId="2C01E914" w14:textId="77777777" w:rsidR="00D708FE" w:rsidRDefault="00D708FE" w:rsidP="00D708FE">
            <w:pPr>
              <w:pStyle w:val="XML1"/>
              <w:rPr>
                <w:ins w:id="20643" w:author="Thomas Dietz" w:date="2012-08-08T16:18:00Z"/>
              </w:rPr>
            </w:pPr>
            <w:ins w:id="20644" w:author="Thomas Dietz" w:date="2012-08-08T16:18:00Z">
              <w:r>
                <w:t xml:space="preserve">          &lt;/xs:annotation&gt;</w:t>
              </w:r>
            </w:ins>
          </w:p>
          <w:p w14:paraId="60576F31" w14:textId="77777777" w:rsidR="00D708FE" w:rsidRDefault="00D708FE" w:rsidP="00D708FE">
            <w:pPr>
              <w:pStyle w:val="XML1"/>
              <w:rPr>
                <w:ins w:id="20645" w:author="Thomas Dietz" w:date="2012-08-08T16:18:00Z"/>
              </w:rPr>
            </w:pPr>
            <w:ins w:id="20646" w:author="Thomas Dietz" w:date="2012-08-08T16:18:00Z">
              <w:r>
                <w:t xml:space="preserve">        &lt;/xs:element&gt;</w:t>
              </w:r>
            </w:ins>
          </w:p>
          <w:p w14:paraId="15519D38" w14:textId="77777777" w:rsidR="00D708FE" w:rsidRDefault="00D708FE" w:rsidP="00D708FE">
            <w:pPr>
              <w:pStyle w:val="XML1"/>
              <w:rPr>
                <w:ins w:id="20647" w:author="Thomas Dietz" w:date="2012-08-08T16:18:00Z"/>
              </w:rPr>
            </w:pPr>
            <w:ins w:id="20648" w:author="Thomas Dietz" w:date="2012-08-08T16:18:00Z">
              <w:r>
                <w:t xml:space="preserve">        &lt;xs:element name="configuration-points" minOccurs="0"&gt;</w:t>
              </w:r>
            </w:ins>
          </w:p>
          <w:p w14:paraId="77092ED4" w14:textId="77777777" w:rsidR="00D708FE" w:rsidRDefault="00D708FE" w:rsidP="00D708FE">
            <w:pPr>
              <w:pStyle w:val="XML1"/>
              <w:rPr>
                <w:ins w:id="20649" w:author="Thomas Dietz" w:date="2012-08-08T16:18:00Z"/>
              </w:rPr>
            </w:pPr>
            <w:ins w:id="20650" w:author="Thomas Dietz" w:date="2012-08-08T16:18:00Z">
              <w:r>
                <w:t xml:space="preserve">          &lt;xs:complexType&gt;</w:t>
              </w:r>
            </w:ins>
          </w:p>
          <w:p w14:paraId="365671C7" w14:textId="77777777" w:rsidR="00D708FE" w:rsidRDefault="00D708FE" w:rsidP="00D708FE">
            <w:pPr>
              <w:pStyle w:val="XML1"/>
              <w:rPr>
                <w:ins w:id="20651" w:author="Thomas Dietz" w:date="2012-08-08T16:18:00Z"/>
              </w:rPr>
            </w:pPr>
            <w:ins w:id="20652" w:author="Thomas Dietz" w:date="2012-08-08T16:18:00Z">
              <w:r>
                <w:t xml:space="preserve">            &lt;xs:sequence&gt;</w:t>
              </w:r>
            </w:ins>
          </w:p>
          <w:p w14:paraId="2D57B563" w14:textId="77777777" w:rsidR="00D708FE" w:rsidRDefault="00D708FE" w:rsidP="00D708FE">
            <w:pPr>
              <w:pStyle w:val="XML1"/>
              <w:rPr>
                <w:ins w:id="20653" w:author="Thomas Dietz" w:date="2012-08-08T16:18:00Z"/>
              </w:rPr>
            </w:pPr>
            <w:ins w:id="20654" w:author="Thomas Dietz" w:date="2012-08-08T16:18:00Z">
              <w:r>
                <w:t xml:space="preserve">              &lt;xs:element name="configuration-point" minOccurs="0" maxOccurs="unbounded"&gt;</w:t>
              </w:r>
            </w:ins>
          </w:p>
          <w:p w14:paraId="18D6657E" w14:textId="77777777" w:rsidR="00D708FE" w:rsidRDefault="00D708FE" w:rsidP="00D708FE">
            <w:pPr>
              <w:pStyle w:val="XML1"/>
              <w:rPr>
                <w:ins w:id="20655" w:author="Thomas Dietz" w:date="2012-08-08T16:18:00Z"/>
              </w:rPr>
            </w:pPr>
            <w:ins w:id="20656" w:author="Thomas Dietz" w:date="2012-08-08T16:18:00Z">
              <w:r>
                <w:t xml:space="preserve">                &lt;xs:annotation&gt;</w:t>
              </w:r>
            </w:ins>
          </w:p>
          <w:p w14:paraId="74005408" w14:textId="77777777" w:rsidR="00D708FE" w:rsidRDefault="00D708FE" w:rsidP="00D708FE">
            <w:pPr>
              <w:pStyle w:val="XML1"/>
              <w:rPr>
                <w:ins w:id="20657" w:author="Thomas Dietz" w:date="2012-08-08T16:18:00Z"/>
              </w:rPr>
            </w:pPr>
            <w:ins w:id="20658" w:author="Thomas Dietz" w:date="2012-08-08T16:18:00Z">
              <w:r>
                <w:t xml:space="preserve">                  &lt;xs:documentation&gt;</w:t>
              </w:r>
            </w:ins>
          </w:p>
          <w:p w14:paraId="4BA4BF20" w14:textId="77777777" w:rsidR="00D708FE" w:rsidRDefault="00D708FE" w:rsidP="00D708FE">
            <w:pPr>
              <w:pStyle w:val="XML1"/>
              <w:rPr>
                <w:ins w:id="20659" w:author="Thomas Dietz" w:date="2012-08-08T16:18:00Z"/>
              </w:rPr>
            </w:pPr>
            <w:ins w:id="20660" w:author="Thomas Dietz" w:date="2012-08-08T16:18:00Z">
              <w:r>
                <w:t xml:space="preserve">                    The list of all Configuration Points known to</w:t>
              </w:r>
            </w:ins>
          </w:p>
          <w:p w14:paraId="0A451102" w14:textId="77777777" w:rsidR="00D708FE" w:rsidRDefault="00D708FE" w:rsidP="00D708FE">
            <w:pPr>
              <w:pStyle w:val="XML1"/>
              <w:rPr>
                <w:ins w:id="20661" w:author="Thomas Dietz" w:date="2012-08-08T16:18:00Z"/>
              </w:rPr>
            </w:pPr>
            <w:ins w:id="20662" w:author="Thomas Dietz" w:date="2012-08-08T16:18:00Z">
              <w:r>
                <w:t xml:space="preserve">                    the OpenFlow Capable Switch that may manage it using</w:t>
              </w:r>
            </w:ins>
          </w:p>
          <w:p w14:paraId="16AA4029" w14:textId="77777777" w:rsidR="00D708FE" w:rsidRDefault="00D708FE" w:rsidP="00D708FE">
            <w:pPr>
              <w:pStyle w:val="XML1"/>
              <w:rPr>
                <w:ins w:id="20663" w:author="Thomas Dietz" w:date="2012-08-08T16:18:00Z"/>
              </w:rPr>
            </w:pPr>
            <w:ins w:id="20664" w:author="Thomas Dietz" w:date="2012-08-08T16:18:00Z">
              <w:r>
                <w:t xml:space="preserve">                    OF-CONFIG.</w:t>
              </w:r>
            </w:ins>
          </w:p>
          <w:p w14:paraId="1C6C34D8" w14:textId="77777777" w:rsidR="00D708FE" w:rsidRDefault="00D708FE" w:rsidP="00D708FE">
            <w:pPr>
              <w:pStyle w:val="XML1"/>
              <w:rPr>
                <w:ins w:id="20665" w:author="Thomas Dietz" w:date="2012-08-08T16:18:00Z"/>
              </w:rPr>
            </w:pPr>
          </w:p>
          <w:p w14:paraId="7E341509" w14:textId="77777777" w:rsidR="00D708FE" w:rsidRDefault="00D708FE" w:rsidP="00D708FE">
            <w:pPr>
              <w:pStyle w:val="XML1"/>
              <w:rPr>
                <w:ins w:id="20666" w:author="Thomas Dietz" w:date="2012-08-08T16:18:00Z"/>
              </w:rPr>
            </w:pPr>
            <w:ins w:id="20667" w:author="Thomas Dietz" w:date="2012-08-08T16:18:00Z">
              <w:r>
                <w:t xml:space="preserve">                    The element 'id' of OFConfigurationType MUST be unique</w:t>
              </w:r>
            </w:ins>
          </w:p>
          <w:p w14:paraId="2F1800EB" w14:textId="77777777" w:rsidR="00D708FE" w:rsidRDefault="00D708FE" w:rsidP="00D708FE">
            <w:pPr>
              <w:pStyle w:val="XML1"/>
              <w:rPr>
                <w:ins w:id="20668" w:author="Thomas Dietz" w:date="2012-08-08T16:18:00Z"/>
              </w:rPr>
            </w:pPr>
            <w:ins w:id="20669" w:author="Thomas Dietz" w:date="2012-08-08T16:18:00Z">
              <w:r>
                <w:t xml:space="preserve">                    within this list.</w:t>
              </w:r>
            </w:ins>
          </w:p>
          <w:p w14:paraId="46E7FA95" w14:textId="77777777" w:rsidR="00D708FE" w:rsidRDefault="00D708FE" w:rsidP="00D708FE">
            <w:pPr>
              <w:pStyle w:val="XML1"/>
              <w:rPr>
                <w:ins w:id="20670" w:author="Thomas Dietz" w:date="2012-08-08T16:18:00Z"/>
              </w:rPr>
            </w:pPr>
            <w:ins w:id="20671" w:author="Thomas Dietz" w:date="2012-08-08T16:18:00Z">
              <w:r>
                <w:t xml:space="preserve">                  &lt;/xs:documentation&gt;</w:t>
              </w:r>
            </w:ins>
          </w:p>
          <w:p w14:paraId="4C84FD58" w14:textId="77777777" w:rsidR="00D708FE" w:rsidRDefault="00D708FE" w:rsidP="00D708FE">
            <w:pPr>
              <w:pStyle w:val="XML1"/>
              <w:rPr>
                <w:ins w:id="20672" w:author="Thomas Dietz" w:date="2012-08-08T16:18:00Z"/>
              </w:rPr>
            </w:pPr>
            <w:ins w:id="20673" w:author="Thomas Dietz" w:date="2012-08-08T16:18:00Z">
              <w:r>
                <w:t xml:space="preserve">                &lt;/xs:annotation&gt;</w:t>
              </w:r>
            </w:ins>
          </w:p>
          <w:p w14:paraId="24F8034B" w14:textId="77777777" w:rsidR="00D708FE" w:rsidRDefault="00D708FE" w:rsidP="00D708FE">
            <w:pPr>
              <w:pStyle w:val="XML1"/>
              <w:rPr>
                <w:ins w:id="20674" w:author="Thomas Dietz" w:date="2012-08-08T16:18:00Z"/>
              </w:rPr>
            </w:pPr>
            <w:ins w:id="20675" w:author="Thomas Dietz" w:date="2012-08-08T16:18:00Z">
              <w:r>
                <w:t xml:space="preserve">                &lt;xs:complexType&gt;</w:t>
              </w:r>
            </w:ins>
          </w:p>
          <w:p w14:paraId="59A3246B" w14:textId="77777777" w:rsidR="00D708FE" w:rsidRDefault="00D708FE" w:rsidP="00D708FE">
            <w:pPr>
              <w:pStyle w:val="XML1"/>
              <w:rPr>
                <w:ins w:id="20676" w:author="Thomas Dietz" w:date="2012-08-08T16:18:00Z"/>
              </w:rPr>
            </w:pPr>
            <w:ins w:id="20677" w:author="Thomas Dietz" w:date="2012-08-08T16:18:00Z">
              <w:r>
                <w:t xml:space="preserve">                  &lt;xs:sequence&gt;</w:t>
              </w:r>
            </w:ins>
          </w:p>
          <w:p w14:paraId="62B90458" w14:textId="77777777" w:rsidR="00D708FE" w:rsidRDefault="00D708FE" w:rsidP="00D708FE">
            <w:pPr>
              <w:pStyle w:val="XML1"/>
              <w:rPr>
                <w:ins w:id="20678" w:author="Thomas Dietz" w:date="2012-08-08T16:18:00Z"/>
              </w:rPr>
            </w:pPr>
            <w:ins w:id="20679" w:author="Thomas Dietz" w:date="2012-08-08T16:18:00Z">
              <w:r>
                <w:t xml:space="preserve">                    &lt;xs:group ref="OFConfigurationPointType"/&gt;</w:t>
              </w:r>
            </w:ins>
          </w:p>
          <w:p w14:paraId="6EE89E40" w14:textId="77777777" w:rsidR="00D708FE" w:rsidRDefault="00D708FE" w:rsidP="00D708FE">
            <w:pPr>
              <w:pStyle w:val="XML1"/>
              <w:rPr>
                <w:ins w:id="20680" w:author="Thomas Dietz" w:date="2012-08-08T16:18:00Z"/>
              </w:rPr>
            </w:pPr>
            <w:ins w:id="20681" w:author="Thomas Dietz" w:date="2012-08-08T16:18:00Z">
              <w:r>
                <w:t xml:space="preserve">                  &lt;/xs:sequence&gt;</w:t>
              </w:r>
            </w:ins>
          </w:p>
          <w:p w14:paraId="6D0BE7DF" w14:textId="77777777" w:rsidR="00D708FE" w:rsidRDefault="00D708FE" w:rsidP="00D708FE">
            <w:pPr>
              <w:pStyle w:val="XML1"/>
              <w:rPr>
                <w:ins w:id="20682" w:author="Thomas Dietz" w:date="2012-08-08T16:18:00Z"/>
              </w:rPr>
            </w:pPr>
            <w:ins w:id="20683" w:author="Thomas Dietz" w:date="2012-08-08T16:18:00Z">
              <w:r>
                <w:t xml:space="preserve">                &lt;/xs:complexType&gt;</w:t>
              </w:r>
            </w:ins>
          </w:p>
          <w:p w14:paraId="7CCB4221" w14:textId="77777777" w:rsidR="00D708FE" w:rsidRDefault="00D708FE" w:rsidP="00D708FE">
            <w:pPr>
              <w:pStyle w:val="XML1"/>
              <w:rPr>
                <w:ins w:id="20684" w:author="Thomas Dietz" w:date="2012-08-08T16:18:00Z"/>
              </w:rPr>
            </w:pPr>
            <w:ins w:id="20685" w:author="Thomas Dietz" w:date="2012-08-08T16:18:00Z">
              <w:r>
                <w:t xml:space="preserve">              &lt;/xs:element&gt;</w:t>
              </w:r>
            </w:ins>
          </w:p>
          <w:p w14:paraId="1CB4F064" w14:textId="77777777" w:rsidR="00D708FE" w:rsidRDefault="00D708FE" w:rsidP="00D708FE">
            <w:pPr>
              <w:pStyle w:val="XML1"/>
              <w:rPr>
                <w:ins w:id="20686" w:author="Thomas Dietz" w:date="2012-08-08T16:18:00Z"/>
              </w:rPr>
            </w:pPr>
            <w:ins w:id="20687" w:author="Thomas Dietz" w:date="2012-08-08T16:18:00Z">
              <w:r>
                <w:t xml:space="preserve">            &lt;/xs:sequence&gt;</w:t>
              </w:r>
            </w:ins>
          </w:p>
          <w:p w14:paraId="6476DE4E" w14:textId="77777777" w:rsidR="00D708FE" w:rsidRDefault="00D708FE" w:rsidP="00D708FE">
            <w:pPr>
              <w:pStyle w:val="XML1"/>
              <w:rPr>
                <w:ins w:id="20688" w:author="Thomas Dietz" w:date="2012-08-08T16:18:00Z"/>
              </w:rPr>
            </w:pPr>
            <w:ins w:id="20689" w:author="Thomas Dietz" w:date="2012-08-08T16:18:00Z">
              <w:r>
                <w:t xml:space="preserve">          &lt;/xs:complexType&gt;</w:t>
              </w:r>
            </w:ins>
          </w:p>
          <w:p w14:paraId="3F3B3618" w14:textId="77777777" w:rsidR="00D708FE" w:rsidRDefault="00D708FE" w:rsidP="00D708FE">
            <w:pPr>
              <w:pStyle w:val="XML1"/>
              <w:rPr>
                <w:ins w:id="20690" w:author="Thomas Dietz" w:date="2012-08-08T16:18:00Z"/>
              </w:rPr>
            </w:pPr>
            <w:ins w:id="20691" w:author="Thomas Dietz" w:date="2012-08-08T16:18:00Z">
              <w:r>
                <w:lastRenderedPageBreak/>
                <w:t xml:space="preserve">          &lt;xs:key name="key_configuration-points_capable-switch_configuration-point"&gt;</w:t>
              </w:r>
            </w:ins>
          </w:p>
          <w:p w14:paraId="5D9715CD" w14:textId="77777777" w:rsidR="00D708FE" w:rsidRDefault="00D708FE" w:rsidP="00D708FE">
            <w:pPr>
              <w:pStyle w:val="XML1"/>
              <w:rPr>
                <w:ins w:id="20692" w:author="Thomas Dietz" w:date="2012-08-08T16:18:00Z"/>
              </w:rPr>
            </w:pPr>
            <w:ins w:id="20693" w:author="Thomas Dietz" w:date="2012-08-08T16:18:00Z">
              <w:r>
                <w:t xml:space="preserve">            &lt;xs:selector xpath="of11-config:configuration-point"/&gt;</w:t>
              </w:r>
            </w:ins>
          </w:p>
          <w:p w14:paraId="082C4692" w14:textId="77777777" w:rsidR="00D708FE" w:rsidRDefault="00D708FE" w:rsidP="00D708FE">
            <w:pPr>
              <w:pStyle w:val="XML1"/>
              <w:rPr>
                <w:ins w:id="20694" w:author="Thomas Dietz" w:date="2012-08-08T16:18:00Z"/>
              </w:rPr>
            </w:pPr>
            <w:ins w:id="20695" w:author="Thomas Dietz" w:date="2012-08-08T16:18:00Z">
              <w:r>
                <w:t xml:space="preserve">            &lt;xs:field xpath="of11-config:id"/&gt;</w:t>
              </w:r>
            </w:ins>
          </w:p>
          <w:p w14:paraId="259C1480" w14:textId="77777777" w:rsidR="00D708FE" w:rsidRDefault="00D708FE" w:rsidP="00D708FE">
            <w:pPr>
              <w:pStyle w:val="XML1"/>
              <w:rPr>
                <w:ins w:id="20696" w:author="Thomas Dietz" w:date="2012-08-08T16:18:00Z"/>
              </w:rPr>
            </w:pPr>
            <w:ins w:id="20697" w:author="Thomas Dietz" w:date="2012-08-08T16:18:00Z">
              <w:r>
                <w:t xml:space="preserve">          &lt;/xs:key&gt;</w:t>
              </w:r>
            </w:ins>
          </w:p>
          <w:p w14:paraId="6FCB3496" w14:textId="77777777" w:rsidR="00D708FE" w:rsidRDefault="00D708FE" w:rsidP="00D708FE">
            <w:pPr>
              <w:pStyle w:val="XML1"/>
              <w:rPr>
                <w:ins w:id="20698" w:author="Thomas Dietz" w:date="2012-08-08T16:18:00Z"/>
              </w:rPr>
            </w:pPr>
            <w:ins w:id="20699" w:author="Thomas Dietz" w:date="2012-08-08T16:18:00Z">
              <w:r>
                <w:t xml:space="preserve">        &lt;/xs:element&gt;</w:t>
              </w:r>
            </w:ins>
          </w:p>
          <w:p w14:paraId="61AD4046" w14:textId="77777777" w:rsidR="00D708FE" w:rsidRDefault="00D708FE" w:rsidP="00D708FE">
            <w:pPr>
              <w:pStyle w:val="XML1"/>
              <w:rPr>
                <w:ins w:id="20700" w:author="Thomas Dietz" w:date="2012-08-08T16:18:00Z"/>
              </w:rPr>
            </w:pPr>
            <w:ins w:id="20701" w:author="Thomas Dietz" w:date="2012-08-08T16:18:00Z">
              <w:r>
                <w:t xml:space="preserve">        &lt;xs:element name="resources" minOccurs="0"&gt;</w:t>
              </w:r>
            </w:ins>
          </w:p>
          <w:p w14:paraId="4E8798EB" w14:textId="77777777" w:rsidR="00D708FE" w:rsidRDefault="00D708FE" w:rsidP="00D708FE">
            <w:pPr>
              <w:pStyle w:val="XML1"/>
              <w:rPr>
                <w:ins w:id="20702" w:author="Thomas Dietz" w:date="2012-08-08T16:18:00Z"/>
              </w:rPr>
            </w:pPr>
            <w:ins w:id="20703" w:author="Thomas Dietz" w:date="2012-08-08T16:18:00Z">
              <w:r>
                <w:t xml:space="preserve">          &lt;xs:annotation&gt;</w:t>
              </w:r>
            </w:ins>
          </w:p>
          <w:p w14:paraId="430240E5" w14:textId="77777777" w:rsidR="00D708FE" w:rsidRDefault="00D708FE" w:rsidP="00D708FE">
            <w:pPr>
              <w:pStyle w:val="XML1"/>
              <w:rPr>
                <w:ins w:id="20704" w:author="Thomas Dietz" w:date="2012-08-08T16:18:00Z"/>
              </w:rPr>
            </w:pPr>
            <w:ins w:id="20705" w:author="Thomas Dietz" w:date="2012-08-08T16:18:00Z">
              <w:r>
                <w:t xml:space="preserve">            &lt;xs:documentation&gt;</w:t>
              </w:r>
            </w:ins>
          </w:p>
          <w:p w14:paraId="48805CA5" w14:textId="77777777" w:rsidR="00D708FE" w:rsidRDefault="00D708FE" w:rsidP="00D708FE">
            <w:pPr>
              <w:pStyle w:val="XML1"/>
              <w:rPr>
                <w:ins w:id="20706" w:author="Thomas Dietz" w:date="2012-08-08T16:18:00Z"/>
              </w:rPr>
            </w:pPr>
            <w:ins w:id="20707" w:author="Thomas Dietz" w:date="2012-08-08T16:18:00Z">
              <w:r>
                <w:t xml:space="preserve">              A lists containing all resources of the OpenFlow</w:t>
              </w:r>
            </w:ins>
          </w:p>
          <w:p w14:paraId="7F6EFC68" w14:textId="77777777" w:rsidR="00D708FE" w:rsidRDefault="00D708FE" w:rsidP="00D708FE">
            <w:pPr>
              <w:pStyle w:val="XML1"/>
              <w:rPr>
                <w:ins w:id="20708" w:author="Thomas Dietz" w:date="2012-08-08T16:18:00Z"/>
              </w:rPr>
            </w:pPr>
            <w:ins w:id="20709" w:author="Thomas Dietz" w:date="2012-08-08T16:18:00Z">
              <w:r>
                <w:t xml:space="preserve">              Capable Switch that can be used by OpenFlow Logical</w:t>
              </w:r>
            </w:ins>
          </w:p>
          <w:p w14:paraId="5FD61325" w14:textId="77777777" w:rsidR="00D708FE" w:rsidRDefault="00D708FE" w:rsidP="00D708FE">
            <w:pPr>
              <w:pStyle w:val="XML1"/>
              <w:rPr>
                <w:ins w:id="20710" w:author="Thomas Dietz" w:date="2012-08-08T16:18:00Z"/>
              </w:rPr>
            </w:pPr>
            <w:ins w:id="20711" w:author="Thomas Dietz" w:date="2012-08-08T16:18:00Z">
              <w:r>
                <w:t xml:space="preserve">              Switches.  Resources are listed here independent of their</w:t>
              </w:r>
            </w:ins>
          </w:p>
          <w:p w14:paraId="32A96BE7" w14:textId="77777777" w:rsidR="00D708FE" w:rsidRDefault="00D708FE" w:rsidP="00D708FE">
            <w:pPr>
              <w:pStyle w:val="XML1"/>
              <w:rPr>
                <w:ins w:id="20712" w:author="Thomas Dietz" w:date="2012-08-08T16:18:00Z"/>
              </w:rPr>
            </w:pPr>
            <w:ins w:id="20713" w:author="Thomas Dietz" w:date="2012-08-08T16:18:00Z">
              <w:r>
                <w:t xml:space="preserve">              actual assignment to OpenFlow Logical Switches.  They may</w:t>
              </w:r>
            </w:ins>
          </w:p>
          <w:p w14:paraId="289D4141" w14:textId="77777777" w:rsidR="00D708FE" w:rsidRDefault="00D708FE" w:rsidP="00D708FE">
            <w:pPr>
              <w:pStyle w:val="XML1"/>
              <w:rPr>
                <w:ins w:id="20714" w:author="Thomas Dietz" w:date="2012-08-08T16:18:00Z"/>
              </w:rPr>
            </w:pPr>
            <w:ins w:id="20715" w:author="Thomas Dietz" w:date="2012-08-08T16:18:00Z">
              <w:r>
                <w:t xml:space="preserve">              be available to be assigned to an OpenFlow Logical Switch</w:t>
              </w:r>
            </w:ins>
          </w:p>
          <w:p w14:paraId="33DD2744" w14:textId="77777777" w:rsidR="00D708FE" w:rsidRDefault="00D708FE" w:rsidP="00D708FE">
            <w:pPr>
              <w:pStyle w:val="XML1"/>
              <w:rPr>
                <w:ins w:id="20716" w:author="Thomas Dietz" w:date="2012-08-08T16:18:00Z"/>
              </w:rPr>
            </w:pPr>
            <w:ins w:id="20717" w:author="Thomas Dietz" w:date="2012-08-08T16:18:00Z">
              <w:r>
                <w:t xml:space="preserve">              or already in use by an OpenFlow Logical Switch.</w:t>
              </w:r>
            </w:ins>
          </w:p>
          <w:p w14:paraId="46382E93" w14:textId="77777777" w:rsidR="00D708FE" w:rsidRDefault="00D708FE" w:rsidP="00D708FE">
            <w:pPr>
              <w:pStyle w:val="XML1"/>
              <w:rPr>
                <w:ins w:id="20718" w:author="Thomas Dietz" w:date="2012-08-08T16:18:00Z"/>
              </w:rPr>
            </w:pPr>
            <w:ins w:id="20719" w:author="Thomas Dietz" w:date="2012-08-08T16:18:00Z">
              <w:r>
                <w:t xml:space="preserve">            &lt;/xs:documentation&gt;</w:t>
              </w:r>
            </w:ins>
          </w:p>
          <w:p w14:paraId="745F9331" w14:textId="77777777" w:rsidR="00D708FE" w:rsidRDefault="00D708FE" w:rsidP="00D708FE">
            <w:pPr>
              <w:pStyle w:val="XML1"/>
              <w:rPr>
                <w:ins w:id="20720" w:author="Thomas Dietz" w:date="2012-08-08T16:18:00Z"/>
              </w:rPr>
            </w:pPr>
            <w:ins w:id="20721" w:author="Thomas Dietz" w:date="2012-08-08T16:18:00Z">
              <w:r>
                <w:t xml:space="preserve">          &lt;/xs:annotation&gt;</w:t>
              </w:r>
            </w:ins>
          </w:p>
          <w:p w14:paraId="119EBE2F" w14:textId="77777777" w:rsidR="00D708FE" w:rsidRDefault="00D708FE" w:rsidP="00D708FE">
            <w:pPr>
              <w:pStyle w:val="XML1"/>
              <w:rPr>
                <w:ins w:id="20722" w:author="Thomas Dietz" w:date="2012-08-08T16:18:00Z"/>
              </w:rPr>
            </w:pPr>
            <w:ins w:id="20723" w:author="Thomas Dietz" w:date="2012-08-08T16:18:00Z">
              <w:r>
                <w:t xml:space="preserve">          &lt;xs:complexType&gt;</w:t>
              </w:r>
            </w:ins>
          </w:p>
          <w:p w14:paraId="11F2BC76" w14:textId="77777777" w:rsidR="00D708FE" w:rsidRDefault="00D708FE" w:rsidP="00D708FE">
            <w:pPr>
              <w:pStyle w:val="XML1"/>
              <w:rPr>
                <w:ins w:id="20724" w:author="Thomas Dietz" w:date="2012-08-08T16:18:00Z"/>
              </w:rPr>
            </w:pPr>
            <w:ins w:id="20725" w:author="Thomas Dietz" w:date="2012-08-08T16:18:00Z">
              <w:r>
                <w:t xml:space="preserve">            &lt;xs:sequence&gt;</w:t>
              </w:r>
            </w:ins>
          </w:p>
          <w:p w14:paraId="2834B4DD" w14:textId="77777777" w:rsidR="00D708FE" w:rsidRDefault="00D708FE" w:rsidP="00D708FE">
            <w:pPr>
              <w:pStyle w:val="XML1"/>
              <w:rPr>
                <w:ins w:id="20726" w:author="Thomas Dietz" w:date="2012-08-08T16:18:00Z"/>
              </w:rPr>
            </w:pPr>
            <w:ins w:id="20727" w:author="Thomas Dietz" w:date="2012-08-08T16:18:00Z">
              <w:r>
                <w:t xml:space="preserve">              &lt;xs:element name="port" minOccurs="0" maxOccurs="unbounded"&gt;</w:t>
              </w:r>
            </w:ins>
          </w:p>
          <w:p w14:paraId="090B4C65" w14:textId="77777777" w:rsidR="00D708FE" w:rsidRDefault="00D708FE" w:rsidP="00D708FE">
            <w:pPr>
              <w:pStyle w:val="XML1"/>
              <w:rPr>
                <w:ins w:id="20728" w:author="Thomas Dietz" w:date="2012-08-08T16:18:00Z"/>
              </w:rPr>
            </w:pPr>
            <w:ins w:id="20729" w:author="Thomas Dietz" w:date="2012-08-08T16:18:00Z">
              <w:r>
                <w:t xml:space="preserve">                &lt;xs:annotation&gt;</w:t>
              </w:r>
            </w:ins>
          </w:p>
          <w:p w14:paraId="117E6475" w14:textId="77777777" w:rsidR="00D708FE" w:rsidRDefault="00D708FE" w:rsidP="00D708FE">
            <w:pPr>
              <w:pStyle w:val="XML1"/>
              <w:rPr>
                <w:ins w:id="20730" w:author="Thomas Dietz" w:date="2012-08-08T16:18:00Z"/>
              </w:rPr>
            </w:pPr>
            <w:ins w:id="20731" w:author="Thomas Dietz" w:date="2012-08-08T16:18:00Z">
              <w:r>
                <w:t xml:space="preserve">                  &lt;xs:documentation&gt;</w:t>
              </w:r>
            </w:ins>
          </w:p>
          <w:p w14:paraId="38E0A4F6" w14:textId="77777777" w:rsidR="00D708FE" w:rsidRDefault="00D708FE" w:rsidP="00D708FE">
            <w:pPr>
              <w:pStyle w:val="XML1"/>
              <w:rPr>
                <w:ins w:id="20732" w:author="Thomas Dietz" w:date="2012-08-08T16:18:00Z"/>
              </w:rPr>
            </w:pPr>
            <w:ins w:id="20733" w:author="Thomas Dietz" w:date="2012-08-08T16:18:00Z">
              <w:r>
                <w:t xml:space="preserve">                    The list contains all port resources of the</w:t>
              </w:r>
            </w:ins>
          </w:p>
          <w:p w14:paraId="1D253DA6" w14:textId="77777777" w:rsidR="00D708FE" w:rsidRDefault="00D708FE" w:rsidP="00D708FE">
            <w:pPr>
              <w:pStyle w:val="XML1"/>
              <w:rPr>
                <w:ins w:id="20734" w:author="Thomas Dietz" w:date="2012-08-08T16:18:00Z"/>
              </w:rPr>
            </w:pPr>
            <w:ins w:id="20735" w:author="Thomas Dietz" w:date="2012-08-08T16:18:00Z">
              <w:r>
                <w:t xml:space="preserve">                    OpenFlow Capable Switch.</w:t>
              </w:r>
            </w:ins>
          </w:p>
          <w:p w14:paraId="38BAB956" w14:textId="77777777" w:rsidR="00D708FE" w:rsidRDefault="00D708FE" w:rsidP="00D708FE">
            <w:pPr>
              <w:pStyle w:val="XML1"/>
              <w:rPr>
                <w:ins w:id="20736" w:author="Thomas Dietz" w:date="2012-08-08T16:18:00Z"/>
              </w:rPr>
            </w:pPr>
          </w:p>
          <w:p w14:paraId="6E64DC46" w14:textId="77777777" w:rsidR="00D708FE" w:rsidRDefault="00D708FE" w:rsidP="00D708FE">
            <w:pPr>
              <w:pStyle w:val="XML1"/>
              <w:rPr>
                <w:ins w:id="20737" w:author="Thomas Dietz" w:date="2012-08-08T16:18:00Z"/>
              </w:rPr>
            </w:pPr>
            <w:ins w:id="20738" w:author="Thomas Dietz" w:date="2012-08-08T16:18:00Z">
              <w:r>
                <w:t xml:space="preserve">                    The element 'resource-id' of OFPortType MUST be unique</w:t>
              </w:r>
            </w:ins>
          </w:p>
          <w:p w14:paraId="2E6366F0" w14:textId="77777777" w:rsidR="00D708FE" w:rsidRDefault="00D708FE" w:rsidP="00D708FE">
            <w:pPr>
              <w:pStyle w:val="XML1"/>
              <w:rPr>
                <w:ins w:id="20739" w:author="Thomas Dietz" w:date="2012-08-08T16:18:00Z"/>
              </w:rPr>
            </w:pPr>
            <w:ins w:id="20740" w:author="Thomas Dietz" w:date="2012-08-08T16:18:00Z">
              <w:r>
                <w:t xml:space="preserve">                    within this list.</w:t>
              </w:r>
            </w:ins>
          </w:p>
          <w:p w14:paraId="3670C241" w14:textId="77777777" w:rsidR="00D708FE" w:rsidRDefault="00D708FE" w:rsidP="00D708FE">
            <w:pPr>
              <w:pStyle w:val="XML1"/>
              <w:rPr>
                <w:ins w:id="20741" w:author="Thomas Dietz" w:date="2012-08-08T16:18:00Z"/>
              </w:rPr>
            </w:pPr>
            <w:ins w:id="20742" w:author="Thomas Dietz" w:date="2012-08-08T16:18:00Z">
              <w:r>
                <w:t xml:space="preserve">                  &lt;/xs:documentation&gt;</w:t>
              </w:r>
            </w:ins>
          </w:p>
          <w:p w14:paraId="1ED912E1" w14:textId="77777777" w:rsidR="00D708FE" w:rsidRDefault="00D708FE" w:rsidP="00D708FE">
            <w:pPr>
              <w:pStyle w:val="XML1"/>
              <w:rPr>
                <w:ins w:id="20743" w:author="Thomas Dietz" w:date="2012-08-08T16:18:00Z"/>
              </w:rPr>
            </w:pPr>
            <w:ins w:id="20744" w:author="Thomas Dietz" w:date="2012-08-08T16:18:00Z">
              <w:r>
                <w:t xml:space="preserve">                &lt;/xs:annotation&gt;</w:t>
              </w:r>
            </w:ins>
          </w:p>
          <w:p w14:paraId="08B5FE5C" w14:textId="77777777" w:rsidR="00D708FE" w:rsidRDefault="00D708FE" w:rsidP="00D708FE">
            <w:pPr>
              <w:pStyle w:val="XML1"/>
              <w:rPr>
                <w:ins w:id="20745" w:author="Thomas Dietz" w:date="2012-08-08T16:18:00Z"/>
              </w:rPr>
            </w:pPr>
            <w:ins w:id="20746" w:author="Thomas Dietz" w:date="2012-08-08T16:18:00Z">
              <w:r>
                <w:t xml:space="preserve">                &lt;xs:complexType&gt;</w:t>
              </w:r>
            </w:ins>
          </w:p>
          <w:p w14:paraId="48EBC0E0" w14:textId="77777777" w:rsidR="00D708FE" w:rsidRDefault="00D708FE" w:rsidP="00D708FE">
            <w:pPr>
              <w:pStyle w:val="XML1"/>
              <w:rPr>
                <w:ins w:id="20747" w:author="Thomas Dietz" w:date="2012-08-08T16:18:00Z"/>
              </w:rPr>
            </w:pPr>
            <w:ins w:id="20748" w:author="Thomas Dietz" w:date="2012-08-08T16:18:00Z">
              <w:r>
                <w:t xml:space="preserve">                  &lt;xs:sequence&gt;</w:t>
              </w:r>
            </w:ins>
          </w:p>
          <w:p w14:paraId="175326B9" w14:textId="77777777" w:rsidR="00D708FE" w:rsidRDefault="00D708FE" w:rsidP="00D708FE">
            <w:pPr>
              <w:pStyle w:val="XML1"/>
              <w:rPr>
                <w:ins w:id="20749" w:author="Thomas Dietz" w:date="2012-08-08T16:18:00Z"/>
              </w:rPr>
            </w:pPr>
            <w:ins w:id="20750" w:author="Thomas Dietz" w:date="2012-08-08T16:18:00Z">
              <w:r>
                <w:t xml:space="preserve">                    &lt;xs:group ref="OFPortType"/&gt;</w:t>
              </w:r>
            </w:ins>
          </w:p>
          <w:p w14:paraId="6C013669" w14:textId="77777777" w:rsidR="00D708FE" w:rsidRDefault="00D708FE" w:rsidP="00D708FE">
            <w:pPr>
              <w:pStyle w:val="XML1"/>
              <w:rPr>
                <w:ins w:id="20751" w:author="Thomas Dietz" w:date="2012-08-08T16:18:00Z"/>
              </w:rPr>
            </w:pPr>
            <w:ins w:id="20752" w:author="Thomas Dietz" w:date="2012-08-08T16:18:00Z">
              <w:r>
                <w:t xml:space="preserve">                  &lt;/xs:sequence&gt;</w:t>
              </w:r>
            </w:ins>
          </w:p>
          <w:p w14:paraId="0591449F" w14:textId="77777777" w:rsidR="00D708FE" w:rsidRDefault="00D708FE" w:rsidP="00D708FE">
            <w:pPr>
              <w:pStyle w:val="XML1"/>
              <w:rPr>
                <w:ins w:id="20753" w:author="Thomas Dietz" w:date="2012-08-08T16:18:00Z"/>
              </w:rPr>
            </w:pPr>
            <w:ins w:id="20754" w:author="Thomas Dietz" w:date="2012-08-08T16:18:00Z">
              <w:r>
                <w:t xml:space="preserve">                &lt;/xs:complexType&gt;</w:t>
              </w:r>
            </w:ins>
          </w:p>
          <w:p w14:paraId="31023F96" w14:textId="77777777" w:rsidR="00D708FE" w:rsidRDefault="00D708FE" w:rsidP="00D708FE">
            <w:pPr>
              <w:pStyle w:val="XML1"/>
              <w:rPr>
                <w:ins w:id="20755" w:author="Thomas Dietz" w:date="2012-08-08T16:18:00Z"/>
              </w:rPr>
            </w:pPr>
            <w:ins w:id="20756" w:author="Thomas Dietz" w:date="2012-08-08T16:18:00Z">
              <w:r>
                <w:t xml:space="preserve">              &lt;/xs:element&gt;</w:t>
              </w:r>
            </w:ins>
          </w:p>
          <w:p w14:paraId="3E4E1D55" w14:textId="77777777" w:rsidR="00D708FE" w:rsidRDefault="00D708FE" w:rsidP="00D708FE">
            <w:pPr>
              <w:pStyle w:val="XML1"/>
              <w:rPr>
                <w:ins w:id="20757" w:author="Thomas Dietz" w:date="2012-08-08T16:18:00Z"/>
              </w:rPr>
            </w:pPr>
            <w:ins w:id="20758" w:author="Thomas Dietz" w:date="2012-08-08T16:18:00Z">
              <w:r>
                <w:t xml:space="preserve">              &lt;xs:element name="queue" minOccurs="0" maxOccurs="unbounded"&gt;</w:t>
              </w:r>
            </w:ins>
          </w:p>
          <w:p w14:paraId="55C8166D" w14:textId="77777777" w:rsidR="00D708FE" w:rsidRDefault="00D708FE" w:rsidP="00D708FE">
            <w:pPr>
              <w:pStyle w:val="XML1"/>
              <w:rPr>
                <w:ins w:id="20759" w:author="Thomas Dietz" w:date="2012-08-08T16:18:00Z"/>
              </w:rPr>
            </w:pPr>
            <w:ins w:id="20760" w:author="Thomas Dietz" w:date="2012-08-08T16:18:00Z">
              <w:r>
                <w:t xml:space="preserve">                &lt;xs:annotation&gt;</w:t>
              </w:r>
            </w:ins>
          </w:p>
          <w:p w14:paraId="7811378D" w14:textId="77777777" w:rsidR="00D708FE" w:rsidRDefault="00D708FE" w:rsidP="00D708FE">
            <w:pPr>
              <w:pStyle w:val="XML1"/>
              <w:rPr>
                <w:ins w:id="20761" w:author="Thomas Dietz" w:date="2012-08-08T16:18:00Z"/>
              </w:rPr>
            </w:pPr>
            <w:ins w:id="20762" w:author="Thomas Dietz" w:date="2012-08-08T16:18:00Z">
              <w:r>
                <w:t xml:space="preserve">                  &lt;xs:documentation&gt;</w:t>
              </w:r>
            </w:ins>
          </w:p>
          <w:p w14:paraId="478D01E6" w14:textId="77777777" w:rsidR="00D708FE" w:rsidRDefault="00D708FE" w:rsidP="00D708FE">
            <w:pPr>
              <w:pStyle w:val="XML1"/>
              <w:rPr>
                <w:ins w:id="20763" w:author="Thomas Dietz" w:date="2012-08-08T16:18:00Z"/>
              </w:rPr>
            </w:pPr>
            <w:ins w:id="20764" w:author="Thomas Dietz" w:date="2012-08-08T16:18:00Z">
              <w:r>
                <w:t xml:space="preserve">                    The list contains all queue resources of the</w:t>
              </w:r>
            </w:ins>
          </w:p>
          <w:p w14:paraId="078EC121" w14:textId="77777777" w:rsidR="00D708FE" w:rsidRDefault="00D708FE" w:rsidP="00D708FE">
            <w:pPr>
              <w:pStyle w:val="XML1"/>
              <w:rPr>
                <w:ins w:id="20765" w:author="Thomas Dietz" w:date="2012-08-08T16:18:00Z"/>
              </w:rPr>
            </w:pPr>
            <w:ins w:id="20766" w:author="Thomas Dietz" w:date="2012-08-08T16:18:00Z">
              <w:r>
                <w:t xml:space="preserve">                    OpenFlow Capable Switch.</w:t>
              </w:r>
            </w:ins>
          </w:p>
          <w:p w14:paraId="0A93CA09" w14:textId="77777777" w:rsidR="00D708FE" w:rsidRDefault="00D708FE" w:rsidP="00D708FE">
            <w:pPr>
              <w:pStyle w:val="XML1"/>
              <w:rPr>
                <w:ins w:id="20767" w:author="Thomas Dietz" w:date="2012-08-08T16:18:00Z"/>
              </w:rPr>
            </w:pPr>
          </w:p>
          <w:p w14:paraId="62BA73D7" w14:textId="77777777" w:rsidR="00D708FE" w:rsidRDefault="00D708FE" w:rsidP="00D708FE">
            <w:pPr>
              <w:pStyle w:val="XML1"/>
              <w:rPr>
                <w:ins w:id="20768" w:author="Thomas Dietz" w:date="2012-08-08T16:18:00Z"/>
              </w:rPr>
            </w:pPr>
            <w:ins w:id="20769" w:author="Thomas Dietz" w:date="2012-08-08T16:18:00Z">
              <w:r>
                <w:t xml:space="preserve">                    The element 'resource-id' of OFQueueType MUST be unique</w:t>
              </w:r>
            </w:ins>
          </w:p>
          <w:p w14:paraId="25FADE44" w14:textId="77777777" w:rsidR="00D708FE" w:rsidRDefault="00D708FE" w:rsidP="00D708FE">
            <w:pPr>
              <w:pStyle w:val="XML1"/>
              <w:rPr>
                <w:ins w:id="20770" w:author="Thomas Dietz" w:date="2012-08-08T16:18:00Z"/>
              </w:rPr>
            </w:pPr>
            <w:ins w:id="20771" w:author="Thomas Dietz" w:date="2012-08-08T16:18:00Z">
              <w:r>
                <w:t xml:space="preserve">                    within this list.</w:t>
              </w:r>
            </w:ins>
          </w:p>
          <w:p w14:paraId="242DA468" w14:textId="77777777" w:rsidR="00D708FE" w:rsidRDefault="00D708FE" w:rsidP="00D708FE">
            <w:pPr>
              <w:pStyle w:val="XML1"/>
              <w:rPr>
                <w:ins w:id="20772" w:author="Thomas Dietz" w:date="2012-08-08T16:18:00Z"/>
              </w:rPr>
            </w:pPr>
            <w:ins w:id="20773" w:author="Thomas Dietz" w:date="2012-08-08T16:18:00Z">
              <w:r>
                <w:t xml:space="preserve">                  &lt;/xs:documentation&gt;</w:t>
              </w:r>
            </w:ins>
          </w:p>
          <w:p w14:paraId="0608EB1F" w14:textId="77777777" w:rsidR="00D708FE" w:rsidRDefault="00D708FE" w:rsidP="00D708FE">
            <w:pPr>
              <w:pStyle w:val="XML1"/>
              <w:rPr>
                <w:ins w:id="20774" w:author="Thomas Dietz" w:date="2012-08-08T16:18:00Z"/>
              </w:rPr>
            </w:pPr>
            <w:ins w:id="20775" w:author="Thomas Dietz" w:date="2012-08-08T16:18:00Z">
              <w:r>
                <w:t xml:space="preserve">                &lt;/xs:annotation&gt;</w:t>
              </w:r>
            </w:ins>
          </w:p>
          <w:p w14:paraId="1F30C6BA" w14:textId="77777777" w:rsidR="00D708FE" w:rsidRDefault="00D708FE" w:rsidP="00D708FE">
            <w:pPr>
              <w:pStyle w:val="XML1"/>
              <w:rPr>
                <w:ins w:id="20776" w:author="Thomas Dietz" w:date="2012-08-08T16:18:00Z"/>
              </w:rPr>
            </w:pPr>
            <w:ins w:id="20777" w:author="Thomas Dietz" w:date="2012-08-08T16:18:00Z">
              <w:r>
                <w:t xml:space="preserve">                &lt;xs:complexType&gt;</w:t>
              </w:r>
            </w:ins>
          </w:p>
          <w:p w14:paraId="2D448578" w14:textId="77777777" w:rsidR="00D708FE" w:rsidRDefault="00D708FE" w:rsidP="00D708FE">
            <w:pPr>
              <w:pStyle w:val="XML1"/>
              <w:rPr>
                <w:ins w:id="20778" w:author="Thomas Dietz" w:date="2012-08-08T16:18:00Z"/>
              </w:rPr>
            </w:pPr>
            <w:ins w:id="20779" w:author="Thomas Dietz" w:date="2012-08-08T16:18:00Z">
              <w:r>
                <w:t xml:space="preserve">                  &lt;xs:sequence&gt;</w:t>
              </w:r>
            </w:ins>
          </w:p>
          <w:p w14:paraId="38C11367" w14:textId="77777777" w:rsidR="00D708FE" w:rsidRDefault="00D708FE" w:rsidP="00D708FE">
            <w:pPr>
              <w:pStyle w:val="XML1"/>
              <w:rPr>
                <w:ins w:id="20780" w:author="Thomas Dietz" w:date="2012-08-08T16:18:00Z"/>
              </w:rPr>
            </w:pPr>
            <w:ins w:id="20781" w:author="Thomas Dietz" w:date="2012-08-08T16:18:00Z">
              <w:r>
                <w:t xml:space="preserve">                    &lt;xs:group ref="OFQueueType"/&gt;</w:t>
              </w:r>
            </w:ins>
          </w:p>
          <w:p w14:paraId="621222D8" w14:textId="77777777" w:rsidR="00D708FE" w:rsidRDefault="00D708FE" w:rsidP="00D708FE">
            <w:pPr>
              <w:pStyle w:val="XML1"/>
              <w:rPr>
                <w:ins w:id="20782" w:author="Thomas Dietz" w:date="2012-08-08T16:18:00Z"/>
              </w:rPr>
            </w:pPr>
            <w:ins w:id="20783" w:author="Thomas Dietz" w:date="2012-08-08T16:18:00Z">
              <w:r>
                <w:t xml:space="preserve">                  &lt;/xs:sequence&gt;</w:t>
              </w:r>
            </w:ins>
          </w:p>
          <w:p w14:paraId="6CCF9CCC" w14:textId="77777777" w:rsidR="00D708FE" w:rsidRDefault="00D708FE" w:rsidP="00D708FE">
            <w:pPr>
              <w:pStyle w:val="XML1"/>
              <w:rPr>
                <w:ins w:id="20784" w:author="Thomas Dietz" w:date="2012-08-08T16:18:00Z"/>
              </w:rPr>
            </w:pPr>
            <w:ins w:id="20785" w:author="Thomas Dietz" w:date="2012-08-08T16:18:00Z">
              <w:r>
                <w:t xml:space="preserve">                &lt;/xs:complexType&gt;</w:t>
              </w:r>
            </w:ins>
          </w:p>
          <w:p w14:paraId="73BF2043" w14:textId="77777777" w:rsidR="00D708FE" w:rsidRDefault="00D708FE" w:rsidP="00D708FE">
            <w:pPr>
              <w:pStyle w:val="XML1"/>
              <w:rPr>
                <w:ins w:id="20786" w:author="Thomas Dietz" w:date="2012-08-08T16:18:00Z"/>
              </w:rPr>
            </w:pPr>
            <w:ins w:id="20787" w:author="Thomas Dietz" w:date="2012-08-08T16:18:00Z">
              <w:r>
                <w:t xml:space="preserve">              &lt;/xs:element&gt;</w:t>
              </w:r>
            </w:ins>
          </w:p>
          <w:p w14:paraId="0645A899" w14:textId="77777777" w:rsidR="00D708FE" w:rsidRDefault="00D708FE" w:rsidP="00D708FE">
            <w:pPr>
              <w:pStyle w:val="XML1"/>
              <w:rPr>
                <w:ins w:id="20788" w:author="Thomas Dietz" w:date="2012-08-08T16:18:00Z"/>
              </w:rPr>
            </w:pPr>
            <w:ins w:id="20789" w:author="Thomas Dietz" w:date="2012-08-08T16:18:00Z">
              <w:r>
                <w:t xml:space="preserve">              &lt;xs:element name="owned-certificate" minOccurs="0" maxOccurs="unbounded"&gt;</w:t>
              </w:r>
            </w:ins>
          </w:p>
          <w:p w14:paraId="3961AB9B" w14:textId="77777777" w:rsidR="00D708FE" w:rsidRDefault="00D708FE" w:rsidP="00D708FE">
            <w:pPr>
              <w:pStyle w:val="XML1"/>
              <w:rPr>
                <w:ins w:id="20790" w:author="Thomas Dietz" w:date="2012-08-08T16:18:00Z"/>
              </w:rPr>
            </w:pPr>
            <w:ins w:id="20791" w:author="Thomas Dietz" w:date="2012-08-08T16:18:00Z">
              <w:r>
                <w:t xml:space="preserve">                &lt;xs:annotation&gt;</w:t>
              </w:r>
            </w:ins>
          </w:p>
          <w:p w14:paraId="730131B9" w14:textId="77777777" w:rsidR="00D708FE" w:rsidRDefault="00D708FE" w:rsidP="00D708FE">
            <w:pPr>
              <w:pStyle w:val="XML1"/>
              <w:rPr>
                <w:ins w:id="20792" w:author="Thomas Dietz" w:date="2012-08-08T16:18:00Z"/>
              </w:rPr>
            </w:pPr>
            <w:ins w:id="20793" w:author="Thomas Dietz" w:date="2012-08-08T16:18:00Z">
              <w:r>
                <w:t xml:space="preserve">                  &lt;xs:documentation&gt;</w:t>
              </w:r>
            </w:ins>
          </w:p>
          <w:p w14:paraId="0FDD6CF0" w14:textId="77777777" w:rsidR="00D708FE" w:rsidRDefault="00D708FE" w:rsidP="00D708FE">
            <w:pPr>
              <w:pStyle w:val="XML1"/>
              <w:rPr>
                <w:ins w:id="20794" w:author="Thomas Dietz" w:date="2012-08-08T16:18:00Z"/>
              </w:rPr>
            </w:pPr>
            <w:ins w:id="20795" w:author="Thomas Dietz" w:date="2012-08-08T16:18:00Z">
              <w:r>
                <w:t xml:space="preserve">                    The list contains all owned certificate</w:t>
              </w:r>
            </w:ins>
          </w:p>
          <w:p w14:paraId="3CA8E7DD" w14:textId="77777777" w:rsidR="00D708FE" w:rsidRDefault="00D708FE" w:rsidP="00D708FE">
            <w:pPr>
              <w:pStyle w:val="XML1"/>
              <w:rPr>
                <w:ins w:id="20796" w:author="Thomas Dietz" w:date="2012-08-08T16:18:00Z"/>
              </w:rPr>
            </w:pPr>
            <w:ins w:id="20797" w:author="Thomas Dietz" w:date="2012-08-08T16:18:00Z">
              <w:r>
                <w:lastRenderedPageBreak/>
                <w:t xml:space="preserve">                    resources of the OpenFlow Capable Switch.</w:t>
              </w:r>
            </w:ins>
          </w:p>
          <w:p w14:paraId="36D3D75C" w14:textId="77777777" w:rsidR="00D708FE" w:rsidRDefault="00D708FE" w:rsidP="00D708FE">
            <w:pPr>
              <w:pStyle w:val="XML1"/>
              <w:rPr>
                <w:ins w:id="20798" w:author="Thomas Dietz" w:date="2012-08-08T16:18:00Z"/>
              </w:rPr>
            </w:pPr>
          </w:p>
          <w:p w14:paraId="77F9C899" w14:textId="77777777" w:rsidR="00D708FE" w:rsidRDefault="00D708FE" w:rsidP="00D708FE">
            <w:pPr>
              <w:pStyle w:val="XML1"/>
              <w:rPr>
                <w:ins w:id="20799" w:author="Thomas Dietz" w:date="2012-08-08T16:18:00Z"/>
              </w:rPr>
            </w:pPr>
            <w:ins w:id="20800" w:author="Thomas Dietz" w:date="2012-08-08T16:18:00Z">
              <w:r>
                <w:t xml:space="preserve">                    The element 'resource-id' of OFOwnedCertificateType MUST</w:t>
              </w:r>
            </w:ins>
          </w:p>
          <w:p w14:paraId="4491902A" w14:textId="77777777" w:rsidR="00D708FE" w:rsidRDefault="00D708FE" w:rsidP="00D708FE">
            <w:pPr>
              <w:pStyle w:val="XML1"/>
              <w:rPr>
                <w:ins w:id="20801" w:author="Thomas Dietz" w:date="2012-08-08T16:18:00Z"/>
              </w:rPr>
            </w:pPr>
            <w:ins w:id="20802" w:author="Thomas Dietz" w:date="2012-08-08T16:18:00Z">
              <w:r>
                <w:t xml:space="preserve">                    be unique within this list.</w:t>
              </w:r>
            </w:ins>
          </w:p>
          <w:p w14:paraId="1F547B65" w14:textId="77777777" w:rsidR="00D708FE" w:rsidRDefault="00D708FE" w:rsidP="00D708FE">
            <w:pPr>
              <w:pStyle w:val="XML1"/>
              <w:rPr>
                <w:ins w:id="20803" w:author="Thomas Dietz" w:date="2012-08-08T16:18:00Z"/>
              </w:rPr>
            </w:pPr>
            <w:ins w:id="20804" w:author="Thomas Dietz" w:date="2012-08-08T16:18:00Z">
              <w:r>
                <w:t xml:space="preserve">                  &lt;/xs:documentation&gt;</w:t>
              </w:r>
            </w:ins>
          </w:p>
          <w:p w14:paraId="070E86E5" w14:textId="77777777" w:rsidR="00D708FE" w:rsidRDefault="00D708FE" w:rsidP="00D708FE">
            <w:pPr>
              <w:pStyle w:val="XML1"/>
              <w:rPr>
                <w:ins w:id="20805" w:author="Thomas Dietz" w:date="2012-08-08T16:18:00Z"/>
              </w:rPr>
            </w:pPr>
            <w:ins w:id="20806" w:author="Thomas Dietz" w:date="2012-08-08T16:18:00Z">
              <w:r>
                <w:t xml:space="preserve">                &lt;/xs:annotation&gt;</w:t>
              </w:r>
            </w:ins>
          </w:p>
          <w:p w14:paraId="5359B151" w14:textId="77777777" w:rsidR="00D708FE" w:rsidRDefault="00D708FE" w:rsidP="00D708FE">
            <w:pPr>
              <w:pStyle w:val="XML1"/>
              <w:rPr>
                <w:ins w:id="20807" w:author="Thomas Dietz" w:date="2012-08-08T16:18:00Z"/>
              </w:rPr>
            </w:pPr>
            <w:ins w:id="20808" w:author="Thomas Dietz" w:date="2012-08-08T16:18:00Z">
              <w:r>
                <w:t xml:space="preserve">                &lt;xs:complexType&gt;</w:t>
              </w:r>
            </w:ins>
          </w:p>
          <w:p w14:paraId="32F45E1F" w14:textId="77777777" w:rsidR="00D708FE" w:rsidRDefault="00D708FE" w:rsidP="00D708FE">
            <w:pPr>
              <w:pStyle w:val="XML1"/>
              <w:rPr>
                <w:ins w:id="20809" w:author="Thomas Dietz" w:date="2012-08-08T16:18:00Z"/>
              </w:rPr>
            </w:pPr>
            <w:ins w:id="20810" w:author="Thomas Dietz" w:date="2012-08-08T16:18:00Z">
              <w:r>
                <w:t xml:space="preserve">                  &lt;xs:sequence&gt;</w:t>
              </w:r>
            </w:ins>
          </w:p>
          <w:p w14:paraId="63CBA21A" w14:textId="77777777" w:rsidR="00D708FE" w:rsidRDefault="00D708FE" w:rsidP="00D708FE">
            <w:pPr>
              <w:pStyle w:val="XML1"/>
              <w:rPr>
                <w:ins w:id="20811" w:author="Thomas Dietz" w:date="2012-08-08T16:18:00Z"/>
              </w:rPr>
            </w:pPr>
            <w:ins w:id="20812" w:author="Thomas Dietz" w:date="2012-08-08T16:18:00Z">
              <w:r>
                <w:t xml:space="preserve">                    &lt;xs:group ref="OFOwnedCertificateType"/&gt;</w:t>
              </w:r>
            </w:ins>
          </w:p>
          <w:p w14:paraId="1616AD4B" w14:textId="77777777" w:rsidR="00D708FE" w:rsidRDefault="00D708FE" w:rsidP="00D708FE">
            <w:pPr>
              <w:pStyle w:val="XML1"/>
              <w:rPr>
                <w:ins w:id="20813" w:author="Thomas Dietz" w:date="2012-08-08T16:18:00Z"/>
              </w:rPr>
            </w:pPr>
            <w:ins w:id="20814" w:author="Thomas Dietz" w:date="2012-08-08T16:18:00Z">
              <w:r>
                <w:t xml:space="preserve">                  &lt;/xs:sequence&gt;</w:t>
              </w:r>
            </w:ins>
          </w:p>
          <w:p w14:paraId="7F02D4A8" w14:textId="77777777" w:rsidR="00D708FE" w:rsidRDefault="00D708FE" w:rsidP="00D708FE">
            <w:pPr>
              <w:pStyle w:val="XML1"/>
              <w:rPr>
                <w:ins w:id="20815" w:author="Thomas Dietz" w:date="2012-08-08T16:18:00Z"/>
              </w:rPr>
            </w:pPr>
            <w:ins w:id="20816" w:author="Thomas Dietz" w:date="2012-08-08T16:18:00Z">
              <w:r>
                <w:t xml:space="preserve">                &lt;/xs:complexType&gt;</w:t>
              </w:r>
            </w:ins>
          </w:p>
          <w:p w14:paraId="2AA53D00" w14:textId="77777777" w:rsidR="00D708FE" w:rsidRDefault="00D708FE" w:rsidP="00D708FE">
            <w:pPr>
              <w:pStyle w:val="XML1"/>
              <w:rPr>
                <w:ins w:id="20817" w:author="Thomas Dietz" w:date="2012-08-08T16:18:00Z"/>
              </w:rPr>
            </w:pPr>
            <w:ins w:id="20818" w:author="Thomas Dietz" w:date="2012-08-08T16:18:00Z">
              <w:r>
                <w:t xml:space="preserve">              &lt;/xs:element&gt;</w:t>
              </w:r>
            </w:ins>
          </w:p>
          <w:p w14:paraId="2021E82B" w14:textId="77777777" w:rsidR="00D708FE" w:rsidRDefault="00D708FE" w:rsidP="00D708FE">
            <w:pPr>
              <w:pStyle w:val="XML1"/>
              <w:rPr>
                <w:ins w:id="20819" w:author="Thomas Dietz" w:date="2012-08-08T16:18:00Z"/>
              </w:rPr>
            </w:pPr>
            <w:ins w:id="20820" w:author="Thomas Dietz" w:date="2012-08-08T16:18:00Z">
              <w:r>
                <w:t xml:space="preserve">              &lt;xs:element name="external-certificate" minOccurs="0" maxOccurs="unbounded"&gt;</w:t>
              </w:r>
            </w:ins>
          </w:p>
          <w:p w14:paraId="4FD471D1" w14:textId="77777777" w:rsidR="00D708FE" w:rsidRDefault="00D708FE" w:rsidP="00D708FE">
            <w:pPr>
              <w:pStyle w:val="XML1"/>
              <w:rPr>
                <w:ins w:id="20821" w:author="Thomas Dietz" w:date="2012-08-08T16:18:00Z"/>
              </w:rPr>
            </w:pPr>
            <w:ins w:id="20822" w:author="Thomas Dietz" w:date="2012-08-08T16:18:00Z">
              <w:r>
                <w:t xml:space="preserve">                &lt;xs:annotation&gt;</w:t>
              </w:r>
            </w:ins>
          </w:p>
          <w:p w14:paraId="241F419C" w14:textId="77777777" w:rsidR="00D708FE" w:rsidRDefault="00D708FE" w:rsidP="00D708FE">
            <w:pPr>
              <w:pStyle w:val="XML1"/>
              <w:rPr>
                <w:ins w:id="20823" w:author="Thomas Dietz" w:date="2012-08-08T16:18:00Z"/>
              </w:rPr>
            </w:pPr>
            <w:ins w:id="20824" w:author="Thomas Dietz" w:date="2012-08-08T16:18:00Z">
              <w:r>
                <w:t xml:space="preserve">                  &lt;xs:documentation&gt;</w:t>
              </w:r>
            </w:ins>
          </w:p>
          <w:p w14:paraId="5E24B99D" w14:textId="77777777" w:rsidR="00D708FE" w:rsidRDefault="00D708FE" w:rsidP="00D708FE">
            <w:pPr>
              <w:pStyle w:val="XML1"/>
              <w:rPr>
                <w:ins w:id="20825" w:author="Thomas Dietz" w:date="2012-08-08T16:18:00Z"/>
              </w:rPr>
            </w:pPr>
            <w:ins w:id="20826" w:author="Thomas Dietz" w:date="2012-08-08T16:18:00Z">
              <w:r>
                <w:t xml:space="preserve">                    The list contains all external certificate</w:t>
              </w:r>
            </w:ins>
          </w:p>
          <w:p w14:paraId="41F1A1DD" w14:textId="77777777" w:rsidR="00D708FE" w:rsidRDefault="00D708FE" w:rsidP="00D708FE">
            <w:pPr>
              <w:pStyle w:val="XML1"/>
              <w:rPr>
                <w:ins w:id="20827" w:author="Thomas Dietz" w:date="2012-08-08T16:18:00Z"/>
              </w:rPr>
            </w:pPr>
            <w:ins w:id="20828" w:author="Thomas Dietz" w:date="2012-08-08T16:18:00Z">
              <w:r>
                <w:t xml:space="preserve">                    resources of the OpenFlow Capable Switch.</w:t>
              </w:r>
            </w:ins>
          </w:p>
          <w:p w14:paraId="6DDB6F5A" w14:textId="77777777" w:rsidR="00D708FE" w:rsidRDefault="00D708FE" w:rsidP="00D708FE">
            <w:pPr>
              <w:pStyle w:val="XML1"/>
              <w:rPr>
                <w:ins w:id="20829" w:author="Thomas Dietz" w:date="2012-08-08T16:18:00Z"/>
              </w:rPr>
            </w:pPr>
          </w:p>
          <w:p w14:paraId="164BC842" w14:textId="77777777" w:rsidR="00D708FE" w:rsidRDefault="00D708FE" w:rsidP="00D708FE">
            <w:pPr>
              <w:pStyle w:val="XML1"/>
              <w:rPr>
                <w:ins w:id="20830" w:author="Thomas Dietz" w:date="2012-08-08T16:18:00Z"/>
              </w:rPr>
            </w:pPr>
            <w:ins w:id="20831" w:author="Thomas Dietz" w:date="2012-08-08T16:18:00Z">
              <w:r>
                <w:t xml:space="preserve">                    The element 'resource-id' of OFExternalCertificateType</w:t>
              </w:r>
            </w:ins>
          </w:p>
          <w:p w14:paraId="744E497D" w14:textId="77777777" w:rsidR="00D708FE" w:rsidRDefault="00D708FE" w:rsidP="00D708FE">
            <w:pPr>
              <w:pStyle w:val="XML1"/>
              <w:rPr>
                <w:ins w:id="20832" w:author="Thomas Dietz" w:date="2012-08-08T16:18:00Z"/>
              </w:rPr>
            </w:pPr>
            <w:ins w:id="20833" w:author="Thomas Dietz" w:date="2012-08-08T16:18:00Z">
              <w:r>
                <w:t xml:space="preserve">                    MUST be unique within this list.</w:t>
              </w:r>
            </w:ins>
          </w:p>
          <w:p w14:paraId="7A66457B" w14:textId="77777777" w:rsidR="00D708FE" w:rsidRDefault="00D708FE" w:rsidP="00D708FE">
            <w:pPr>
              <w:pStyle w:val="XML1"/>
              <w:rPr>
                <w:ins w:id="20834" w:author="Thomas Dietz" w:date="2012-08-08T16:18:00Z"/>
              </w:rPr>
            </w:pPr>
            <w:ins w:id="20835" w:author="Thomas Dietz" w:date="2012-08-08T16:18:00Z">
              <w:r>
                <w:t xml:space="preserve">                  &lt;/xs:documentation&gt;</w:t>
              </w:r>
            </w:ins>
          </w:p>
          <w:p w14:paraId="4084704D" w14:textId="77777777" w:rsidR="00D708FE" w:rsidRDefault="00D708FE" w:rsidP="00D708FE">
            <w:pPr>
              <w:pStyle w:val="XML1"/>
              <w:rPr>
                <w:ins w:id="20836" w:author="Thomas Dietz" w:date="2012-08-08T16:18:00Z"/>
              </w:rPr>
            </w:pPr>
            <w:ins w:id="20837" w:author="Thomas Dietz" w:date="2012-08-08T16:18:00Z">
              <w:r>
                <w:t xml:space="preserve">                &lt;/xs:annotation&gt;</w:t>
              </w:r>
            </w:ins>
          </w:p>
          <w:p w14:paraId="33D5141D" w14:textId="77777777" w:rsidR="00D708FE" w:rsidRDefault="00D708FE" w:rsidP="00D708FE">
            <w:pPr>
              <w:pStyle w:val="XML1"/>
              <w:rPr>
                <w:ins w:id="20838" w:author="Thomas Dietz" w:date="2012-08-08T16:18:00Z"/>
              </w:rPr>
            </w:pPr>
            <w:ins w:id="20839" w:author="Thomas Dietz" w:date="2012-08-08T16:18:00Z">
              <w:r>
                <w:t xml:space="preserve">                &lt;xs:complexType&gt;</w:t>
              </w:r>
            </w:ins>
          </w:p>
          <w:p w14:paraId="107163B8" w14:textId="77777777" w:rsidR="00D708FE" w:rsidRDefault="00D708FE" w:rsidP="00D708FE">
            <w:pPr>
              <w:pStyle w:val="XML1"/>
              <w:rPr>
                <w:ins w:id="20840" w:author="Thomas Dietz" w:date="2012-08-08T16:18:00Z"/>
              </w:rPr>
            </w:pPr>
            <w:ins w:id="20841" w:author="Thomas Dietz" w:date="2012-08-08T16:18:00Z">
              <w:r>
                <w:t xml:space="preserve">                  &lt;xs:sequence&gt;</w:t>
              </w:r>
            </w:ins>
          </w:p>
          <w:p w14:paraId="690B52BF" w14:textId="77777777" w:rsidR="00D708FE" w:rsidRDefault="00D708FE" w:rsidP="00D708FE">
            <w:pPr>
              <w:pStyle w:val="XML1"/>
              <w:rPr>
                <w:ins w:id="20842" w:author="Thomas Dietz" w:date="2012-08-08T16:18:00Z"/>
              </w:rPr>
            </w:pPr>
            <w:ins w:id="20843" w:author="Thomas Dietz" w:date="2012-08-08T16:18:00Z">
              <w:r>
                <w:t xml:space="preserve">                    &lt;xs:group ref="OFExternalCertificateType"/&gt;</w:t>
              </w:r>
            </w:ins>
          </w:p>
          <w:p w14:paraId="72725F79" w14:textId="77777777" w:rsidR="00D708FE" w:rsidRDefault="00D708FE" w:rsidP="00D708FE">
            <w:pPr>
              <w:pStyle w:val="XML1"/>
              <w:rPr>
                <w:ins w:id="20844" w:author="Thomas Dietz" w:date="2012-08-08T16:18:00Z"/>
              </w:rPr>
            </w:pPr>
            <w:ins w:id="20845" w:author="Thomas Dietz" w:date="2012-08-08T16:18:00Z">
              <w:r>
                <w:t xml:space="preserve">                  &lt;/xs:sequence&gt;</w:t>
              </w:r>
            </w:ins>
          </w:p>
          <w:p w14:paraId="28C588FD" w14:textId="77777777" w:rsidR="00D708FE" w:rsidRDefault="00D708FE" w:rsidP="00D708FE">
            <w:pPr>
              <w:pStyle w:val="XML1"/>
              <w:rPr>
                <w:ins w:id="20846" w:author="Thomas Dietz" w:date="2012-08-08T16:18:00Z"/>
              </w:rPr>
            </w:pPr>
            <w:ins w:id="20847" w:author="Thomas Dietz" w:date="2012-08-08T16:18:00Z">
              <w:r>
                <w:t xml:space="preserve">                &lt;/xs:complexType&gt;</w:t>
              </w:r>
            </w:ins>
          </w:p>
          <w:p w14:paraId="3D251845" w14:textId="77777777" w:rsidR="00D708FE" w:rsidRDefault="00D708FE" w:rsidP="00D708FE">
            <w:pPr>
              <w:pStyle w:val="XML1"/>
              <w:rPr>
                <w:ins w:id="20848" w:author="Thomas Dietz" w:date="2012-08-08T16:18:00Z"/>
              </w:rPr>
            </w:pPr>
            <w:ins w:id="20849" w:author="Thomas Dietz" w:date="2012-08-08T16:18:00Z">
              <w:r>
                <w:t xml:space="preserve">              &lt;/xs:element&gt;</w:t>
              </w:r>
            </w:ins>
          </w:p>
          <w:p w14:paraId="5320D80C" w14:textId="77777777" w:rsidR="00D708FE" w:rsidRDefault="00D708FE" w:rsidP="00D708FE">
            <w:pPr>
              <w:pStyle w:val="XML1"/>
              <w:rPr>
                <w:ins w:id="20850" w:author="Thomas Dietz" w:date="2012-08-08T16:18:00Z"/>
              </w:rPr>
            </w:pPr>
            <w:ins w:id="20851" w:author="Thomas Dietz" w:date="2012-08-08T16:18:00Z">
              <w:r>
                <w:t xml:space="preserve">              &lt;xs:element name="flow-table" minOccurs="0" maxOccurs="unbounded"&gt;</w:t>
              </w:r>
            </w:ins>
          </w:p>
          <w:p w14:paraId="2E0D1B0E" w14:textId="77777777" w:rsidR="00D708FE" w:rsidRDefault="00D708FE" w:rsidP="00D708FE">
            <w:pPr>
              <w:pStyle w:val="XML1"/>
              <w:rPr>
                <w:ins w:id="20852" w:author="Thomas Dietz" w:date="2012-08-08T16:18:00Z"/>
              </w:rPr>
            </w:pPr>
            <w:ins w:id="20853" w:author="Thomas Dietz" w:date="2012-08-08T16:18:00Z">
              <w:r>
                <w:t xml:space="preserve">                &lt;xs:annotation&gt;</w:t>
              </w:r>
            </w:ins>
          </w:p>
          <w:p w14:paraId="47D3A1A1" w14:textId="77777777" w:rsidR="00D708FE" w:rsidRDefault="00D708FE" w:rsidP="00D708FE">
            <w:pPr>
              <w:pStyle w:val="XML1"/>
              <w:rPr>
                <w:ins w:id="20854" w:author="Thomas Dietz" w:date="2012-08-08T16:18:00Z"/>
              </w:rPr>
            </w:pPr>
            <w:ins w:id="20855" w:author="Thomas Dietz" w:date="2012-08-08T16:18:00Z">
              <w:r>
                <w:t xml:space="preserve">                  &lt;xs:documentation&gt;</w:t>
              </w:r>
            </w:ins>
          </w:p>
          <w:p w14:paraId="1CEC8A83" w14:textId="77777777" w:rsidR="00D708FE" w:rsidRDefault="00D708FE" w:rsidP="00D708FE">
            <w:pPr>
              <w:pStyle w:val="XML1"/>
              <w:rPr>
                <w:ins w:id="20856" w:author="Thomas Dietz" w:date="2012-08-08T16:18:00Z"/>
              </w:rPr>
            </w:pPr>
            <w:ins w:id="20857" w:author="Thomas Dietz" w:date="2012-08-08T16:18:00Z">
              <w:r>
                <w:t xml:space="preserve">                    The list contains all flow table resources of</w:t>
              </w:r>
            </w:ins>
          </w:p>
          <w:p w14:paraId="398A8215" w14:textId="77777777" w:rsidR="00D708FE" w:rsidRDefault="00D708FE" w:rsidP="00D708FE">
            <w:pPr>
              <w:pStyle w:val="XML1"/>
              <w:rPr>
                <w:ins w:id="20858" w:author="Thomas Dietz" w:date="2012-08-08T16:18:00Z"/>
              </w:rPr>
            </w:pPr>
            <w:ins w:id="20859" w:author="Thomas Dietz" w:date="2012-08-08T16:18:00Z">
              <w:r>
                <w:t xml:space="preserve">                    the OpenFlow Capable Switch.</w:t>
              </w:r>
            </w:ins>
          </w:p>
          <w:p w14:paraId="11AD25D7" w14:textId="77777777" w:rsidR="00D708FE" w:rsidRDefault="00D708FE" w:rsidP="00D708FE">
            <w:pPr>
              <w:pStyle w:val="XML1"/>
              <w:rPr>
                <w:ins w:id="20860" w:author="Thomas Dietz" w:date="2012-08-08T16:18:00Z"/>
              </w:rPr>
            </w:pPr>
          </w:p>
          <w:p w14:paraId="3A916426" w14:textId="77777777" w:rsidR="00D708FE" w:rsidRDefault="00D708FE" w:rsidP="00D708FE">
            <w:pPr>
              <w:pStyle w:val="XML1"/>
              <w:rPr>
                <w:ins w:id="20861" w:author="Thomas Dietz" w:date="2012-08-08T16:18:00Z"/>
              </w:rPr>
            </w:pPr>
            <w:ins w:id="20862" w:author="Thomas Dietz" w:date="2012-08-08T16:18:00Z">
              <w:r>
                <w:t xml:space="preserve">                    The element 'resource-id' of OFFlowTableType MUST be</w:t>
              </w:r>
            </w:ins>
          </w:p>
          <w:p w14:paraId="76BBE4BC" w14:textId="77777777" w:rsidR="00D708FE" w:rsidRDefault="00D708FE" w:rsidP="00D708FE">
            <w:pPr>
              <w:pStyle w:val="XML1"/>
              <w:rPr>
                <w:ins w:id="20863" w:author="Thomas Dietz" w:date="2012-08-08T16:18:00Z"/>
              </w:rPr>
            </w:pPr>
            <w:ins w:id="20864" w:author="Thomas Dietz" w:date="2012-08-08T16:18:00Z">
              <w:r>
                <w:t xml:space="preserve">                    unique within this list.</w:t>
              </w:r>
            </w:ins>
          </w:p>
          <w:p w14:paraId="214305D2" w14:textId="77777777" w:rsidR="00D708FE" w:rsidRDefault="00D708FE" w:rsidP="00D708FE">
            <w:pPr>
              <w:pStyle w:val="XML1"/>
              <w:rPr>
                <w:ins w:id="20865" w:author="Thomas Dietz" w:date="2012-08-08T16:18:00Z"/>
              </w:rPr>
            </w:pPr>
            <w:ins w:id="20866" w:author="Thomas Dietz" w:date="2012-08-08T16:18:00Z">
              <w:r>
                <w:t xml:space="preserve">                  &lt;/xs:documentation&gt;</w:t>
              </w:r>
            </w:ins>
          </w:p>
          <w:p w14:paraId="234316FE" w14:textId="77777777" w:rsidR="00D708FE" w:rsidRDefault="00D708FE" w:rsidP="00D708FE">
            <w:pPr>
              <w:pStyle w:val="XML1"/>
              <w:rPr>
                <w:ins w:id="20867" w:author="Thomas Dietz" w:date="2012-08-08T16:18:00Z"/>
              </w:rPr>
            </w:pPr>
            <w:ins w:id="20868" w:author="Thomas Dietz" w:date="2012-08-08T16:18:00Z">
              <w:r>
                <w:t xml:space="preserve">                &lt;/xs:annotation&gt;</w:t>
              </w:r>
            </w:ins>
          </w:p>
          <w:p w14:paraId="5FD5CF9C" w14:textId="77777777" w:rsidR="00D708FE" w:rsidRDefault="00D708FE" w:rsidP="00D708FE">
            <w:pPr>
              <w:pStyle w:val="XML1"/>
              <w:rPr>
                <w:ins w:id="20869" w:author="Thomas Dietz" w:date="2012-08-08T16:18:00Z"/>
              </w:rPr>
            </w:pPr>
            <w:ins w:id="20870" w:author="Thomas Dietz" w:date="2012-08-08T16:18:00Z">
              <w:r>
                <w:t xml:space="preserve">                &lt;xs:complexType&gt;</w:t>
              </w:r>
            </w:ins>
          </w:p>
          <w:p w14:paraId="288A7C80" w14:textId="77777777" w:rsidR="00D708FE" w:rsidRDefault="00D708FE" w:rsidP="00D708FE">
            <w:pPr>
              <w:pStyle w:val="XML1"/>
              <w:rPr>
                <w:ins w:id="20871" w:author="Thomas Dietz" w:date="2012-08-08T16:18:00Z"/>
              </w:rPr>
            </w:pPr>
            <w:ins w:id="20872" w:author="Thomas Dietz" w:date="2012-08-08T16:18:00Z">
              <w:r>
                <w:t xml:space="preserve">                  &lt;xs:sequence&gt;</w:t>
              </w:r>
            </w:ins>
          </w:p>
          <w:p w14:paraId="63D6F265" w14:textId="77777777" w:rsidR="00D708FE" w:rsidRDefault="00D708FE" w:rsidP="00D708FE">
            <w:pPr>
              <w:pStyle w:val="XML1"/>
              <w:rPr>
                <w:ins w:id="20873" w:author="Thomas Dietz" w:date="2012-08-08T16:18:00Z"/>
              </w:rPr>
            </w:pPr>
            <w:ins w:id="20874" w:author="Thomas Dietz" w:date="2012-08-08T16:18:00Z">
              <w:r>
                <w:t xml:space="preserve">                    &lt;xs:group ref="OFFlowTableType"/&gt;</w:t>
              </w:r>
            </w:ins>
          </w:p>
          <w:p w14:paraId="481DF9DD" w14:textId="77777777" w:rsidR="00D708FE" w:rsidRDefault="00D708FE" w:rsidP="00D708FE">
            <w:pPr>
              <w:pStyle w:val="XML1"/>
              <w:rPr>
                <w:ins w:id="20875" w:author="Thomas Dietz" w:date="2012-08-08T16:18:00Z"/>
              </w:rPr>
            </w:pPr>
            <w:ins w:id="20876" w:author="Thomas Dietz" w:date="2012-08-08T16:18:00Z">
              <w:r>
                <w:t xml:space="preserve">                  &lt;/xs:sequence&gt;</w:t>
              </w:r>
            </w:ins>
          </w:p>
          <w:p w14:paraId="41075FB6" w14:textId="77777777" w:rsidR="00D708FE" w:rsidRDefault="00D708FE" w:rsidP="00D708FE">
            <w:pPr>
              <w:pStyle w:val="XML1"/>
              <w:rPr>
                <w:ins w:id="20877" w:author="Thomas Dietz" w:date="2012-08-08T16:18:00Z"/>
              </w:rPr>
            </w:pPr>
            <w:ins w:id="20878" w:author="Thomas Dietz" w:date="2012-08-08T16:18:00Z">
              <w:r>
                <w:t xml:space="preserve">                &lt;/xs:complexType&gt;</w:t>
              </w:r>
            </w:ins>
          </w:p>
          <w:p w14:paraId="52EFAD72" w14:textId="77777777" w:rsidR="00D708FE" w:rsidRDefault="00D708FE" w:rsidP="00D708FE">
            <w:pPr>
              <w:pStyle w:val="XML1"/>
              <w:rPr>
                <w:ins w:id="20879" w:author="Thomas Dietz" w:date="2012-08-08T16:18:00Z"/>
              </w:rPr>
            </w:pPr>
            <w:ins w:id="20880" w:author="Thomas Dietz" w:date="2012-08-08T16:18:00Z">
              <w:r>
                <w:t xml:space="preserve">              &lt;/xs:element&gt;</w:t>
              </w:r>
            </w:ins>
          </w:p>
          <w:p w14:paraId="4FDDD092" w14:textId="77777777" w:rsidR="00D708FE" w:rsidRDefault="00D708FE" w:rsidP="00D708FE">
            <w:pPr>
              <w:pStyle w:val="XML1"/>
              <w:rPr>
                <w:ins w:id="20881" w:author="Thomas Dietz" w:date="2012-08-08T16:18:00Z"/>
              </w:rPr>
            </w:pPr>
            <w:ins w:id="20882" w:author="Thomas Dietz" w:date="2012-08-08T16:18:00Z">
              <w:r>
                <w:t xml:space="preserve">            &lt;/xs:sequence&gt;</w:t>
              </w:r>
            </w:ins>
          </w:p>
          <w:p w14:paraId="0B9748EF" w14:textId="77777777" w:rsidR="00D708FE" w:rsidRDefault="00D708FE" w:rsidP="00D708FE">
            <w:pPr>
              <w:pStyle w:val="XML1"/>
              <w:rPr>
                <w:ins w:id="20883" w:author="Thomas Dietz" w:date="2012-08-08T16:18:00Z"/>
              </w:rPr>
            </w:pPr>
            <w:ins w:id="20884" w:author="Thomas Dietz" w:date="2012-08-08T16:18:00Z">
              <w:r>
                <w:t xml:space="preserve">          &lt;/xs:complexType&gt;</w:t>
              </w:r>
            </w:ins>
          </w:p>
          <w:p w14:paraId="45D5AEC6" w14:textId="77777777" w:rsidR="00D708FE" w:rsidRDefault="00D708FE" w:rsidP="00D708FE">
            <w:pPr>
              <w:pStyle w:val="XML1"/>
              <w:rPr>
                <w:ins w:id="20885" w:author="Thomas Dietz" w:date="2012-08-08T16:18:00Z"/>
              </w:rPr>
            </w:pPr>
            <w:ins w:id="20886" w:author="Thomas Dietz" w:date="2012-08-08T16:18:00Z">
              <w:r>
                <w:t xml:space="preserve">          &lt;xs:key name="key_resources_capable-switch_port"&gt;</w:t>
              </w:r>
            </w:ins>
          </w:p>
          <w:p w14:paraId="319EB361" w14:textId="77777777" w:rsidR="00D708FE" w:rsidRDefault="00D708FE" w:rsidP="00D708FE">
            <w:pPr>
              <w:pStyle w:val="XML1"/>
              <w:rPr>
                <w:ins w:id="20887" w:author="Thomas Dietz" w:date="2012-08-08T16:18:00Z"/>
              </w:rPr>
            </w:pPr>
            <w:ins w:id="20888" w:author="Thomas Dietz" w:date="2012-08-08T16:18:00Z">
              <w:r>
                <w:t xml:space="preserve">            &lt;xs:selector xpath="of11-config:port"/&gt;</w:t>
              </w:r>
            </w:ins>
          </w:p>
          <w:p w14:paraId="305454B9" w14:textId="77777777" w:rsidR="00D708FE" w:rsidRDefault="00D708FE" w:rsidP="00D708FE">
            <w:pPr>
              <w:pStyle w:val="XML1"/>
              <w:rPr>
                <w:ins w:id="20889" w:author="Thomas Dietz" w:date="2012-08-08T16:18:00Z"/>
              </w:rPr>
            </w:pPr>
            <w:ins w:id="20890" w:author="Thomas Dietz" w:date="2012-08-08T16:18:00Z">
              <w:r>
                <w:t xml:space="preserve">            &lt;xs:field xpath="of11-config:resource-id"/&gt;</w:t>
              </w:r>
            </w:ins>
          </w:p>
          <w:p w14:paraId="2E4317CC" w14:textId="77777777" w:rsidR="00D708FE" w:rsidRDefault="00D708FE" w:rsidP="00D708FE">
            <w:pPr>
              <w:pStyle w:val="XML1"/>
              <w:rPr>
                <w:ins w:id="20891" w:author="Thomas Dietz" w:date="2012-08-08T16:18:00Z"/>
              </w:rPr>
            </w:pPr>
            <w:ins w:id="20892" w:author="Thomas Dietz" w:date="2012-08-08T16:18:00Z">
              <w:r>
                <w:t xml:space="preserve">          &lt;/xs:key&gt;</w:t>
              </w:r>
            </w:ins>
          </w:p>
          <w:p w14:paraId="5EF4B7BD" w14:textId="77777777" w:rsidR="00D708FE" w:rsidRDefault="00D708FE" w:rsidP="00D708FE">
            <w:pPr>
              <w:pStyle w:val="XML1"/>
              <w:rPr>
                <w:ins w:id="20893" w:author="Thomas Dietz" w:date="2012-08-08T16:18:00Z"/>
              </w:rPr>
            </w:pPr>
            <w:ins w:id="20894" w:author="Thomas Dietz" w:date="2012-08-08T16:18:00Z">
              <w:r>
                <w:t xml:space="preserve">          &lt;xs:key name="key_resources_capable-switch_queue"&gt;</w:t>
              </w:r>
            </w:ins>
          </w:p>
          <w:p w14:paraId="6D39A433" w14:textId="77777777" w:rsidR="00D708FE" w:rsidRDefault="00D708FE" w:rsidP="00D708FE">
            <w:pPr>
              <w:pStyle w:val="XML1"/>
              <w:rPr>
                <w:ins w:id="20895" w:author="Thomas Dietz" w:date="2012-08-08T16:18:00Z"/>
              </w:rPr>
            </w:pPr>
            <w:ins w:id="20896" w:author="Thomas Dietz" w:date="2012-08-08T16:18:00Z">
              <w:r>
                <w:t xml:space="preserve">            &lt;xs:selector xpath="of11-config:queue"/&gt;</w:t>
              </w:r>
            </w:ins>
          </w:p>
          <w:p w14:paraId="575D30DC" w14:textId="77777777" w:rsidR="00D708FE" w:rsidRDefault="00D708FE" w:rsidP="00D708FE">
            <w:pPr>
              <w:pStyle w:val="XML1"/>
              <w:rPr>
                <w:ins w:id="20897" w:author="Thomas Dietz" w:date="2012-08-08T16:18:00Z"/>
              </w:rPr>
            </w:pPr>
            <w:ins w:id="20898" w:author="Thomas Dietz" w:date="2012-08-08T16:18:00Z">
              <w:r>
                <w:t xml:space="preserve">            &lt;xs:field xpath="of11-config:resource-id"/&gt;</w:t>
              </w:r>
            </w:ins>
          </w:p>
          <w:p w14:paraId="2D285D30" w14:textId="77777777" w:rsidR="00D708FE" w:rsidRDefault="00D708FE" w:rsidP="00D708FE">
            <w:pPr>
              <w:pStyle w:val="XML1"/>
              <w:rPr>
                <w:ins w:id="20899" w:author="Thomas Dietz" w:date="2012-08-08T16:18:00Z"/>
              </w:rPr>
            </w:pPr>
            <w:ins w:id="20900" w:author="Thomas Dietz" w:date="2012-08-08T16:18:00Z">
              <w:r>
                <w:t xml:space="preserve">          &lt;/xs:key&gt;</w:t>
              </w:r>
            </w:ins>
          </w:p>
          <w:p w14:paraId="008BB82F" w14:textId="77777777" w:rsidR="00D708FE" w:rsidRDefault="00D708FE" w:rsidP="00D708FE">
            <w:pPr>
              <w:pStyle w:val="XML1"/>
              <w:rPr>
                <w:ins w:id="20901" w:author="Thomas Dietz" w:date="2012-08-08T16:18:00Z"/>
              </w:rPr>
            </w:pPr>
            <w:ins w:id="20902" w:author="Thomas Dietz" w:date="2012-08-08T16:18:00Z">
              <w:r>
                <w:lastRenderedPageBreak/>
                <w:t xml:space="preserve">          &lt;xs:key name="key_resources_capable-switch_owned-certificate"&gt;</w:t>
              </w:r>
            </w:ins>
          </w:p>
          <w:p w14:paraId="0B2589F7" w14:textId="77777777" w:rsidR="00D708FE" w:rsidRDefault="00D708FE" w:rsidP="00D708FE">
            <w:pPr>
              <w:pStyle w:val="XML1"/>
              <w:rPr>
                <w:ins w:id="20903" w:author="Thomas Dietz" w:date="2012-08-08T16:18:00Z"/>
              </w:rPr>
            </w:pPr>
            <w:ins w:id="20904" w:author="Thomas Dietz" w:date="2012-08-08T16:18:00Z">
              <w:r>
                <w:t xml:space="preserve">            &lt;xs:selector xpath="of11-config:owned-certificate"/&gt;</w:t>
              </w:r>
            </w:ins>
          </w:p>
          <w:p w14:paraId="3A2A86A0" w14:textId="77777777" w:rsidR="00D708FE" w:rsidRDefault="00D708FE" w:rsidP="00D708FE">
            <w:pPr>
              <w:pStyle w:val="XML1"/>
              <w:rPr>
                <w:ins w:id="20905" w:author="Thomas Dietz" w:date="2012-08-08T16:18:00Z"/>
              </w:rPr>
            </w:pPr>
            <w:ins w:id="20906" w:author="Thomas Dietz" w:date="2012-08-08T16:18:00Z">
              <w:r>
                <w:t xml:space="preserve">            &lt;xs:field xpath="of11-config:resource-id"/&gt;</w:t>
              </w:r>
            </w:ins>
          </w:p>
          <w:p w14:paraId="0C7B6874" w14:textId="77777777" w:rsidR="00D708FE" w:rsidRDefault="00D708FE" w:rsidP="00D708FE">
            <w:pPr>
              <w:pStyle w:val="XML1"/>
              <w:rPr>
                <w:ins w:id="20907" w:author="Thomas Dietz" w:date="2012-08-08T16:18:00Z"/>
              </w:rPr>
            </w:pPr>
            <w:ins w:id="20908" w:author="Thomas Dietz" w:date="2012-08-08T16:18:00Z">
              <w:r>
                <w:t xml:space="preserve">          &lt;/xs:key&gt;</w:t>
              </w:r>
            </w:ins>
          </w:p>
          <w:p w14:paraId="7562EE79" w14:textId="77777777" w:rsidR="00D708FE" w:rsidRDefault="00D708FE" w:rsidP="00D708FE">
            <w:pPr>
              <w:pStyle w:val="XML1"/>
              <w:rPr>
                <w:ins w:id="20909" w:author="Thomas Dietz" w:date="2012-08-08T16:18:00Z"/>
              </w:rPr>
            </w:pPr>
            <w:ins w:id="20910" w:author="Thomas Dietz" w:date="2012-08-08T16:18:00Z">
              <w:r>
                <w:t xml:space="preserve">          &lt;xs:key name="key_resources_capable-switch_external-certificate"&gt;</w:t>
              </w:r>
            </w:ins>
          </w:p>
          <w:p w14:paraId="6F638AF8" w14:textId="77777777" w:rsidR="00D708FE" w:rsidRDefault="00D708FE" w:rsidP="00D708FE">
            <w:pPr>
              <w:pStyle w:val="XML1"/>
              <w:rPr>
                <w:ins w:id="20911" w:author="Thomas Dietz" w:date="2012-08-08T16:18:00Z"/>
              </w:rPr>
            </w:pPr>
            <w:ins w:id="20912" w:author="Thomas Dietz" w:date="2012-08-08T16:18:00Z">
              <w:r>
                <w:t xml:space="preserve">            &lt;xs:selector xpath="of11-config:external-certificate"/&gt;</w:t>
              </w:r>
            </w:ins>
          </w:p>
          <w:p w14:paraId="58D74567" w14:textId="77777777" w:rsidR="00D708FE" w:rsidRDefault="00D708FE" w:rsidP="00D708FE">
            <w:pPr>
              <w:pStyle w:val="XML1"/>
              <w:rPr>
                <w:ins w:id="20913" w:author="Thomas Dietz" w:date="2012-08-08T16:18:00Z"/>
              </w:rPr>
            </w:pPr>
            <w:ins w:id="20914" w:author="Thomas Dietz" w:date="2012-08-08T16:18:00Z">
              <w:r>
                <w:t xml:space="preserve">            &lt;xs:field xpath="of11-config:resource-id"/&gt;</w:t>
              </w:r>
            </w:ins>
          </w:p>
          <w:p w14:paraId="558E5D41" w14:textId="77777777" w:rsidR="00D708FE" w:rsidRDefault="00D708FE" w:rsidP="00D708FE">
            <w:pPr>
              <w:pStyle w:val="XML1"/>
              <w:rPr>
                <w:ins w:id="20915" w:author="Thomas Dietz" w:date="2012-08-08T16:18:00Z"/>
              </w:rPr>
            </w:pPr>
            <w:ins w:id="20916" w:author="Thomas Dietz" w:date="2012-08-08T16:18:00Z">
              <w:r>
                <w:t xml:space="preserve">          &lt;/xs:key&gt;</w:t>
              </w:r>
            </w:ins>
          </w:p>
          <w:p w14:paraId="519C627A" w14:textId="77777777" w:rsidR="00D708FE" w:rsidRDefault="00D708FE" w:rsidP="00D708FE">
            <w:pPr>
              <w:pStyle w:val="XML1"/>
              <w:rPr>
                <w:ins w:id="20917" w:author="Thomas Dietz" w:date="2012-08-08T16:18:00Z"/>
              </w:rPr>
            </w:pPr>
            <w:ins w:id="20918" w:author="Thomas Dietz" w:date="2012-08-08T16:18:00Z">
              <w:r>
                <w:t xml:space="preserve">          &lt;xs:key name="key_resources_capable-switch_flow-table"&gt;</w:t>
              </w:r>
            </w:ins>
          </w:p>
          <w:p w14:paraId="777AB051" w14:textId="77777777" w:rsidR="00D708FE" w:rsidRDefault="00D708FE" w:rsidP="00D708FE">
            <w:pPr>
              <w:pStyle w:val="XML1"/>
              <w:rPr>
                <w:ins w:id="20919" w:author="Thomas Dietz" w:date="2012-08-08T16:18:00Z"/>
              </w:rPr>
            </w:pPr>
            <w:ins w:id="20920" w:author="Thomas Dietz" w:date="2012-08-08T16:18:00Z">
              <w:r>
                <w:t xml:space="preserve">            &lt;xs:selector xpath="of11-config:flow-table"/&gt;</w:t>
              </w:r>
            </w:ins>
          </w:p>
          <w:p w14:paraId="38CB1700" w14:textId="77777777" w:rsidR="00D708FE" w:rsidRDefault="00D708FE" w:rsidP="00D708FE">
            <w:pPr>
              <w:pStyle w:val="XML1"/>
              <w:rPr>
                <w:ins w:id="20921" w:author="Thomas Dietz" w:date="2012-08-08T16:18:00Z"/>
              </w:rPr>
            </w:pPr>
            <w:ins w:id="20922" w:author="Thomas Dietz" w:date="2012-08-08T16:18:00Z">
              <w:r>
                <w:t xml:space="preserve">            &lt;xs:field xpath="of11-config:resource-id"/&gt;</w:t>
              </w:r>
            </w:ins>
          </w:p>
          <w:p w14:paraId="623E3357" w14:textId="77777777" w:rsidR="00D708FE" w:rsidRDefault="00D708FE" w:rsidP="00D708FE">
            <w:pPr>
              <w:pStyle w:val="XML1"/>
              <w:rPr>
                <w:ins w:id="20923" w:author="Thomas Dietz" w:date="2012-08-08T16:18:00Z"/>
              </w:rPr>
            </w:pPr>
            <w:ins w:id="20924" w:author="Thomas Dietz" w:date="2012-08-08T16:18:00Z">
              <w:r>
                <w:t xml:space="preserve">          &lt;/xs:key&gt;</w:t>
              </w:r>
            </w:ins>
          </w:p>
          <w:p w14:paraId="0744705E" w14:textId="77777777" w:rsidR="00D708FE" w:rsidRDefault="00D708FE" w:rsidP="00D708FE">
            <w:pPr>
              <w:pStyle w:val="XML1"/>
              <w:rPr>
                <w:ins w:id="20925" w:author="Thomas Dietz" w:date="2012-08-08T16:18:00Z"/>
              </w:rPr>
            </w:pPr>
            <w:ins w:id="20926" w:author="Thomas Dietz" w:date="2012-08-08T16:18:00Z">
              <w:r>
                <w:t xml:space="preserve">        &lt;/xs:element&gt;</w:t>
              </w:r>
            </w:ins>
          </w:p>
          <w:p w14:paraId="67977EDE" w14:textId="77777777" w:rsidR="00D708FE" w:rsidRDefault="00D708FE" w:rsidP="00D708FE">
            <w:pPr>
              <w:pStyle w:val="XML1"/>
              <w:rPr>
                <w:ins w:id="20927" w:author="Thomas Dietz" w:date="2012-08-08T16:18:00Z"/>
              </w:rPr>
            </w:pPr>
            <w:ins w:id="20928" w:author="Thomas Dietz" w:date="2012-08-08T16:18:00Z">
              <w:r>
                <w:t xml:space="preserve">        &lt;xs:element name="logical-switches" minOccurs="0"&gt;</w:t>
              </w:r>
            </w:ins>
          </w:p>
          <w:p w14:paraId="39EAF7BF" w14:textId="77777777" w:rsidR="00D708FE" w:rsidRDefault="00D708FE" w:rsidP="00D708FE">
            <w:pPr>
              <w:pStyle w:val="XML1"/>
              <w:rPr>
                <w:ins w:id="20929" w:author="Thomas Dietz" w:date="2012-08-08T16:18:00Z"/>
              </w:rPr>
            </w:pPr>
            <w:ins w:id="20930" w:author="Thomas Dietz" w:date="2012-08-08T16:18:00Z">
              <w:r>
                <w:t xml:space="preserve">          &lt;xs:annotation&gt;</w:t>
              </w:r>
            </w:ins>
          </w:p>
          <w:p w14:paraId="062F1FD9" w14:textId="77777777" w:rsidR="00D708FE" w:rsidRDefault="00D708FE" w:rsidP="00D708FE">
            <w:pPr>
              <w:pStyle w:val="XML1"/>
              <w:rPr>
                <w:ins w:id="20931" w:author="Thomas Dietz" w:date="2012-08-08T16:18:00Z"/>
              </w:rPr>
            </w:pPr>
            <w:ins w:id="20932" w:author="Thomas Dietz" w:date="2012-08-08T16:18:00Z">
              <w:r>
                <w:t xml:space="preserve">            &lt;xs:documentation&gt;</w:t>
              </w:r>
            </w:ins>
          </w:p>
          <w:p w14:paraId="58E589EB" w14:textId="77777777" w:rsidR="00D708FE" w:rsidRDefault="00D708FE" w:rsidP="00D708FE">
            <w:pPr>
              <w:pStyle w:val="XML1"/>
              <w:rPr>
                <w:ins w:id="20933" w:author="Thomas Dietz" w:date="2012-08-08T16:18:00Z"/>
              </w:rPr>
            </w:pPr>
            <w:ins w:id="20934" w:author="Thomas Dietz" w:date="2012-08-08T16:18:00Z">
              <w:r>
                <w:t xml:space="preserve">              This element contains a list of all OpenFlow </w:t>
              </w:r>
            </w:ins>
          </w:p>
          <w:p w14:paraId="78E8DE26" w14:textId="77777777" w:rsidR="00D708FE" w:rsidRDefault="00D708FE" w:rsidP="00D708FE">
            <w:pPr>
              <w:pStyle w:val="XML1"/>
              <w:rPr>
                <w:ins w:id="20935" w:author="Thomas Dietz" w:date="2012-08-08T16:18:00Z"/>
              </w:rPr>
            </w:pPr>
            <w:ins w:id="20936" w:author="Thomas Dietz" w:date="2012-08-08T16:18:00Z">
              <w:r>
                <w:t xml:space="preserve">              Logical Switches available at the OpenFlow Capable</w:t>
              </w:r>
            </w:ins>
          </w:p>
          <w:p w14:paraId="189F5995" w14:textId="77777777" w:rsidR="00D708FE" w:rsidRDefault="00D708FE" w:rsidP="00D708FE">
            <w:pPr>
              <w:pStyle w:val="XML1"/>
              <w:rPr>
                <w:ins w:id="20937" w:author="Thomas Dietz" w:date="2012-08-08T16:18:00Z"/>
              </w:rPr>
            </w:pPr>
            <w:ins w:id="20938" w:author="Thomas Dietz" w:date="2012-08-08T16:18:00Z">
              <w:r>
                <w:t xml:space="preserve">              Switch.</w:t>
              </w:r>
            </w:ins>
          </w:p>
          <w:p w14:paraId="343C73AF" w14:textId="77777777" w:rsidR="00D708FE" w:rsidRDefault="00D708FE" w:rsidP="00D708FE">
            <w:pPr>
              <w:pStyle w:val="XML1"/>
              <w:rPr>
                <w:ins w:id="20939" w:author="Thomas Dietz" w:date="2012-08-08T16:18:00Z"/>
              </w:rPr>
            </w:pPr>
            <w:ins w:id="20940" w:author="Thomas Dietz" w:date="2012-08-08T16:18:00Z">
              <w:r>
                <w:t xml:space="preserve">            &lt;/xs:documentation&gt;</w:t>
              </w:r>
            </w:ins>
          </w:p>
          <w:p w14:paraId="0E2ED027" w14:textId="77777777" w:rsidR="00D708FE" w:rsidRDefault="00D708FE" w:rsidP="00D708FE">
            <w:pPr>
              <w:pStyle w:val="XML1"/>
              <w:rPr>
                <w:ins w:id="20941" w:author="Thomas Dietz" w:date="2012-08-08T16:18:00Z"/>
              </w:rPr>
            </w:pPr>
            <w:ins w:id="20942" w:author="Thomas Dietz" w:date="2012-08-08T16:18:00Z">
              <w:r>
                <w:t xml:space="preserve">          &lt;/xs:annotation&gt;</w:t>
              </w:r>
            </w:ins>
          </w:p>
          <w:p w14:paraId="34F417E6" w14:textId="77777777" w:rsidR="00D708FE" w:rsidRDefault="00D708FE" w:rsidP="00D708FE">
            <w:pPr>
              <w:pStyle w:val="XML1"/>
              <w:rPr>
                <w:ins w:id="20943" w:author="Thomas Dietz" w:date="2012-08-08T16:18:00Z"/>
              </w:rPr>
            </w:pPr>
            <w:ins w:id="20944" w:author="Thomas Dietz" w:date="2012-08-08T16:18:00Z">
              <w:r>
                <w:t xml:space="preserve">          &lt;xs:complexType&gt;</w:t>
              </w:r>
            </w:ins>
          </w:p>
          <w:p w14:paraId="1345A115" w14:textId="77777777" w:rsidR="00D708FE" w:rsidRDefault="00D708FE" w:rsidP="00D708FE">
            <w:pPr>
              <w:pStyle w:val="XML1"/>
              <w:rPr>
                <w:ins w:id="20945" w:author="Thomas Dietz" w:date="2012-08-08T16:18:00Z"/>
              </w:rPr>
            </w:pPr>
            <w:ins w:id="20946" w:author="Thomas Dietz" w:date="2012-08-08T16:18:00Z">
              <w:r>
                <w:t xml:space="preserve">            &lt;xs:sequence&gt;</w:t>
              </w:r>
            </w:ins>
          </w:p>
          <w:p w14:paraId="714163E4" w14:textId="77777777" w:rsidR="00D708FE" w:rsidRDefault="00D708FE" w:rsidP="00D708FE">
            <w:pPr>
              <w:pStyle w:val="XML1"/>
              <w:rPr>
                <w:ins w:id="20947" w:author="Thomas Dietz" w:date="2012-08-08T16:18:00Z"/>
              </w:rPr>
            </w:pPr>
            <w:ins w:id="20948" w:author="Thomas Dietz" w:date="2012-08-08T16:18:00Z">
              <w:r>
                <w:t xml:space="preserve">              &lt;xs:element name="switch" minOccurs="0" maxOccurs="unbounded"&gt;</w:t>
              </w:r>
            </w:ins>
          </w:p>
          <w:p w14:paraId="74A203AE" w14:textId="77777777" w:rsidR="00D708FE" w:rsidRDefault="00D708FE" w:rsidP="00D708FE">
            <w:pPr>
              <w:pStyle w:val="XML1"/>
              <w:rPr>
                <w:ins w:id="20949" w:author="Thomas Dietz" w:date="2012-08-08T16:18:00Z"/>
              </w:rPr>
            </w:pPr>
            <w:ins w:id="20950" w:author="Thomas Dietz" w:date="2012-08-08T16:18:00Z">
              <w:r>
                <w:t xml:space="preserve">                &lt;xs:annotation&gt;</w:t>
              </w:r>
            </w:ins>
          </w:p>
          <w:p w14:paraId="067432F5" w14:textId="77777777" w:rsidR="00D708FE" w:rsidRDefault="00D708FE" w:rsidP="00D708FE">
            <w:pPr>
              <w:pStyle w:val="XML1"/>
              <w:rPr>
                <w:ins w:id="20951" w:author="Thomas Dietz" w:date="2012-08-08T16:18:00Z"/>
              </w:rPr>
            </w:pPr>
            <w:ins w:id="20952" w:author="Thomas Dietz" w:date="2012-08-08T16:18:00Z">
              <w:r>
                <w:t xml:space="preserve">                  &lt;xs:documentation&gt;</w:t>
              </w:r>
            </w:ins>
          </w:p>
          <w:p w14:paraId="32D3A783" w14:textId="77777777" w:rsidR="00D708FE" w:rsidRDefault="00D708FE" w:rsidP="00D708FE">
            <w:pPr>
              <w:pStyle w:val="XML1"/>
              <w:rPr>
                <w:ins w:id="20953" w:author="Thomas Dietz" w:date="2012-08-08T16:18:00Z"/>
              </w:rPr>
            </w:pPr>
            <w:ins w:id="20954" w:author="Thomas Dietz" w:date="2012-08-08T16:18:00Z">
              <w:r>
                <w:t xml:space="preserve">                    The list of all OpenFlow Logical Switches on</w:t>
              </w:r>
            </w:ins>
          </w:p>
          <w:p w14:paraId="7CCE2381" w14:textId="77777777" w:rsidR="00D708FE" w:rsidRDefault="00D708FE" w:rsidP="00D708FE">
            <w:pPr>
              <w:pStyle w:val="XML1"/>
              <w:rPr>
                <w:ins w:id="20955" w:author="Thomas Dietz" w:date="2012-08-08T16:18:00Z"/>
              </w:rPr>
            </w:pPr>
            <w:ins w:id="20956" w:author="Thomas Dietz" w:date="2012-08-08T16:18:00Z">
              <w:r>
                <w:t xml:space="preserve">                    the OpenFlow Capable Switch.</w:t>
              </w:r>
            </w:ins>
          </w:p>
          <w:p w14:paraId="0B3500AE" w14:textId="77777777" w:rsidR="00D708FE" w:rsidRDefault="00D708FE" w:rsidP="00D708FE">
            <w:pPr>
              <w:pStyle w:val="XML1"/>
              <w:rPr>
                <w:ins w:id="20957" w:author="Thomas Dietz" w:date="2012-08-08T16:18:00Z"/>
              </w:rPr>
            </w:pPr>
          </w:p>
          <w:p w14:paraId="0B67CD95" w14:textId="77777777" w:rsidR="00D708FE" w:rsidRDefault="00D708FE" w:rsidP="00D708FE">
            <w:pPr>
              <w:pStyle w:val="XML1"/>
              <w:rPr>
                <w:ins w:id="20958" w:author="Thomas Dietz" w:date="2012-08-08T16:18:00Z"/>
              </w:rPr>
            </w:pPr>
            <w:ins w:id="20959" w:author="Thomas Dietz" w:date="2012-08-08T16:18:00Z">
              <w:r>
                <w:t xml:space="preserve">                    The element 'resource-id' of OFLogicalSwitchType MUST be</w:t>
              </w:r>
            </w:ins>
          </w:p>
          <w:p w14:paraId="284693B7" w14:textId="77777777" w:rsidR="00D708FE" w:rsidRDefault="00D708FE" w:rsidP="00D708FE">
            <w:pPr>
              <w:pStyle w:val="XML1"/>
              <w:rPr>
                <w:ins w:id="20960" w:author="Thomas Dietz" w:date="2012-08-08T16:18:00Z"/>
              </w:rPr>
            </w:pPr>
            <w:ins w:id="20961" w:author="Thomas Dietz" w:date="2012-08-08T16:18:00Z">
              <w:r>
                <w:t xml:space="preserve">                    unique within this list.</w:t>
              </w:r>
            </w:ins>
          </w:p>
          <w:p w14:paraId="369D8B01" w14:textId="77777777" w:rsidR="00D708FE" w:rsidRDefault="00D708FE" w:rsidP="00D708FE">
            <w:pPr>
              <w:pStyle w:val="XML1"/>
              <w:rPr>
                <w:ins w:id="20962" w:author="Thomas Dietz" w:date="2012-08-08T16:18:00Z"/>
              </w:rPr>
            </w:pPr>
            <w:ins w:id="20963" w:author="Thomas Dietz" w:date="2012-08-08T16:18:00Z">
              <w:r>
                <w:t xml:space="preserve">                  &lt;/xs:documentation&gt;</w:t>
              </w:r>
            </w:ins>
          </w:p>
          <w:p w14:paraId="54EA6FB1" w14:textId="77777777" w:rsidR="00D708FE" w:rsidRDefault="00D708FE" w:rsidP="00D708FE">
            <w:pPr>
              <w:pStyle w:val="XML1"/>
              <w:rPr>
                <w:ins w:id="20964" w:author="Thomas Dietz" w:date="2012-08-08T16:18:00Z"/>
              </w:rPr>
            </w:pPr>
            <w:ins w:id="20965" w:author="Thomas Dietz" w:date="2012-08-08T16:18:00Z">
              <w:r>
                <w:t xml:space="preserve">                &lt;/xs:annotation&gt;</w:t>
              </w:r>
            </w:ins>
          </w:p>
          <w:p w14:paraId="40CBBA55" w14:textId="77777777" w:rsidR="00D708FE" w:rsidRDefault="00D708FE" w:rsidP="00D708FE">
            <w:pPr>
              <w:pStyle w:val="XML1"/>
              <w:rPr>
                <w:ins w:id="20966" w:author="Thomas Dietz" w:date="2012-08-08T16:18:00Z"/>
              </w:rPr>
            </w:pPr>
            <w:ins w:id="20967" w:author="Thomas Dietz" w:date="2012-08-08T16:18:00Z">
              <w:r>
                <w:t xml:space="preserve">                &lt;xs:complexType&gt;</w:t>
              </w:r>
            </w:ins>
          </w:p>
          <w:p w14:paraId="62B83155" w14:textId="77777777" w:rsidR="00D708FE" w:rsidRDefault="00D708FE" w:rsidP="00D708FE">
            <w:pPr>
              <w:pStyle w:val="XML1"/>
              <w:rPr>
                <w:ins w:id="20968" w:author="Thomas Dietz" w:date="2012-08-08T16:18:00Z"/>
              </w:rPr>
            </w:pPr>
            <w:ins w:id="20969" w:author="Thomas Dietz" w:date="2012-08-08T16:18:00Z">
              <w:r>
                <w:t xml:space="preserve">                  &lt;xs:sequence&gt;</w:t>
              </w:r>
            </w:ins>
          </w:p>
          <w:p w14:paraId="4F497DA4" w14:textId="77777777" w:rsidR="00D708FE" w:rsidRDefault="00D708FE" w:rsidP="00D708FE">
            <w:pPr>
              <w:pStyle w:val="XML1"/>
              <w:rPr>
                <w:ins w:id="20970" w:author="Thomas Dietz" w:date="2012-08-08T16:18:00Z"/>
              </w:rPr>
            </w:pPr>
            <w:ins w:id="20971" w:author="Thomas Dietz" w:date="2012-08-08T16:18:00Z">
              <w:r>
                <w:t xml:space="preserve">                    &lt;xs:group ref="OFLogicalSwitchType"/&gt;</w:t>
              </w:r>
            </w:ins>
          </w:p>
          <w:p w14:paraId="5165EEC5" w14:textId="77777777" w:rsidR="00D708FE" w:rsidRDefault="00D708FE" w:rsidP="00D708FE">
            <w:pPr>
              <w:pStyle w:val="XML1"/>
              <w:rPr>
                <w:ins w:id="20972" w:author="Thomas Dietz" w:date="2012-08-08T16:18:00Z"/>
              </w:rPr>
            </w:pPr>
            <w:ins w:id="20973" w:author="Thomas Dietz" w:date="2012-08-08T16:18:00Z">
              <w:r>
                <w:t xml:space="preserve">                  &lt;/xs:sequence&gt;</w:t>
              </w:r>
            </w:ins>
          </w:p>
          <w:p w14:paraId="4E85CE83" w14:textId="77777777" w:rsidR="00D708FE" w:rsidRDefault="00D708FE" w:rsidP="00D708FE">
            <w:pPr>
              <w:pStyle w:val="XML1"/>
              <w:rPr>
                <w:ins w:id="20974" w:author="Thomas Dietz" w:date="2012-08-08T16:18:00Z"/>
              </w:rPr>
            </w:pPr>
            <w:ins w:id="20975" w:author="Thomas Dietz" w:date="2012-08-08T16:18:00Z">
              <w:r>
                <w:t xml:space="preserve">                &lt;/xs:complexType&gt;</w:t>
              </w:r>
            </w:ins>
          </w:p>
          <w:p w14:paraId="7E505459" w14:textId="77777777" w:rsidR="00D708FE" w:rsidRDefault="00D708FE" w:rsidP="00D708FE">
            <w:pPr>
              <w:pStyle w:val="XML1"/>
              <w:rPr>
                <w:ins w:id="20976" w:author="Thomas Dietz" w:date="2012-08-08T16:18:00Z"/>
              </w:rPr>
            </w:pPr>
            <w:ins w:id="20977" w:author="Thomas Dietz" w:date="2012-08-08T16:18:00Z">
              <w:r>
                <w:t xml:space="preserve">              &lt;/xs:element&gt;</w:t>
              </w:r>
            </w:ins>
          </w:p>
          <w:p w14:paraId="6AC0D596" w14:textId="77777777" w:rsidR="00D708FE" w:rsidRDefault="00D708FE" w:rsidP="00D708FE">
            <w:pPr>
              <w:pStyle w:val="XML1"/>
              <w:rPr>
                <w:ins w:id="20978" w:author="Thomas Dietz" w:date="2012-08-08T16:18:00Z"/>
              </w:rPr>
            </w:pPr>
            <w:ins w:id="20979" w:author="Thomas Dietz" w:date="2012-08-08T16:18:00Z">
              <w:r>
                <w:t xml:space="preserve">            &lt;/xs:sequence&gt;</w:t>
              </w:r>
            </w:ins>
          </w:p>
          <w:p w14:paraId="02CED40E" w14:textId="77777777" w:rsidR="00D708FE" w:rsidRDefault="00D708FE" w:rsidP="00D708FE">
            <w:pPr>
              <w:pStyle w:val="XML1"/>
              <w:rPr>
                <w:ins w:id="20980" w:author="Thomas Dietz" w:date="2012-08-08T16:18:00Z"/>
              </w:rPr>
            </w:pPr>
            <w:ins w:id="20981" w:author="Thomas Dietz" w:date="2012-08-08T16:18:00Z">
              <w:r>
                <w:t xml:space="preserve">          &lt;/xs:complexType&gt;</w:t>
              </w:r>
            </w:ins>
          </w:p>
          <w:p w14:paraId="53A9DA87" w14:textId="77777777" w:rsidR="00D708FE" w:rsidRDefault="00D708FE" w:rsidP="00D708FE">
            <w:pPr>
              <w:pStyle w:val="XML1"/>
              <w:rPr>
                <w:ins w:id="20982" w:author="Thomas Dietz" w:date="2012-08-08T16:18:00Z"/>
              </w:rPr>
            </w:pPr>
            <w:ins w:id="20983" w:author="Thomas Dietz" w:date="2012-08-08T16:18:00Z">
              <w:r>
                <w:t xml:space="preserve">          &lt;xs:key name="key_logical-switches_capable-switch_switch"&gt;</w:t>
              </w:r>
            </w:ins>
          </w:p>
          <w:p w14:paraId="363144CA" w14:textId="77777777" w:rsidR="00D708FE" w:rsidRDefault="00D708FE" w:rsidP="00D708FE">
            <w:pPr>
              <w:pStyle w:val="XML1"/>
              <w:rPr>
                <w:ins w:id="20984" w:author="Thomas Dietz" w:date="2012-08-08T16:18:00Z"/>
              </w:rPr>
            </w:pPr>
            <w:ins w:id="20985" w:author="Thomas Dietz" w:date="2012-08-08T16:18:00Z">
              <w:r>
                <w:t xml:space="preserve">            &lt;xs:selector xpath="of11-config:switch"/&gt;</w:t>
              </w:r>
            </w:ins>
          </w:p>
          <w:p w14:paraId="1B28B866" w14:textId="77777777" w:rsidR="00D708FE" w:rsidRDefault="00D708FE" w:rsidP="00D708FE">
            <w:pPr>
              <w:pStyle w:val="XML1"/>
              <w:rPr>
                <w:ins w:id="20986" w:author="Thomas Dietz" w:date="2012-08-08T16:18:00Z"/>
              </w:rPr>
            </w:pPr>
            <w:ins w:id="20987" w:author="Thomas Dietz" w:date="2012-08-08T16:18:00Z">
              <w:r>
                <w:t xml:space="preserve">            &lt;xs:field xpath="of11-config:id"/&gt;</w:t>
              </w:r>
            </w:ins>
          </w:p>
          <w:p w14:paraId="0436F1AE" w14:textId="77777777" w:rsidR="00D708FE" w:rsidRDefault="00D708FE" w:rsidP="00D708FE">
            <w:pPr>
              <w:pStyle w:val="XML1"/>
              <w:rPr>
                <w:ins w:id="20988" w:author="Thomas Dietz" w:date="2012-08-08T16:18:00Z"/>
              </w:rPr>
            </w:pPr>
            <w:ins w:id="20989" w:author="Thomas Dietz" w:date="2012-08-08T16:18:00Z">
              <w:r>
                <w:t xml:space="preserve">          &lt;/xs:key&gt;</w:t>
              </w:r>
            </w:ins>
          </w:p>
          <w:p w14:paraId="4AE264C5" w14:textId="77777777" w:rsidR="00D708FE" w:rsidRDefault="00D708FE" w:rsidP="00D708FE">
            <w:pPr>
              <w:pStyle w:val="XML1"/>
              <w:rPr>
                <w:ins w:id="20990" w:author="Thomas Dietz" w:date="2012-08-08T16:18:00Z"/>
              </w:rPr>
            </w:pPr>
            <w:ins w:id="20991" w:author="Thomas Dietz" w:date="2012-08-08T16:18:00Z">
              <w:r>
                <w:t xml:space="preserve">        &lt;/xs:element&gt;</w:t>
              </w:r>
            </w:ins>
          </w:p>
          <w:p w14:paraId="6A40BB1F" w14:textId="77777777" w:rsidR="00D708FE" w:rsidRDefault="00D708FE" w:rsidP="00D708FE">
            <w:pPr>
              <w:pStyle w:val="XML1"/>
              <w:rPr>
                <w:ins w:id="20992" w:author="Thomas Dietz" w:date="2012-08-08T16:18:00Z"/>
              </w:rPr>
            </w:pPr>
            <w:ins w:id="20993" w:author="Thomas Dietz" w:date="2012-08-08T16:18:00Z">
              <w:r>
                <w:t xml:space="preserve">      &lt;/xs:sequence&gt;</w:t>
              </w:r>
            </w:ins>
          </w:p>
          <w:p w14:paraId="50578122" w14:textId="77777777" w:rsidR="00D708FE" w:rsidRDefault="00D708FE" w:rsidP="00D708FE">
            <w:pPr>
              <w:pStyle w:val="XML1"/>
              <w:rPr>
                <w:ins w:id="20994" w:author="Thomas Dietz" w:date="2012-08-08T16:18:00Z"/>
              </w:rPr>
            </w:pPr>
            <w:ins w:id="20995" w:author="Thomas Dietz" w:date="2012-08-08T16:18:00Z">
              <w:r>
                <w:t xml:space="preserve">    &lt;/xs:complexType&gt;</w:t>
              </w:r>
            </w:ins>
          </w:p>
          <w:p w14:paraId="4801CC45" w14:textId="77777777" w:rsidR="00D708FE" w:rsidRDefault="00D708FE" w:rsidP="00D708FE">
            <w:pPr>
              <w:pStyle w:val="XML1"/>
              <w:rPr>
                <w:ins w:id="20996" w:author="Thomas Dietz" w:date="2012-08-08T16:18:00Z"/>
              </w:rPr>
            </w:pPr>
            <w:ins w:id="20997" w:author="Thomas Dietz" w:date="2012-08-08T16:18:00Z">
              <w:r>
                <w:t xml:space="preserve">  &lt;/xs:element&gt;</w:t>
              </w:r>
            </w:ins>
          </w:p>
          <w:p w14:paraId="08064185" w14:textId="77777777" w:rsidR="00D708FE" w:rsidRDefault="00D708FE" w:rsidP="00D708FE">
            <w:pPr>
              <w:pStyle w:val="XML1"/>
              <w:rPr>
                <w:ins w:id="20998" w:author="Thomas Dietz" w:date="2012-08-08T16:18:00Z"/>
              </w:rPr>
            </w:pPr>
          </w:p>
          <w:p w14:paraId="769E89FF" w14:textId="730C459C" w:rsidR="00C31DBC" w:rsidRPr="009F1B7D" w:rsidRDefault="00D708FE" w:rsidP="00D708FE">
            <w:pPr>
              <w:pStyle w:val="XML1"/>
            </w:pPr>
            <w:ins w:id="20999" w:author="Thomas Dietz" w:date="2012-08-08T16:18:00Z">
              <w:r>
                <w:t>&lt;/xs:schema&gt;</w:t>
              </w:r>
            </w:ins>
          </w:p>
        </w:tc>
      </w:tr>
    </w:tbl>
    <w:p w14:paraId="78119F63" w14:textId="77777777" w:rsidR="00F71F36" w:rsidRPr="009F1B7D" w:rsidRDefault="00F71F36" w:rsidP="007D61A9">
      <w:pPr>
        <w:pStyle w:val="Appx"/>
      </w:pPr>
      <w:bookmarkStart w:id="21000" w:name="_Toc315954032"/>
      <w:bookmarkStart w:id="21001" w:name="_Toc316542542"/>
      <w:bookmarkStart w:id="21002" w:name="_Toc320556758"/>
      <w:r w:rsidRPr="007E6BF6">
        <w:lastRenderedPageBreak/>
        <w:t>YANG</w:t>
      </w:r>
      <w:r w:rsidRPr="00DB42FD">
        <w:t xml:space="preserve"> Specification</w:t>
      </w:r>
      <w:bookmarkEnd w:id="21000"/>
      <w:bookmarkEnd w:id="21001"/>
      <w:bookmarkEnd w:id="21002"/>
    </w:p>
    <w:tbl>
      <w:tblPr>
        <w:tblStyle w:val="XMLtable"/>
        <w:tblW w:w="5000" w:type="pct"/>
        <w:tblLook w:val="04A0" w:firstRow="1" w:lastRow="0" w:firstColumn="1" w:lastColumn="0" w:noHBand="0" w:noVBand="1"/>
        <w:tblPrChange w:id="21003"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21004">
          <w:tblGrid>
            <w:gridCol w:w="8820"/>
          </w:tblGrid>
        </w:tblGridChange>
      </w:tblGrid>
      <w:tr w:rsidR="00F71F36" w:rsidRPr="009F1B7D" w14:paraId="0E78A36D" w14:textId="77777777" w:rsidTr="00ED0AEA">
        <w:tc>
          <w:tcPr>
            <w:tcW w:w="5000" w:type="pct"/>
            <w:tcPrChange w:id="21005"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21006" w:author="Thomas Dietz" w:date="2012-08-08T17:00:00Z"/>
                <w:lang w:val="de-DE"/>
              </w:rPr>
            </w:pPr>
            <w:del w:id="21007" w:author="Thomas Dietz" w:date="2012-08-08T17:00:00Z">
              <w:r w:rsidRPr="003C232C" w:rsidDel="00ED0AEA">
                <w:rPr>
                  <w:lang w:val="de-DE"/>
                </w:rPr>
                <w:lastRenderedPageBreak/>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21008" w:author="Thomas Dietz" w:date="2012-08-08T17:00:00Z"/>
              </w:rPr>
            </w:pPr>
            <w:del w:id="21009"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21010" w:author="Thomas Dietz" w:date="2012-08-08T17:00:00Z"/>
              </w:rPr>
            </w:pPr>
            <w:del w:id="21011"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21012" w:author="Thomas Dietz" w:date="2012-08-08T17:00:00Z"/>
                <w:rFonts w:eastAsia="Times New Roman"/>
              </w:rPr>
            </w:pPr>
          </w:p>
          <w:p w14:paraId="357A81A9" w14:textId="2FC08D11" w:rsidR="00131B1F" w:rsidDel="00ED0AEA" w:rsidRDefault="00131B1F" w:rsidP="00011096">
            <w:pPr>
              <w:pStyle w:val="XML2"/>
              <w:rPr>
                <w:del w:id="21013" w:author="Thomas Dietz" w:date="2012-08-08T17:00:00Z"/>
              </w:rPr>
            </w:pPr>
            <w:del w:id="21014"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21015" w:author="Thomas Dietz" w:date="2012-08-08T17:00:00Z"/>
              </w:rPr>
            </w:pPr>
            <w:del w:id="21016"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21017" w:author="Thomas Dietz" w:date="2012-08-08T17:00:00Z"/>
                <w:rFonts w:eastAsia="Times New Roman"/>
              </w:rPr>
            </w:pPr>
          </w:p>
          <w:p w14:paraId="1815350F" w14:textId="7FC46217" w:rsidR="00F71F36" w:rsidRPr="009227FA" w:rsidDel="00ED0AEA" w:rsidRDefault="00F71F36" w:rsidP="00011096">
            <w:pPr>
              <w:pStyle w:val="XML2"/>
              <w:rPr>
                <w:del w:id="21018" w:author="Thomas Dietz" w:date="2012-08-08T17:00:00Z"/>
              </w:rPr>
            </w:pPr>
            <w:del w:id="21019"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21020" w:author="Thomas Dietz" w:date="2012-08-08T17:00:00Z"/>
              </w:rPr>
            </w:pPr>
            <w:del w:id="21021"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21022" w:author="Thomas Dietz" w:date="2012-08-08T17:00:00Z"/>
              </w:rPr>
            </w:pPr>
          </w:p>
          <w:p w14:paraId="6996EF01" w14:textId="043B2293" w:rsidR="00F71F36" w:rsidRPr="009227FA" w:rsidDel="00ED0AEA" w:rsidRDefault="00F71F36" w:rsidP="00011096">
            <w:pPr>
              <w:pStyle w:val="XML2"/>
              <w:rPr>
                <w:del w:id="21023" w:author="Thomas Dietz" w:date="2012-08-08T17:00:00Z"/>
              </w:rPr>
            </w:pPr>
            <w:del w:id="21024" w:author="Thomas Dietz" w:date="2012-08-08T17:00:00Z">
              <w:r w:rsidRPr="009227FA" w:rsidDel="00ED0AEA">
                <w:delText>contact</w:delText>
              </w:r>
            </w:del>
          </w:p>
          <w:p w14:paraId="5E5BF525" w14:textId="6BAA12C7" w:rsidR="00F71F36" w:rsidRPr="009227FA" w:rsidDel="00ED0AEA" w:rsidRDefault="00F71F36" w:rsidP="00011096">
            <w:pPr>
              <w:pStyle w:val="XML3"/>
              <w:rPr>
                <w:del w:id="21025" w:author="Thomas Dietz" w:date="2012-08-08T17:00:00Z"/>
              </w:rPr>
            </w:pPr>
            <w:del w:id="21026" w:author="Thomas Dietz" w:date="2012-08-08T17:00:00Z">
              <w:r w:rsidRPr="009227FA" w:rsidDel="00ED0AEA">
                <w:delText>"tbd";</w:delText>
              </w:r>
            </w:del>
          </w:p>
          <w:p w14:paraId="08D868FB" w14:textId="769F5107" w:rsidR="00F71F36" w:rsidRPr="009227FA" w:rsidDel="00ED0AEA" w:rsidRDefault="00F71F36" w:rsidP="00011096">
            <w:pPr>
              <w:pStyle w:val="XML1"/>
              <w:rPr>
                <w:del w:id="21027" w:author="Thomas Dietz" w:date="2012-08-08T17:00:00Z"/>
              </w:rPr>
            </w:pPr>
          </w:p>
          <w:p w14:paraId="7140252B" w14:textId="58F47998" w:rsidR="00F71F36" w:rsidRPr="009227FA" w:rsidDel="00ED0AEA" w:rsidRDefault="00F71F36" w:rsidP="00011096">
            <w:pPr>
              <w:pStyle w:val="XML2"/>
              <w:rPr>
                <w:del w:id="21028" w:author="Thomas Dietz" w:date="2012-08-08T17:00:00Z"/>
              </w:rPr>
            </w:pPr>
            <w:del w:id="21029" w:author="Thomas Dietz" w:date="2012-08-08T17:00:00Z">
              <w:r w:rsidRPr="009227FA" w:rsidDel="00ED0AEA">
                <w:delText>description</w:delText>
              </w:r>
            </w:del>
          </w:p>
          <w:p w14:paraId="44DEE778" w14:textId="35E9A665" w:rsidR="00F71F36" w:rsidRPr="009227FA" w:rsidDel="00ED0AEA" w:rsidRDefault="00F71F36" w:rsidP="00011096">
            <w:pPr>
              <w:pStyle w:val="XML3"/>
              <w:rPr>
                <w:del w:id="21030" w:author="Thomas Dietz" w:date="2012-08-08T17:00:00Z"/>
              </w:rPr>
            </w:pPr>
            <w:del w:id="21031" w:author="Thomas Dietz" w:date="2012-08-08T17:00:00Z">
              <w:r w:rsidRPr="009227FA" w:rsidDel="00ED0AEA">
                <w:delText>"tbd";</w:delText>
              </w:r>
            </w:del>
          </w:p>
          <w:p w14:paraId="3662C262" w14:textId="5FA132ED" w:rsidR="00F71F36" w:rsidRPr="009227FA" w:rsidDel="00ED0AEA" w:rsidRDefault="00F71F36" w:rsidP="00011096">
            <w:pPr>
              <w:pStyle w:val="XML1"/>
              <w:rPr>
                <w:del w:id="21032" w:author="Thomas Dietz" w:date="2012-08-08T17:00:00Z"/>
              </w:rPr>
            </w:pPr>
          </w:p>
          <w:p w14:paraId="05C7F0A3" w14:textId="462B9DD1" w:rsidR="00F71F36" w:rsidRPr="009227FA" w:rsidDel="00ED0AEA" w:rsidRDefault="00F71F36" w:rsidP="00011096">
            <w:pPr>
              <w:pStyle w:val="XML2"/>
              <w:rPr>
                <w:del w:id="21033" w:author="Thomas Dietz" w:date="2012-08-08T17:00:00Z"/>
              </w:rPr>
            </w:pPr>
            <w:del w:id="21034"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21035" w:author="Thomas Dietz" w:date="2012-08-08T17:00:00Z"/>
              </w:rPr>
            </w:pPr>
            <w:del w:id="21036"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21037" w:author="Thomas Dietz" w:date="2012-08-08T17:00:00Z"/>
              </w:rPr>
            </w:pPr>
          </w:p>
          <w:p w14:paraId="1C15F1EA" w14:textId="4515DE7F" w:rsidR="00F71F36" w:rsidRPr="009227FA" w:rsidDel="00ED0AEA" w:rsidRDefault="00F71F36" w:rsidP="00011096">
            <w:pPr>
              <w:pStyle w:val="XML3"/>
              <w:rPr>
                <w:del w:id="21038" w:author="Thomas Dietz" w:date="2012-08-08T17:00:00Z"/>
              </w:rPr>
            </w:pPr>
            <w:del w:id="21039"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21040" w:author="Thomas Dietz" w:date="2012-08-08T17:00:00Z"/>
              </w:rPr>
            </w:pPr>
            <w:del w:id="21041" w:author="Thomas Dietz" w:date="2012-08-08T17:00:00Z">
              <w:r w:rsidRPr="009227FA" w:rsidDel="00ED0AEA">
                <w:delText>}</w:delText>
              </w:r>
            </w:del>
          </w:p>
          <w:p w14:paraId="2598871A" w14:textId="35415EE0" w:rsidR="00F71F36" w:rsidRPr="003C232C" w:rsidDel="00ED0AEA" w:rsidRDefault="00F71F36" w:rsidP="00011096">
            <w:pPr>
              <w:pStyle w:val="XML20"/>
              <w:rPr>
                <w:del w:id="21042" w:author="Thomas Dietz" w:date="2012-08-08T17:00:00Z"/>
                <w:rFonts w:eastAsia="Times New Roman"/>
              </w:rPr>
            </w:pPr>
          </w:p>
          <w:p w14:paraId="6783C783" w14:textId="1056A1A5" w:rsidR="00F71F36" w:rsidRPr="009227FA" w:rsidDel="00ED0AEA" w:rsidRDefault="00F71F36" w:rsidP="00011096">
            <w:pPr>
              <w:pStyle w:val="XML2"/>
              <w:rPr>
                <w:del w:id="21043" w:author="Thomas Dietz" w:date="2012-08-08T17:00:00Z"/>
              </w:rPr>
            </w:pPr>
            <w:del w:id="21044" w:author="Thomas Dietz" w:date="2012-08-08T17:00:00Z">
              <w:r w:rsidRPr="009227FA" w:rsidDel="00ED0AEA">
                <w:delText>/*****************************************************************</w:delText>
              </w:r>
            </w:del>
          </w:p>
          <w:p w14:paraId="4589C8FA" w14:textId="6683DF53" w:rsidR="00F71F36" w:rsidRPr="009227FA" w:rsidDel="00ED0AEA" w:rsidRDefault="00F71F36" w:rsidP="00011096">
            <w:pPr>
              <w:pStyle w:val="XML2"/>
              <w:rPr>
                <w:del w:id="21045" w:author="Thomas Dietz" w:date="2012-08-08T17:00:00Z"/>
              </w:rPr>
            </w:pPr>
            <w:del w:id="21046" w:author="Thomas Dietz" w:date="2012-08-08T17:00:00Z">
              <w:r w:rsidRPr="009227FA" w:rsidDel="00ED0AEA">
                <w:delText>* Features</w:delText>
              </w:r>
            </w:del>
          </w:p>
          <w:p w14:paraId="51EFF73C" w14:textId="6C1B6FAE" w:rsidR="00F71F36" w:rsidRPr="009227FA" w:rsidDel="00ED0AEA" w:rsidRDefault="00F71F36" w:rsidP="00011096">
            <w:pPr>
              <w:pStyle w:val="XML2"/>
              <w:rPr>
                <w:del w:id="21047" w:author="Thomas Dietz" w:date="2012-08-08T17:00:00Z"/>
              </w:rPr>
            </w:pPr>
            <w:del w:id="21048" w:author="Thomas Dietz" w:date="2012-08-08T17:00:00Z">
              <w:r w:rsidRPr="009227FA" w:rsidDel="00ED0AEA">
                <w:delText>*****************************************************************/</w:delText>
              </w:r>
            </w:del>
          </w:p>
          <w:p w14:paraId="7DEC9F85" w14:textId="73986211" w:rsidR="00F71F36" w:rsidRPr="009227FA" w:rsidDel="00ED0AEA" w:rsidRDefault="00F71F36" w:rsidP="00011096">
            <w:pPr>
              <w:pStyle w:val="XML2"/>
              <w:rPr>
                <w:del w:id="21049" w:author="Thomas Dietz" w:date="2012-08-08T17:00:00Z"/>
              </w:rPr>
            </w:pPr>
          </w:p>
          <w:p w14:paraId="79B0B2A4" w14:textId="37F709C2" w:rsidR="00F71F36" w:rsidRPr="009227FA" w:rsidDel="00ED0AEA" w:rsidRDefault="00F71F36" w:rsidP="00011096">
            <w:pPr>
              <w:pStyle w:val="XML2"/>
              <w:rPr>
                <w:del w:id="21050" w:author="Thomas Dietz" w:date="2012-08-08T17:00:00Z"/>
              </w:rPr>
            </w:pPr>
            <w:del w:id="21051" w:author="Thomas Dietz" w:date="2012-08-08T17:00:00Z">
              <w:r w:rsidRPr="009227FA" w:rsidDel="00ED0AEA">
                <w:delText>/*****************************************************************</w:delText>
              </w:r>
            </w:del>
          </w:p>
          <w:p w14:paraId="0AC22B34" w14:textId="1B3E1A64" w:rsidR="00F71F36" w:rsidRPr="009227FA" w:rsidDel="00ED0AEA" w:rsidRDefault="00F71F36" w:rsidP="00011096">
            <w:pPr>
              <w:pStyle w:val="XML2"/>
              <w:rPr>
                <w:del w:id="21052" w:author="Thomas Dietz" w:date="2012-08-08T17:00:00Z"/>
              </w:rPr>
            </w:pPr>
            <w:del w:id="21053"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21054" w:author="Thomas Dietz" w:date="2012-08-08T17:00:00Z"/>
              </w:rPr>
            </w:pPr>
            <w:del w:id="21055" w:author="Thomas Dietz" w:date="2012-08-08T17:00:00Z">
              <w:r w:rsidRPr="009227FA" w:rsidDel="00ED0AEA">
                <w:delText>*****************************************************************/</w:delText>
              </w:r>
            </w:del>
          </w:p>
          <w:p w14:paraId="5BF801E4" w14:textId="75769C22" w:rsidR="00F71F36" w:rsidRPr="009227FA" w:rsidDel="00ED0AEA" w:rsidRDefault="00F71F36" w:rsidP="00011096">
            <w:pPr>
              <w:pStyle w:val="XML2"/>
              <w:rPr>
                <w:del w:id="21056" w:author="Thomas Dietz" w:date="2012-08-08T17:00:00Z"/>
              </w:rPr>
            </w:pPr>
            <w:del w:id="21057"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21058" w:author="Thomas Dietz" w:date="2012-08-08T17:00:00Z"/>
                <w:lang w:val="de-DE"/>
              </w:rPr>
            </w:pPr>
            <w:del w:id="21059"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21060" w:author="Thomas Dietz" w:date="2012-08-08T17:00:00Z"/>
                <w:lang w:val="de-DE"/>
              </w:rPr>
            </w:pPr>
            <w:del w:id="21061"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21062" w:author="Thomas Dietz" w:date="2012-08-08T17:00:00Z"/>
                <w:lang w:val="de-DE"/>
              </w:rPr>
            </w:pPr>
            <w:del w:id="21063"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21064" w:author="Thomas Dietz" w:date="2012-08-08T17:00:00Z"/>
                <w:lang w:val="de-DE"/>
              </w:rPr>
            </w:pPr>
            <w:del w:id="21065"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21066" w:author="Thomas Dietz" w:date="2012-08-08T17:00:00Z"/>
              </w:rPr>
            </w:pPr>
            <w:del w:id="21067" w:author="Thomas Dietz" w:date="2012-08-08T17:00:00Z">
              <w:r w:rsidRPr="009227FA" w:rsidDel="00ED0AEA">
                <w:delText>}</w:delText>
              </w:r>
            </w:del>
          </w:p>
          <w:p w14:paraId="79ED6E44" w14:textId="2E134716" w:rsidR="00F71F36" w:rsidRPr="003C232C" w:rsidDel="00ED0AEA" w:rsidRDefault="00F71F36" w:rsidP="00011096">
            <w:pPr>
              <w:pStyle w:val="XMLIndent2"/>
              <w:rPr>
                <w:del w:id="21068" w:author="Thomas Dietz" w:date="2012-08-08T17:00:00Z"/>
                <w:rFonts w:eastAsia="Times New Roman"/>
              </w:rPr>
            </w:pPr>
            <w:del w:id="21069"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21070" w:author="Thomas Dietz" w:date="2012-08-08T17:00:00Z"/>
              </w:rPr>
            </w:pPr>
            <w:del w:id="21071"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21072" w:author="Thomas Dietz" w:date="2012-08-08T17:00:00Z"/>
              </w:rPr>
            </w:pPr>
            <w:del w:id="21073" w:author="Thomas Dietz" w:date="2012-08-08T17:00:00Z">
              <w:r w:rsidRPr="009227FA" w:rsidDel="00ED0AEA">
                <w:delText>}</w:delText>
              </w:r>
            </w:del>
          </w:p>
          <w:p w14:paraId="29E88B74" w14:textId="534E184D" w:rsidR="00F71F36" w:rsidRPr="009227FA" w:rsidDel="00ED0AEA" w:rsidRDefault="00F71F36" w:rsidP="00011096">
            <w:pPr>
              <w:pStyle w:val="XML1"/>
              <w:rPr>
                <w:del w:id="21074" w:author="Thomas Dietz" w:date="2012-08-08T17:00:00Z"/>
              </w:rPr>
            </w:pPr>
          </w:p>
          <w:p w14:paraId="593AA819" w14:textId="760720AE" w:rsidR="00F71F36" w:rsidRPr="009227FA" w:rsidDel="00ED0AEA" w:rsidRDefault="00F71F36" w:rsidP="00011096">
            <w:pPr>
              <w:pStyle w:val="XML2"/>
              <w:rPr>
                <w:del w:id="21075" w:author="Thomas Dietz" w:date="2012-08-08T17:00:00Z"/>
              </w:rPr>
            </w:pPr>
            <w:del w:id="21076"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21077" w:author="Thomas Dietz" w:date="2012-08-08T17:00:00Z"/>
              </w:rPr>
            </w:pPr>
            <w:del w:id="21078"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21079" w:author="Thomas Dietz" w:date="2012-08-08T17:00:00Z"/>
              </w:rPr>
            </w:pPr>
            <w:del w:id="21080" w:author="Thomas Dietz" w:date="2012-08-08T17:00:00Z">
              <w:r w:rsidRPr="009227FA" w:rsidDel="00ED0AEA">
                <w:delText>pattern</w:delText>
              </w:r>
            </w:del>
          </w:p>
          <w:p w14:paraId="18290768" w14:textId="34DE83B7" w:rsidR="00F71F36" w:rsidRPr="009227FA" w:rsidDel="00ED0AEA" w:rsidRDefault="00F71F36" w:rsidP="00011096">
            <w:pPr>
              <w:pStyle w:val="XML5"/>
              <w:rPr>
                <w:del w:id="21081" w:author="Thomas Dietz" w:date="2012-08-08T17:00:00Z"/>
              </w:rPr>
            </w:pPr>
            <w:del w:id="21082"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21083" w:author="Thomas Dietz" w:date="2012-08-08T17:00:00Z"/>
              </w:rPr>
            </w:pPr>
            <w:del w:id="21084" w:author="Thomas Dietz" w:date="2012-08-08T17:00:00Z">
              <w:r w:rsidRPr="009227FA" w:rsidDel="00ED0AEA">
                <w:delText>}</w:delText>
              </w:r>
            </w:del>
          </w:p>
          <w:p w14:paraId="26FB86F4" w14:textId="7700C1AF" w:rsidR="00F71F36" w:rsidRPr="009227FA" w:rsidDel="00ED0AEA" w:rsidRDefault="00F71F36" w:rsidP="00011096">
            <w:pPr>
              <w:pStyle w:val="XML3"/>
              <w:rPr>
                <w:del w:id="21085" w:author="Thomas Dietz" w:date="2012-08-08T17:00:00Z"/>
              </w:rPr>
            </w:pPr>
            <w:del w:id="21086"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21087" w:author="Thomas Dietz" w:date="2012-08-08T17:00:00Z"/>
              </w:rPr>
            </w:pPr>
            <w:del w:id="21088"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21089" w:author="Thomas Dietz" w:date="2012-08-08T17:00:00Z"/>
              </w:rPr>
            </w:pPr>
            <w:del w:id="21090" w:author="Thomas Dietz" w:date="2012-08-08T17:00:00Z">
              <w:r w:rsidRPr="009227FA" w:rsidDel="00ED0AEA">
                <w:delText>}</w:delText>
              </w:r>
            </w:del>
          </w:p>
          <w:p w14:paraId="611BC302" w14:textId="2DF8BB32" w:rsidR="00F71F36" w:rsidRPr="009227FA" w:rsidDel="00ED0AEA" w:rsidRDefault="00F71F36" w:rsidP="00011096">
            <w:pPr>
              <w:pStyle w:val="XML1"/>
              <w:rPr>
                <w:del w:id="21091" w:author="Thomas Dietz" w:date="2012-08-08T17:00:00Z"/>
              </w:rPr>
            </w:pPr>
          </w:p>
          <w:p w14:paraId="011501D7" w14:textId="3A324AD3" w:rsidR="00F71F36" w:rsidRPr="009227FA" w:rsidDel="00ED0AEA" w:rsidRDefault="00F71F36" w:rsidP="00011096">
            <w:pPr>
              <w:pStyle w:val="XML2"/>
              <w:rPr>
                <w:del w:id="21092" w:author="Thomas Dietz" w:date="2012-08-08T17:00:00Z"/>
              </w:rPr>
            </w:pPr>
            <w:del w:id="21093"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21094" w:author="Thomas Dietz" w:date="2012-08-08T17:00:00Z"/>
              </w:rPr>
            </w:pPr>
            <w:del w:id="21095"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21096" w:author="Thomas Dietz" w:date="2012-08-08T17:00:00Z"/>
              </w:rPr>
            </w:pPr>
            <w:del w:id="21097" w:author="Thomas Dietz" w:date="2012-08-08T17:00:00Z">
              <w:r w:rsidRPr="009227FA" w:rsidDel="00ED0AEA">
                <w:delText>range "0..1000";</w:delText>
              </w:r>
            </w:del>
          </w:p>
          <w:p w14:paraId="48305E7E" w14:textId="7AA860F5" w:rsidR="00F71F36" w:rsidRPr="009227FA" w:rsidDel="00ED0AEA" w:rsidRDefault="00F71F36" w:rsidP="00011096">
            <w:pPr>
              <w:pStyle w:val="XML4"/>
              <w:rPr>
                <w:del w:id="21098" w:author="Thomas Dietz" w:date="2012-08-08T17:00:00Z"/>
              </w:rPr>
            </w:pPr>
            <w:del w:id="21099" w:author="Thomas Dietz" w:date="2012-08-08T17:00:00Z">
              <w:r w:rsidRPr="009227FA" w:rsidDel="00ED0AEA">
                <w:delText>}</w:delText>
              </w:r>
            </w:del>
          </w:p>
          <w:p w14:paraId="02A5D94D" w14:textId="289C9556" w:rsidR="00F71F36" w:rsidRPr="009227FA" w:rsidDel="00ED0AEA" w:rsidRDefault="00F71F36" w:rsidP="00011096">
            <w:pPr>
              <w:pStyle w:val="XML4"/>
              <w:rPr>
                <w:del w:id="21100" w:author="Thomas Dietz" w:date="2012-08-08T17:00:00Z"/>
              </w:rPr>
            </w:pPr>
            <w:del w:id="21101"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21102" w:author="Thomas Dietz" w:date="2012-08-08T17:00:00Z"/>
              </w:rPr>
            </w:pPr>
            <w:del w:id="21103"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21104" w:author="Thomas Dietz" w:date="2012-08-08T17:00:00Z"/>
              </w:rPr>
            </w:pPr>
            <w:del w:id="21105" w:author="Thomas Dietz" w:date="2012-08-08T17:00:00Z">
              <w:r w:rsidRPr="009227FA" w:rsidDel="00ED0AEA">
                <w:delText>}</w:delText>
              </w:r>
            </w:del>
          </w:p>
          <w:p w14:paraId="5DFD9C29" w14:textId="4198C291" w:rsidR="00F71F36" w:rsidRPr="009227FA" w:rsidDel="00ED0AEA" w:rsidRDefault="00F71F36" w:rsidP="00011096">
            <w:pPr>
              <w:pStyle w:val="XML1"/>
              <w:rPr>
                <w:del w:id="21106" w:author="Thomas Dietz" w:date="2012-08-08T17:00:00Z"/>
              </w:rPr>
            </w:pPr>
          </w:p>
          <w:p w14:paraId="655CC136" w14:textId="1E68546A" w:rsidR="00F71F36" w:rsidRPr="009227FA" w:rsidDel="00ED0AEA" w:rsidRDefault="00F71F36" w:rsidP="00011096">
            <w:pPr>
              <w:pStyle w:val="XML2"/>
              <w:rPr>
                <w:del w:id="21107" w:author="Thomas Dietz" w:date="2012-08-08T17:00:00Z"/>
              </w:rPr>
            </w:pPr>
            <w:del w:id="21108" w:author="Thomas Dietz" w:date="2012-08-08T17:00:00Z">
              <w:r w:rsidRPr="009227FA" w:rsidDel="00ED0AEA">
                <w:lastRenderedPageBreak/>
                <w:delText>typedef up-down-state-type {</w:delText>
              </w:r>
            </w:del>
          </w:p>
          <w:p w14:paraId="326D192C" w14:textId="237B1890" w:rsidR="00F71F36" w:rsidRPr="009227FA" w:rsidDel="00ED0AEA" w:rsidRDefault="00F71F36" w:rsidP="00011096">
            <w:pPr>
              <w:pStyle w:val="XML3"/>
              <w:rPr>
                <w:del w:id="21109" w:author="Thomas Dietz" w:date="2012-08-08T17:00:00Z"/>
              </w:rPr>
            </w:pPr>
            <w:del w:id="21110"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21111" w:author="Thomas Dietz" w:date="2012-08-08T17:00:00Z"/>
              </w:rPr>
            </w:pPr>
            <w:del w:id="21112" w:author="Thomas Dietz" w:date="2012-08-08T17:00:00Z">
              <w:r w:rsidRPr="009227FA" w:rsidDel="00ED0AEA">
                <w:delText>enum up;</w:delText>
              </w:r>
            </w:del>
          </w:p>
          <w:p w14:paraId="1CC16E1B" w14:textId="337523D0" w:rsidR="00F71F36" w:rsidRPr="009227FA" w:rsidDel="00ED0AEA" w:rsidRDefault="00F71F36" w:rsidP="00011096">
            <w:pPr>
              <w:pStyle w:val="XML4"/>
              <w:rPr>
                <w:del w:id="21113" w:author="Thomas Dietz" w:date="2012-08-08T17:00:00Z"/>
              </w:rPr>
            </w:pPr>
            <w:del w:id="21114" w:author="Thomas Dietz" w:date="2012-08-08T17:00:00Z">
              <w:r w:rsidRPr="009227FA" w:rsidDel="00ED0AEA">
                <w:delText>enum down;</w:delText>
              </w:r>
            </w:del>
          </w:p>
          <w:p w14:paraId="43A9B8E2" w14:textId="2FEBA9AC" w:rsidR="00F71F36" w:rsidRPr="009227FA" w:rsidDel="00ED0AEA" w:rsidRDefault="00F71F36" w:rsidP="00011096">
            <w:pPr>
              <w:pStyle w:val="XML3"/>
              <w:rPr>
                <w:del w:id="21115" w:author="Thomas Dietz" w:date="2012-08-08T17:00:00Z"/>
              </w:rPr>
            </w:pPr>
            <w:del w:id="21116" w:author="Thomas Dietz" w:date="2012-08-08T17:00:00Z">
              <w:r w:rsidRPr="009227FA" w:rsidDel="00ED0AEA">
                <w:delText>}</w:delText>
              </w:r>
            </w:del>
          </w:p>
          <w:p w14:paraId="61267CFB" w14:textId="7ED8ED6B" w:rsidR="00F71F36" w:rsidRPr="009227FA" w:rsidDel="00ED0AEA" w:rsidRDefault="00F71F36" w:rsidP="00011096">
            <w:pPr>
              <w:pStyle w:val="XML3"/>
              <w:rPr>
                <w:del w:id="21117" w:author="Thomas Dietz" w:date="2012-08-08T17:00:00Z"/>
              </w:rPr>
            </w:pPr>
            <w:del w:id="21118"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21119" w:author="Thomas Dietz" w:date="2012-08-08T17:00:00Z"/>
              </w:rPr>
            </w:pPr>
            <w:del w:id="21120" w:author="Thomas Dietz" w:date="2012-08-08T17:00:00Z">
              <w:r w:rsidRPr="009227FA" w:rsidDel="00ED0AEA">
                <w:delText>}</w:delText>
              </w:r>
            </w:del>
          </w:p>
          <w:p w14:paraId="3398D7C3" w14:textId="55570EFF" w:rsidR="00F71F36" w:rsidRPr="009227FA" w:rsidDel="00ED0AEA" w:rsidRDefault="00F71F36" w:rsidP="00011096">
            <w:pPr>
              <w:pStyle w:val="XML1"/>
              <w:rPr>
                <w:del w:id="21121" w:author="Thomas Dietz" w:date="2012-08-08T17:00:00Z"/>
              </w:rPr>
            </w:pPr>
          </w:p>
          <w:p w14:paraId="099A1003" w14:textId="07E71D6A" w:rsidR="00F71F36" w:rsidRPr="009227FA" w:rsidDel="00ED0AEA" w:rsidRDefault="00F71F36" w:rsidP="00011096">
            <w:pPr>
              <w:pStyle w:val="XML2"/>
              <w:rPr>
                <w:del w:id="21122" w:author="Thomas Dietz" w:date="2012-08-08T17:00:00Z"/>
              </w:rPr>
            </w:pPr>
            <w:del w:id="21123"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21124" w:author="Thomas Dietz" w:date="2012-08-08T17:00:00Z"/>
              </w:rPr>
            </w:pPr>
            <w:del w:id="21125"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21126" w:author="Thomas Dietz" w:date="2012-08-08T17:00:00Z"/>
                <w:lang w:val="de-DE"/>
              </w:rPr>
            </w:pPr>
            <w:del w:id="21127"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21128" w:author="Thomas Dietz" w:date="2012-08-08T17:00:00Z"/>
                <w:lang w:val="de-DE"/>
              </w:rPr>
            </w:pPr>
            <w:del w:id="21129"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21130" w:author="Thomas Dietz" w:date="2012-08-08T17:00:00Z"/>
                <w:lang w:val="de-DE"/>
              </w:rPr>
            </w:pPr>
            <w:del w:id="21131"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21132" w:author="Thomas Dietz" w:date="2012-08-08T17:00:00Z"/>
                <w:lang w:val="de-DE"/>
              </w:rPr>
            </w:pPr>
            <w:del w:id="21133"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21134" w:author="Thomas Dietz" w:date="2012-08-08T17:00:00Z"/>
                <w:lang w:val="de-DE"/>
              </w:rPr>
            </w:pPr>
            <w:del w:id="21135"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21136" w:author="Thomas Dietz" w:date="2012-08-08T17:00:00Z"/>
                <w:lang w:val="de-DE"/>
              </w:rPr>
            </w:pPr>
            <w:del w:id="21137"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21138" w:author="Thomas Dietz" w:date="2012-08-08T17:00:00Z"/>
                <w:lang w:val="de-DE"/>
              </w:rPr>
            </w:pPr>
            <w:del w:id="21139"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21140" w:author="Thomas Dietz" w:date="2012-08-08T17:00:00Z"/>
                <w:lang w:val="de-DE"/>
              </w:rPr>
            </w:pPr>
            <w:del w:id="21141"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21142" w:author="Thomas Dietz" w:date="2012-08-08T17:00:00Z"/>
                <w:lang w:val="de-DE"/>
              </w:rPr>
            </w:pPr>
            <w:del w:id="21143"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21144" w:author="Thomas Dietz" w:date="2012-08-08T17:00:00Z"/>
              </w:rPr>
            </w:pPr>
            <w:del w:id="21145" w:author="Thomas Dietz" w:date="2012-08-08T17:00:00Z">
              <w:r w:rsidRPr="009227FA" w:rsidDel="00ED0AEA">
                <w:delText>enum 1Tb;</w:delText>
              </w:r>
            </w:del>
          </w:p>
          <w:p w14:paraId="2A7585A0" w14:textId="228ABF85" w:rsidR="00F71F36" w:rsidRPr="00F542D1" w:rsidDel="00ED0AEA" w:rsidRDefault="00F71F36" w:rsidP="00011096">
            <w:pPr>
              <w:pStyle w:val="XML4"/>
              <w:rPr>
                <w:del w:id="21146" w:author="Thomas Dietz" w:date="2012-08-08T17:00:00Z"/>
              </w:rPr>
            </w:pPr>
            <w:del w:id="21147" w:author="Thomas Dietz" w:date="2012-08-08T17:00:00Z">
              <w:r w:rsidRPr="00C17419" w:rsidDel="00ED0AEA">
                <w:delText>enum other;</w:delText>
              </w:r>
            </w:del>
          </w:p>
          <w:p w14:paraId="79940CAF" w14:textId="3FE2199F" w:rsidR="00F71F36" w:rsidRPr="00FF0D35" w:rsidDel="00ED0AEA" w:rsidRDefault="00F71F36" w:rsidP="00011096">
            <w:pPr>
              <w:pStyle w:val="XML3"/>
              <w:rPr>
                <w:del w:id="21148" w:author="Thomas Dietz" w:date="2012-08-08T17:00:00Z"/>
              </w:rPr>
            </w:pPr>
            <w:del w:id="21149" w:author="Thomas Dietz" w:date="2012-08-08T17:00:00Z">
              <w:r w:rsidRPr="00FF0D35" w:rsidDel="00ED0AEA">
                <w:delText>}</w:delText>
              </w:r>
            </w:del>
          </w:p>
          <w:p w14:paraId="3FB7934E" w14:textId="358603EF" w:rsidR="00F71F36" w:rsidRPr="00F845EC" w:rsidDel="00ED0AEA" w:rsidRDefault="00F71F36" w:rsidP="00011096">
            <w:pPr>
              <w:pStyle w:val="XML3"/>
              <w:rPr>
                <w:del w:id="21150" w:author="Thomas Dietz" w:date="2012-08-08T17:00:00Z"/>
              </w:rPr>
            </w:pPr>
            <w:del w:id="21151"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21152" w:author="Thomas Dietz" w:date="2012-08-08T17:00:00Z"/>
              </w:rPr>
            </w:pPr>
            <w:del w:id="21153" w:author="Thomas Dietz" w:date="2012-08-08T17:00:00Z">
              <w:r w:rsidRPr="009227FA" w:rsidDel="00ED0AEA">
                <w:delText>}</w:delText>
              </w:r>
            </w:del>
          </w:p>
          <w:p w14:paraId="47081318" w14:textId="692620ED" w:rsidR="00DE3AAB" w:rsidRPr="009227FA" w:rsidDel="00ED0AEA" w:rsidRDefault="00DE3AAB" w:rsidP="00011096">
            <w:pPr>
              <w:pStyle w:val="XML2"/>
              <w:rPr>
                <w:del w:id="21154" w:author="Thomas Dietz" w:date="2012-08-08T17:00:00Z"/>
              </w:rPr>
            </w:pPr>
          </w:p>
          <w:p w14:paraId="736DB41F" w14:textId="76CA1B01" w:rsidR="00DE3AAB" w:rsidRPr="009227FA" w:rsidDel="00ED0AEA" w:rsidRDefault="00DE3AAB" w:rsidP="002E655C">
            <w:pPr>
              <w:pStyle w:val="XML2"/>
              <w:rPr>
                <w:del w:id="21155" w:author="Thomas Dietz" w:date="2012-08-08T17:00:00Z"/>
              </w:rPr>
            </w:pPr>
            <w:del w:id="21156"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21157" w:author="Thomas Dietz" w:date="2012-08-08T17:00:00Z"/>
              </w:rPr>
            </w:pPr>
            <w:del w:id="21158"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21159" w:author="Thomas Dietz" w:date="2012-08-08T17:00:00Z"/>
              </w:rPr>
            </w:pPr>
            <w:del w:id="21160" w:author="Thomas Dietz" w:date="2012-08-08T17:00:00Z">
              <w:r w:rsidRPr="009227FA" w:rsidDel="00ED0AEA">
                <w:delText>enum output;</w:delText>
              </w:r>
            </w:del>
          </w:p>
          <w:p w14:paraId="0C89262F" w14:textId="02FC3FF7" w:rsidR="00DE3AAB" w:rsidRPr="009227FA" w:rsidDel="00ED0AEA" w:rsidRDefault="00DE3AAB" w:rsidP="007D61A9">
            <w:pPr>
              <w:pStyle w:val="XML4"/>
              <w:rPr>
                <w:del w:id="21161" w:author="Thomas Dietz" w:date="2012-08-08T17:00:00Z"/>
              </w:rPr>
            </w:pPr>
            <w:del w:id="21162"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21163" w:author="Thomas Dietz" w:date="2012-08-08T17:00:00Z"/>
              </w:rPr>
            </w:pPr>
            <w:del w:id="21164" w:author="Thomas Dietz" w:date="2012-08-08T17:00:00Z">
              <w:r w:rsidRPr="009227FA" w:rsidDel="00ED0AEA">
                <w:delText>enum copy-ttl-in;</w:delText>
              </w:r>
            </w:del>
          </w:p>
          <w:p w14:paraId="52784C4F" w14:textId="70F5B3E4" w:rsidR="00DE3AAB" w:rsidRPr="009227FA" w:rsidDel="00ED0AEA" w:rsidRDefault="00DE3AAB" w:rsidP="007D61A9">
            <w:pPr>
              <w:pStyle w:val="XML4"/>
              <w:rPr>
                <w:del w:id="21165" w:author="Thomas Dietz" w:date="2012-08-08T17:00:00Z"/>
              </w:rPr>
            </w:pPr>
            <w:del w:id="21166"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21167" w:author="Thomas Dietz" w:date="2012-08-08T17:00:00Z"/>
              </w:rPr>
            </w:pPr>
            <w:del w:id="21168"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21169" w:author="Thomas Dietz" w:date="2012-08-08T17:00:00Z"/>
              </w:rPr>
            </w:pPr>
            <w:del w:id="21170"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21171" w:author="Thomas Dietz" w:date="2012-08-08T17:00:00Z"/>
              </w:rPr>
            </w:pPr>
            <w:del w:id="21172"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21173" w:author="Thomas Dietz" w:date="2012-08-08T17:00:00Z"/>
              </w:rPr>
            </w:pPr>
            <w:del w:id="21174"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21175" w:author="Thomas Dietz" w:date="2012-08-08T17:00:00Z"/>
              </w:rPr>
            </w:pPr>
            <w:del w:id="21176"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21177" w:author="Thomas Dietz" w:date="2012-08-08T17:00:00Z"/>
              </w:rPr>
            </w:pPr>
            <w:del w:id="21178"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21179" w:author="Thomas Dietz" w:date="2012-08-08T17:00:00Z"/>
              </w:rPr>
            </w:pPr>
            <w:del w:id="21180" w:author="Thomas Dietz" w:date="2012-08-08T17:00:00Z">
              <w:r w:rsidRPr="009227FA" w:rsidDel="00ED0AEA">
                <w:delText>enum group;</w:delText>
              </w:r>
            </w:del>
          </w:p>
          <w:p w14:paraId="4F33A708" w14:textId="019B3590" w:rsidR="00DE3AAB" w:rsidRPr="009227FA" w:rsidDel="00ED0AEA" w:rsidRDefault="00DE3AAB" w:rsidP="007D61A9">
            <w:pPr>
              <w:pStyle w:val="XML4"/>
              <w:rPr>
                <w:del w:id="21181" w:author="Thomas Dietz" w:date="2012-08-08T17:00:00Z"/>
              </w:rPr>
            </w:pPr>
            <w:del w:id="21182"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21183" w:author="Thomas Dietz" w:date="2012-08-08T17:00:00Z"/>
              </w:rPr>
            </w:pPr>
            <w:del w:id="21184"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21185" w:author="Thomas Dietz" w:date="2012-08-08T17:00:00Z"/>
              </w:rPr>
            </w:pPr>
            <w:del w:id="21186"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21187" w:author="Thomas Dietz" w:date="2012-08-08T17:00:00Z"/>
              </w:rPr>
            </w:pPr>
            <w:del w:id="21188" w:author="Thomas Dietz" w:date="2012-08-08T17:00:00Z">
              <w:r w:rsidRPr="009227FA" w:rsidDel="00ED0AEA">
                <w:delText>}</w:delText>
              </w:r>
            </w:del>
          </w:p>
          <w:p w14:paraId="363D5AF8" w14:textId="104A2282" w:rsidR="00131B1F" w:rsidRPr="009227FA" w:rsidDel="00ED0AEA" w:rsidRDefault="00131B1F" w:rsidP="00131B1F">
            <w:pPr>
              <w:pStyle w:val="XML3"/>
              <w:rPr>
                <w:del w:id="21189" w:author="Thomas Dietz" w:date="2012-08-08T17:00:00Z"/>
              </w:rPr>
            </w:pPr>
            <w:del w:id="21190"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21191" w:author="Thomas Dietz" w:date="2012-08-08T17:00:00Z"/>
              </w:rPr>
            </w:pPr>
            <w:del w:id="21192" w:author="Thomas Dietz" w:date="2012-08-08T17:00:00Z">
              <w:r w:rsidRPr="009227FA" w:rsidDel="00ED0AEA">
                <w:delText>}</w:delText>
              </w:r>
            </w:del>
          </w:p>
          <w:p w14:paraId="66B37880" w14:textId="216E0262" w:rsidR="00DE3AAB" w:rsidRPr="009227FA" w:rsidDel="00ED0AEA" w:rsidRDefault="00DE3AAB" w:rsidP="00DE3AAB">
            <w:pPr>
              <w:pStyle w:val="XML1"/>
              <w:rPr>
                <w:del w:id="21193" w:author="Thomas Dietz" w:date="2012-08-08T17:00:00Z"/>
              </w:rPr>
            </w:pPr>
          </w:p>
          <w:p w14:paraId="0E22BB8B" w14:textId="145E221A" w:rsidR="00DE3AAB" w:rsidRPr="009227FA" w:rsidDel="00ED0AEA" w:rsidRDefault="00DE3AAB" w:rsidP="002E655C">
            <w:pPr>
              <w:pStyle w:val="XML2"/>
              <w:rPr>
                <w:del w:id="21194" w:author="Thomas Dietz" w:date="2012-08-08T17:00:00Z"/>
              </w:rPr>
            </w:pPr>
            <w:del w:id="21195"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21196" w:author="Thomas Dietz" w:date="2012-08-08T17:00:00Z"/>
              </w:rPr>
            </w:pPr>
            <w:del w:id="21197"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21198" w:author="Thomas Dietz" w:date="2012-08-08T17:00:00Z"/>
              </w:rPr>
            </w:pPr>
            <w:del w:id="21199"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21200" w:author="Thomas Dietz" w:date="2012-08-08T17:00:00Z"/>
              </w:rPr>
            </w:pPr>
            <w:del w:id="21201"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21202" w:author="Thomas Dietz" w:date="2012-08-08T17:00:00Z"/>
              </w:rPr>
            </w:pPr>
            <w:del w:id="21203"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21204" w:author="Thomas Dietz" w:date="2012-08-08T17:00:00Z"/>
              </w:rPr>
            </w:pPr>
            <w:del w:id="21205"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21206" w:author="Thomas Dietz" w:date="2012-08-08T17:00:00Z"/>
              </w:rPr>
            </w:pPr>
            <w:del w:id="21207" w:author="Thomas Dietz" w:date="2012-08-08T17:00:00Z">
              <w:r w:rsidRPr="009227FA" w:rsidDel="00ED0AEA">
                <w:lastRenderedPageBreak/>
                <w:delText>enum goto-table;</w:delText>
              </w:r>
            </w:del>
          </w:p>
          <w:p w14:paraId="00E237BC" w14:textId="0E081276" w:rsidR="00DE3AAB" w:rsidRPr="009227FA" w:rsidDel="00ED0AEA" w:rsidRDefault="00DE3AAB" w:rsidP="004165BB">
            <w:pPr>
              <w:pStyle w:val="XML3"/>
              <w:rPr>
                <w:del w:id="21208" w:author="Thomas Dietz" w:date="2012-08-08T17:00:00Z"/>
              </w:rPr>
            </w:pPr>
            <w:del w:id="21209" w:author="Thomas Dietz" w:date="2012-08-08T17:00:00Z">
              <w:r w:rsidRPr="009227FA" w:rsidDel="00ED0AEA">
                <w:delText>}</w:delText>
              </w:r>
            </w:del>
          </w:p>
          <w:p w14:paraId="2B1217E4" w14:textId="66B8EB4B" w:rsidR="00131B1F" w:rsidRPr="009227FA" w:rsidDel="00ED0AEA" w:rsidRDefault="00131B1F" w:rsidP="00131B1F">
            <w:pPr>
              <w:pStyle w:val="XML3"/>
              <w:rPr>
                <w:del w:id="21210" w:author="Thomas Dietz" w:date="2012-08-08T17:00:00Z"/>
              </w:rPr>
            </w:pPr>
            <w:del w:id="21211"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21212" w:author="Thomas Dietz" w:date="2012-08-08T17:00:00Z"/>
              </w:rPr>
            </w:pPr>
            <w:del w:id="21213" w:author="Thomas Dietz" w:date="2012-08-08T17:00:00Z">
              <w:r w:rsidRPr="009227FA" w:rsidDel="00ED0AEA">
                <w:delText>}</w:delText>
              </w:r>
            </w:del>
          </w:p>
          <w:p w14:paraId="51F82A78" w14:textId="09514B81" w:rsidR="00F71F36" w:rsidRPr="003C232C" w:rsidDel="00ED0AEA" w:rsidRDefault="00F71F36" w:rsidP="00011096">
            <w:pPr>
              <w:pStyle w:val="XML20"/>
              <w:rPr>
                <w:del w:id="21214" w:author="Thomas Dietz" w:date="2012-08-08T17:00:00Z"/>
                <w:rFonts w:eastAsia="Times New Roman"/>
              </w:rPr>
            </w:pPr>
          </w:p>
          <w:p w14:paraId="5229F975" w14:textId="4A57B9C8" w:rsidR="00B725E5" w:rsidRPr="009227FA" w:rsidDel="00ED0AEA" w:rsidRDefault="00B725E5" w:rsidP="002E655C">
            <w:pPr>
              <w:pStyle w:val="XML2"/>
              <w:rPr>
                <w:del w:id="21215" w:author="Thomas Dietz" w:date="2012-08-08T17:00:00Z"/>
              </w:rPr>
            </w:pPr>
            <w:del w:id="21216"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21217" w:author="Thomas Dietz" w:date="2012-08-08T17:00:00Z"/>
              </w:rPr>
            </w:pPr>
            <w:del w:id="21218"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21219" w:author="Thomas Dietz" w:date="2012-08-08T17:00:00Z"/>
              </w:rPr>
            </w:pPr>
            <w:del w:id="21220"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21221" w:author="Thomas Dietz" w:date="2012-08-08T17:00:00Z"/>
              </w:rPr>
            </w:pPr>
            <w:del w:id="21222"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21223" w:author="Thomas Dietz" w:date="2012-08-08T17:00:00Z"/>
                <w:lang w:val="de-DE"/>
                <w:rPrChange w:id="21224" w:author="Thomas Dietz" w:date="2012-08-08T14:24:00Z">
                  <w:rPr>
                    <w:del w:id="21225" w:author="Thomas Dietz" w:date="2012-08-08T17:00:00Z"/>
                  </w:rPr>
                </w:rPrChange>
              </w:rPr>
            </w:pPr>
            <w:del w:id="21226" w:author="Thomas Dietz" w:date="2012-08-08T17:00:00Z">
              <w:r w:rsidRPr="004238F6" w:rsidDel="00ED0AEA">
                <w:rPr>
                  <w:lang w:val="de-DE"/>
                  <w:rPrChange w:id="21227" w:author="Thomas Dietz" w:date="2012-08-08T14:24:00Z">
                    <w:rPr/>
                  </w:rPrChange>
                </w:rPr>
                <w:delText>enum metadata;</w:delText>
              </w:r>
            </w:del>
          </w:p>
          <w:p w14:paraId="352065B2" w14:textId="55C54DC6" w:rsidR="00B725E5" w:rsidRPr="004238F6" w:rsidDel="00ED0AEA" w:rsidRDefault="00B725E5" w:rsidP="002E655C">
            <w:pPr>
              <w:pStyle w:val="XML4"/>
              <w:rPr>
                <w:del w:id="21228" w:author="Thomas Dietz" w:date="2012-08-08T17:00:00Z"/>
                <w:lang w:val="de-DE"/>
                <w:rPrChange w:id="21229" w:author="Thomas Dietz" w:date="2012-08-08T14:24:00Z">
                  <w:rPr>
                    <w:del w:id="21230" w:author="Thomas Dietz" w:date="2012-08-08T17:00:00Z"/>
                  </w:rPr>
                </w:rPrChange>
              </w:rPr>
            </w:pPr>
            <w:del w:id="21231" w:author="Thomas Dietz" w:date="2012-08-08T17:00:00Z">
              <w:r w:rsidRPr="004238F6" w:rsidDel="00ED0AEA">
                <w:rPr>
                  <w:lang w:val="de-DE"/>
                  <w:rPrChange w:id="21232" w:author="Thomas Dietz" w:date="2012-08-08T14:24:00Z">
                    <w:rPr/>
                  </w:rPrChange>
                </w:rPr>
                <w:delText>enum ethernet-dest;</w:delText>
              </w:r>
            </w:del>
          </w:p>
          <w:p w14:paraId="36EA1DA7" w14:textId="0D459969" w:rsidR="00B725E5" w:rsidRPr="009227FA" w:rsidDel="00ED0AEA" w:rsidRDefault="00B725E5" w:rsidP="002E655C">
            <w:pPr>
              <w:pStyle w:val="XML4"/>
              <w:rPr>
                <w:del w:id="21233" w:author="Thomas Dietz" w:date="2012-08-08T17:00:00Z"/>
              </w:rPr>
            </w:pPr>
            <w:del w:id="21234"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21235" w:author="Thomas Dietz" w:date="2012-08-08T17:00:00Z"/>
              </w:rPr>
            </w:pPr>
            <w:del w:id="21236"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21237" w:author="Thomas Dietz" w:date="2012-08-08T17:00:00Z"/>
              </w:rPr>
            </w:pPr>
            <w:del w:id="21238" w:author="Thomas Dietz" w:date="2012-08-08T17:00:00Z">
              <w:r w:rsidRPr="009227FA" w:rsidDel="00ED0AEA">
                <w:delText>enum vlan-id;</w:delText>
              </w:r>
            </w:del>
          </w:p>
          <w:p w14:paraId="3D98032A" w14:textId="278E327A" w:rsidR="00B725E5" w:rsidRPr="009227FA" w:rsidDel="00ED0AEA" w:rsidRDefault="00B725E5" w:rsidP="002E655C">
            <w:pPr>
              <w:pStyle w:val="XML4"/>
              <w:rPr>
                <w:del w:id="21239" w:author="Thomas Dietz" w:date="2012-08-08T17:00:00Z"/>
              </w:rPr>
            </w:pPr>
            <w:del w:id="21240"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21241" w:author="Thomas Dietz" w:date="2012-08-08T17:00:00Z"/>
              </w:rPr>
            </w:pPr>
            <w:del w:id="21242" w:author="Thomas Dietz" w:date="2012-08-08T17:00:00Z">
              <w:r w:rsidRPr="009227FA" w:rsidDel="00ED0AEA">
                <w:delText>enum ip-dscp;</w:delText>
              </w:r>
            </w:del>
          </w:p>
          <w:p w14:paraId="1DD1E8B6" w14:textId="6C03524E" w:rsidR="00B725E5" w:rsidRPr="009227FA" w:rsidDel="00ED0AEA" w:rsidRDefault="00B725E5" w:rsidP="002E655C">
            <w:pPr>
              <w:pStyle w:val="XML4"/>
              <w:rPr>
                <w:del w:id="21243" w:author="Thomas Dietz" w:date="2012-08-08T17:00:00Z"/>
              </w:rPr>
            </w:pPr>
            <w:del w:id="21244" w:author="Thomas Dietz" w:date="2012-08-08T17:00:00Z">
              <w:r w:rsidRPr="009227FA" w:rsidDel="00ED0AEA">
                <w:delText>enum ip-ecn;</w:delText>
              </w:r>
            </w:del>
          </w:p>
          <w:p w14:paraId="18D94E8F" w14:textId="567971D8" w:rsidR="00B725E5" w:rsidRPr="009227FA" w:rsidDel="00ED0AEA" w:rsidRDefault="00B725E5" w:rsidP="002E655C">
            <w:pPr>
              <w:pStyle w:val="XML4"/>
              <w:rPr>
                <w:del w:id="21245" w:author="Thomas Dietz" w:date="2012-08-08T17:00:00Z"/>
              </w:rPr>
            </w:pPr>
            <w:del w:id="21246"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21247" w:author="Thomas Dietz" w:date="2012-08-08T17:00:00Z"/>
              </w:rPr>
            </w:pPr>
            <w:del w:id="21248"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21249" w:author="Thomas Dietz" w:date="2012-08-08T17:00:00Z"/>
              </w:rPr>
            </w:pPr>
            <w:del w:id="21250"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21251" w:author="Thomas Dietz" w:date="2012-08-08T17:00:00Z"/>
              </w:rPr>
            </w:pPr>
            <w:del w:id="21252" w:author="Thomas Dietz" w:date="2012-08-08T17:00:00Z">
              <w:r w:rsidRPr="009227FA" w:rsidDel="00ED0AEA">
                <w:delText>enum tcp-src;</w:delText>
              </w:r>
            </w:del>
          </w:p>
          <w:p w14:paraId="0CC88EA2" w14:textId="227998C3" w:rsidR="00B725E5" w:rsidRPr="009227FA" w:rsidDel="00ED0AEA" w:rsidRDefault="00B725E5" w:rsidP="002E655C">
            <w:pPr>
              <w:pStyle w:val="XML4"/>
              <w:rPr>
                <w:del w:id="21253" w:author="Thomas Dietz" w:date="2012-08-08T17:00:00Z"/>
              </w:rPr>
            </w:pPr>
            <w:del w:id="21254"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21255" w:author="Thomas Dietz" w:date="2012-08-08T17:00:00Z"/>
              </w:rPr>
            </w:pPr>
            <w:del w:id="21256" w:author="Thomas Dietz" w:date="2012-08-08T17:00:00Z">
              <w:r w:rsidRPr="009227FA" w:rsidDel="00ED0AEA">
                <w:delText>enum udp-src;</w:delText>
              </w:r>
            </w:del>
          </w:p>
          <w:p w14:paraId="7F53CACF" w14:textId="75F150B5" w:rsidR="00B725E5" w:rsidRPr="009227FA" w:rsidDel="00ED0AEA" w:rsidRDefault="00B725E5" w:rsidP="002E655C">
            <w:pPr>
              <w:pStyle w:val="XML4"/>
              <w:rPr>
                <w:del w:id="21257" w:author="Thomas Dietz" w:date="2012-08-08T17:00:00Z"/>
              </w:rPr>
            </w:pPr>
            <w:del w:id="21258"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21259" w:author="Thomas Dietz" w:date="2012-08-08T17:00:00Z"/>
                <w:lang w:val="de-DE"/>
              </w:rPr>
            </w:pPr>
            <w:del w:id="21260"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21261" w:author="Thomas Dietz" w:date="2012-08-08T17:00:00Z"/>
                <w:lang w:val="de-DE"/>
              </w:rPr>
            </w:pPr>
            <w:del w:id="21262"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21263" w:author="Thomas Dietz" w:date="2012-08-08T17:00:00Z"/>
                <w:lang w:val="de-DE"/>
              </w:rPr>
            </w:pPr>
            <w:del w:id="21264"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21265" w:author="Thomas Dietz" w:date="2012-08-08T17:00:00Z"/>
                <w:lang w:val="de-DE"/>
              </w:rPr>
            </w:pPr>
            <w:del w:id="21266"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21267" w:author="Thomas Dietz" w:date="2012-08-08T17:00:00Z"/>
                <w:lang w:val="de-DE"/>
              </w:rPr>
            </w:pPr>
            <w:del w:id="21268"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21269" w:author="Thomas Dietz" w:date="2012-08-08T17:00:00Z"/>
              </w:rPr>
            </w:pPr>
            <w:del w:id="21270"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21271" w:author="Thomas Dietz" w:date="2012-08-08T17:00:00Z"/>
              </w:rPr>
            </w:pPr>
            <w:del w:id="21272"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21273" w:author="Thomas Dietz" w:date="2012-08-08T17:00:00Z"/>
              </w:rPr>
            </w:pPr>
            <w:del w:id="21274"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21275" w:author="Thomas Dietz" w:date="2012-08-08T17:00:00Z"/>
              </w:rPr>
            </w:pPr>
            <w:del w:id="21276" w:author="Thomas Dietz" w:date="2012-08-08T17:00:00Z">
              <w:r w:rsidRPr="00FF0D35" w:rsidDel="00ED0AEA">
                <w:delText>enum arp-target-hardware-address;</w:delText>
              </w:r>
            </w:del>
          </w:p>
          <w:p w14:paraId="2747D39B" w14:textId="2346D0EF" w:rsidR="00B725E5" w:rsidRPr="003C232C" w:rsidDel="00ED0AEA" w:rsidRDefault="00B725E5" w:rsidP="002E655C">
            <w:pPr>
              <w:pStyle w:val="XML4"/>
              <w:rPr>
                <w:del w:id="21277" w:author="Thomas Dietz" w:date="2012-08-08T17:00:00Z"/>
                <w:lang w:val="de-DE"/>
              </w:rPr>
            </w:pPr>
            <w:del w:id="21278"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21279" w:author="Thomas Dietz" w:date="2012-08-08T17:00:00Z"/>
                <w:lang w:val="de-DE"/>
              </w:rPr>
            </w:pPr>
            <w:del w:id="21280"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21281" w:author="Thomas Dietz" w:date="2012-08-08T17:00:00Z"/>
              </w:rPr>
            </w:pPr>
            <w:del w:id="21282"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21283" w:author="Thomas Dietz" w:date="2012-08-08T17:00:00Z"/>
              </w:rPr>
            </w:pPr>
            <w:del w:id="21284"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21285" w:author="Thomas Dietz" w:date="2012-08-08T17:00:00Z"/>
                <w:lang w:val="de-DE"/>
              </w:rPr>
            </w:pPr>
            <w:del w:id="21286"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21287" w:author="Thomas Dietz" w:date="2012-08-08T17:00:00Z"/>
                <w:lang w:val="de-DE"/>
              </w:rPr>
            </w:pPr>
            <w:del w:id="21288"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21289" w:author="Thomas Dietz" w:date="2012-08-08T17:00:00Z"/>
              </w:rPr>
            </w:pPr>
            <w:del w:id="21290"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21291" w:author="Thomas Dietz" w:date="2012-08-08T17:00:00Z"/>
              </w:rPr>
            </w:pPr>
            <w:del w:id="21292"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21293" w:author="Thomas Dietz" w:date="2012-08-08T17:00:00Z"/>
                <w:lang w:val="de-DE"/>
              </w:rPr>
            </w:pPr>
            <w:del w:id="21294"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21295" w:author="Thomas Dietz" w:date="2012-08-08T17:00:00Z"/>
                <w:lang w:val="de-DE"/>
              </w:rPr>
            </w:pPr>
            <w:del w:id="21296"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21297" w:author="Thomas Dietz" w:date="2012-08-08T17:00:00Z"/>
              </w:rPr>
            </w:pPr>
            <w:del w:id="21298" w:author="Thomas Dietz" w:date="2012-08-08T17:00:00Z">
              <w:r w:rsidRPr="009227FA" w:rsidDel="00ED0AEA">
                <w:delText>}</w:delText>
              </w:r>
            </w:del>
          </w:p>
          <w:p w14:paraId="6F102938" w14:textId="11BB1072" w:rsidR="00131B1F" w:rsidRPr="009227FA" w:rsidDel="00ED0AEA" w:rsidRDefault="00131B1F" w:rsidP="00131B1F">
            <w:pPr>
              <w:pStyle w:val="XML3"/>
              <w:rPr>
                <w:del w:id="21299" w:author="Thomas Dietz" w:date="2012-08-08T17:00:00Z"/>
              </w:rPr>
            </w:pPr>
            <w:del w:id="21300"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21301" w:author="Thomas Dietz" w:date="2012-08-08T17:00:00Z"/>
              </w:rPr>
            </w:pPr>
            <w:del w:id="21302" w:author="Thomas Dietz" w:date="2012-08-08T17:00:00Z">
              <w:r w:rsidRPr="00C17419" w:rsidDel="00ED0AEA">
                <w:delText>}</w:delText>
              </w:r>
            </w:del>
          </w:p>
          <w:p w14:paraId="5508F01B" w14:textId="7152D5C0" w:rsidR="00B725E5" w:rsidRPr="00FF0D35" w:rsidDel="00ED0AEA" w:rsidRDefault="00B725E5" w:rsidP="002E655C">
            <w:pPr>
              <w:pStyle w:val="XML2"/>
              <w:rPr>
                <w:del w:id="21303" w:author="Thomas Dietz" w:date="2012-08-08T17:00:00Z"/>
              </w:rPr>
            </w:pPr>
            <w:del w:id="21304"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21305" w:author="Thomas Dietz" w:date="2012-08-08T17:00:00Z"/>
              </w:rPr>
            </w:pPr>
            <w:del w:id="21306" w:author="Thomas Dietz" w:date="2012-08-08T17:00:00Z">
              <w:r w:rsidRPr="00FF0D35" w:rsidDel="00ED0AEA">
                <w:delText>type binary;</w:delText>
              </w:r>
            </w:del>
          </w:p>
          <w:p w14:paraId="638064AD" w14:textId="330CD292" w:rsidR="00B725E5" w:rsidRPr="009227FA" w:rsidDel="00ED0AEA" w:rsidRDefault="00B725E5" w:rsidP="002E655C">
            <w:pPr>
              <w:pStyle w:val="XML3"/>
              <w:rPr>
                <w:del w:id="21307" w:author="Thomas Dietz" w:date="2012-08-08T17:00:00Z"/>
              </w:rPr>
            </w:pPr>
            <w:del w:id="21308" w:author="Thomas Dietz" w:date="2012-08-08T17:00:00Z">
              <w:r w:rsidRPr="009227FA" w:rsidDel="00ED0AEA">
                <w:delText>description</w:delText>
              </w:r>
            </w:del>
          </w:p>
          <w:p w14:paraId="4FA32F11" w14:textId="559D5EC6" w:rsidR="00B725E5" w:rsidRPr="009227FA" w:rsidDel="00ED0AEA" w:rsidRDefault="00B725E5" w:rsidP="004165BB">
            <w:pPr>
              <w:pStyle w:val="XML4"/>
              <w:rPr>
                <w:del w:id="21309" w:author="Thomas Dietz" w:date="2012-08-08T17:00:00Z"/>
              </w:rPr>
            </w:pPr>
            <w:del w:id="21310"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21311" w:author="Thomas Dietz" w:date="2012-08-08T17:00:00Z"/>
              </w:rPr>
            </w:pPr>
            <w:del w:id="21312" w:author="Thomas Dietz" w:date="2012-08-08T17:00:00Z">
              <w:r w:rsidRPr="009227FA" w:rsidDel="00ED0AEA">
                <w:delText>reference</w:delText>
              </w:r>
            </w:del>
          </w:p>
          <w:p w14:paraId="4BB8F352" w14:textId="565A47AE" w:rsidR="00B725E5" w:rsidRPr="009227FA" w:rsidDel="00ED0AEA" w:rsidRDefault="00B725E5" w:rsidP="004165BB">
            <w:pPr>
              <w:pStyle w:val="XML4"/>
              <w:rPr>
                <w:del w:id="21313" w:author="Thomas Dietz" w:date="2012-08-08T17:00:00Z"/>
              </w:rPr>
            </w:pPr>
            <w:del w:id="21314"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21315" w:author="Thomas Dietz" w:date="2012-08-08T17:00:00Z"/>
              </w:rPr>
            </w:pPr>
            <w:del w:id="21316" w:author="Thomas Dietz" w:date="2012-08-08T17:00:00Z">
              <w:r w:rsidRPr="009227FA" w:rsidDel="00ED0AEA">
                <w:delText>}</w:delText>
              </w:r>
            </w:del>
          </w:p>
          <w:p w14:paraId="3DFDF197" w14:textId="2D7F4772" w:rsidR="00B725E5" w:rsidRPr="003C232C" w:rsidDel="00ED0AEA" w:rsidRDefault="00B725E5" w:rsidP="00011096">
            <w:pPr>
              <w:pStyle w:val="XML20"/>
              <w:rPr>
                <w:del w:id="21317" w:author="Thomas Dietz" w:date="2012-08-08T17:00:00Z"/>
                <w:rFonts w:eastAsia="Times New Roman"/>
              </w:rPr>
            </w:pPr>
          </w:p>
          <w:p w14:paraId="38821D94" w14:textId="06E4AA5F" w:rsidR="00F71F36" w:rsidRPr="009227FA" w:rsidDel="00ED0AEA" w:rsidRDefault="00F71F36" w:rsidP="00011096">
            <w:pPr>
              <w:pStyle w:val="XML2"/>
              <w:rPr>
                <w:del w:id="21318" w:author="Thomas Dietz" w:date="2012-08-08T17:00:00Z"/>
              </w:rPr>
            </w:pPr>
            <w:del w:id="21319" w:author="Thomas Dietz" w:date="2012-08-08T17:00:00Z">
              <w:r w:rsidRPr="009227FA" w:rsidDel="00ED0AEA">
                <w:delText>/*****************************************************************</w:delText>
              </w:r>
            </w:del>
          </w:p>
          <w:p w14:paraId="72B58FDA" w14:textId="0D68BCB5" w:rsidR="00F71F36" w:rsidRPr="009227FA" w:rsidDel="00ED0AEA" w:rsidRDefault="00F71F36" w:rsidP="00011096">
            <w:pPr>
              <w:pStyle w:val="XML2"/>
              <w:rPr>
                <w:del w:id="21320" w:author="Thomas Dietz" w:date="2012-08-08T17:00:00Z"/>
              </w:rPr>
            </w:pPr>
            <w:del w:id="21321" w:author="Thomas Dietz" w:date="2012-08-08T17:00:00Z">
              <w:r w:rsidRPr="009227FA" w:rsidDel="00ED0AEA">
                <w:delText>* Groupings</w:delText>
              </w:r>
            </w:del>
          </w:p>
          <w:p w14:paraId="3A5C9D46" w14:textId="7E883BE1" w:rsidR="00F71F36" w:rsidRPr="009227FA" w:rsidDel="00ED0AEA" w:rsidRDefault="00F71F36" w:rsidP="00011096">
            <w:pPr>
              <w:pStyle w:val="XML2"/>
              <w:rPr>
                <w:del w:id="21322" w:author="Thomas Dietz" w:date="2012-08-08T17:00:00Z"/>
              </w:rPr>
            </w:pPr>
            <w:del w:id="21323" w:author="Thomas Dietz" w:date="2012-08-08T17:00:00Z">
              <w:r w:rsidRPr="009227FA" w:rsidDel="00ED0AEA">
                <w:delText>*****************************************************************/</w:delText>
              </w:r>
            </w:del>
          </w:p>
          <w:p w14:paraId="0E0A62AB" w14:textId="4B6E2A89" w:rsidR="00F71F36" w:rsidRPr="003C232C" w:rsidDel="00ED0AEA" w:rsidRDefault="00F71F36" w:rsidP="00011096">
            <w:pPr>
              <w:pStyle w:val="XML20"/>
              <w:rPr>
                <w:del w:id="21324" w:author="Thomas Dietz" w:date="2012-08-08T17:00:00Z"/>
                <w:rFonts w:eastAsia="Times New Roman"/>
              </w:rPr>
            </w:pPr>
          </w:p>
          <w:p w14:paraId="3F78049A" w14:textId="5C62B717" w:rsidR="00F71F36" w:rsidRPr="009227FA" w:rsidDel="00ED0AEA" w:rsidRDefault="00F71F36" w:rsidP="00011096">
            <w:pPr>
              <w:pStyle w:val="XML2"/>
              <w:rPr>
                <w:del w:id="21325" w:author="Thomas Dietz" w:date="2012-08-08T17:00:00Z"/>
              </w:rPr>
            </w:pPr>
            <w:del w:id="21326"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21327" w:author="Thomas Dietz" w:date="2012-08-08T17:00:00Z"/>
              </w:rPr>
            </w:pPr>
            <w:del w:id="21328"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21329" w:author="Thomas Dietz" w:date="2012-08-08T17:00:00Z"/>
              </w:rPr>
            </w:pPr>
            <w:del w:id="21330" w:author="Thomas Dietz" w:date="2012-08-08T17:00:00Z">
              <w:r w:rsidRPr="009227FA" w:rsidDel="00ED0AEA">
                <w:delText>leaf id {</w:delText>
              </w:r>
            </w:del>
          </w:p>
          <w:p w14:paraId="3AC395D7" w14:textId="3701C25E" w:rsidR="00F71F36" w:rsidRPr="009227FA" w:rsidDel="00ED0AEA" w:rsidRDefault="00F71F36" w:rsidP="00011096">
            <w:pPr>
              <w:pStyle w:val="XML4"/>
              <w:rPr>
                <w:del w:id="21331" w:author="Thomas Dietz" w:date="2012-08-08T17:00:00Z"/>
              </w:rPr>
            </w:pPr>
            <w:del w:id="21332"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21333" w:author="Thomas Dietz" w:date="2012-08-08T17:00:00Z"/>
              </w:rPr>
            </w:pPr>
            <w:del w:id="21334"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21335" w:author="Thomas Dietz" w:date="2012-08-08T17:00:00Z"/>
              </w:rPr>
            </w:pPr>
            <w:del w:id="21336" w:author="Thomas Dietz" w:date="2012-08-08T17:00:00Z">
              <w:r w:rsidRPr="009227FA" w:rsidDel="00ED0AEA">
                <w:delText>}</w:delText>
              </w:r>
            </w:del>
          </w:p>
          <w:p w14:paraId="45F4FBAE" w14:textId="64705D35" w:rsidR="00F71F36" w:rsidRPr="009227FA" w:rsidDel="00ED0AEA" w:rsidRDefault="00F71F36" w:rsidP="00011096">
            <w:pPr>
              <w:pStyle w:val="XML3"/>
              <w:rPr>
                <w:del w:id="21337" w:author="Thomas Dietz" w:date="2012-08-08T17:00:00Z"/>
              </w:rPr>
            </w:pPr>
            <w:del w:id="21338" w:author="Thomas Dietz" w:date="2012-08-08T17:00:00Z">
              <w:r w:rsidRPr="009227FA" w:rsidDel="00ED0AEA">
                <w:delText>leaf uri {</w:delText>
              </w:r>
            </w:del>
          </w:p>
          <w:p w14:paraId="62682138" w14:textId="45B4ACF8" w:rsidR="00F71F36" w:rsidRPr="009227FA" w:rsidDel="00ED0AEA" w:rsidRDefault="00F71F36" w:rsidP="00011096">
            <w:pPr>
              <w:pStyle w:val="XML4"/>
              <w:rPr>
                <w:del w:id="21339" w:author="Thomas Dietz" w:date="2012-08-08T17:00:00Z"/>
              </w:rPr>
            </w:pPr>
            <w:del w:id="21340"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21341" w:author="Thomas Dietz" w:date="2012-08-08T17:00:00Z"/>
              </w:rPr>
            </w:pPr>
            <w:del w:id="21342"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21343" w:author="Thomas Dietz" w:date="2012-08-08T17:00:00Z"/>
              </w:rPr>
            </w:pPr>
            <w:del w:id="21344" w:author="Thomas Dietz" w:date="2012-08-08T17:00:00Z">
              <w:r w:rsidRPr="009227FA" w:rsidDel="00ED0AEA">
                <w:delText>}</w:delText>
              </w:r>
            </w:del>
          </w:p>
          <w:p w14:paraId="36688DD9" w14:textId="3D26E363" w:rsidR="00F71F36" w:rsidRPr="009227FA" w:rsidDel="00ED0AEA" w:rsidRDefault="00F71F36" w:rsidP="00011096">
            <w:pPr>
              <w:pStyle w:val="XML3"/>
              <w:rPr>
                <w:del w:id="21345" w:author="Thomas Dietz" w:date="2012-08-08T17:00:00Z"/>
              </w:rPr>
            </w:pPr>
            <w:del w:id="21346"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21347" w:author="Thomas Dietz" w:date="2012-08-08T17:00:00Z"/>
              </w:rPr>
            </w:pPr>
            <w:del w:id="21348"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21349" w:author="Thomas Dietz" w:date="2012-08-08T17:00:00Z"/>
              </w:rPr>
            </w:pPr>
            <w:del w:id="21350" w:author="Thomas Dietz" w:date="2012-08-08T17:00:00Z">
              <w:r w:rsidRPr="009227FA" w:rsidDel="00ED0AEA">
                <w:delText>enum "ssh";</w:delText>
              </w:r>
            </w:del>
          </w:p>
          <w:p w14:paraId="7A21202B" w14:textId="622A31DE" w:rsidR="00F71F36" w:rsidRPr="009227FA" w:rsidDel="00ED0AEA" w:rsidRDefault="00F71F36" w:rsidP="00011096">
            <w:pPr>
              <w:pStyle w:val="XML5"/>
              <w:rPr>
                <w:del w:id="21351" w:author="Thomas Dietz" w:date="2012-08-08T17:00:00Z"/>
              </w:rPr>
            </w:pPr>
            <w:del w:id="21352" w:author="Thomas Dietz" w:date="2012-08-08T17:00:00Z">
              <w:r w:rsidRPr="009227FA" w:rsidDel="00ED0AEA">
                <w:delText>enum "soap";</w:delText>
              </w:r>
            </w:del>
          </w:p>
          <w:p w14:paraId="63DC192A" w14:textId="1E622C66" w:rsidR="00F71F36" w:rsidRPr="009227FA" w:rsidDel="00ED0AEA" w:rsidRDefault="00F71F36" w:rsidP="00011096">
            <w:pPr>
              <w:pStyle w:val="XML5"/>
              <w:rPr>
                <w:del w:id="21353" w:author="Thomas Dietz" w:date="2012-08-08T17:00:00Z"/>
              </w:rPr>
            </w:pPr>
            <w:del w:id="21354" w:author="Thomas Dietz" w:date="2012-08-08T17:00:00Z">
              <w:r w:rsidRPr="009227FA" w:rsidDel="00ED0AEA">
                <w:delText>enum "tls";</w:delText>
              </w:r>
            </w:del>
          </w:p>
          <w:p w14:paraId="0DBE50BB" w14:textId="374E123B" w:rsidR="00F71F36" w:rsidRPr="009227FA" w:rsidDel="00ED0AEA" w:rsidRDefault="00F71F36" w:rsidP="00011096">
            <w:pPr>
              <w:pStyle w:val="XML5"/>
              <w:rPr>
                <w:del w:id="21355" w:author="Thomas Dietz" w:date="2012-08-08T17:00:00Z"/>
              </w:rPr>
            </w:pPr>
            <w:del w:id="21356" w:author="Thomas Dietz" w:date="2012-08-08T17:00:00Z">
              <w:r w:rsidRPr="009227FA" w:rsidDel="00ED0AEA">
                <w:delText>enum "beep";</w:delText>
              </w:r>
            </w:del>
          </w:p>
          <w:p w14:paraId="592BBBB2" w14:textId="491E3EB8" w:rsidR="00F71F36" w:rsidRPr="009227FA" w:rsidDel="00ED0AEA" w:rsidRDefault="00F71F36" w:rsidP="00011096">
            <w:pPr>
              <w:pStyle w:val="XML4"/>
              <w:rPr>
                <w:del w:id="21357" w:author="Thomas Dietz" w:date="2012-08-08T17:00:00Z"/>
              </w:rPr>
            </w:pPr>
            <w:del w:id="21358" w:author="Thomas Dietz" w:date="2012-08-08T17:00:00Z">
              <w:r w:rsidRPr="009227FA" w:rsidDel="00ED0AEA">
                <w:delText>}</w:delText>
              </w:r>
            </w:del>
          </w:p>
          <w:p w14:paraId="7DCC8A7B" w14:textId="2858F828" w:rsidR="00F71F36" w:rsidRPr="009227FA" w:rsidDel="00ED0AEA" w:rsidRDefault="00F71F36" w:rsidP="00011096">
            <w:pPr>
              <w:pStyle w:val="XML4"/>
              <w:rPr>
                <w:del w:id="21359" w:author="Thomas Dietz" w:date="2012-08-08T17:00:00Z"/>
              </w:rPr>
            </w:pPr>
            <w:del w:id="21360" w:author="Thomas Dietz" w:date="2012-08-08T17:00:00Z">
              <w:r w:rsidRPr="009227FA" w:rsidDel="00ED0AEA">
                <w:delText>default "ssh";</w:delText>
              </w:r>
            </w:del>
          </w:p>
          <w:p w14:paraId="2AE98353" w14:textId="7834CBCD" w:rsidR="00F71F36" w:rsidRPr="009227FA" w:rsidDel="00ED0AEA" w:rsidRDefault="00F71F36" w:rsidP="00011096">
            <w:pPr>
              <w:pStyle w:val="XML4"/>
              <w:rPr>
                <w:del w:id="21361" w:author="Thomas Dietz" w:date="2012-08-08T17:00:00Z"/>
              </w:rPr>
            </w:pPr>
            <w:del w:id="21362"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21363" w:author="Thomas Dietz" w:date="2012-08-08T17:00:00Z"/>
              </w:rPr>
            </w:pPr>
            <w:del w:id="21364"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21365" w:author="Thomas Dietz" w:date="2012-08-08T17:00:00Z"/>
              </w:rPr>
            </w:pPr>
            <w:del w:id="21366" w:author="Thomas Dietz" w:date="2012-08-08T17:00:00Z">
              <w:r w:rsidRPr="009227FA" w:rsidDel="00ED0AEA">
                <w:delText>}</w:delText>
              </w:r>
            </w:del>
          </w:p>
          <w:p w14:paraId="3C9F871D" w14:textId="11083931" w:rsidR="00F71F36" w:rsidRPr="009227FA" w:rsidDel="00ED0AEA" w:rsidRDefault="00F71F36" w:rsidP="00011096">
            <w:pPr>
              <w:pStyle w:val="XML2"/>
              <w:rPr>
                <w:del w:id="21367" w:author="Thomas Dietz" w:date="2012-08-08T17:00:00Z"/>
              </w:rPr>
            </w:pPr>
            <w:del w:id="21368" w:author="Thomas Dietz" w:date="2012-08-08T17:00:00Z">
              <w:r w:rsidRPr="009227FA" w:rsidDel="00ED0AEA">
                <w:delText>}</w:delText>
              </w:r>
            </w:del>
          </w:p>
          <w:p w14:paraId="4F0F47A4" w14:textId="0386B69D" w:rsidR="00F71F36" w:rsidRPr="009227FA" w:rsidDel="00ED0AEA" w:rsidRDefault="00F71F36" w:rsidP="00011096">
            <w:pPr>
              <w:pStyle w:val="XML1"/>
              <w:rPr>
                <w:del w:id="21369" w:author="Thomas Dietz" w:date="2012-08-08T17:00:00Z"/>
              </w:rPr>
            </w:pPr>
          </w:p>
          <w:p w14:paraId="183C2BD5" w14:textId="62186625" w:rsidR="00F71F36" w:rsidRPr="009227FA" w:rsidDel="00ED0AEA" w:rsidRDefault="00F71F36" w:rsidP="00011096">
            <w:pPr>
              <w:pStyle w:val="XML2"/>
              <w:rPr>
                <w:del w:id="21370" w:author="Thomas Dietz" w:date="2012-08-08T17:00:00Z"/>
              </w:rPr>
            </w:pPr>
            <w:del w:id="21371"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21372" w:author="Thomas Dietz" w:date="2012-08-08T17:00:00Z"/>
              </w:rPr>
            </w:pPr>
            <w:del w:id="21373"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21374" w:author="Thomas Dietz" w:date="2012-08-08T17:00:00Z"/>
              </w:rPr>
            </w:pPr>
            <w:del w:id="21375" w:author="Thomas Dietz" w:date="2012-08-08T17:00:00Z">
              <w:r w:rsidRPr="009227FA" w:rsidDel="00ED0AEA">
                <w:delText>leaf id {</w:delText>
              </w:r>
            </w:del>
          </w:p>
          <w:p w14:paraId="358A4BA0" w14:textId="36075310" w:rsidR="00F71F36" w:rsidRPr="009227FA" w:rsidDel="00ED0AEA" w:rsidRDefault="00F71F36" w:rsidP="00011096">
            <w:pPr>
              <w:pStyle w:val="XML4"/>
              <w:rPr>
                <w:del w:id="21376" w:author="Thomas Dietz" w:date="2012-08-08T17:00:00Z"/>
              </w:rPr>
            </w:pPr>
            <w:del w:id="21377"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21378" w:author="Thomas Dietz" w:date="2012-08-08T17:00:00Z"/>
              </w:rPr>
            </w:pPr>
            <w:del w:id="21379"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21380" w:author="Thomas Dietz" w:date="2012-08-08T17:00:00Z"/>
              </w:rPr>
            </w:pPr>
            <w:del w:id="21381"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21382" w:author="Thomas Dietz" w:date="2012-08-08T17:00:00Z"/>
              </w:rPr>
            </w:pPr>
            <w:del w:id="21383" w:author="Thomas Dietz" w:date="2012-08-08T17:00:00Z">
              <w:r w:rsidRPr="009227FA" w:rsidDel="00ED0AEA">
                <w:delText>}</w:delText>
              </w:r>
            </w:del>
          </w:p>
          <w:p w14:paraId="45E6B949" w14:textId="02E4CD3C" w:rsidR="002D2773" w:rsidRPr="009227FA" w:rsidDel="00ED0AEA" w:rsidRDefault="002D2773" w:rsidP="00A21E86">
            <w:pPr>
              <w:pStyle w:val="XML3"/>
              <w:rPr>
                <w:del w:id="21384" w:author="Thomas Dietz" w:date="2012-08-08T17:00:00Z"/>
              </w:rPr>
            </w:pPr>
            <w:del w:id="21385"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21386" w:author="Thomas Dietz" w:date="2012-08-08T17:00:00Z"/>
              </w:rPr>
            </w:pPr>
            <w:del w:id="21387"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21388" w:author="Thomas Dietz" w:date="2012-08-08T17:00:00Z"/>
              </w:rPr>
            </w:pPr>
            <w:del w:id="21389"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21390" w:author="Thomas Dietz" w:date="2012-08-08T17:00:00Z"/>
              </w:rPr>
            </w:pPr>
            <w:del w:id="21391" w:author="Thomas Dietz" w:date="2012-08-08T17:00:00Z">
              <w:r w:rsidRPr="009227FA" w:rsidDel="00ED0AEA">
                <w:delText>}</w:delText>
              </w:r>
            </w:del>
          </w:p>
          <w:p w14:paraId="0280581B" w14:textId="1F4E5E7A" w:rsidR="00F71F36" w:rsidRPr="009227FA" w:rsidDel="00ED0AEA" w:rsidRDefault="00F71F36" w:rsidP="00011096">
            <w:pPr>
              <w:pStyle w:val="XML3"/>
              <w:rPr>
                <w:del w:id="21392" w:author="Thomas Dietz" w:date="2012-08-08T17:00:00Z"/>
              </w:rPr>
            </w:pPr>
            <w:del w:id="21393"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21394" w:author="Thomas Dietz" w:date="2012-08-08T17:00:00Z"/>
              </w:rPr>
            </w:pPr>
            <w:del w:id="21395"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21396" w:author="Thomas Dietz" w:date="2012-08-08T17:00:00Z"/>
              </w:rPr>
            </w:pPr>
            <w:del w:id="21397"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21398" w:author="Thomas Dietz" w:date="2012-08-08T17:00:00Z"/>
              </w:rPr>
            </w:pPr>
            <w:del w:id="21399"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21400" w:author="Thomas Dietz" w:date="2012-08-08T17:00:00Z"/>
              </w:rPr>
            </w:pPr>
            <w:del w:id="21401" w:author="Thomas Dietz" w:date="2012-08-08T17:00:00Z">
              <w:r w:rsidRPr="009227FA" w:rsidDel="00ED0AEA">
                <w:delText>}</w:delText>
              </w:r>
            </w:del>
          </w:p>
          <w:p w14:paraId="4F943889" w14:textId="72558B6E" w:rsidR="00F71F36" w:rsidRPr="009227FA" w:rsidDel="00ED0AEA" w:rsidRDefault="00F71F36" w:rsidP="00011096">
            <w:pPr>
              <w:pStyle w:val="XML3"/>
              <w:rPr>
                <w:del w:id="21402" w:author="Thomas Dietz" w:date="2012-08-08T17:00:00Z"/>
              </w:rPr>
            </w:pPr>
            <w:del w:id="21403" w:author="Thomas Dietz" w:date="2012-08-08T17:00:00Z">
              <w:r w:rsidRPr="009227FA" w:rsidDel="00ED0AEA">
                <w:lastRenderedPageBreak/>
                <w:delText>leaf enabled {</w:delText>
              </w:r>
            </w:del>
          </w:p>
          <w:p w14:paraId="0449CAD9" w14:textId="56D2F398" w:rsidR="00F71F36" w:rsidRPr="009227FA" w:rsidDel="00ED0AEA" w:rsidRDefault="00F71F36" w:rsidP="00011096">
            <w:pPr>
              <w:pStyle w:val="XML4"/>
              <w:rPr>
                <w:del w:id="21404" w:author="Thomas Dietz" w:date="2012-08-08T17:00:00Z"/>
              </w:rPr>
            </w:pPr>
            <w:del w:id="21405"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21406" w:author="Thomas Dietz" w:date="2012-08-08T17:00:00Z"/>
              </w:rPr>
            </w:pPr>
            <w:del w:id="21407"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21408" w:author="Thomas Dietz" w:date="2012-08-08T17:00:00Z"/>
              </w:rPr>
            </w:pPr>
            <w:del w:id="21409"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21410" w:author="Thomas Dietz" w:date="2012-08-08T17:00:00Z"/>
              </w:rPr>
            </w:pPr>
            <w:del w:id="21411" w:author="Thomas Dietz" w:date="2012-08-08T17:00:00Z">
              <w:r w:rsidRPr="009227FA" w:rsidDel="00ED0AEA">
                <w:delText>}</w:delText>
              </w:r>
            </w:del>
          </w:p>
          <w:p w14:paraId="603419ED" w14:textId="326C49CB" w:rsidR="00F71F36" w:rsidRPr="009227FA" w:rsidDel="00ED0AEA" w:rsidRDefault="00F71F36" w:rsidP="00011096">
            <w:pPr>
              <w:pStyle w:val="XML3"/>
              <w:rPr>
                <w:del w:id="21412" w:author="Thomas Dietz" w:date="2012-08-08T17:00:00Z"/>
              </w:rPr>
            </w:pPr>
            <w:del w:id="21413"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21414" w:author="Thomas Dietz" w:date="2012-08-08T17:00:00Z"/>
              </w:rPr>
            </w:pPr>
            <w:del w:id="21415"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21416" w:author="Thomas Dietz" w:date="2012-08-08T17:00:00Z"/>
              </w:rPr>
            </w:pPr>
            <w:del w:id="21417"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21418" w:author="Thomas Dietz" w:date="2012-08-08T17:00:00Z"/>
              </w:rPr>
            </w:pPr>
            <w:del w:id="21419" w:author="Thomas Dietz" w:date="2012-08-08T17:00:00Z">
              <w:r w:rsidRPr="009227FA" w:rsidDel="00ED0AEA">
                <w:delText>key "id";</w:delText>
              </w:r>
            </w:del>
          </w:p>
          <w:p w14:paraId="23B69509" w14:textId="5E3D377F" w:rsidR="00F71F36" w:rsidRPr="009227FA" w:rsidDel="00ED0AEA" w:rsidRDefault="00F71F36" w:rsidP="00011096">
            <w:pPr>
              <w:pStyle w:val="XML5"/>
              <w:rPr>
                <w:del w:id="21420" w:author="Thomas Dietz" w:date="2012-08-08T17:00:00Z"/>
              </w:rPr>
            </w:pPr>
            <w:del w:id="21421" w:author="Thomas Dietz" w:date="2012-08-08T17:00:00Z">
              <w:r w:rsidRPr="009227FA" w:rsidDel="00ED0AEA">
                <w:delText>unique "id";</w:delText>
              </w:r>
            </w:del>
          </w:p>
          <w:p w14:paraId="2E804B32" w14:textId="6BA41FCC" w:rsidR="00F71F36" w:rsidRPr="009227FA" w:rsidDel="00ED0AEA" w:rsidRDefault="00F71F36" w:rsidP="00011096">
            <w:pPr>
              <w:pStyle w:val="XML5"/>
              <w:rPr>
                <w:del w:id="21422" w:author="Thomas Dietz" w:date="2012-08-08T17:00:00Z"/>
              </w:rPr>
            </w:pPr>
            <w:del w:id="21423"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21424" w:author="Thomas Dietz" w:date="2012-08-08T17:00:00Z"/>
              </w:rPr>
            </w:pPr>
            <w:del w:id="21425"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21426" w:author="Thomas Dietz" w:date="2012-08-08T17:00:00Z"/>
              </w:rPr>
            </w:pPr>
            <w:del w:id="21427" w:author="Thomas Dietz" w:date="2012-08-08T17:00:00Z">
              <w:r w:rsidRPr="009227FA" w:rsidDel="00ED0AEA">
                <w:delText>}</w:delText>
              </w:r>
            </w:del>
          </w:p>
          <w:p w14:paraId="1AFF7805" w14:textId="7F20C7B5" w:rsidR="00F71F36" w:rsidRPr="009227FA" w:rsidDel="00ED0AEA" w:rsidRDefault="00F71F36" w:rsidP="00011096">
            <w:pPr>
              <w:pStyle w:val="XML3"/>
              <w:rPr>
                <w:del w:id="21428" w:author="Thomas Dietz" w:date="2012-08-08T17:00:00Z"/>
              </w:rPr>
            </w:pPr>
            <w:del w:id="21429" w:author="Thomas Dietz" w:date="2012-08-08T17:00:00Z">
              <w:r w:rsidRPr="009227FA" w:rsidDel="00ED0AEA">
                <w:delText>}</w:delText>
              </w:r>
            </w:del>
          </w:p>
          <w:p w14:paraId="55AC20A5" w14:textId="279A5B5F" w:rsidR="00F71F36" w:rsidRPr="009227FA" w:rsidDel="00ED0AEA" w:rsidRDefault="00F71F36" w:rsidP="00011096">
            <w:pPr>
              <w:pStyle w:val="XML3"/>
              <w:rPr>
                <w:del w:id="21430" w:author="Thomas Dietz" w:date="2012-08-08T17:00:00Z"/>
              </w:rPr>
            </w:pPr>
            <w:del w:id="21431"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21432" w:author="Thomas Dietz" w:date="2012-08-08T17:00:00Z"/>
              </w:rPr>
            </w:pPr>
            <w:del w:id="21433"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21434" w:author="Thomas Dietz" w:date="2012-08-08T17:00:00Z"/>
              </w:rPr>
            </w:pPr>
            <w:del w:id="21435"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21436" w:author="Thomas Dietz" w:date="2012-08-08T17:00:00Z"/>
              </w:rPr>
            </w:pPr>
            <w:del w:id="21437"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21438" w:author="Thomas Dietz" w:date="2012-08-08T17:00:00Z"/>
              </w:rPr>
            </w:pPr>
            <w:del w:id="21439"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21440" w:author="Thomas Dietz" w:date="2012-08-08T17:00:00Z"/>
              </w:rPr>
            </w:pPr>
            <w:del w:id="21441" w:author="Thomas Dietz" w:date="2012-08-08T17:00:00Z">
              <w:r w:rsidRPr="009227FA" w:rsidDel="00ED0AEA">
                <w:delText>}</w:delText>
              </w:r>
            </w:del>
          </w:p>
          <w:p w14:paraId="7ADDFE96" w14:textId="00C98EDB" w:rsidR="00F71F36" w:rsidRPr="009227FA" w:rsidDel="00ED0AEA" w:rsidRDefault="00F71F36" w:rsidP="00011096">
            <w:pPr>
              <w:pStyle w:val="XML5"/>
              <w:rPr>
                <w:del w:id="21442" w:author="Thomas Dietz" w:date="2012-08-08T17:00:00Z"/>
              </w:rPr>
            </w:pPr>
            <w:del w:id="21443"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21444" w:author="Thomas Dietz" w:date="2012-08-08T17:00:00Z"/>
              </w:rPr>
            </w:pPr>
            <w:del w:id="21445" w:author="Thomas Dietz" w:date="2012-08-08T17:00:00Z">
              <w:r w:rsidRPr="009227FA" w:rsidDel="00ED0AEA">
                <w:delText>}</w:delText>
              </w:r>
            </w:del>
          </w:p>
          <w:p w14:paraId="1A43FB0D" w14:textId="1832D38D" w:rsidR="00F71F36" w:rsidRPr="009227FA" w:rsidDel="00ED0AEA" w:rsidRDefault="00F71F36" w:rsidP="00011096">
            <w:pPr>
              <w:pStyle w:val="XML4"/>
              <w:rPr>
                <w:del w:id="21446" w:author="Thomas Dietz" w:date="2012-08-08T17:00:00Z"/>
              </w:rPr>
            </w:pPr>
            <w:del w:id="21447"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21448" w:author="Thomas Dietz" w:date="2012-08-08T17:00:00Z"/>
              </w:rPr>
            </w:pPr>
            <w:del w:id="21449"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21450" w:author="Thomas Dietz" w:date="2012-08-08T17:00:00Z"/>
              </w:rPr>
            </w:pPr>
            <w:del w:id="21451"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21452" w:author="Thomas Dietz" w:date="2012-08-08T17:00:00Z"/>
              </w:rPr>
            </w:pPr>
            <w:del w:id="21453" w:author="Thomas Dietz" w:date="2012-08-08T17:00:00Z">
              <w:r w:rsidRPr="009227FA" w:rsidDel="00ED0AEA">
                <w:delText>}</w:delText>
              </w:r>
            </w:del>
          </w:p>
          <w:p w14:paraId="575CB4BB" w14:textId="3FE6A7D5" w:rsidR="00F71F36" w:rsidRPr="009227FA" w:rsidDel="00ED0AEA" w:rsidRDefault="00F71F36" w:rsidP="00011096">
            <w:pPr>
              <w:pStyle w:val="XML5"/>
              <w:rPr>
                <w:del w:id="21454" w:author="Thomas Dietz" w:date="2012-08-08T17:00:00Z"/>
              </w:rPr>
            </w:pPr>
            <w:del w:id="21455" w:author="Thomas Dietz" w:date="2012-08-08T17:00:00Z">
              <w:r w:rsidRPr="009227FA" w:rsidDel="00ED0AEA">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21456" w:author="Thomas Dietz" w:date="2012-08-08T17:00:00Z"/>
              </w:rPr>
            </w:pPr>
            <w:del w:id="21457" w:author="Thomas Dietz" w:date="2012-08-08T17:00:00Z">
              <w:r w:rsidRPr="009227FA" w:rsidDel="00ED0AEA">
                <w:delText>}</w:delText>
              </w:r>
            </w:del>
          </w:p>
          <w:p w14:paraId="27CF45A3" w14:textId="2F40A052" w:rsidR="00131B1F" w:rsidDel="00ED0AEA" w:rsidRDefault="00131B1F" w:rsidP="00131B1F">
            <w:pPr>
              <w:pStyle w:val="XML4"/>
              <w:rPr>
                <w:del w:id="21458" w:author="Thomas Dietz" w:date="2012-08-08T17:00:00Z"/>
              </w:rPr>
            </w:pPr>
            <w:del w:id="21459" w:author="Thomas Dietz" w:date="2012-08-08T17:00:00Z">
              <w:r w:rsidDel="00ED0AEA">
                <w:delText>leaf certificate {</w:delText>
              </w:r>
            </w:del>
          </w:p>
          <w:p w14:paraId="55AF42EC" w14:textId="5D532D73" w:rsidR="00131B1F" w:rsidDel="00ED0AEA" w:rsidRDefault="00131B1F" w:rsidP="004165BB">
            <w:pPr>
              <w:pStyle w:val="XML5"/>
              <w:rPr>
                <w:del w:id="21460" w:author="Thomas Dietz" w:date="2012-08-08T17:00:00Z"/>
              </w:rPr>
            </w:pPr>
            <w:del w:id="21461" w:author="Thomas Dietz" w:date="2012-08-08T17:00:00Z">
              <w:r w:rsidDel="00ED0AEA">
                <w:delText>type leafref {</w:delText>
              </w:r>
            </w:del>
          </w:p>
          <w:p w14:paraId="3FA7473A" w14:textId="5B036F70" w:rsidR="00131B1F" w:rsidDel="00ED0AEA" w:rsidRDefault="00131B1F" w:rsidP="004165BB">
            <w:pPr>
              <w:pStyle w:val="XML6"/>
              <w:rPr>
                <w:del w:id="21462" w:author="Thomas Dietz" w:date="2012-08-08T17:00:00Z"/>
              </w:rPr>
            </w:pPr>
            <w:del w:id="21463"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21464" w:author="Thomas Dietz" w:date="2012-08-08T17:00:00Z"/>
              </w:rPr>
            </w:pPr>
            <w:del w:id="21465" w:author="Thomas Dietz" w:date="2012-08-08T17:00:00Z">
              <w:r w:rsidDel="00ED0AEA">
                <w:delText>}</w:delText>
              </w:r>
            </w:del>
          </w:p>
          <w:p w14:paraId="1C390E5A" w14:textId="2F1999BA" w:rsidR="00131B1F" w:rsidDel="00ED0AEA" w:rsidRDefault="00131B1F" w:rsidP="004165BB">
            <w:pPr>
              <w:pStyle w:val="XML5"/>
              <w:rPr>
                <w:del w:id="21466" w:author="Thomas Dietz" w:date="2012-08-08T17:00:00Z"/>
              </w:rPr>
            </w:pPr>
            <w:del w:id="21467"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21468" w:author="Thomas Dietz" w:date="2012-08-08T17:00:00Z"/>
              </w:rPr>
            </w:pPr>
            <w:del w:id="21469" w:author="Thomas Dietz" w:date="2012-08-08T17:00:00Z">
              <w:r w:rsidDel="00ED0AEA">
                <w:delText>}</w:delText>
              </w:r>
            </w:del>
          </w:p>
          <w:p w14:paraId="524ACAB8" w14:textId="0E8E4541" w:rsidR="00A628B3" w:rsidRPr="009227FA" w:rsidDel="00ED0AEA" w:rsidRDefault="00A628B3" w:rsidP="00131B1F">
            <w:pPr>
              <w:pStyle w:val="XML4"/>
              <w:rPr>
                <w:del w:id="21470" w:author="Thomas Dietz" w:date="2012-08-08T17:00:00Z"/>
              </w:rPr>
            </w:pPr>
            <w:del w:id="21471"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21472" w:author="Thomas Dietz" w:date="2012-08-08T17:00:00Z"/>
              </w:rPr>
            </w:pPr>
            <w:del w:id="21473"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21474" w:author="Thomas Dietz" w:date="2012-08-08T17:00:00Z"/>
              </w:rPr>
            </w:pPr>
            <w:del w:id="21475"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21476" w:author="Thomas Dietz" w:date="2012-08-08T17:00:00Z"/>
              </w:rPr>
            </w:pPr>
            <w:del w:id="21477" w:author="Thomas Dietz" w:date="2012-08-08T17:00:00Z">
              <w:r w:rsidRPr="009227FA" w:rsidDel="00ED0AEA">
                <w:delText>}</w:delText>
              </w:r>
            </w:del>
          </w:p>
          <w:p w14:paraId="1B1EAA67" w14:textId="4B17E51C" w:rsidR="00A628B3" w:rsidRPr="009227FA" w:rsidDel="00ED0AEA" w:rsidRDefault="00A628B3" w:rsidP="00A21E86">
            <w:pPr>
              <w:pStyle w:val="XML5"/>
              <w:rPr>
                <w:del w:id="21478" w:author="Thomas Dietz" w:date="2012-08-08T17:00:00Z"/>
              </w:rPr>
            </w:pPr>
            <w:del w:id="21479"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21480" w:author="Thomas Dietz" w:date="2012-08-08T17:00:00Z"/>
              </w:rPr>
            </w:pPr>
            <w:del w:id="21481" w:author="Thomas Dietz" w:date="2012-08-08T17:00:00Z">
              <w:r w:rsidRPr="009227FA" w:rsidDel="00ED0AEA">
                <w:delText>}</w:delText>
              </w:r>
            </w:del>
          </w:p>
          <w:p w14:paraId="2077280A" w14:textId="6DFFA091" w:rsidR="00F71F36" w:rsidRPr="009227FA" w:rsidDel="00ED0AEA" w:rsidRDefault="00F71F36" w:rsidP="004165BB">
            <w:pPr>
              <w:pStyle w:val="XML3"/>
              <w:rPr>
                <w:del w:id="21482" w:author="Thomas Dietz" w:date="2012-08-08T17:00:00Z"/>
              </w:rPr>
            </w:pPr>
            <w:del w:id="21483" w:author="Thomas Dietz" w:date="2012-08-08T17:00:00Z">
              <w:r w:rsidRPr="009227FA" w:rsidDel="00ED0AEA">
                <w:delText>}</w:delText>
              </w:r>
            </w:del>
          </w:p>
          <w:p w14:paraId="17177F58" w14:textId="02BFDC15" w:rsidR="00A86A7F" w:rsidRPr="009227FA" w:rsidDel="00ED0AEA" w:rsidRDefault="00A86A7F" w:rsidP="00011096">
            <w:pPr>
              <w:pStyle w:val="XML2"/>
              <w:rPr>
                <w:del w:id="21484" w:author="Thomas Dietz" w:date="2012-08-08T17:00:00Z"/>
              </w:rPr>
            </w:pPr>
            <w:del w:id="21485" w:author="Thomas Dietz" w:date="2012-08-08T17:00:00Z">
              <w:r w:rsidRPr="009227FA" w:rsidDel="00ED0AEA">
                <w:delText>}</w:delText>
              </w:r>
            </w:del>
          </w:p>
          <w:p w14:paraId="1647C5C0" w14:textId="156AB96B" w:rsidR="00F71F36" w:rsidRPr="009227FA" w:rsidDel="00ED0AEA" w:rsidRDefault="00F71F36" w:rsidP="00011096">
            <w:pPr>
              <w:pStyle w:val="XML1"/>
              <w:rPr>
                <w:del w:id="21486" w:author="Thomas Dietz" w:date="2012-08-08T17:00:00Z"/>
              </w:rPr>
            </w:pPr>
          </w:p>
          <w:p w14:paraId="12542BA6" w14:textId="5D6ACE22" w:rsidR="00614584" w:rsidRPr="009227FA" w:rsidDel="00ED0AEA" w:rsidRDefault="00614584" w:rsidP="004165BB">
            <w:pPr>
              <w:pStyle w:val="XML2"/>
              <w:rPr>
                <w:del w:id="21487" w:author="Thomas Dietz" w:date="2012-08-08T17:00:00Z"/>
              </w:rPr>
            </w:pPr>
            <w:del w:id="21488"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21489" w:author="Thomas Dietz" w:date="2012-08-08T17:00:00Z"/>
              </w:rPr>
            </w:pPr>
            <w:del w:id="21490" w:author="Thomas Dietz" w:date="2012-08-08T17:00:00Z">
              <w:r w:rsidRPr="009227FA" w:rsidDel="00ED0AEA">
                <w:delText xml:space="preserve">description "This grouping specifies all properties of an OpenFlow </w:delText>
              </w:r>
              <w:r w:rsidRPr="009227FA" w:rsidDel="00ED0AEA">
                <w:lastRenderedPageBreak/>
                <w:delText>logical switch's capabilities.";</w:delText>
              </w:r>
            </w:del>
          </w:p>
          <w:p w14:paraId="049F0D5A" w14:textId="7F1AD59C" w:rsidR="00614584" w:rsidRPr="009227FA" w:rsidDel="00ED0AEA" w:rsidRDefault="00614584" w:rsidP="00FB5818">
            <w:pPr>
              <w:pStyle w:val="XML2"/>
              <w:rPr>
                <w:del w:id="21491" w:author="Thomas Dietz" w:date="2012-08-08T17:00:00Z"/>
              </w:rPr>
            </w:pPr>
            <w:del w:id="21492"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21493" w:author="Thomas Dietz" w:date="2012-08-08T17:00:00Z"/>
              </w:rPr>
            </w:pPr>
            <w:del w:id="21494" w:author="Thomas Dietz" w:date="2012-08-08T17:00:00Z">
              <w:r w:rsidRPr="009227FA" w:rsidDel="00ED0AEA">
                <w:delText>type uint32;</w:delText>
              </w:r>
            </w:del>
          </w:p>
          <w:p w14:paraId="145F8F1F" w14:textId="041D69C5" w:rsidR="00614584" w:rsidRPr="009227FA" w:rsidDel="00ED0AEA" w:rsidRDefault="00614584" w:rsidP="00FB5818">
            <w:pPr>
              <w:pStyle w:val="XML3"/>
              <w:rPr>
                <w:del w:id="21495" w:author="Thomas Dietz" w:date="2012-08-08T17:00:00Z"/>
              </w:rPr>
            </w:pPr>
            <w:del w:id="21496"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21497" w:author="Thomas Dietz" w:date="2012-08-08T17:00:00Z"/>
              </w:rPr>
            </w:pPr>
            <w:del w:id="21498" w:author="Thomas Dietz" w:date="2012-08-08T17:00:00Z">
              <w:r w:rsidRPr="009227FA" w:rsidDel="00ED0AEA">
                <w:delText>}</w:delText>
              </w:r>
            </w:del>
          </w:p>
          <w:p w14:paraId="70AF3600" w14:textId="2E4CF242" w:rsidR="00614584" w:rsidRPr="009227FA" w:rsidDel="00ED0AEA" w:rsidRDefault="00614584" w:rsidP="00FB5818">
            <w:pPr>
              <w:pStyle w:val="XML2"/>
              <w:rPr>
                <w:del w:id="21499" w:author="Thomas Dietz" w:date="2012-08-08T17:00:00Z"/>
              </w:rPr>
            </w:pPr>
            <w:del w:id="21500"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21501" w:author="Thomas Dietz" w:date="2012-08-08T17:00:00Z"/>
              </w:rPr>
            </w:pPr>
            <w:del w:id="21502" w:author="Thomas Dietz" w:date="2012-08-08T17:00:00Z">
              <w:r w:rsidRPr="009227FA" w:rsidDel="00ED0AEA">
                <w:delText>type uint8;</w:delText>
              </w:r>
            </w:del>
          </w:p>
          <w:p w14:paraId="781826D8" w14:textId="057D5D8C" w:rsidR="00614584" w:rsidRPr="009227FA" w:rsidDel="00ED0AEA" w:rsidRDefault="00614584" w:rsidP="00FB5818">
            <w:pPr>
              <w:pStyle w:val="XML3"/>
              <w:rPr>
                <w:del w:id="21503" w:author="Thomas Dietz" w:date="2012-08-08T17:00:00Z"/>
              </w:rPr>
            </w:pPr>
            <w:del w:id="21504"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21505" w:author="Thomas Dietz" w:date="2012-08-08T17:00:00Z"/>
              </w:rPr>
            </w:pPr>
            <w:del w:id="21506" w:author="Thomas Dietz" w:date="2012-08-08T17:00:00Z">
              <w:r w:rsidRPr="009227FA" w:rsidDel="00ED0AEA">
                <w:delText>}</w:delText>
              </w:r>
            </w:del>
          </w:p>
          <w:p w14:paraId="66C42408" w14:textId="13C70462" w:rsidR="00614584" w:rsidRPr="009227FA" w:rsidDel="00ED0AEA" w:rsidRDefault="00614584" w:rsidP="00FB5818">
            <w:pPr>
              <w:pStyle w:val="XML2"/>
              <w:rPr>
                <w:del w:id="21507" w:author="Thomas Dietz" w:date="2012-08-08T17:00:00Z"/>
              </w:rPr>
            </w:pPr>
            <w:del w:id="21508"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21509" w:author="Thomas Dietz" w:date="2012-08-08T17:00:00Z"/>
              </w:rPr>
            </w:pPr>
            <w:del w:id="21510" w:author="Thomas Dietz" w:date="2012-08-08T17:00:00Z">
              <w:r w:rsidRPr="009227FA" w:rsidDel="00ED0AEA">
                <w:delText>type uint32;</w:delText>
              </w:r>
            </w:del>
          </w:p>
          <w:p w14:paraId="6503D2FB" w14:textId="363B3D77" w:rsidR="00614584" w:rsidRPr="009227FA" w:rsidDel="00ED0AEA" w:rsidRDefault="00614584" w:rsidP="00FB5818">
            <w:pPr>
              <w:pStyle w:val="XML3"/>
              <w:rPr>
                <w:del w:id="21511" w:author="Thomas Dietz" w:date="2012-08-08T17:00:00Z"/>
              </w:rPr>
            </w:pPr>
            <w:del w:id="21512"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21513" w:author="Thomas Dietz" w:date="2012-08-08T17:00:00Z"/>
              </w:rPr>
            </w:pPr>
            <w:del w:id="21514" w:author="Thomas Dietz" w:date="2012-08-08T17:00:00Z">
              <w:r w:rsidRPr="009227FA" w:rsidDel="00ED0AEA">
                <w:delText>}</w:delText>
              </w:r>
            </w:del>
          </w:p>
          <w:p w14:paraId="50E6B4C0" w14:textId="5EA8B738" w:rsidR="00614584" w:rsidRPr="009227FA" w:rsidDel="00ED0AEA" w:rsidRDefault="00614584" w:rsidP="00FB5818">
            <w:pPr>
              <w:pStyle w:val="XML2"/>
              <w:rPr>
                <w:del w:id="21515" w:author="Thomas Dietz" w:date="2012-08-08T17:00:00Z"/>
              </w:rPr>
            </w:pPr>
            <w:del w:id="21516"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21517" w:author="Thomas Dietz" w:date="2012-08-08T17:00:00Z"/>
              </w:rPr>
            </w:pPr>
            <w:del w:id="21518"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21519" w:author="Thomas Dietz" w:date="2012-08-08T17:00:00Z"/>
              </w:rPr>
            </w:pPr>
            <w:del w:id="21520"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21521" w:author="Thomas Dietz" w:date="2012-08-08T17:00:00Z"/>
              </w:rPr>
            </w:pPr>
            <w:del w:id="21522"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21523" w:author="Thomas Dietz" w:date="2012-08-08T17:00:00Z"/>
              </w:rPr>
            </w:pPr>
            <w:del w:id="21524" w:author="Thomas Dietz" w:date="2012-08-08T17:00:00Z">
              <w:r w:rsidRPr="009227FA" w:rsidDel="00ED0AEA">
                <w:delText>}</w:delText>
              </w:r>
            </w:del>
          </w:p>
          <w:p w14:paraId="14F3E921" w14:textId="243EA4F5" w:rsidR="00614584" w:rsidRPr="009227FA" w:rsidDel="00ED0AEA" w:rsidRDefault="00614584" w:rsidP="002E655C">
            <w:pPr>
              <w:pStyle w:val="XML2"/>
              <w:rPr>
                <w:del w:id="21525" w:author="Thomas Dietz" w:date="2012-08-08T17:00:00Z"/>
              </w:rPr>
            </w:pPr>
            <w:del w:id="21526"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21527" w:author="Thomas Dietz" w:date="2012-08-08T17:00:00Z"/>
              </w:rPr>
            </w:pPr>
            <w:del w:id="21528"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21529" w:author="Thomas Dietz" w:date="2012-08-08T17:00:00Z"/>
              </w:rPr>
            </w:pPr>
            <w:del w:id="21530"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21531" w:author="Thomas Dietz" w:date="2012-08-08T17:00:00Z"/>
              </w:rPr>
            </w:pPr>
            <w:del w:id="21532"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21533" w:author="Thomas Dietz" w:date="2012-08-08T17:00:00Z"/>
              </w:rPr>
            </w:pPr>
            <w:del w:id="21534" w:author="Thomas Dietz" w:date="2012-08-08T17:00:00Z">
              <w:r w:rsidRPr="009227FA" w:rsidDel="00ED0AEA">
                <w:delText>}</w:delText>
              </w:r>
            </w:del>
          </w:p>
          <w:p w14:paraId="4EA45208" w14:textId="11D4A07D" w:rsidR="00614584" w:rsidRPr="009227FA" w:rsidDel="00ED0AEA" w:rsidRDefault="00614584" w:rsidP="002E655C">
            <w:pPr>
              <w:pStyle w:val="XML2"/>
              <w:rPr>
                <w:del w:id="21535" w:author="Thomas Dietz" w:date="2012-08-08T17:00:00Z"/>
              </w:rPr>
            </w:pPr>
            <w:del w:id="21536"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21537" w:author="Thomas Dietz" w:date="2012-08-08T17:00:00Z"/>
              </w:rPr>
            </w:pPr>
            <w:del w:id="21538" w:author="Thomas Dietz" w:date="2012-08-08T17:00:00Z">
              <w:r w:rsidRPr="009227FA" w:rsidDel="00ED0AEA">
                <w:delText>type boolean;</w:delText>
              </w:r>
            </w:del>
          </w:p>
          <w:p w14:paraId="42E20BD3" w14:textId="797B3215" w:rsidR="00614584" w:rsidRPr="009227FA" w:rsidDel="00ED0AEA" w:rsidRDefault="00614584" w:rsidP="002E655C">
            <w:pPr>
              <w:pStyle w:val="XML3"/>
              <w:rPr>
                <w:del w:id="21539" w:author="Thomas Dietz" w:date="2012-08-08T17:00:00Z"/>
              </w:rPr>
            </w:pPr>
            <w:del w:id="21540"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21541" w:author="Thomas Dietz" w:date="2012-08-08T17:00:00Z"/>
              </w:rPr>
            </w:pPr>
            <w:del w:id="21542"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21543" w:author="Thomas Dietz" w:date="2012-08-08T17:00:00Z"/>
              </w:rPr>
            </w:pPr>
            <w:del w:id="21544" w:author="Thomas Dietz" w:date="2012-08-08T17:00:00Z">
              <w:r w:rsidRPr="009227FA" w:rsidDel="00ED0AEA">
                <w:delText>}</w:delText>
              </w:r>
            </w:del>
          </w:p>
          <w:p w14:paraId="4037705C" w14:textId="36EF77EB" w:rsidR="00614584" w:rsidRPr="009227FA" w:rsidDel="00ED0AEA" w:rsidRDefault="00614584" w:rsidP="002E655C">
            <w:pPr>
              <w:pStyle w:val="XML2"/>
              <w:rPr>
                <w:del w:id="21545" w:author="Thomas Dietz" w:date="2012-08-08T17:00:00Z"/>
              </w:rPr>
            </w:pPr>
            <w:del w:id="21546"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21547" w:author="Thomas Dietz" w:date="2012-08-08T17:00:00Z"/>
              </w:rPr>
            </w:pPr>
            <w:del w:id="21548"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21549" w:author="Thomas Dietz" w:date="2012-08-08T17:00:00Z"/>
              </w:rPr>
            </w:pPr>
            <w:del w:id="21550"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21551" w:author="Thomas Dietz" w:date="2012-08-08T17:00:00Z"/>
              </w:rPr>
            </w:pPr>
            <w:del w:id="21552"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21553" w:author="Thomas Dietz" w:date="2012-08-08T17:00:00Z"/>
              </w:rPr>
            </w:pPr>
            <w:del w:id="21554" w:author="Thomas Dietz" w:date="2012-08-08T17:00:00Z">
              <w:r w:rsidRPr="009227FA" w:rsidDel="00ED0AEA">
                <w:delText>}</w:delText>
              </w:r>
            </w:del>
          </w:p>
          <w:p w14:paraId="7C95F7CF" w14:textId="00020D96" w:rsidR="00614584" w:rsidRPr="009227FA" w:rsidDel="00ED0AEA" w:rsidRDefault="00614584" w:rsidP="002E655C">
            <w:pPr>
              <w:pStyle w:val="XML2"/>
              <w:rPr>
                <w:del w:id="21555" w:author="Thomas Dietz" w:date="2012-08-08T17:00:00Z"/>
              </w:rPr>
            </w:pPr>
            <w:del w:id="21556"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21557" w:author="Thomas Dietz" w:date="2012-08-08T17:00:00Z"/>
              </w:rPr>
            </w:pPr>
            <w:del w:id="21558"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21559" w:author="Thomas Dietz" w:date="2012-08-08T17:00:00Z"/>
              </w:rPr>
            </w:pPr>
            <w:del w:id="21560"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21561" w:author="Thomas Dietz" w:date="2012-08-08T17:00:00Z"/>
              </w:rPr>
            </w:pPr>
            <w:del w:id="21562"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21563" w:author="Thomas Dietz" w:date="2012-08-08T17:00:00Z"/>
              </w:rPr>
            </w:pPr>
            <w:del w:id="21564" w:author="Thomas Dietz" w:date="2012-08-08T17:00:00Z">
              <w:r w:rsidRPr="009227FA" w:rsidDel="00ED0AEA">
                <w:delText>}</w:delText>
              </w:r>
            </w:del>
          </w:p>
          <w:p w14:paraId="685BC4A0" w14:textId="521CBF82" w:rsidR="00614584" w:rsidRPr="009227FA" w:rsidDel="00ED0AEA" w:rsidRDefault="00614584" w:rsidP="002E655C">
            <w:pPr>
              <w:pStyle w:val="XML2"/>
              <w:rPr>
                <w:del w:id="21565" w:author="Thomas Dietz" w:date="2012-08-08T17:00:00Z"/>
              </w:rPr>
            </w:pPr>
            <w:del w:id="21566"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21567" w:author="Thomas Dietz" w:date="2012-08-08T17:00:00Z"/>
              </w:rPr>
            </w:pPr>
            <w:del w:id="21568"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21569" w:author="Thomas Dietz" w:date="2012-08-08T17:00:00Z"/>
              </w:rPr>
            </w:pPr>
            <w:del w:id="21570"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21571" w:author="Thomas Dietz" w:date="2012-08-08T17:00:00Z"/>
              </w:rPr>
            </w:pPr>
            <w:del w:id="21572"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21573" w:author="Thomas Dietz" w:date="2012-08-08T17:00:00Z"/>
              </w:rPr>
            </w:pPr>
            <w:del w:id="21574" w:author="Thomas Dietz" w:date="2012-08-08T17:00:00Z">
              <w:r w:rsidRPr="009227FA" w:rsidDel="00ED0AEA">
                <w:delText>}</w:delText>
              </w:r>
            </w:del>
          </w:p>
          <w:p w14:paraId="4F648628" w14:textId="163FF17D" w:rsidR="00614584" w:rsidRPr="009227FA" w:rsidDel="00ED0AEA" w:rsidRDefault="00614584" w:rsidP="002E655C">
            <w:pPr>
              <w:pStyle w:val="XML2"/>
              <w:rPr>
                <w:del w:id="21575" w:author="Thomas Dietz" w:date="2012-08-08T17:00:00Z"/>
              </w:rPr>
            </w:pPr>
            <w:del w:id="21576"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21577" w:author="Thomas Dietz" w:date="2012-08-08T17:00:00Z"/>
              </w:rPr>
            </w:pPr>
            <w:del w:id="21578"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21579" w:author="Thomas Dietz" w:date="2012-08-08T17:00:00Z"/>
              </w:rPr>
            </w:pPr>
            <w:del w:id="21580"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21581" w:author="Thomas Dietz" w:date="2012-08-08T17:00:00Z"/>
              </w:rPr>
            </w:pPr>
            <w:del w:id="21582" w:author="Thomas Dietz" w:date="2012-08-08T17:00:00Z">
              <w:r w:rsidRPr="009227FA" w:rsidDel="00ED0AEA">
                <w:lastRenderedPageBreak/>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21583" w:author="Thomas Dietz" w:date="2012-08-08T17:00:00Z"/>
              </w:rPr>
            </w:pPr>
            <w:del w:id="21584" w:author="Thomas Dietz" w:date="2012-08-08T17:00:00Z">
              <w:r w:rsidRPr="009227FA" w:rsidDel="00ED0AEA">
                <w:delText>}</w:delText>
              </w:r>
            </w:del>
          </w:p>
          <w:p w14:paraId="47A17F46" w14:textId="7CB90900" w:rsidR="00614584" w:rsidRPr="009227FA" w:rsidDel="00ED0AEA" w:rsidRDefault="00614584" w:rsidP="002E655C">
            <w:pPr>
              <w:pStyle w:val="XML2"/>
              <w:rPr>
                <w:del w:id="21585" w:author="Thomas Dietz" w:date="2012-08-08T17:00:00Z"/>
              </w:rPr>
            </w:pPr>
            <w:del w:id="21586"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21587" w:author="Thomas Dietz" w:date="2012-08-08T17:00:00Z"/>
              </w:rPr>
            </w:pPr>
            <w:del w:id="21588"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21589" w:author="Thomas Dietz" w:date="2012-08-08T17:00:00Z"/>
              </w:rPr>
            </w:pPr>
            <w:del w:id="21590"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21591" w:author="Thomas Dietz" w:date="2012-08-08T17:00:00Z"/>
              </w:rPr>
            </w:pPr>
            <w:del w:id="21592"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21593" w:author="Thomas Dietz" w:date="2012-08-08T17:00:00Z"/>
              </w:rPr>
            </w:pPr>
            <w:del w:id="21594"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21595" w:author="Thomas Dietz" w:date="2012-08-08T17:00:00Z"/>
              </w:rPr>
            </w:pPr>
            <w:del w:id="21596" w:author="Thomas Dietz" w:date="2012-08-08T17:00:00Z">
              <w:r w:rsidRPr="009227FA" w:rsidDel="00ED0AEA">
                <w:delText>enum all;</w:delText>
              </w:r>
            </w:del>
          </w:p>
          <w:p w14:paraId="7D3CACB0" w14:textId="57A49D60" w:rsidR="00614584" w:rsidRPr="009227FA" w:rsidDel="00ED0AEA" w:rsidRDefault="00614584" w:rsidP="002E655C">
            <w:pPr>
              <w:pStyle w:val="XML5"/>
              <w:rPr>
                <w:del w:id="21597" w:author="Thomas Dietz" w:date="2012-08-08T17:00:00Z"/>
              </w:rPr>
            </w:pPr>
            <w:del w:id="21598"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21599" w:author="Thomas Dietz" w:date="2012-08-08T17:00:00Z"/>
              </w:rPr>
            </w:pPr>
            <w:del w:id="21600" w:author="Thomas Dietz" w:date="2012-08-08T17:00:00Z">
              <w:r w:rsidRPr="009227FA" w:rsidDel="00ED0AEA">
                <w:delText>enum table;</w:delText>
              </w:r>
            </w:del>
          </w:p>
          <w:p w14:paraId="44A3BE39" w14:textId="7C8FF2F5" w:rsidR="00614584" w:rsidRPr="009227FA" w:rsidDel="00ED0AEA" w:rsidRDefault="00614584" w:rsidP="002E655C">
            <w:pPr>
              <w:pStyle w:val="XML5"/>
              <w:rPr>
                <w:del w:id="21601" w:author="Thomas Dietz" w:date="2012-08-08T17:00:00Z"/>
              </w:rPr>
            </w:pPr>
            <w:del w:id="21602" w:author="Thomas Dietz" w:date="2012-08-08T17:00:00Z">
              <w:r w:rsidRPr="009227FA" w:rsidDel="00ED0AEA">
                <w:delText>enum inport;</w:delText>
              </w:r>
            </w:del>
          </w:p>
          <w:p w14:paraId="58C57350" w14:textId="396890B9" w:rsidR="00614584" w:rsidRPr="009227FA" w:rsidDel="00ED0AEA" w:rsidRDefault="00614584" w:rsidP="002E655C">
            <w:pPr>
              <w:pStyle w:val="XML5"/>
              <w:rPr>
                <w:del w:id="21603" w:author="Thomas Dietz" w:date="2012-08-08T17:00:00Z"/>
              </w:rPr>
            </w:pPr>
            <w:del w:id="21604" w:author="Thomas Dietz" w:date="2012-08-08T17:00:00Z">
              <w:r w:rsidRPr="009227FA" w:rsidDel="00ED0AEA">
                <w:delText>enum any;</w:delText>
              </w:r>
            </w:del>
          </w:p>
          <w:p w14:paraId="29E59F67" w14:textId="7B84DC73" w:rsidR="00614584" w:rsidRPr="009227FA" w:rsidDel="00ED0AEA" w:rsidRDefault="00614584" w:rsidP="002E655C">
            <w:pPr>
              <w:pStyle w:val="XML5"/>
              <w:rPr>
                <w:del w:id="21605" w:author="Thomas Dietz" w:date="2012-08-08T17:00:00Z"/>
              </w:rPr>
            </w:pPr>
            <w:del w:id="21606" w:author="Thomas Dietz" w:date="2012-08-08T17:00:00Z">
              <w:r w:rsidRPr="009227FA" w:rsidDel="00ED0AEA">
                <w:delText>enum normal;</w:delText>
              </w:r>
            </w:del>
          </w:p>
          <w:p w14:paraId="6920F600" w14:textId="330A206A" w:rsidR="00614584" w:rsidRPr="009227FA" w:rsidDel="00ED0AEA" w:rsidRDefault="00614584" w:rsidP="002E655C">
            <w:pPr>
              <w:pStyle w:val="XML5"/>
              <w:rPr>
                <w:del w:id="21607" w:author="Thomas Dietz" w:date="2012-08-08T17:00:00Z"/>
              </w:rPr>
            </w:pPr>
            <w:del w:id="21608" w:author="Thomas Dietz" w:date="2012-08-08T17:00:00Z">
              <w:r w:rsidRPr="009227FA" w:rsidDel="00ED0AEA">
                <w:delText>enum flood;</w:delText>
              </w:r>
            </w:del>
          </w:p>
          <w:p w14:paraId="308A580F" w14:textId="268A46EB" w:rsidR="00614584" w:rsidRPr="009227FA" w:rsidDel="00ED0AEA" w:rsidRDefault="00614584" w:rsidP="002E655C">
            <w:pPr>
              <w:pStyle w:val="XML4"/>
              <w:rPr>
                <w:del w:id="21609" w:author="Thomas Dietz" w:date="2012-08-08T17:00:00Z"/>
              </w:rPr>
            </w:pPr>
            <w:del w:id="21610" w:author="Thomas Dietz" w:date="2012-08-08T17:00:00Z">
              <w:r w:rsidRPr="009227FA" w:rsidDel="00ED0AEA">
                <w:delText>}</w:delText>
              </w:r>
            </w:del>
          </w:p>
          <w:p w14:paraId="46610D2B" w14:textId="21CF78FE" w:rsidR="00614584" w:rsidRPr="009227FA" w:rsidDel="00ED0AEA" w:rsidRDefault="00614584" w:rsidP="002E655C">
            <w:pPr>
              <w:pStyle w:val="XML3"/>
              <w:rPr>
                <w:del w:id="21611" w:author="Thomas Dietz" w:date="2012-08-08T17:00:00Z"/>
              </w:rPr>
            </w:pPr>
            <w:del w:id="21612" w:author="Thomas Dietz" w:date="2012-08-08T17:00:00Z">
              <w:r w:rsidRPr="009227FA" w:rsidDel="00ED0AEA">
                <w:delText>}</w:delText>
              </w:r>
            </w:del>
          </w:p>
          <w:p w14:paraId="1442FCAC" w14:textId="2F617706" w:rsidR="00614584" w:rsidRPr="009227FA" w:rsidDel="00ED0AEA" w:rsidRDefault="00614584" w:rsidP="002E655C">
            <w:pPr>
              <w:pStyle w:val="XML2"/>
              <w:rPr>
                <w:del w:id="21613" w:author="Thomas Dietz" w:date="2012-08-08T17:00:00Z"/>
              </w:rPr>
            </w:pPr>
            <w:del w:id="21614" w:author="Thomas Dietz" w:date="2012-08-08T17:00:00Z">
              <w:r w:rsidRPr="009227FA" w:rsidDel="00ED0AEA">
                <w:delText>}</w:delText>
              </w:r>
            </w:del>
          </w:p>
          <w:p w14:paraId="68E401FD" w14:textId="491FF759" w:rsidR="00614584" w:rsidRPr="009227FA" w:rsidDel="00ED0AEA" w:rsidRDefault="00614584" w:rsidP="00614584">
            <w:pPr>
              <w:pStyle w:val="XML1"/>
              <w:rPr>
                <w:del w:id="21615" w:author="Thomas Dietz" w:date="2012-08-08T17:00:00Z"/>
              </w:rPr>
            </w:pPr>
          </w:p>
          <w:p w14:paraId="0E2D26E6" w14:textId="6A60E6D3" w:rsidR="00614584" w:rsidRPr="009227FA" w:rsidDel="00ED0AEA" w:rsidRDefault="00614584" w:rsidP="002E655C">
            <w:pPr>
              <w:pStyle w:val="XML2"/>
              <w:rPr>
                <w:del w:id="21616" w:author="Thomas Dietz" w:date="2012-08-08T17:00:00Z"/>
              </w:rPr>
            </w:pPr>
            <w:del w:id="21617"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21618" w:author="Thomas Dietz" w:date="2012-08-08T17:00:00Z"/>
              </w:rPr>
            </w:pPr>
            <w:del w:id="21619"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21620" w:author="Thomas Dietz" w:date="2012-08-08T17:00:00Z"/>
              </w:rPr>
            </w:pPr>
            <w:del w:id="21621"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21622" w:author="Thomas Dietz" w:date="2012-08-08T17:00:00Z"/>
              </w:rPr>
            </w:pPr>
            <w:del w:id="21623"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21624" w:author="Thomas Dietz" w:date="2012-08-08T17:00:00Z"/>
              </w:rPr>
            </w:pPr>
            <w:del w:id="21625"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21626" w:author="Thomas Dietz" w:date="2012-08-08T17:00:00Z"/>
              </w:rPr>
            </w:pPr>
            <w:del w:id="21627" w:author="Thomas Dietz" w:date="2012-08-08T17:00:00Z">
              <w:r w:rsidRPr="009227FA" w:rsidDel="00ED0AEA">
                <w:delText>enum all;</w:delText>
              </w:r>
            </w:del>
          </w:p>
          <w:p w14:paraId="2C8917F1" w14:textId="1CE8DE7A" w:rsidR="00614584" w:rsidRPr="009227FA" w:rsidDel="00ED0AEA" w:rsidRDefault="00614584" w:rsidP="002E655C">
            <w:pPr>
              <w:pStyle w:val="XML5"/>
              <w:rPr>
                <w:del w:id="21628" w:author="Thomas Dietz" w:date="2012-08-08T17:00:00Z"/>
              </w:rPr>
            </w:pPr>
            <w:del w:id="21629" w:author="Thomas Dietz" w:date="2012-08-08T17:00:00Z">
              <w:r w:rsidRPr="009227FA" w:rsidDel="00ED0AEA">
                <w:delText>enum select;</w:delText>
              </w:r>
            </w:del>
          </w:p>
          <w:p w14:paraId="22683818" w14:textId="2CABBAD3" w:rsidR="00614584" w:rsidRPr="009227FA" w:rsidDel="00ED0AEA" w:rsidRDefault="00614584" w:rsidP="002E655C">
            <w:pPr>
              <w:pStyle w:val="XML5"/>
              <w:rPr>
                <w:del w:id="21630" w:author="Thomas Dietz" w:date="2012-08-08T17:00:00Z"/>
              </w:rPr>
            </w:pPr>
            <w:del w:id="21631"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21632" w:author="Thomas Dietz" w:date="2012-08-08T17:00:00Z"/>
              </w:rPr>
            </w:pPr>
            <w:del w:id="21633"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21634" w:author="Thomas Dietz" w:date="2012-08-08T17:00:00Z"/>
              </w:rPr>
            </w:pPr>
            <w:del w:id="21635" w:author="Thomas Dietz" w:date="2012-08-08T17:00:00Z">
              <w:r w:rsidRPr="009227FA" w:rsidDel="00ED0AEA">
                <w:delText>}</w:delText>
              </w:r>
            </w:del>
          </w:p>
          <w:p w14:paraId="155F0063" w14:textId="04A36850" w:rsidR="00614584" w:rsidRPr="009227FA" w:rsidDel="00ED0AEA" w:rsidRDefault="00614584" w:rsidP="002E655C">
            <w:pPr>
              <w:pStyle w:val="XML3"/>
              <w:rPr>
                <w:del w:id="21636" w:author="Thomas Dietz" w:date="2012-08-08T17:00:00Z"/>
              </w:rPr>
            </w:pPr>
            <w:del w:id="21637" w:author="Thomas Dietz" w:date="2012-08-08T17:00:00Z">
              <w:r w:rsidRPr="009227FA" w:rsidDel="00ED0AEA">
                <w:delText>}</w:delText>
              </w:r>
            </w:del>
          </w:p>
          <w:p w14:paraId="789E83D1" w14:textId="0BE5777E" w:rsidR="00614584" w:rsidRPr="009227FA" w:rsidDel="00ED0AEA" w:rsidRDefault="00614584" w:rsidP="002E655C">
            <w:pPr>
              <w:pStyle w:val="XML2"/>
              <w:rPr>
                <w:del w:id="21638" w:author="Thomas Dietz" w:date="2012-08-08T17:00:00Z"/>
              </w:rPr>
            </w:pPr>
            <w:del w:id="21639" w:author="Thomas Dietz" w:date="2012-08-08T17:00:00Z">
              <w:r w:rsidRPr="009227FA" w:rsidDel="00ED0AEA">
                <w:delText>}</w:delText>
              </w:r>
            </w:del>
          </w:p>
          <w:p w14:paraId="7433EF6B" w14:textId="7D25D99D" w:rsidR="00614584" w:rsidRPr="009227FA" w:rsidDel="00ED0AEA" w:rsidRDefault="00614584" w:rsidP="00614584">
            <w:pPr>
              <w:pStyle w:val="XML1"/>
              <w:rPr>
                <w:del w:id="21640" w:author="Thomas Dietz" w:date="2012-08-08T17:00:00Z"/>
              </w:rPr>
            </w:pPr>
          </w:p>
          <w:p w14:paraId="0774DDE0" w14:textId="301A48C2" w:rsidR="00614584" w:rsidRPr="009227FA" w:rsidDel="00ED0AEA" w:rsidRDefault="00614584" w:rsidP="002E655C">
            <w:pPr>
              <w:pStyle w:val="XML2"/>
              <w:rPr>
                <w:del w:id="21641" w:author="Thomas Dietz" w:date="2012-08-08T17:00:00Z"/>
              </w:rPr>
            </w:pPr>
            <w:del w:id="21642"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21643" w:author="Thomas Dietz" w:date="2012-08-08T17:00:00Z"/>
              </w:rPr>
            </w:pPr>
            <w:del w:id="21644"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21645" w:author="Thomas Dietz" w:date="2012-08-08T17:00:00Z"/>
              </w:rPr>
            </w:pPr>
            <w:del w:id="21646"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21647" w:author="Thomas Dietz" w:date="2012-08-08T17:00:00Z"/>
              </w:rPr>
            </w:pPr>
            <w:del w:id="21648"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21649" w:author="Thomas Dietz" w:date="2012-08-08T17:00:00Z"/>
              </w:rPr>
            </w:pPr>
            <w:del w:id="21650"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21651" w:author="Thomas Dietz" w:date="2012-08-08T17:00:00Z"/>
              </w:rPr>
            </w:pPr>
            <w:del w:id="21652"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21653" w:author="Thomas Dietz" w:date="2012-08-08T17:00:00Z"/>
              </w:rPr>
            </w:pPr>
            <w:del w:id="21654"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21655" w:author="Thomas Dietz" w:date="2012-08-08T17:00:00Z"/>
              </w:rPr>
            </w:pPr>
            <w:del w:id="21656"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21657" w:author="Thomas Dietz" w:date="2012-08-08T17:00:00Z"/>
              </w:rPr>
            </w:pPr>
            <w:del w:id="21658"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21659" w:author="Thomas Dietz" w:date="2012-08-08T17:00:00Z"/>
              </w:rPr>
            </w:pPr>
            <w:del w:id="21660" w:author="Thomas Dietz" w:date="2012-08-08T17:00:00Z">
              <w:r w:rsidRPr="009227FA" w:rsidDel="00ED0AEA">
                <w:delText>}</w:delText>
              </w:r>
            </w:del>
          </w:p>
          <w:p w14:paraId="696BBC40" w14:textId="08F7818F" w:rsidR="00614584" w:rsidRPr="009227FA" w:rsidDel="00ED0AEA" w:rsidRDefault="00614584" w:rsidP="002E655C">
            <w:pPr>
              <w:pStyle w:val="XML3"/>
              <w:rPr>
                <w:del w:id="21661" w:author="Thomas Dietz" w:date="2012-08-08T17:00:00Z"/>
              </w:rPr>
            </w:pPr>
            <w:del w:id="21662" w:author="Thomas Dietz" w:date="2012-08-08T17:00:00Z">
              <w:r w:rsidRPr="009227FA" w:rsidDel="00ED0AEA">
                <w:delText>}</w:delText>
              </w:r>
            </w:del>
          </w:p>
          <w:p w14:paraId="6521D3B7" w14:textId="1A31F8E2" w:rsidR="00614584" w:rsidRPr="009227FA" w:rsidDel="00ED0AEA" w:rsidRDefault="00614584" w:rsidP="002E655C">
            <w:pPr>
              <w:pStyle w:val="XML2"/>
              <w:rPr>
                <w:del w:id="21663" w:author="Thomas Dietz" w:date="2012-08-08T17:00:00Z"/>
              </w:rPr>
            </w:pPr>
            <w:del w:id="21664" w:author="Thomas Dietz" w:date="2012-08-08T17:00:00Z">
              <w:r w:rsidRPr="009227FA" w:rsidDel="00ED0AEA">
                <w:delText>}</w:delText>
              </w:r>
            </w:del>
          </w:p>
          <w:p w14:paraId="5DC405F8" w14:textId="0A25B6D8" w:rsidR="00614584" w:rsidRPr="009227FA" w:rsidDel="00ED0AEA" w:rsidRDefault="00614584" w:rsidP="00614584">
            <w:pPr>
              <w:pStyle w:val="XML1"/>
              <w:rPr>
                <w:del w:id="21665" w:author="Thomas Dietz" w:date="2012-08-08T17:00:00Z"/>
              </w:rPr>
            </w:pPr>
          </w:p>
          <w:p w14:paraId="4425E9EA" w14:textId="63E42D8B" w:rsidR="00614584" w:rsidRPr="009227FA" w:rsidDel="00ED0AEA" w:rsidRDefault="00614584" w:rsidP="002E655C">
            <w:pPr>
              <w:pStyle w:val="XML2"/>
              <w:rPr>
                <w:del w:id="21666" w:author="Thomas Dietz" w:date="2012-08-08T17:00:00Z"/>
              </w:rPr>
            </w:pPr>
            <w:del w:id="21667"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21668" w:author="Thomas Dietz" w:date="2012-08-08T17:00:00Z"/>
              </w:rPr>
            </w:pPr>
            <w:del w:id="21669"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21670" w:author="Thomas Dietz" w:date="2012-08-08T17:00:00Z"/>
              </w:rPr>
            </w:pPr>
            <w:del w:id="21671"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21672" w:author="Thomas Dietz" w:date="2012-08-08T17:00:00Z"/>
              </w:rPr>
            </w:pPr>
            <w:del w:id="21673" w:author="Thomas Dietz" w:date="2012-08-08T17:00:00Z">
              <w:r w:rsidRPr="009227FA" w:rsidDel="00ED0AEA">
                <w:lastRenderedPageBreak/>
                <w:delText>type action-type;</w:delText>
              </w:r>
            </w:del>
          </w:p>
          <w:p w14:paraId="3931BE16" w14:textId="500EE576" w:rsidR="00614584" w:rsidRPr="009227FA" w:rsidDel="00ED0AEA" w:rsidRDefault="00614584" w:rsidP="002E655C">
            <w:pPr>
              <w:pStyle w:val="XML3"/>
              <w:rPr>
                <w:del w:id="21674" w:author="Thomas Dietz" w:date="2012-08-08T17:00:00Z"/>
              </w:rPr>
            </w:pPr>
            <w:del w:id="21675" w:author="Thomas Dietz" w:date="2012-08-08T17:00:00Z">
              <w:r w:rsidRPr="009227FA" w:rsidDel="00ED0AEA">
                <w:delText>}</w:delText>
              </w:r>
            </w:del>
          </w:p>
          <w:p w14:paraId="445611D5" w14:textId="6685B30A" w:rsidR="00614584" w:rsidRPr="009227FA" w:rsidDel="00ED0AEA" w:rsidRDefault="00614584" w:rsidP="002E655C">
            <w:pPr>
              <w:pStyle w:val="XML2"/>
              <w:rPr>
                <w:del w:id="21676" w:author="Thomas Dietz" w:date="2012-08-08T17:00:00Z"/>
              </w:rPr>
            </w:pPr>
            <w:del w:id="21677" w:author="Thomas Dietz" w:date="2012-08-08T17:00:00Z">
              <w:r w:rsidRPr="009227FA" w:rsidDel="00ED0AEA">
                <w:delText>}</w:delText>
              </w:r>
            </w:del>
          </w:p>
          <w:p w14:paraId="34F6E8EE" w14:textId="323268F1" w:rsidR="00614584" w:rsidRPr="009227FA" w:rsidDel="00ED0AEA" w:rsidRDefault="00614584" w:rsidP="00614584">
            <w:pPr>
              <w:pStyle w:val="XML1"/>
              <w:rPr>
                <w:del w:id="21678" w:author="Thomas Dietz" w:date="2012-08-08T17:00:00Z"/>
              </w:rPr>
            </w:pPr>
          </w:p>
          <w:p w14:paraId="7F52B00C" w14:textId="52F0A504" w:rsidR="00614584" w:rsidRPr="009227FA" w:rsidDel="00ED0AEA" w:rsidRDefault="00614584" w:rsidP="002E655C">
            <w:pPr>
              <w:pStyle w:val="XML2"/>
              <w:rPr>
                <w:del w:id="21679" w:author="Thomas Dietz" w:date="2012-08-08T17:00:00Z"/>
              </w:rPr>
            </w:pPr>
            <w:del w:id="21680"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21681" w:author="Thomas Dietz" w:date="2012-08-08T17:00:00Z"/>
              </w:rPr>
            </w:pPr>
            <w:del w:id="21682"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21683" w:author="Thomas Dietz" w:date="2012-08-08T17:00:00Z"/>
              </w:rPr>
            </w:pPr>
            <w:del w:id="21684"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21685" w:author="Thomas Dietz" w:date="2012-08-08T17:00:00Z"/>
              </w:rPr>
            </w:pPr>
            <w:del w:id="21686"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21687" w:author="Thomas Dietz" w:date="2012-08-08T17:00:00Z"/>
              </w:rPr>
            </w:pPr>
            <w:del w:id="21688" w:author="Thomas Dietz" w:date="2012-08-08T17:00:00Z">
              <w:r w:rsidRPr="009227FA" w:rsidDel="00ED0AEA">
                <w:delText>}</w:delText>
              </w:r>
            </w:del>
          </w:p>
          <w:p w14:paraId="59156CC3" w14:textId="468F12D8" w:rsidR="00614584" w:rsidRPr="009227FA" w:rsidDel="00ED0AEA" w:rsidRDefault="00614584" w:rsidP="002E655C">
            <w:pPr>
              <w:pStyle w:val="XML2"/>
              <w:rPr>
                <w:del w:id="21689" w:author="Thomas Dietz" w:date="2012-08-08T17:00:00Z"/>
              </w:rPr>
            </w:pPr>
            <w:del w:id="21690" w:author="Thomas Dietz" w:date="2012-08-08T17:00:00Z">
              <w:r w:rsidRPr="009227FA" w:rsidDel="00ED0AEA">
                <w:delText>}</w:delText>
              </w:r>
            </w:del>
          </w:p>
          <w:p w14:paraId="020EF185" w14:textId="79D2CF0B" w:rsidR="00614584" w:rsidRPr="009227FA" w:rsidDel="00ED0AEA" w:rsidRDefault="00614584" w:rsidP="00614584">
            <w:pPr>
              <w:pStyle w:val="XML1"/>
              <w:rPr>
                <w:del w:id="21691" w:author="Thomas Dietz" w:date="2012-08-08T17:00:00Z"/>
              </w:rPr>
            </w:pPr>
            <w:del w:id="21692" w:author="Thomas Dietz" w:date="2012-08-08T17:00:00Z">
              <w:r w:rsidRPr="009227FA" w:rsidDel="00ED0AEA">
                <w:delText>}</w:delText>
              </w:r>
            </w:del>
          </w:p>
          <w:p w14:paraId="12974D9F" w14:textId="275DCC63" w:rsidR="00614584" w:rsidRPr="009227FA" w:rsidDel="00ED0AEA" w:rsidRDefault="00614584" w:rsidP="00614584">
            <w:pPr>
              <w:pStyle w:val="XML1"/>
              <w:rPr>
                <w:del w:id="21693" w:author="Thomas Dietz" w:date="2012-08-08T17:00:00Z"/>
              </w:rPr>
            </w:pPr>
          </w:p>
          <w:p w14:paraId="5A7A207A" w14:textId="5476C150" w:rsidR="00F71F36" w:rsidRPr="009227FA" w:rsidDel="00ED0AEA" w:rsidRDefault="00F71F36" w:rsidP="00011096">
            <w:pPr>
              <w:pStyle w:val="XML2"/>
              <w:rPr>
                <w:del w:id="21694" w:author="Thomas Dietz" w:date="2012-08-08T17:00:00Z"/>
              </w:rPr>
            </w:pPr>
            <w:del w:id="21695"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21696" w:author="Thomas Dietz" w:date="2012-08-08T17:00:00Z"/>
              </w:rPr>
            </w:pPr>
            <w:del w:id="21697"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21698" w:author="Thomas Dietz" w:date="2012-08-08T17:00:00Z"/>
              </w:rPr>
            </w:pPr>
            <w:del w:id="21699" w:author="Thomas Dietz" w:date="2012-08-08T17:00:00Z">
              <w:r w:rsidRPr="009227FA" w:rsidDel="00ED0AEA">
                <w:delText>leaf id {</w:delText>
              </w:r>
            </w:del>
          </w:p>
          <w:p w14:paraId="6BE3CAF4" w14:textId="20C64A50" w:rsidR="00F71F36" w:rsidRPr="009227FA" w:rsidDel="00ED0AEA" w:rsidRDefault="00F71F36" w:rsidP="00011096">
            <w:pPr>
              <w:pStyle w:val="XML4"/>
              <w:rPr>
                <w:del w:id="21700" w:author="Thomas Dietz" w:date="2012-08-08T17:00:00Z"/>
              </w:rPr>
            </w:pPr>
            <w:del w:id="21701"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21702" w:author="Thomas Dietz" w:date="2012-08-08T17:00:00Z"/>
              </w:rPr>
            </w:pPr>
            <w:del w:id="21703"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21704" w:author="Thomas Dietz" w:date="2012-08-08T17:00:00Z"/>
              </w:rPr>
            </w:pPr>
            <w:del w:id="21705"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21706" w:author="Thomas Dietz" w:date="2012-08-08T17:00:00Z"/>
              </w:rPr>
            </w:pPr>
            <w:del w:id="21707" w:author="Thomas Dietz" w:date="2012-08-08T17:00:00Z">
              <w:r w:rsidRPr="009227FA" w:rsidDel="00ED0AEA">
                <w:delText>}</w:delText>
              </w:r>
            </w:del>
          </w:p>
          <w:p w14:paraId="6B4A8879" w14:textId="7936A1F3" w:rsidR="00F71F36" w:rsidRPr="009227FA" w:rsidDel="00ED0AEA" w:rsidRDefault="00F71F36" w:rsidP="00011096">
            <w:pPr>
              <w:pStyle w:val="XML3"/>
              <w:rPr>
                <w:del w:id="21708" w:author="Thomas Dietz" w:date="2012-08-08T17:00:00Z"/>
              </w:rPr>
            </w:pPr>
            <w:del w:id="21709" w:author="Thomas Dietz" w:date="2012-08-08T17:00:00Z">
              <w:r w:rsidRPr="009227FA" w:rsidDel="00ED0AEA">
                <w:delText>leaf role {</w:delText>
              </w:r>
            </w:del>
          </w:p>
          <w:p w14:paraId="25627CAD" w14:textId="3FEFCFF4" w:rsidR="00F71F36" w:rsidRPr="009227FA" w:rsidDel="00ED0AEA" w:rsidRDefault="00F71F36" w:rsidP="00011096">
            <w:pPr>
              <w:pStyle w:val="XML4"/>
              <w:rPr>
                <w:del w:id="21710" w:author="Thomas Dietz" w:date="2012-08-08T17:00:00Z"/>
              </w:rPr>
            </w:pPr>
            <w:del w:id="21711"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21712" w:author="Thomas Dietz" w:date="2012-08-08T17:00:00Z"/>
              </w:rPr>
            </w:pPr>
            <w:del w:id="21713" w:author="Thomas Dietz" w:date="2012-08-08T17:00:00Z">
              <w:r w:rsidRPr="009227FA" w:rsidDel="00ED0AEA">
                <w:delText>enum master;</w:delText>
              </w:r>
            </w:del>
          </w:p>
          <w:p w14:paraId="484AB79E" w14:textId="008119A8" w:rsidR="00F71F36" w:rsidRPr="009227FA" w:rsidDel="00ED0AEA" w:rsidRDefault="00F71F36" w:rsidP="00011096">
            <w:pPr>
              <w:pStyle w:val="XML5"/>
              <w:rPr>
                <w:del w:id="21714" w:author="Thomas Dietz" w:date="2012-08-08T17:00:00Z"/>
              </w:rPr>
            </w:pPr>
            <w:del w:id="21715" w:author="Thomas Dietz" w:date="2012-08-08T17:00:00Z">
              <w:r w:rsidRPr="009227FA" w:rsidDel="00ED0AEA">
                <w:delText>enum slave;</w:delText>
              </w:r>
            </w:del>
          </w:p>
          <w:p w14:paraId="7572FBCA" w14:textId="73C1E339" w:rsidR="00F71F36" w:rsidRPr="009227FA" w:rsidDel="00ED0AEA" w:rsidRDefault="00F71F36" w:rsidP="00011096">
            <w:pPr>
              <w:pStyle w:val="XML5"/>
              <w:rPr>
                <w:del w:id="21716" w:author="Thomas Dietz" w:date="2012-08-08T17:00:00Z"/>
              </w:rPr>
            </w:pPr>
            <w:del w:id="21717" w:author="Thomas Dietz" w:date="2012-08-08T17:00:00Z">
              <w:r w:rsidRPr="009227FA" w:rsidDel="00ED0AEA">
                <w:delText>enum equal;</w:delText>
              </w:r>
            </w:del>
          </w:p>
          <w:p w14:paraId="57327AF4" w14:textId="7036ED74" w:rsidR="00F71F36" w:rsidRPr="009227FA" w:rsidDel="00ED0AEA" w:rsidRDefault="00F71F36" w:rsidP="00011096">
            <w:pPr>
              <w:pStyle w:val="XML4"/>
              <w:rPr>
                <w:del w:id="21718" w:author="Thomas Dietz" w:date="2012-08-08T17:00:00Z"/>
              </w:rPr>
            </w:pPr>
            <w:del w:id="21719" w:author="Thomas Dietz" w:date="2012-08-08T17:00:00Z">
              <w:r w:rsidRPr="009227FA" w:rsidDel="00ED0AEA">
                <w:delText>}</w:delText>
              </w:r>
            </w:del>
          </w:p>
          <w:p w14:paraId="46A3C52C" w14:textId="6FE8D1D2" w:rsidR="00F71F36" w:rsidRPr="009227FA" w:rsidDel="00ED0AEA" w:rsidRDefault="00F71F36" w:rsidP="00011096">
            <w:pPr>
              <w:pStyle w:val="XML4"/>
              <w:rPr>
                <w:del w:id="21720" w:author="Thomas Dietz" w:date="2012-08-08T17:00:00Z"/>
              </w:rPr>
            </w:pPr>
            <w:del w:id="21721" w:author="Thomas Dietz" w:date="2012-08-08T17:00:00Z">
              <w:r w:rsidRPr="009227FA" w:rsidDel="00ED0AEA">
                <w:delText>default equal;</w:delText>
              </w:r>
            </w:del>
          </w:p>
          <w:p w14:paraId="13CFFD5B" w14:textId="51C658D4" w:rsidR="00F71F36" w:rsidRPr="009227FA" w:rsidDel="00ED0AEA" w:rsidRDefault="00F71F36" w:rsidP="00011096">
            <w:pPr>
              <w:pStyle w:val="XML4"/>
              <w:rPr>
                <w:del w:id="21722" w:author="Thomas Dietz" w:date="2012-08-08T17:00:00Z"/>
              </w:rPr>
            </w:pPr>
            <w:del w:id="21723"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21724" w:author="Thomas Dietz" w:date="2012-08-08T17:00:00Z"/>
              </w:rPr>
            </w:pPr>
            <w:del w:id="21725" w:author="Thomas Dietz" w:date="2012-08-08T17:00:00Z">
              <w:r w:rsidRPr="009227FA" w:rsidDel="00ED0AEA">
                <w:delText>}</w:delText>
              </w:r>
            </w:del>
          </w:p>
          <w:p w14:paraId="3E955986" w14:textId="660E5B48" w:rsidR="00F71F36" w:rsidRPr="009227FA" w:rsidDel="00ED0AEA" w:rsidRDefault="00F71F36" w:rsidP="00011096">
            <w:pPr>
              <w:pStyle w:val="XML3"/>
              <w:rPr>
                <w:del w:id="21726" w:author="Thomas Dietz" w:date="2012-08-08T17:00:00Z"/>
              </w:rPr>
            </w:pPr>
            <w:del w:id="21727"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21728" w:author="Thomas Dietz" w:date="2012-08-08T17:00:00Z"/>
              </w:rPr>
            </w:pPr>
            <w:del w:id="21729"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21730" w:author="Thomas Dietz" w:date="2012-08-08T17:00:00Z"/>
              </w:rPr>
            </w:pPr>
            <w:del w:id="21731"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21732" w:author="Thomas Dietz" w:date="2012-08-08T17:00:00Z"/>
              </w:rPr>
            </w:pPr>
            <w:del w:id="21733"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21734" w:author="Thomas Dietz" w:date="2012-08-08T17:00:00Z"/>
              </w:rPr>
            </w:pPr>
            <w:del w:id="21735" w:author="Thomas Dietz" w:date="2012-08-08T17:00:00Z">
              <w:r w:rsidRPr="009227FA" w:rsidDel="00ED0AEA">
                <w:delText>}</w:delText>
              </w:r>
            </w:del>
          </w:p>
          <w:p w14:paraId="7B59AE9F" w14:textId="282F3ABD" w:rsidR="00F71F36" w:rsidRPr="009227FA" w:rsidDel="00ED0AEA" w:rsidRDefault="00F71F36" w:rsidP="00011096">
            <w:pPr>
              <w:pStyle w:val="XML3"/>
              <w:rPr>
                <w:del w:id="21736" w:author="Thomas Dietz" w:date="2012-08-08T17:00:00Z"/>
              </w:rPr>
            </w:pPr>
            <w:del w:id="21737" w:author="Thomas Dietz" w:date="2012-08-08T17:00:00Z">
              <w:r w:rsidRPr="009227FA" w:rsidDel="00ED0AEA">
                <w:delText>leaf port {</w:delText>
              </w:r>
            </w:del>
          </w:p>
          <w:p w14:paraId="3A8D0851" w14:textId="36ED34D6" w:rsidR="00F71F36" w:rsidRPr="009227FA" w:rsidDel="00ED0AEA" w:rsidRDefault="00F71F36" w:rsidP="00011096">
            <w:pPr>
              <w:pStyle w:val="XML4"/>
              <w:rPr>
                <w:del w:id="21738" w:author="Thomas Dietz" w:date="2012-08-08T17:00:00Z"/>
              </w:rPr>
            </w:pPr>
            <w:del w:id="21739"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21740" w:author="Thomas Dietz" w:date="2012-08-08T17:00:00Z"/>
              </w:rPr>
            </w:pPr>
            <w:del w:id="21741"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21742" w:author="Thomas Dietz" w:date="2012-08-08T17:00:00Z"/>
              </w:rPr>
            </w:pPr>
            <w:del w:id="21743"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21744" w:author="Thomas Dietz" w:date="2012-08-08T17:00:00Z"/>
              </w:rPr>
            </w:pPr>
            <w:del w:id="21745" w:author="Thomas Dietz" w:date="2012-08-08T17:00:00Z">
              <w:r w:rsidRPr="009227FA" w:rsidDel="00ED0AEA">
                <w:delText>}</w:delText>
              </w:r>
            </w:del>
          </w:p>
          <w:p w14:paraId="0055A070" w14:textId="705D1A92" w:rsidR="00F71F36" w:rsidRPr="009227FA" w:rsidDel="00ED0AEA" w:rsidRDefault="00F71F36" w:rsidP="00011096">
            <w:pPr>
              <w:pStyle w:val="XML3"/>
              <w:rPr>
                <w:del w:id="21746" w:author="Thomas Dietz" w:date="2012-08-08T17:00:00Z"/>
              </w:rPr>
            </w:pPr>
            <w:del w:id="21747"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21748" w:author="Thomas Dietz" w:date="2012-08-08T17:00:00Z"/>
              </w:rPr>
            </w:pPr>
            <w:del w:id="21749"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21750" w:author="Thomas Dietz" w:date="2012-08-08T17:00:00Z"/>
              </w:rPr>
            </w:pPr>
            <w:del w:id="21751"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21752" w:author="Thomas Dietz" w:date="2012-08-08T17:00:00Z"/>
              </w:rPr>
            </w:pPr>
            <w:del w:id="21753" w:author="Thomas Dietz" w:date="2012-08-08T17:00:00Z">
              <w:r w:rsidRPr="009227FA" w:rsidDel="00ED0AEA">
                <w:delText>}</w:delText>
              </w:r>
            </w:del>
          </w:p>
          <w:p w14:paraId="5641454E" w14:textId="5ACFCFD9" w:rsidR="00F71F36" w:rsidRPr="009227FA" w:rsidDel="00ED0AEA" w:rsidRDefault="00F71F36" w:rsidP="00011096">
            <w:pPr>
              <w:pStyle w:val="XML3"/>
              <w:rPr>
                <w:del w:id="21754" w:author="Thomas Dietz" w:date="2012-08-08T17:00:00Z"/>
              </w:rPr>
            </w:pPr>
            <w:del w:id="21755"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21756" w:author="Thomas Dietz" w:date="2012-08-08T17:00:00Z"/>
              </w:rPr>
            </w:pPr>
            <w:del w:id="21757"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21758" w:author="Thomas Dietz" w:date="2012-08-08T17:00:00Z"/>
              </w:rPr>
            </w:pPr>
            <w:del w:id="21759" w:author="Thomas Dietz" w:date="2012-08-08T17:00:00Z">
              <w:r w:rsidRPr="009227FA" w:rsidDel="00ED0AEA">
                <w:delText>default 0;</w:delText>
              </w:r>
            </w:del>
          </w:p>
          <w:p w14:paraId="19838BED" w14:textId="5A3228E6" w:rsidR="00F71F36" w:rsidRPr="009227FA" w:rsidDel="00ED0AEA" w:rsidRDefault="00F71F36" w:rsidP="00011096">
            <w:pPr>
              <w:pStyle w:val="XML4"/>
              <w:rPr>
                <w:del w:id="21760" w:author="Thomas Dietz" w:date="2012-08-08T17:00:00Z"/>
              </w:rPr>
            </w:pPr>
            <w:del w:id="21761"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21762" w:author="Thomas Dietz" w:date="2012-08-08T17:00:00Z"/>
              </w:rPr>
            </w:pPr>
            <w:del w:id="21763" w:author="Thomas Dietz" w:date="2012-08-08T17:00:00Z">
              <w:r w:rsidRPr="009227FA" w:rsidDel="00ED0AEA">
                <w:delText>}</w:delText>
              </w:r>
            </w:del>
          </w:p>
          <w:p w14:paraId="00D45EC4" w14:textId="338EFA1B" w:rsidR="00F71F36" w:rsidRPr="009227FA" w:rsidDel="00ED0AEA" w:rsidRDefault="00F71F36" w:rsidP="00011096">
            <w:pPr>
              <w:pStyle w:val="XML3"/>
              <w:rPr>
                <w:del w:id="21764" w:author="Thomas Dietz" w:date="2012-08-08T17:00:00Z"/>
              </w:rPr>
            </w:pPr>
            <w:del w:id="21765"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21766" w:author="Thomas Dietz" w:date="2012-08-08T17:00:00Z"/>
              </w:rPr>
            </w:pPr>
            <w:del w:id="21767"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21768" w:author="Thomas Dietz" w:date="2012-08-08T17:00:00Z"/>
              </w:rPr>
            </w:pPr>
            <w:del w:id="21769" w:author="Thomas Dietz" w:date="2012-08-08T17:00:00Z">
              <w:r w:rsidRPr="009227FA" w:rsidDel="00ED0AEA">
                <w:delText>enum "tcp";</w:delText>
              </w:r>
            </w:del>
          </w:p>
          <w:p w14:paraId="4DE7B69F" w14:textId="46C7B2B2" w:rsidR="00F71F36" w:rsidRPr="009227FA" w:rsidDel="00ED0AEA" w:rsidRDefault="00F71F36" w:rsidP="00011096">
            <w:pPr>
              <w:pStyle w:val="XML5"/>
              <w:rPr>
                <w:del w:id="21770" w:author="Thomas Dietz" w:date="2012-08-08T17:00:00Z"/>
              </w:rPr>
            </w:pPr>
            <w:del w:id="21771" w:author="Thomas Dietz" w:date="2012-08-08T17:00:00Z">
              <w:r w:rsidRPr="009227FA" w:rsidDel="00ED0AEA">
                <w:lastRenderedPageBreak/>
                <w:delText>enum "tls";</w:delText>
              </w:r>
            </w:del>
          </w:p>
          <w:p w14:paraId="4D55BD97" w14:textId="761F3A8A" w:rsidR="00F71F36" w:rsidRPr="009227FA" w:rsidDel="00ED0AEA" w:rsidRDefault="00F71F36" w:rsidP="00011096">
            <w:pPr>
              <w:pStyle w:val="XML4"/>
              <w:rPr>
                <w:del w:id="21772" w:author="Thomas Dietz" w:date="2012-08-08T17:00:00Z"/>
              </w:rPr>
            </w:pPr>
            <w:del w:id="21773" w:author="Thomas Dietz" w:date="2012-08-08T17:00:00Z">
              <w:r w:rsidRPr="009227FA" w:rsidDel="00ED0AEA">
                <w:delText>}</w:delText>
              </w:r>
            </w:del>
          </w:p>
          <w:p w14:paraId="6D571CCC" w14:textId="2715C535" w:rsidR="00F71F36" w:rsidRPr="009227FA" w:rsidDel="00ED0AEA" w:rsidRDefault="00F71F36" w:rsidP="00011096">
            <w:pPr>
              <w:pStyle w:val="XML4"/>
              <w:rPr>
                <w:del w:id="21774" w:author="Thomas Dietz" w:date="2012-08-08T17:00:00Z"/>
              </w:rPr>
            </w:pPr>
            <w:del w:id="21775" w:author="Thomas Dietz" w:date="2012-08-08T17:00:00Z">
              <w:r w:rsidRPr="009227FA" w:rsidDel="00ED0AEA">
                <w:delText>default "tcp";</w:delText>
              </w:r>
            </w:del>
          </w:p>
          <w:p w14:paraId="41F8C13C" w14:textId="093B4C83" w:rsidR="00F71F36" w:rsidRPr="009227FA" w:rsidDel="00ED0AEA" w:rsidRDefault="00F71F36" w:rsidP="00011096">
            <w:pPr>
              <w:pStyle w:val="XML4"/>
              <w:rPr>
                <w:del w:id="21776" w:author="Thomas Dietz" w:date="2012-08-08T17:00:00Z"/>
              </w:rPr>
            </w:pPr>
            <w:del w:id="21777"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21778" w:author="Thomas Dietz" w:date="2012-08-08T17:00:00Z"/>
              </w:rPr>
            </w:pPr>
            <w:del w:id="21779" w:author="Thomas Dietz" w:date="2012-08-08T17:00:00Z">
              <w:r w:rsidRPr="009227FA" w:rsidDel="00ED0AEA">
                <w:delText>}</w:delText>
              </w:r>
            </w:del>
          </w:p>
          <w:p w14:paraId="2112EB2A" w14:textId="3E0F9DE5" w:rsidR="00F71F36" w:rsidRPr="009227FA" w:rsidDel="00ED0AEA" w:rsidRDefault="00F71F36" w:rsidP="00011096">
            <w:pPr>
              <w:pStyle w:val="XML3"/>
              <w:rPr>
                <w:del w:id="21780" w:author="Thomas Dietz" w:date="2012-08-08T17:00:00Z"/>
              </w:rPr>
            </w:pPr>
            <w:del w:id="21781"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21782" w:author="Thomas Dietz" w:date="2012-08-08T17:00:00Z"/>
              </w:rPr>
            </w:pPr>
            <w:del w:id="21783"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21784" w:author="Thomas Dietz" w:date="2012-08-08T17:00:00Z"/>
              </w:rPr>
            </w:pPr>
            <w:del w:id="21785"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21786" w:author="Thomas Dietz" w:date="2012-08-08T17:00:00Z"/>
              </w:rPr>
            </w:pPr>
            <w:del w:id="21787"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21788" w:author="Thomas Dietz" w:date="2012-08-08T17:00:00Z"/>
              </w:rPr>
            </w:pPr>
            <w:del w:id="21789"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21790" w:author="Thomas Dietz" w:date="2012-08-08T17:00:00Z"/>
              </w:rPr>
            </w:pPr>
            <w:del w:id="21791" w:author="Thomas Dietz" w:date="2012-08-08T17:00:00Z">
              <w:r w:rsidRPr="009227FA" w:rsidDel="00ED0AEA">
                <w:delText>}</w:delText>
              </w:r>
            </w:del>
          </w:p>
          <w:p w14:paraId="098976EC" w14:textId="7AEE8766" w:rsidR="00F71F36" w:rsidRPr="009227FA" w:rsidDel="00ED0AEA" w:rsidRDefault="00F71F36" w:rsidP="00011096">
            <w:pPr>
              <w:pStyle w:val="XML4"/>
              <w:rPr>
                <w:del w:id="21792" w:author="Thomas Dietz" w:date="2012-08-08T17:00:00Z"/>
              </w:rPr>
            </w:pPr>
            <w:del w:id="21793"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21794" w:author="Thomas Dietz" w:date="2012-08-08T17:00:00Z"/>
              </w:rPr>
            </w:pPr>
            <w:del w:id="21795"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21796" w:author="Thomas Dietz" w:date="2012-08-08T17:00:00Z"/>
              </w:rPr>
            </w:pPr>
            <w:del w:id="21797"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21798" w:author="Thomas Dietz" w:date="2012-08-08T17:00:00Z"/>
              </w:rPr>
            </w:pPr>
            <w:del w:id="21799" w:author="Thomas Dietz" w:date="2012-08-08T17:00:00Z">
              <w:r w:rsidRPr="009227FA" w:rsidDel="00ED0AEA">
                <w:delText>}</w:delText>
              </w:r>
            </w:del>
          </w:p>
          <w:p w14:paraId="5DE77624" w14:textId="6E988D41" w:rsidR="00F71F36" w:rsidRPr="009227FA" w:rsidDel="00ED0AEA" w:rsidRDefault="00F71F36" w:rsidP="00011096">
            <w:pPr>
              <w:pStyle w:val="XML4"/>
              <w:rPr>
                <w:del w:id="21800" w:author="Thomas Dietz" w:date="2012-08-08T17:00:00Z"/>
              </w:rPr>
            </w:pPr>
            <w:del w:id="21801"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21802" w:author="Thomas Dietz" w:date="2012-08-08T17:00:00Z"/>
              </w:rPr>
            </w:pPr>
            <w:del w:id="21803"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21804" w:author="Thomas Dietz" w:date="2012-08-08T17:00:00Z"/>
              </w:rPr>
            </w:pPr>
            <w:del w:id="21805"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21806" w:author="Thomas Dietz" w:date="2012-08-08T17:00:00Z"/>
              </w:rPr>
            </w:pPr>
            <w:del w:id="21807" w:author="Thomas Dietz" w:date="2012-08-08T17:00:00Z">
              <w:r w:rsidRPr="009227FA" w:rsidDel="00ED0AEA">
                <w:delText>}</w:delText>
              </w:r>
            </w:del>
          </w:p>
          <w:p w14:paraId="26F63543" w14:textId="3EA27D70" w:rsidR="00F71F36" w:rsidRPr="009227FA" w:rsidDel="00ED0AEA" w:rsidRDefault="00F71F36" w:rsidP="00011096">
            <w:pPr>
              <w:pStyle w:val="XML3"/>
              <w:rPr>
                <w:del w:id="21808" w:author="Thomas Dietz" w:date="2012-08-08T17:00:00Z"/>
              </w:rPr>
            </w:pPr>
            <w:del w:id="21809" w:author="Thomas Dietz" w:date="2012-08-08T17:00:00Z">
              <w:r w:rsidRPr="009227FA" w:rsidDel="00ED0AEA">
                <w:delText>}</w:delText>
              </w:r>
            </w:del>
          </w:p>
          <w:p w14:paraId="4E660EDA" w14:textId="7AB2FBDD" w:rsidR="00F71F36" w:rsidRPr="009227FA" w:rsidDel="00ED0AEA" w:rsidRDefault="00F71F36" w:rsidP="00011096">
            <w:pPr>
              <w:pStyle w:val="XML2"/>
              <w:rPr>
                <w:del w:id="21810" w:author="Thomas Dietz" w:date="2012-08-08T17:00:00Z"/>
              </w:rPr>
            </w:pPr>
            <w:del w:id="21811" w:author="Thomas Dietz" w:date="2012-08-08T17:00:00Z">
              <w:r w:rsidRPr="009227FA" w:rsidDel="00ED0AEA">
                <w:delText>}</w:delText>
              </w:r>
            </w:del>
          </w:p>
          <w:p w14:paraId="3C548DEC" w14:textId="3F7546BF" w:rsidR="00F71F36" w:rsidRPr="009227FA" w:rsidDel="00ED0AEA" w:rsidRDefault="00F71F36" w:rsidP="00011096">
            <w:pPr>
              <w:pStyle w:val="XML1"/>
              <w:rPr>
                <w:del w:id="21812" w:author="Thomas Dietz" w:date="2012-08-08T17:00:00Z"/>
              </w:rPr>
            </w:pPr>
          </w:p>
          <w:p w14:paraId="12D57094" w14:textId="1127D1CD" w:rsidR="00F71F36" w:rsidRPr="009227FA" w:rsidDel="00ED0AEA" w:rsidRDefault="00F71F36" w:rsidP="00011096">
            <w:pPr>
              <w:pStyle w:val="XML2"/>
              <w:rPr>
                <w:del w:id="21813" w:author="Thomas Dietz" w:date="2012-08-08T17:00:00Z"/>
              </w:rPr>
            </w:pPr>
            <w:del w:id="21814" w:author="Thomas Dietz" w:date="2012-08-08T17:00:00Z">
              <w:r w:rsidRPr="009227FA" w:rsidDel="00ED0AEA">
                <w:delText>grouping openflow-port-resource-grouping {</w:delText>
              </w:r>
            </w:del>
          </w:p>
          <w:p w14:paraId="214C8914" w14:textId="3FA852BB" w:rsidR="00F71F36" w:rsidRPr="009227FA" w:rsidDel="00ED0AEA" w:rsidRDefault="00F71F36" w:rsidP="00011096">
            <w:pPr>
              <w:pStyle w:val="XML3"/>
              <w:rPr>
                <w:del w:id="21815" w:author="Thomas Dietz" w:date="2012-08-08T17:00:00Z"/>
              </w:rPr>
            </w:pPr>
            <w:del w:id="21816"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21817" w:author="Thomas Dietz" w:date="2012-08-08T17:00:00Z"/>
              </w:rPr>
            </w:pPr>
            <w:del w:id="21818" w:author="Thomas Dietz" w:date="2012-08-08T17:00:00Z">
              <w:r w:rsidRPr="009227FA" w:rsidDel="00ED0AEA">
                <w:delText>resource.";</w:delText>
              </w:r>
            </w:del>
          </w:p>
          <w:p w14:paraId="21744679" w14:textId="762675BD" w:rsidR="00F71F36" w:rsidRPr="009227FA" w:rsidDel="00ED0AEA" w:rsidRDefault="00F71F36" w:rsidP="00011096">
            <w:pPr>
              <w:pStyle w:val="XML3"/>
              <w:rPr>
                <w:del w:id="21819" w:author="Thomas Dietz" w:date="2012-08-08T17:00:00Z"/>
              </w:rPr>
            </w:pPr>
            <w:del w:id="21820"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21821" w:author="Thomas Dietz" w:date="2012-08-08T17:00:00Z"/>
              </w:rPr>
            </w:pPr>
            <w:del w:id="21822"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21823" w:author="Thomas Dietz" w:date="2012-08-08T17:00:00Z"/>
              </w:rPr>
            </w:pPr>
            <w:del w:id="21824"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21825" w:author="Thomas Dietz" w:date="2012-08-08T17:00:00Z"/>
              </w:rPr>
            </w:pPr>
            <w:del w:id="21826" w:author="Thomas Dietz" w:date="2012-08-08T17:00:00Z">
              <w:r w:rsidRPr="009227FA" w:rsidDel="00ED0AEA">
                <w:delText>}</w:delText>
              </w:r>
            </w:del>
          </w:p>
          <w:p w14:paraId="17AFC678" w14:textId="17E9B5ED" w:rsidR="00F71F36" w:rsidRPr="009227FA" w:rsidDel="00ED0AEA" w:rsidRDefault="00F71F36" w:rsidP="00011096">
            <w:pPr>
              <w:pStyle w:val="XML3"/>
              <w:rPr>
                <w:del w:id="21827" w:author="Thomas Dietz" w:date="2012-08-08T17:00:00Z"/>
              </w:rPr>
            </w:pPr>
            <w:del w:id="21828"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21829" w:author="Thomas Dietz" w:date="2012-08-08T17:00:00Z"/>
              </w:rPr>
            </w:pPr>
            <w:del w:id="21830" w:author="Thomas Dietz" w:date="2012-08-08T17:00:00Z">
              <w:r w:rsidRPr="009227FA" w:rsidDel="00ED0AEA">
                <w:delText>type uint64;</w:delText>
              </w:r>
            </w:del>
          </w:p>
          <w:p w14:paraId="1ABE9475" w14:textId="03F602C8" w:rsidR="00F71F36" w:rsidRPr="009227FA" w:rsidDel="00ED0AEA" w:rsidRDefault="00F71F36" w:rsidP="00011096">
            <w:pPr>
              <w:pStyle w:val="XML4"/>
              <w:rPr>
                <w:del w:id="21831" w:author="Thomas Dietz" w:date="2012-08-08T17:00:00Z"/>
              </w:rPr>
            </w:pPr>
            <w:del w:id="21832"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21833" w:author="Thomas Dietz" w:date="2012-08-08T17:00:00Z"/>
              </w:rPr>
            </w:pPr>
            <w:del w:id="21834"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21835" w:author="Thomas Dietz" w:date="2012-08-08T17:00:00Z"/>
              </w:rPr>
            </w:pPr>
            <w:del w:id="21836"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21837" w:author="Thomas Dietz" w:date="2012-08-08T17:00:00Z"/>
              </w:rPr>
            </w:pPr>
            <w:del w:id="21838" w:author="Thomas Dietz" w:date="2012-08-08T17:00:00Z">
              <w:r w:rsidRPr="009227FA" w:rsidDel="00ED0AEA">
                <w:delText>}</w:delText>
              </w:r>
            </w:del>
          </w:p>
          <w:p w14:paraId="3A3CF3E9" w14:textId="381A75E6" w:rsidR="00F71F36" w:rsidRPr="009227FA" w:rsidDel="00ED0AEA" w:rsidRDefault="00F71F36" w:rsidP="00011096">
            <w:pPr>
              <w:pStyle w:val="XML3"/>
              <w:rPr>
                <w:del w:id="21839" w:author="Thomas Dietz" w:date="2012-08-08T17:00:00Z"/>
              </w:rPr>
            </w:pPr>
            <w:del w:id="21840" w:author="Thomas Dietz" w:date="2012-08-08T17:00:00Z">
              <w:r w:rsidRPr="009227FA" w:rsidDel="00ED0AEA">
                <w:delText>leaf name {</w:delText>
              </w:r>
            </w:del>
          </w:p>
          <w:p w14:paraId="4F65F65A" w14:textId="6A29C0EF" w:rsidR="00F71F36" w:rsidRPr="009227FA" w:rsidDel="00ED0AEA" w:rsidRDefault="00F71F36" w:rsidP="00011096">
            <w:pPr>
              <w:pStyle w:val="XML4"/>
              <w:rPr>
                <w:del w:id="21841" w:author="Thomas Dietz" w:date="2012-08-08T17:00:00Z"/>
              </w:rPr>
            </w:pPr>
            <w:del w:id="21842"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21843" w:author="Thomas Dietz" w:date="2012-08-08T17:00:00Z"/>
              </w:rPr>
            </w:pPr>
            <w:del w:id="21844" w:author="Thomas Dietz" w:date="2012-08-08T17:00:00Z">
              <w:r w:rsidRPr="009227FA" w:rsidDel="00ED0AEA">
                <w:delText>length "1..16";</w:delText>
              </w:r>
            </w:del>
          </w:p>
          <w:p w14:paraId="07617812" w14:textId="2543EEA7" w:rsidR="00F71F36" w:rsidRPr="009227FA" w:rsidDel="00ED0AEA" w:rsidRDefault="00F71F36" w:rsidP="00011096">
            <w:pPr>
              <w:pStyle w:val="XML4"/>
              <w:rPr>
                <w:del w:id="21845" w:author="Thomas Dietz" w:date="2012-08-08T17:00:00Z"/>
              </w:rPr>
            </w:pPr>
            <w:del w:id="21846" w:author="Thomas Dietz" w:date="2012-08-08T17:00:00Z">
              <w:r w:rsidRPr="009227FA" w:rsidDel="00ED0AEA">
                <w:delText>}</w:delText>
              </w:r>
            </w:del>
          </w:p>
          <w:p w14:paraId="4147FBD8" w14:textId="3A274054" w:rsidR="00F71F36" w:rsidRPr="009227FA" w:rsidDel="00ED0AEA" w:rsidRDefault="00F71F36" w:rsidP="00011096">
            <w:pPr>
              <w:pStyle w:val="XML4"/>
              <w:rPr>
                <w:del w:id="21847" w:author="Thomas Dietz" w:date="2012-08-08T17:00:00Z"/>
              </w:rPr>
            </w:pPr>
            <w:del w:id="21848"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21849" w:author="Thomas Dietz" w:date="2012-08-08T17:00:00Z"/>
              </w:rPr>
            </w:pPr>
            <w:del w:id="21850"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21851" w:author="Thomas Dietz" w:date="2012-08-08T17:00:00Z"/>
              </w:rPr>
            </w:pPr>
            <w:del w:id="21852" w:author="Thomas Dietz" w:date="2012-08-08T17:00:00Z">
              <w:r w:rsidRPr="009227FA" w:rsidDel="00ED0AEA">
                <w:delText>}</w:delText>
              </w:r>
            </w:del>
          </w:p>
          <w:p w14:paraId="08AF3BCE" w14:textId="4970C01F" w:rsidR="00F71F36" w:rsidRPr="009227FA" w:rsidDel="00ED0AEA" w:rsidRDefault="00F71F36" w:rsidP="00011096">
            <w:pPr>
              <w:pStyle w:val="XML3"/>
              <w:rPr>
                <w:del w:id="21853" w:author="Thomas Dietz" w:date="2012-08-08T17:00:00Z"/>
              </w:rPr>
            </w:pPr>
            <w:del w:id="21854"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21855" w:author="Thomas Dietz" w:date="2012-08-08T17:00:00Z"/>
              </w:rPr>
            </w:pPr>
            <w:del w:id="21856"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21857" w:author="Thomas Dietz" w:date="2012-08-08T17:00:00Z"/>
              </w:rPr>
            </w:pPr>
            <w:del w:id="21858"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21859" w:author="Thomas Dietz" w:date="2012-08-08T17:00:00Z"/>
              </w:rPr>
            </w:pPr>
            <w:del w:id="21860" w:author="Thomas Dietz" w:date="2012-08-08T17:00:00Z">
              <w:r w:rsidRPr="009227FA" w:rsidDel="00ED0AEA">
                <w:delText>}</w:delText>
              </w:r>
            </w:del>
          </w:p>
          <w:p w14:paraId="0A1097FE" w14:textId="578E2806" w:rsidR="00F71F36" w:rsidRPr="009227FA" w:rsidDel="00ED0AEA" w:rsidRDefault="00F71F36" w:rsidP="00011096">
            <w:pPr>
              <w:pStyle w:val="XML4"/>
              <w:rPr>
                <w:del w:id="21861" w:author="Thomas Dietz" w:date="2012-08-08T17:00:00Z"/>
              </w:rPr>
            </w:pPr>
            <w:del w:id="21862" w:author="Thomas Dietz" w:date="2012-08-08T17:00:00Z">
              <w:r w:rsidRPr="009227FA" w:rsidDel="00ED0AEA">
                <w:delText>type uint32;</w:delText>
              </w:r>
            </w:del>
          </w:p>
          <w:p w14:paraId="39A39443" w14:textId="03A2556F" w:rsidR="00F71F36" w:rsidRPr="009227FA" w:rsidDel="00ED0AEA" w:rsidRDefault="00F71F36" w:rsidP="00011096">
            <w:pPr>
              <w:pStyle w:val="XML4"/>
              <w:rPr>
                <w:del w:id="21863" w:author="Thomas Dietz" w:date="2012-08-08T17:00:00Z"/>
              </w:rPr>
            </w:pPr>
            <w:del w:id="21864" w:author="Thomas Dietz" w:date="2012-08-08T17:00:00Z">
              <w:r w:rsidRPr="009227FA" w:rsidDel="00ED0AEA">
                <w:lastRenderedPageBreak/>
                <w:delText>units "kbit/s";</w:delText>
              </w:r>
            </w:del>
          </w:p>
          <w:p w14:paraId="537B8F87" w14:textId="05B44258" w:rsidR="00F71F36" w:rsidRPr="009227FA" w:rsidDel="00ED0AEA" w:rsidRDefault="00F71F36" w:rsidP="00011096">
            <w:pPr>
              <w:pStyle w:val="XML4"/>
              <w:rPr>
                <w:del w:id="21865" w:author="Thomas Dietz" w:date="2012-08-08T17:00:00Z"/>
              </w:rPr>
            </w:pPr>
            <w:del w:id="21866"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21867" w:author="Thomas Dietz" w:date="2012-08-08T17:00:00Z"/>
              </w:rPr>
            </w:pPr>
            <w:del w:id="21868"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21869" w:author="Thomas Dietz" w:date="2012-08-08T17:00:00Z"/>
              </w:rPr>
            </w:pPr>
            <w:del w:id="21870" w:author="Thomas Dietz" w:date="2012-08-08T17:00:00Z">
              <w:r w:rsidRPr="009227FA" w:rsidDel="00ED0AEA">
                <w:delText>}</w:delText>
              </w:r>
            </w:del>
          </w:p>
          <w:p w14:paraId="1BD261CA" w14:textId="3F65F5C2" w:rsidR="00F71F36" w:rsidRPr="009227FA" w:rsidDel="00ED0AEA" w:rsidRDefault="00F71F36" w:rsidP="00011096">
            <w:pPr>
              <w:pStyle w:val="XML3"/>
              <w:rPr>
                <w:del w:id="21871" w:author="Thomas Dietz" w:date="2012-08-08T17:00:00Z"/>
              </w:rPr>
            </w:pPr>
            <w:del w:id="21872"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21873" w:author="Thomas Dietz" w:date="2012-08-08T17:00:00Z"/>
              </w:rPr>
            </w:pPr>
            <w:del w:id="21874"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21875" w:author="Thomas Dietz" w:date="2012-08-08T17:00:00Z"/>
              </w:rPr>
            </w:pPr>
            <w:del w:id="21876"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21877" w:author="Thomas Dietz" w:date="2012-08-08T17:00:00Z"/>
              </w:rPr>
            </w:pPr>
            <w:del w:id="21878" w:author="Thomas Dietz" w:date="2012-08-08T17:00:00Z">
              <w:r w:rsidRPr="009227FA" w:rsidDel="00ED0AEA">
                <w:delText>}</w:delText>
              </w:r>
            </w:del>
          </w:p>
          <w:p w14:paraId="59D8CF59" w14:textId="17FB1E22" w:rsidR="00F71F36" w:rsidRPr="009227FA" w:rsidDel="00ED0AEA" w:rsidRDefault="00F71F36" w:rsidP="00011096">
            <w:pPr>
              <w:pStyle w:val="XML4"/>
              <w:rPr>
                <w:del w:id="21879" w:author="Thomas Dietz" w:date="2012-08-08T17:00:00Z"/>
              </w:rPr>
            </w:pPr>
            <w:del w:id="21880" w:author="Thomas Dietz" w:date="2012-08-08T17:00:00Z">
              <w:r w:rsidRPr="009227FA" w:rsidDel="00ED0AEA">
                <w:delText>type uint32;</w:delText>
              </w:r>
            </w:del>
          </w:p>
          <w:p w14:paraId="6D976FC2" w14:textId="17BFB713" w:rsidR="00F71F36" w:rsidRPr="009227FA" w:rsidDel="00ED0AEA" w:rsidRDefault="00F71F36" w:rsidP="00011096">
            <w:pPr>
              <w:pStyle w:val="XML4"/>
              <w:rPr>
                <w:del w:id="21881" w:author="Thomas Dietz" w:date="2012-08-08T17:00:00Z"/>
              </w:rPr>
            </w:pPr>
            <w:del w:id="21882" w:author="Thomas Dietz" w:date="2012-08-08T17:00:00Z">
              <w:r w:rsidRPr="009227FA" w:rsidDel="00ED0AEA">
                <w:delText>units "kbit/s";</w:delText>
              </w:r>
            </w:del>
          </w:p>
          <w:p w14:paraId="65A74AED" w14:textId="30DF1AA3" w:rsidR="00F71F36" w:rsidRPr="009227FA" w:rsidDel="00ED0AEA" w:rsidRDefault="00F71F36" w:rsidP="00011096">
            <w:pPr>
              <w:pStyle w:val="XML4"/>
              <w:rPr>
                <w:del w:id="21883" w:author="Thomas Dietz" w:date="2012-08-08T17:00:00Z"/>
              </w:rPr>
            </w:pPr>
            <w:del w:id="21884"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21885" w:author="Thomas Dietz" w:date="2012-08-08T17:00:00Z"/>
              </w:rPr>
            </w:pPr>
            <w:del w:id="21886"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21887" w:author="Thomas Dietz" w:date="2012-08-08T17:00:00Z"/>
              </w:rPr>
            </w:pPr>
            <w:del w:id="21888" w:author="Thomas Dietz" w:date="2012-08-08T17:00:00Z">
              <w:r w:rsidRPr="009227FA" w:rsidDel="00ED0AEA">
                <w:delText>}</w:delText>
              </w:r>
            </w:del>
          </w:p>
          <w:p w14:paraId="536D2364" w14:textId="1E7991CC" w:rsidR="00F71F36" w:rsidRPr="009227FA" w:rsidDel="00ED0AEA" w:rsidRDefault="00F71F36" w:rsidP="00011096">
            <w:pPr>
              <w:pStyle w:val="XML3"/>
              <w:rPr>
                <w:del w:id="21889" w:author="Thomas Dietz" w:date="2012-08-08T17:00:00Z"/>
              </w:rPr>
            </w:pPr>
            <w:del w:id="21890"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21891" w:author="Thomas Dietz" w:date="2012-08-08T17:00:00Z"/>
              </w:rPr>
            </w:pPr>
            <w:del w:id="21892"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21893" w:author="Thomas Dietz" w:date="2012-08-08T17:00:00Z"/>
              </w:rPr>
            </w:pPr>
            <w:del w:id="21894"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21895" w:author="Thomas Dietz" w:date="2012-08-08T17:00:00Z"/>
              </w:rPr>
            </w:pPr>
            <w:del w:id="21896" w:author="Thomas Dietz" w:date="2012-08-08T17:00:00Z">
              <w:r w:rsidRPr="009227FA" w:rsidDel="00ED0AEA">
                <w:delText>default up;</w:delText>
              </w:r>
            </w:del>
          </w:p>
          <w:p w14:paraId="57599170" w14:textId="27711A0B" w:rsidR="00F71F36" w:rsidRPr="009227FA" w:rsidDel="00ED0AEA" w:rsidRDefault="00F71F36" w:rsidP="00011096">
            <w:pPr>
              <w:pStyle w:val="XML5"/>
              <w:rPr>
                <w:del w:id="21897" w:author="Thomas Dietz" w:date="2012-08-08T17:00:00Z"/>
              </w:rPr>
            </w:pPr>
            <w:del w:id="21898"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21899" w:author="Thomas Dietz" w:date="2012-08-08T17:00:00Z"/>
              </w:rPr>
            </w:pPr>
            <w:del w:id="21900" w:author="Thomas Dietz" w:date="2012-08-08T17:00:00Z">
              <w:r w:rsidRPr="009227FA" w:rsidDel="00ED0AEA">
                <w:delText>}</w:delText>
              </w:r>
            </w:del>
          </w:p>
          <w:p w14:paraId="4369F083" w14:textId="72BDC242" w:rsidR="00F71F36" w:rsidRPr="009227FA" w:rsidDel="00ED0AEA" w:rsidRDefault="00F71F36" w:rsidP="00011096">
            <w:pPr>
              <w:pStyle w:val="XML4"/>
              <w:rPr>
                <w:del w:id="21901" w:author="Thomas Dietz" w:date="2012-08-08T17:00:00Z"/>
              </w:rPr>
            </w:pPr>
            <w:del w:id="21902"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21903" w:author="Thomas Dietz" w:date="2012-08-08T17:00:00Z"/>
              </w:rPr>
            </w:pPr>
            <w:del w:id="21904"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21905" w:author="Thomas Dietz" w:date="2012-08-08T17:00:00Z"/>
              </w:rPr>
            </w:pPr>
            <w:del w:id="21906"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21907" w:author="Thomas Dietz" w:date="2012-08-08T17:00:00Z"/>
                <w:rFonts w:eastAsia="Times New Roman"/>
              </w:rPr>
            </w:pPr>
            <w:del w:id="21908" w:author="Thomas Dietz" w:date="2012-08-08T17:00:00Z">
              <w:r w:rsidRPr="009227FA" w:rsidDel="00ED0AEA">
                <w:rPr>
                  <w:rFonts w:eastAsia="Times New Roman"/>
                </w:rPr>
                <w:delText>description "Specifies if receiving packets is not enabled on the port.";</w:delText>
              </w:r>
            </w:del>
          </w:p>
          <w:p w14:paraId="56451DD6" w14:textId="161EFE39" w:rsidR="00F71F36" w:rsidRPr="009227FA" w:rsidDel="00ED0AEA" w:rsidRDefault="00F71F36" w:rsidP="00011096">
            <w:pPr>
              <w:pStyle w:val="XML4"/>
              <w:rPr>
                <w:del w:id="21909" w:author="Thomas Dietz" w:date="2012-08-08T17:00:00Z"/>
              </w:rPr>
            </w:pPr>
            <w:del w:id="21910" w:author="Thomas Dietz" w:date="2012-08-08T17:00:00Z">
              <w:r w:rsidRPr="009227FA" w:rsidDel="00ED0AEA">
                <w:delText>}</w:delText>
              </w:r>
            </w:del>
          </w:p>
          <w:p w14:paraId="349674CF" w14:textId="3E0B860E" w:rsidR="00F71F36" w:rsidRPr="009227FA" w:rsidDel="00ED0AEA" w:rsidRDefault="00F71F36" w:rsidP="00011096">
            <w:pPr>
              <w:pStyle w:val="XML4"/>
              <w:rPr>
                <w:del w:id="21911" w:author="Thomas Dietz" w:date="2012-08-08T17:00:00Z"/>
              </w:rPr>
            </w:pPr>
            <w:del w:id="21912"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21913" w:author="Thomas Dietz" w:date="2012-08-08T17:00:00Z"/>
              </w:rPr>
            </w:pPr>
            <w:del w:id="21914"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21915" w:author="Thomas Dietz" w:date="2012-08-08T17:00:00Z"/>
              </w:rPr>
            </w:pPr>
            <w:del w:id="21916"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21917" w:author="Thomas Dietz" w:date="2012-08-08T17:00:00Z"/>
                <w:rFonts w:eastAsia="Times New Roman"/>
              </w:rPr>
            </w:pPr>
            <w:del w:id="21918"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21919" w:author="Thomas Dietz" w:date="2012-08-08T17:00:00Z"/>
              </w:rPr>
            </w:pPr>
            <w:del w:id="21920" w:author="Thomas Dietz" w:date="2012-08-08T17:00:00Z">
              <w:r w:rsidRPr="009227FA" w:rsidDel="00ED0AEA">
                <w:delText>}</w:delText>
              </w:r>
            </w:del>
          </w:p>
          <w:p w14:paraId="75BC17AA" w14:textId="3BCAE4B3" w:rsidR="00F71F36" w:rsidRPr="009227FA" w:rsidDel="00ED0AEA" w:rsidRDefault="00F71F36" w:rsidP="00011096">
            <w:pPr>
              <w:pStyle w:val="XML4"/>
              <w:rPr>
                <w:del w:id="21921" w:author="Thomas Dietz" w:date="2012-08-08T17:00:00Z"/>
              </w:rPr>
            </w:pPr>
            <w:del w:id="21922"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21923" w:author="Thomas Dietz" w:date="2012-08-08T17:00:00Z"/>
              </w:rPr>
            </w:pPr>
            <w:del w:id="21924"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21925" w:author="Thomas Dietz" w:date="2012-08-08T17:00:00Z"/>
              </w:rPr>
            </w:pPr>
            <w:del w:id="21926"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21927" w:author="Thomas Dietz" w:date="2012-08-08T17:00:00Z"/>
              </w:rPr>
            </w:pPr>
            <w:del w:id="21928"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21929" w:author="Thomas Dietz" w:date="2012-08-08T17:00:00Z"/>
              </w:rPr>
            </w:pPr>
            <w:del w:id="21930" w:author="Thomas Dietz" w:date="2012-08-08T17:00:00Z">
              <w:r w:rsidRPr="009227FA" w:rsidDel="00ED0AEA">
                <w:delText>}</w:delText>
              </w:r>
            </w:del>
          </w:p>
          <w:p w14:paraId="6BFCD531" w14:textId="579039E8" w:rsidR="00F71F36" w:rsidRPr="009227FA" w:rsidDel="00ED0AEA" w:rsidRDefault="00F71F36" w:rsidP="00011096">
            <w:pPr>
              <w:pStyle w:val="XML3"/>
              <w:rPr>
                <w:del w:id="21931" w:author="Thomas Dietz" w:date="2012-08-08T17:00:00Z"/>
              </w:rPr>
            </w:pPr>
            <w:del w:id="21932" w:author="Thomas Dietz" w:date="2012-08-08T17:00:00Z">
              <w:r w:rsidRPr="009227FA" w:rsidDel="00ED0AEA">
                <w:delText>}</w:delText>
              </w:r>
            </w:del>
          </w:p>
          <w:p w14:paraId="5D8BAEA9" w14:textId="530A4D6D" w:rsidR="00F71F36" w:rsidRPr="009227FA" w:rsidDel="00ED0AEA" w:rsidRDefault="00F71F36" w:rsidP="00011096">
            <w:pPr>
              <w:pStyle w:val="XML3"/>
              <w:rPr>
                <w:del w:id="21933" w:author="Thomas Dietz" w:date="2012-08-08T17:00:00Z"/>
              </w:rPr>
            </w:pPr>
            <w:del w:id="21934"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21935" w:author="Thomas Dietz" w:date="2012-08-08T17:00:00Z"/>
              </w:rPr>
            </w:pPr>
            <w:del w:id="21936"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21937" w:author="Thomas Dietz" w:date="2012-08-08T17:00:00Z"/>
              </w:rPr>
            </w:pPr>
            <w:del w:id="21938"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21939" w:author="Thomas Dietz" w:date="2012-08-08T17:00:00Z"/>
              </w:rPr>
            </w:pPr>
            <w:del w:id="21940"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21941" w:author="Thomas Dietz" w:date="2012-08-08T17:00:00Z"/>
              </w:rPr>
            </w:pPr>
            <w:del w:id="21942"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21943" w:author="Thomas Dietz" w:date="2012-08-08T17:00:00Z"/>
                <w:rFonts w:eastAsia="Times New Roman"/>
              </w:rPr>
            </w:pPr>
            <w:del w:id="21944"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21945" w:author="Thomas Dietz" w:date="2012-08-08T17:00:00Z"/>
              </w:rPr>
            </w:pPr>
            <w:del w:id="21946" w:author="Thomas Dietz" w:date="2012-08-08T17:00:00Z">
              <w:r w:rsidRPr="009227FA" w:rsidDel="00ED0AEA">
                <w:delText>}</w:delText>
              </w:r>
            </w:del>
          </w:p>
          <w:p w14:paraId="5456FE77" w14:textId="19088CD5" w:rsidR="00F71F36" w:rsidRPr="009227FA" w:rsidDel="00ED0AEA" w:rsidRDefault="00F71F36" w:rsidP="00011096">
            <w:pPr>
              <w:pStyle w:val="XML4"/>
              <w:rPr>
                <w:del w:id="21947" w:author="Thomas Dietz" w:date="2012-08-08T17:00:00Z"/>
              </w:rPr>
            </w:pPr>
            <w:del w:id="21948"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21949" w:author="Thomas Dietz" w:date="2012-08-08T17:00:00Z"/>
              </w:rPr>
            </w:pPr>
            <w:del w:id="21950"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21951" w:author="Thomas Dietz" w:date="2012-08-08T17:00:00Z"/>
              </w:rPr>
            </w:pPr>
            <w:del w:id="21952"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21953" w:author="Thomas Dietz" w:date="2012-08-08T17:00:00Z"/>
              </w:rPr>
            </w:pPr>
            <w:del w:id="21954"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21955" w:author="Thomas Dietz" w:date="2012-08-08T17:00:00Z"/>
              </w:rPr>
            </w:pPr>
            <w:del w:id="21956" w:author="Thomas Dietz" w:date="2012-08-08T17:00:00Z">
              <w:r w:rsidRPr="009227FA" w:rsidDel="00ED0AEA">
                <w:delText>}</w:delText>
              </w:r>
            </w:del>
          </w:p>
          <w:p w14:paraId="4CA89DEA" w14:textId="130C5E9E" w:rsidR="00F71F36" w:rsidRPr="009227FA" w:rsidDel="00ED0AEA" w:rsidRDefault="00F71F36" w:rsidP="00011096">
            <w:pPr>
              <w:pStyle w:val="XML4"/>
              <w:rPr>
                <w:del w:id="21957" w:author="Thomas Dietz" w:date="2012-08-08T17:00:00Z"/>
              </w:rPr>
            </w:pPr>
            <w:del w:id="21958" w:author="Thomas Dietz" w:date="2012-08-08T17:00:00Z">
              <w:r w:rsidRPr="009227FA" w:rsidDel="00ED0AEA">
                <w:delText>leaf live {</w:delText>
              </w:r>
            </w:del>
          </w:p>
          <w:p w14:paraId="7BBEF7BD" w14:textId="5C9692DC" w:rsidR="00F71F36" w:rsidRPr="009227FA" w:rsidDel="00ED0AEA" w:rsidRDefault="00F71F36" w:rsidP="00011096">
            <w:pPr>
              <w:pStyle w:val="XML5"/>
              <w:rPr>
                <w:del w:id="21959" w:author="Thomas Dietz" w:date="2012-08-08T17:00:00Z"/>
              </w:rPr>
            </w:pPr>
            <w:del w:id="21960"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21961" w:author="Thomas Dietz" w:date="2012-08-08T17:00:00Z"/>
              </w:rPr>
            </w:pPr>
            <w:del w:id="21962"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21963" w:author="Thomas Dietz" w:date="2012-08-08T17:00:00Z"/>
              </w:rPr>
            </w:pPr>
            <w:del w:id="21964" w:author="Thomas Dietz" w:date="2012-08-08T17:00:00Z">
              <w:r w:rsidRPr="009227FA" w:rsidDel="00ED0AEA">
                <w:lastRenderedPageBreak/>
                <w:delText>description "tbd";</w:delText>
              </w:r>
            </w:del>
          </w:p>
          <w:p w14:paraId="42CA9120" w14:textId="78CEFE6A" w:rsidR="00F71F36" w:rsidRPr="009227FA" w:rsidDel="00ED0AEA" w:rsidRDefault="00F71F36" w:rsidP="00011096">
            <w:pPr>
              <w:pStyle w:val="XML4"/>
              <w:rPr>
                <w:del w:id="21965" w:author="Thomas Dietz" w:date="2012-08-08T17:00:00Z"/>
              </w:rPr>
            </w:pPr>
            <w:del w:id="21966" w:author="Thomas Dietz" w:date="2012-08-08T17:00:00Z">
              <w:r w:rsidRPr="009227FA" w:rsidDel="00ED0AEA">
                <w:delText>}</w:delText>
              </w:r>
            </w:del>
          </w:p>
          <w:p w14:paraId="702E44D3" w14:textId="3803269D" w:rsidR="00F71F36" w:rsidRPr="009227FA" w:rsidDel="00ED0AEA" w:rsidRDefault="00F71F36" w:rsidP="00011096">
            <w:pPr>
              <w:pStyle w:val="XML3"/>
              <w:rPr>
                <w:del w:id="21967" w:author="Thomas Dietz" w:date="2012-08-08T17:00:00Z"/>
              </w:rPr>
            </w:pPr>
            <w:del w:id="21968" w:author="Thomas Dietz" w:date="2012-08-08T17:00:00Z">
              <w:r w:rsidRPr="009227FA" w:rsidDel="00ED0AEA">
                <w:delText>}</w:delText>
              </w:r>
            </w:del>
          </w:p>
          <w:p w14:paraId="3A134871" w14:textId="6BED237C" w:rsidR="00F71F36" w:rsidRPr="009227FA" w:rsidDel="00ED0AEA" w:rsidRDefault="00F71F36" w:rsidP="00011096">
            <w:pPr>
              <w:pStyle w:val="XML3"/>
              <w:rPr>
                <w:del w:id="21969" w:author="Thomas Dietz" w:date="2012-08-08T17:00:00Z"/>
              </w:rPr>
            </w:pPr>
            <w:del w:id="21970"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21971" w:author="Thomas Dietz" w:date="2012-08-08T17:00:00Z"/>
              </w:rPr>
            </w:pPr>
            <w:del w:id="21972"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21973" w:author="Thomas Dietz" w:date="2012-08-08T17:00:00Z"/>
              </w:rPr>
            </w:pPr>
            <w:del w:id="21974"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21975" w:author="Thomas Dietz" w:date="2012-08-08T17:00:00Z"/>
              </w:rPr>
            </w:pPr>
            <w:del w:id="21976"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21977" w:author="Thomas Dietz" w:date="2012-08-08T17:00:00Z"/>
              </w:rPr>
            </w:pPr>
            <w:del w:id="21978"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21979" w:author="Thomas Dietz" w:date="2012-08-08T17:00:00Z"/>
              </w:rPr>
            </w:pPr>
            <w:del w:id="21980" w:author="Thomas Dietz" w:date="2012-08-08T17:00:00Z">
              <w:r w:rsidRPr="009227FA" w:rsidDel="00ED0AEA">
                <w:delText>}</w:delText>
              </w:r>
            </w:del>
          </w:p>
          <w:p w14:paraId="34D1240E" w14:textId="12D3E35D" w:rsidR="00F71F36" w:rsidRPr="009227FA" w:rsidDel="00ED0AEA" w:rsidRDefault="00F71F36" w:rsidP="00011096">
            <w:pPr>
              <w:pStyle w:val="XML4"/>
              <w:rPr>
                <w:del w:id="21981" w:author="Thomas Dietz" w:date="2012-08-08T17:00:00Z"/>
              </w:rPr>
            </w:pPr>
            <w:del w:id="21982"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21983" w:author="Thomas Dietz" w:date="2012-08-08T17:00:00Z"/>
              </w:rPr>
            </w:pPr>
            <w:del w:id="21984"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21985" w:author="Thomas Dietz" w:date="2012-08-08T17:00:00Z"/>
              </w:rPr>
            </w:pPr>
            <w:del w:id="21986"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21987" w:author="Thomas Dietz" w:date="2012-08-08T17:00:00Z"/>
              </w:rPr>
            </w:pPr>
            <w:del w:id="21988" w:author="Thomas Dietz" w:date="2012-08-08T17:00:00Z">
              <w:r w:rsidRPr="009227FA" w:rsidDel="00ED0AEA">
                <w:delText>}</w:delText>
              </w:r>
            </w:del>
          </w:p>
          <w:p w14:paraId="7ABDE429" w14:textId="0F95B1A9" w:rsidR="00F71F36" w:rsidRPr="009227FA" w:rsidDel="00ED0AEA" w:rsidRDefault="00F71F36" w:rsidP="00011096">
            <w:pPr>
              <w:pStyle w:val="XML4"/>
              <w:rPr>
                <w:del w:id="21989" w:author="Thomas Dietz" w:date="2012-08-08T17:00:00Z"/>
              </w:rPr>
            </w:pPr>
            <w:del w:id="21990"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21991" w:author="Thomas Dietz" w:date="2012-08-08T17:00:00Z"/>
              </w:rPr>
            </w:pPr>
            <w:del w:id="21992"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21993" w:author="Thomas Dietz" w:date="2012-08-08T17:00:00Z"/>
              </w:rPr>
            </w:pPr>
            <w:del w:id="21994"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21995" w:author="Thomas Dietz" w:date="2012-08-08T17:00:00Z"/>
              </w:rPr>
            </w:pPr>
            <w:del w:id="21996"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21997" w:author="Thomas Dietz" w:date="2012-08-08T17:00:00Z"/>
              </w:rPr>
            </w:pPr>
            <w:del w:id="21998" w:author="Thomas Dietz" w:date="2012-08-08T17:00:00Z">
              <w:r w:rsidRPr="009227FA" w:rsidDel="00ED0AEA">
                <w:delText>}</w:delText>
              </w:r>
            </w:del>
          </w:p>
          <w:p w14:paraId="40A85962" w14:textId="2D5F94CB" w:rsidR="00F71F36" w:rsidRPr="009227FA" w:rsidDel="00ED0AEA" w:rsidRDefault="00F71F36" w:rsidP="00011096">
            <w:pPr>
              <w:pStyle w:val="XML4"/>
              <w:rPr>
                <w:del w:id="21999" w:author="Thomas Dietz" w:date="2012-08-08T17:00:00Z"/>
              </w:rPr>
            </w:pPr>
            <w:del w:id="22000"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22001" w:author="Thomas Dietz" w:date="2012-08-08T17:00:00Z"/>
              </w:rPr>
            </w:pPr>
            <w:del w:id="22002"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22003" w:author="Thomas Dietz" w:date="2012-08-08T17:00:00Z"/>
              </w:rPr>
            </w:pPr>
            <w:del w:id="22004"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22005" w:author="Thomas Dietz" w:date="2012-08-08T17:00:00Z"/>
              </w:rPr>
            </w:pPr>
            <w:del w:id="22006" w:author="Thomas Dietz" w:date="2012-08-08T17:00:00Z">
              <w:r w:rsidRPr="009227FA" w:rsidDel="00ED0AEA">
                <w:delText>description "The features (rates, duplex, etc.) that are currently advertised by the peer port.";</w:delText>
              </w:r>
            </w:del>
          </w:p>
          <w:p w14:paraId="0FC97AA2" w14:textId="0860C451" w:rsidR="00F71F36" w:rsidRPr="009227FA" w:rsidDel="00ED0AEA" w:rsidRDefault="00F71F36" w:rsidP="00011096">
            <w:pPr>
              <w:pStyle w:val="XML4"/>
              <w:rPr>
                <w:del w:id="22007" w:author="Thomas Dietz" w:date="2012-08-08T17:00:00Z"/>
              </w:rPr>
            </w:pPr>
            <w:del w:id="22008" w:author="Thomas Dietz" w:date="2012-08-08T17:00:00Z">
              <w:r w:rsidRPr="009227FA" w:rsidDel="00ED0AEA">
                <w:delText>}</w:delText>
              </w:r>
            </w:del>
          </w:p>
          <w:p w14:paraId="3F724B81" w14:textId="03581911" w:rsidR="00F71F36" w:rsidRPr="009227FA" w:rsidDel="00ED0AEA" w:rsidRDefault="00F71F36" w:rsidP="00011096">
            <w:pPr>
              <w:pStyle w:val="XML3"/>
              <w:rPr>
                <w:del w:id="22009" w:author="Thomas Dietz" w:date="2012-08-08T17:00:00Z"/>
              </w:rPr>
            </w:pPr>
            <w:del w:id="22010" w:author="Thomas Dietz" w:date="2012-08-08T17:00:00Z">
              <w:r w:rsidRPr="009227FA" w:rsidDel="00ED0AEA">
                <w:delText>}</w:delText>
              </w:r>
            </w:del>
          </w:p>
          <w:p w14:paraId="21874AF9" w14:textId="65C65925" w:rsidR="00CD5DAC" w:rsidDel="00ED0AEA" w:rsidRDefault="00CD5DAC" w:rsidP="004165BB">
            <w:pPr>
              <w:pStyle w:val="XML3"/>
              <w:rPr>
                <w:del w:id="22011" w:author="Thomas Dietz" w:date="2012-08-08T17:00:00Z"/>
              </w:rPr>
            </w:pPr>
            <w:del w:id="22012" w:author="Thomas Dietz" w:date="2012-08-08T17:00:00Z">
              <w:r w:rsidDel="00ED0AEA">
                <w:delText>grouping openflow-port-base-tunnel-grouping {</w:delText>
              </w:r>
            </w:del>
          </w:p>
          <w:p w14:paraId="5355773F" w14:textId="249CA600" w:rsidR="00CD5DAC" w:rsidDel="00ED0AEA" w:rsidRDefault="00CD5DAC" w:rsidP="004165BB">
            <w:pPr>
              <w:pStyle w:val="XML4"/>
              <w:rPr>
                <w:del w:id="22013" w:author="Thomas Dietz" w:date="2012-08-08T17:00:00Z"/>
              </w:rPr>
            </w:pPr>
            <w:del w:id="22014"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22015" w:author="Thomas Dietz" w:date="2012-08-08T17:00:00Z"/>
              </w:rPr>
            </w:pPr>
            <w:del w:id="22016" w:author="Thomas Dietz" w:date="2012-08-08T17:00:00Z">
              <w:r w:rsidDel="00ED0AEA">
                <w:delText>choice local-endpoint-address {</w:delText>
              </w:r>
            </w:del>
          </w:p>
          <w:p w14:paraId="11CB5B64" w14:textId="2407C553" w:rsidR="00CD5DAC" w:rsidDel="00ED0AEA" w:rsidRDefault="00CD5DAC" w:rsidP="004165BB">
            <w:pPr>
              <w:pStyle w:val="XML5"/>
              <w:rPr>
                <w:del w:id="22017" w:author="Thomas Dietz" w:date="2012-08-08T17:00:00Z"/>
              </w:rPr>
            </w:pPr>
            <w:del w:id="22018" w:author="Thomas Dietz" w:date="2012-08-08T17:00:00Z">
              <w:r w:rsidDel="00ED0AEA">
                <w:delText>leaf local-endpoint-ipv4-adress {</w:delText>
              </w:r>
            </w:del>
          </w:p>
          <w:p w14:paraId="417DCA1E" w14:textId="322F1386" w:rsidR="00CD5DAC" w:rsidDel="00ED0AEA" w:rsidRDefault="00CD5DAC" w:rsidP="004165BB">
            <w:pPr>
              <w:pStyle w:val="XML6"/>
              <w:rPr>
                <w:del w:id="22019" w:author="Thomas Dietz" w:date="2012-08-08T17:00:00Z"/>
              </w:rPr>
            </w:pPr>
            <w:del w:id="22020"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22021" w:author="Thomas Dietz" w:date="2012-08-08T17:00:00Z"/>
              </w:rPr>
            </w:pPr>
            <w:del w:id="22022"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22023" w:author="Thomas Dietz" w:date="2012-08-08T17:00:00Z"/>
              </w:rPr>
            </w:pPr>
            <w:del w:id="22024" w:author="Thomas Dietz" w:date="2012-08-08T17:00:00Z">
              <w:r w:rsidDel="00ED0AEA">
                <w:delText>}</w:delText>
              </w:r>
            </w:del>
          </w:p>
          <w:p w14:paraId="3880343E" w14:textId="5DF9B26C" w:rsidR="00CD5DAC" w:rsidDel="00ED0AEA" w:rsidRDefault="00CD5DAC" w:rsidP="004165BB">
            <w:pPr>
              <w:pStyle w:val="XML5"/>
              <w:rPr>
                <w:del w:id="22025" w:author="Thomas Dietz" w:date="2012-08-08T17:00:00Z"/>
              </w:rPr>
            </w:pPr>
            <w:del w:id="22026" w:author="Thomas Dietz" w:date="2012-08-08T17:00:00Z">
              <w:r w:rsidDel="00ED0AEA">
                <w:delText>leaf local-endpoint-ipv6-adress {</w:delText>
              </w:r>
            </w:del>
          </w:p>
          <w:p w14:paraId="2960FF99" w14:textId="55A36462" w:rsidR="00CD5DAC" w:rsidDel="00ED0AEA" w:rsidRDefault="00CD5DAC" w:rsidP="004165BB">
            <w:pPr>
              <w:pStyle w:val="XML6"/>
              <w:rPr>
                <w:del w:id="22027" w:author="Thomas Dietz" w:date="2012-08-08T17:00:00Z"/>
              </w:rPr>
            </w:pPr>
            <w:del w:id="22028"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22029" w:author="Thomas Dietz" w:date="2012-08-08T17:00:00Z"/>
              </w:rPr>
            </w:pPr>
            <w:del w:id="22030"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22031" w:author="Thomas Dietz" w:date="2012-08-08T17:00:00Z"/>
              </w:rPr>
            </w:pPr>
            <w:del w:id="22032" w:author="Thomas Dietz" w:date="2012-08-08T17:00:00Z">
              <w:r w:rsidDel="00ED0AEA">
                <w:delText>}</w:delText>
              </w:r>
            </w:del>
          </w:p>
          <w:p w14:paraId="326165B2" w14:textId="16697374" w:rsidR="00CD5DAC" w:rsidDel="00ED0AEA" w:rsidRDefault="00CD5DAC" w:rsidP="004165BB">
            <w:pPr>
              <w:pStyle w:val="XML5"/>
              <w:rPr>
                <w:del w:id="22033" w:author="Thomas Dietz" w:date="2012-08-08T17:00:00Z"/>
              </w:rPr>
            </w:pPr>
            <w:del w:id="22034" w:author="Thomas Dietz" w:date="2012-08-08T17:00:00Z">
              <w:r w:rsidDel="00ED0AEA">
                <w:delText>leaf local-endpoint-mac-adress {</w:delText>
              </w:r>
            </w:del>
          </w:p>
          <w:p w14:paraId="5D871F73" w14:textId="48745FFB" w:rsidR="00CD5DAC" w:rsidDel="00ED0AEA" w:rsidRDefault="00CD5DAC" w:rsidP="004165BB">
            <w:pPr>
              <w:pStyle w:val="XML6"/>
              <w:rPr>
                <w:del w:id="22035" w:author="Thomas Dietz" w:date="2012-08-08T17:00:00Z"/>
              </w:rPr>
            </w:pPr>
            <w:del w:id="22036"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22037" w:author="Thomas Dietz" w:date="2012-08-08T17:00:00Z"/>
              </w:rPr>
            </w:pPr>
            <w:del w:id="22038"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22039" w:author="Thomas Dietz" w:date="2012-08-08T17:00:00Z"/>
              </w:rPr>
            </w:pPr>
            <w:del w:id="22040" w:author="Thomas Dietz" w:date="2012-08-08T17:00:00Z">
              <w:r w:rsidDel="00ED0AEA">
                <w:delText>}</w:delText>
              </w:r>
            </w:del>
          </w:p>
          <w:p w14:paraId="75D08807" w14:textId="65B7E901" w:rsidR="00CD5DAC" w:rsidRPr="009F1B7D" w:rsidDel="00ED0AEA" w:rsidRDefault="00CD5DAC" w:rsidP="004165BB">
            <w:pPr>
              <w:pStyle w:val="XML4"/>
              <w:rPr>
                <w:del w:id="22041" w:author="Thomas Dietz" w:date="2012-08-08T17:00:00Z"/>
              </w:rPr>
            </w:pPr>
            <w:del w:id="22042" w:author="Thomas Dietz" w:date="2012-08-08T17:00:00Z">
              <w:r w:rsidRPr="009F1B7D" w:rsidDel="00ED0AEA">
                <w:delText>}</w:delText>
              </w:r>
            </w:del>
          </w:p>
          <w:p w14:paraId="5BFF7891" w14:textId="5B72BB14" w:rsidR="00CD5DAC" w:rsidDel="00ED0AEA" w:rsidRDefault="00CD5DAC" w:rsidP="004165BB">
            <w:pPr>
              <w:pStyle w:val="XML4"/>
              <w:rPr>
                <w:del w:id="22043" w:author="Thomas Dietz" w:date="2012-08-08T17:00:00Z"/>
              </w:rPr>
            </w:pPr>
            <w:del w:id="22044" w:author="Thomas Dietz" w:date="2012-08-08T17:00:00Z">
              <w:r w:rsidDel="00ED0AEA">
                <w:delText>choice remote-endpoint-address {</w:delText>
              </w:r>
            </w:del>
          </w:p>
          <w:p w14:paraId="72C12E76" w14:textId="5B7FE7CC" w:rsidR="00CD5DAC" w:rsidDel="00ED0AEA" w:rsidRDefault="00CD5DAC" w:rsidP="004165BB">
            <w:pPr>
              <w:pStyle w:val="XML5"/>
              <w:rPr>
                <w:del w:id="22045" w:author="Thomas Dietz" w:date="2012-08-08T17:00:00Z"/>
              </w:rPr>
            </w:pPr>
            <w:del w:id="22046" w:author="Thomas Dietz" w:date="2012-08-08T17:00:00Z">
              <w:r w:rsidDel="00ED0AEA">
                <w:delText>leaf remote-endpoint-ipv4-adress {</w:delText>
              </w:r>
            </w:del>
          </w:p>
          <w:p w14:paraId="78205242" w14:textId="195AC1E6" w:rsidR="00CD5DAC" w:rsidDel="00ED0AEA" w:rsidRDefault="00CD5DAC" w:rsidP="004165BB">
            <w:pPr>
              <w:pStyle w:val="XML6"/>
              <w:rPr>
                <w:del w:id="22047" w:author="Thomas Dietz" w:date="2012-08-08T17:00:00Z"/>
              </w:rPr>
            </w:pPr>
            <w:del w:id="22048"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22049" w:author="Thomas Dietz" w:date="2012-08-08T17:00:00Z"/>
              </w:rPr>
            </w:pPr>
            <w:del w:id="22050"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22051" w:author="Thomas Dietz" w:date="2012-08-08T17:00:00Z"/>
              </w:rPr>
            </w:pPr>
            <w:del w:id="22052" w:author="Thomas Dietz" w:date="2012-08-08T17:00:00Z">
              <w:r w:rsidDel="00ED0AEA">
                <w:delText>}</w:delText>
              </w:r>
            </w:del>
          </w:p>
          <w:p w14:paraId="67CB81ED" w14:textId="3192A718" w:rsidR="00CD5DAC" w:rsidDel="00ED0AEA" w:rsidRDefault="00CD5DAC" w:rsidP="004165BB">
            <w:pPr>
              <w:pStyle w:val="XML5"/>
              <w:rPr>
                <w:del w:id="22053" w:author="Thomas Dietz" w:date="2012-08-08T17:00:00Z"/>
              </w:rPr>
            </w:pPr>
            <w:del w:id="22054" w:author="Thomas Dietz" w:date="2012-08-08T17:00:00Z">
              <w:r w:rsidDel="00ED0AEA">
                <w:delText>leaf remote-endpoint-ipv6-adress {</w:delText>
              </w:r>
            </w:del>
          </w:p>
          <w:p w14:paraId="054450AB" w14:textId="11DE1083" w:rsidR="00CD5DAC" w:rsidDel="00ED0AEA" w:rsidRDefault="00CD5DAC" w:rsidP="004165BB">
            <w:pPr>
              <w:pStyle w:val="XML6"/>
              <w:rPr>
                <w:del w:id="22055" w:author="Thomas Dietz" w:date="2012-08-08T17:00:00Z"/>
              </w:rPr>
            </w:pPr>
            <w:del w:id="22056"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22057" w:author="Thomas Dietz" w:date="2012-08-08T17:00:00Z"/>
              </w:rPr>
            </w:pPr>
            <w:del w:id="22058"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22059" w:author="Thomas Dietz" w:date="2012-08-08T17:00:00Z"/>
              </w:rPr>
            </w:pPr>
            <w:del w:id="22060" w:author="Thomas Dietz" w:date="2012-08-08T17:00:00Z">
              <w:r w:rsidDel="00ED0AEA">
                <w:delText>}</w:delText>
              </w:r>
            </w:del>
          </w:p>
          <w:p w14:paraId="4ED0BD17" w14:textId="125887FB" w:rsidR="00CD5DAC" w:rsidDel="00ED0AEA" w:rsidRDefault="00CD5DAC" w:rsidP="004165BB">
            <w:pPr>
              <w:pStyle w:val="XML5"/>
              <w:rPr>
                <w:del w:id="22061" w:author="Thomas Dietz" w:date="2012-08-08T17:00:00Z"/>
              </w:rPr>
            </w:pPr>
            <w:del w:id="22062" w:author="Thomas Dietz" w:date="2012-08-08T17:00:00Z">
              <w:r w:rsidDel="00ED0AEA">
                <w:delText>leaf remote-endpoint-mac-adress {</w:delText>
              </w:r>
            </w:del>
          </w:p>
          <w:p w14:paraId="38F2F5A5" w14:textId="505B1E30" w:rsidR="00CD5DAC" w:rsidDel="00ED0AEA" w:rsidRDefault="00CD5DAC" w:rsidP="004165BB">
            <w:pPr>
              <w:pStyle w:val="XML6"/>
              <w:rPr>
                <w:del w:id="22063" w:author="Thomas Dietz" w:date="2012-08-08T17:00:00Z"/>
              </w:rPr>
            </w:pPr>
            <w:del w:id="22064"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22065" w:author="Thomas Dietz" w:date="2012-08-08T17:00:00Z"/>
              </w:rPr>
            </w:pPr>
            <w:del w:id="22066" w:author="Thomas Dietz" w:date="2012-08-08T17:00:00Z">
              <w:r w:rsidDel="00ED0AEA">
                <w:lastRenderedPageBreak/>
                <w:delText>description "The MAC address of the remote tunnel endpoint.";</w:delText>
              </w:r>
            </w:del>
          </w:p>
          <w:p w14:paraId="6B917679" w14:textId="2A52FB39" w:rsidR="00CD5DAC" w:rsidDel="00ED0AEA" w:rsidRDefault="00CD5DAC" w:rsidP="004165BB">
            <w:pPr>
              <w:pStyle w:val="XML5"/>
              <w:rPr>
                <w:del w:id="22067" w:author="Thomas Dietz" w:date="2012-08-08T17:00:00Z"/>
              </w:rPr>
            </w:pPr>
            <w:del w:id="22068" w:author="Thomas Dietz" w:date="2012-08-08T17:00:00Z">
              <w:r w:rsidDel="00ED0AEA">
                <w:delText>}</w:delText>
              </w:r>
            </w:del>
          </w:p>
          <w:p w14:paraId="467AF6CB" w14:textId="620CF557" w:rsidR="00CD5DAC" w:rsidDel="00ED0AEA" w:rsidRDefault="00CD5DAC" w:rsidP="004165BB">
            <w:pPr>
              <w:pStyle w:val="XML4"/>
              <w:rPr>
                <w:del w:id="22069" w:author="Thomas Dietz" w:date="2012-08-08T17:00:00Z"/>
              </w:rPr>
            </w:pPr>
            <w:del w:id="22070" w:author="Thomas Dietz" w:date="2012-08-08T17:00:00Z">
              <w:r w:rsidRPr="009F1B7D" w:rsidDel="00ED0AEA">
                <w:delText>}</w:delText>
              </w:r>
            </w:del>
          </w:p>
          <w:p w14:paraId="765AA6BB" w14:textId="26191A7F" w:rsidR="00CD5DAC" w:rsidRPr="009F1B7D" w:rsidDel="00ED0AEA" w:rsidRDefault="00CD5DAC" w:rsidP="004165BB">
            <w:pPr>
              <w:pStyle w:val="XML3"/>
              <w:rPr>
                <w:del w:id="22071" w:author="Thomas Dietz" w:date="2012-08-08T17:00:00Z"/>
              </w:rPr>
            </w:pPr>
            <w:del w:id="22072" w:author="Thomas Dietz" w:date="2012-08-08T17:00:00Z">
              <w:r w:rsidDel="00ED0AEA">
                <w:delText>}</w:delText>
              </w:r>
            </w:del>
          </w:p>
          <w:p w14:paraId="0EBB3DBC" w14:textId="5878AEC1" w:rsidR="00CD5DAC" w:rsidRPr="009F1B7D" w:rsidDel="00ED0AEA" w:rsidRDefault="00CD5DAC" w:rsidP="004165BB">
            <w:pPr>
              <w:pStyle w:val="XML3"/>
              <w:rPr>
                <w:del w:id="22073" w:author="Thomas Dietz" w:date="2012-08-08T17:00:00Z"/>
              </w:rPr>
            </w:pPr>
            <w:del w:id="22074"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22075" w:author="Thomas Dietz" w:date="2012-08-08T17:00:00Z"/>
              </w:rPr>
            </w:pPr>
            <w:del w:id="22076"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22077" w:author="Thomas Dietz" w:date="2012-08-08T17:00:00Z"/>
              </w:rPr>
            </w:pPr>
            <w:del w:id="22078"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22079" w:author="Thomas Dietz" w:date="2012-08-08T17:00:00Z"/>
              </w:rPr>
            </w:pPr>
            <w:del w:id="22080"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22081" w:author="Thomas Dietz" w:date="2012-08-08T17:00:00Z"/>
              </w:rPr>
            </w:pPr>
            <w:del w:id="22082" w:author="Thomas Dietz" w:date="2012-08-08T17:00:00Z">
              <w:r w:rsidRPr="009F1B7D" w:rsidDel="00ED0AEA">
                <w:delText>}</w:delText>
              </w:r>
            </w:del>
          </w:p>
          <w:p w14:paraId="296D417C" w14:textId="2BC17184" w:rsidR="00CD5DAC" w:rsidRPr="009F1B7D" w:rsidDel="00ED0AEA" w:rsidRDefault="00CD5DAC" w:rsidP="004165BB">
            <w:pPr>
              <w:pStyle w:val="XML4"/>
              <w:rPr>
                <w:del w:id="22083" w:author="Thomas Dietz" w:date="2012-08-08T17:00:00Z"/>
              </w:rPr>
            </w:pPr>
            <w:del w:id="22084"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22085" w:author="Thomas Dietz" w:date="2012-08-08T17:00:00Z"/>
              </w:rPr>
            </w:pPr>
            <w:del w:id="22086"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22087" w:author="Thomas Dietz" w:date="2012-08-08T17:00:00Z"/>
              </w:rPr>
            </w:pPr>
            <w:del w:id="22088" w:author="Thomas Dietz" w:date="2012-08-08T17:00:00Z">
              <w:r w:rsidDel="00ED0AEA">
                <w:delText>uses openflow-port-base-tunnel-grouping;</w:delText>
              </w:r>
            </w:del>
          </w:p>
          <w:p w14:paraId="6925115A" w14:textId="1DB6A5BC" w:rsidR="00CD5DAC" w:rsidDel="00ED0AEA" w:rsidRDefault="00CD5DAC" w:rsidP="004165BB">
            <w:pPr>
              <w:pStyle w:val="XML5"/>
              <w:rPr>
                <w:del w:id="22089" w:author="Thomas Dietz" w:date="2012-08-08T17:00:00Z"/>
              </w:rPr>
            </w:pPr>
            <w:del w:id="22090" w:author="Thomas Dietz" w:date="2012-08-08T17:00:00Z">
              <w:r w:rsidDel="00ED0AEA">
                <w:delText>leaf checksum-present {</w:delText>
              </w:r>
            </w:del>
          </w:p>
          <w:p w14:paraId="4E17AB8C" w14:textId="0300DDE4" w:rsidR="00CD5DAC" w:rsidDel="00ED0AEA" w:rsidRDefault="00CD5DAC" w:rsidP="004165BB">
            <w:pPr>
              <w:pStyle w:val="XML6"/>
              <w:rPr>
                <w:del w:id="22091" w:author="Thomas Dietz" w:date="2012-08-08T17:00:00Z"/>
              </w:rPr>
            </w:pPr>
            <w:del w:id="22092" w:author="Thomas Dietz" w:date="2012-08-08T17:00:00Z">
              <w:r w:rsidDel="00ED0AEA">
                <w:delText>type boolean;</w:delText>
              </w:r>
            </w:del>
          </w:p>
          <w:p w14:paraId="7D1CEB61" w14:textId="534D16F8" w:rsidR="00CD5DAC" w:rsidDel="00ED0AEA" w:rsidRDefault="00CD5DAC" w:rsidP="004165BB">
            <w:pPr>
              <w:pStyle w:val="XML6"/>
              <w:rPr>
                <w:del w:id="22093" w:author="Thomas Dietz" w:date="2012-08-08T17:00:00Z"/>
              </w:rPr>
            </w:pPr>
            <w:del w:id="22094"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22095" w:author="Thomas Dietz" w:date="2012-08-08T17:00:00Z"/>
              </w:rPr>
            </w:pPr>
            <w:del w:id="22096" w:author="Thomas Dietz" w:date="2012-08-08T17:00:00Z">
              <w:r w:rsidDel="00ED0AEA">
                <w:delText>default true;</w:delText>
              </w:r>
            </w:del>
          </w:p>
          <w:p w14:paraId="728021A0" w14:textId="24A8E9F5" w:rsidR="00CD5DAC" w:rsidDel="00ED0AEA" w:rsidRDefault="00CD5DAC" w:rsidP="004165BB">
            <w:pPr>
              <w:pStyle w:val="XML5"/>
              <w:rPr>
                <w:del w:id="22097" w:author="Thomas Dietz" w:date="2012-08-08T17:00:00Z"/>
              </w:rPr>
            </w:pPr>
            <w:del w:id="22098" w:author="Thomas Dietz" w:date="2012-08-08T17:00:00Z">
              <w:r w:rsidDel="00ED0AEA">
                <w:delText>}</w:delText>
              </w:r>
            </w:del>
          </w:p>
          <w:p w14:paraId="3896EF76" w14:textId="7F241C37" w:rsidR="00CD5DAC" w:rsidDel="00ED0AEA" w:rsidRDefault="00CD5DAC" w:rsidP="004165BB">
            <w:pPr>
              <w:pStyle w:val="XML5"/>
              <w:rPr>
                <w:del w:id="22099" w:author="Thomas Dietz" w:date="2012-08-08T17:00:00Z"/>
              </w:rPr>
            </w:pPr>
            <w:del w:id="22100" w:author="Thomas Dietz" w:date="2012-08-08T17:00:00Z">
              <w:r w:rsidDel="00ED0AEA">
                <w:delText>leaf key-present {</w:delText>
              </w:r>
            </w:del>
          </w:p>
          <w:p w14:paraId="116D50C5" w14:textId="275B5D5F" w:rsidR="00CD5DAC" w:rsidDel="00ED0AEA" w:rsidRDefault="00CD5DAC" w:rsidP="004165BB">
            <w:pPr>
              <w:pStyle w:val="XML6"/>
              <w:rPr>
                <w:del w:id="22101" w:author="Thomas Dietz" w:date="2012-08-08T17:00:00Z"/>
              </w:rPr>
            </w:pPr>
            <w:del w:id="22102" w:author="Thomas Dietz" w:date="2012-08-08T17:00:00Z">
              <w:r w:rsidDel="00ED0AEA">
                <w:delText>type boolean;</w:delText>
              </w:r>
            </w:del>
          </w:p>
          <w:p w14:paraId="29C0534F" w14:textId="7719D4DC" w:rsidR="00CD5DAC" w:rsidDel="00ED0AEA" w:rsidRDefault="00CD5DAC" w:rsidP="004165BB">
            <w:pPr>
              <w:pStyle w:val="XML6"/>
              <w:rPr>
                <w:del w:id="22103" w:author="Thomas Dietz" w:date="2012-08-08T17:00:00Z"/>
              </w:rPr>
            </w:pPr>
            <w:del w:id="22104" w:author="Thomas Dietz" w:date="2012-08-08T17:00:00Z">
              <w:r w:rsidDel="00ED0AEA">
                <w:delText>description "Indicates presence of the GRE key.";</w:delText>
              </w:r>
            </w:del>
          </w:p>
          <w:p w14:paraId="5248CAF3" w14:textId="0AAE73D9" w:rsidR="00CD5DAC" w:rsidDel="00ED0AEA" w:rsidRDefault="00CD5DAC" w:rsidP="004165BB">
            <w:pPr>
              <w:pStyle w:val="XML6"/>
              <w:rPr>
                <w:del w:id="22105" w:author="Thomas Dietz" w:date="2012-08-08T17:00:00Z"/>
              </w:rPr>
            </w:pPr>
            <w:del w:id="22106" w:author="Thomas Dietz" w:date="2012-08-08T17:00:00Z">
              <w:r w:rsidDel="00ED0AEA">
                <w:delText>default true;</w:delText>
              </w:r>
            </w:del>
          </w:p>
          <w:p w14:paraId="4D9EB088" w14:textId="619F0BF8" w:rsidR="00CD5DAC" w:rsidDel="00ED0AEA" w:rsidRDefault="00CD5DAC" w:rsidP="004165BB">
            <w:pPr>
              <w:pStyle w:val="XML5"/>
              <w:rPr>
                <w:del w:id="22107" w:author="Thomas Dietz" w:date="2012-08-08T17:00:00Z"/>
              </w:rPr>
            </w:pPr>
            <w:del w:id="22108" w:author="Thomas Dietz" w:date="2012-08-08T17:00:00Z">
              <w:r w:rsidDel="00ED0AEA">
                <w:delText>}</w:delText>
              </w:r>
            </w:del>
          </w:p>
          <w:p w14:paraId="5BE72C98" w14:textId="2D9B1584" w:rsidR="00CD5DAC" w:rsidDel="00ED0AEA" w:rsidRDefault="00CD5DAC" w:rsidP="004165BB">
            <w:pPr>
              <w:pStyle w:val="XML5"/>
              <w:rPr>
                <w:del w:id="22109" w:author="Thomas Dietz" w:date="2012-08-08T17:00:00Z"/>
              </w:rPr>
            </w:pPr>
            <w:del w:id="22110" w:author="Thomas Dietz" w:date="2012-08-08T17:00:00Z">
              <w:r w:rsidDel="00ED0AEA">
                <w:delText>leaf key {</w:delText>
              </w:r>
            </w:del>
          </w:p>
          <w:p w14:paraId="4EA69F3B" w14:textId="31953C6D" w:rsidR="00CD5DAC" w:rsidDel="00ED0AEA" w:rsidRDefault="00CD5DAC" w:rsidP="004165BB">
            <w:pPr>
              <w:pStyle w:val="XML6"/>
              <w:rPr>
                <w:del w:id="22111" w:author="Thomas Dietz" w:date="2012-08-08T17:00:00Z"/>
              </w:rPr>
            </w:pPr>
            <w:del w:id="22112" w:author="Thomas Dietz" w:date="2012-08-08T17:00:00Z">
              <w:r w:rsidDel="00ED0AEA">
                <w:delText>type uint32;</w:delText>
              </w:r>
            </w:del>
          </w:p>
          <w:p w14:paraId="6937765E" w14:textId="453BE269" w:rsidR="00CD5DAC" w:rsidDel="00ED0AEA" w:rsidRDefault="00CD5DAC" w:rsidP="004165BB">
            <w:pPr>
              <w:pStyle w:val="XML6"/>
              <w:rPr>
                <w:del w:id="22113" w:author="Thomas Dietz" w:date="2012-08-08T17:00:00Z"/>
              </w:rPr>
            </w:pPr>
            <w:del w:id="22114"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22115" w:author="Thomas Dietz" w:date="2012-08-08T17:00:00Z"/>
              </w:rPr>
            </w:pPr>
            <w:del w:id="22116" w:author="Thomas Dietz" w:date="2012-08-08T17:00:00Z">
              <w:r w:rsidDel="00ED0AEA">
                <w:delText>}</w:delText>
              </w:r>
            </w:del>
          </w:p>
          <w:p w14:paraId="11241AC7" w14:textId="63408054" w:rsidR="00CD5DAC" w:rsidDel="00ED0AEA" w:rsidRDefault="00CD5DAC" w:rsidP="004165BB">
            <w:pPr>
              <w:pStyle w:val="XML5"/>
              <w:rPr>
                <w:del w:id="22117" w:author="Thomas Dietz" w:date="2012-08-08T17:00:00Z"/>
              </w:rPr>
            </w:pPr>
            <w:del w:id="22118" w:author="Thomas Dietz" w:date="2012-08-08T17:00:00Z">
              <w:r w:rsidDel="00ED0AEA">
                <w:delText>leaf sequence-number-present {</w:delText>
              </w:r>
            </w:del>
          </w:p>
          <w:p w14:paraId="3123F6A5" w14:textId="3C880110" w:rsidR="00CD5DAC" w:rsidDel="00ED0AEA" w:rsidRDefault="00CD5DAC" w:rsidP="004165BB">
            <w:pPr>
              <w:pStyle w:val="XML6"/>
              <w:rPr>
                <w:del w:id="22119" w:author="Thomas Dietz" w:date="2012-08-08T17:00:00Z"/>
              </w:rPr>
            </w:pPr>
            <w:del w:id="22120" w:author="Thomas Dietz" w:date="2012-08-08T17:00:00Z">
              <w:r w:rsidDel="00ED0AEA">
                <w:delText>type boolean;</w:delText>
              </w:r>
            </w:del>
          </w:p>
          <w:p w14:paraId="4BB9F42E" w14:textId="489DA7E4" w:rsidR="00CD5DAC" w:rsidDel="00ED0AEA" w:rsidRDefault="00CD5DAC" w:rsidP="004165BB">
            <w:pPr>
              <w:pStyle w:val="XML6"/>
              <w:rPr>
                <w:del w:id="22121" w:author="Thomas Dietz" w:date="2012-08-08T17:00:00Z"/>
              </w:rPr>
            </w:pPr>
            <w:del w:id="22122"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22123" w:author="Thomas Dietz" w:date="2012-08-08T17:00:00Z"/>
              </w:rPr>
            </w:pPr>
            <w:del w:id="22124" w:author="Thomas Dietz" w:date="2012-08-08T17:00:00Z">
              <w:r w:rsidDel="00ED0AEA">
                <w:delText>default false;</w:delText>
              </w:r>
            </w:del>
          </w:p>
          <w:p w14:paraId="27594768" w14:textId="43FFC147" w:rsidR="00CD5DAC" w:rsidRPr="009F1B7D" w:rsidDel="00ED0AEA" w:rsidRDefault="00CD5DAC" w:rsidP="004165BB">
            <w:pPr>
              <w:pStyle w:val="XML5"/>
              <w:rPr>
                <w:del w:id="22125" w:author="Thomas Dietz" w:date="2012-08-08T17:00:00Z"/>
              </w:rPr>
            </w:pPr>
            <w:del w:id="22126" w:author="Thomas Dietz" w:date="2012-08-08T17:00:00Z">
              <w:r w:rsidDel="00ED0AEA">
                <w:delText>}</w:delText>
              </w:r>
            </w:del>
          </w:p>
          <w:p w14:paraId="27153AFF" w14:textId="45A69563" w:rsidR="00CD5DAC" w:rsidRPr="009F1B7D" w:rsidDel="00ED0AEA" w:rsidRDefault="00CD5DAC" w:rsidP="004165BB">
            <w:pPr>
              <w:pStyle w:val="XML4"/>
              <w:rPr>
                <w:del w:id="22127" w:author="Thomas Dietz" w:date="2012-08-08T17:00:00Z"/>
              </w:rPr>
            </w:pPr>
            <w:del w:id="22128" w:author="Thomas Dietz" w:date="2012-08-08T17:00:00Z">
              <w:r w:rsidRPr="009F1B7D" w:rsidDel="00ED0AEA">
                <w:delText>}</w:delText>
              </w:r>
            </w:del>
          </w:p>
          <w:p w14:paraId="748516C9" w14:textId="7FE4E291" w:rsidR="00CD5DAC" w:rsidRPr="009F1B7D" w:rsidDel="00ED0AEA" w:rsidRDefault="00CD5DAC" w:rsidP="004165BB">
            <w:pPr>
              <w:pStyle w:val="XML4"/>
              <w:rPr>
                <w:del w:id="22129" w:author="Thomas Dietz" w:date="2012-08-08T17:00:00Z"/>
              </w:rPr>
            </w:pPr>
            <w:del w:id="22130"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22131" w:author="Thomas Dietz" w:date="2012-08-08T17:00:00Z"/>
              </w:rPr>
            </w:pPr>
            <w:del w:id="22132"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22133" w:author="Thomas Dietz" w:date="2012-08-08T17:00:00Z"/>
              </w:rPr>
            </w:pPr>
            <w:del w:id="22134" w:author="Thomas Dietz" w:date="2012-08-08T17:00:00Z">
              <w:r w:rsidDel="00ED0AEA">
                <w:delText>uses openflow-port-base-tunnel-grouping;</w:delText>
              </w:r>
            </w:del>
          </w:p>
          <w:p w14:paraId="3FC3585A" w14:textId="414C69C2" w:rsidR="00CD5DAC" w:rsidDel="00ED0AEA" w:rsidRDefault="00CD5DAC" w:rsidP="004165BB">
            <w:pPr>
              <w:pStyle w:val="XML5"/>
              <w:rPr>
                <w:del w:id="22135" w:author="Thomas Dietz" w:date="2012-08-08T17:00:00Z"/>
              </w:rPr>
            </w:pPr>
            <w:del w:id="22136" w:author="Thomas Dietz" w:date="2012-08-08T17:00:00Z">
              <w:r w:rsidDel="00ED0AEA">
                <w:delText>leaf vni-valid {</w:delText>
              </w:r>
            </w:del>
          </w:p>
          <w:p w14:paraId="44214CBC" w14:textId="2B8216B6" w:rsidR="00CD5DAC" w:rsidDel="00ED0AEA" w:rsidRDefault="00CD5DAC" w:rsidP="004165BB">
            <w:pPr>
              <w:pStyle w:val="XML6"/>
              <w:rPr>
                <w:del w:id="22137" w:author="Thomas Dietz" w:date="2012-08-08T17:00:00Z"/>
              </w:rPr>
            </w:pPr>
            <w:del w:id="22138" w:author="Thomas Dietz" w:date="2012-08-08T17:00:00Z">
              <w:r w:rsidDel="00ED0AEA">
                <w:delText>type boolean;</w:delText>
              </w:r>
            </w:del>
          </w:p>
          <w:p w14:paraId="4C89B28B" w14:textId="38AE18C9" w:rsidR="00CD5DAC" w:rsidDel="00ED0AEA" w:rsidRDefault="00CD5DAC" w:rsidP="004165BB">
            <w:pPr>
              <w:pStyle w:val="XML6"/>
              <w:rPr>
                <w:del w:id="22139" w:author="Thomas Dietz" w:date="2012-08-08T17:00:00Z"/>
              </w:rPr>
            </w:pPr>
            <w:del w:id="22140"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22141" w:author="Thomas Dietz" w:date="2012-08-08T17:00:00Z"/>
              </w:rPr>
            </w:pPr>
            <w:del w:id="22142" w:author="Thomas Dietz" w:date="2012-08-08T17:00:00Z">
              <w:r w:rsidDel="00ED0AEA">
                <w:delText>default true;</w:delText>
              </w:r>
            </w:del>
          </w:p>
          <w:p w14:paraId="07F2476A" w14:textId="4C7868C8" w:rsidR="00CD5DAC" w:rsidDel="00ED0AEA" w:rsidRDefault="00CD5DAC" w:rsidP="004165BB">
            <w:pPr>
              <w:pStyle w:val="XML5"/>
              <w:rPr>
                <w:del w:id="22143" w:author="Thomas Dietz" w:date="2012-08-08T17:00:00Z"/>
              </w:rPr>
            </w:pPr>
            <w:del w:id="22144" w:author="Thomas Dietz" w:date="2012-08-08T17:00:00Z">
              <w:r w:rsidDel="00ED0AEA">
                <w:delText>}</w:delText>
              </w:r>
            </w:del>
          </w:p>
          <w:p w14:paraId="74AA5AB0" w14:textId="42589B65" w:rsidR="00CD5DAC" w:rsidDel="00ED0AEA" w:rsidRDefault="00CD5DAC" w:rsidP="004165BB">
            <w:pPr>
              <w:pStyle w:val="XML5"/>
              <w:rPr>
                <w:del w:id="22145" w:author="Thomas Dietz" w:date="2012-08-08T17:00:00Z"/>
              </w:rPr>
            </w:pPr>
            <w:del w:id="22146" w:author="Thomas Dietz" w:date="2012-08-08T17:00:00Z">
              <w:r w:rsidDel="00ED0AEA">
                <w:delText>leaf vni {</w:delText>
              </w:r>
            </w:del>
          </w:p>
          <w:p w14:paraId="46660015" w14:textId="5C4E4A41" w:rsidR="00CD5DAC" w:rsidDel="00ED0AEA" w:rsidRDefault="00CD5DAC" w:rsidP="004165BB">
            <w:pPr>
              <w:pStyle w:val="XML6"/>
              <w:rPr>
                <w:del w:id="22147" w:author="Thomas Dietz" w:date="2012-08-08T17:00:00Z"/>
              </w:rPr>
            </w:pPr>
            <w:del w:id="22148" w:author="Thomas Dietz" w:date="2012-08-08T17:00:00Z">
              <w:r w:rsidDel="00ED0AEA">
                <w:delText>type uint32;</w:delText>
              </w:r>
            </w:del>
          </w:p>
          <w:p w14:paraId="521DFFEB" w14:textId="3E1E25E7" w:rsidR="00CD5DAC" w:rsidDel="00ED0AEA" w:rsidRDefault="00CD5DAC" w:rsidP="004165BB">
            <w:pPr>
              <w:pStyle w:val="XML6"/>
              <w:rPr>
                <w:del w:id="22149" w:author="Thomas Dietz" w:date="2012-08-08T17:00:00Z"/>
              </w:rPr>
            </w:pPr>
            <w:del w:id="22150"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22151" w:author="Thomas Dietz" w:date="2012-08-08T17:00:00Z"/>
              </w:rPr>
            </w:pPr>
            <w:del w:id="22152" w:author="Thomas Dietz" w:date="2012-08-08T17:00:00Z">
              <w:r w:rsidDel="00ED0AEA">
                <w:delText>}</w:delText>
              </w:r>
            </w:del>
          </w:p>
          <w:p w14:paraId="7D2C356F" w14:textId="28D78E9B" w:rsidR="00CD5DAC" w:rsidDel="00ED0AEA" w:rsidRDefault="00CD5DAC" w:rsidP="004165BB">
            <w:pPr>
              <w:pStyle w:val="XML5"/>
              <w:rPr>
                <w:del w:id="22153" w:author="Thomas Dietz" w:date="2012-08-08T17:00:00Z"/>
              </w:rPr>
            </w:pPr>
            <w:del w:id="22154" w:author="Thomas Dietz" w:date="2012-08-08T17:00:00Z">
              <w:r w:rsidDel="00ED0AEA">
                <w:delText>leaf vni-multicast-group {</w:delText>
              </w:r>
            </w:del>
          </w:p>
          <w:p w14:paraId="240ADA2A" w14:textId="7086AB45" w:rsidR="00CD5DAC" w:rsidDel="00ED0AEA" w:rsidRDefault="00CD5DAC" w:rsidP="004165BB">
            <w:pPr>
              <w:pStyle w:val="XML6"/>
              <w:rPr>
                <w:del w:id="22155" w:author="Thomas Dietz" w:date="2012-08-08T17:00:00Z"/>
              </w:rPr>
            </w:pPr>
            <w:del w:id="22156" w:author="Thomas Dietz" w:date="2012-08-08T17:00:00Z">
              <w:r w:rsidDel="00ED0AEA">
                <w:delText>type inet:ip-address;</w:delText>
              </w:r>
            </w:del>
          </w:p>
          <w:p w14:paraId="4F6033E1" w14:textId="6A6007DF" w:rsidR="00CD5DAC" w:rsidDel="00ED0AEA" w:rsidRDefault="00CD5DAC" w:rsidP="004165BB">
            <w:pPr>
              <w:pStyle w:val="XML6"/>
              <w:rPr>
                <w:del w:id="22157" w:author="Thomas Dietz" w:date="2012-08-08T17:00:00Z"/>
              </w:rPr>
            </w:pPr>
            <w:del w:id="22158"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22159" w:author="Thomas Dietz" w:date="2012-08-08T17:00:00Z"/>
              </w:rPr>
            </w:pPr>
            <w:del w:id="22160" w:author="Thomas Dietz" w:date="2012-08-08T17:00:00Z">
              <w:r w:rsidDel="00ED0AEA">
                <w:delText>}</w:delText>
              </w:r>
            </w:del>
          </w:p>
          <w:p w14:paraId="4C26FBE4" w14:textId="446E505A" w:rsidR="00CD5DAC" w:rsidDel="00ED0AEA" w:rsidRDefault="00CD5DAC" w:rsidP="004165BB">
            <w:pPr>
              <w:pStyle w:val="XML5"/>
              <w:rPr>
                <w:del w:id="22161" w:author="Thomas Dietz" w:date="2012-08-08T17:00:00Z"/>
              </w:rPr>
            </w:pPr>
            <w:del w:id="22162" w:author="Thomas Dietz" w:date="2012-08-08T17:00:00Z">
              <w:r w:rsidDel="00ED0AEA">
                <w:delText>leaf udp-source-port {</w:delText>
              </w:r>
            </w:del>
          </w:p>
          <w:p w14:paraId="0E9A37CB" w14:textId="570D6CF0" w:rsidR="00CD5DAC" w:rsidDel="00ED0AEA" w:rsidRDefault="00CD5DAC" w:rsidP="004165BB">
            <w:pPr>
              <w:pStyle w:val="XML6"/>
              <w:rPr>
                <w:del w:id="22163" w:author="Thomas Dietz" w:date="2012-08-08T17:00:00Z"/>
              </w:rPr>
            </w:pPr>
            <w:del w:id="22164" w:author="Thomas Dietz" w:date="2012-08-08T17:00:00Z">
              <w:r w:rsidDel="00ED0AEA">
                <w:delText>type inet:port-number;</w:delText>
              </w:r>
            </w:del>
          </w:p>
          <w:p w14:paraId="4D5B11AE" w14:textId="4B920F3A" w:rsidR="00CD5DAC" w:rsidDel="00ED0AEA" w:rsidRDefault="00CD5DAC" w:rsidP="004165BB">
            <w:pPr>
              <w:pStyle w:val="XML6"/>
              <w:rPr>
                <w:del w:id="22165" w:author="Thomas Dietz" w:date="2012-08-08T17:00:00Z"/>
              </w:rPr>
            </w:pPr>
            <w:del w:id="22166"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22167" w:author="Thomas Dietz" w:date="2012-08-08T17:00:00Z"/>
              </w:rPr>
            </w:pPr>
            <w:del w:id="22168" w:author="Thomas Dietz" w:date="2012-08-08T17:00:00Z">
              <w:r w:rsidDel="00ED0AEA">
                <w:lastRenderedPageBreak/>
                <w:delText>}</w:delText>
              </w:r>
            </w:del>
          </w:p>
          <w:p w14:paraId="66E41117" w14:textId="02E0470F" w:rsidR="00CD5DAC" w:rsidDel="00ED0AEA" w:rsidRDefault="00CD5DAC" w:rsidP="004165BB">
            <w:pPr>
              <w:pStyle w:val="XML5"/>
              <w:rPr>
                <w:del w:id="22169" w:author="Thomas Dietz" w:date="2012-08-08T17:00:00Z"/>
              </w:rPr>
            </w:pPr>
            <w:del w:id="22170" w:author="Thomas Dietz" w:date="2012-08-08T17:00:00Z">
              <w:r w:rsidDel="00ED0AEA">
                <w:delText>leaf udp-dest-port {</w:delText>
              </w:r>
            </w:del>
          </w:p>
          <w:p w14:paraId="56708F99" w14:textId="7112B83A" w:rsidR="00CD5DAC" w:rsidDel="00ED0AEA" w:rsidRDefault="00CD5DAC" w:rsidP="004165BB">
            <w:pPr>
              <w:pStyle w:val="XML6"/>
              <w:rPr>
                <w:del w:id="22171" w:author="Thomas Dietz" w:date="2012-08-08T17:00:00Z"/>
              </w:rPr>
            </w:pPr>
            <w:del w:id="22172" w:author="Thomas Dietz" w:date="2012-08-08T17:00:00Z">
              <w:r w:rsidDel="00ED0AEA">
                <w:delText>type inet:port-number;</w:delText>
              </w:r>
            </w:del>
          </w:p>
          <w:p w14:paraId="3741BE2B" w14:textId="74684076" w:rsidR="00CD5DAC" w:rsidDel="00ED0AEA" w:rsidRDefault="00CD5DAC" w:rsidP="004165BB">
            <w:pPr>
              <w:pStyle w:val="XML6"/>
              <w:rPr>
                <w:del w:id="22173" w:author="Thomas Dietz" w:date="2012-08-08T17:00:00Z"/>
              </w:rPr>
            </w:pPr>
            <w:del w:id="22174"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22175" w:author="Thomas Dietz" w:date="2012-08-08T17:00:00Z"/>
              </w:rPr>
            </w:pPr>
            <w:del w:id="22176" w:author="Thomas Dietz" w:date="2012-08-08T17:00:00Z">
              <w:r w:rsidDel="00ED0AEA">
                <w:delText>}</w:delText>
              </w:r>
            </w:del>
          </w:p>
          <w:p w14:paraId="7B665633" w14:textId="1CCB5F6F" w:rsidR="00CD5DAC" w:rsidDel="00ED0AEA" w:rsidRDefault="00CD5DAC" w:rsidP="004165BB">
            <w:pPr>
              <w:pStyle w:val="XML5"/>
              <w:rPr>
                <w:del w:id="22177" w:author="Thomas Dietz" w:date="2012-08-08T17:00:00Z"/>
              </w:rPr>
            </w:pPr>
            <w:del w:id="22178" w:author="Thomas Dietz" w:date="2012-08-08T17:00:00Z">
              <w:r w:rsidDel="00ED0AEA">
                <w:delText>leaf udp-checksum {</w:delText>
              </w:r>
            </w:del>
          </w:p>
          <w:p w14:paraId="2005E9ED" w14:textId="4118E803" w:rsidR="00CD5DAC" w:rsidDel="00ED0AEA" w:rsidRDefault="00CD5DAC" w:rsidP="004165BB">
            <w:pPr>
              <w:pStyle w:val="XML6"/>
              <w:rPr>
                <w:del w:id="22179" w:author="Thomas Dietz" w:date="2012-08-08T17:00:00Z"/>
              </w:rPr>
            </w:pPr>
            <w:del w:id="22180" w:author="Thomas Dietz" w:date="2012-08-08T17:00:00Z">
              <w:r w:rsidDel="00ED0AEA">
                <w:delText>type boolean;</w:delText>
              </w:r>
            </w:del>
          </w:p>
          <w:p w14:paraId="1DEBE544" w14:textId="738987E3" w:rsidR="00CD5DAC" w:rsidDel="00ED0AEA" w:rsidRDefault="00CD5DAC" w:rsidP="004165BB">
            <w:pPr>
              <w:pStyle w:val="XML6"/>
              <w:rPr>
                <w:del w:id="22181" w:author="Thomas Dietz" w:date="2012-08-08T17:00:00Z"/>
              </w:rPr>
            </w:pPr>
            <w:del w:id="22182"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22183" w:author="Thomas Dietz" w:date="2012-08-08T17:00:00Z"/>
              </w:rPr>
            </w:pPr>
            <w:del w:id="22184" w:author="Thomas Dietz" w:date="2012-08-08T17:00:00Z">
              <w:r w:rsidDel="00ED0AEA">
                <w:delText>default false;</w:delText>
              </w:r>
            </w:del>
          </w:p>
          <w:p w14:paraId="5E723E9B" w14:textId="6F8438C3" w:rsidR="00CD5DAC" w:rsidDel="00ED0AEA" w:rsidRDefault="00CD5DAC" w:rsidP="004165BB">
            <w:pPr>
              <w:pStyle w:val="XML5"/>
              <w:rPr>
                <w:del w:id="22185" w:author="Thomas Dietz" w:date="2012-08-08T17:00:00Z"/>
              </w:rPr>
            </w:pPr>
            <w:del w:id="22186" w:author="Thomas Dietz" w:date="2012-08-08T17:00:00Z">
              <w:r w:rsidDel="00ED0AEA">
                <w:delText>}</w:delText>
              </w:r>
            </w:del>
          </w:p>
          <w:p w14:paraId="5FD8BA11" w14:textId="3E82910B" w:rsidR="00CD5DAC" w:rsidRPr="009F1B7D" w:rsidDel="00ED0AEA" w:rsidRDefault="00CD5DAC" w:rsidP="004165BB">
            <w:pPr>
              <w:pStyle w:val="XML4"/>
              <w:rPr>
                <w:del w:id="22187" w:author="Thomas Dietz" w:date="2012-08-08T17:00:00Z"/>
              </w:rPr>
            </w:pPr>
            <w:del w:id="22188" w:author="Thomas Dietz" w:date="2012-08-08T17:00:00Z">
              <w:r w:rsidRPr="009F1B7D" w:rsidDel="00ED0AEA">
                <w:delText>}</w:delText>
              </w:r>
            </w:del>
          </w:p>
          <w:p w14:paraId="1866FE63" w14:textId="0E6212B6" w:rsidR="00CD5DAC" w:rsidRPr="009F1B7D" w:rsidDel="00ED0AEA" w:rsidRDefault="00CD5DAC" w:rsidP="004165BB">
            <w:pPr>
              <w:pStyle w:val="XML4"/>
              <w:rPr>
                <w:del w:id="22189" w:author="Thomas Dietz" w:date="2012-08-08T17:00:00Z"/>
              </w:rPr>
            </w:pPr>
            <w:del w:id="22190"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22191" w:author="Thomas Dietz" w:date="2012-08-08T17:00:00Z"/>
              </w:rPr>
            </w:pPr>
            <w:del w:id="22192"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22193" w:author="Thomas Dietz" w:date="2012-08-08T17:00:00Z"/>
              </w:rPr>
            </w:pPr>
            <w:del w:id="22194" w:author="Thomas Dietz" w:date="2012-08-08T17:00:00Z">
              <w:r w:rsidDel="00ED0AEA">
                <w:delText>uses openflow-port-base-tunnel-grouping;</w:delText>
              </w:r>
            </w:del>
          </w:p>
          <w:p w14:paraId="7595D4E9" w14:textId="0F4205E7" w:rsidR="00CD5DAC" w:rsidDel="00ED0AEA" w:rsidRDefault="00CD5DAC" w:rsidP="004165BB">
            <w:pPr>
              <w:pStyle w:val="XML5"/>
              <w:rPr>
                <w:del w:id="22195" w:author="Thomas Dietz" w:date="2012-08-08T17:00:00Z"/>
              </w:rPr>
            </w:pPr>
            <w:del w:id="22196" w:author="Thomas Dietz" w:date="2012-08-08T17:00:00Z">
              <w:r w:rsidDel="00ED0AEA">
                <w:delText>leaf tni {</w:delText>
              </w:r>
            </w:del>
          </w:p>
          <w:p w14:paraId="1015E855" w14:textId="72E923D1" w:rsidR="00CD5DAC" w:rsidDel="00ED0AEA" w:rsidRDefault="00CD5DAC" w:rsidP="004165BB">
            <w:pPr>
              <w:pStyle w:val="XML6"/>
              <w:rPr>
                <w:del w:id="22197" w:author="Thomas Dietz" w:date="2012-08-08T17:00:00Z"/>
              </w:rPr>
            </w:pPr>
            <w:del w:id="22198" w:author="Thomas Dietz" w:date="2012-08-08T17:00:00Z">
              <w:r w:rsidDel="00ED0AEA">
                <w:delText>type uint32;</w:delText>
              </w:r>
            </w:del>
          </w:p>
          <w:p w14:paraId="337EB7C2" w14:textId="750FEBE7" w:rsidR="00CD5DAC" w:rsidDel="00ED0AEA" w:rsidRDefault="00CD5DAC" w:rsidP="004165BB">
            <w:pPr>
              <w:pStyle w:val="XML6"/>
              <w:rPr>
                <w:del w:id="22199" w:author="Thomas Dietz" w:date="2012-08-08T17:00:00Z"/>
              </w:rPr>
            </w:pPr>
            <w:del w:id="22200"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22201" w:author="Thomas Dietz" w:date="2012-08-08T17:00:00Z"/>
              </w:rPr>
            </w:pPr>
            <w:del w:id="22202" w:author="Thomas Dietz" w:date="2012-08-08T17:00:00Z">
              <w:r w:rsidDel="00ED0AEA">
                <w:delText>}</w:delText>
              </w:r>
            </w:del>
          </w:p>
          <w:p w14:paraId="33202C33" w14:textId="0B85A360" w:rsidR="00CD5DAC" w:rsidDel="00ED0AEA" w:rsidRDefault="00CD5DAC" w:rsidP="004165BB">
            <w:pPr>
              <w:pStyle w:val="XML5"/>
              <w:rPr>
                <w:del w:id="22203" w:author="Thomas Dietz" w:date="2012-08-08T17:00:00Z"/>
              </w:rPr>
            </w:pPr>
            <w:del w:id="22204" w:author="Thomas Dietz" w:date="2012-08-08T17:00:00Z">
              <w:r w:rsidDel="00ED0AEA">
                <w:delText>leaf tni-user {</w:delText>
              </w:r>
            </w:del>
          </w:p>
          <w:p w14:paraId="744C6BC1" w14:textId="20D94C01" w:rsidR="00CD5DAC" w:rsidDel="00ED0AEA" w:rsidRDefault="00CD5DAC" w:rsidP="004165BB">
            <w:pPr>
              <w:pStyle w:val="XML6"/>
              <w:rPr>
                <w:del w:id="22205" w:author="Thomas Dietz" w:date="2012-08-08T17:00:00Z"/>
              </w:rPr>
            </w:pPr>
            <w:del w:id="22206" w:author="Thomas Dietz" w:date="2012-08-08T17:00:00Z">
              <w:r w:rsidDel="00ED0AEA">
                <w:delText>type uint32;</w:delText>
              </w:r>
            </w:del>
          </w:p>
          <w:p w14:paraId="32CEB30A" w14:textId="4B4589B2" w:rsidR="00CD5DAC" w:rsidDel="00ED0AEA" w:rsidRDefault="00CD5DAC" w:rsidP="004165BB">
            <w:pPr>
              <w:pStyle w:val="XML6"/>
              <w:rPr>
                <w:del w:id="22207" w:author="Thomas Dietz" w:date="2012-08-08T17:00:00Z"/>
              </w:rPr>
            </w:pPr>
            <w:del w:id="22208" w:author="Thomas Dietz" w:date="2012-08-08T17:00:00Z">
              <w:r w:rsidDel="00ED0AEA">
                <w:delText>description "Used to set the reserved user-defined bits of the GRE key field";</w:delText>
              </w:r>
            </w:del>
          </w:p>
          <w:p w14:paraId="3EB75E13" w14:textId="45C04882" w:rsidR="00CD5DAC" w:rsidDel="00ED0AEA" w:rsidRDefault="00CD5DAC" w:rsidP="004165BB">
            <w:pPr>
              <w:pStyle w:val="XML5"/>
              <w:rPr>
                <w:del w:id="22209" w:author="Thomas Dietz" w:date="2012-08-08T17:00:00Z"/>
              </w:rPr>
            </w:pPr>
            <w:del w:id="22210" w:author="Thomas Dietz" w:date="2012-08-08T17:00:00Z">
              <w:r w:rsidDel="00ED0AEA">
                <w:delText>}</w:delText>
              </w:r>
            </w:del>
          </w:p>
          <w:p w14:paraId="1BA0D7C5" w14:textId="30CC8689" w:rsidR="00CD5DAC" w:rsidDel="00ED0AEA" w:rsidRDefault="00CD5DAC" w:rsidP="004165BB">
            <w:pPr>
              <w:pStyle w:val="XML5"/>
              <w:rPr>
                <w:del w:id="22211" w:author="Thomas Dietz" w:date="2012-08-08T17:00:00Z"/>
              </w:rPr>
            </w:pPr>
            <w:del w:id="22212" w:author="Thomas Dietz" w:date="2012-08-08T17:00:00Z">
              <w:r w:rsidDel="00ED0AEA">
                <w:delText>leaf tni-multicast-group {</w:delText>
              </w:r>
            </w:del>
          </w:p>
          <w:p w14:paraId="04826461" w14:textId="3151F516" w:rsidR="00CD5DAC" w:rsidDel="00ED0AEA" w:rsidRDefault="00CD5DAC" w:rsidP="004165BB">
            <w:pPr>
              <w:pStyle w:val="XML6"/>
              <w:rPr>
                <w:del w:id="22213" w:author="Thomas Dietz" w:date="2012-08-08T17:00:00Z"/>
              </w:rPr>
            </w:pPr>
            <w:del w:id="22214" w:author="Thomas Dietz" w:date="2012-08-08T17:00:00Z">
              <w:r w:rsidDel="00ED0AEA">
                <w:delText>type inet:ip-address;</w:delText>
              </w:r>
            </w:del>
          </w:p>
          <w:p w14:paraId="19519F7A" w14:textId="646A738B" w:rsidR="00CD5DAC" w:rsidDel="00ED0AEA" w:rsidRDefault="00CD5DAC" w:rsidP="004165BB">
            <w:pPr>
              <w:pStyle w:val="XML6"/>
              <w:rPr>
                <w:del w:id="22215" w:author="Thomas Dietz" w:date="2012-08-08T17:00:00Z"/>
              </w:rPr>
            </w:pPr>
            <w:del w:id="22216"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22217" w:author="Thomas Dietz" w:date="2012-08-08T17:00:00Z"/>
              </w:rPr>
            </w:pPr>
            <w:del w:id="22218" w:author="Thomas Dietz" w:date="2012-08-08T17:00:00Z">
              <w:r w:rsidDel="00ED0AEA">
                <w:delText>}</w:delText>
              </w:r>
            </w:del>
          </w:p>
          <w:p w14:paraId="566EC404" w14:textId="5098711A" w:rsidR="00CD5DAC" w:rsidDel="00ED0AEA" w:rsidRDefault="00CD5DAC" w:rsidP="004165BB">
            <w:pPr>
              <w:pStyle w:val="XML4"/>
              <w:rPr>
                <w:del w:id="22219" w:author="Thomas Dietz" w:date="2012-08-08T17:00:00Z"/>
              </w:rPr>
            </w:pPr>
            <w:del w:id="22220" w:author="Thomas Dietz" w:date="2012-08-08T17:00:00Z">
              <w:r w:rsidRPr="009F1B7D" w:rsidDel="00ED0AEA">
                <w:delText>}</w:delText>
              </w:r>
            </w:del>
          </w:p>
          <w:p w14:paraId="6BE4BF88" w14:textId="0FBBB1A6" w:rsidR="00CD5DAC" w:rsidRPr="009F1B7D" w:rsidDel="00ED0AEA" w:rsidRDefault="00CD5DAC" w:rsidP="00CD5DAC">
            <w:pPr>
              <w:pStyle w:val="XML3"/>
              <w:rPr>
                <w:del w:id="22221" w:author="Thomas Dietz" w:date="2012-08-08T17:00:00Z"/>
              </w:rPr>
            </w:pPr>
            <w:del w:id="22222" w:author="Thomas Dietz" w:date="2012-08-08T17:00:00Z">
              <w:r w:rsidDel="00ED0AEA">
                <w:delText>}</w:delText>
              </w:r>
            </w:del>
          </w:p>
          <w:p w14:paraId="1EC7659D" w14:textId="2E9AF697" w:rsidR="00F71F36" w:rsidRPr="009227FA" w:rsidDel="00ED0AEA" w:rsidRDefault="00F71F36" w:rsidP="00011096">
            <w:pPr>
              <w:pStyle w:val="XML2"/>
              <w:rPr>
                <w:del w:id="22223" w:author="Thomas Dietz" w:date="2012-08-08T17:00:00Z"/>
              </w:rPr>
            </w:pPr>
            <w:del w:id="22224" w:author="Thomas Dietz" w:date="2012-08-08T17:00:00Z">
              <w:r w:rsidRPr="009227FA" w:rsidDel="00ED0AEA">
                <w:delText>}</w:delText>
              </w:r>
            </w:del>
          </w:p>
          <w:p w14:paraId="6291F207" w14:textId="09F2BBB3" w:rsidR="00F71F36" w:rsidRPr="009227FA" w:rsidDel="00ED0AEA" w:rsidRDefault="00F71F36" w:rsidP="00011096">
            <w:pPr>
              <w:pStyle w:val="XML1"/>
              <w:rPr>
                <w:del w:id="22225" w:author="Thomas Dietz" w:date="2012-08-08T17:00:00Z"/>
              </w:rPr>
            </w:pPr>
          </w:p>
          <w:p w14:paraId="13FEE703" w14:textId="40178863" w:rsidR="00F71F36" w:rsidRPr="009227FA" w:rsidDel="00ED0AEA" w:rsidRDefault="00F71F36" w:rsidP="00011096">
            <w:pPr>
              <w:pStyle w:val="XML2"/>
              <w:rPr>
                <w:del w:id="22226" w:author="Thomas Dietz" w:date="2012-08-08T17:00:00Z"/>
              </w:rPr>
            </w:pPr>
            <w:del w:id="22227"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22228" w:author="Thomas Dietz" w:date="2012-08-08T17:00:00Z"/>
              </w:rPr>
            </w:pPr>
            <w:del w:id="22229"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22230" w:author="Thomas Dietz" w:date="2012-08-08T17:00:00Z"/>
              </w:rPr>
            </w:pPr>
            <w:del w:id="22231"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22232" w:author="Thomas Dietz" w:date="2012-08-08T17:00:00Z"/>
              </w:rPr>
            </w:pPr>
            <w:del w:id="22233"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22234" w:author="Thomas Dietz" w:date="2012-08-08T17:00:00Z"/>
              </w:rPr>
            </w:pPr>
            <w:del w:id="22235"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22236" w:author="Thomas Dietz" w:date="2012-08-08T17:00:00Z"/>
              </w:rPr>
            </w:pPr>
            <w:del w:id="22237" w:author="Thomas Dietz" w:date="2012-08-08T17:00:00Z">
              <w:r w:rsidRPr="009227FA" w:rsidDel="00ED0AEA">
                <w:delText>}</w:delText>
              </w:r>
            </w:del>
          </w:p>
          <w:p w14:paraId="3669B076" w14:textId="260DD89D" w:rsidR="00F71F36" w:rsidRPr="009227FA" w:rsidDel="00ED0AEA" w:rsidRDefault="00F71F36" w:rsidP="00011096">
            <w:pPr>
              <w:pStyle w:val="XML3"/>
              <w:rPr>
                <w:del w:id="22238" w:author="Thomas Dietz" w:date="2012-08-08T17:00:00Z"/>
              </w:rPr>
            </w:pPr>
            <w:del w:id="22239" w:author="Thomas Dietz" w:date="2012-08-08T17:00:00Z">
              <w:r w:rsidRPr="009227FA" w:rsidDel="00ED0AEA">
                <w:delText>leaf id {</w:delText>
              </w:r>
            </w:del>
          </w:p>
          <w:p w14:paraId="0FA3824D" w14:textId="7C3BB79A" w:rsidR="00F71F36" w:rsidRPr="009227FA" w:rsidDel="00ED0AEA" w:rsidRDefault="00F71F36" w:rsidP="00011096">
            <w:pPr>
              <w:pStyle w:val="XML4"/>
              <w:rPr>
                <w:del w:id="22240" w:author="Thomas Dietz" w:date="2012-08-08T17:00:00Z"/>
              </w:rPr>
            </w:pPr>
            <w:del w:id="22241" w:author="Thomas Dietz" w:date="2012-08-08T17:00:00Z">
              <w:r w:rsidRPr="009227FA" w:rsidDel="00ED0AEA">
                <w:delText>type uint64;</w:delText>
              </w:r>
            </w:del>
          </w:p>
          <w:p w14:paraId="0ECA78E0" w14:textId="19FF9478" w:rsidR="00F71F36" w:rsidRPr="009227FA" w:rsidDel="00ED0AEA" w:rsidRDefault="00F71F36" w:rsidP="00011096">
            <w:pPr>
              <w:pStyle w:val="XML4"/>
              <w:rPr>
                <w:del w:id="22242" w:author="Thomas Dietz" w:date="2012-08-08T17:00:00Z"/>
              </w:rPr>
            </w:pPr>
            <w:del w:id="22243"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22244" w:author="Thomas Dietz" w:date="2012-08-08T17:00:00Z"/>
              </w:rPr>
            </w:pPr>
            <w:del w:id="22245"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22246" w:author="Thomas Dietz" w:date="2012-08-08T17:00:00Z"/>
              </w:rPr>
            </w:pPr>
            <w:del w:id="22247" w:author="Thomas Dietz" w:date="2012-08-08T17:00:00Z">
              <w:r w:rsidRPr="009227FA" w:rsidDel="00ED0AEA">
                <w:delText>}</w:delText>
              </w:r>
            </w:del>
          </w:p>
          <w:p w14:paraId="63E65CB2" w14:textId="0AEC31EC" w:rsidR="00F71F36" w:rsidRPr="009227FA" w:rsidDel="00ED0AEA" w:rsidRDefault="00F71F36" w:rsidP="00011096">
            <w:pPr>
              <w:pStyle w:val="XML3"/>
              <w:rPr>
                <w:del w:id="22248" w:author="Thomas Dietz" w:date="2012-08-08T17:00:00Z"/>
              </w:rPr>
            </w:pPr>
            <w:del w:id="22249" w:author="Thomas Dietz" w:date="2012-08-08T17:00:00Z">
              <w:r w:rsidRPr="009227FA" w:rsidDel="00ED0AEA">
                <w:delText>leaf port {</w:delText>
              </w:r>
            </w:del>
          </w:p>
          <w:p w14:paraId="177F14AC" w14:textId="2243F18B" w:rsidR="00F71F36" w:rsidRPr="009227FA" w:rsidDel="00ED0AEA" w:rsidRDefault="00F71F36" w:rsidP="00011096">
            <w:pPr>
              <w:pStyle w:val="XML4"/>
              <w:rPr>
                <w:del w:id="22250" w:author="Thomas Dietz" w:date="2012-08-08T17:00:00Z"/>
              </w:rPr>
            </w:pPr>
            <w:del w:id="22251"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22252" w:author="Thomas Dietz" w:date="2012-08-08T17:00:00Z"/>
              </w:rPr>
            </w:pPr>
            <w:del w:id="22253"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22254" w:author="Thomas Dietz" w:date="2012-08-08T17:00:00Z"/>
              </w:rPr>
            </w:pPr>
            <w:del w:id="22255" w:author="Thomas Dietz" w:date="2012-08-08T17:00:00Z">
              <w:r w:rsidRPr="009227FA" w:rsidDel="00ED0AEA">
                <w:delText>}</w:delText>
              </w:r>
            </w:del>
          </w:p>
          <w:p w14:paraId="455E9C95" w14:textId="088596F9" w:rsidR="00F71F36" w:rsidRPr="009227FA" w:rsidDel="00ED0AEA" w:rsidRDefault="00F71F36" w:rsidP="00011096">
            <w:pPr>
              <w:pStyle w:val="XML4"/>
              <w:rPr>
                <w:del w:id="22256" w:author="Thomas Dietz" w:date="2012-08-08T17:00:00Z"/>
              </w:rPr>
            </w:pPr>
            <w:del w:id="22257"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22258" w:author="Thomas Dietz" w:date="2012-08-08T17:00:00Z"/>
              </w:rPr>
            </w:pPr>
            <w:del w:id="22259" w:author="Thomas Dietz" w:date="2012-08-08T17:00:00Z">
              <w:r w:rsidRPr="009227FA" w:rsidDel="00ED0AEA">
                <w:delText>}</w:delText>
              </w:r>
            </w:del>
          </w:p>
          <w:p w14:paraId="64862BFB" w14:textId="2DF7435F" w:rsidR="00F71F36" w:rsidRPr="009227FA" w:rsidDel="00ED0AEA" w:rsidRDefault="00F71F36" w:rsidP="00011096">
            <w:pPr>
              <w:pStyle w:val="XML3"/>
              <w:rPr>
                <w:del w:id="22260" w:author="Thomas Dietz" w:date="2012-08-08T17:00:00Z"/>
              </w:rPr>
            </w:pPr>
            <w:del w:id="22261" w:author="Thomas Dietz" w:date="2012-08-08T17:00:00Z">
              <w:r w:rsidRPr="009227FA" w:rsidDel="00ED0AEA">
                <w:lastRenderedPageBreak/>
                <w:delText>container properties {</w:delText>
              </w:r>
            </w:del>
          </w:p>
          <w:p w14:paraId="0A52168D" w14:textId="01E05800" w:rsidR="00F71F36" w:rsidRPr="009227FA" w:rsidDel="00ED0AEA" w:rsidRDefault="00F71F36" w:rsidP="00011096">
            <w:pPr>
              <w:pStyle w:val="XML4"/>
              <w:rPr>
                <w:del w:id="22262" w:author="Thomas Dietz" w:date="2012-08-08T17:00:00Z"/>
              </w:rPr>
            </w:pPr>
            <w:del w:id="22263"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22264" w:author="Thomas Dietz" w:date="2012-08-08T17:00:00Z"/>
              </w:rPr>
            </w:pPr>
            <w:del w:id="22265"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22266" w:author="Thomas Dietz" w:date="2012-08-08T17:00:00Z"/>
              </w:rPr>
            </w:pPr>
            <w:del w:id="22267"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22268" w:author="Thomas Dietz" w:date="2012-08-08T17:00:00Z"/>
              </w:rPr>
            </w:pPr>
            <w:del w:id="22269"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22270" w:author="Thomas Dietz" w:date="2012-08-08T17:00:00Z"/>
              </w:rPr>
            </w:pPr>
            <w:del w:id="22271" w:author="Thomas Dietz" w:date="2012-08-08T17:00:00Z">
              <w:r w:rsidRPr="009227FA" w:rsidDel="00ED0AEA">
                <w:delText>}</w:delText>
              </w:r>
            </w:del>
          </w:p>
          <w:p w14:paraId="2C6694E8" w14:textId="29C31844" w:rsidR="00F71F36" w:rsidRPr="009227FA" w:rsidDel="00ED0AEA" w:rsidRDefault="00F71F36" w:rsidP="00011096">
            <w:pPr>
              <w:pStyle w:val="XML4"/>
              <w:rPr>
                <w:del w:id="22272" w:author="Thomas Dietz" w:date="2012-08-08T17:00:00Z"/>
              </w:rPr>
            </w:pPr>
            <w:del w:id="22273"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22274" w:author="Thomas Dietz" w:date="2012-08-08T17:00:00Z"/>
              </w:rPr>
            </w:pPr>
            <w:del w:id="22275"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22276" w:author="Thomas Dietz" w:date="2012-08-08T17:00:00Z"/>
              </w:rPr>
            </w:pPr>
            <w:del w:id="22277"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22278" w:author="Thomas Dietz" w:date="2012-08-08T17:00:00Z"/>
              </w:rPr>
            </w:pPr>
            <w:del w:id="22279" w:author="Thomas Dietz" w:date="2012-08-08T17:00:00Z">
              <w:r w:rsidRPr="009227FA" w:rsidDel="00ED0AEA">
                <w:delText>}</w:delText>
              </w:r>
            </w:del>
          </w:p>
          <w:p w14:paraId="3D0E1CCE" w14:textId="4C8EDB64" w:rsidR="00F71F36" w:rsidRPr="009227FA" w:rsidDel="00ED0AEA" w:rsidRDefault="00F71F36" w:rsidP="00011096">
            <w:pPr>
              <w:pStyle w:val="XML4"/>
              <w:rPr>
                <w:del w:id="22280" w:author="Thomas Dietz" w:date="2012-08-08T17:00:00Z"/>
              </w:rPr>
            </w:pPr>
            <w:del w:id="22281"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22282" w:author="Thomas Dietz" w:date="2012-08-08T17:00:00Z"/>
              </w:rPr>
            </w:pPr>
            <w:del w:id="22283" w:author="Thomas Dietz" w:date="2012-08-08T17:00:00Z">
              <w:r w:rsidRPr="009227FA" w:rsidDel="00ED0AEA">
                <w:delText>type uint32;</w:delText>
              </w:r>
            </w:del>
          </w:p>
          <w:p w14:paraId="35215DA4" w14:textId="6D1C0F81" w:rsidR="00F71F36" w:rsidRPr="009227FA" w:rsidDel="00ED0AEA" w:rsidRDefault="00F71F36" w:rsidP="00011096">
            <w:pPr>
              <w:pStyle w:val="XML5"/>
              <w:rPr>
                <w:del w:id="22284" w:author="Thomas Dietz" w:date="2012-08-08T17:00:00Z"/>
              </w:rPr>
            </w:pPr>
            <w:del w:id="22285"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22286" w:author="Thomas Dietz" w:date="2012-08-08T17:00:00Z"/>
              </w:rPr>
            </w:pPr>
            <w:del w:id="22287" w:author="Thomas Dietz" w:date="2012-08-08T17:00:00Z">
              <w:r w:rsidRPr="009227FA" w:rsidDel="00ED0AEA">
                <w:delText>}</w:delText>
              </w:r>
            </w:del>
          </w:p>
          <w:p w14:paraId="430BE98B" w14:textId="538D1CAF" w:rsidR="00F71F36" w:rsidRPr="009227FA" w:rsidDel="00ED0AEA" w:rsidRDefault="00F71F36" w:rsidP="00011096">
            <w:pPr>
              <w:pStyle w:val="XML3"/>
              <w:rPr>
                <w:del w:id="22288" w:author="Thomas Dietz" w:date="2012-08-08T17:00:00Z"/>
              </w:rPr>
            </w:pPr>
            <w:del w:id="22289" w:author="Thomas Dietz" w:date="2012-08-08T17:00:00Z">
              <w:r w:rsidRPr="009227FA" w:rsidDel="00ED0AEA">
                <w:delText>}</w:delText>
              </w:r>
            </w:del>
          </w:p>
          <w:p w14:paraId="3B0B4134" w14:textId="67924255" w:rsidR="00F71F36" w:rsidRPr="009227FA" w:rsidDel="00ED0AEA" w:rsidRDefault="00F71F36" w:rsidP="00011096">
            <w:pPr>
              <w:pStyle w:val="XML2"/>
              <w:rPr>
                <w:del w:id="22290" w:author="Thomas Dietz" w:date="2012-08-08T17:00:00Z"/>
              </w:rPr>
            </w:pPr>
            <w:del w:id="22291" w:author="Thomas Dietz" w:date="2012-08-08T17:00:00Z">
              <w:r w:rsidRPr="009227FA" w:rsidDel="00ED0AEA">
                <w:delText>}</w:delText>
              </w:r>
            </w:del>
          </w:p>
          <w:p w14:paraId="39D13B36" w14:textId="7107B222" w:rsidR="00F71F36" w:rsidRPr="003C232C" w:rsidDel="00ED0AEA" w:rsidRDefault="00F71F36" w:rsidP="00011096">
            <w:pPr>
              <w:pStyle w:val="XML20"/>
              <w:rPr>
                <w:del w:id="22292" w:author="Thomas Dietz" w:date="2012-08-08T17:00:00Z"/>
                <w:rFonts w:eastAsia="Times New Roman"/>
              </w:rPr>
            </w:pPr>
          </w:p>
          <w:p w14:paraId="2AD95FDC" w14:textId="4F49BAD6" w:rsidR="00F71F36" w:rsidRPr="009227FA" w:rsidDel="00ED0AEA" w:rsidRDefault="00F71F36" w:rsidP="00011096">
            <w:pPr>
              <w:pStyle w:val="XML2"/>
              <w:rPr>
                <w:del w:id="22293" w:author="Thomas Dietz" w:date="2012-08-08T17:00:00Z"/>
              </w:rPr>
            </w:pPr>
            <w:del w:id="22294"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22295" w:author="Thomas Dietz" w:date="2012-08-08T17:00:00Z"/>
              </w:rPr>
            </w:pPr>
            <w:del w:id="22296"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22297" w:author="Thomas Dietz" w:date="2012-08-08T17:00:00Z"/>
              </w:rPr>
            </w:pPr>
            <w:del w:id="22298" w:author="Thomas Dietz" w:date="2012-08-08T17:00:00Z">
              <w:r w:rsidRPr="009227FA" w:rsidDel="00ED0AEA">
                <w:delText>leaf rate {</w:delText>
              </w:r>
            </w:del>
          </w:p>
          <w:p w14:paraId="61D40456" w14:textId="31F2B37D" w:rsidR="00F71F36" w:rsidRPr="009227FA" w:rsidDel="00ED0AEA" w:rsidRDefault="00F71F36" w:rsidP="00011096">
            <w:pPr>
              <w:pStyle w:val="XML4"/>
              <w:rPr>
                <w:del w:id="22299" w:author="Thomas Dietz" w:date="2012-08-08T17:00:00Z"/>
              </w:rPr>
            </w:pPr>
            <w:del w:id="22300"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22301" w:author="Thomas Dietz" w:date="2012-08-08T17:00:00Z"/>
              </w:rPr>
            </w:pPr>
            <w:del w:id="22302"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22303" w:author="Thomas Dietz" w:date="2012-08-08T17:00:00Z"/>
              </w:rPr>
            </w:pPr>
            <w:del w:id="22304"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22305" w:author="Thomas Dietz" w:date="2012-08-08T17:00:00Z"/>
              </w:rPr>
            </w:pPr>
            <w:del w:id="22306" w:author="Thomas Dietz" w:date="2012-08-08T17:00:00Z">
              <w:r w:rsidRPr="009227FA" w:rsidDel="00ED0AEA">
                <w:delText>}</w:delText>
              </w:r>
            </w:del>
          </w:p>
          <w:p w14:paraId="182CA1FE" w14:textId="0F937A8E" w:rsidR="00F71F36" w:rsidRPr="009227FA" w:rsidDel="00ED0AEA" w:rsidRDefault="00F71F36" w:rsidP="00011096">
            <w:pPr>
              <w:pStyle w:val="XML3"/>
              <w:rPr>
                <w:del w:id="22307" w:author="Thomas Dietz" w:date="2012-08-08T17:00:00Z"/>
              </w:rPr>
            </w:pPr>
            <w:del w:id="22308"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22309" w:author="Thomas Dietz" w:date="2012-08-08T17:00:00Z"/>
              </w:rPr>
            </w:pPr>
            <w:del w:id="22310"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22311" w:author="Thomas Dietz" w:date="2012-08-08T17:00:00Z"/>
              </w:rPr>
            </w:pPr>
            <w:del w:id="22312"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22313" w:author="Thomas Dietz" w:date="2012-08-08T17:00:00Z"/>
              </w:rPr>
            </w:pPr>
            <w:del w:id="22314"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22315" w:author="Thomas Dietz" w:date="2012-08-08T17:00:00Z"/>
              </w:rPr>
            </w:pPr>
            <w:del w:id="22316" w:author="Thomas Dietz" w:date="2012-08-08T17:00:00Z">
              <w:r w:rsidRPr="009227FA" w:rsidDel="00ED0AEA">
                <w:delText>}</w:delText>
              </w:r>
            </w:del>
          </w:p>
          <w:p w14:paraId="1302E77D" w14:textId="38FF9152" w:rsidR="00F71F36" w:rsidRPr="009227FA" w:rsidDel="00ED0AEA" w:rsidRDefault="00F71F36" w:rsidP="00011096">
            <w:pPr>
              <w:pStyle w:val="XML3"/>
              <w:rPr>
                <w:del w:id="22317" w:author="Thomas Dietz" w:date="2012-08-08T17:00:00Z"/>
              </w:rPr>
            </w:pPr>
            <w:del w:id="22318"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22319" w:author="Thomas Dietz" w:date="2012-08-08T17:00:00Z"/>
              </w:rPr>
            </w:pPr>
            <w:del w:id="22320"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22321" w:author="Thomas Dietz" w:date="2012-08-08T17:00:00Z"/>
              </w:rPr>
            </w:pPr>
            <w:del w:id="22322" w:author="Thomas Dietz" w:date="2012-08-08T17:00:00Z">
              <w:r w:rsidRPr="009227FA" w:rsidDel="00ED0AEA">
                <w:delText>enum copper;</w:delText>
              </w:r>
            </w:del>
          </w:p>
          <w:p w14:paraId="1C489FE5" w14:textId="19DBF728" w:rsidR="00F71F36" w:rsidRPr="009227FA" w:rsidDel="00ED0AEA" w:rsidRDefault="00F71F36" w:rsidP="00011096">
            <w:pPr>
              <w:pStyle w:val="XML5"/>
              <w:rPr>
                <w:del w:id="22323" w:author="Thomas Dietz" w:date="2012-08-08T17:00:00Z"/>
              </w:rPr>
            </w:pPr>
            <w:del w:id="22324" w:author="Thomas Dietz" w:date="2012-08-08T17:00:00Z">
              <w:r w:rsidRPr="009227FA" w:rsidDel="00ED0AEA">
                <w:delText>enum fiber;</w:delText>
              </w:r>
            </w:del>
          </w:p>
          <w:p w14:paraId="292ADDC6" w14:textId="26A57B2C" w:rsidR="00F71F36" w:rsidRPr="009227FA" w:rsidDel="00ED0AEA" w:rsidRDefault="00F71F36" w:rsidP="00011096">
            <w:pPr>
              <w:pStyle w:val="XML4"/>
              <w:rPr>
                <w:del w:id="22325" w:author="Thomas Dietz" w:date="2012-08-08T17:00:00Z"/>
              </w:rPr>
            </w:pPr>
            <w:del w:id="22326" w:author="Thomas Dietz" w:date="2012-08-08T17:00:00Z">
              <w:r w:rsidRPr="009227FA" w:rsidDel="00ED0AEA">
                <w:delText>}</w:delText>
              </w:r>
            </w:del>
          </w:p>
          <w:p w14:paraId="6C8AB6A4" w14:textId="3572FEF5" w:rsidR="00F71F36" w:rsidRPr="009227FA" w:rsidDel="00ED0AEA" w:rsidRDefault="00F71F36" w:rsidP="00011096">
            <w:pPr>
              <w:pStyle w:val="XML4"/>
              <w:rPr>
                <w:del w:id="22327" w:author="Thomas Dietz" w:date="2012-08-08T17:00:00Z"/>
              </w:rPr>
            </w:pPr>
            <w:del w:id="22328"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22329" w:author="Thomas Dietz" w:date="2012-08-08T17:00:00Z"/>
              </w:rPr>
            </w:pPr>
            <w:del w:id="22330"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22331" w:author="Thomas Dietz" w:date="2012-08-08T17:00:00Z"/>
              </w:rPr>
            </w:pPr>
            <w:del w:id="22332" w:author="Thomas Dietz" w:date="2012-08-08T17:00:00Z">
              <w:r w:rsidRPr="009227FA" w:rsidDel="00ED0AEA">
                <w:delText>}</w:delText>
              </w:r>
            </w:del>
          </w:p>
          <w:p w14:paraId="68CF4C28" w14:textId="2D6ABD2D" w:rsidR="00F71F36" w:rsidRPr="009227FA" w:rsidDel="00ED0AEA" w:rsidRDefault="00F71F36" w:rsidP="00011096">
            <w:pPr>
              <w:pStyle w:val="XML3"/>
              <w:rPr>
                <w:del w:id="22333" w:author="Thomas Dietz" w:date="2012-08-08T17:00:00Z"/>
              </w:rPr>
            </w:pPr>
            <w:del w:id="22334" w:author="Thomas Dietz" w:date="2012-08-08T17:00:00Z">
              <w:r w:rsidRPr="009227FA" w:rsidDel="00ED0AEA">
                <w:delText>leaf pause {</w:delText>
              </w:r>
            </w:del>
          </w:p>
          <w:p w14:paraId="73A97BDC" w14:textId="72E82AB5" w:rsidR="00F71F36" w:rsidRPr="009227FA" w:rsidDel="00ED0AEA" w:rsidRDefault="00F71F36" w:rsidP="00011096">
            <w:pPr>
              <w:pStyle w:val="XML4"/>
              <w:rPr>
                <w:del w:id="22335" w:author="Thomas Dietz" w:date="2012-08-08T17:00:00Z"/>
              </w:rPr>
            </w:pPr>
            <w:del w:id="22336"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22337" w:author="Thomas Dietz" w:date="2012-08-08T17:00:00Z"/>
              </w:rPr>
            </w:pPr>
            <w:del w:id="22338"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22339" w:author="Thomas Dietz" w:date="2012-08-08T17:00:00Z"/>
              </w:rPr>
            </w:pPr>
            <w:del w:id="22340"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22341" w:author="Thomas Dietz" w:date="2012-08-08T17:00:00Z"/>
              </w:rPr>
            </w:pPr>
            <w:del w:id="22342"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22343" w:author="Thomas Dietz" w:date="2012-08-08T17:00:00Z"/>
              </w:rPr>
            </w:pPr>
            <w:del w:id="22344" w:author="Thomas Dietz" w:date="2012-08-08T17:00:00Z">
              <w:r w:rsidRPr="009227FA" w:rsidDel="00ED0AEA">
                <w:delText>}</w:delText>
              </w:r>
            </w:del>
          </w:p>
          <w:p w14:paraId="68CF4F01" w14:textId="75092682" w:rsidR="00F71F36" w:rsidRPr="009227FA" w:rsidDel="00ED0AEA" w:rsidRDefault="00F71F36" w:rsidP="00011096">
            <w:pPr>
              <w:pStyle w:val="XML4"/>
              <w:rPr>
                <w:del w:id="22345" w:author="Thomas Dietz" w:date="2012-08-08T17:00:00Z"/>
              </w:rPr>
            </w:pPr>
            <w:del w:id="22346"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22347" w:author="Thomas Dietz" w:date="2012-08-08T17:00:00Z"/>
              </w:rPr>
            </w:pPr>
            <w:del w:id="22348"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22349" w:author="Thomas Dietz" w:date="2012-08-08T17:00:00Z"/>
              </w:rPr>
            </w:pPr>
            <w:del w:id="22350" w:author="Thomas Dietz" w:date="2012-08-08T17:00:00Z">
              <w:r w:rsidRPr="009227FA" w:rsidDel="00ED0AEA">
                <w:delText>}</w:delText>
              </w:r>
            </w:del>
          </w:p>
          <w:p w14:paraId="0ACB8E97" w14:textId="7A005440" w:rsidR="00F71F36" w:rsidDel="00ED0AEA" w:rsidRDefault="00F71F36" w:rsidP="00011096">
            <w:pPr>
              <w:pStyle w:val="XML2"/>
              <w:rPr>
                <w:del w:id="22351" w:author="Thomas Dietz" w:date="2012-08-08T17:00:00Z"/>
              </w:rPr>
            </w:pPr>
            <w:del w:id="22352" w:author="Thomas Dietz" w:date="2012-08-08T17:00:00Z">
              <w:r w:rsidRPr="009227FA" w:rsidDel="00ED0AEA">
                <w:delText>}</w:delText>
              </w:r>
            </w:del>
          </w:p>
          <w:p w14:paraId="2C22E397" w14:textId="79AD03C6" w:rsidR="00F931EC" w:rsidRPr="009227FA" w:rsidDel="00ED0AEA" w:rsidRDefault="00F931EC" w:rsidP="00011096">
            <w:pPr>
              <w:pStyle w:val="XML2"/>
              <w:rPr>
                <w:del w:id="22353" w:author="Thomas Dietz" w:date="2012-08-08T17:00:00Z"/>
              </w:rPr>
            </w:pPr>
          </w:p>
          <w:p w14:paraId="20C94EA8" w14:textId="7D76ABC0" w:rsidR="00F931EC" w:rsidRPr="009227FA" w:rsidDel="00ED0AEA" w:rsidRDefault="00F931EC" w:rsidP="00F931EC">
            <w:pPr>
              <w:pStyle w:val="XML2"/>
              <w:rPr>
                <w:del w:id="22354" w:author="Thomas Dietz" w:date="2012-08-08T17:00:00Z"/>
              </w:rPr>
            </w:pPr>
            <w:del w:id="22355"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22356" w:author="Thomas Dietz" w:date="2012-08-08T17:00:00Z"/>
              </w:rPr>
            </w:pPr>
            <w:del w:id="22357" w:author="Thomas Dietz" w:date="2012-08-08T17:00:00Z">
              <w:r w:rsidRPr="009227FA" w:rsidDel="00ED0AEA">
                <w:lastRenderedPageBreak/>
                <w:delText>description "The features of a port that are supported or  advertised.";</w:delText>
              </w:r>
            </w:del>
          </w:p>
          <w:p w14:paraId="275C38AA" w14:textId="60B3AEA0" w:rsidR="00F931EC" w:rsidRPr="009227FA" w:rsidDel="00ED0AEA" w:rsidRDefault="00F931EC" w:rsidP="00F931EC">
            <w:pPr>
              <w:pStyle w:val="XML3"/>
              <w:rPr>
                <w:del w:id="22358" w:author="Thomas Dietz" w:date="2012-08-08T17:00:00Z"/>
              </w:rPr>
            </w:pPr>
            <w:del w:id="22359"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22360" w:author="Thomas Dietz" w:date="2012-08-08T17:00:00Z"/>
              </w:rPr>
            </w:pPr>
            <w:del w:id="22361"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22362" w:author="Thomas Dietz" w:date="2012-08-08T17:00:00Z"/>
              </w:rPr>
            </w:pPr>
            <w:del w:id="22363"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22364" w:author="Thomas Dietz" w:date="2012-08-08T17:00:00Z"/>
              </w:rPr>
            </w:pPr>
            <w:del w:id="22365"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22366" w:author="Thomas Dietz" w:date="2012-08-08T17:00:00Z"/>
              </w:rPr>
            </w:pPr>
            <w:del w:id="22367" w:author="Thomas Dietz" w:date="2012-08-08T17:00:00Z">
              <w:r w:rsidRPr="009227FA" w:rsidDel="00ED0AEA">
                <w:delText>}</w:delText>
              </w:r>
            </w:del>
          </w:p>
          <w:p w14:paraId="6E7CD0B8" w14:textId="141E88F7" w:rsidR="00F931EC" w:rsidRPr="009227FA" w:rsidDel="00ED0AEA" w:rsidRDefault="00F931EC" w:rsidP="00F931EC">
            <w:pPr>
              <w:pStyle w:val="XML3"/>
              <w:rPr>
                <w:del w:id="22368" w:author="Thomas Dietz" w:date="2012-08-08T17:00:00Z"/>
              </w:rPr>
            </w:pPr>
            <w:del w:id="22369"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22370" w:author="Thomas Dietz" w:date="2012-08-08T17:00:00Z"/>
              </w:rPr>
            </w:pPr>
            <w:del w:id="22371"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22372" w:author="Thomas Dietz" w:date="2012-08-08T17:00:00Z"/>
              </w:rPr>
            </w:pPr>
            <w:del w:id="22373"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22374" w:author="Thomas Dietz" w:date="2012-08-08T17:00:00Z"/>
              </w:rPr>
            </w:pPr>
            <w:del w:id="22375"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22376" w:author="Thomas Dietz" w:date="2012-08-08T17:00:00Z"/>
              </w:rPr>
            </w:pPr>
            <w:del w:id="22377" w:author="Thomas Dietz" w:date="2012-08-08T17:00:00Z">
              <w:r w:rsidRPr="009227FA" w:rsidDel="00ED0AEA">
                <w:delText>}</w:delText>
              </w:r>
            </w:del>
          </w:p>
          <w:p w14:paraId="25869427" w14:textId="2E4C3D51" w:rsidR="00F931EC" w:rsidRPr="009227FA" w:rsidDel="00ED0AEA" w:rsidRDefault="00F931EC" w:rsidP="00F931EC">
            <w:pPr>
              <w:pStyle w:val="XML3"/>
              <w:rPr>
                <w:del w:id="22378" w:author="Thomas Dietz" w:date="2012-08-08T17:00:00Z"/>
              </w:rPr>
            </w:pPr>
            <w:del w:id="22379"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22380" w:author="Thomas Dietz" w:date="2012-08-08T17:00:00Z"/>
              </w:rPr>
            </w:pPr>
            <w:del w:id="22381"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22382" w:author="Thomas Dietz" w:date="2012-08-08T17:00:00Z"/>
              </w:rPr>
            </w:pPr>
            <w:del w:id="22383" w:author="Thomas Dietz" w:date="2012-08-08T17:00:00Z">
              <w:r w:rsidRPr="009227FA" w:rsidDel="00ED0AEA">
                <w:delText>enum copper;</w:delText>
              </w:r>
            </w:del>
          </w:p>
          <w:p w14:paraId="3932F56E" w14:textId="5AC5B3E5" w:rsidR="00F931EC" w:rsidRPr="009227FA" w:rsidDel="00ED0AEA" w:rsidRDefault="00F931EC" w:rsidP="00F931EC">
            <w:pPr>
              <w:pStyle w:val="XML5"/>
              <w:rPr>
                <w:del w:id="22384" w:author="Thomas Dietz" w:date="2012-08-08T17:00:00Z"/>
              </w:rPr>
            </w:pPr>
            <w:del w:id="22385" w:author="Thomas Dietz" w:date="2012-08-08T17:00:00Z">
              <w:r w:rsidRPr="009227FA" w:rsidDel="00ED0AEA">
                <w:delText>enum fiber;</w:delText>
              </w:r>
            </w:del>
          </w:p>
          <w:p w14:paraId="72FE47D0" w14:textId="6D9333FA" w:rsidR="00F931EC" w:rsidRPr="009227FA" w:rsidDel="00ED0AEA" w:rsidRDefault="00F931EC" w:rsidP="00F931EC">
            <w:pPr>
              <w:pStyle w:val="XML4"/>
              <w:rPr>
                <w:del w:id="22386" w:author="Thomas Dietz" w:date="2012-08-08T17:00:00Z"/>
              </w:rPr>
            </w:pPr>
            <w:del w:id="22387" w:author="Thomas Dietz" w:date="2012-08-08T17:00:00Z">
              <w:r w:rsidRPr="009227FA" w:rsidDel="00ED0AEA">
                <w:delText>}</w:delText>
              </w:r>
            </w:del>
          </w:p>
          <w:p w14:paraId="2015E203" w14:textId="39757E50" w:rsidR="00F931EC" w:rsidRPr="009227FA" w:rsidDel="00ED0AEA" w:rsidRDefault="00F931EC" w:rsidP="00F931EC">
            <w:pPr>
              <w:pStyle w:val="XML4"/>
              <w:rPr>
                <w:del w:id="22388" w:author="Thomas Dietz" w:date="2012-08-08T17:00:00Z"/>
              </w:rPr>
            </w:pPr>
            <w:del w:id="22389"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22390" w:author="Thomas Dietz" w:date="2012-08-08T17:00:00Z"/>
              </w:rPr>
            </w:pPr>
            <w:del w:id="22391"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22392" w:author="Thomas Dietz" w:date="2012-08-08T17:00:00Z"/>
              </w:rPr>
            </w:pPr>
            <w:del w:id="22393" w:author="Thomas Dietz" w:date="2012-08-08T17:00:00Z">
              <w:r w:rsidRPr="009227FA" w:rsidDel="00ED0AEA">
                <w:delText>Multiple media are allowed.";</w:delText>
              </w:r>
            </w:del>
          </w:p>
          <w:p w14:paraId="215D6544" w14:textId="4B31F20E" w:rsidR="00F931EC" w:rsidRPr="009227FA" w:rsidDel="00ED0AEA" w:rsidRDefault="00F931EC" w:rsidP="00F931EC">
            <w:pPr>
              <w:pStyle w:val="XML3"/>
              <w:rPr>
                <w:del w:id="22394" w:author="Thomas Dietz" w:date="2012-08-08T17:00:00Z"/>
              </w:rPr>
            </w:pPr>
            <w:del w:id="22395" w:author="Thomas Dietz" w:date="2012-08-08T17:00:00Z">
              <w:r w:rsidRPr="009227FA" w:rsidDel="00ED0AEA">
                <w:delText>}</w:delText>
              </w:r>
            </w:del>
          </w:p>
          <w:p w14:paraId="1702AE82" w14:textId="561FCEFD" w:rsidR="00F931EC" w:rsidRPr="009227FA" w:rsidDel="00ED0AEA" w:rsidRDefault="00F931EC" w:rsidP="00F931EC">
            <w:pPr>
              <w:pStyle w:val="XML3"/>
              <w:rPr>
                <w:del w:id="22396" w:author="Thomas Dietz" w:date="2012-08-08T17:00:00Z"/>
              </w:rPr>
            </w:pPr>
            <w:del w:id="22397" w:author="Thomas Dietz" w:date="2012-08-08T17:00:00Z">
              <w:r w:rsidRPr="009227FA" w:rsidDel="00ED0AEA">
                <w:delText>leaf pause {</w:delText>
              </w:r>
            </w:del>
          </w:p>
          <w:p w14:paraId="5CED6BAB" w14:textId="1D5499D4" w:rsidR="00F931EC" w:rsidRPr="009227FA" w:rsidDel="00ED0AEA" w:rsidRDefault="00F931EC" w:rsidP="00F931EC">
            <w:pPr>
              <w:pStyle w:val="XML4"/>
              <w:rPr>
                <w:del w:id="22398" w:author="Thomas Dietz" w:date="2012-08-08T17:00:00Z"/>
              </w:rPr>
            </w:pPr>
            <w:del w:id="22399"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22400" w:author="Thomas Dietz" w:date="2012-08-08T17:00:00Z"/>
              </w:rPr>
            </w:pPr>
            <w:del w:id="22401"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22402" w:author="Thomas Dietz" w:date="2012-08-08T17:00:00Z"/>
              </w:rPr>
            </w:pPr>
            <w:del w:id="22403"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22404" w:author="Thomas Dietz" w:date="2012-08-08T17:00:00Z"/>
              </w:rPr>
            </w:pPr>
            <w:del w:id="22405"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22406" w:author="Thomas Dietz" w:date="2012-08-08T17:00:00Z"/>
              </w:rPr>
            </w:pPr>
            <w:del w:id="22407" w:author="Thomas Dietz" w:date="2012-08-08T17:00:00Z">
              <w:r w:rsidRPr="009227FA" w:rsidDel="00ED0AEA">
                <w:delText>}</w:delText>
              </w:r>
            </w:del>
          </w:p>
          <w:p w14:paraId="2E94ADF2" w14:textId="21D6CC27" w:rsidR="00F931EC" w:rsidRPr="009227FA" w:rsidDel="00ED0AEA" w:rsidRDefault="00F931EC" w:rsidP="00F931EC">
            <w:pPr>
              <w:pStyle w:val="XML4"/>
              <w:rPr>
                <w:del w:id="22408" w:author="Thomas Dietz" w:date="2012-08-08T17:00:00Z"/>
              </w:rPr>
            </w:pPr>
            <w:del w:id="22409"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22410" w:author="Thomas Dietz" w:date="2012-08-08T17:00:00Z"/>
              </w:rPr>
            </w:pPr>
            <w:del w:id="22411" w:author="Thomas Dietz" w:date="2012-08-08T17:00:00Z">
              <w:r w:rsidRPr="009227FA" w:rsidDel="00ED0AEA">
                <w:delText>}</w:delText>
              </w:r>
            </w:del>
          </w:p>
          <w:p w14:paraId="2E2ECE05" w14:textId="0E165BFA" w:rsidR="00F931EC" w:rsidRPr="009227FA" w:rsidDel="00ED0AEA" w:rsidRDefault="00F931EC" w:rsidP="00F931EC">
            <w:pPr>
              <w:pStyle w:val="XML2"/>
              <w:rPr>
                <w:del w:id="22412" w:author="Thomas Dietz" w:date="2012-08-08T17:00:00Z"/>
              </w:rPr>
            </w:pPr>
            <w:del w:id="22413" w:author="Thomas Dietz" w:date="2012-08-08T17:00:00Z">
              <w:r w:rsidRPr="009227FA" w:rsidDel="00ED0AEA">
                <w:delText>}</w:delText>
              </w:r>
            </w:del>
          </w:p>
          <w:p w14:paraId="54A274D3" w14:textId="0AD333E8" w:rsidR="00F931EC" w:rsidRPr="009227FA" w:rsidDel="00ED0AEA" w:rsidRDefault="00F931EC" w:rsidP="00F931EC">
            <w:pPr>
              <w:pStyle w:val="XML1"/>
              <w:rPr>
                <w:del w:id="22414" w:author="Thomas Dietz" w:date="2012-08-08T17:00:00Z"/>
              </w:rPr>
            </w:pPr>
          </w:p>
          <w:p w14:paraId="4D9841D2" w14:textId="6D3E2B7C" w:rsidR="008B56E6" w:rsidRPr="009F1B7D" w:rsidDel="00ED0AEA" w:rsidRDefault="008B56E6" w:rsidP="004165BB">
            <w:pPr>
              <w:pStyle w:val="XML2"/>
              <w:rPr>
                <w:del w:id="22415" w:author="Thomas Dietz" w:date="2012-08-08T17:00:00Z"/>
              </w:rPr>
            </w:pPr>
            <w:del w:id="22416"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22417" w:author="Thomas Dietz" w:date="2012-08-08T17:00:00Z"/>
              </w:rPr>
            </w:pPr>
            <w:del w:id="22418"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22419" w:author="Thomas Dietz" w:date="2012-08-08T17:00:00Z"/>
              </w:rPr>
            </w:pPr>
            <w:del w:id="22420"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22421" w:author="Thomas Dietz" w:date="2012-08-08T17:00:00Z"/>
              </w:rPr>
            </w:pPr>
            <w:del w:id="22422"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22423" w:author="Thomas Dietz" w:date="2012-08-08T17:00:00Z"/>
              </w:rPr>
            </w:pPr>
            <w:del w:id="22424"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22425" w:author="Thomas Dietz" w:date="2012-08-08T17:00:00Z"/>
              </w:rPr>
            </w:pPr>
            <w:del w:id="22426" w:author="Thomas Dietz" w:date="2012-08-08T17:00:00Z">
              <w:r w:rsidRPr="009F1B7D" w:rsidDel="00ED0AEA">
                <w:delText>}</w:delText>
              </w:r>
            </w:del>
          </w:p>
          <w:p w14:paraId="4FD69CB9" w14:textId="09C5BC09" w:rsidR="008B56E6" w:rsidRPr="009F1B7D" w:rsidDel="00ED0AEA" w:rsidRDefault="008B56E6" w:rsidP="004165BB">
            <w:pPr>
              <w:pStyle w:val="XML3"/>
              <w:rPr>
                <w:del w:id="22427" w:author="Thomas Dietz" w:date="2012-08-08T17:00:00Z"/>
              </w:rPr>
            </w:pPr>
            <w:del w:id="22428"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22429" w:author="Thomas Dietz" w:date="2012-08-08T17:00:00Z"/>
              </w:rPr>
            </w:pPr>
            <w:del w:id="22430"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22431" w:author="Thomas Dietz" w:date="2012-08-08T17:00:00Z"/>
              </w:rPr>
            </w:pPr>
            <w:del w:id="22432"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22433" w:author="Thomas Dietz" w:date="2012-08-08T17:00:00Z"/>
              </w:rPr>
            </w:pPr>
            <w:del w:id="22434"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22435" w:author="Thomas Dietz" w:date="2012-08-08T17:00:00Z"/>
              </w:rPr>
            </w:pPr>
            <w:del w:id="22436" w:author="Thomas Dietz" w:date="2012-08-08T17:00:00Z">
              <w:r w:rsidRPr="009F1B7D" w:rsidDel="00ED0AEA">
                <w:delText>}</w:delText>
              </w:r>
            </w:del>
          </w:p>
          <w:p w14:paraId="69D77417" w14:textId="2489A820" w:rsidR="008B56E6" w:rsidDel="00ED0AEA" w:rsidRDefault="008B56E6" w:rsidP="004165BB">
            <w:pPr>
              <w:pStyle w:val="XML2"/>
              <w:rPr>
                <w:del w:id="22437" w:author="Thomas Dietz" w:date="2012-08-08T17:00:00Z"/>
              </w:rPr>
            </w:pPr>
            <w:del w:id="22438" w:author="Thomas Dietz" w:date="2012-08-08T17:00:00Z">
              <w:r w:rsidRPr="009F1B7D" w:rsidDel="00ED0AEA">
                <w:delText>}</w:delText>
              </w:r>
            </w:del>
          </w:p>
          <w:p w14:paraId="735A1F39" w14:textId="500399E8" w:rsidR="008B56E6" w:rsidDel="00ED0AEA" w:rsidRDefault="008B56E6" w:rsidP="004165BB">
            <w:pPr>
              <w:pStyle w:val="XML2"/>
              <w:rPr>
                <w:del w:id="22439" w:author="Thomas Dietz" w:date="2012-08-08T17:00:00Z"/>
              </w:rPr>
            </w:pPr>
          </w:p>
          <w:p w14:paraId="4CB169AE" w14:textId="760BD200" w:rsidR="008B56E6" w:rsidRPr="009F1B7D" w:rsidDel="00ED0AEA" w:rsidRDefault="008B56E6" w:rsidP="004165BB">
            <w:pPr>
              <w:pStyle w:val="XML2"/>
              <w:rPr>
                <w:del w:id="22440" w:author="Thomas Dietz" w:date="2012-08-08T17:00:00Z"/>
              </w:rPr>
            </w:pPr>
            <w:del w:id="22441"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22442" w:author="Thomas Dietz" w:date="2012-08-08T17:00:00Z"/>
              </w:rPr>
            </w:pPr>
            <w:del w:id="22443"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22444" w:author="Thomas Dietz" w:date="2012-08-08T17:00:00Z"/>
              </w:rPr>
            </w:pPr>
            <w:del w:id="22445"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22446" w:author="Thomas Dietz" w:date="2012-08-08T17:00:00Z"/>
              </w:rPr>
            </w:pPr>
            <w:del w:id="22447" w:author="Thomas Dietz" w:date="2012-08-08T17:00:00Z">
              <w:r w:rsidRPr="009F1B7D" w:rsidDel="00ED0AEA">
                <w:lastRenderedPageBreak/>
                <w:delText>type inet:uri;</w:delText>
              </w:r>
            </w:del>
          </w:p>
          <w:p w14:paraId="59F0D45C" w14:textId="3D85CD32" w:rsidR="008B56E6" w:rsidRPr="009F1B7D" w:rsidDel="00ED0AEA" w:rsidRDefault="008B56E6" w:rsidP="004165BB">
            <w:pPr>
              <w:pStyle w:val="XML4"/>
              <w:rPr>
                <w:del w:id="22448" w:author="Thomas Dietz" w:date="2012-08-08T17:00:00Z"/>
              </w:rPr>
            </w:pPr>
            <w:del w:id="22449"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22450" w:author="Thomas Dietz" w:date="2012-08-08T17:00:00Z"/>
              </w:rPr>
            </w:pPr>
            <w:del w:id="22451" w:author="Thomas Dietz" w:date="2012-08-08T17:00:00Z">
              <w:r w:rsidRPr="009F1B7D" w:rsidDel="00ED0AEA">
                <w:delText>}</w:delText>
              </w:r>
            </w:del>
          </w:p>
          <w:p w14:paraId="014547D9" w14:textId="4A14CC7E" w:rsidR="008B56E6" w:rsidRPr="009F1B7D" w:rsidDel="00ED0AEA" w:rsidRDefault="008B56E6" w:rsidP="004165BB">
            <w:pPr>
              <w:pStyle w:val="XML3"/>
              <w:rPr>
                <w:del w:id="22452" w:author="Thomas Dietz" w:date="2012-08-08T17:00:00Z"/>
              </w:rPr>
            </w:pPr>
            <w:del w:id="22453"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22454" w:author="Thomas Dietz" w:date="2012-08-08T17:00:00Z"/>
              </w:rPr>
            </w:pPr>
            <w:del w:id="22455"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22456" w:author="Thomas Dietz" w:date="2012-08-08T17:00:00Z"/>
              </w:rPr>
            </w:pPr>
            <w:del w:id="22457"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22458" w:author="Thomas Dietz" w:date="2012-08-08T17:00:00Z"/>
              </w:rPr>
            </w:pPr>
            <w:del w:id="22459"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22460" w:author="Thomas Dietz" w:date="2012-08-08T17:00:00Z"/>
              </w:rPr>
            </w:pPr>
            <w:del w:id="22461" w:author="Thomas Dietz" w:date="2012-08-08T17:00:00Z">
              <w:r w:rsidRPr="009F1B7D" w:rsidDel="00ED0AEA">
                <w:delText>}</w:delText>
              </w:r>
            </w:del>
          </w:p>
          <w:p w14:paraId="24ADFC49" w14:textId="492C8DCF" w:rsidR="008B56E6" w:rsidRPr="009F1B7D" w:rsidDel="00ED0AEA" w:rsidRDefault="00486F13" w:rsidP="004165BB">
            <w:pPr>
              <w:pStyle w:val="XML3"/>
              <w:rPr>
                <w:del w:id="22462" w:author="Thomas Dietz" w:date="2012-08-08T17:00:00Z"/>
              </w:rPr>
            </w:pPr>
            <w:del w:id="22463"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22464" w:author="Thomas Dietz" w:date="2012-08-08T17:00:00Z"/>
              </w:rPr>
            </w:pPr>
            <w:del w:id="22465" w:author="Thomas Dietz" w:date="2012-08-08T17:00:00Z">
              <w:r w:rsidDel="00ED0AEA">
                <w:delText>uses KeyValueType;</w:delText>
              </w:r>
            </w:del>
          </w:p>
          <w:p w14:paraId="3CE38A4B" w14:textId="2F0F7AE5" w:rsidR="008B56E6" w:rsidRPr="009F1B7D" w:rsidDel="00ED0AEA" w:rsidRDefault="008B56E6" w:rsidP="004165BB">
            <w:pPr>
              <w:pStyle w:val="XML4"/>
              <w:rPr>
                <w:del w:id="22466" w:author="Thomas Dietz" w:date="2012-08-08T17:00:00Z"/>
              </w:rPr>
            </w:pPr>
            <w:del w:id="22467"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22468" w:author="Thomas Dietz" w:date="2012-08-08T17:00:00Z"/>
              </w:rPr>
            </w:pPr>
            <w:del w:id="22469" w:author="Thomas Dietz" w:date="2012-08-08T17:00:00Z">
              <w:r w:rsidRPr="009F1B7D" w:rsidDel="00ED0AEA">
                <w:delText>}</w:delText>
              </w:r>
            </w:del>
          </w:p>
          <w:p w14:paraId="4959206E" w14:textId="6486C6B3" w:rsidR="008B56E6" w:rsidDel="00ED0AEA" w:rsidRDefault="008B56E6" w:rsidP="004165BB">
            <w:pPr>
              <w:pStyle w:val="XML2"/>
              <w:rPr>
                <w:del w:id="22470" w:author="Thomas Dietz" w:date="2012-08-08T17:00:00Z"/>
              </w:rPr>
            </w:pPr>
            <w:del w:id="22471" w:author="Thomas Dietz" w:date="2012-08-08T17:00:00Z">
              <w:r w:rsidRPr="009F1B7D" w:rsidDel="00ED0AEA">
                <w:delText>}</w:delText>
              </w:r>
            </w:del>
          </w:p>
          <w:p w14:paraId="7B3DEFBB" w14:textId="2181C068" w:rsidR="008B56E6" w:rsidDel="00ED0AEA" w:rsidRDefault="008B56E6" w:rsidP="008B56E6">
            <w:pPr>
              <w:pStyle w:val="XML1"/>
              <w:rPr>
                <w:del w:id="22472" w:author="Thomas Dietz" w:date="2012-08-08T17:00:00Z"/>
              </w:rPr>
            </w:pPr>
          </w:p>
          <w:p w14:paraId="1222C402" w14:textId="09BF2788" w:rsidR="008B56E6" w:rsidDel="00ED0AEA" w:rsidRDefault="008B56E6" w:rsidP="004165BB">
            <w:pPr>
              <w:pStyle w:val="XML2"/>
              <w:rPr>
                <w:del w:id="22473" w:author="Thomas Dietz" w:date="2012-08-08T17:00:00Z"/>
              </w:rPr>
            </w:pPr>
            <w:del w:id="22474" w:author="Thomas Dietz" w:date="2012-08-08T17:00:00Z">
              <w:r w:rsidDel="00ED0AEA">
                <w:delText>grouping KeyValueType {</w:delText>
              </w:r>
            </w:del>
          </w:p>
          <w:p w14:paraId="5AC649EE" w14:textId="055C4668" w:rsidR="008B56E6" w:rsidDel="00ED0AEA" w:rsidRDefault="008B56E6" w:rsidP="004165BB">
            <w:pPr>
              <w:pStyle w:val="XML3"/>
              <w:rPr>
                <w:del w:id="22475" w:author="Thomas Dietz" w:date="2012-08-08T17:00:00Z"/>
              </w:rPr>
            </w:pPr>
            <w:del w:id="22476" w:author="Thomas Dietz" w:date="2012-08-08T17:00:00Z">
              <w:r w:rsidDel="00ED0AEA">
                <w:delText>choice key-type {</w:delText>
              </w:r>
            </w:del>
          </w:p>
          <w:p w14:paraId="040F1B10" w14:textId="33F88BCF" w:rsidR="008B56E6" w:rsidRPr="008B56E6" w:rsidDel="00ED0AEA" w:rsidRDefault="008B56E6" w:rsidP="004165BB">
            <w:pPr>
              <w:pStyle w:val="XML4"/>
              <w:rPr>
                <w:del w:id="22477" w:author="Thomas Dietz" w:date="2012-08-08T17:00:00Z"/>
              </w:rPr>
            </w:pPr>
            <w:del w:id="22478" w:author="Thomas Dietz" w:date="2012-08-08T17:00:00Z">
              <w:r w:rsidDel="00ED0AEA">
                <w:delText>mandatory true;</w:delText>
              </w:r>
            </w:del>
          </w:p>
          <w:p w14:paraId="528DE1FE" w14:textId="61184CA7" w:rsidR="008B56E6" w:rsidDel="00ED0AEA" w:rsidRDefault="008B56E6" w:rsidP="004165BB">
            <w:pPr>
              <w:pStyle w:val="XML4"/>
              <w:rPr>
                <w:del w:id="22479" w:author="Thomas Dietz" w:date="2012-08-08T17:00:00Z"/>
              </w:rPr>
            </w:pPr>
            <w:del w:id="22480" w:author="Thomas Dietz" w:date="2012-08-08T17:00:00Z">
              <w:r w:rsidDel="00ED0AEA">
                <w:delText>case dsa {</w:delText>
              </w:r>
            </w:del>
          </w:p>
          <w:p w14:paraId="2823BB6B" w14:textId="7C41954E" w:rsidR="008B56E6" w:rsidDel="00ED0AEA" w:rsidRDefault="008B56E6" w:rsidP="004165BB">
            <w:pPr>
              <w:pStyle w:val="XML5"/>
              <w:rPr>
                <w:del w:id="22481" w:author="Thomas Dietz" w:date="2012-08-08T17:00:00Z"/>
              </w:rPr>
            </w:pPr>
            <w:del w:id="22482" w:author="Thomas Dietz" w:date="2012-08-08T17:00:00Z">
              <w:r w:rsidDel="00ED0AEA">
                <w:delText>container DSAKeyValue {</w:delText>
              </w:r>
            </w:del>
          </w:p>
          <w:p w14:paraId="7DD9D228" w14:textId="423432D4" w:rsidR="008B56E6" w:rsidDel="00ED0AEA" w:rsidRDefault="008B56E6" w:rsidP="004165BB">
            <w:pPr>
              <w:pStyle w:val="XML6"/>
              <w:rPr>
                <w:del w:id="22483" w:author="Thomas Dietz" w:date="2012-08-08T17:00:00Z"/>
              </w:rPr>
            </w:pPr>
            <w:del w:id="22484" w:author="Thomas Dietz" w:date="2012-08-08T17:00:00Z">
              <w:r w:rsidDel="00ED0AEA">
                <w:delText>uses DSAKeyValueType;</w:delText>
              </w:r>
            </w:del>
          </w:p>
          <w:p w14:paraId="28604404" w14:textId="678ECD33" w:rsidR="008B56E6" w:rsidDel="00ED0AEA" w:rsidRDefault="008B56E6" w:rsidP="004165BB">
            <w:pPr>
              <w:pStyle w:val="XML5"/>
              <w:rPr>
                <w:del w:id="22485" w:author="Thomas Dietz" w:date="2012-08-08T17:00:00Z"/>
              </w:rPr>
            </w:pPr>
            <w:del w:id="22486" w:author="Thomas Dietz" w:date="2012-08-08T17:00:00Z">
              <w:r w:rsidDel="00ED0AEA">
                <w:delText>}</w:delText>
              </w:r>
            </w:del>
          </w:p>
          <w:p w14:paraId="101E0E1F" w14:textId="6C6303BA" w:rsidR="008B56E6" w:rsidDel="00ED0AEA" w:rsidRDefault="008B56E6" w:rsidP="004165BB">
            <w:pPr>
              <w:pStyle w:val="XML4"/>
              <w:rPr>
                <w:del w:id="22487" w:author="Thomas Dietz" w:date="2012-08-08T17:00:00Z"/>
              </w:rPr>
            </w:pPr>
            <w:del w:id="22488" w:author="Thomas Dietz" w:date="2012-08-08T17:00:00Z">
              <w:r w:rsidDel="00ED0AEA">
                <w:delText>}</w:delText>
              </w:r>
            </w:del>
          </w:p>
          <w:p w14:paraId="6C10655E" w14:textId="2D92ED7C" w:rsidR="008B56E6" w:rsidDel="00ED0AEA" w:rsidRDefault="008B56E6" w:rsidP="004165BB">
            <w:pPr>
              <w:pStyle w:val="XML4"/>
              <w:rPr>
                <w:del w:id="22489" w:author="Thomas Dietz" w:date="2012-08-08T17:00:00Z"/>
              </w:rPr>
            </w:pPr>
            <w:del w:id="22490" w:author="Thomas Dietz" w:date="2012-08-08T17:00:00Z">
              <w:r w:rsidDel="00ED0AEA">
                <w:delText>case rsa {</w:delText>
              </w:r>
            </w:del>
          </w:p>
          <w:p w14:paraId="4C0DCA7F" w14:textId="78AD6BB6" w:rsidR="008B56E6" w:rsidDel="00ED0AEA" w:rsidRDefault="008B56E6" w:rsidP="004165BB">
            <w:pPr>
              <w:pStyle w:val="XML5"/>
              <w:rPr>
                <w:del w:id="22491" w:author="Thomas Dietz" w:date="2012-08-08T17:00:00Z"/>
              </w:rPr>
            </w:pPr>
            <w:del w:id="22492" w:author="Thomas Dietz" w:date="2012-08-08T17:00:00Z">
              <w:r w:rsidDel="00ED0AEA">
                <w:delText>container RSAKeyValue {</w:delText>
              </w:r>
            </w:del>
          </w:p>
          <w:p w14:paraId="481E5403" w14:textId="300A11C4" w:rsidR="008B56E6" w:rsidDel="00ED0AEA" w:rsidRDefault="008B56E6" w:rsidP="004165BB">
            <w:pPr>
              <w:pStyle w:val="XML6"/>
              <w:rPr>
                <w:del w:id="22493" w:author="Thomas Dietz" w:date="2012-08-08T17:00:00Z"/>
              </w:rPr>
            </w:pPr>
            <w:del w:id="22494" w:author="Thomas Dietz" w:date="2012-08-08T17:00:00Z">
              <w:r w:rsidDel="00ED0AEA">
                <w:delText>uses RSAKeyValueType;</w:delText>
              </w:r>
            </w:del>
          </w:p>
          <w:p w14:paraId="4E89C3D1" w14:textId="0D584E38" w:rsidR="008B56E6" w:rsidDel="00ED0AEA" w:rsidRDefault="008B56E6" w:rsidP="004165BB">
            <w:pPr>
              <w:pStyle w:val="XML5"/>
              <w:rPr>
                <w:del w:id="22495" w:author="Thomas Dietz" w:date="2012-08-08T17:00:00Z"/>
              </w:rPr>
            </w:pPr>
            <w:del w:id="22496" w:author="Thomas Dietz" w:date="2012-08-08T17:00:00Z">
              <w:r w:rsidDel="00ED0AEA">
                <w:delText>}</w:delText>
              </w:r>
            </w:del>
          </w:p>
          <w:p w14:paraId="162A02C5" w14:textId="0FBD6ECC" w:rsidR="008B56E6" w:rsidDel="00ED0AEA" w:rsidRDefault="008B56E6" w:rsidP="004165BB">
            <w:pPr>
              <w:pStyle w:val="XML4"/>
              <w:rPr>
                <w:del w:id="22497" w:author="Thomas Dietz" w:date="2012-08-08T17:00:00Z"/>
              </w:rPr>
            </w:pPr>
            <w:del w:id="22498" w:author="Thomas Dietz" w:date="2012-08-08T17:00:00Z">
              <w:r w:rsidDel="00ED0AEA">
                <w:delText>}</w:delText>
              </w:r>
            </w:del>
          </w:p>
          <w:p w14:paraId="64B8EAE0" w14:textId="71504147" w:rsidR="008B56E6" w:rsidDel="00ED0AEA" w:rsidRDefault="008B56E6" w:rsidP="004165BB">
            <w:pPr>
              <w:pStyle w:val="XML3"/>
              <w:rPr>
                <w:del w:id="22499" w:author="Thomas Dietz" w:date="2012-08-08T17:00:00Z"/>
              </w:rPr>
            </w:pPr>
            <w:del w:id="22500" w:author="Thomas Dietz" w:date="2012-08-08T17:00:00Z">
              <w:r w:rsidDel="00ED0AEA">
                <w:delText>}</w:delText>
              </w:r>
            </w:del>
          </w:p>
          <w:p w14:paraId="25176CC4" w14:textId="2EE53156" w:rsidR="008B56E6" w:rsidDel="00ED0AEA" w:rsidRDefault="008B56E6" w:rsidP="004165BB">
            <w:pPr>
              <w:pStyle w:val="XML2"/>
              <w:rPr>
                <w:del w:id="22501" w:author="Thomas Dietz" w:date="2012-08-08T17:00:00Z"/>
              </w:rPr>
            </w:pPr>
            <w:del w:id="22502" w:author="Thomas Dietz" w:date="2012-08-08T17:00:00Z">
              <w:r w:rsidDel="00ED0AEA">
                <w:delText>}</w:delText>
              </w:r>
            </w:del>
          </w:p>
          <w:p w14:paraId="0EB4696E" w14:textId="29A28357" w:rsidR="008B56E6" w:rsidDel="00ED0AEA" w:rsidRDefault="008B56E6" w:rsidP="008B56E6">
            <w:pPr>
              <w:pStyle w:val="XML1"/>
              <w:rPr>
                <w:del w:id="22503" w:author="Thomas Dietz" w:date="2012-08-08T17:00:00Z"/>
              </w:rPr>
            </w:pPr>
          </w:p>
          <w:p w14:paraId="3A3D6CB7" w14:textId="5A9564F0" w:rsidR="008B56E6" w:rsidDel="00ED0AEA" w:rsidRDefault="008B56E6" w:rsidP="004165BB">
            <w:pPr>
              <w:pStyle w:val="XML2"/>
              <w:rPr>
                <w:del w:id="22504" w:author="Thomas Dietz" w:date="2012-08-08T17:00:00Z"/>
              </w:rPr>
            </w:pPr>
            <w:del w:id="22505" w:author="Thomas Dietz" w:date="2012-08-08T17:00:00Z">
              <w:r w:rsidDel="00ED0AEA">
                <w:delText>grouping DSAKeyValueType {</w:delText>
              </w:r>
            </w:del>
          </w:p>
          <w:p w14:paraId="61807475" w14:textId="304E3E34" w:rsidR="008B56E6" w:rsidDel="00ED0AEA" w:rsidRDefault="008B56E6" w:rsidP="004165BB">
            <w:pPr>
              <w:pStyle w:val="XML3"/>
              <w:rPr>
                <w:del w:id="22506" w:author="Thomas Dietz" w:date="2012-08-08T17:00:00Z"/>
              </w:rPr>
            </w:pPr>
            <w:del w:id="22507" w:author="Thomas Dietz" w:date="2012-08-08T17:00:00Z">
              <w:r w:rsidDel="00ED0AEA">
                <w:delText>leaf P {</w:delText>
              </w:r>
            </w:del>
          </w:p>
          <w:p w14:paraId="18008D64" w14:textId="44B523C3" w:rsidR="008B56E6" w:rsidDel="00ED0AEA" w:rsidRDefault="008B56E6" w:rsidP="004165BB">
            <w:pPr>
              <w:pStyle w:val="XML4"/>
              <w:rPr>
                <w:del w:id="22508" w:author="Thomas Dietz" w:date="2012-08-08T17:00:00Z"/>
              </w:rPr>
            </w:pPr>
            <w:del w:id="22509" w:author="Thomas Dietz" w:date="2012-08-08T17:00:00Z">
              <w:r w:rsidDel="00ED0AEA">
                <w:delText>when "count(../Q) != 0";</w:delText>
              </w:r>
            </w:del>
          </w:p>
          <w:p w14:paraId="683CE37B" w14:textId="7429C5A1" w:rsidR="008B56E6" w:rsidDel="00ED0AEA" w:rsidRDefault="008B56E6" w:rsidP="004165BB">
            <w:pPr>
              <w:pStyle w:val="XML4"/>
              <w:rPr>
                <w:del w:id="22510" w:author="Thomas Dietz" w:date="2012-08-08T17:00:00Z"/>
              </w:rPr>
            </w:pPr>
            <w:del w:id="22511" w:author="Thomas Dietz" w:date="2012-08-08T17:00:00Z">
              <w:r w:rsidDel="00ED0AEA">
                <w:delText>type binary;</w:delText>
              </w:r>
            </w:del>
          </w:p>
          <w:p w14:paraId="02EFE1B2" w14:textId="018FB0DF" w:rsidR="008B56E6" w:rsidDel="00ED0AEA" w:rsidRDefault="008B56E6" w:rsidP="004165BB">
            <w:pPr>
              <w:pStyle w:val="XML4"/>
              <w:rPr>
                <w:del w:id="22512" w:author="Thomas Dietz" w:date="2012-08-08T17:00:00Z"/>
              </w:rPr>
            </w:pPr>
            <w:del w:id="22513" w:author="Thomas Dietz" w:date="2012-08-08T17:00:00Z">
              <w:r w:rsidDel="00ED0AEA">
                <w:delText>mandatory true;</w:delText>
              </w:r>
            </w:del>
          </w:p>
          <w:p w14:paraId="47B20E61" w14:textId="00810666" w:rsidR="008B56E6" w:rsidDel="00ED0AEA" w:rsidRDefault="008B56E6" w:rsidP="004165BB">
            <w:pPr>
              <w:pStyle w:val="XML3"/>
              <w:rPr>
                <w:del w:id="22514" w:author="Thomas Dietz" w:date="2012-08-08T17:00:00Z"/>
              </w:rPr>
            </w:pPr>
            <w:del w:id="22515" w:author="Thomas Dietz" w:date="2012-08-08T17:00:00Z">
              <w:r w:rsidDel="00ED0AEA">
                <w:delText>}</w:delText>
              </w:r>
            </w:del>
          </w:p>
          <w:p w14:paraId="14DE793C" w14:textId="70DF310C" w:rsidR="008B56E6" w:rsidDel="00ED0AEA" w:rsidRDefault="008B56E6" w:rsidP="004165BB">
            <w:pPr>
              <w:pStyle w:val="XML3"/>
              <w:rPr>
                <w:del w:id="22516" w:author="Thomas Dietz" w:date="2012-08-08T17:00:00Z"/>
              </w:rPr>
            </w:pPr>
            <w:del w:id="22517" w:author="Thomas Dietz" w:date="2012-08-08T17:00:00Z">
              <w:r w:rsidDel="00ED0AEA">
                <w:delText>leaf Q {</w:delText>
              </w:r>
            </w:del>
          </w:p>
          <w:p w14:paraId="35DD9CAF" w14:textId="3D699554" w:rsidR="008B56E6" w:rsidDel="00ED0AEA" w:rsidRDefault="008B56E6" w:rsidP="004165BB">
            <w:pPr>
              <w:pStyle w:val="XML4"/>
              <w:rPr>
                <w:del w:id="22518" w:author="Thomas Dietz" w:date="2012-08-08T17:00:00Z"/>
              </w:rPr>
            </w:pPr>
            <w:del w:id="22519" w:author="Thomas Dietz" w:date="2012-08-08T17:00:00Z">
              <w:r w:rsidDel="00ED0AEA">
                <w:delText>when "count(../P) != 0";</w:delText>
              </w:r>
            </w:del>
          </w:p>
          <w:p w14:paraId="11D0ADA9" w14:textId="16927B54" w:rsidR="008B56E6" w:rsidDel="00ED0AEA" w:rsidRDefault="008B56E6" w:rsidP="004165BB">
            <w:pPr>
              <w:pStyle w:val="XML4"/>
              <w:rPr>
                <w:del w:id="22520" w:author="Thomas Dietz" w:date="2012-08-08T17:00:00Z"/>
              </w:rPr>
            </w:pPr>
            <w:del w:id="22521" w:author="Thomas Dietz" w:date="2012-08-08T17:00:00Z">
              <w:r w:rsidDel="00ED0AEA">
                <w:delText>type binary;</w:delText>
              </w:r>
            </w:del>
          </w:p>
          <w:p w14:paraId="0DA2D5D5" w14:textId="0C9207C1" w:rsidR="008B56E6" w:rsidDel="00ED0AEA" w:rsidRDefault="008B56E6" w:rsidP="004165BB">
            <w:pPr>
              <w:pStyle w:val="XML4"/>
              <w:rPr>
                <w:del w:id="22522" w:author="Thomas Dietz" w:date="2012-08-08T17:00:00Z"/>
              </w:rPr>
            </w:pPr>
            <w:del w:id="22523" w:author="Thomas Dietz" w:date="2012-08-08T17:00:00Z">
              <w:r w:rsidDel="00ED0AEA">
                <w:delText>mandatory true;</w:delText>
              </w:r>
            </w:del>
          </w:p>
          <w:p w14:paraId="3AF21104" w14:textId="59404078" w:rsidR="008B56E6" w:rsidDel="00ED0AEA" w:rsidRDefault="008B56E6" w:rsidP="004165BB">
            <w:pPr>
              <w:pStyle w:val="XML3"/>
              <w:rPr>
                <w:del w:id="22524" w:author="Thomas Dietz" w:date="2012-08-08T17:00:00Z"/>
              </w:rPr>
            </w:pPr>
            <w:del w:id="22525" w:author="Thomas Dietz" w:date="2012-08-08T17:00:00Z">
              <w:r w:rsidDel="00ED0AEA">
                <w:delText>}</w:delText>
              </w:r>
            </w:del>
          </w:p>
          <w:p w14:paraId="7383889D" w14:textId="10F60EC4" w:rsidR="008B56E6" w:rsidDel="00ED0AEA" w:rsidRDefault="008B56E6" w:rsidP="004165BB">
            <w:pPr>
              <w:pStyle w:val="XML3"/>
              <w:rPr>
                <w:del w:id="22526" w:author="Thomas Dietz" w:date="2012-08-08T17:00:00Z"/>
              </w:rPr>
            </w:pPr>
            <w:del w:id="22527" w:author="Thomas Dietz" w:date="2012-08-08T17:00:00Z">
              <w:r w:rsidDel="00ED0AEA">
                <w:delText>leaf J {</w:delText>
              </w:r>
            </w:del>
          </w:p>
          <w:p w14:paraId="181CD7CA" w14:textId="273483C2" w:rsidR="008B56E6" w:rsidDel="00ED0AEA" w:rsidRDefault="008B56E6" w:rsidP="004165BB">
            <w:pPr>
              <w:pStyle w:val="XML4"/>
              <w:rPr>
                <w:del w:id="22528" w:author="Thomas Dietz" w:date="2012-08-08T17:00:00Z"/>
              </w:rPr>
            </w:pPr>
            <w:del w:id="22529" w:author="Thomas Dietz" w:date="2012-08-08T17:00:00Z">
              <w:r w:rsidDel="00ED0AEA">
                <w:delText>type binary;</w:delText>
              </w:r>
            </w:del>
          </w:p>
          <w:p w14:paraId="258F1150" w14:textId="24AF7CB9" w:rsidR="008B56E6" w:rsidDel="00ED0AEA" w:rsidRDefault="008B56E6" w:rsidP="004165BB">
            <w:pPr>
              <w:pStyle w:val="XML4"/>
              <w:rPr>
                <w:del w:id="22530" w:author="Thomas Dietz" w:date="2012-08-08T17:00:00Z"/>
              </w:rPr>
            </w:pPr>
            <w:del w:id="22531" w:author="Thomas Dietz" w:date="2012-08-08T17:00:00Z">
              <w:r w:rsidDel="00ED0AEA">
                <w:delText>mandatory true;</w:delText>
              </w:r>
            </w:del>
          </w:p>
          <w:p w14:paraId="7C97F4FD" w14:textId="7B50977A" w:rsidR="008B56E6" w:rsidDel="00ED0AEA" w:rsidRDefault="008B56E6" w:rsidP="004165BB">
            <w:pPr>
              <w:pStyle w:val="XML3"/>
              <w:rPr>
                <w:del w:id="22532" w:author="Thomas Dietz" w:date="2012-08-08T17:00:00Z"/>
              </w:rPr>
            </w:pPr>
            <w:del w:id="22533" w:author="Thomas Dietz" w:date="2012-08-08T17:00:00Z">
              <w:r w:rsidDel="00ED0AEA">
                <w:delText>}</w:delText>
              </w:r>
            </w:del>
          </w:p>
          <w:p w14:paraId="6C9E8053" w14:textId="5DD00E17" w:rsidR="008B56E6" w:rsidDel="00ED0AEA" w:rsidRDefault="008B56E6" w:rsidP="004165BB">
            <w:pPr>
              <w:pStyle w:val="XML3"/>
              <w:rPr>
                <w:del w:id="22534" w:author="Thomas Dietz" w:date="2012-08-08T17:00:00Z"/>
              </w:rPr>
            </w:pPr>
            <w:del w:id="22535" w:author="Thomas Dietz" w:date="2012-08-08T17:00:00Z">
              <w:r w:rsidDel="00ED0AEA">
                <w:delText>leaf G {</w:delText>
              </w:r>
            </w:del>
          </w:p>
          <w:p w14:paraId="17ADD815" w14:textId="11B9826B" w:rsidR="008B56E6" w:rsidDel="00ED0AEA" w:rsidRDefault="008B56E6" w:rsidP="004165BB">
            <w:pPr>
              <w:pStyle w:val="XML4"/>
              <w:rPr>
                <w:del w:id="22536" w:author="Thomas Dietz" w:date="2012-08-08T17:00:00Z"/>
              </w:rPr>
            </w:pPr>
            <w:del w:id="22537" w:author="Thomas Dietz" w:date="2012-08-08T17:00:00Z">
              <w:r w:rsidDel="00ED0AEA">
                <w:delText>type binary;</w:delText>
              </w:r>
            </w:del>
          </w:p>
          <w:p w14:paraId="03474EB6" w14:textId="14CCF23B" w:rsidR="008B56E6" w:rsidDel="00ED0AEA" w:rsidRDefault="008B56E6" w:rsidP="004165BB">
            <w:pPr>
              <w:pStyle w:val="XML4"/>
              <w:rPr>
                <w:del w:id="22538" w:author="Thomas Dietz" w:date="2012-08-08T17:00:00Z"/>
              </w:rPr>
            </w:pPr>
            <w:del w:id="22539" w:author="Thomas Dietz" w:date="2012-08-08T17:00:00Z">
              <w:r w:rsidDel="00ED0AEA">
                <w:delText>mandatory true;</w:delText>
              </w:r>
            </w:del>
          </w:p>
          <w:p w14:paraId="61A34E9E" w14:textId="15756D1F" w:rsidR="008B56E6" w:rsidDel="00ED0AEA" w:rsidRDefault="008B56E6" w:rsidP="004165BB">
            <w:pPr>
              <w:pStyle w:val="XML3"/>
              <w:rPr>
                <w:del w:id="22540" w:author="Thomas Dietz" w:date="2012-08-08T17:00:00Z"/>
              </w:rPr>
            </w:pPr>
            <w:del w:id="22541" w:author="Thomas Dietz" w:date="2012-08-08T17:00:00Z">
              <w:r w:rsidDel="00ED0AEA">
                <w:delText>}</w:delText>
              </w:r>
            </w:del>
          </w:p>
          <w:p w14:paraId="510BED93" w14:textId="54E7EDC4" w:rsidR="008B56E6" w:rsidDel="00ED0AEA" w:rsidRDefault="008B56E6" w:rsidP="004165BB">
            <w:pPr>
              <w:pStyle w:val="XML3"/>
              <w:rPr>
                <w:del w:id="22542" w:author="Thomas Dietz" w:date="2012-08-08T17:00:00Z"/>
              </w:rPr>
            </w:pPr>
            <w:del w:id="22543" w:author="Thomas Dietz" w:date="2012-08-08T17:00:00Z">
              <w:r w:rsidDel="00ED0AEA">
                <w:delText>leaf Y {</w:delText>
              </w:r>
            </w:del>
          </w:p>
          <w:p w14:paraId="51A5F9A4" w14:textId="6099582F" w:rsidR="008B56E6" w:rsidDel="00ED0AEA" w:rsidRDefault="008B56E6" w:rsidP="004165BB">
            <w:pPr>
              <w:pStyle w:val="XML4"/>
              <w:rPr>
                <w:del w:id="22544" w:author="Thomas Dietz" w:date="2012-08-08T17:00:00Z"/>
              </w:rPr>
            </w:pPr>
            <w:del w:id="22545" w:author="Thomas Dietz" w:date="2012-08-08T17:00:00Z">
              <w:r w:rsidDel="00ED0AEA">
                <w:delText>type binary;</w:delText>
              </w:r>
            </w:del>
          </w:p>
          <w:p w14:paraId="6766EF3A" w14:textId="75D8F70F" w:rsidR="008B56E6" w:rsidDel="00ED0AEA" w:rsidRDefault="008B56E6" w:rsidP="004165BB">
            <w:pPr>
              <w:pStyle w:val="XML4"/>
              <w:rPr>
                <w:del w:id="22546" w:author="Thomas Dietz" w:date="2012-08-08T17:00:00Z"/>
              </w:rPr>
            </w:pPr>
            <w:del w:id="22547" w:author="Thomas Dietz" w:date="2012-08-08T17:00:00Z">
              <w:r w:rsidDel="00ED0AEA">
                <w:delText>mandatory true;</w:delText>
              </w:r>
            </w:del>
          </w:p>
          <w:p w14:paraId="72F47E6D" w14:textId="1F8B018C" w:rsidR="008B56E6" w:rsidDel="00ED0AEA" w:rsidRDefault="008B56E6" w:rsidP="004165BB">
            <w:pPr>
              <w:pStyle w:val="XML3"/>
              <w:rPr>
                <w:del w:id="22548" w:author="Thomas Dietz" w:date="2012-08-08T17:00:00Z"/>
              </w:rPr>
            </w:pPr>
            <w:del w:id="22549" w:author="Thomas Dietz" w:date="2012-08-08T17:00:00Z">
              <w:r w:rsidDel="00ED0AEA">
                <w:delText>}</w:delText>
              </w:r>
            </w:del>
          </w:p>
          <w:p w14:paraId="28A30D31" w14:textId="32C71E85" w:rsidR="008B56E6" w:rsidDel="00ED0AEA" w:rsidRDefault="008B56E6" w:rsidP="004165BB">
            <w:pPr>
              <w:pStyle w:val="XML3"/>
              <w:rPr>
                <w:del w:id="22550" w:author="Thomas Dietz" w:date="2012-08-08T17:00:00Z"/>
              </w:rPr>
            </w:pPr>
            <w:del w:id="22551" w:author="Thomas Dietz" w:date="2012-08-08T17:00:00Z">
              <w:r w:rsidDel="00ED0AEA">
                <w:delText>leaf Seed {</w:delText>
              </w:r>
            </w:del>
          </w:p>
          <w:p w14:paraId="123DD25E" w14:textId="1BEA92CF" w:rsidR="008B56E6" w:rsidDel="00ED0AEA" w:rsidRDefault="008B56E6" w:rsidP="004165BB">
            <w:pPr>
              <w:pStyle w:val="XML4"/>
              <w:rPr>
                <w:del w:id="22552" w:author="Thomas Dietz" w:date="2012-08-08T17:00:00Z"/>
              </w:rPr>
            </w:pPr>
            <w:del w:id="22553" w:author="Thomas Dietz" w:date="2012-08-08T17:00:00Z">
              <w:r w:rsidDel="00ED0AEA">
                <w:lastRenderedPageBreak/>
                <w:delText>when "count(../PgenCounter) != 0";</w:delText>
              </w:r>
            </w:del>
          </w:p>
          <w:p w14:paraId="68BC1126" w14:textId="110ED569" w:rsidR="008B56E6" w:rsidDel="00ED0AEA" w:rsidRDefault="008B56E6" w:rsidP="004165BB">
            <w:pPr>
              <w:pStyle w:val="XML4"/>
              <w:rPr>
                <w:del w:id="22554" w:author="Thomas Dietz" w:date="2012-08-08T17:00:00Z"/>
              </w:rPr>
            </w:pPr>
            <w:del w:id="22555" w:author="Thomas Dietz" w:date="2012-08-08T17:00:00Z">
              <w:r w:rsidDel="00ED0AEA">
                <w:delText>type binary;</w:delText>
              </w:r>
            </w:del>
          </w:p>
          <w:p w14:paraId="11EAD711" w14:textId="011DD831" w:rsidR="008B56E6" w:rsidDel="00ED0AEA" w:rsidRDefault="008B56E6" w:rsidP="004165BB">
            <w:pPr>
              <w:pStyle w:val="XML4"/>
              <w:rPr>
                <w:del w:id="22556" w:author="Thomas Dietz" w:date="2012-08-08T17:00:00Z"/>
              </w:rPr>
            </w:pPr>
            <w:del w:id="22557" w:author="Thomas Dietz" w:date="2012-08-08T17:00:00Z">
              <w:r w:rsidDel="00ED0AEA">
                <w:delText>mandatory true;</w:delText>
              </w:r>
            </w:del>
          </w:p>
          <w:p w14:paraId="79496F1B" w14:textId="70FB885E" w:rsidR="008B56E6" w:rsidDel="00ED0AEA" w:rsidRDefault="008B56E6" w:rsidP="004165BB">
            <w:pPr>
              <w:pStyle w:val="XML3"/>
              <w:rPr>
                <w:del w:id="22558" w:author="Thomas Dietz" w:date="2012-08-08T17:00:00Z"/>
              </w:rPr>
            </w:pPr>
            <w:del w:id="22559" w:author="Thomas Dietz" w:date="2012-08-08T17:00:00Z">
              <w:r w:rsidDel="00ED0AEA">
                <w:delText>}</w:delText>
              </w:r>
            </w:del>
          </w:p>
          <w:p w14:paraId="11384709" w14:textId="7CAB83AB" w:rsidR="008B56E6" w:rsidDel="00ED0AEA" w:rsidRDefault="008B56E6" w:rsidP="004165BB">
            <w:pPr>
              <w:pStyle w:val="XML3"/>
              <w:rPr>
                <w:del w:id="22560" w:author="Thomas Dietz" w:date="2012-08-08T17:00:00Z"/>
              </w:rPr>
            </w:pPr>
            <w:del w:id="22561" w:author="Thomas Dietz" w:date="2012-08-08T17:00:00Z">
              <w:r w:rsidDel="00ED0AEA">
                <w:delText>leaf PgenCounter {</w:delText>
              </w:r>
            </w:del>
          </w:p>
          <w:p w14:paraId="3709F139" w14:textId="5AE736B9" w:rsidR="008B56E6" w:rsidDel="00ED0AEA" w:rsidRDefault="008B56E6" w:rsidP="004165BB">
            <w:pPr>
              <w:pStyle w:val="XML4"/>
              <w:rPr>
                <w:del w:id="22562" w:author="Thomas Dietz" w:date="2012-08-08T17:00:00Z"/>
              </w:rPr>
            </w:pPr>
            <w:del w:id="22563" w:author="Thomas Dietz" w:date="2012-08-08T17:00:00Z">
              <w:r w:rsidDel="00ED0AEA">
                <w:delText>when "count(../Seed) != 0";</w:delText>
              </w:r>
            </w:del>
          </w:p>
          <w:p w14:paraId="1377E017" w14:textId="732B3DEE" w:rsidR="008B56E6" w:rsidDel="00ED0AEA" w:rsidRDefault="008B56E6" w:rsidP="004165BB">
            <w:pPr>
              <w:pStyle w:val="XML4"/>
              <w:rPr>
                <w:del w:id="22564" w:author="Thomas Dietz" w:date="2012-08-08T17:00:00Z"/>
              </w:rPr>
            </w:pPr>
            <w:del w:id="22565" w:author="Thomas Dietz" w:date="2012-08-08T17:00:00Z">
              <w:r w:rsidDel="00ED0AEA">
                <w:delText>type binary;</w:delText>
              </w:r>
            </w:del>
          </w:p>
          <w:p w14:paraId="78DC97A9" w14:textId="1137107E" w:rsidR="008B56E6" w:rsidDel="00ED0AEA" w:rsidRDefault="008B56E6" w:rsidP="004165BB">
            <w:pPr>
              <w:pStyle w:val="XML4"/>
              <w:rPr>
                <w:del w:id="22566" w:author="Thomas Dietz" w:date="2012-08-08T17:00:00Z"/>
              </w:rPr>
            </w:pPr>
            <w:del w:id="22567" w:author="Thomas Dietz" w:date="2012-08-08T17:00:00Z">
              <w:r w:rsidDel="00ED0AEA">
                <w:delText>mandatory true;</w:delText>
              </w:r>
            </w:del>
          </w:p>
          <w:p w14:paraId="41B32F45" w14:textId="088073B7" w:rsidR="008B56E6" w:rsidDel="00ED0AEA" w:rsidRDefault="008B56E6" w:rsidP="004165BB">
            <w:pPr>
              <w:pStyle w:val="XML3"/>
              <w:rPr>
                <w:del w:id="22568" w:author="Thomas Dietz" w:date="2012-08-08T17:00:00Z"/>
              </w:rPr>
            </w:pPr>
            <w:del w:id="22569" w:author="Thomas Dietz" w:date="2012-08-08T17:00:00Z">
              <w:r w:rsidDel="00ED0AEA">
                <w:delText>}</w:delText>
              </w:r>
            </w:del>
          </w:p>
          <w:p w14:paraId="12295418" w14:textId="42E3E0F6" w:rsidR="008B56E6" w:rsidDel="00ED0AEA" w:rsidRDefault="008B56E6" w:rsidP="004165BB">
            <w:pPr>
              <w:pStyle w:val="XML2"/>
              <w:rPr>
                <w:del w:id="22570" w:author="Thomas Dietz" w:date="2012-08-08T17:00:00Z"/>
              </w:rPr>
            </w:pPr>
            <w:del w:id="22571" w:author="Thomas Dietz" w:date="2012-08-08T17:00:00Z">
              <w:r w:rsidDel="00ED0AEA">
                <w:delText>}</w:delText>
              </w:r>
            </w:del>
          </w:p>
          <w:p w14:paraId="568BD105" w14:textId="3B3A2106" w:rsidR="008B56E6" w:rsidDel="00ED0AEA" w:rsidRDefault="008B56E6" w:rsidP="008B56E6">
            <w:pPr>
              <w:pStyle w:val="XML1"/>
              <w:rPr>
                <w:del w:id="22572" w:author="Thomas Dietz" w:date="2012-08-08T17:00:00Z"/>
              </w:rPr>
            </w:pPr>
          </w:p>
          <w:p w14:paraId="4CDE7E6A" w14:textId="4011ACFC" w:rsidR="008B56E6" w:rsidDel="00ED0AEA" w:rsidRDefault="008B56E6" w:rsidP="004165BB">
            <w:pPr>
              <w:pStyle w:val="XML2"/>
              <w:rPr>
                <w:del w:id="22573" w:author="Thomas Dietz" w:date="2012-08-08T17:00:00Z"/>
              </w:rPr>
            </w:pPr>
            <w:del w:id="22574" w:author="Thomas Dietz" w:date="2012-08-08T17:00:00Z">
              <w:r w:rsidDel="00ED0AEA">
                <w:delText>grouping RSAKeyValueType {</w:delText>
              </w:r>
            </w:del>
          </w:p>
          <w:p w14:paraId="0EA47AEF" w14:textId="0126162B" w:rsidR="008B56E6" w:rsidDel="00ED0AEA" w:rsidRDefault="008B56E6" w:rsidP="004165BB">
            <w:pPr>
              <w:pStyle w:val="XML3"/>
              <w:rPr>
                <w:del w:id="22575" w:author="Thomas Dietz" w:date="2012-08-08T17:00:00Z"/>
              </w:rPr>
            </w:pPr>
            <w:del w:id="22576" w:author="Thomas Dietz" w:date="2012-08-08T17:00:00Z">
              <w:r w:rsidDel="00ED0AEA">
                <w:delText>leaf Modulus {</w:delText>
              </w:r>
            </w:del>
          </w:p>
          <w:p w14:paraId="570CCECE" w14:textId="2D2D2233" w:rsidR="008B56E6" w:rsidDel="00ED0AEA" w:rsidRDefault="008B56E6" w:rsidP="004165BB">
            <w:pPr>
              <w:pStyle w:val="XML4"/>
              <w:rPr>
                <w:del w:id="22577" w:author="Thomas Dietz" w:date="2012-08-08T17:00:00Z"/>
              </w:rPr>
            </w:pPr>
            <w:del w:id="22578" w:author="Thomas Dietz" w:date="2012-08-08T17:00:00Z">
              <w:r w:rsidDel="00ED0AEA">
                <w:delText>type binary;</w:delText>
              </w:r>
            </w:del>
          </w:p>
          <w:p w14:paraId="2166A694" w14:textId="3785C94F" w:rsidR="008B56E6" w:rsidDel="00ED0AEA" w:rsidRDefault="008B56E6" w:rsidP="004165BB">
            <w:pPr>
              <w:pStyle w:val="XML4"/>
              <w:rPr>
                <w:del w:id="22579" w:author="Thomas Dietz" w:date="2012-08-08T17:00:00Z"/>
              </w:rPr>
            </w:pPr>
            <w:del w:id="22580" w:author="Thomas Dietz" w:date="2012-08-08T17:00:00Z">
              <w:r w:rsidDel="00ED0AEA">
                <w:delText>mandatory true;</w:delText>
              </w:r>
            </w:del>
          </w:p>
          <w:p w14:paraId="7A114B43" w14:textId="2288A552" w:rsidR="008B56E6" w:rsidDel="00ED0AEA" w:rsidRDefault="008B56E6" w:rsidP="004165BB">
            <w:pPr>
              <w:pStyle w:val="XML3"/>
              <w:rPr>
                <w:del w:id="22581" w:author="Thomas Dietz" w:date="2012-08-08T17:00:00Z"/>
              </w:rPr>
            </w:pPr>
            <w:del w:id="22582" w:author="Thomas Dietz" w:date="2012-08-08T17:00:00Z">
              <w:r w:rsidDel="00ED0AEA">
                <w:delText>}</w:delText>
              </w:r>
            </w:del>
          </w:p>
          <w:p w14:paraId="04813ED5" w14:textId="6F3AECD7" w:rsidR="008B56E6" w:rsidDel="00ED0AEA" w:rsidRDefault="008B56E6" w:rsidP="004165BB">
            <w:pPr>
              <w:pStyle w:val="XML3"/>
              <w:rPr>
                <w:del w:id="22583" w:author="Thomas Dietz" w:date="2012-08-08T17:00:00Z"/>
              </w:rPr>
            </w:pPr>
            <w:del w:id="22584" w:author="Thomas Dietz" w:date="2012-08-08T17:00:00Z">
              <w:r w:rsidDel="00ED0AEA">
                <w:delText>leaf Exponent {</w:delText>
              </w:r>
            </w:del>
          </w:p>
          <w:p w14:paraId="6D541DA9" w14:textId="429CDAD5" w:rsidR="008B56E6" w:rsidDel="00ED0AEA" w:rsidRDefault="008B56E6" w:rsidP="004165BB">
            <w:pPr>
              <w:pStyle w:val="XML4"/>
              <w:rPr>
                <w:del w:id="22585" w:author="Thomas Dietz" w:date="2012-08-08T17:00:00Z"/>
              </w:rPr>
            </w:pPr>
            <w:del w:id="22586" w:author="Thomas Dietz" w:date="2012-08-08T17:00:00Z">
              <w:r w:rsidDel="00ED0AEA">
                <w:delText>type binary;</w:delText>
              </w:r>
            </w:del>
          </w:p>
          <w:p w14:paraId="4F02C3A5" w14:textId="1683F86B" w:rsidR="008B56E6" w:rsidDel="00ED0AEA" w:rsidRDefault="008B56E6" w:rsidP="004165BB">
            <w:pPr>
              <w:pStyle w:val="XML4"/>
              <w:rPr>
                <w:del w:id="22587" w:author="Thomas Dietz" w:date="2012-08-08T17:00:00Z"/>
              </w:rPr>
            </w:pPr>
            <w:del w:id="22588" w:author="Thomas Dietz" w:date="2012-08-08T17:00:00Z">
              <w:r w:rsidDel="00ED0AEA">
                <w:delText>mandatory true;</w:delText>
              </w:r>
            </w:del>
          </w:p>
          <w:p w14:paraId="38187652" w14:textId="5FDDEEF2" w:rsidR="008B56E6" w:rsidDel="00ED0AEA" w:rsidRDefault="008B56E6" w:rsidP="004165BB">
            <w:pPr>
              <w:pStyle w:val="XML3"/>
              <w:rPr>
                <w:del w:id="22589" w:author="Thomas Dietz" w:date="2012-08-08T17:00:00Z"/>
              </w:rPr>
            </w:pPr>
            <w:del w:id="22590" w:author="Thomas Dietz" w:date="2012-08-08T17:00:00Z">
              <w:r w:rsidDel="00ED0AEA">
                <w:delText>}</w:delText>
              </w:r>
            </w:del>
          </w:p>
          <w:p w14:paraId="3E29EE9A" w14:textId="77D1D2EF" w:rsidR="00F71F36" w:rsidDel="00ED0AEA" w:rsidRDefault="008B56E6" w:rsidP="004165BB">
            <w:pPr>
              <w:pStyle w:val="XML2"/>
              <w:rPr>
                <w:del w:id="22591" w:author="Thomas Dietz" w:date="2012-08-08T17:00:00Z"/>
              </w:rPr>
            </w:pPr>
            <w:del w:id="22592" w:author="Thomas Dietz" w:date="2012-08-08T17:00:00Z">
              <w:r w:rsidDel="00ED0AEA">
                <w:delText>}</w:delText>
              </w:r>
            </w:del>
          </w:p>
          <w:p w14:paraId="0B5FC3B3" w14:textId="47962152" w:rsidR="008B56E6" w:rsidRPr="009227FA" w:rsidDel="00ED0AEA" w:rsidRDefault="008B56E6" w:rsidP="004165BB">
            <w:pPr>
              <w:pStyle w:val="XML2"/>
              <w:rPr>
                <w:del w:id="22593" w:author="Thomas Dietz" w:date="2012-08-08T17:00:00Z"/>
              </w:rPr>
            </w:pPr>
          </w:p>
          <w:p w14:paraId="59B72930" w14:textId="6589226D" w:rsidR="008B7BCC" w:rsidRPr="009227FA" w:rsidDel="00ED0AEA" w:rsidRDefault="008B7BCC" w:rsidP="008B7BCC">
            <w:pPr>
              <w:pStyle w:val="XML1"/>
              <w:rPr>
                <w:del w:id="22594" w:author="Thomas Dietz" w:date="2012-08-08T17:00:00Z"/>
              </w:rPr>
            </w:pPr>
            <w:del w:id="22595"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22596" w:author="Thomas Dietz" w:date="2012-08-08T17:00:00Z"/>
              </w:rPr>
            </w:pPr>
            <w:del w:id="22597"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22598" w:author="Thomas Dietz" w:date="2012-08-08T17:00:00Z"/>
              </w:rPr>
            </w:pPr>
            <w:del w:id="22599"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22600" w:author="Thomas Dietz" w:date="2012-08-08T17:00:00Z"/>
              </w:rPr>
            </w:pPr>
            <w:del w:id="22601"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22602" w:author="Thomas Dietz" w:date="2012-08-08T17:00:00Z"/>
              </w:rPr>
            </w:pPr>
            <w:del w:id="22603"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22604" w:author="Thomas Dietz" w:date="2012-08-08T17:00:00Z"/>
                <w:rPrChange w:id="22605" w:author="Thomas Dietz" w:date="2012-08-08T14:24:00Z">
                  <w:rPr>
                    <w:del w:id="22606" w:author="Thomas Dietz" w:date="2012-08-08T17:00:00Z"/>
                    <w:lang w:val="de-DE"/>
                  </w:rPr>
                </w:rPrChange>
              </w:rPr>
            </w:pPr>
            <w:del w:id="22607" w:author="Thomas Dietz" w:date="2012-08-08T17:00:00Z">
              <w:r w:rsidRPr="004238F6" w:rsidDel="00ED0AEA">
                <w:rPr>
                  <w:rPrChange w:id="22608" w:author="Thomas Dietz" w:date="2012-08-08T14:24:00Z">
                    <w:rPr>
                      <w:lang w:val="de-DE"/>
                    </w:rPr>
                  </w:rPrChange>
                </w:rPr>
                <w:delText>}</w:delText>
              </w:r>
            </w:del>
          </w:p>
          <w:p w14:paraId="4FEFFE9A" w14:textId="4F42D805" w:rsidR="008B7BCC" w:rsidRPr="003C232C" w:rsidDel="00ED0AEA" w:rsidRDefault="00901B72" w:rsidP="002E40D3">
            <w:pPr>
              <w:pStyle w:val="XML2"/>
              <w:rPr>
                <w:del w:id="22609" w:author="Thomas Dietz" w:date="2012-08-08T17:00:00Z"/>
              </w:rPr>
            </w:pPr>
            <w:del w:id="22610"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22611" w:author="Thomas Dietz" w:date="2012-08-08T17:00:00Z"/>
              </w:rPr>
            </w:pPr>
            <w:del w:id="22612"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22613" w:author="Thomas Dietz" w:date="2012-08-08T17:00:00Z"/>
              </w:rPr>
            </w:pPr>
            <w:del w:id="22614"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22615" w:author="Thomas Dietz" w:date="2012-08-08T17:00:00Z"/>
              </w:rPr>
            </w:pPr>
            <w:del w:id="22616"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22617" w:author="Thomas Dietz" w:date="2012-08-08T17:00:00Z"/>
              </w:rPr>
            </w:pPr>
            <w:del w:id="22618"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22619" w:author="Thomas Dietz" w:date="2012-08-08T17:00:00Z"/>
              </w:rPr>
            </w:pPr>
            <w:del w:id="22620"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22621" w:author="Thomas Dietz" w:date="2012-08-08T17:00:00Z"/>
              </w:rPr>
            </w:pPr>
            <w:del w:id="22622"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22623" w:author="Thomas Dietz" w:date="2012-08-08T17:00:00Z"/>
              </w:rPr>
            </w:pPr>
            <w:del w:id="22624"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22625" w:author="Thomas Dietz" w:date="2012-08-08T17:00:00Z"/>
              </w:rPr>
            </w:pPr>
            <w:del w:id="22626"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22627" w:author="Thomas Dietz" w:date="2012-08-08T17:00:00Z"/>
              </w:rPr>
            </w:pPr>
            <w:del w:id="22628"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22629" w:author="Thomas Dietz" w:date="2012-08-08T17:00:00Z"/>
              </w:rPr>
            </w:pPr>
            <w:del w:id="22630"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22631" w:author="Thomas Dietz" w:date="2012-08-08T17:00:00Z"/>
              </w:rPr>
            </w:pPr>
            <w:del w:id="22632"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22633" w:author="Thomas Dietz" w:date="2012-08-08T17:00:00Z"/>
              </w:rPr>
            </w:pPr>
            <w:del w:id="22634"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22635" w:author="Thomas Dietz" w:date="2012-08-08T17:00:00Z"/>
              </w:rPr>
            </w:pPr>
            <w:del w:id="22636" w:author="Thomas Dietz" w:date="2012-08-08T17:00:00Z">
              <w:r w:rsidRPr="00FF0D35" w:rsidDel="00ED0AEA">
                <w:delText>}</w:delText>
              </w:r>
            </w:del>
          </w:p>
          <w:p w14:paraId="2043EE3A" w14:textId="6D67B527" w:rsidR="008B7BCC" w:rsidRPr="009227FA" w:rsidDel="00ED0AEA" w:rsidRDefault="008B7BCC" w:rsidP="002E40D3">
            <w:pPr>
              <w:pStyle w:val="XML4"/>
              <w:rPr>
                <w:del w:id="22637" w:author="Thomas Dietz" w:date="2012-08-08T17:00:00Z"/>
              </w:rPr>
            </w:pPr>
            <w:del w:id="22638"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22639" w:author="Thomas Dietz" w:date="2012-08-08T17:00:00Z"/>
              </w:rPr>
            </w:pPr>
            <w:del w:id="22640" w:author="Thomas Dietz" w:date="2012-08-08T17:00:00Z">
              <w:r w:rsidRPr="009227FA" w:rsidDel="00ED0AEA">
                <w:delText>}</w:delText>
              </w:r>
            </w:del>
          </w:p>
          <w:p w14:paraId="306E54A2" w14:textId="3F090392" w:rsidR="008B7BCC" w:rsidRPr="009227FA" w:rsidDel="00ED0AEA" w:rsidRDefault="008B7BCC" w:rsidP="002E40D3">
            <w:pPr>
              <w:pStyle w:val="XML3"/>
              <w:rPr>
                <w:del w:id="22641" w:author="Thomas Dietz" w:date="2012-08-08T17:00:00Z"/>
              </w:rPr>
            </w:pPr>
            <w:del w:id="22642"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22643" w:author="Thomas Dietz" w:date="2012-08-08T17:00:00Z"/>
              </w:rPr>
            </w:pPr>
            <w:del w:id="22644"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22645" w:author="Thomas Dietz" w:date="2012-08-08T17:00:00Z"/>
              </w:rPr>
            </w:pPr>
            <w:del w:id="22646"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22647" w:author="Thomas Dietz" w:date="2012-08-08T17:00:00Z"/>
              </w:rPr>
            </w:pPr>
            <w:del w:id="22648" w:author="Thomas Dietz" w:date="2012-08-08T17:00:00Z">
              <w:r w:rsidRPr="00C17419" w:rsidDel="00ED0AEA">
                <w:delText>}</w:delText>
              </w:r>
            </w:del>
          </w:p>
          <w:p w14:paraId="2897C64D" w14:textId="1A8C9B11" w:rsidR="008B7BCC" w:rsidRPr="00FF0D35" w:rsidDel="00ED0AEA" w:rsidRDefault="008B7BCC" w:rsidP="002E40D3">
            <w:pPr>
              <w:pStyle w:val="XML4"/>
              <w:rPr>
                <w:del w:id="22649" w:author="Thomas Dietz" w:date="2012-08-08T17:00:00Z"/>
              </w:rPr>
            </w:pPr>
            <w:del w:id="22650"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22651" w:author="Thomas Dietz" w:date="2012-08-08T17:00:00Z"/>
              </w:rPr>
            </w:pPr>
            <w:del w:id="22652" w:author="Thomas Dietz" w:date="2012-08-08T17:00:00Z">
              <w:r w:rsidRPr="00F845EC" w:rsidDel="00ED0AEA">
                <w:delText>}</w:delText>
              </w:r>
            </w:del>
          </w:p>
          <w:p w14:paraId="381829FA" w14:textId="086C6CB6" w:rsidR="008B7BCC" w:rsidRPr="009227FA" w:rsidDel="00ED0AEA" w:rsidRDefault="008B7BCC" w:rsidP="002E40D3">
            <w:pPr>
              <w:pStyle w:val="XML3"/>
              <w:rPr>
                <w:del w:id="22653" w:author="Thomas Dietz" w:date="2012-08-08T17:00:00Z"/>
              </w:rPr>
            </w:pPr>
            <w:del w:id="22654"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22655" w:author="Thomas Dietz" w:date="2012-08-08T17:00:00Z"/>
              </w:rPr>
            </w:pPr>
            <w:del w:id="22656"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22657" w:author="Thomas Dietz" w:date="2012-08-08T17:00:00Z"/>
              </w:rPr>
            </w:pPr>
            <w:del w:id="22658" w:author="Thomas Dietz" w:date="2012-08-08T17:00:00Z">
              <w:r w:rsidRPr="009227FA" w:rsidDel="00ED0AEA">
                <w:lastRenderedPageBreak/>
                <w:delText>type action-type;</w:delText>
              </w:r>
            </w:del>
          </w:p>
          <w:p w14:paraId="1C927840" w14:textId="4943AC96" w:rsidR="008B7BCC" w:rsidRPr="009227FA" w:rsidDel="00ED0AEA" w:rsidRDefault="008B7BCC" w:rsidP="002E40D3">
            <w:pPr>
              <w:pStyle w:val="XML4"/>
              <w:rPr>
                <w:del w:id="22659" w:author="Thomas Dietz" w:date="2012-08-08T17:00:00Z"/>
              </w:rPr>
            </w:pPr>
            <w:del w:id="22660" w:author="Thomas Dietz" w:date="2012-08-08T17:00:00Z">
              <w:r w:rsidRPr="009227FA" w:rsidDel="00ED0AEA">
                <w:delText>}</w:delText>
              </w:r>
            </w:del>
          </w:p>
          <w:p w14:paraId="3A1BF875" w14:textId="1AD06F8C" w:rsidR="008B7BCC" w:rsidRPr="009227FA" w:rsidDel="00ED0AEA" w:rsidRDefault="002E40D3" w:rsidP="002E40D3">
            <w:pPr>
              <w:pStyle w:val="XML4"/>
              <w:rPr>
                <w:del w:id="22661" w:author="Thomas Dietz" w:date="2012-08-08T17:00:00Z"/>
              </w:rPr>
            </w:pPr>
            <w:del w:id="22662"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22663" w:author="Thomas Dietz" w:date="2012-08-08T17:00:00Z"/>
              </w:rPr>
            </w:pPr>
            <w:del w:id="22664" w:author="Thomas Dietz" w:date="2012-08-08T17:00:00Z">
              <w:r w:rsidRPr="009227FA" w:rsidDel="00ED0AEA">
                <w:delText>}</w:delText>
              </w:r>
            </w:del>
          </w:p>
          <w:p w14:paraId="42A6D735" w14:textId="3AD4A319" w:rsidR="008B7BCC" w:rsidRPr="009227FA" w:rsidDel="00ED0AEA" w:rsidRDefault="008B7BCC" w:rsidP="004D1AB0">
            <w:pPr>
              <w:pStyle w:val="XML3"/>
              <w:rPr>
                <w:del w:id="22665" w:author="Thomas Dietz" w:date="2012-08-08T17:00:00Z"/>
              </w:rPr>
            </w:pPr>
            <w:del w:id="22666"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22667" w:author="Thomas Dietz" w:date="2012-08-08T17:00:00Z"/>
              </w:rPr>
            </w:pPr>
            <w:del w:id="22668"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22669" w:author="Thomas Dietz" w:date="2012-08-08T17:00:00Z"/>
              </w:rPr>
            </w:pPr>
            <w:del w:id="22670"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22671" w:author="Thomas Dietz" w:date="2012-08-08T17:00:00Z"/>
              </w:rPr>
            </w:pPr>
            <w:del w:id="22672" w:author="Thomas Dietz" w:date="2012-08-08T17:00:00Z">
              <w:r w:rsidRPr="009227FA" w:rsidDel="00ED0AEA">
                <w:delText>}</w:delText>
              </w:r>
            </w:del>
          </w:p>
          <w:p w14:paraId="70E6F933" w14:textId="5F68599F" w:rsidR="008B7BCC" w:rsidRPr="009227FA" w:rsidDel="00ED0AEA" w:rsidRDefault="008B7BCC" w:rsidP="004D1AB0">
            <w:pPr>
              <w:pStyle w:val="XML4"/>
              <w:rPr>
                <w:del w:id="22673" w:author="Thomas Dietz" w:date="2012-08-08T17:00:00Z"/>
              </w:rPr>
            </w:pPr>
            <w:del w:id="22674"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22675" w:author="Thomas Dietz" w:date="2012-08-08T17:00:00Z"/>
              </w:rPr>
            </w:pPr>
            <w:del w:id="22676" w:author="Thomas Dietz" w:date="2012-08-08T17:00:00Z">
              <w:r w:rsidRPr="009227FA" w:rsidDel="00ED0AEA">
                <w:delText>}</w:delText>
              </w:r>
            </w:del>
          </w:p>
          <w:p w14:paraId="129B9170" w14:textId="17BE83A2" w:rsidR="008A1799" w:rsidRPr="003C232C" w:rsidDel="00ED0AEA" w:rsidRDefault="008A1799" w:rsidP="008A1799">
            <w:pPr>
              <w:pStyle w:val="XML3"/>
              <w:rPr>
                <w:del w:id="22677" w:author="Thomas Dietz" w:date="2012-08-08T17:00:00Z"/>
              </w:rPr>
            </w:pPr>
            <w:del w:id="22678"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22679" w:author="Thomas Dietz" w:date="2012-08-08T17:00:00Z"/>
              </w:rPr>
            </w:pPr>
            <w:del w:id="22680"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22681" w:author="Thomas Dietz" w:date="2012-08-08T17:00:00Z"/>
              </w:rPr>
            </w:pPr>
            <w:del w:id="22682"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22683" w:author="Thomas Dietz" w:date="2012-08-08T17:00:00Z"/>
              </w:rPr>
            </w:pPr>
            <w:del w:id="22684" w:author="Thomas Dietz" w:date="2012-08-08T17:00:00Z">
              <w:r w:rsidRPr="003C232C" w:rsidDel="00ED0AEA">
                <w:tab/>
                <w:delText>}</w:delText>
              </w:r>
            </w:del>
          </w:p>
          <w:p w14:paraId="3E15A37C" w14:textId="2BC003C2" w:rsidR="008A1799" w:rsidRPr="003C232C" w:rsidDel="00ED0AEA" w:rsidRDefault="008A1799" w:rsidP="008A1799">
            <w:pPr>
              <w:pStyle w:val="XML3"/>
              <w:rPr>
                <w:del w:id="22685" w:author="Thomas Dietz" w:date="2012-08-08T17:00:00Z"/>
              </w:rPr>
            </w:pPr>
            <w:del w:id="22686"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22687" w:author="Thomas Dietz" w:date="2012-08-08T17:00:00Z"/>
              </w:rPr>
            </w:pPr>
            <w:del w:id="22688" w:author="Thomas Dietz" w:date="2012-08-08T17:00:00Z">
              <w:r w:rsidRPr="003C232C" w:rsidDel="00ED0AEA">
                <w:delText>}</w:delText>
              </w:r>
            </w:del>
          </w:p>
          <w:p w14:paraId="77610EB1" w14:textId="0B0A4F77" w:rsidR="008A1799" w:rsidRPr="003C232C" w:rsidDel="00ED0AEA" w:rsidRDefault="008A1799" w:rsidP="008A1799">
            <w:pPr>
              <w:pStyle w:val="XML3"/>
              <w:rPr>
                <w:del w:id="22689" w:author="Thomas Dietz" w:date="2012-08-08T17:00:00Z"/>
              </w:rPr>
            </w:pPr>
            <w:del w:id="22690"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22691" w:author="Thomas Dietz" w:date="2012-08-08T17:00:00Z"/>
              </w:rPr>
            </w:pPr>
            <w:del w:id="22692"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22693" w:author="Thomas Dietz" w:date="2012-08-08T17:00:00Z"/>
              </w:rPr>
            </w:pPr>
            <w:del w:id="22694"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22695" w:author="Thomas Dietz" w:date="2012-08-08T17:00:00Z"/>
              </w:rPr>
            </w:pPr>
            <w:del w:id="22696" w:author="Thomas Dietz" w:date="2012-08-08T17:00:00Z">
              <w:r w:rsidRPr="003C232C" w:rsidDel="00ED0AEA">
                <w:tab/>
                <w:delText>}</w:delText>
              </w:r>
            </w:del>
          </w:p>
          <w:p w14:paraId="33C77542" w14:textId="564C84E8" w:rsidR="008A1799" w:rsidRPr="003C232C" w:rsidDel="00ED0AEA" w:rsidRDefault="008A1799" w:rsidP="008A1799">
            <w:pPr>
              <w:pStyle w:val="XML3"/>
              <w:rPr>
                <w:del w:id="22697" w:author="Thomas Dietz" w:date="2012-08-08T17:00:00Z"/>
              </w:rPr>
            </w:pPr>
            <w:del w:id="22698"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22699" w:author="Thomas Dietz" w:date="2012-08-08T17:00:00Z"/>
              </w:rPr>
            </w:pPr>
            <w:del w:id="22700" w:author="Thomas Dietz" w:date="2012-08-08T17:00:00Z">
              <w:r w:rsidRPr="003C232C" w:rsidDel="00ED0AEA">
                <w:delText>}</w:delText>
              </w:r>
            </w:del>
          </w:p>
          <w:p w14:paraId="03342F3C" w14:textId="4B561E88" w:rsidR="008A1799" w:rsidRPr="003C232C" w:rsidDel="00ED0AEA" w:rsidRDefault="008A1799" w:rsidP="008A1799">
            <w:pPr>
              <w:pStyle w:val="XML3"/>
              <w:rPr>
                <w:del w:id="22701" w:author="Thomas Dietz" w:date="2012-08-08T17:00:00Z"/>
              </w:rPr>
            </w:pPr>
            <w:del w:id="22702"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22703" w:author="Thomas Dietz" w:date="2012-08-08T17:00:00Z"/>
              </w:rPr>
            </w:pPr>
            <w:del w:id="22704"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22705" w:author="Thomas Dietz" w:date="2012-08-08T17:00:00Z"/>
              </w:rPr>
            </w:pPr>
            <w:del w:id="22706"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22707" w:author="Thomas Dietz" w:date="2012-08-08T17:00:00Z"/>
              </w:rPr>
            </w:pPr>
            <w:del w:id="22708" w:author="Thomas Dietz" w:date="2012-08-08T17:00:00Z">
              <w:r w:rsidRPr="003C232C" w:rsidDel="00ED0AEA">
                <w:tab/>
                <w:delText>}</w:delText>
              </w:r>
            </w:del>
          </w:p>
          <w:p w14:paraId="579BA701" w14:textId="3F9C84D1" w:rsidR="008A1799" w:rsidRPr="003C232C" w:rsidDel="00ED0AEA" w:rsidRDefault="008A1799" w:rsidP="008A1799">
            <w:pPr>
              <w:pStyle w:val="XML3"/>
              <w:rPr>
                <w:del w:id="22709" w:author="Thomas Dietz" w:date="2012-08-08T17:00:00Z"/>
              </w:rPr>
            </w:pPr>
            <w:del w:id="22710"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22711" w:author="Thomas Dietz" w:date="2012-08-08T17:00:00Z"/>
              </w:rPr>
            </w:pPr>
            <w:del w:id="22712" w:author="Thomas Dietz" w:date="2012-08-08T17:00:00Z">
              <w:r w:rsidRPr="003C232C" w:rsidDel="00ED0AEA">
                <w:delText>}</w:delText>
              </w:r>
            </w:del>
          </w:p>
          <w:p w14:paraId="72CA7CB7" w14:textId="2CE68C46" w:rsidR="008B7BCC" w:rsidRPr="00F542D1" w:rsidDel="00ED0AEA" w:rsidRDefault="008B7BCC" w:rsidP="004D1AB0">
            <w:pPr>
              <w:pStyle w:val="XML3"/>
              <w:rPr>
                <w:del w:id="22713" w:author="Thomas Dietz" w:date="2012-08-08T17:00:00Z"/>
              </w:rPr>
            </w:pPr>
            <w:del w:id="22714"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22715" w:author="Thomas Dietz" w:date="2012-08-08T17:00:00Z"/>
              </w:rPr>
            </w:pPr>
            <w:del w:id="22716"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22717" w:author="Thomas Dietz" w:date="2012-08-08T17:00:00Z"/>
              </w:rPr>
            </w:pPr>
            <w:del w:id="22718"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22719" w:author="Thomas Dietz" w:date="2012-08-08T17:00:00Z"/>
              </w:rPr>
            </w:pPr>
            <w:del w:id="22720" w:author="Thomas Dietz" w:date="2012-08-08T17:00:00Z">
              <w:r w:rsidRPr="009227FA" w:rsidDel="00ED0AEA">
                <w:delText>}</w:delText>
              </w:r>
            </w:del>
          </w:p>
          <w:p w14:paraId="0D828A19" w14:textId="0B70AA9A" w:rsidR="008B7BCC" w:rsidRPr="009227FA" w:rsidDel="00ED0AEA" w:rsidRDefault="008B7BCC" w:rsidP="004D1AB0">
            <w:pPr>
              <w:pStyle w:val="XML3"/>
              <w:rPr>
                <w:del w:id="22721" w:author="Thomas Dietz" w:date="2012-08-08T17:00:00Z"/>
              </w:rPr>
            </w:pPr>
            <w:del w:id="22722"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22723" w:author="Thomas Dietz" w:date="2012-08-08T17:00:00Z"/>
              </w:rPr>
            </w:pPr>
            <w:del w:id="22724"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22725" w:author="Thomas Dietz" w:date="2012-08-08T17:00:00Z"/>
              </w:rPr>
            </w:pPr>
            <w:del w:id="22726"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22727" w:author="Thomas Dietz" w:date="2012-08-08T17:00:00Z"/>
              </w:rPr>
            </w:pPr>
            <w:del w:id="22728" w:author="Thomas Dietz" w:date="2012-08-08T17:00:00Z">
              <w:r w:rsidRPr="009227FA" w:rsidDel="00ED0AEA">
                <w:delText>}</w:delText>
              </w:r>
            </w:del>
          </w:p>
          <w:p w14:paraId="3BF5A491" w14:textId="7D69A0B4" w:rsidR="008B7BCC" w:rsidRPr="009227FA" w:rsidDel="00ED0AEA" w:rsidRDefault="008B7BCC" w:rsidP="008B7BCC">
            <w:pPr>
              <w:pStyle w:val="XML1"/>
              <w:rPr>
                <w:del w:id="22729" w:author="Thomas Dietz" w:date="2012-08-08T17:00:00Z"/>
              </w:rPr>
            </w:pPr>
            <w:del w:id="22730" w:author="Thomas Dietz" w:date="2012-08-08T17:00:00Z">
              <w:r w:rsidRPr="009227FA" w:rsidDel="00ED0AEA">
                <w:delText>}</w:delText>
              </w:r>
            </w:del>
          </w:p>
          <w:p w14:paraId="5BCA0940" w14:textId="5847231C" w:rsidR="008B7BCC" w:rsidRPr="009227FA" w:rsidDel="00ED0AEA" w:rsidRDefault="008B7BCC" w:rsidP="008B7BCC">
            <w:pPr>
              <w:pStyle w:val="XML1"/>
              <w:rPr>
                <w:del w:id="22731" w:author="Thomas Dietz" w:date="2012-08-08T17:00:00Z"/>
              </w:rPr>
            </w:pPr>
          </w:p>
          <w:p w14:paraId="7510A839" w14:textId="3C1ABD77" w:rsidR="00F71F36" w:rsidRPr="009227FA" w:rsidDel="00ED0AEA" w:rsidRDefault="00F71F36" w:rsidP="00011096">
            <w:pPr>
              <w:pStyle w:val="XML2"/>
              <w:rPr>
                <w:del w:id="22732" w:author="Thomas Dietz" w:date="2012-08-08T17:00:00Z"/>
              </w:rPr>
            </w:pPr>
            <w:del w:id="22733" w:author="Thomas Dietz" w:date="2012-08-08T17:00:00Z">
              <w:r w:rsidRPr="009227FA" w:rsidDel="00ED0AEA">
                <w:delText>/*****************************************************************</w:delText>
              </w:r>
            </w:del>
          </w:p>
          <w:p w14:paraId="1B128CC5" w14:textId="76B34551" w:rsidR="00F71F36" w:rsidRPr="009227FA" w:rsidDel="00ED0AEA" w:rsidRDefault="00F71F36" w:rsidP="00011096">
            <w:pPr>
              <w:pStyle w:val="XML2"/>
              <w:rPr>
                <w:del w:id="22734" w:author="Thomas Dietz" w:date="2012-08-08T17:00:00Z"/>
              </w:rPr>
            </w:pPr>
            <w:del w:id="22735"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22736" w:author="Thomas Dietz" w:date="2012-08-08T17:00:00Z"/>
              </w:rPr>
            </w:pPr>
            <w:del w:id="22737" w:author="Thomas Dietz" w:date="2012-08-08T17:00:00Z">
              <w:r w:rsidRPr="009227FA" w:rsidDel="00ED0AEA">
                <w:delText>*****************************************************************/</w:delText>
              </w:r>
            </w:del>
          </w:p>
          <w:p w14:paraId="242BDFA7" w14:textId="360577D8" w:rsidR="00F71F36" w:rsidRPr="009227FA" w:rsidDel="00ED0AEA" w:rsidRDefault="00F71F36" w:rsidP="00011096">
            <w:pPr>
              <w:pStyle w:val="XML1"/>
              <w:rPr>
                <w:del w:id="22738" w:author="Thomas Dietz" w:date="2012-08-08T17:00:00Z"/>
              </w:rPr>
            </w:pPr>
          </w:p>
          <w:p w14:paraId="422FDB6A" w14:textId="0AD35BB5" w:rsidR="00F71F36" w:rsidRPr="009227FA" w:rsidDel="00ED0AEA" w:rsidRDefault="00F71F36" w:rsidP="00011096">
            <w:pPr>
              <w:pStyle w:val="XML2"/>
              <w:rPr>
                <w:del w:id="22739" w:author="Thomas Dietz" w:date="2012-08-08T17:00:00Z"/>
              </w:rPr>
            </w:pPr>
            <w:del w:id="22740"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22741" w:author="Thomas Dietz" w:date="2012-08-08T17:00:00Z"/>
              </w:rPr>
            </w:pPr>
            <w:del w:id="22742"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22743" w:author="Thomas Dietz" w:date="2012-08-08T17:00:00Z"/>
              </w:rPr>
            </w:pPr>
            <w:del w:id="22744" w:author="Thomas Dietz" w:date="2012-08-08T17:00:00Z">
              <w:r w:rsidRPr="009227FA" w:rsidDel="00ED0AEA">
                <w:delText>leaf id {</w:delText>
              </w:r>
            </w:del>
          </w:p>
          <w:p w14:paraId="42CE673E" w14:textId="5BD139F5" w:rsidR="00F71F36" w:rsidRPr="009227FA" w:rsidDel="00ED0AEA" w:rsidRDefault="00F71F36" w:rsidP="00011096">
            <w:pPr>
              <w:pStyle w:val="XML4"/>
              <w:rPr>
                <w:del w:id="22745" w:author="Thomas Dietz" w:date="2012-08-08T17:00:00Z"/>
              </w:rPr>
            </w:pPr>
            <w:del w:id="22746"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22747" w:author="Thomas Dietz" w:date="2012-08-08T17:00:00Z"/>
              </w:rPr>
            </w:pPr>
            <w:del w:id="22748"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22749" w:author="Thomas Dietz" w:date="2012-08-08T17:00:00Z"/>
              </w:rPr>
            </w:pPr>
            <w:del w:id="22750"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22751" w:author="Thomas Dietz" w:date="2012-08-08T17:00:00Z"/>
              </w:rPr>
            </w:pPr>
            <w:del w:id="22752" w:author="Thomas Dietz" w:date="2012-08-08T17:00:00Z">
              <w:r w:rsidRPr="009227FA" w:rsidDel="00ED0AEA">
                <w:delText>}</w:delText>
              </w:r>
            </w:del>
          </w:p>
          <w:p w14:paraId="7776015F" w14:textId="53792EDE" w:rsidR="00F71F36" w:rsidRPr="009227FA" w:rsidDel="00ED0AEA" w:rsidRDefault="00F71F36" w:rsidP="00011096">
            <w:pPr>
              <w:pStyle w:val="XML3"/>
              <w:rPr>
                <w:del w:id="22753" w:author="Thomas Dietz" w:date="2012-08-08T17:00:00Z"/>
              </w:rPr>
            </w:pPr>
            <w:del w:id="22754"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22755" w:author="Thomas Dietz" w:date="2012-08-08T17:00:00Z"/>
              </w:rPr>
            </w:pPr>
            <w:del w:id="22756" w:author="Thomas Dietz" w:date="2012-08-08T17:00:00Z">
              <w:r w:rsidRPr="009227FA" w:rsidDel="00ED0AEA">
                <w:lastRenderedPageBreak/>
                <w:delText>list configuration-point {</w:delText>
              </w:r>
            </w:del>
          </w:p>
          <w:p w14:paraId="27F157E2" w14:textId="5E4355EC" w:rsidR="00F71F36" w:rsidRPr="009227FA" w:rsidDel="00ED0AEA" w:rsidRDefault="00F71F36" w:rsidP="00011096">
            <w:pPr>
              <w:pStyle w:val="XML5"/>
              <w:rPr>
                <w:del w:id="22757" w:author="Thomas Dietz" w:date="2012-08-08T17:00:00Z"/>
              </w:rPr>
            </w:pPr>
            <w:del w:id="22758" w:author="Thomas Dietz" w:date="2012-08-08T17:00:00Z">
              <w:r w:rsidRPr="009227FA" w:rsidDel="00ED0AEA">
                <w:delText>key "id";</w:delText>
              </w:r>
            </w:del>
          </w:p>
          <w:p w14:paraId="70C5545D" w14:textId="58441F17" w:rsidR="00F71F36" w:rsidRPr="009227FA" w:rsidDel="00ED0AEA" w:rsidRDefault="00F71F36" w:rsidP="00011096">
            <w:pPr>
              <w:pStyle w:val="XML5"/>
              <w:rPr>
                <w:del w:id="22759" w:author="Thomas Dietz" w:date="2012-08-08T17:00:00Z"/>
              </w:rPr>
            </w:pPr>
            <w:del w:id="22760" w:author="Thomas Dietz" w:date="2012-08-08T17:00:00Z">
              <w:r w:rsidRPr="009227FA" w:rsidDel="00ED0AEA">
                <w:delText>unique "id";</w:delText>
              </w:r>
            </w:del>
          </w:p>
          <w:p w14:paraId="5D4256C4" w14:textId="4869A5D3" w:rsidR="00F71F36" w:rsidRPr="009227FA" w:rsidDel="00ED0AEA" w:rsidRDefault="00F71F36" w:rsidP="00011096">
            <w:pPr>
              <w:pStyle w:val="XML5"/>
              <w:rPr>
                <w:del w:id="22761" w:author="Thomas Dietz" w:date="2012-08-08T17:00:00Z"/>
              </w:rPr>
            </w:pPr>
            <w:del w:id="22762"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22763" w:author="Thomas Dietz" w:date="2012-08-08T17:00:00Z"/>
              </w:rPr>
            </w:pPr>
            <w:del w:id="22764"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22765" w:author="Thomas Dietz" w:date="2012-08-08T17:00:00Z"/>
              </w:rPr>
            </w:pPr>
            <w:del w:id="22766" w:author="Thomas Dietz" w:date="2012-08-08T17:00:00Z">
              <w:r w:rsidRPr="009227FA" w:rsidDel="00ED0AEA">
                <w:delText>}</w:delText>
              </w:r>
            </w:del>
          </w:p>
          <w:p w14:paraId="70A2625A" w14:textId="7A58B4CF" w:rsidR="00F71F36" w:rsidRPr="009227FA" w:rsidDel="00ED0AEA" w:rsidRDefault="00F71F36" w:rsidP="00011096">
            <w:pPr>
              <w:pStyle w:val="XML3"/>
              <w:rPr>
                <w:del w:id="22767" w:author="Thomas Dietz" w:date="2012-08-08T17:00:00Z"/>
              </w:rPr>
            </w:pPr>
            <w:del w:id="22768" w:author="Thomas Dietz" w:date="2012-08-08T17:00:00Z">
              <w:r w:rsidRPr="009227FA" w:rsidDel="00ED0AEA">
                <w:delText>}</w:delText>
              </w:r>
            </w:del>
          </w:p>
          <w:p w14:paraId="20A4018C" w14:textId="381D65F5" w:rsidR="00F71F36" w:rsidRPr="009227FA" w:rsidDel="00ED0AEA" w:rsidRDefault="00F71F36" w:rsidP="00011096">
            <w:pPr>
              <w:pStyle w:val="XML3"/>
              <w:rPr>
                <w:del w:id="22769" w:author="Thomas Dietz" w:date="2012-08-08T17:00:00Z"/>
              </w:rPr>
            </w:pPr>
            <w:del w:id="22770"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22771" w:author="Thomas Dietz" w:date="2012-08-08T17:00:00Z"/>
              </w:rPr>
            </w:pPr>
            <w:del w:id="22772"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22773" w:author="Thomas Dietz" w:date="2012-08-08T17:00:00Z"/>
              </w:rPr>
            </w:pPr>
            <w:del w:id="22774" w:author="Thomas Dietz" w:date="2012-08-08T17:00:00Z">
              <w:r w:rsidRPr="009227FA" w:rsidDel="00ED0AEA">
                <w:delText>list port {</w:delText>
              </w:r>
            </w:del>
          </w:p>
          <w:p w14:paraId="036EE817" w14:textId="20856A18" w:rsidR="00F71F36" w:rsidRPr="009C250D" w:rsidDel="00ED0AEA" w:rsidRDefault="00F71F36" w:rsidP="00011096">
            <w:pPr>
              <w:pStyle w:val="XML5"/>
              <w:rPr>
                <w:del w:id="22775" w:author="Thomas Dietz" w:date="2012-08-08T17:00:00Z"/>
              </w:rPr>
            </w:pPr>
            <w:del w:id="22776"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22777" w:author="Thomas Dietz" w:date="2012-08-08T17:00:00Z"/>
                <w:rFonts w:eastAsia="Times New Roman"/>
              </w:rPr>
            </w:pPr>
            <w:del w:id="22778" w:author="Thomas Dietz" w:date="2012-08-08T17:00:00Z">
              <w:r w:rsidRPr="009227FA" w:rsidDel="00ED0AEA">
                <w:rPr>
                  <w:rFonts w:eastAsia="Times New Roman"/>
                </w:rPr>
                <w:delText>"(count(current-rate) = 1 and count(max-rate) = 1 and " +</w:delText>
              </w:r>
            </w:del>
          </w:p>
          <w:p w14:paraId="7FD62234" w14:textId="1B938013" w:rsidR="00F71F36" w:rsidRPr="003C232C" w:rsidDel="00ED0AEA" w:rsidRDefault="00F71F36" w:rsidP="00011096">
            <w:pPr>
              <w:pStyle w:val="XML9"/>
              <w:rPr>
                <w:del w:id="22779" w:author="Thomas Dietz" w:date="2012-08-08T17:00:00Z"/>
                <w:rFonts w:eastAsia="Times New Roman"/>
              </w:rPr>
            </w:pPr>
            <w:del w:id="22780"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22781" w:author="Thomas Dietz" w:date="2012-08-08T17:00:00Z"/>
              </w:rPr>
            </w:pPr>
            <w:del w:id="22782"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22783" w:author="Thomas Dietz" w:date="2012-08-08T17:00:00Z"/>
              </w:rPr>
            </w:pPr>
            <w:del w:id="22784"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22785" w:author="Thomas Dietz" w:date="2012-08-08T17:00:00Z"/>
              </w:rPr>
            </w:pPr>
            <w:del w:id="22786" w:author="Thomas Dietz" w:date="2012-08-08T17:00:00Z">
              <w:r w:rsidRPr="009227FA" w:rsidDel="00ED0AEA">
                <w:delText>}</w:delText>
              </w:r>
            </w:del>
          </w:p>
          <w:p w14:paraId="65EBE7E1" w14:textId="65B55DBC" w:rsidR="00F71F36" w:rsidRPr="009227FA" w:rsidDel="00ED0AEA" w:rsidRDefault="00F71F36" w:rsidP="00011096">
            <w:pPr>
              <w:pStyle w:val="XML5"/>
              <w:rPr>
                <w:del w:id="22787" w:author="Thomas Dietz" w:date="2012-08-08T17:00:00Z"/>
              </w:rPr>
            </w:pPr>
            <w:del w:id="22788"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22789" w:author="Thomas Dietz" w:date="2012-08-08T17:00:00Z"/>
              </w:rPr>
            </w:pPr>
            <w:del w:id="22790"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22791" w:author="Thomas Dietz" w:date="2012-08-08T17:00:00Z"/>
              </w:rPr>
            </w:pPr>
            <w:del w:id="22792"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22793" w:author="Thomas Dietz" w:date="2012-08-08T17:00:00Z"/>
              </w:rPr>
            </w:pPr>
            <w:del w:id="22794"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22795" w:author="Thomas Dietz" w:date="2012-08-08T17:00:00Z"/>
              </w:rPr>
            </w:pPr>
            <w:del w:id="22796" w:author="Thomas Dietz" w:date="2012-08-08T17:00:00Z">
              <w:r w:rsidRPr="009227FA" w:rsidDel="00ED0AEA">
                <w:delText>}</w:delText>
              </w:r>
            </w:del>
          </w:p>
          <w:p w14:paraId="059E444A" w14:textId="672E22C8" w:rsidR="00F71F36" w:rsidRPr="009227FA" w:rsidDel="00ED0AEA" w:rsidRDefault="00F71F36" w:rsidP="00011096">
            <w:pPr>
              <w:pStyle w:val="XML4"/>
              <w:rPr>
                <w:del w:id="22797" w:author="Thomas Dietz" w:date="2012-08-08T17:00:00Z"/>
              </w:rPr>
            </w:pPr>
            <w:del w:id="22798" w:author="Thomas Dietz" w:date="2012-08-08T17:00:00Z">
              <w:r w:rsidRPr="009227FA" w:rsidDel="00ED0AEA">
                <w:delText>list queue {</w:delText>
              </w:r>
            </w:del>
          </w:p>
          <w:p w14:paraId="23AE8FE5" w14:textId="6FF93D47" w:rsidR="00F71F36" w:rsidRPr="009227FA" w:rsidDel="00ED0AEA" w:rsidRDefault="00F71F36" w:rsidP="00011096">
            <w:pPr>
              <w:pStyle w:val="XML5"/>
              <w:rPr>
                <w:del w:id="22799" w:author="Thomas Dietz" w:date="2012-08-08T17:00:00Z"/>
              </w:rPr>
            </w:pPr>
            <w:del w:id="22800"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22801" w:author="Thomas Dietz" w:date="2012-08-08T17:00:00Z"/>
              </w:rPr>
            </w:pPr>
            <w:del w:id="22802"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22803" w:author="Thomas Dietz" w:date="2012-08-08T17:00:00Z"/>
              </w:rPr>
            </w:pPr>
            <w:del w:id="22804"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22805" w:author="Thomas Dietz" w:date="2012-08-08T17:00:00Z"/>
              </w:rPr>
            </w:pPr>
            <w:del w:id="22806"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22807" w:author="Thomas Dietz" w:date="2012-08-08T17:00:00Z"/>
              </w:rPr>
            </w:pPr>
            <w:del w:id="22808" w:author="Thomas Dietz" w:date="2012-08-08T17:00:00Z">
              <w:r w:rsidRPr="009227FA" w:rsidDel="00ED0AEA">
                <w:delText>}</w:delText>
              </w:r>
            </w:del>
          </w:p>
          <w:p w14:paraId="455B9445" w14:textId="3253539A" w:rsidR="008B56E6" w:rsidDel="00ED0AEA" w:rsidRDefault="008B56E6" w:rsidP="008B56E6">
            <w:pPr>
              <w:pStyle w:val="XML4"/>
              <w:rPr>
                <w:del w:id="22809" w:author="Thomas Dietz" w:date="2012-08-08T17:00:00Z"/>
              </w:rPr>
            </w:pPr>
            <w:del w:id="22810" w:author="Thomas Dietz" w:date="2012-08-08T17:00:00Z">
              <w:r w:rsidDel="00ED0AEA">
                <w:delText>list owned-certificate {</w:delText>
              </w:r>
            </w:del>
          </w:p>
          <w:p w14:paraId="6553F8CD" w14:textId="41BAFB02" w:rsidR="008B56E6" w:rsidDel="00ED0AEA" w:rsidRDefault="008B56E6" w:rsidP="004165BB">
            <w:pPr>
              <w:pStyle w:val="XML5"/>
              <w:rPr>
                <w:del w:id="22811" w:author="Thomas Dietz" w:date="2012-08-08T17:00:00Z"/>
              </w:rPr>
            </w:pPr>
            <w:del w:id="22812" w:author="Thomas Dietz" w:date="2012-08-08T17:00:00Z">
              <w:r w:rsidDel="00ED0AEA">
                <w:delText>key "resource-id";</w:delText>
              </w:r>
            </w:del>
          </w:p>
          <w:p w14:paraId="617CB33A" w14:textId="3D3C612E" w:rsidR="008B56E6" w:rsidDel="00ED0AEA" w:rsidRDefault="008B56E6" w:rsidP="004165BB">
            <w:pPr>
              <w:pStyle w:val="XML5"/>
              <w:rPr>
                <w:del w:id="22813" w:author="Thomas Dietz" w:date="2012-08-08T17:00:00Z"/>
              </w:rPr>
            </w:pPr>
            <w:del w:id="22814" w:author="Thomas Dietz" w:date="2012-08-08T17:00:00Z">
              <w:r w:rsidDel="00ED0AEA">
                <w:delText>unique "resource-id";</w:delText>
              </w:r>
            </w:del>
          </w:p>
          <w:p w14:paraId="4EDE8EAD" w14:textId="6630E5C6" w:rsidR="008B56E6" w:rsidDel="00ED0AEA" w:rsidRDefault="008B56E6" w:rsidP="004165BB">
            <w:pPr>
              <w:pStyle w:val="XML5"/>
              <w:rPr>
                <w:del w:id="22815" w:author="Thomas Dietz" w:date="2012-08-08T17:00:00Z"/>
              </w:rPr>
            </w:pPr>
            <w:del w:id="22816"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22817" w:author="Thomas Dietz" w:date="2012-08-08T17:00:00Z"/>
              </w:rPr>
            </w:pPr>
            <w:del w:id="22818" w:author="Thomas Dietz" w:date="2012-08-08T17:00:00Z">
              <w:r w:rsidDel="00ED0AEA">
                <w:delText>uses openflow-owned-certificate-grouping;</w:delText>
              </w:r>
            </w:del>
          </w:p>
          <w:p w14:paraId="6665A6EB" w14:textId="7B05E745" w:rsidR="008B56E6" w:rsidDel="00ED0AEA" w:rsidRDefault="008B56E6" w:rsidP="008B56E6">
            <w:pPr>
              <w:pStyle w:val="XML4"/>
              <w:rPr>
                <w:del w:id="22819" w:author="Thomas Dietz" w:date="2012-08-08T17:00:00Z"/>
              </w:rPr>
            </w:pPr>
            <w:del w:id="22820" w:author="Thomas Dietz" w:date="2012-08-08T17:00:00Z">
              <w:r w:rsidDel="00ED0AEA">
                <w:delText>}</w:delText>
              </w:r>
            </w:del>
          </w:p>
          <w:p w14:paraId="64C17AEF" w14:textId="2C862ABE" w:rsidR="008B56E6" w:rsidDel="00ED0AEA" w:rsidRDefault="008B56E6" w:rsidP="008B56E6">
            <w:pPr>
              <w:pStyle w:val="XML4"/>
              <w:rPr>
                <w:del w:id="22821" w:author="Thomas Dietz" w:date="2012-08-08T17:00:00Z"/>
              </w:rPr>
            </w:pPr>
            <w:del w:id="22822" w:author="Thomas Dietz" w:date="2012-08-08T17:00:00Z">
              <w:r w:rsidDel="00ED0AEA">
                <w:delText>list external-certificate {</w:delText>
              </w:r>
            </w:del>
          </w:p>
          <w:p w14:paraId="6D95FC70" w14:textId="32228B6C" w:rsidR="008B56E6" w:rsidDel="00ED0AEA" w:rsidRDefault="008B56E6" w:rsidP="004165BB">
            <w:pPr>
              <w:pStyle w:val="XML5"/>
              <w:rPr>
                <w:del w:id="22823" w:author="Thomas Dietz" w:date="2012-08-08T17:00:00Z"/>
              </w:rPr>
            </w:pPr>
            <w:del w:id="22824" w:author="Thomas Dietz" w:date="2012-08-08T17:00:00Z">
              <w:r w:rsidDel="00ED0AEA">
                <w:delText>key "resource-id";</w:delText>
              </w:r>
            </w:del>
          </w:p>
          <w:p w14:paraId="2E0237D2" w14:textId="724B8440" w:rsidR="008B56E6" w:rsidDel="00ED0AEA" w:rsidRDefault="008B56E6" w:rsidP="004165BB">
            <w:pPr>
              <w:pStyle w:val="XML5"/>
              <w:rPr>
                <w:del w:id="22825" w:author="Thomas Dietz" w:date="2012-08-08T17:00:00Z"/>
              </w:rPr>
            </w:pPr>
            <w:del w:id="22826" w:author="Thomas Dietz" w:date="2012-08-08T17:00:00Z">
              <w:r w:rsidDel="00ED0AEA">
                <w:delText>unique "resource-id";</w:delText>
              </w:r>
            </w:del>
          </w:p>
          <w:p w14:paraId="55BBEA2F" w14:textId="561D792B" w:rsidR="008B56E6" w:rsidDel="00ED0AEA" w:rsidRDefault="008B56E6" w:rsidP="004165BB">
            <w:pPr>
              <w:pStyle w:val="XML5"/>
              <w:rPr>
                <w:del w:id="22827" w:author="Thomas Dietz" w:date="2012-08-08T17:00:00Z"/>
              </w:rPr>
            </w:pPr>
            <w:del w:id="22828"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22829" w:author="Thomas Dietz" w:date="2012-08-08T17:00:00Z"/>
              </w:rPr>
            </w:pPr>
            <w:del w:id="22830"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22831" w:author="Thomas Dietz" w:date="2012-08-08T17:00:00Z"/>
              </w:rPr>
            </w:pPr>
            <w:del w:id="22832" w:author="Thomas Dietz" w:date="2012-08-08T17:00:00Z">
              <w:r w:rsidDel="00ED0AEA">
                <w:delText>}</w:delText>
              </w:r>
            </w:del>
          </w:p>
          <w:p w14:paraId="181B584C" w14:textId="602D6DAE" w:rsidR="002E7483" w:rsidRPr="009227FA" w:rsidDel="00ED0AEA" w:rsidRDefault="00D54400" w:rsidP="00011096">
            <w:pPr>
              <w:pStyle w:val="XML4"/>
              <w:rPr>
                <w:del w:id="22833" w:author="Thomas Dietz" w:date="2012-08-08T17:00:00Z"/>
              </w:rPr>
            </w:pPr>
            <w:del w:id="22834"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22835" w:author="Thomas Dietz" w:date="2012-08-08T17:00:00Z"/>
              </w:rPr>
            </w:pPr>
            <w:del w:id="22836"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22837" w:author="Thomas Dietz" w:date="2012-08-08T17:00:00Z"/>
              </w:rPr>
            </w:pPr>
            <w:del w:id="22838"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22839" w:author="Thomas Dietz" w:date="2012-08-08T17:00:00Z"/>
              </w:rPr>
            </w:pPr>
            <w:del w:id="22840"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22841" w:author="Thomas Dietz" w:date="2012-08-08T17:00:00Z"/>
              </w:rPr>
            </w:pPr>
            <w:del w:id="22842"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22843" w:author="Thomas Dietz" w:date="2012-08-08T17:00:00Z"/>
              </w:rPr>
            </w:pPr>
            <w:del w:id="22844" w:author="Thomas Dietz" w:date="2012-08-08T17:00:00Z">
              <w:r w:rsidRPr="009227FA" w:rsidDel="00ED0AEA">
                <w:delText>}</w:delText>
              </w:r>
            </w:del>
          </w:p>
          <w:p w14:paraId="64FA122C" w14:textId="02DCA85A" w:rsidR="00F71F36" w:rsidRPr="009227FA" w:rsidDel="00ED0AEA" w:rsidRDefault="00F71F36" w:rsidP="00011096">
            <w:pPr>
              <w:pStyle w:val="XML3"/>
              <w:rPr>
                <w:del w:id="22845" w:author="Thomas Dietz" w:date="2012-08-08T17:00:00Z"/>
              </w:rPr>
            </w:pPr>
            <w:del w:id="22846" w:author="Thomas Dietz" w:date="2012-08-08T17:00:00Z">
              <w:r w:rsidRPr="009227FA" w:rsidDel="00ED0AEA">
                <w:delText>}</w:delText>
              </w:r>
            </w:del>
          </w:p>
          <w:p w14:paraId="68981393" w14:textId="663337A5" w:rsidR="00F71F36" w:rsidRPr="009227FA" w:rsidDel="00ED0AEA" w:rsidRDefault="00F71F36" w:rsidP="00011096">
            <w:pPr>
              <w:pStyle w:val="XML3"/>
              <w:rPr>
                <w:del w:id="22847" w:author="Thomas Dietz" w:date="2012-08-08T17:00:00Z"/>
              </w:rPr>
            </w:pPr>
            <w:del w:id="22848" w:author="Thomas Dietz" w:date="2012-08-08T17:00:00Z">
              <w:r w:rsidRPr="009227FA" w:rsidDel="00ED0AEA">
                <w:lastRenderedPageBreak/>
                <w:delText>container logical-switches {</w:delText>
              </w:r>
            </w:del>
          </w:p>
          <w:p w14:paraId="2D33D654" w14:textId="256B5531" w:rsidR="00F71F36" w:rsidRPr="009227FA" w:rsidDel="00ED0AEA" w:rsidRDefault="00F71F36" w:rsidP="00011096">
            <w:pPr>
              <w:pStyle w:val="XML4"/>
              <w:rPr>
                <w:del w:id="22849" w:author="Thomas Dietz" w:date="2012-08-08T17:00:00Z"/>
              </w:rPr>
            </w:pPr>
            <w:del w:id="22850"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22851" w:author="Thomas Dietz" w:date="2012-08-08T17:00:00Z"/>
              </w:rPr>
            </w:pPr>
            <w:del w:id="22852"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22853" w:author="Thomas Dietz" w:date="2012-08-08T17:00:00Z"/>
              </w:rPr>
            </w:pPr>
            <w:del w:id="22854" w:author="Thomas Dietz" w:date="2012-08-08T17:00:00Z">
              <w:r w:rsidRPr="009227FA" w:rsidDel="00ED0AEA">
                <w:delText>key "id";</w:delText>
              </w:r>
            </w:del>
          </w:p>
          <w:p w14:paraId="0BC57AEF" w14:textId="6BA79FA4" w:rsidR="00F71F36" w:rsidRPr="009227FA" w:rsidDel="00ED0AEA" w:rsidRDefault="00F71F36" w:rsidP="00011096">
            <w:pPr>
              <w:pStyle w:val="XML5"/>
              <w:rPr>
                <w:del w:id="22855" w:author="Thomas Dietz" w:date="2012-08-08T17:00:00Z"/>
              </w:rPr>
            </w:pPr>
            <w:del w:id="22856" w:author="Thomas Dietz" w:date="2012-08-08T17:00:00Z">
              <w:r w:rsidRPr="009227FA" w:rsidDel="00ED0AEA">
                <w:delText>unique "id";</w:delText>
              </w:r>
            </w:del>
          </w:p>
          <w:p w14:paraId="3209E4B0" w14:textId="18A449BF" w:rsidR="00F71F36" w:rsidRPr="009227FA" w:rsidDel="00ED0AEA" w:rsidRDefault="00F71F36" w:rsidP="00011096">
            <w:pPr>
              <w:pStyle w:val="XML5"/>
              <w:rPr>
                <w:del w:id="22857" w:author="Thomas Dietz" w:date="2012-08-08T17:00:00Z"/>
              </w:rPr>
            </w:pPr>
            <w:del w:id="22858"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22859" w:author="Thomas Dietz" w:date="2012-08-08T17:00:00Z"/>
              </w:rPr>
            </w:pPr>
            <w:del w:id="22860"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22861" w:author="Thomas Dietz" w:date="2012-08-08T17:00:00Z"/>
                <w:rPrChange w:id="22862" w:author="Thomas Dietz" w:date="2012-08-08T17:01:00Z">
                  <w:rPr>
                    <w:del w:id="22863" w:author="Thomas Dietz" w:date="2012-08-08T17:00:00Z"/>
                    <w:lang w:val="de-DE"/>
                  </w:rPr>
                </w:rPrChange>
              </w:rPr>
            </w:pPr>
            <w:del w:id="22864" w:author="Thomas Dietz" w:date="2012-08-08T17:00:00Z">
              <w:r w:rsidRPr="009F3611" w:rsidDel="00ED0AEA">
                <w:rPr>
                  <w:rPrChange w:id="22865" w:author="Thomas Dietz" w:date="2012-08-08T17:01:00Z">
                    <w:rPr>
                      <w:lang w:val="de-DE"/>
                    </w:rPr>
                  </w:rPrChange>
                </w:rPr>
                <w:delText>}</w:delText>
              </w:r>
            </w:del>
          </w:p>
          <w:p w14:paraId="367DBA09" w14:textId="5C638DFA" w:rsidR="00F71F36" w:rsidRPr="009F3611" w:rsidDel="00ED0AEA" w:rsidRDefault="00F71F36" w:rsidP="00011096">
            <w:pPr>
              <w:pStyle w:val="XML3"/>
              <w:rPr>
                <w:del w:id="22866" w:author="Thomas Dietz" w:date="2012-08-08T17:00:00Z"/>
                <w:rPrChange w:id="22867" w:author="Thomas Dietz" w:date="2012-08-08T17:01:00Z">
                  <w:rPr>
                    <w:del w:id="22868" w:author="Thomas Dietz" w:date="2012-08-08T17:00:00Z"/>
                    <w:lang w:val="de-DE"/>
                  </w:rPr>
                </w:rPrChange>
              </w:rPr>
            </w:pPr>
            <w:del w:id="22869" w:author="Thomas Dietz" w:date="2012-08-08T17:00:00Z">
              <w:r w:rsidRPr="009F3611" w:rsidDel="00ED0AEA">
                <w:rPr>
                  <w:rPrChange w:id="22870" w:author="Thomas Dietz" w:date="2012-08-08T17:01:00Z">
                    <w:rPr>
                      <w:lang w:val="de-DE"/>
                    </w:rPr>
                  </w:rPrChange>
                </w:rPr>
                <w:delText>}</w:delText>
              </w:r>
            </w:del>
          </w:p>
          <w:p w14:paraId="1056C569" w14:textId="724A89CE" w:rsidR="00F71F36" w:rsidRPr="009F3611" w:rsidDel="00ED0AEA" w:rsidRDefault="00F71F36" w:rsidP="00011096">
            <w:pPr>
              <w:pStyle w:val="XML2"/>
              <w:rPr>
                <w:del w:id="22871" w:author="Thomas Dietz" w:date="2012-08-08T17:00:00Z"/>
                <w:rPrChange w:id="22872" w:author="Thomas Dietz" w:date="2012-08-08T17:01:00Z">
                  <w:rPr>
                    <w:del w:id="22873" w:author="Thomas Dietz" w:date="2012-08-08T17:00:00Z"/>
                    <w:lang w:val="de-DE"/>
                  </w:rPr>
                </w:rPrChange>
              </w:rPr>
            </w:pPr>
            <w:del w:id="22874" w:author="Thomas Dietz" w:date="2012-08-08T17:00:00Z">
              <w:r w:rsidRPr="009F3611" w:rsidDel="00ED0AEA">
                <w:rPr>
                  <w:rPrChange w:id="22875" w:author="Thomas Dietz" w:date="2012-08-08T17:01:00Z">
                    <w:rPr>
                      <w:lang w:val="de-DE"/>
                    </w:rPr>
                  </w:rPrChange>
                </w:rPr>
                <w:delText>}</w:delText>
              </w:r>
            </w:del>
          </w:p>
          <w:p w14:paraId="5FDB271D" w14:textId="77777777" w:rsidR="009F3611" w:rsidRPr="009F3611" w:rsidRDefault="00F71F36" w:rsidP="009F3611">
            <w:pPr>
              <w:pStyle w:val="XML1"/>
              <w:rPr>
                <w:ins w:id="22876" w:author="Thomas Dietz" w:date="2012-08-08T17:05:00Z"/>
                <w:rPrChange w:id="22877" w:author="Thomas Dietz" w:date="2012-08-08T17:05:00Z">
                  <w:rPr>
                    <w:ins w:id="22878" w:author="Thomas Dietz" w:date="2012-08-08T17:05:00Z"/>
                    <w:lang w:val="de-DE"/>
                  </w:rPr>
                </w:rPrChange>
              </w:rPr>
            </w:pPr>
            <w:del w:id="22879" w:author="Thomas Dietz" w:date="2012-08-08T17:00:00Z">
              <w:r w:rsidRPr="009F3611" w:rsidDel="00ED0AEA">
                <w:rPr>
                  <w:rPrChange w:id="22880" w:author="Thomas Dietz" w:date="2012-08-08T17:05:00Z">
                    <w:rPr>
                      <w:lang w:val="de-DE"/>
                    </w:rPr>
                  </w:rPrChange>
                </w:rPr>
                <w:delText>}</w:delText>
              </w:r>
            </w:del>
            <w:ins w:id="22881" w:author="Thomas Dietz" w:date="2012-08-08T17:05:00Z">
              <w:r w:rsidR="009F3611" w:rsidRPr="009F3611">
                <w:rPr>
                  <w:rPrChange w:id="22882" w:author="Thomas Dietz" w:date="2012-08-08T17:05:00Z">
                    <w:rPr>
                      <w:lang w:val="de-DE"/>
                    </w:rPr>
                  </w:rPrChange>
                </w:rPr>
                <w:t>module of-config1.1.1 {</w:t>
              </w:r>
            </w:ins>
          </w:p>
          <w:p w14:paraId="75786251" w14:textId="77777777" w:rsidR="009F3611" w:rsidRPr="009F3611" w:rsidRDefault="009F3611" w:rsidP="009F3611">
            <w:pPr>
              <w:pStyle w:val="XML1"/>
              <w:rPr>
                <w:ins w:id="22883" w:author="Thomas Dietz" w:date="2012-08-08T17:05:00Z"/>
                <w:rPrChange w:id="22884" w:author="Thomas Dietz" w:date="2012-08-08T17:05:00Z">
                  <w:rPr>
                    <w:ins w:id="22885" w:author="Thomas Dietz" w:date="2012-08-08T17:05:00Z"/>
                    <w:lang w:val="de-DE"/>
                  </w:rPr>
                </w:rPrChange>
              </w:rPr>
            </w:pPr>
            <w:ins w:id="22886" w:author="Thomas Dietz" w:date="2012-08-08T17:05:00Z">
              <w:r w:rsidRPr="009F3611">
                <w:rPr>
                  <w:rPrChange w:id="22887"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22888" w:author="Thomas Dietz" w:date="2012-08-08T17:05:00Z"/>
                <w:rPrChange w:id="22889" w:author="Thomas Dietz" w:date="2012-08-08T17:05:00Z">
                  <w:rPr>
                    <w:ins w:id="22890" w:author="Thomas Dietz" w:date="2012-08-08T17:05:00Z"/>
                    <w:lang w:val="de-DE"/>
                  </w:rPr>
                </w:rPrChange>
              </w:rPr>
            </w:pPr>
            <w:ins w:id="22891" w:author="Thomas Dietz" w:date="2012-08-08T17:05:00Z">
              <w:r w:rsidRPr="009F3611">
                <w:rPr>
                  <w:rPrChange w:id="22892" w:author="Thomas Dietz" w:date="2012-08-08T17:05:00Z">
                    <w:rPr>
                      <w:lang w:val="de-DE"/>
                    </w:rPr>
                  </w:rPrChange>
                </w:rPr>
                <w:t xml:space="preserve">  prefix of11-config;</w:t>
              </w:r>
            </w:ins>
          </w:p>
          <w:p w14:paraId="670D0A08" w14:textId="77777777" w:rsidR="009F3611" w:rsidRPr="009F3611" w:rsidRDefault="009F3611" w:rsidP="009F3611">
            <w:pPr>
              <w:pStyle w:val="XML1"/>
              <w:rPr>
                <w:ins w:id="22893" w:author="Thomas Dietz" w:date="2012-08-08T17:05:00Z"/>
                <w:rPrChange w:id="22894" w:author="Thomas Dietz" w:date="2012-08-08T17:05:00Z">
                  <w:rPr>
                    <w:ins w:id="22895" w:author="Thomas Dietz" w:date="2012-08-08T17:05:00Z"/>
                    <w:lang w:val="de-DE"/>
                  </w:rPr>
                </w:rPrChange>
              </w:rPr>
            </w:pPr>
          </w:p>
          <w:p w14:paraId="7A46BBDB" w14:textId="77777777" w:rsidR="009F3611" w:rsidRPr="009F3611" w:rsidRDefault="009F3611" w:rsidP="009F3611">
            <w:pPr>
              <w:pStyle w:val="XML1"/>
              <w:rPr>
                <w:ins w:id="22896" w:author="Thomas Dietz" w:date="2012-08-08T17:05:00Z"/>
                <w:rPrChange w:id="22897" w:author="Thomas Dietz" w:date="2012-08-08T17:05:00Z">
                  <w:rPr>
                    <w:ins w:id="22898" w:author="Thomas Dietz" w:date="2012-08-08T17:05:00Z"/>
                    <w:lang w:val="de-DE"/>
                  </w:rPr>
                </w:rPrChange>
              </w:rPr>
            </w:pPr>
            <w:ins w:id="22899" w:author="Thomas Dietz" w:date="2012-08-08T17:05:00Z">
              <w:r w:rsidRPr="009F3611">
                <w:rPr>
                  <w:rPrChange w:id="22900"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22901" w:author="Thomas Dietz" w:date="2012-08-08T17:05:00Z"/>
                <w:rPrChange w:id="22902" w:author="Thomas Dietz" w:date="2012-08-08T17:05:00Z">
                  <w:rPr>
                    <w:ins w:id="22903" w:author="Thomas Dietz" w:date="2012-08-08T17:05:00Z"/>
                    <w:lang w:val="de-DE"/>
                  </w:rPr>
                </w:rPrChange>
              </w:rPr>
            </w:pPr>
            <w:ins w:id="22904" w:author="Thomas Dietz" w:date="2012-08-08T17:05:00Z">
              <w:r w:rsidRPr="009F3611">
                <w:rPr>
                  <w:rPrChange w:id="22905"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22906" w:author="Thomas Dietz" w:date="2012-08-08T17:05:00Z"/>
                <w:rPrChange w:id="22907" w:author="Thomas Dietz" w:date="2012-08-08T17:05:00Z">
                  <w:rPr>
                    <w:ins w:id="22908" w:author="Thomas Dietz" w:date="2012-08-08T17:05:00Z"/>
                    <w:lang w:val="de-DE"/>
                  </w:rPr>
                </w:rPrChange>
              </w:rPr>
            </w:pPr>
          </w:p>
          <w:p w14:paraId="2EAE90B0" w14:textId="77777777" w:rsidR="009F3611" w:rsidRPr="009F3611" w:rsidRDefault="009F3611" w:rsidP="009F3611">
            <w:pPr>
              <w:pStyle w:val="XML1"/>
              <w:rPr>
                <w:ins w:id="22909" w:author="Thomas Dietz" w:date="2012-08-08T17:05:00Z"/>
                <w:rPrChange w:id="22910" w:author="Thomas Dietz" w:date="2012-08-08T17:05:00Z">
                  <w:rPr>
                    <w:ins w:id="22911" w:author="Thomas Dietz" w:date="2012-08-08T17:05:00Z"/>
                    <w:lang w:val="de-DE"/>
                  </w:rPr>
                </w:rPrChange>
              </w:rPr>
            </w:pPr>
            <w:ins w:id="22912" w:author="Thomas Dietz" w:date="2012-08-08T17:05:00Z">
              <w:r w:rsidRPr="009F3611">
                <w:rPr>
                  <w:rPrChange w:id="22913"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22914" w:author="Thomas Dietz" w:date="2012-08-08T17:05:00Z"/>
                <w:rPrChange w:id="22915" w:author="Thomas Dietz" w:date="2012-08-08T17:05:00Z">
                  <w:rPr>
                    <w:ins w:id="22916" w:author="Thomas Dietz" w:date="2012-08-08T17:05:00Z"/>
                    <w:lang w:val="de-DE"/>
                  </w:rPr>
                </w:rPrChange>
              </w:rPr>
            </w:pPr>
          </w:p>
          <w:p w14:paraId="3F260CA9" w14:textId="77777777" w:rsidR="009F3611" w:rsidRPr="009F3611" w:rsidRDefault="009F3611" w:rsidP="009F3611">
            <w:pPr>
              <w:pStyle w:val="XML1"/>
              <w:rPr>
                <w:ins w:id="22917" w:author="Thomas Dietz" w:date="2012-08-08T17:05:00Z"/>
                <w:rPrChange w:id="22918" w:author="Thomas Dietz" w:date="2012-08-08T17:05:00Z">
                  <w:rPr>
                    <w:ins w:id="22919" w:author="Thomas Dietz" w:date="2012-08-08T17:05:00Z"/>
                    <w:lang w:val="de-DE"/>
                  </w:rPr>
                </w:rPrChange>
              </w:rPr>
            </w:pPr>
            <w:ins w:id="22920" w:author="Thomas Dietz" w:date="2012-08-08T17:05:00Z">
              <w:r w:rsidRPr="009F3611">
                <w:rPr>
                  <w:rPrChange w:id="22921" w:author="Thomas Dietz" w:date="2012-08-08T17:05:00Z">
                    <w:rPr>
                      <w:lang w:val="de-DE"/>
                    </w:rPr>
                  </w:rPrChange>
                </w:rPr>
                <w:t xml:space="preserve">  contact "tbd";</w:t>
              </w:r>
            </w:ins>
          </w:p>
          <w:p w14:paraId="31C07B4C" w14:textId="77777777" w:rsidR="009F3611" w:rsidRPr="009F3611" w:rsidRDefault="009F3611" w:rsidP="009F3611">
            <w:pPr>
              <w:pStyle w:val="XML1"/>
              <w:rPr>
                <w:ins w:id="22922" w:author="Thomas Dietz" w:date="2012-08-08T17:05:00Z"/>
                <w:rPrChange w:id="22923" w:author="Thomas Dietz" w:date="2012-08-08T17:05:00Z">
                  <w:rPr>
                    <w:ins w:id="22924" w:author="Thomas Dietz" w:date="2012-08-08T17:05:00Z"/>
                    <w:lang w:val="de-DE"/>
                  </w:rPr>
                </w:rPrChange>
              </w:rPr>
            </w:pPr>
          </w:p>
          <w:p w14:paraId="4046EC86" w14:textId="77777777" w:rsidR="009F3611" w:rsidRPr="009F3611" w:rsidRDefault="009F3611" w:rsidP="009F3611">
            <w:pPr>
              <w:pStyle w:val="XML1"/>
              <w:rPr>
                <w:ins w:id="22925" w:author="Thomas Dietz" w:date="2012-08-08T17:05:00Z"/>
                <w:rPrChange w:id="22926" w:author="Thomas Dietz" w:date="2012-08-08T17:05:00Z">
                  <w:rPr>
                    <w:ins w:id="22927" w:author="Thomas Dietz" w:date="2012-08-08T17:05:00Z"/>
                    <w:lang w:val="de-DE"/>
                  </w:rPr>
                </w:rPrChange>
              </w:rPr>
            </w:pPr>
            <w:ins w:id="22928" w:author="Thomas Dietz" w:date="2012-08-08T17:05:00Z">
              <w:r w:rsidRPr="009F3611">
                <w:rPr>
                  <w:rPrChange w:id="22929" w:author="Thomas Dietz" w:date="2012-08-08T17:05:00Z">
                    <w:rPr>
                      <w:lang w:val="de-DE"/>
                    </w:rPr>
                  </w:rPrChange>
                </w:rPr>
                <w:t xml:space="preserve">  description "tbd</w:t>
              </w:r>
            </w:ins>
          </w:p>
          <w:p w14:paraId="7BECA951" w14:textId="77777777" w:rsidR="009F3611" w:rsidRPr="009F3611" w:rsidRDefault="009F3611" w:rsidP="009F3611">
            <w:pPr>
              <w:pStyle w:val="XML1"/>
              <w:rPr>
                <w:ins w:id="22930" w:author="Thomas Dietz" w:date="2012-08-08T17:05:00Z"/>
                <w:rPrChange w:id="22931" w:author="Thomas Dietz" w:date="2012-08-08T17:05:00Z">
                  <w:rPr>
                    <w:ins w:id="22932" w:author="Thomas Dietz" w:date="2012-08-08T17:05:00Z"/>
                    <w:lang w:val="de-DE"/>
                  </w:rPr>
                </w:rPrChange>
              </w:rPr>
            </w:pPr>
          </w:p>
          <w:p w14:paraId="4128840F" w14:textId="77777777" w:rsidR="009F3611" w:rsidRPr="009F3611" w:rsidRDefault="009F3611" w:rsidP="009F3611">
            <w:pPr>
              <w:pStyle w:val="XML1"/>
              <w:rPr>
                <w:ins w:id="22933" w:author="Thomas Dietz" w:date="2012-08-08T17:05:00Z"/>
                <w:rPrChange w:id="22934" w:author="Thomas Dietz" w:date="2012-08-08T17:05:00Z">
                  <w:rPr>
                    <w:ins w:id="22935" w:author="Thomas Dietz" w:date="2012-08-08T17:05:00Z"/>
                    <w:lang w:val="de-DE"/>
                  </w:rPr>
                </w:rPrChange>
              </w:rPr>
            </w:pPr>
            <w:ins w:id="22936" w:author="Thomas Dietz" w:date="2012-08-08T17:05:00Z">
              <w:r w:rsidRPr="009F3611">
                <w:rPr>
                  <w:rPrChange w:id="22937"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22938" w:author="Thomas Dietz" w:date="2012-08-08T17:05:00Z"/>
                <w:rPrChange w:id="22939" w:author="Thomas Dietz" w:date="2012-08-08T17:05:00Z">
                  <w:rPr>
                    <w:ins w:id="22940" w:author="Thomas Dietz" w:date="2012-08-08T17:05:00Z"/>
                    <w:lang w:val="de-DE"/>
                  </w:rPr>
                </w:rPrChange>
              </w:rPr>
            </w:pPr>
          </w:p>
          <w:p w14:paraId="39DE74F4" w14:textId="77777777" w:rsidR="009F3611" w:rsidRPr="009F3611" w:rsidRDefault="009F3611" w:rsidP="009F3611">
            <w:pPr>
              <w:pStyle w:val="XML1"/>
              <w:rPr>
                <w:ins w:id="22941" w:author="Thomas Dietz" w:date="2012-08-08T17:05:00Z"/>
                <w:rPrChange w:id="22942" w:author="Thomas Dietz" w:date="2012-08-08T17:05:00Z">
                  <w:rPr>
                    <w:ins w:id="22943" w:author="Thomas Dietz" w:date="2012-08-08T17:05:00Z"/>
                    <w:lang w:val="de-DE"/>
                  </w:rPr>
                </w:rPrChange>
              </w:rPr>
            </w:pPr>
            <w:ins w:id="22944" w:author="Thomas Dietz" w:date="2012-08-08T17:05:00Z">
              <w:r w:rsidRPr="009F3611">
                <w:rPr>
                  <w:rPrChange w:id="22945"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22946" w:author="Thomas Dietz" w:date="2012-08-08T17:05:00Z"/>
                <w:rPrChange w:id="22947" w:author="Thomas Dietz" w:date="2012-08-08T17:05:00Z">
                  <w:rPr>
                    <w:ins w:id="22948" w:author="Thomas Dietz" w:date="2012-08-08T17:05:00Z"/>
                    <w:lang w:val="de-DE"/>
                  </w:rPr>
                </w:rPrChange>
              </w:rPr>
            </w:pPr>
            <w:ins w:id="22949" w:author="Thomas Dietz" w:date="2012-08-08T17:05:00Z">
              <w:r w:rsidRPr="009F3611">
                <w:rPr>
                  <w:rPrChange w:id="22950"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22951" w:author="Thomas Dietz" w:date="2012-08-08T17:05:00Z"/>
                <w:rPrChange w:id="22952" w:author="Thomas Dietz" w:date="2012-08-08T17:05:00Z">
                  <w:rPr>
                    <w:ins w:id="22953" w:author="Thomas Dietz" w:date="2012-08-08T17:05:00Z"/>
                    <w:lang w:val="de-DE"/>
                  </w:rPr>
                </w:rPrChange>
              </w:rPr>
            </w:pPr>
            <w:ins w:id="22954" w:author="Thomas Dietz" w:date="2012-08-08T17:05:00Z">
              <w:r w:rsidRPr="009F3611">
                <w:rPr>
                  <w:rPrChange w:id="22955" w:author="Thomas Dietz" w:date="2012-08-08T17:05:00Z">
                    <w:rPr>
                      <w:lang w:val="de-DE"/>
                    </w:rPr>
                  </w:rPrChange>
                </w:rPr>
                <w:t xml:space="preserve">    requests. All non-configurable values SHOULD be reported by</w:t>
              </w:r>
            </w:ins>
          </w:p>
          <w:p w14:paraId="7248BCC3" w14:textId="77777777" w:rsidR="009F3611" w:rsidRPr="009F3611" w:rsidRDefault="009F3611" w:rsidP="009F3611">
            <w:pPr>
              <w:pStyle w:val="XML1"/>
              <w:rPr>
                <w:ins w:id="22956" w:author="Thomas Dietz" w:date="2012-08-08T17:05:00Z"/>
                <w:rPrChange w:id="22957" w:author="Thomas Dietz" w:date="2012-08-08T17:05:00Z">
                  <w:rPr>
                    <w:ins w:id="22958" w:author="Thomas Dietz" w:date="2012-08-08T17:05:00Z"/>
                    <w:lang w:val="de-DE"/>
                  </w:rPr>
                </w:rPrChange>
              </w:rPr>
            </w:pPr>
            <w:ins w:id="22959" w:author="Thomas Dietz" w:date="2012-08-08T17:05:00Z">
              <w:r w:rsidRPr="009F3611">
                <w:rPr>
                  <w:rPrChange w:id="22960" w:author="Thomas Dietz" w:date="2012-08-08T17:05:00Z">
                    <w:rPr>
                      <w:lang w:val="de-DE"/>
                    </w:rPr>
                  </w:rPrChange>
                </w:rPr>
                <w:t xml:space="preserve">    replies to NETCONF &lt;get&gt; requests.</w:t>
              </w:r>
            </w:ins>
          </w:p>
          <w:p w14:paraId="6B7E668B" w14:textId="77777777" w:rsidR="009F3611" w:rsidRPr="009F3611" w:rsidRDefault="009F3611" w:rsidP="009F3611">
            <w:pPr>
              <w:pStyle w:val="XML1"/>
              <w:rPr>
                <w:ins w:id="22961" w:author="Thomas Dietz" w:date="2012-08-08T17:05:00Z"/>
                <w:rPrChange w:id="22962" w:author="Thomas Dietz" w:date="2012-08-08T17:05:00Z">
                  <w:rPr>
                    <w:ins w:id="22963" w:author="Thomas Dietz" w:date="2012-08-08T17:05:00Z"/>
                    <w:lang w:val="de-DE"/>
                  </w:rPr>
                </w:rPrChange>
              </w:rPr>
            </w:pPr>
          </w:p>
          <w:p w14:paraId="6B30DD4D" w14:textId="77777777" w:rsidR="009F3611" w:rsidRPr="009F3611" w:rsidRDefault="009F3611" w:rsidP="009F3611">
            <w:pPr>
              <w:pStyle w:val="XML1"/>
              <w:rPr>
                <w:ins w:id="22964" w:author="Thomas Dietz" w:date="2012-08-08T17:05:00Z"/>
                <w:rPrChange w:id="22965" w:author="Thomas Dietz" w:date="2012-08-08T17:05:00Z">
                  <w:rPr>
                    <w:ins w:id="22966" w:author="Thomas Dietz" w:date="2012-08-08T17:05:00Z"/>
                    <w:lang w:val="de-DE"/>
                  </w:rPr>
                </w:rPrChange>
              </w:rPr>
            </w:pPr>
            <w:ins w:id="22967" w:author="Thomas Dietz" w:date="2012-08-08T17:05:00Z">
              <w:r w:rsidRPr="009F3611">
                <w:rPr>
                  <w:rPrChange w:id="22968"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22969" w:author="Thomas Dietz" w:date="2012-08-08T17:05:00Z"/>
                <w:rPrChange w:id="22970" w:author="Thomas Dietz" w:date="2012-08-08T17:05:00Z">
                  <w:rPr>
                    <w:ins w:id="22971" w:author="Thomas Dietz" w:date="2012-08-08T17:05:00Z"/>
                    <w:lang w:val="de-DE"/>
                  </w:rPr>
                </w:rPrChange>
              </w:rPr>
            </w:pPr>
            <w:ins w:id="22972" w:author="Thomas Dietz" w:date="2012-08-08T17:05:00Z">
              <w:r w:rsidRPr="009F3611">
                <w:rPr>
                  <w:rPrChange w:id="22973"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22974" w:author="Thomas Dietz" w:date="2012-08-08T17:05:00Z"/>
                <w:rPrChange w:id="22975" w:author="Thomas Dietz" w:date="2012-08-08T17:05:00Z">
                  <w:rPr>
                    <w:ins w:id="22976" w:author="Thomas Dietz" w:date="2012-08-08T17:05:00Z"/>
                    <w:lang w:val="de-DE"/>
                  </w:rPr>
                </w:rPrChange>
              </w:rPr>
            </w:pPr>
            <w:ins w:id="22977" w:author="Thomas Dietz" w:date="2012-08-08T17:05:00Z">
              <w:r w:rsidRPr="009F3611">
                <w:rPr>
                  <w:rPrChange w:id="22978"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22979" w:author="Thomas Dietz" w:date="2012-08-08T17:05:00Z"/>
                <w:rPrChange w:id="22980" w:author="Thomas Dietz" w:date="2012-08-08T17:05:00Z">
                  <w:rPr>
                    <w:ins w:id="22981" w:author="Thomas Dietz" w:date="2012-08-08T17:05:00Z"/>
                    <w:lang w:val="de-DE"/>
                  </w:rPr>
                </w:rPrChange>
              </w:rPr>
            </w:pPr>
          </w:p>
          <w:p w14:paraId="5AA98F5C" w14:textId="77777777" w:rsidR="009F3611" w:rsidRPr="009F3611" w:rsidRDefault="009F3611" w:rsidP="009F3611">
            <w:pPr>
              <w:pStyle w:val="XML1"/>
              <w:rPr>
                <w:ins w:id="22982" w:author="Thomas Dietz" w:date="2012-08-08T17:05:00Z"/>
                <w:rPrChange w:id="22983" w:author="Thomas Dietz" w:date="2012-08-08T17:05:00Z">
                  <w:rPr>
                    <w:ins w:id="22984" w:author="Thomas Dietz" w:date="2012-08-08T17:05:00Z"/>
                    <w:lang w:val="de-DE"/>
                  </w:rPr>
                </w:rPrChange>
              </w:rPr>
            </w:pPr>
            <w:ins w:id="22985" w:author="Thomas Dietz" w:date="2012-08-08T17:05:00Z">
              <w:r w:rsidRPr="009F3611">
                <w:rPr>
                  <w:rPrChange w:id="22986" w:author="Thomas Dietz" w:date="2012-08-08T17:05:00Z">
                    <w:rPr>
                      <w:lang w:val="de-DE"/>
                    </w:rPr>
                  </w:rPrChange>
                </w:rPr>
                <w:t xml:space="preserve">     When validating an &lt;edit</w:t>
              </w:r>
              <w:r w:rsidRPr="009F3611">
                <w:rPr>
                  <w:rFonts w:ascii="MS Mincho" w:eastAsia="MS Mincho" w:hAnsi="MS Mincho" w:cs="MS Mincho"/>
                  <w:rPrChange w:id="22987" w:author="Thomas Dietz" w:date="2012-08-08T17:05:00Z">
                    <w:rPr>
                      <w:rFonts w:ascii="MS Mincho" w:eastAsia="MS Mincho" w:hAnsi="MS Mincho" w:cs="MS Mincho"/>
                      <w:lang w:val="de-DE"/>
                    </w:rPr>
                  </w:rPrChange>
                </w:rPr>
                <w:t>‑</w:t>
              </w:r>
              <w:r w:rsidRPr="009F3611">
                <w:rPr>
                  <w:rPrChange w:id="22988"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22989" w:author="Thomas Dietz" w:date="2012-08-08T17:05:00Z"/>
                <w:rPrChange w:id="22990" w:author="Thomas Dietz" w:date="2012-08-08T17:05:00Z">
                  <w:rPr>
                    <w:ins w:id="22991" w:author="Thomas Dietz" w:date="2012-08-08T17:05:00Z"/>
                    <w:lang w:val="de-DE"/>
                  </w:rPr>
                </w:rPrChange>
              </w:rPr>
            </w:pPr>
            <w:ins w:id="22992" w:author="Thomas Dietz" w:date="2012-08-08T17:05:00Z">
              <w:r w:rsidRPr="009F3611">
                <w:rPr>
                  <w:rPrChange w:id="22993"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22994" w:author="Thomas Dietz" w:date="2012-08-08T17:05:00Z"/>
                <w:rPrChange w:id="22995" w:author="Thomas Dietz" w:date="2012-08-08T17:05:00Z">
                  <w:rPr>
                    <w:ins w:id="22996" w:author="Thomas Dietz" w:date="2012-08-08T17:05:00Z"/>
                    <w:lang w:val="de-DE"/>
                  </w:rPr>
                </w:rPrChange>
              </w:rPr>
            </w:pPr>
          </w:p>
          <w:p w14:paraId="667A63AF" w14:textId="77777777" w:rsidR="009F3611" w:rsidRPr="009F3611" w:rsidRDefault="009F3611" w:rsidP="009F3611">
            <w:pPr>
              <w:pStyle w:val="XML1"/>
              <w:rPr>
                <w:ins w:id="22997" w:author="Thomas Dietz" w:date="2012-08-08T17:05:00Z"/>
                <w:rPrChange w:id="22998" w:author="Thomas Dietz" w:date="2012-08-08T17:05:00Z">
                  <w:rPr>
                    <w:ins w:id="22999" w:author="Thomas Dietz" w:date="2012-08-08T17:05:00Z"/>
                    <w:lang w:val="de-DE"/>
                  </w:rPr>
                </w:rPrChange>
              </w:rPr>
            </w:pPr>
            <w:ins w:id="23000" w:author="Thomas Dietz" w:date="2012-08-08T17:05:00Z">
              <w:r w:rsidRPr="009F3611">
                <w:rPr>
                  <w:rPrChange w:id="23001"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23002" w:author="Thomas Dietz" w:date="2012-08-08T17:05:00Z"/>
                <w:rPrChange w:id="23003" w:author="Thomas Dietz" w:date="2012-08-08T17:05:00Z">
                  <w:rPr>
                    <w:ins w:id="23004" w:author="Thomas Dietz" w:date="2012-08-08T17:05:00Z"/>
                    <w:lang w:val="de-DE"/>
                  </w:rPr>
                </w:rPrChange>
              </w:rPr>
            </w:pPr>
            <w:ins w:id="23005" w:author="Thomas Dietz" w:date="2012-08-08T17:05:00Z">
              <w:r w:rsidRPr="009F3611">
                <w:rPr>
                  <w:rPrChange w:id="23006"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23007" w:author="Thomas Dietz" w:date="2012-08-08T17:05:00Z"/>
                <w:rPrChange w:id="23008" w:author="Thomas Dietz" w:date="2012-08-08T17:05:00Z">
                  <w:rPr>
                    <w:ins w:id="23009" w:author="Thomas Dietz" w:date="2012-08-08T17:05:00Z"/>
                    <w:lang w:val="de-DE"/>
                  </w:rPr>
                </w:rPrChange>
              </w:rPr>
            </w:pPr>
            <w:ins w:id="23010" w:author="Thomas Dietz" w:date="2012-08-08T17:05:00Z">
              <w:r w:rsidRPr="009F3611">
                <w:rPr>
                  <w:rPrChange w:id="23011"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23012" w:author="Thomas Dietz" w:date="2012-08-08T17:05:00Z"/>
                <w:rPrChange w:id="23013" w:author="Thomas Dietz" w:date="2012-08-08T17:05:00Z">
                  <w:rPr>
                    <w:ins w:id="23014" w:author="Thomas Dietz" w:date="2012-08-08T17:05:00Z"/>
                    <w:lang w:val="de-DE"/>
                  </w:rPr>
                </w:rPrChange>
              </w:rPr>
            </w:pPr>
            <w:ins w:id="23015" w:author="Thomas Dietz" w:date="2012-08-08T17:05:00Z">
              <w:r w:rsidRPr="009F3611">
                <w:rPr>
                  <w:rPrChange w:id="23016" w:author="Thomas Dietz" w:date="2012-08-08T17:05:00Z">
                    <w:rPr>
                      <w:lang w:val="de-DE"/>
                    </w:rPr>
                  </w:rPrChange>
                </w:rPr>
                <w:t xml:space="preserve">       'data-exists' error is returned.</w:t>
              </w:r>
            </w:ins>
          </w:p>
          <w:p w14:paraId="2F68052C" w14:textId="77777777" w:rsidR="009F3611" w:rsidRPr="009F3611" w:rsidRDefault="009F3611" w:rsidP="009F3611">
            <w:pPr>
              <w:pStyle w:val="XML1"/>
              <w:rPr>
                <w:ins w:id="23017" w:author="Thomas Dietz" w:date="2012-08-08T17:05:00Z"/>
                <w:rPrChange w:id="23018" w:author="Thomas Dietz" w:date="2012-08-08T17:05:00Z">
                  <w:rPr>
                    <w:ins w:id="23019" w:author="Thomas Dietz" w:date="2012-08-08T17:05:00Z"/>
                    <w:lang w:val="de-DE"/>
                  </w:rPr>
                </w:rPrChange>
              </w:rPr>
            </w:pPr>
            <w:ins w:id="23020" w:author="Thomas Dietz" w:date="2012-08-08T17:05:00Z">
              <w:r w:rsidRPr="009F3611">
                <w:rPr>
                  <w:rPrChange w:id="23021"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23022" w:author="Thomas Dietz" w:date="2012-08-08T17:05:00Z"/>
                <w:rPrChange w:id="23023" w:author="Thomas Dietz" w:date="2012-08-08T17:05:00Z">
                  <w:rPr>
                    <w:ins w:id="23024" w:author="Thomas Dietz" w:date="2012-08-08T17:05:00Z"/>
                    <w:lang w:val="de-DE"/>
                  </w:rPr>
                </w:rPrChange>
              </w:rPr>
            </w:pPr>
            <w:ins w:id="23025" w:author="Thomas Dietz" w:date="2012-08-08T17:05:00Z">
              <w:r w:rsidRPr="009F3611">
                <w:rPr>
                  <w:rPrChange w:id="23026"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23027" w:author="Thomas Dietz" w:date="2012-08-08T17:05:00Z"/>
                <w:rPrChange w:id="23028" w:author="Thomas Dietz" w:date="2012-08-08T17:05:00Z">
                  <w:rPr>
                    <w:ins w:id="23029" w:author="Thomas Dietz" w:date="2012-08-08T17:05:00Z"/>
                    <w:lang w:val="de-DE"/>
                  </w:rPr>
                </w:rPrChange>
              </w:rPr>
            </w:pPr>
            <w:ins w:id="23030" w:author="Thomas Dietz" w:date="2012-08-08T17:05:00Z">
              <w:r w:rsidRPr="009F3611">
                <w:rPr>
                  <w:rPrChange w:id="23031" w:author="Thomas Dietz" w:date="2012-08-08T17:05:00Z">
                    <w:rPr>
                      <w:lang w:val="de-DE"/>
                    </w:rPr>
                  </w:rPrChange>
                </w:rPr>
                <w:t xml:space="preserve">        deleted.";</w:t>
              </w:r>
            </w:ins>
          </w:p>
          <w:p w14:paraId="6E242FA1" w14:textId="77777777" w:rsidR="009F3611" w:rsidRPr="009F3611" w:rsidRDefault="009F3611" w:rsidP="009F3611">
            <w:pPr>
              <w:pStyle w:val="XML1"/>
              <w:rPr>
                <w:ins w:id="23032" w:author="Thomas Dietz" w:date="2012-08-08T17:05:00Z"/>
                <w:rPrChange w:id="23033" w:author="Thomas Dietz" w:date="2012-08-08T17:05:00Z">
                  <w:rPr>
                    <w:ins w:id="23034" w:author="Thomas Dietz" w:date="2012-08-08T17:05:00Z"/>
                    <w:lang w:val="de-DE"/>
                  </w:rPr>
                </w:rPrChange>
              </w:rPr>
            </w:pPr>
          </w:p>
          <w:p w14:paraId="7D4432B7" w14:textId="77777777" w:rsidR="009F3611" w:rsidRPr="009F3611" w:rsidRDefault="009F3611" w:rsidP="009F3611">
            <w:pPr>
              <w:pStyle w:val="XML1"/>
              <w:rPr>
                <w:ins w:id="23035" w:author="Thomas Dietz" w:date="2012-08-08T17:05:00Z"/>
                <w:rPrChange w:id="23036" w:author="Thomas Dietz" w:date="2012-08-08T17:05:00Z">
                  <w:rPr>
                    <w:ins w:id="23037" w:author="Thomas Dietz" w:date="2012-08-08T17:05:00Z"/>
                    <w:lang w:val="de-DE"/>
                  </w:rPr>
                </w:rPrChange>
              </w:rPr>
            </w:pPr>
            <w:ins w:id="23038" w:author="Thomas Dietz" w:date="2012-08-08T17:05:00Z">
              <w:r w:rsidRPr="009F3611">
                <w:rPr>
                  <w:rPrChange w:id="23039" w:author="Thomas Dietz" w:date="2012-08-08T17:05:00Z">
                    <w:rPr>
                      <w:lang w:val="de-DE"/>
                    </w:rPr>
                  </w:rPrChange>
                </w:rPr>
                <w:t xml:space="preserve">  revision 2011-12-07 {</w:t>
              </w:r>
            </w:ins>
          </w:p>
          <w:p w14:paraId="3C5A80A8" w14:textId="77777777" w:rsidR="009F3611" w:rsidRPr="009F3611" w:rsidRDefault="009F3611" w:rsidP="009F3611">
            <w:pPr>
              <w:pStyle w:val="XML1"/>
              <w:rPr>
                <w:ins w:id="23040" w:author="Thomas Dietz" w:date="2012-08-08T17:05:00Z"/>
                <w:rPrChange w:id="23041" w:author="Thomas Dietz" w:date="2012-08-08T17:05:00Z">
                  <w:rPr>
                    <w:ins w:id="23042" w:author="Thomas Dietz" w:date="2012-08-08T17:05:00Z"/>
                    <w:lang w:val="de-DE"/>
                  </w:rPr>
                </w:rPrChange>
              </w:rPr>
            </w:pPr>
            <w:ins w:id="23043" w:author="Thomas Dietz" w:date="2012-08-08T17:05:00Z">
              <w:r w:rsidRPr="009F3611">
                <w:rPr>
                  <w:rPrChange w:id="23044"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23045" w:author="Thomas Dietz" w:date="2012-08-08T17:05:00Z"/>
                <w:rPrChange w:id="23046" w:author="Thomas Dietz" w:date="2012-08-08T17:05:00Z">
                  <w:rPr>
                    <w:ins w:id="23047" w:author="Thomas Dietz" w:date="2012-08-08T17:05:00Z"/>
                    <w:lang w:val="de-DE"/>
                  </w:rPr>
                </w:rPrChange>
              </w:rPr>
            </w:pPr>
          </w:p>
          <w:p w14:paraId="4CEA534B" w14:textId="77777777" w:rsidR="009F3611" w:rsidRPr="009F3611" w:rsidRDefault="009F3611" w:rsidP="009F3611">
            <w:pPr>
              <w:pStyle w:val="XML1"/>
              <w:rPr>
                <w:ins w:id="23048" w:author="Thomas Dietz" w:date="2012-08-08T17:05:00Z"/>
                <w:rPrChange w:id="23049" w:author="Thomas Dietz" w:date="2012-08-08T17:05:00Z">
                  <w:rPr>
                    <w:ins w:id="23050" w:author="Thomas Dietz" w:date="2012-08-08T17:05:00Z"/>
                    <w:lang w:val="de-DE"/>
                  </w:rPr>
                </w:rPrChange>
              </w:rPr>
            </w:pPr>
            <w:ins w:id="23051" w:author="Thomas Dietz" w:date="2012-08-08T17:05:00Z">
              <w:r w:rsidRPr="009F3611">
                <w:rPr>
                  <w:rPrChange w:id="23052" w:author="Thomas Dietz" w:date="2012-08-08T17:05:00Z">
                    <w:rPr>
                      <w:lang w:val="de-DE"/>
                    </w:rPr>
                  </w:rPrChange>
                </w:rPr>
                <w:t xml:space="preserve">    reference "tbd";</w:t>
              </w:r>
            </w:ins>
          </w:p>
          <w:p w14:paraId="548A334B" w14:textId="77777777" w:rsidR="009F3611" w:rsidRPr="009F3611" w:rsidRDefault="009F3611" w:rsidP="009F3611">
            <w:pPr>
              <w:pStyle w:val="XML1"/>
              <w:rPr>
                <w:ins w:id="23053" w:author="Thomas Dietz" w:date="2012-08-08T17:05:00Z"/>
                <w:rPrChange w:id="23054" w:author="Thomas Dietz" w:date="2012-08-08T17:05:00Z">
                  <w:rPr>
                    <w:ins w:id="23055" w:author="Thomas Dietz" w:date="2012-08-08T17:05:00Z"/>
                    <w:lang w:val="de-DE"/>
                  </w:rPr>
                </w:rPrChange>
              </w:rPr>
            </w:pPr>
            <w:ins w:id="23056" w:author="Thomas Dietz" w:date="2012-08-08T17:05:00Z">
              <w:r w:rsidRPr="009F3611">
                <w:rPr>
                  <w:rPrChange w:id="23057" w:author="Thomas Dietz" w:date="2012-08-08T17:05:00Z">
                    <w:rPr>
                      <w:lang w:val="de-DE"/>
                    </w:rPr>
                  </w:rPrChange>
                </w:rPr>
                <w:t xml:space="preserve">  }</w:t>
              </w:r>
            </w:ins>
          </w:p>
          <w:p w14:paraId="54DEB649" w14:textId="77777777" w:rsidR="009F3611" w:rsidRPr="009F3611" w:rsidRDefault="009F3611" w:rsidP="009F3611">
            <w:pPr>
              <w:pStyle w:val="XML1"/>
              <w:rPr>
                <w:ins w:id="23058" w:author="Thomas Dietz" w:date="2012-08-08T17:05:00Z"/>
                <w:rPrChange w:id="23059" w:author="Thomas Dietz" w:date="2012-08-08T17:05:00Z">
                  <w:rPr>
                    <w:ins w:id="23060" w:author="Thomas Dietz" w:date="2012-08-08T17:05:00Z"/>
                    <w:lang w:val="de-DE"/>
                  </w:rPr>
                </w:rPrChange>
              </w:rPr>
            </w:pPr>
          </w:p>
          <w:p w14:paraId="7F03F9E3" w14:textId="77777777" w:rsidR="009F3611" w:rsidRPr="009F3611" w:rsidRDefault="009F3611" w:rsidP="009F3611">
            <w:pPr>
              <w:pStyle w:val="XML1"/>
              <w:rPr>
                <w:ins w:id="23061" w:author="Thomas Dietz" w:date="2012-08-08T17:05:00Z"/>
                <w:rPrChange w:id="23062" w:author="Thomas Dietz" w:date="2012-08-08T17:05:00Z">
                  <w:rPr>
                    <w:ins w:id="23063" w:author="Thomas Dietz" w:date="2012-08-08T17:05:00Z"/>
                    <w:lang w:val="de-DE"/>
                  </w:rPr>
                </w:rPrChange>
              </w:rPr>
            </w:pPr>
            <w:ins w:id="23064" w:author="Thomas Dietz" w:date="2012-08-08T17:05:00Z">
              <w:r w:rsidRPr="009F3611">
                <w:rPr>
                  <w:rPrChange w:id="23065" w:author="Thomas Dietz" w:date="2012-08-08T17:05:00Z">
                    <w:rPr>
                      <w:lang w:val="de-DE"/>
                    </w:rPr>
                  </w:rPrChange>
                </w:rPr>
                <w:t>/*****************************************************************</w:t>
              </w:r>
            </w:ins>
          </w:p>
          <w:p w14:paraId="569684D5" w14:textId="77777777" w:rsidR="009F3611" w:rsidRPr="009F3611" w:rsidRDefault="009F3611" w:rsidP="009F3611">
            <w:pPr>
              <w:pStyle w:val="XML1"/>
              <w:rPr>
                <w:ins w:id="23066" w:author="Thomas Dietz" w:date="2012-08-08T17:05:00Z"/>
                <w:rPrChange w:id="23067" w:author="Thomas Dietz" w:date="2012-08-08T17:05:00Z">
                  <w:rPr>
                    <w:ins w:id="23068" w:author="Thomas Dietz" w:date="2012-08-08T17:05:00Z"/>
                    <w:lang w:val="de-DE"/>
                  </w:rPr>
                </w:rPrChange>
              </w:rPr>
            </w:pPr>
            <w:ins w:id="23069" w:author="Thomas Dietz" w:date="2012-08-08T17:05:00Z">
              <w:r w:rsidRPr="009F3611">
                <w:rPr>
                  <w:rPrChange w:id="23070" w:author="Thomas Dietz" w:date="2012-08-08T17:05:00Z">
                    <w:rPr>
                      <w:lang w:val="de-DE"/>
                    </w:rPr>
                  </w:rPrChange>
                </w:rPr>
                <w:t xml:space="preserve"> * Features</w:t>
              </w:r>
            </w:ins>
          </w:p>
          <w:p w14:paraId="6772B385" w14:textId="77777777" w:rsidR="009F3611" w:rsidRPr="009F3611" w:rsidRDefault="009F3611" w:rsidP="009F3611">
            <w:pPr>
              <w:pStyle w:val="XML1"/>
              <w:rPr>
                <w:ins w:id="23071" w:author="Thomas Dietz" w:date="2012-08-08T17:05:00Z"/>
                <w:rPrChange w:id="23072" w:author="Thomas Dietz" w:date="2012-08-08T17:05:00Z">
                  <w:rPr>
                    <w:ins w:id="23073" w:author="Thomas Dietz" w:date="2012-08-08T17:05:00Z"/>
                    <w:lang w:val="de-DE"/>
                  </w:rPr>
                </w:rPrChange>
              </w:rPr>
            </w:pPr>
            <w:ins w:id="23074" w:author="Thomas Dietz" w:date="2012-08-08T17:05:00Z">
              <w:r w:rsidRPr="009F3611">
                <w:rPr>
                  <w:rPrChange w:id="23075" w:author="Thomas Dietz" w:date="2012-08-08T17:05:00Z">
                    <w:rPr>
                      <w:lang w:val="de-DE"/>
                    </w:rPr>
                  </w:rPrChange>
                </w:rPr>
                <w:t xml:space="preserve"> *****************************************************************/</w:t>
              </w:r>
            </w:ins>
          </w:p>
          <w:p w14:paraId="365DF4D8" w14:textId="77777777" w:rsidR="009F3611" w:rsidRPr="009F3611" w:rsidRDefault="009F3611" w:rsidP="009F3611">
            <w:pPr>
              <w:pStyle w:val="XML1"/>
              <w:rPr>
                <w:ins w:id="23076" w:author="Thomas Dietz" w:date="2012-08-08T17:05:00Z"/>
                <w:rPrChange w:id="23077" w:author="Thomas Dietz" w:date="2012-08-08T17:05:00Z">
                  <w:rPr>
                    <w:ins w:id="23078" w:author="Thomas Dietz" w:date="2012-08-08T17:05:00Z"/>
                    <w:lang w:val="de-DE"/>
                  </w:rPr>
                </w:rPrChange>
              </w:rPr>
            </w:pPr>
          </w:p>
          <w:p w14:paraId="4D86E227" w14:textId="77777777" w:rsidR="009F3611" w:rsidRPr="009F3611" w:rsidRDefault="009F3611" w:rsidP="009F3611">
            <w:pPr>
              <w:pStyle w:val="XML1"/>
              <w:rPr>
                <w:ins w:id="23079" w:author="Thomas Dietz" w:date="2012-08-08T17:05:00Z"/>
                <w:rPrChange w:id="23080" w:author="Thomas Dietz" w:date="2012-08-08T17:05:00Z">
                  <w:rPr>
                    <w:ins w:id="23081" w:author="Thomas Dietz" w:date="2012-08-08T17:05:00Z"/>
                    <w:lang w:val="de-DE"/>
                  </w:rPr>
                </w:rPrChange>
              </w:rPr>
            </w:pPr>
            <w:ins w:id="23082" w:author="Thomas Dietz" w:date="2012-08-08T17:05:00Z">
              <w:r w:rsidRPr="009F3611">
                <w:rPr>
                  <w:rPrChange w:id="23083" w:author="Thomas Dietz" w:date="2012-08-08T17:05:00Z">
                    <w:rPr>
                      <w:lang w:val="de-DE"/>
                    </w:rPr>
                  </w:rPrChange>
                </w:rPr>
                <w:t>/*****************************************************************</w:t>
              </w:r>
            </w:ins>
          </w:p>
          <w:p w14:paraId="4A9ECA49" w14:textId="77777777" w:rsidR="009F3611" w:rsidRPr="009F3611" w:rsidRDefault="009F3611" w:rsidP="009F3611">
            <w:pPr>
              <w:pStyle w:val="XML1"/>
              <w:rPr>
                <w:ins w:id="23084" w:author="Thomas Dietz" w:date="2012-08-08T17:05:00Z"/>
                <w:rPrChange w:id="23085" w:author="Thomas Dietz" w:date="2012-08-08T17:05:00Z">
                  <w:rPr>
                    <w:ins w:id="23086" w:author="Thomas Dietz" w:date="2012-08-08T17:05:00Z"/>
                    <w:lang w:val="de-DE"/>
                  </w:rPr>
                </w:rPrChange>
              </w:rPr>
            </w:pPr>
            <w:ins w:id="23087" w:author="Thomas Dietz" w:date="2012-08-08T17:05:00Z">
              <w:r w:rsidRPr="009F3611">
                <w:rPr>
                  <w:rPrChange w:id="23088" w:author="Thomas Dietz" w:date="2012-08-08T17:05:00Z">
                    <w:rPr>
                      <w:lang w:val="de-DE"/>
                    </w:rPr>
                  </w:rPrChange>
                </w:rPr>
                <w:t xml:space="preserve"> * Type definitions</w:t>
              </w:r>
            </w:ins>
          </w:p>
          <w:p w14:paraId="48C31D5F" w14:textId="77777777" w:rsidR="009F3611" w:rsidRPr="009F3611" w:rsidRDefault="009F3611" w:rsidP="009F3611">
            <w:pPr>
              <w:pStyle w:val="XML1"/>
              <w:rPr>
                <w:ins w:id="23089" w:author="Thomas Dietz" w:date="2012-08-08T17:05:00Z"/>
                <w:rPrChange w:id="23090" w:author="Thomas Dietz" w:date="2012-08-08T17:05:00Z">
                  <w:rPr>
                    <w:ins w:id="23091" w:author="Thomas Dietz" w:date="2012-08-08T17:05:00Z"/>
                    <w:lang w:val="de-DE"/>
                  </w:rPr>
                </w:rPrChange>
              </w:rPr>
            </w:pPr>
            <w:ins w:id="23092" w:author="Thomas Dietz" w:date="2012-08-08T17:05:00Z">
              <w:r w:rsidRPr="009F3611">
                <w:rPr>
                  <w:rPrChange w:id="23093" w:author="Thomas Dietz" w:date="2012-08-08T17:05:00Z">
                    <w:rPr>
                      <w:lang w:val="de-DE"/>
                    </w:rPr>
                  </w:rPrChange>
                </w:rPr>
                <w:t xml:space="preserve"> *****************************************************************/</w:t>
              </w:r>
            </w:ins>
          </w:p>
          <w:p w14:paraId="004AB0F7" w14:textId="77777777" w:rsidR="009F3611" w:rsidRPr="009F3611" w:rsidRDefault="009F3611" w:rsidP="009F3611">
            <w:pPr>
              <w:pStyle w:val="XML1"/>
              <w:rPr>
                <w:ins w:id="23094" w:author="Thomas Dietz" w:date="2012-08-08T17:05:00Z"/>
                <w:rPrChange w:id="23095" w:author="Thomas Dietz" w:date="2012-08-08T17:05:00Z">
                  <w:rPr>
                    <w:ins w:id="23096" w:author="Thomas Dietz" w:date="2012-08-08T17:05:00Z"/>
                    <w:lang w:val="de-DE"/>
                  </w:rPr>
                </w:rPrChange>
              </w:rPr>
            </w:pPr>
          </w:p>
          <w:p w14:paraId="4C7392FA" w14:textId="77777777" w:rsidR="009F3611" w:rsidRPr="009F3611" w:rsidRDefault="009F3611" w:rsidP="009F3611">
            <w:pPr>
              <w:pStyle w:val="XML1"/>
              <w:rPr>
                <w:ins w:id="23097" w:author="Thomas Dietz" w:date="2012-08-08T17:05:00Z"/>
                <w:rPrChange w:id="23098" w:author="Thomas Dietz" w:date="2012-08-08T17:05:00Z">
                  <w:rPr>
                    <w:ins w:id="23099" w:author="Thomas Dietz" w:date="2012-08-08T17:05:00Z"/>
                    <w:lang w:val="de-DE"/>
                  </w:rPr>
                </w:rPrChange>
              </w:rPr>
            </w:pPr>
            <w:ins w:id="23100" w:author="Thomas Dietz" w:date="2012-08-08T17:05:00Z">
              <w:r w:rsidRPr="009F3611">
                <w:rPr>
                  <w:rPrChange w:id="23101"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23102" w:author="Thomas Dietz" w:date="2012-08-08T17:05:00Z"/>
                <w:rPrChange w:id="23103" w:author="Thomas Dietz" w:date="2012-08-08T17:05:00Z">
                  <w:rPr>
                    <w:ins w:id="23104" w:author="Thomas Dietz" w:date="2012-08-08T17:05:00Z"/>
                    <w:lang w:val="de-DE"/>
                  </w:rPr>
                </w:rPrChange>
              </w:rPr>
            </w:pPr>
            <w:ins w:id="23105" w:author="Thomas Dietz" w:date="2012-08-08T17:05:00Z">
              <w:r w:rsidRPr="009F3611">
                <w:rPr>
                  <w:rPrChange w:id="23106" w:author="Thomas Dietz" w:date="2012-08-08T17:05:00Z">
                    <w:rPr>
                      <w:lang w:val="de-DE"/>
                    </w:rPr>
                  </w:rPrChange>
                </w:rPr>
                <w:t xml:space="preserve">    type inet:uri;</w:t>
              </w:r>
            </w:ins>
          </w:p>
          <w:p w14:paraId="3A5C5665" w14:textId="77777777" w:rsidR="009F3611" w:rsidRPr="009F3611" w:rsidRDefault="009F3611" w:rsidP="009F3611">
            <w:pPr>
              <w:pStyle w:val="XML1"/>
              <w:rPr>
                <w:ins w:id="23107" w:author="Thomas Dietz" w:date="2012-08-08T17:05:00Z"/>
                <w:rPrChange w:id="23108" w:author="Thomas Dietz" w:date="2012-08-08T17:05:00Z">
                  <w:rPr>
                    <w:ins w:id="23109" w:author="Thomas Dietz" w:date="2012-08-08T17:05:00Z"/>
                    <w:lang w:val="de-DE"/>
                  </w:rPr>
                </w:rPrChange>
              </w:rPr>
            </w:pPr>
            <w:ins w:id="23110" w:author="Thomas Dietz" w:date="2012-08-08T17:05:00Z">
              <w:r w:rsidRPr="009F3611">
                <w:rPr>
                  <w:rPrChange w:id="23111"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23112" w:author="Thomas Dietz" w:date="2012-08-08T17:05:00Z"/>
                <w:rPrChange w:id="23113" w:author="Thomas Dietz" w:date="2012-08-08T17:05:00Z">
                  <w:rPr>
                    <w:ins w:id="23114" w:author="Thomas Dietz" w:date="2012-08-08T17:05:00Z"/>
                    <w:lang w:val="de-DE"/>
                  </w:rPr>
                </w:rPrChange>
              </w:rPr>
            </w:pPr>
            <w:ins w:id="23115" w:author="Thomas Dietz" w:date="2012-08-08T17:05:00Z">
              <w:r w:rsidRPr="009F3611">
                <w:rPr>
                  <w:rPrChange w:id="23116" w:author="Thomas Dietz" w:date="2012-08-08T17:05:00Z">
                    <w:rPr>
                      <w:lang w:val="de-DE"/>
                    </w:rPr>
                  </w:rPrChange>
                </w:rPr>
                <w:t xml:space="preserve">  }</w:t>
              </w:r>
            </w:ins>
          </w:p>
          <w:p w14:paraId="43526959" w14:textId="77777777" w:rsidR="009F3611" w:rsidRPr="009F3611" w:rsidRDefault="009F3611" w:rsidP="009F3611">
            <w:pPr>
              <w:pStyle w:val="XML1"/>
              <w:rPr>
                <w:ins w:id="23117" w:author="Thomas Dietz" w:date="2012-08-08T17:05:00Z"/>
                <w:rPrChange w:id="23118" w:author="Thomas Dietz" w:date="2012-08-08T17:05:00Z">
                  <w:rPr>
                    <w:ins w:id="23119" w:author="Thomas Dietz" w:date="2012-08-08T17:05:00Z"/>
                    <w:lang w:val="de-DE"/>
                  </w:rPr>
                </w:rPrChange>
              </w:rPr>
            </w:pPr>
          </w:p>
          <w:p w14:paraId="4BA04343" w14:textId="77777777" w:rsidR="009F3611" w:rsidRPr="009F3611" w:rsidRDefault="009F3611" w:rsidP="009F3611">
            <w:pPr>
              <w:pStyle w:val="XML1"/>
              <w:rPr>
                <w:ins w:id="23120" w:author="Thomas Dietz" w:date="2012-08-08T17:05:00Z"/>
                <w:rPrChange w:id="23121" w:author="Thomas Dietz" w:date="2012-08-08T17:05:00Z">
                  <w:rPr>
                    <w:ins w:id="23122" w:author="Thomas Dietz" w:date="2012-08-08T17:05:00Z"/>
                    <w:lang w:val="de-DE"/>
                  </w:rPr>
                </w:rPrChange>
              </w:rPr>
            </w:pPr>
            <w:ins w:id="23123" w:author="Thomas Dietz" w:date="2012-08-08T17:05:00Z">
              <w:r w:rsidRPr="009F3611">
                <w:rPr>
                  <w:rPrChange w:id="23124"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23125" w:author="Thomas Dietz" w:date="2012-08-08T17:05:00Z"/>
                <w:rPrChange w:id="23126" w:author="Thomas Dietz" w:date="2012-08-08T17:05:00Z">
                  <w:rPr>
                    <w:ins w:id="23127" w:author="Thomas Dietz" w:date="2012-08-08T17:05:00Z"/>
                    <w:lang w:val="de-DE"/>
                  </w:rPr>
                </w:rPrChange>
              </w:rPr>
            </w:pPr>
            <w:ins w:id="23128" w:author="Thomas Dietz" w:date="2012-08-08T17:05:00Z">
              <w:r w:rsidRPr="009F3611">
                <w:rPr>
                  <w:rPrChange w:id="23129" w:author="Thomas Dietz" w:date="2012-08-08T17:05:00Z">
                    <w:rPr>
                      <w:lang w:val="de-DE"/>
                    </w:rPr>
                  </w:rPrChange>
                </w:rPr>
                <w:t xml:space="preserve">    type enumeration {</w:t>
              </w:r>
            </w:ins>
          </w:p>
          <w:p w14:paraId="09B00C8E" w14:textId="77777777" w:rsidR="009F3611" w:rsidRPr="009F3611" w:rsidRDefault="009F3611" w:rsidP="009F3611">
            <w:pPr>
              <w:pStyle w:val="XML1"/>
              <w:rPr>
                <w:ins w:id="23130" w:author="Thomas Dietz" w:date="2012-08-08T17:05:00Z"/>
                <w:rPrChange w:id="23131" w:author="Thomas Dietz" w:date="2012-08-08T17:05:00Z">
                  <w:rPr>
                    <w:ins w:id="23132" w:author="Thomas Dietz" w:date="2012-08-08T17:05:00Z"/>
                    <w:lang w:val="de-DE"/>
                  </w:rPr>
                </w:rPrChange>
              </w:rPr>
            </w:pPr>
            <w:ins w:id="23133" w:author="Thomas Dietz" w:date="2012-08-08T17:05:00Z">
              <w:r w:rsidRPr="009F3611">
                <w:rPr>
                  <w:rPrChange w:id="23134" w:author="Thomas Dietz" w:date="2012-08-08T17:05:00Z">
                    <w:rPr>
                      <w:lang w:val="de-DE"/>
                    </w:rPr>
                  </w:rPrChange>
                </w:rPr>
                <w:t xml:space="preserve">      enum "ssh";</w:t>
              </w:r>
            </w:ins>
          </w:p>
          <w:p w14:paraId="41DE6500" w14:textId="77777777" w:rsidR="009F3611" w:rsidRPr="009F3611" w:rsidRDefault="009F3611" w:rsidP="009F3611">
            <w:pPr>
              <w:pStyle w:val="XML1"/>
              <w:rPr>
                <w:ins w:id="23135" w:author="Thomas Dietz" w:date="2012-08-08T17:05:00Z"/>
                <w:rPrChange w:id="23136" w:author="Thomas Dietz" w:date="2012-08-08T17:05:00Z">
                  <w:rPr>
                    <w:ins w:id="23137" w:author="Thomas Dietz" w:date="2012-08-08T17:05:00Z"/>
                    <w:lang w:val="de-DE"/>
                  </w:rPr>
                </w:rPrChange>
              </w:rPr>
            </w:pPr>
            <w:ins w:id="23138" w:author="Thomas Dietz" w:date="2012-08-08T17:05:00Z">
              <w:r w:rsidRPr="009F3611">
                <w:rPr>
                  <w:rPrChange w:id="23139" w:author="Thomas Dietz" w:date="2012-08-08T17:05:00Z">
                    <w:rPr>
                      <w:lang w:val="de-DE"/>
                    </w:rPr>
                  </w:rPrChange>
                </w:rPr>
                <w:t xml:space="preserve">      enum "soap";</w:t>
              </w:r>
            </w:ins>
          </w:p>
          <w:p w14:paraId="0BD57A6F" w14:textId="77777777" w:rsidR="009F3611" w:rsidRPr="009F3611" w:rsidRDefault="009F3611" w:rsidP="009F3611">
            <w:pPr>
              <w:pStyle w:val="XML1"/>
              <w:rPr>
                <w:ins w:id="23140" w:author="Thomas Dietz" w:date="2012-08-08T17:05:00Z"/>
                <w:rPrChange w:id="23141" w:author="Thomas Dietz" w:date="2012-08-08T17:05:00Z">
                  <w:rPr>
                    <w:ins w:id="23142" w:author="Thomas Dietz" w:date="2012-08-08T17:05:00Z"/>
                    <w:lang w:val="de-DE"/>
                  </w:rPr>
                </w:rPrChange>
              </w:rPr>
            </w:pPr>
            <w:ins w:id="23143" w:author="Thomas Dietz" w:date="2012-08-08T17:05:00Z">
              <w:r w:rsidRPr="009F3611">
                <w:rPr>
                  <w:rPrChange w:id="23144" w:author="Thomas Dietz" w:date="2012-08-08T17:05:00Z">
                    <w:rPr>
                      <w:lang w:val="de-DE"/>
                    </w:rPr>
                  </w:rPrChange>
                </w:rPr>
                <w:t xml:space="preserve">      enum "tls";</w:t>
              </w:r>
            </w:ins>
          </w:p>
          <w:p w14:paraId="17C6A81A" w14:textId="77777777" w:rsidR="009F3611" w:rsidRPr="009F3611" w:rsidRDefault="009F3611" w:rsidP="009F3611">
            <w:pPr>
              <w:pStyle w:val="XML1"/>
              <w:rPr>
                <w:ins w:id="23145" w:author="Thomas Dietz" w:date="2012-08-08T17:05:00Z"/>
                <w:rPrChange w:id="23146" w:author="Thomas Dietz" w:date="2012-08-08T17:05:00Z">
                  <w:rPr>
                    <w:ins w:id="23147" w:author="Thomas Dietz" w:date="2012-08-08T17:05:00Z"/>
                    <w:lang w:val="de-DE"/>
                  </w:rPr>
                </w:rPrChange>
              </w:rPr>
            </w:pPr>
            <w:ins w:id="23148" w:author="Thomas Dietz" w:date="2012-08-08T17:05:00Z">
              <w:r w:rsidRPr="009F3611">
                <w:rPr>
                  <w:rPrChange w:id="23149" w:author="Thomas Dietz" w:date="2012-08-08T17:05:00Z">
                    <w:rPr>
                      <w:lang w:val="de-DE"/>
                    </w:rPr>
                  </w:rPrChange>
                </w:rPr>
                <w:t xml:space="preserve">      enum "beep";</w:t>
              </w:r>
            </w:ins>
          </w:p>
          <w:p w14:paraId="3B2BB4A1" w14:textId="77777777" w:rsidR="009F3611" w:rsidRPr="009F3611" w:rsidRDefault="009F3611" w:rsidP="009F3611">
            <w:pPr>
              <w:pStyle w:val="XML1"/>
              <w:rPr>
                <w:ins w:id="23150" w:author="Thomas Dietz" w:date="2012-08-08T17:05:00Z"/>
                <w:rPrChange w:id="23151" w:author="Thomas Dietz" w:date="2012-08-08T17:05:00Z">
                  <w:rPr>
                    <w:ins w:id="23152" w:author="Thomas Dietz" w:date="2012-08-08T17:05:00Z"/>
                    <w:lang w:val="de-DE"/>
                  </w:rPr>
                </w:rPrChange>
              </w:rPr>
            </w:pPr>
            <w:ins w:id="23153" w:author="Thomas Dietz" w:date="2012-08-08T17:05:00Z">
              <w:r w:rsidRPr="009F3611">
                <w:rPr>
                  <w:rPrChange w:id="23154" w:author="Thomas Dietz" w:date="2012-08-08T17:05:00Z">
                    <w:rPr>
                      <w:lang w:val="de-DE"/>
                    </w:rPr>
                  </w:rPrChange>
                </w:rPr>
                <w:t xml:space="preserve">    }</w:t>
              </w:r>
            </w:ins>
          </w:p>
          <w:p w14:paraId="16BD4D65" w14:textId="77777777" w:rsidR="009F3611" w:rsidRPr="009F3611" w:rsidRDefault="009F3611" w:rsidP="009F3611">
            <w:pPr>
              <w:pStyle w:val="XML1"/>
              <w:rPr>
                <w:ins w:id="23155" w:author="Thomas Dietz" w:date="2012-08-08T17:05:00Z"/>
                <w:rPrChange w:id="23156" w:author="Thomas Dietz" w:date="2012-08-08T17:05:00Z">
                  <w:rPr>
                    <w:ins w:id="23157" w:author="Thomas Dietz" w:date="2012-08-08T17:05:00Z"/>
                    <w:lang w:val="de-DE"/>
                  </w:rPr>
                </w:rPrChange>
              </w:rPr>
            </w:pPr>
            <w:ins w:id="23158" w:author="Thomas Dietz" w:date="2012-08-08T17:05:00Z">
              <w:r w:rsidRPr="009F3611">
                <w:rPr>
                  <w:rPrChange w:id="23159"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23160" w:author="Thomas Dietz" w:date="2012-08-08T17:05:00Z"/>
                <w:rPrChange w:id="23161" w:author="Thomas Dietz" w:date="2012-08-08T17:05:00Z">
                  <w:rPr>
                    <w:ins w:id="23162" w:author="Thomas Dietz" w:date="2012-08-08T17:05:00Z"/>
                    <w:lang w:val="de-DE"/>
                  </w:rPr>
                </w:rPrChange>
              </w:rPr>
            </w:pPr>
            <w:ins w:id="23163" w:author="Thomas Dietz" w:date="2012-08-08T17:05:00Z">
              <w:r w:rsidRPr="009F3611">
                <w:rPr>
                  <w:rPrChange w:id="23164"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23165" w:author="Thomas Dietz" w:date="2012-08-08T17:05:00Z"/>
                <w:rPrChange w:id="23166" w:author="Thomas Dietz" w:date="2012-08-08T17:05:00Z">
                  <w:rPr>
                    <w:ins w:id="23167" w:author="Thomas Dietz" w:date="2012-08-08T17:05:00Z"/>
                    <w:lang w:val="de-DE"/>
                  </w:rPr>
                </w:rPrChange>
              </w:rPr>
            </w:pPr>
            <w:ins w:id="23168" w:author="Thomas Dietz" w:date="2012-08-08T17:05:00Z">
              <w:r w:rsidRPr="009F3611">
                <w:rPr>
                  <w:rPrChange w:id="23169" w:author="Thomas Dietz" w:date="2012-08-08T17:05:00Z">
                    <w:rPr>
                      <w:lang w:val="de-DE"/>
                    </w:rPr>
                  </w:rPrChange>
                </w:rPr>
                <w:t xml:space="preserve">  }</w:t>
              </w:r>
            </w:ins>
          </w:p>
          <w:p w14:paraId="7F6EE57D" w14:textId="77777777" w:rsidR="009F3611" w:rsidRPr="009F3611" w:rsidRDefault="009F3611" w:rsidP="009F3611">
            <w:pPr>
              <w:pStyle w:val="XML1"/>
              <w:rPr>
                <w:ins w:id="23170" w:author="Thomas Dietz" w:date="2012-08-08T17:05:00Z"/>
                <w:rPrChange w:id="23171" w:author="Thomas Dietz" w:date="2012-08-08T17:05:00Z">
                  <w:rPr>
                    <w:ins w:id="23172" w:author="Thomas Dietz" w:date="2012-08-08T17:05:00Z"/>
                    <w:lang w:val="de-DE"/>
                  </w:rPr>
                </w:rPrChange>
              </w:rPr>
            </w:pPr>
          </w:p>
          <w:p w14:paraId="5C66DBC1" w14:textId="77777777" w:rsidR="009F3611" w:rsidRPr="009F3611" w:rsidRDefault="009F3611" w:rsidP="009F3611">
            <w:pPr>
              <w:pStyle w:val="XML1"/>
              <w:rPr>
                <w:ins w:id="23173" w:author="Thomas Dietz" w:date="2012-08-08T17:05:00Z"/>
                <w:rPrChange w:id="23174" w:author="Thomas Dietz" w:date="2012-08-08T17:05:00Z">
                  <w:rPr>
                    <w:ins w:id="23175" w:author="Thomas Dietz" w:date="2012-08-08T17:05:00Z"/>
                    <w:lang w:val="de-DE"/>
                  </w:rPr>
                </w:rPrChange>
              </w:rPr>
            </w:pPr>
            <w:ins w:id="23176" w:author="Thomas Dietz" w:date="2012-08-08T17:05:00Z">
              <w:r w:rsidRPr="009F3611">
                <w:rPr>
                  <w:rPrChange w:id="23177"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23178" w:author="Thomas Dietz" w:date="2012-08-08T17:05:00Z"/>
                <w:rPrChange w:id="23179" w:author="Thomas Dietz" w:date="2012-08-08T17:05:00Z">
                  <w:rPr>
                    <w:ins w:id="23180" w:author="Thomas Dietz" w:date="2012-08-08T17:05:00Z"/>
                    <w:lang w:val="de-DE"/>
                  </w:rPr>
                </w:rPrChange>
              </w:rPr>
            </w:pPr>
            <w:ins w:id="23181" w:author="Thomas Dietz" w:date="2012-08-08T17:05:00Z">
              <w:r w:rsidRPr="009F3611">
                <w:rPr>
                  <w:rPrChange w:id="23182" w:author="Thomas Dietz" w:date="2012-08-08T17:05:00Z">
                    <w:rPr>
                      <w:lang w:val="de-DE"/>
                    </w:rPr>
                  </w:rPrChange>
                </w:rPr>
                <w:t xml:space="preserve">    type enumeration {</w:t>
              </w:r>
            </w:ins>
          </w:p>
          <w:p w14:paraId="0D942BBF" w14:textId="77777777" w:rsidR="009F3611" w:rsidRPr="009F3611" w:rsidRDefault="009F3611" w:rsidP="009F3611">
            <w:pPr>
              <w:pStyle w:val="XML1"/>
              <w:rPr>
                <w:ins w:id="23183" w:author="Thomas Dietz" w:date="2012-08-08T17:05:00Z"/>
                <w:rPrChange w:id="23184" w:author="Thomas Dietz" w:date="2012-08-08T17:05:00Z">
                  <w:rPr>
                    <w:ins w:id="23185" w:author="Thomas Dietz" w:date="2012-08-08T17:05:00Z"/>
                    <w:lang w:val="de-DE"/>
                  </w:rPr>
                </w:rPrChange>
              </w:rPr>
            </w:pPr>
            <w:ins w:id="23186" w:author="Thomas Dietz" w:date="2012-08-08T17:05:00Z">
              <w:r w:rsidRPr="009F3611">
                <w:rPr>
                  <w:rPrChange w:id="23187" w:author="Thomas Dietz" w:date="2012-08-08T17:05:00Z">
                    <w:rPr>
                      <w:lang w:val="de-DE"/>
                    </w:rPr>
                  </w:rPrChange>
                </w:rPr>
                <w:t xml:space="preserve">      enum "not-applicable";</w:t>
              </w:r>
            </w:ins>
          </w:p>
          <w:p w14:paraId="085F050C" w14:textId="77777777" w:rsidR="009F3611" w:rsidRPr="009F3611" w:rsidRDefault="009F3611" w:rsidP="009F3611">
            <w:pPr>
              <w:pStyle w:val="XML1"/>
              <w:rPr>
                <w:ins w:id="23188" w:author="Thomas Dietz" w:date="2012-08-08T17:05:00Z"/>
                <w:rPrChange w:id="23189" w:author="Thomas Dietz" w:date="2012-08-08T17:05:00Z">
                  <w:rPr>
                    <w:ins w:id="23190" w:author="Thomas Dietz" w:date="2012-08-08T17:05:00Z"/>
                    <w:lang w:val="de-DE"/>
                  </w:rPr>
                </w:rPrChange>
              </w:rPr>
            </w:pPr>
            <w:ins w:id="23191" w:author="Thomas Dietz" w:date="2012-08-08T17:05:00Z">
              <w:r w:rsidRPr="009F3611">
                <w:rPr>
                  <w:rPrChange w:id="23192" w:author="Thomas Dietz" w:date="2012-08-08T17:05:00Z">
                    <w:rPr>
                      <w:lang w:val="de-DE"/>
                    </w:rPr>
                  </w:rPrChange>
                </w:rPr>
                <w:t xml:space="preserve">      enum "1.0";</w:t>
              </w:r>
            </w:ins>
          </w:p>
          <w:p w14:paraId="40515BDA" w14:textId="77777777" w:rsidR="009F3611" w:rsidRPr="009F3611" w:rsidRDefault="009F3611" w:rsidP="009F3611">
            <w:pPr>
              <w:pStyle w:val="XML1"/>
              <w:rPr>
                <w:ins w:id="23193" w:author="Thomas Dietz" w:date="2012-08-08T17:05:00Z"/>
                <w:rPrChange w:id="23194" w:author="Thomas Dietz" w:date="2012-08-08T17:05:00Z">
                  <w:rPr>
                    <w:ins w:id="23195" w:author="Thomas Dietz" w:date="2012-08-08T17:05:00Z"/>
                    <w:lang w:val="de-DE"/>
                  </w:rPr>
                </w:rPrChange>
              </w:rPr>
            </w:pPr>
            <w:ins w:id="23196" w:author="Thomas Dietz" w:date="2012-08-08T17:05:00Z">
              <w:r w:rsidRPr="009F3611">
                <w:rPr>
                  <w:rPrChange w:id="23197" w:author="Thomas Dietz" w:date="2012-08-08T17:05:00Z">
                    <w:rPr>
                      <w:lang w:val="de-DE"/>
                    </w:rPr>
                  </w:rPrChange>
                </w:rPr>
                <w:t xml:space="preserve">      enum "1.0.1";</w:t>
              </w:r>
            </w:ins>
          </w:p>
          <w:p w14:paraId="0C3D8068" w14:textId="77777777" w:rsidR="009F3611" w:rsidRPr="009F3611" w:rsidRDefault="009F3611" w:rsidP="009F3611">
            <w:pPr>
              <w:pStyle w:val="XML1"/>
              <w:rPr>
                <w:ins w:id="23198" w:author="Thomas Dietz" w:date="2012-08-08T17:05:00Z"/>
                <w:rPrChange w:id="23199" w:author="Thomas Dietz" w:date="2012-08-08T17:05:00Z">
                  <w:rPr>
                    <w:ins w:id="23200" w:author="Thomas Dietz" w:date="2012-08-08T17:05:00Z"/>
                    <w:lang w:val="de-DE"/>
                  </w:rPr>
                </w:rPrChange>
              </w:rPr>
            </w:pPr>
            <w:ins w:id="23201" w:author="Thomas Dietz" w:date="2012-08-08T17:05:00Z">
              <w:r w:rsidRPr="009F3611">
                <w:rPr>
                  <w:rPrChange w:id="23202" w:author="Thomas Dietz" w:date="2012-08-08T17:05:00Z">
                    <w:rPr>
                      <w:lang w:val="de-DE"/>
                    </w:rPr>
                  </w:rPrChange>
                </w:rPr>
                <w:t xml:space="preserve">      enum "1.1";</w:t>
              </w:r>
            </w:ins>
          </w:p>
          <w:p w14:paraId="2E73D0D3" w14:textId="77777777" w:rsidR="009F3611" w:rsidRPr="009F3611" w:rsidRDefault="009F3611" w:rsidP="009F3611">
            <w:pPr>
              <w:pStyle w:val="XML1"/>
              <w:rPr>
                <w:ins w:id="23203" w:author="Thomas Dietz" w:date="2012-08-08T17:05:00Z"/>
                <w:rPrChange w:id="23204" w:author="Thomas Dietz" w:date="2012-08-08T17:05:00Z">
                  <w:rPr>
                    <w:ins w:id="23205" w:author="Thomas Dietz" w:date="2012-08-08T17:05:00Z"/>
                    <w:lang w:val="de-DE"/>
                  </w:rPr>
                </w:rPrChange>
              </w:rPr>
            </w:pPr>
            <w:ins w:id="23206" w:author="Thomas Dietz" w:date="2012-08-08T17:05:00Z">
              <w:r w:rsidRPr="009F3611">
                <w:rPr>
                  <w:rPrChange w:id="23207" w:author="Thomas Dietz" w:date="2012-08-08T17:05:00Z">
                    <w:rPr>
                      <w:lang w:val="de-DE"/>
                    </w:rPr>
                  </w:rPrChange>
                </w:rPr>
                <w:t xml:space="preserve">      enum "1.2";</w:t>
              </w:r>
            </w:ins>
          </w:p>
          <w:p w14:paraId="2C1F0D97" w14:textId="77777777" w:rsidR="009F3611" w:rsidRPr="009F3611" w:rsidRDefault="009F3611" w:rsidP="009F3611">
            <w:pPr>
              <w:pStyle w:val="XML1"/>
              <w:rPr>
                <w:ins w:id="23208" w:author="Thomas Dietz" w:date="2012-08-08T17:05:00Z"/>
                <w:rPrChange w:id="23209" w:author="Thomas Dietz" w:date="2012-08-08T17:05:00Z">
                  <w:rPr>
                    <w:ins w:id="23210" w:author="Thomas Dietz" w:date="2012-08-08T17:05:00Z"/>
                    <w:lang w:val="de-DE"/>
                  </w:rPr>
                </w:rPrChange>
              </w:rPr>
            </w:pPr>
            <w:ins w:id="23211" w:author="Thomas Dietz" w:date="2012-08-08T17:05:00Z">
              <w:r w:rsidRPr="009F3611">
                <w:rPr>
                  <w:rPrChange w:id="23212" w:author="Thomas Dietz" w:date="2012-08-08T17:05:00Z">
                    <w:rPr>
                      <w:lang w:val="de-DE"/>
                    </w:rPr>
                  </w:rPrChange>
                </w:rPr>
                <w:t xml:space="preserve">      enum "1.3";</w:t>
              </w:r>
            </w:ins>
          </w:p>
          <w:p w14:paraId="3E5912A7" w14:textId="77777777" w:rsidR="009F3611" w:rsidRPr="009F3611" w:rsidRDefault="009F3611" w:rsidP="009F3611">
            <w:pPr>
              <w:pStyle w:val="XML1"/>
              <w:rPr>
                <w:ins w:id="23213" w:author="Thomas Dietz" w:date="2012-08-08T17:05:00Z"/>
                <w:rPrChange w:id="23214" w:author="Thomas Dietz" w:date="2012-08-08T17:05:00Z">
                  <w:rPr>
                    <w:ins w:id="23215" w:author="Thomas Dietz" w:date="2012-08-08T17:05:00Z"/>
                    <w:lang w:val="de-DE"/>
                  </w:rPr>
                </w:rPrChange>
              </w:rPr>
            </w:pPr>
            <w:ins w:id="23216" w:author="Thomas Dietz" w:date="2012-08-08T17:05:00Z">
              <w:r w:rsidRPr="009F3611">
                <w:rPr>
                  <w:rPrChange w:id="23217" w:author="Thomas Dietz" w:date="2012-08-08T17:05:00Z">
                    <w:rPr>
                      <w:lang w:val="de-DE"/>
                    </w:rPr>
                  </w:rPrChange>
                </w:rPr>
                <w:t xml:space="preserve">      enum "1.3.1";</w:t>
              </w:r>
            </w:ins>
          </w:p>
          <w:p w14:paraId="7A2D5E5E" w14:textId="77777777" w:rsidR="009F3611" w:rsidRPr="009F3611" w:rsidRDefault="009F3611" w:rsidP="009F3611">
            <w:pPr>
              <w:pStyle w:val="XML1"/>
              <w:rPr>
                <w:ins w:id="23218" w:author="Thomas Dietz" w:date="2012-08-08T17:05:00Z"/>
                <w:rPrChange w:id="23219" w:author="Thomas Dietz" w:date="2012-08-08T17:05:00Z">
                  <w:rPr>
                    <w:ins w:id="23220" w:author="Thomas Dietz" w:date="2012-08-08T17:05:00Z"/>
                    <w:lang w:val="de-DE"/>
                  </w:rPr>
                </w:rPrChange>
              </w:rPr>
            </w:pPr>
            <w:ins w:id="23221" w:author="Thomas Dietz" w:date="2012-08-08T17:05:00Z">
              <w:r w:rsidRPr="009F3611">
                <w:rPr>
                  <w:rPrChange w:id="23222" w:author="Thomas Dietz" w:date="2012-08-08T17:05:00Z">
                    <w:rPr>
                      <w:lang w:val="de-DE"/>
                    </w:rPr>
                  </w:rPrChange>
                </w:rPr>
                <w:t xml:space="preserve">    }</w:t>
              </w:r>
            </w:ins>
          </w:p>
          <w:p w14:paraId="398A23DA" w14:textId="77777777" w:rsidR="009F3611" w:rsidRPr="009F3611" w:rsidRDefault="009F3611" w:rsidP="009F3611">
            <w:pPr>
              <w:pStyle w:val="XML1"/>
              <w:rPr>
                <w:ins w:id="23223" w:author="Thomas Dietz" w:date="2012-08-08T17:05:00Z"/>
                <w:rPrChange w:id="23224" w:author="Thomas Dietz" w:date="2012-08-08T17:05:00Z">
                  <w:rPr>
                    <w:ins w:id="23225" w:author="Thomas Dietz" w:date="2012-08-08T17:05:00Z"/>
                    <w:lang w:val="de-DE"/>
                  </w:rPr>
                </w:rPrChange>
              </w:rPr>
            </w:pPr>
            <w:ins w:id="23226" w:author="Thomas Dietz" w:date="2012-08-08T17:05:00Z">
              <w:r w:rsidRPr="009F3611">
                <w:rPr>
                  <w:rPrChange w:id="23227"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23228" w:author="Thomas Dietz" w:date="2012-08-08T17:05:00Z"/>
                <w:rPrChange w:id="23229" w:author="Thomas Dietz" w:date="2012-08-08T17:05:00Z">
                  <w:rPr>
                    <w:ins w:id="23230" w:author="Thomas Dietz" w:date="2012-08-08T17:05:00Z"/>
                    <w:lang w:val="de-DE"/>
                  </w:rPr>
                </w:rPrChange>
              </w:rPr>
            </w:pPr>
            <w:ins w:id="23231" w:author="Thomas Dietz" w:date="2012-08-08T17:05:00Z">
              <w:r w:rsidRPr="009F3611">
                <w:rPr>
                  <w:rPrChange w:id="23232" w:author="Thomas Dietz" w:date="2012-08-08T17:05:00Z">
                    <w:rPr>
                      <w:lang w:val="de-DE"/>
                    </w:rPr>
                  </w:rPrChange>
                </w:rPr>
                <w:t xml:space="preserve">      versions released so far.";</w:t>
              </w:r>
            </w:ins>
          </w:p>
          <w:p w14:paraId="7F211F4A" w14:textId="77777777" w:rsidR="009F3611" w:rsidRPr="009F3611" w:rsidRDefault="009F3611" w:rsidP="009F3611">
            <w:pPr>
              <w:pStyle w:val="XML1"/>
              <w:rPr>
                <w:ins w:id="23233" w:author="Thomas Dietz" w:date="2012-08-08T17:05:00Z"/>
                <w:rPrChange w:id="23234" w:author="Thomas Dietz" w:date="2012-08-08T17:05:00Z">
                  <w:rPr>
                    <w:ins w:id="23235" w:author="Thomas Dietz" w:date="2012-08-08T17:05:00Z"/>
                    <w:lang w:val="de-DE"/>
                  </w:rPr>
                </w:rPrChange>
              </w:rPr>
            </w:pPr>
            <w:ins w:id="23236" w:author="Thomas Dietz" w:date="2012-08-08T17:05:00Z">
              <w:r w:rsidRPr="009F3611">
                <w:rPr>
                  <w:rPrChange w:id="23237" w:author="Thomas Dietz" w:date="2012-08-08T17:05:00Z">
                    <w:rPr>
                      <w:lang w:val="de-DE"/>
                    </w:rPr>
                  </w:rPrChange>
                </w:rPr>
                <w:t xml:space="preserve">  }</w:t>
              </w:r>
            </w:ins>
          </w:p>
          <w:p w14:paraId="34BA470E" w14:textId="77777777" w:rsidR="009F3611" w:rsidRPr="009F3611" w:rsidRDefault="009F3611" w:rsidP="009F3611">
            <w:pPr>
              <w:pStyle w:val="XML1"/>
              <w:rPr>
                <w:ins w:id="23238" w:author="Thomas Dietz" w:date="2012-08-08T17:05:00Z"/>
                <w:rPrChange w:id="23239" w:author="Thomas Dietz" w:date="2012-08-08T17:05:00Z">
                  <w:rPr>
                    <w:ins w:id="23240" w:author="Thomas Dietz" w:date="2012-08-08T17:05:00Z"/>
                    <w:lang w:val="de-DE"/>
                  </w:rPr>
                </w:rPrChange>
              </w:rPr>
            </w:pPr>
          </w:p>
          <w:p w14:paraId="6944B096" w14:textId="77777777" w:rsidR="009F3611" w:rsidRPr="009F3611" w:rsidRDefault="009F3611" w:rsidP="009F3611">
            <w:pPr>
              <w:pStyle w:val="XML1"/>
              <w:rPr>
                <w:ins w:id="23241" w:author="Thomas Dietz" w:date="2012-08-08T17:05:00Z"/>
                <w:rPrChange w:id="23242" w:author="Thomas Dietz" w:date="2012-08-08T17:05:00Z">
                  <w:rPr>
                    <w:ins w:id="23243" w:author="Thomas Dietz" w:date="2012-08-08T17:05:00Z"/>
                    <w:lang w:val="de-DE"/>
                  </w:rPr>
                </w:rPrChange>
              </w:rPr>
            </w:pPr>
            <w:ins w:id="23244" w:author="Thomas Dietz" w:date="2012-08-08T17:05:00Z">
              <w:r w:rsidRPr="009F3611">
                <w:rPr>
                  <w:rPrChange w:id="23245"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23246" w:author="Thomas Dietz" w:date="2012-08-08T17:05:00Z"/>
                <w:rPrChange w:id="23247" w:author="Thomas Dietz" w:date="2012-08-08T17:05:00Z">
                  <w:rPr>
                    <w:ins w:id="23248" w:author="Thomas Dietz" w:date="2012-08-08T17:05:00Z"/>
                    <w:lang w:val="de-DE"/>
                  </w:rPr>
                </w:rPrChange>
              </w:rPr>
            </w:pPr>
            <w:ins w:id="23249" w:author="Thomas Dietz" w:date="2012-08-08T17:05:00Z">
              <w:r w:rsidRPr="009F3611">
                <w:rPr>
                  <w:rPrChange w:id="23250" w:author="Thomas Dietz" w:date="2012-08-08T17:05:00Z">
                    <w:rPr>
                      <w:lang w:val="de-DE"/>
                    </w:rPr>
                  </w:rPrChange>
                </w:rPr>
                <w:t xml:space="preserve">    type string {</w:t>
              </w:r>
            </w:ins>
          </w:p>
          <w:p w14:paraId="64E3046A" w14:textId="77777777" w:rsidR="009F3611" w:rsidRPr="009F3611" w:rsidRDefault="009F3611" w:rsidP="009F3611">
            <w:pPr>
              <w:pStyle w:val="XML1"/>
              <w:rPr>
                <w:ins w:id="23251" w:author="Thomas Dietz" w:date="2012-08-08T17:05:00Z"/>
                <w:rPrChange w:id="23252" w:author="Thomas Dietz" w:date="2012-08-08T17:05:00Z">
                  <w:rPr>
                    <w:ins w:id="23253" w:author="Thomas Dietz" w:date="2012-08-08T17:05:00Z"/>
                    <w:lang w:val="de-DE"/>
                  </w:rPr>
                </w:rPrChange>
              </w:rPr>
            </w:pPr>
            <w:ins w:id="23254" w:author="Thomas Dietz" w:date="2012-08-08T17:05:00Z">
              <w:r w:rsidRPr="009F3611">
                <w:rPr>
                  <w:rPrChange w:id="23255"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23256" w:author="Thomas Dietz" w:date="2012-08-08T17:05:00Z"/>
                <w:rPrChange w:id="23257" w:author="Thomas Dietz" w:date="2012-08-08T17:05:00Z">
                  <w:rPr>
                    <w:ins w:id="23258" w:author="Thomas Dietz" w:date="2012-08-08T17:05:00Z"/>
                    <w:lang w:val="de-DE"/>
                  </w:rPr>
                </w:rPrChange>
              </w:rPr>
            </w:pPr>
            <w:ins w:id="23259" w:author="Thomas Dietz" w:date="2012-08-08T17:05:00Z">
              <w:r w:rsidRPr="009F3611">
                <w:rPr>
                  <w:rPrChange w:id="23260" w:author="Thomas Dietz" w:date="2012-08-08T17:05:00Z">
                    <w:rPr>
                      <w:lang w:val="de-DE"/>
                    </w:rPr>
                  </w:rPrChange>
                </w:rPr>
                <w:t xml:space="preserve">    }</w:t>
              </w:r>
            </w:ins>
          </w:p>
          <w:p w14:paraId="0A27F882" w14:textId="77777777" w:rsidR="009F3611" w:rsidRPr="009F3611" w:rsidRDefault="009F3611" w:rsidP="009F3611">
            <w:pPr>
              <w:pStyle w:val="XML1"/>
              <w:rPr>
                <w:ins w:id="23261" w:author="Thomas Dietz" w:date="2012-08-08T17:05:00Z"/>
                <w:rPrChange w:id="23262" w:author="Thomas Dietz" w:date="2012-08-08T17:05:00Z">
                  <w:rPr>
                    <w:ins w:id="23263" w:author="Thomas Dietz" w:date="2012-08-08T17:05:00Z"/>
                    <w:lang w:val="de-DE"/>
                  </w:rPr>
                </w:rPrChange>
              </w:rPr>
            </w:pPr>
            <w:ins w:id="23264" w:author="Thomas Dietz" w:date="2012-08-08T17:05:00Z">
              <w:r w:rsidRPr="009F3611">
                <w:rPr>
                  <w:rPrChange w:id="23265"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23266" w:author="Thomas Dietz" w:date="2012-08-08T17:05:00Z"/>
                <w:rPrChange w:id="23267" w:author="Thomas Dietz" w:date="2012-08-08T17:05:00Z">
                  <w:rPr>
                    <w:ins w:id="23268" w:author="Thomas Dietz" w:date="2012-08-08T17:05:00Z"/>
                    <w:lang w:val="de-DE"/>
                  </w:rPr>
                </w:rPrChange>
              </w:rPr>
            </w:pPr>
            <w:ins w:id="23269" w:author="Thomas Dietz" w:date="2012-08-08T17:05:00Z">
              <w:r w:rsidRPr="009F3611">
                <w:rPr>
                  <w:rPrChange w:id="23270" w:author="Thomas Dietz" w:date="2012-08-08T17:05:00Z">
                    <w:rPr>
                      <w:lang w:val="de-DE"/>
                    </w:rPr>
                  </w:rPrChange>
                </w:rPr>
                <w:t xml:space="preserve">      datapath identifier.";</w:t>
              </w:r>
            </w:ins>
          </w:p>
          <w:p w14:paraId="419068C5" w14:textId="77777777" w:rsidR="009F3611" w:rsidRPr="009F3611" w:rsidRDefault="009F3611" w:rsidP="009F3611">
            <w:pPr>
              <w:pStyle w:val="XML1"/>
              <w:rPr>
                <w:ins w:id="23271" w:author="Thomas Dietz" w:date="2012-08-08T17:05:00Z"/>
                <w:rPrChange w:id="23272" w:author="Thomas Dietz" w:date="2012-08-08T17:05:00Z">
                  <w:rPr>
                    <w:ins w:id="23273" w:author="Thomas Dietz" w:date="2012-08-08T17:05:00Z"/>
                    <w:lang w:val="de-DE"/>
                  </w:rPr>
                </w:rPrChange>
              </w:rPr>
            </w:pPr>
            <w:ins w:id="23274" w:author="Thomas Dietz" w:date="2012-08-08T17:05:00Z">
              <w:r w:rsidRPr="009F3611">
                <w:rPr>
                  <w:rPrChange w:id="23275" w:author="Thomas Dietz" w:date="2012-08-08T17:05:00Z">
                    <w:rPr>
                      <w:lang w:val="de-DE"/>
                    </w:rPr>
                  </w:rPrChange>
                </w:rPr>
                <w:t xml:space="preserve">  }</w:t>
              </w:r>
            </w:ins>
          </w:p>
          <w:p w14:paraId="5C10126D" w14:textId="77777777" w:rsidR="009F3611" w:rsidRPr="009F3611" w:rsidRDefault="009F3611" w:rsidP="009F3611">
            <w:pPr>
              <w:pStyle w:val="XML1"/>
              <w:rPr>
                <w:ins w:id="23276" w:author="Thomas Dietz" w:date="2012-08-08T17:05:00Z"/>
                <w:rPrChange w:id="23277" w:author="Thomas Dietz" w:date="2012-08-08T17:05:00Z">
                  <w:rPr>
                    <w:ins w:id="23278" w:author="Thomas Dietz" w:date="2012-08-08T17:05:00Z"/>
                    <w:lang w:val="de-DE"/>
                  </w:rPr>
                </w:rPrChange>
              </w:rPr>
            </w:pPr>
          </w:p>
          <w:p w14:paraId="6F9FB6A9" w14:textId="77777777" w:rsidR="009F3611" w:rsidRPr="009F3611" w:rsidRDefault="009F3611" w:rsidP="009F3611">
            <w:pPr>
              <w:pStyle w:val="XML1"/>
              <w:rPr>
                <w:ins w:id="23279" w:author="Thomas Dietz" w:date="2012-08-08T17:05:00Z"/>
                <w:rPrChange w:id="23280" w:author="Thomas Dietz" w:date="2012-08-08T17:05:00Z">
                  <w:rPr>
                    <w:ins w:id="23281" w:author="Thomas Dietz" w:date="2012-08-08T17:05:00Z"/>
                    <w:lang w:val="de-DE"/>
                  </w:rPr>
                </w:rPrChange>
              </w:rPr>
            </w:pPr>
            <w:ins w:id="23282" w:author="Thomas Dietz" w:date="2012-08-08T17:05:00Z">
              <w:r w:rsidRPr="009F3611">
                <w:rPr>
                  <w:rPrChange w:id="23283"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23284" w:author="Thomas Dietz" w:date="2012-08-08T17:05:00Z"/>
                <w:rPrChange w:id="23285" w:author="Thomas Dietz" w:date="2012-08-08T17:05:00Z">
                  <w:rPr>
                    <w:ins w:id="23286" w:author="Thomas Dietz" w:date="2012-08-08T17:05:00Z"/>
                    <w:lang w:val="de-DE"/>
                  </w:rPr>
                </w:rPrChange>
              </w:rPr>
            </w:pPr>
            <w:ins w:id="23287" w:author="Thomas Dietz" w:date="2012-08-08T17:05:00Z">
              <w:r w:rsidRPr="009F3611">
                <w:rPr>
                  <w:rPrChange w:id="23288" w:author="Thomas Dietz" w:date="2012-08-08T17:05:00Z">
                    <w:rPr>
                      <w:lang w:val="de-DE"/>
                    </w:rPr>
                  </w:rPrChange>
                </w:rPr>
                <w:t xml:space="preserve">    type uint16 {</w:t>
              </w:r>
            </w:ins>
          </w:p>
          <w:p w14:paraId="008787F0" w14:textId="77777777" w:rsidR="009F3611" w:rsidRPr="009F3611" w:rsidRDefault="009F3611" w:rsidP="009F3611">
            <w:pPr>
              <w:pStyle w:val="XML1"/>
              <w:rPr>
                <w:ins w:id="23289" w:author="Thomas Dietz" w:date="2012-08-08T17:05:00Z"/>
                <w:rPrChange w:id="23290" w:author="Thomas Dietz" w:date="2012-08-08T17:05:00Z">
                  <w:rPr>
                    <w:ins w:id="23291" w:author="Thomas Dietz" w:date="2012-08-08T17:05:00Z"/>
                    <w:lang w:val="de-DE"/>
                  </w:rPr>
                </w:rPrChange>
              </w:rPr>
            </w:pPr>
            <w:ins w:id="23292" w:author="Thomas Dietz" w:date="2012-08-08T17:05:00Z">
              <w:r w:rsidRPr="009F3611">
                <w:rPr>
                  <w:rPrChange w:id="23293" w:author="Thomas Dietz" w:date="2012-08-08T17:05:00Z">
                    <w:rPr>
                      <w:lang w:val="de-DE"/>
                    </w:rPr>
                  </w:rPrChange>
                </w:rPr>
                <w:t xml:space="preserve">      range "0..1000";</w:t>
              </w:r>
            </w:ins>
          </w:p>
          <w:p w14:paraId="6A76A327" w14:textId="77777777" w:rsidR="009F3611" w:rsidRPr="009F3611" w:rsidRDefault="009F3611" w:rsidP="009F3611">
            <w:pPr>
              <w:pStyle w:val="XML1"/>
              <w:rPr>
                <w:ins w:id="23294" w:author="Thomas Dietz" w:date="2012-08-08T17:05:00Z"/>
                <w:rPrChange w:id="23295" w:author="Thomas Dietz" w:date="2012-08-08T17:05:00Z">
                  <w:rPr>
                    <w:ins w:id="23296" w:author="Thomas Dietz" w:date="2012-08-08T17:05:00Z"/>
                    <w:lang w:val="de-DE"/>
                  </w:rPr>
                </w:rPrChange>
              </w:rPr>
            </w:pPr>
            <w:ins w:id="23297" w:author="Thomas Dietz" w:date="2012-08-08T17:05:00Z">
              <w:r w:rsidRPr="009F3611">
                <w:rPr>
                  <w:rPrChange w:id="23298" w:author="Thomas Dietz" w:date="2012-08-08T17:05:00Z">
                    <w:rPr>
                      <w:lang w:val="de-DE"/>
                    </w:rPr>
                  </w:rPrChange>
                </w:rPr>
                <w:t xml:space="preserve">    }</w:t>
              </w:r>
            </w:ins>
          </w:p>
          <w:p w14:paraId="645E0C5F" w14:textId="77777777" w:rsidR="009F3611" w:rsidRPr="009F3611" w:rsidRDefault="009F3611" w:rsidP="009F3611">
            <w:pPr>
              <w:pStyle w:val="XML1"/>
              <w:rPr>
                <w:ins w:id="23299" w:author="Thomas Dietz" w:date="2012-08-08T17:05:00Z"/>
                <w:rPrChange w:id="23300" w:author="Thomas Dietz" w:date="2012-08-08T17:05:00Z">
                  <w:rPr>
                    <w:ins w:id="23301" w:author="Thomas Dietz" w:date="2012-08-08T17:05:00Z"/>
                    <w:lang w:val="de-DE"/>
                  </w:rPr>
                </w:rPrChange>
              </w:rPr>
            </w:pPr>
            <w:ins w:id="23302" w:author="Thomas Dietz" w:date="2012-08-08T17:05:00Z">
              <w:r w:rsidRPr="009F3611">
                <w:rPr>
                  <w:rPrChange w:id="23303" w:author="Thomas Dietz" w:date="2012-08-08T17:05:00Z">
                    <w:rPr>
                      <w:lang w:val="de-DE"/>
                    </w:rPr>
                  </w:rPrChange>
                </w:rPr>
                <w:t xml:space="preserve">    units "1/10 of a percent";</w:t>
              </w:r>
            </w:ins>
          </w:p>
          <w:p w14:paraId="070D91D3" w14:textId="77777777" w:rsidR="009F3611" w:rsidRPr="009F3611" w:rsidRDefault="009F3611" w:rsidP="009F3611">
            <w:pPr>
              <w:pStyle w:val="XML1"/>
              <w:rPr>
                <w:ins w:id="23304" w:author="Thomas Dietz" w:date="2012-08-08T17:05:00Z"/>
                <w:rPrChange w:id="23305" w:author="Thomas Dietz" w:date="2012-08-08T17:05:00Z">
                  <w:rPr>
                    <w:ins w:id="23306" w:author="Thomas Dietz" w:date="2012-08-08T17:05:00Z"/>
                    <w:lang w:val="de-DE"/>
                  </w:rPr>
                </w:rPrChange>
              </w:rPr>
            </w:pPr>
            <w:ins w:id="23307" w:author="Thomas Dietz" w:date="2012-08-08T17:05:00Z">
              <w:r w:rsidRPr="009F3611">
                <w:rPr>
                  <w:rPrChange w:id="23308" w:author="Thomas Dietz" w:date="2012-08-08T17:05:00Z">
                    <w:rPr>
                      <w:lang w:val="de-DE"/>
                    </w:rPr>
                  </w:rPrChange>
                </w:rPr>
                <w:t xml:space="preserve">    description "This type defines a value in tenth of a percent.";</w:t>
              </w:r>
            </w:ins>
          </w:p>
          <w:p w14:paraId="2EA0020D" w14:textId="77777777" w:rsidR="009F3611" w:rsidRPr="009F3611" w:rsidRDefault="009F3611" w:rsidP="009F3611">
            <w:pPr>
              <w:pStyle w:val="XML1"/>
              <w:rPr>
                <w:ins w:id="23309" w:author="Thomas Dietz" w:date="2012-08-08T17:05:00Z"/>
                <w:rPrChange w:id="23310" w:author="Thomas Dietz" w:date="2012-08-08T17:05:00Z">
                  <w:rPr>
                    <w:ins w:id="23311" w:author="Thomas Dietz" w:date="2012-08-08T17:05:00Z"/>
                    <w:lang w:val="de-DE"/>
                  </w:rPr>
                </w:rPrChange>
              </w:rPr>
            </w:pPr>
            <w:ins w:id="23312" w:author="Thomas Dietz" w:date="2012-08-08T17:05:00Z">
              <w:r w:rsidRPr="009F3611">
                <w:rPr>
                  <w:rPrChange w:id="23313" w:author="Thomas Dietz" w:date="2012-08-08T17:05:00Z">
                    <w:rPr>
                      <w:lang w:val="de-DE"/>
                    </w:rPr>
                  </w:rPrChange>
                </w:rPr>
                <w:t xml:space="preserve">  }</w:t>
              </w:r>
            </w:ins>
          </w:p>
          <w:p w14:paraId="4B7B819E" w14:textId="77777777" w:rsidR="009F3611" w:rsidRPr="009F3611" w:rsidRDefault="009F3611" w:rsidP="009F3611">
            <w:pPr>
              <w:pStyle w:val="XML1"/>
              <w:rPr>
                <w:ins w:id="23314" w:author="Thomas Dietz" w:date="2012-08-08T17:05:00Z"/>
                <w:rPrChange w:id="23315" w:author="Thomas Dietz" w:date="2012-08-08T17:05:00Z">
                  <w:rPr>
                    <w:ins w:id="23316" w:author="Thomas Dietz" w:date="2012-08-08T17:05:00Z"/>
                    <w:lang w:val="de-DE"/>
                  </w:rPr>
                </w:rPrChange>
              </w:rPr>
            </w:pPr>
          </w:p>
          <w:p w14:paraId="5C285C85" w14:textId="77777777" w:rsidR="009F3611" w:rsidRPr="009F3611" w:rsidRDefault="009F3611" w:rsidP="009F3611">
            <w:pPr>
              <w:pStyle w:val="XML1"/>
              <w:rPr>
                <w:ins w:id="23317" w:author="Thomas Dietz" w:date="2012-08-08T17:05:00Z"/>
                <w:rPrChange w:id="23318" w:author="Thomas Dietz" w:date="2012-08-08T17:05:00Z">
                  <w:rPr>
                    <w:ins w:id="23319" w:author="Thomas Dietz" w:date="2012-08-08T17:05:00Z"/>
                    <w:lang w:val="de-DE"/>
                  </w:rPr>
                </w:rPrChange>
              </w:rPr>
            </w:pPr>
            <w:ins w:id="23320" w:author="Thomas Dietz" w:date="2012-08-08T17:05:00Z">
              <w:r w:rsidRPr="009F3611">
                <w:rPr>
                  <w:rPrChange w:id="23321"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23322" w:author="Thomas Dietz" w:date="2012-08-08T17:05:00Z"/>
                <w:rPrChange w:id="23323" w:author="Thomas Dietz" w:date="2012-08-08T17:05:00Z">
                  <w:rPr>
                    <w:ins w:id="23324" w:author="Thomas Dietz" w:date="2012-08-08T17:05:00Z"/>
                    <w:lang w:val="de-DE"/>
                  </w:rPr>
                </w:rPrChange>
              </w:rPr>
            </w:pPr>
            <w:ins w:id="23325" w:author="Thomas Dietz" w:date="2012-08-08T17:05:00Z">
              <w:r w:rsidRPr="009F3611">
                <w:rPr>
                  <w:rPrChange w:id="23326" w:author="Thomas Dietz" w:date="2012-08-08T17:05:00Z">
                    <w:rPr>
                      <w:lang w:val="de-DE"/>
                    </w:rPr>
                  </w:rPrChange>
                </w:rPr>
                <w:t xml:space="preserve">    type enumeration {</w:t>
              </w:r>
            </w:ins>
          </w:p>
          <w:p w14:paraId="1FBAAF08" w14:textId="77777777" w:rsidR="009F3611" w:rsidRPr="009F3611" w:rsidRDefault="009F3611" w:rsidP="009F3611">
            <w:pPr>
              <w:pStyle w:val="XML1"/>
              <w:rPr>
                <w:ins w:id="23327" w:author="Thomas Dietz" w:date="2012-08-08T17:05:00Z"/>
                <w:rPrChange w:id="23328" w:author="Thomas Dietz" w:date="2012-08-08T17:05:00Z">
                  <w:rPr>
                    <w:ins w:id="23329" w:author="Thomas Dietz" w:date="2012-08-08T17:05:00Z"/>
                    <w:lang w:val="de-DE"/>
                  </w:rPr>
                </w:rPrChange>
              </w:rPr>
            </w:pPr>
            <w:ins w:id="23330" w:author="Thomas Dietz" w:date="2012-08-08T17:05:00Z">
              <w:r w:rsidRPr="009F3611">
                <w:rPr>
                  <w:rPrChange w:id="23331" w:author="Thomas Dietz" w:date="2012-08-08T17:05:00Z">
                    <w:rPr>
                      <w:lang w:val="de-DE"/>
                    </w:rPr>
                  </w:rPrChange>
                </w:rPr>
                <w:t xml:space="preserve">      enum up;</w:t>
              </w:r>
            </w:ins>
          </w:p>
          <w:p w14:paraId="57D993E8" w14:textId="77777777" w:rsidR="009F3611" w:rsidRPr="009F3611" w:rsidRDefault="009F3611" w:rsidP="009F3611">
            <w:pPr>
              <w:pStyle w:val="XML1"/>
              <w:rPr>
                <w:ins w:id="23332" w:author="Thomas Dietz" w:date="2012-08-08T17:05:00Z"/>
                <w:rPrChange w:id="23333" w:author="Thomas Dietz" w:date="2012-08-08T17:05:00Z">
                  <w:rPr>
                    <w:ins w:id="23334" w:author="Thomas Dietz" w:date="2012-08-08T17:05:00Z"/>
                    <w:lang w:val="de-DE"/>
                  </w:rPr>
                </w:rPrChange>
              </w:rPr>
            </w:pPr>
            <w:ins w:id="23335" w:author="Thomas Dietz" w:date="2012-08-08T17:05:00Z">
              <w:r w:rsidRPr="009F3611">
                <w:rPr>
                  <w:rPrChange w:id="23336" w:author="Thomas Dietz" w:date="2012-08-08T17:05:00Z">
                    <w:rPr>
                      <w:lang w:val="de-DE"/>
                    </w:rPr>
                  </w:rPrChange>
                </w:rPr>
                <w:t xml:space="preserve">      enum down;</w:t>
              </w:r>
            </w:ins>
          </w:p>
          <w:p w14:paraId="510C087E" w14:textId="77777777" w:rsidR="009F3611" w:rsidRPr="009F3611" w:rsidRDefault="009F3611" w:rsidP="009F3611">
            <w:pPr>
              <w:pStyle w:val="XML1"/>
              <w:rPr>
                <w:ins w:id="23337" w:author="Thomas Dietz" w:date="2012-08-08T17:05:00Z"/>
                <w:rPrChange w:id="23338" w:author="Thomas Dietz" w:date="2012-08-08T17:05:00Z">
                  <w:rPr>
                    <w:ins w:id="23339" w:author="Thomas Dietz" w:date="2012-08-08T17:05:00Z"/>
                    <w:lang w:val="de-DE"/>
                  </w:rPr>
                </w:rPrChange>
              </w:rPr>
            </w:pPr>
            <w:ins w:id="23340" w:author="Thomas Dietz" w:date="2012-08-08T17:05:00Z">
              <w:r w:rsidRPr="009F3611">
                <w:rPr>
                  <w:rPrChange w:id="23341" w:author="Thomas Dietz" w:date="2012-08-08T17:05:00Z">
                    <w:rPr>
                      <w:lang w:val="de-DE"/>
                    </w:rPr>
                  </w:rPrChange>
                </w:rPr>
                <w:t xml:space="preserve">    }</w:t>
              </w:r>
            </w:ins>
          </w:p>
          <w:p w14:paraId="55AEA21D" w14:textId="77777777" w:rsidR="009F3611" w:rsidRPr="009F3611" w:rsidRDefault="009F3611" w:rsidP="009F3611">
            <w:pPr>
              <w:pStyle w:val="XML1"/>
              <w:rPr>
                <w:ins w:id="23342" w:author="Thomas Dietz" w:date="2012-08-08T17:05:00Z"/>
                <w:rPrChange w:id="23343" w:author="Thomas Dietz" w:date="2012-08-08T17:05:00Z">
                  <w:rPr>
                    <w:ins w:id="23344" w:author="Thomas Dietz" w:date="2012-08-08T17:05:00Z"/>
                    <w:lang w:val="de-DE"/>
                  </w:rPr>
                </w:rPrChange>
              </w:rPr>
            </w:pPr>
            <w:ins w:id="23345" w:author="Thomas Dietz" w:date="2012-08-08T17:05:00Z">
              <w:r w:rsidRPr="009F3611">
                <w:rPr>
                  <w:rPrChange w:id="23346" w:author="Thomas Dietz" w:date="2012-08-08T17:05:00Z">
                    <w:rPr>
                      <w:lang w:val="de-DE"/>
                    </w:rPr>
                  </w:rPrChange>
                </w:rPr>
                <w:lastRenderedPageBreak/>
                <w:t xml:space="preserve">    description "Type to specify state information for a port or a</w:t>
              </w:r>
            </w:ins>
          </w:p>
          <w:p w14:paraId="278E124C" w14:textId="77777777" w:rsidR="009F3611" w:rsidRPr="009F3611" w:rsidRDefault="009F3611" w:rsidP="009F3611">
            <w:pPr>
              <w:pStyle w:val="XML1"/>
              <w:rPr>
                <w:ins w:id="23347" w:author="Thomas Dietz" w:date="2012-08-08T17:05:00Z"/>
                <w:rPrChange w:id="23348" w:author="Thomas Dietz" w:date="2012-08-08T17:05:00Z">
                  <w:rPr>
                    <w:ins w:id="23349" w:author="Thomas Dietz" w:date="2012-08-08T17:05:00Z"/>
                    <w:lang w:val="de-DE"/>
                  </w:rPr>
                </w:rPrChange>
              </w:rPr>
            </w:pPr>
            <w:ins w:id="23350" w:author="Thomas Dietz" w:date="2012-08-08T17:05:00Z">
              <w:r w:rsidRPr="009F3611">
                <w:rPr>
                  <w:rPrChange w:id="23351" w:author="Thomas Dietz" w:date="2012-08-08T17:05:00Z">
                    <w:rPr>
                      <w:lang w:val="de-DE"/>
                    </w:rPr>
                  </w:rPrChange>
                </w:rPr>
                <w:t xml:space="preserve">      connection.";</w:t>
              </w:r>
            </w:ins>
          </w:p>
          <w:p w14:paraId="1060A655" w14:textId="77777777" w:rsidR="009F3611" w:rsidRPr="009F3611" w:rsidRDefault="009F3611" w:rsidP="009F3611">
            <w:pPr>
              <w:pStyle w:val="XML1"/>
              <w:rPr>
                <w:ins w:id="23352" w:author="Thomas Dietz" w:date="2012-08-08T17:05:00Z"/>
                <w:rPrChange w:id="23353" w:author="Thomas Dietz" w:date="2012-08-08T17:05:00Z">
                  <w:rPr>
                    <w:ins w:id="23354" w:author="Thomas Dietz" w:date="2012-08-08T17:05:00Z"/>
                    <w:lang w:val="de-DE"/>
                  </w:rPr>
                </w:rPrChange>
              </w:rPr>
            </w:pPr>
            <w:ins w:id="23355" w:author="Thomas Dietz" w:date="2012-08-08T17:05:00Z">
              <w:r w:rsidRPr="009F3611">
                <w:rPr>
                  <w:rPrChange w:id="23356" w:author="Thomas Dietz" w:date="2012-08-08T17:05:00Z">
                    <w:rPr>
                      <w:lang w:val="de-DE"/>
                    </w:rPr>
                  </w:rPrChange>
                </w:rPr>
                <w:t xml:space="preserve">  }</w:t>
              </w:r>
            </w:ins>
          </w:p>
          <w:p w14:paraId="66D9D19C" w14:textId="77777777" w:rsidR="009F3611" w:rsidRPr="009F3611" w:rsidRDefault="009F3611" w:rsidP="009F3611">
            <w:pPr>
              <w:pStyle w:val="XML1"/>
              <w:rPr>
                <w:ins w:id="23357" w:author="Thomas Dietz" w:date="2012-08-08T17:05:00Z"/>
                <w:rPrChange w:id="23358" w:author="Thomas Dietz" w:date="2012-08-08T17:05:00Z">
                  <w:rPr>
                    <w:ins w:id="23359" w:author="Thomas Dietz" w:date="2012-08-08T17:05:00Z"/>
                    <w:lang w:val="de-DE"/>
                  </w:rPr>
                </w:rPrChange>
              </w:rPr>
            </w:pPr>
          </w:p>
          <w:p w14:paraId="4D4B397E" w14:textId="77777777" w:rsidR="009F3611" w:rsidRPr="009F3611" w:rsidRDefault="009F3611" w:rsidP="009F3611">
            <w:pPr>
              <w:pStyle w:val="XML1"/>
              <w:rPr>
                <w:ins w:id="23360" w:author="Thomas Dietz" w:date="2012-08-08T17:05:00Z"/>
                <w:rPrChange w:id="23361" w:author="Thomas Dietz" w:date="2012-08-08T17:05:00Z">
                  <w:rPr>
                    <w:ins w:id="23362" w:author="Thomas Dietz" w:date="2012-08-08T17:05:00Z"/>
                    <w:lang w:val="de-DE"/>
                  </w:rPr>
                </w:rPrChange>
              </w:rPr>
            </w:pPr>
            <w:ins w:id="23363" w:author="Thomas Dietz" w:date="2012-08-08T17:05:00Z">
              <w:r w:rsidRPr="009F3611">
                <w:rPr>
                  <w:rPrChange w:id="23364"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23365" w:author="Thomas Dietz" w:date="2012-08-08T17:05:00Z"/>
                <w:rPrChange w:id="23366" w:author="Thomas Dietz" w:date="2012-08-08T17:05:00Z">
                  <w:rPr>
                    <w:ins w:id="23367" w:author="Thomas Dietz" w:date="2012-08-08T17:05:00Z"/>
                    <w:lang w:val="de-DE"/>
                  </w:rPr>
                </w:rPrChange>
              </w:rPr>
            </w:pPr>
            <w:ins w:id="23368" w:author="Thomas Dietz" w:date="2012-08-08T17:05:00Z">
              <w:r w:rsidRPr="009F3611">
                <w:rPr>
                  <w:rPrChange w:id="23369" w:author="Thomas Dietz" w:date="2012-08-08T17:05:00Z">
                    <w:rPr>
                      <w:lang w:val="de-DE"/>
                    </w:rPr>
                  </w:rPrChange>
                </w:rPr>
                <w:t xml:space="preserve">    type enumeration {</w:t>
              </w:r>
            </w:ins>
          </w:p>
          <w:p w14:paraId="6DC28F7C" w14:textId="77777777" w:rsidR="009F3611" w:rsidRPr="009F3611" w:rsidRDefault="009F3611" w:rsidP="009F3611">
            <w:pPr>
              <w:pStyle w:val="XML1"/>
              <w:rPr>
                <w:ins w:id="23370" w:author="Thomas Dietz" w:date="2012-08-08T17:05:00Z"/>
                <w:lang w:val="de-DE"/>
              </w:rPr>
            </w:pPr>
            <w:ins w:id="23371" w:author="Thomas Dietz" w:date="2012-08-08T17:05:00Z">
              <w:r w:rsidRPr="009F3611">
                <w:rPr>
                  <w:rPrChange w:id="23372"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23373" w:author="Thomas Dietz" w:date="2012-08-08T17:05:00Z"/>
                <w:lang w:val="de-DE"/>
              </w:rPr>
            </w:pPr>
            <w:ins w:id="23374" w:author="Thomas Dietz" w:date="2012-08-08T17:05:00Z">
              <w:r w:rsidRPr="009F3611">
                <w:rPr>
                  <w:lang w:val="de-DE"/>
                </w:rPr>
                <w:t xml:space="preserve">      enum 10Mb-FD;</w:t>
              </w:r>
            </w:ins>
          </w:p>
          <w:p w14:paraId="283F2E35" w14:textId="77777777" w:rsidR="009F3611" w:rsidRPr="009F3611" w:rsidRDefault="009F3611" w:rsidP="009F3611">
            <w:pPr>
              <w:pStyle w:val="XML1"/>
              <w:rPr>
                <w:ins w:id="23375" w:author="Thomas Dietz" w:date="2012-08-08T17:05:00Z"/>
                <w:lang w:val="de-DE"/>
              </w:rPr>
            </w:pPr>
            <w:ins w:id="23376" w:author="Thomas Dietz" w:date="2012-08-08T17:05:00Z">
              <w:r w:rsidRPr="009F3611">
                <w:rPr>
                  <w:lang w:val="de-DE"/>
                </w:rPr>
                <w:t xml:space="preserve">      enum 100Mb-HD;</w:t>
              </w:r>
            </w:ins>
          </w:p>
          <w:p w14:paraId="1ADC76D5" w14:textId="77777777" w:rsidR="009F3611" w:rsidRPr="009F3611" w:rsidRDefault="009F3611" w:rsidP="009F3611">
            <w:pPr>
              <w:pStyle w:val="XML1"/>
              <w:rPr>
                <w:ins w:id="23377" w:author="Thomas Dietz" w:date="2012-08-08T17:05:00Z"/>
                <w:lang w:val="de-DE"/>
              </w:rPr>
            </w:pPr>
            <w:ins w:id="23378" w:author="Thomas Dietz" w:date="2012-08-08T17:05:00Z">
              <w:r w:rsidRPr="009F3611">
                <w:rPr>
                  <w:lang w:val="de-DE"/>
                </w:rPr>
                <w:t xml:space="preserve">      enum 100Mb-FD;</w:t>
              </w:r>
            </w:ins>
          </w:p>
          <w:p w14:paraId="16C7791C" w14:textId="77777777" w:rsidR="009F3611" w:rsidRPr="009F3611" w:rsidRDefault="009F3611" w:rsidP="009F3611">
            <w:pPr>
              <w:pStyle w:val="XML1"/>
              <w:rPr>
                <w:ins w:id="23379" w:author="Thomas Dietz" w:date="2012-08-08T17:05:00Z"/>
                <w:lang w:val="de-DE"/>
              </w:rPr>
            </w:pPr>
            <w:ins w:id="23380" w:author="Thomas Dietz" w:date="2012-08-08T17:05:00Z">
              <w:r w:rsidRPr="009F3611">
                <w:rPr>
                  <w:lang w:val="de-DE"/>
                </w:rPr>
                <w:t xml:space="preserve">      enum 1Gb-HD;</w:t>
              </w:r>
            </w:ins>
          </w:p>
          <w:p w14:paraId="7D7DF5B1" w14:textId="77777777" w:rsidR="009F3611" w:rsidRPr="009F3611" w:rsidRDefault="009F3611" w:rsidP="009F3611">
            <w:pPr>
              <w:pStyle w:val="XML1"/>
              <w:rPr>
                <w:ins w:id="23381" w:author="Thomas Dietz" w:date="2012-08-08T17:05:00Z"/>
                <w:lang w:val="de-DE"/>
              </w:rPr>
            </w:pPr>
            <w:ins w:id="23382" w:author="Thomas Dietz" w:date="2012-08-08T17:05:00Z">
              <w:r w:rsidRPr="009F3611">
                <w:rPr>
                  <w:lang w:val="de-DE"/>
                </w:rPr>
                <w:t xml:space="preserve">      enum 1Gb-FD;</w:t>
              </w:r>
            </w:ins>
          </w:p>
          <w:p w14:paraId="6447954A" w14:textId="77777777" w:rsidR="009F3611" w:rsidRPr="009F3611" w:rsidRDefault="009F3611" w:rsidP="009F3611">
            <w:pPr>
              <w:pStyle w:val="XML1"/>
              <w:rPr>
                <w:ins w:id="23383" w:author="Thomas Dietz" w:date="2012-08-08T17:05:00Z"/>
                <w:lang w:val="de-DE"/>
              </w:rPr>
            </w:pPr>
            <w:ins w:id="23384" w:author="Thomas Dietz" w:date="2012-08-08T17:05:00Z">
              <w:r w:rsidRPr="009F3611">
                <w:rPr>
                  <w:lang w:val="de-DE"/>
                </w:rPr>
                <w:t xml:space="preserve">      enum 10Gb;</w:t>
              </w:r>
            </w:ins>
          </w:p>
          <w:p w14:paraId="293719D1" w14:textId="77777777" w:rsidR="009F3611" w:rsidRPr="009F3611" w:rsidRDefault="009F3611" w:rsidP="009F3611">
            <w:pPr>
              <w:pStyle w:val="XML1"/>
              <w:rPr>
                <w:ins w:id="23385" w:author="Thomas Dietz" w:date="2012-08-08T17:05:00Z"/>
                <w:lang w:val="de-DE"/>
              </w:rPr>
            </w:pPr>
            <w:ins w:id="23386" w:author="Thomas Dietz" w:date="2012-08-08T17:05:00Z">
              <w:r w:rsidRPr="009F3611">
                <w:rPr>
                  <w:lang w:val="de-DE"/>
                </w:rPr>
                <w:t xml:space="preserve">      enum 40Gb;</w:t>
              </w:r>
            </w:ins>
          </w:p>
          <w:p w14:paraId="41E629E9" w14:textId="77777777" w:rsidR="009F3611" w:rsidRPr="009F3611" w:rsidRDefault="009F3611" w:rsidP="009F3611">
            <w:pPr>
              <w:pStyle w:val="XML1"/>
              <w:rPr>
                <w:ins w:id="23387" w:author="Thomas Dietz" w:date="2012-08-08T17:05:00Z"/>
                <w:lang w:val="de-DE"/>
              </w:rPr>
            </w:pPr>
            <w:ins w:id="23388" w:author="Thomas Dietz" w:date="2012-08-08T17:05:00Z">
              <w:r w:rsidRPr="009F3611">
                <w:rPr>
                  <w:lang w:val="de-DE"/>
                </w:rPr>
                <w:t xml:space="preserve">      enum 100Gb;</w:t>
              </w:r>
            </w:ins>
          </w:p>
          <w:p w14:paraId="35E2B852" w14:textId="77777777" w:rsidR="009F3611" w:rsidRPr="009F3611" w:rsidRDefault="009F3611" w:rsidP="009F3611">
            <w:pPr>
              <w:pStyle w:val="XML1"/>
              <w:rPr>
                <w:ins w:id="23389" w:author="Thomas Dietz" w:date="2012-08-08T17:05:00Z"/>
                <w:rPrChange w:id="23390" w:author="Thomas Dietz" w:date="2012-08-08T17:05:00Z">
                  <w:rPr>
                    <w:ins w:id="23391" w:author="Thomas Dietz" w:date="2012-08-08T17:05:00Z"/>
                    <w:lang w:val="de-DE"/>
                  </w:rPr>
                </w:rPrChange>
              </w:rPr>
            </w:pPr>
            <w:ins w:id="23392" w:author="Thomas Dietz" w:date="2012-08-08T17:05:00Z">
              <w:r w:rsidRPr="009F3611">
                <w:rPr>
                  <w:lang w:val="de-DE"/>
                </w:rPr>
                <w:t xml:space="preserve">      </w:t>
              </w:r>
              <w:r w:rsidRPr="009F3611">
                <w:rPr>
                  <w:rPrChange w:id="23393" w:author="Thomas Dietz" w:date="2012-08-08T17:05:00Z">
                    <w:rPr>
                      <w:lang w:val="de-DE"/>
                    </w:rPr>
                  </w:rPrChange>
                </w:rPr>
                <w:t>enum 1Tb;</w:t>
              </w:r>
            </w:ins>
          </w:p>
          <w:p w14:paraId="55C5F21C" w14:textId="77777777" w:rsidR="009F3611" w:rsidRPr="009F3611" w:rsidRDefault="009F3611" w:rsidP="009F3611">
            <w:pPr>
              <w:pStyle w:val="XML1"/>
              <w:rPr>
                <w:ins w:id="23394" w:author="Thomas Dietz" w:date="2012-08-08T17:05:00Z"/>
                <w:rPrChange w:id="23395" w:author="Thomas Dietz" w:date="2012-08-08T17:05:00Z">
                  <w:rPr>
                    <w:ins w:id="23396" w:author="Thomas Dietz" w:date="2012-08-08T17:05:00Z"/>
                    <w:lang w:val="de-DE"/>
                  </w:rPr>
                </w:rPrChange>
              </w:rPr>
            </w:pPr>
            <w:ins w:id="23397" w:author="Thomas Dietz" w:date="2012-08-08T17:05:00Z">
              <w:r w:rsidRPr="009F3611">
                <w:rPr>
                  <w:rPrChange w:id="23398" w:author="Thomas Dietz" w:date="2012-08-08T17:05:00Z">
                    <w:rPr>
                      <w:lang w:val="de-DE"/>
                    </w:rPr>
                  </w:rPrChange>
                </w:rPr>
                <w:t xml:space="preserve">      enum other;</w:t>
              </w:r>
            </w:ins>
          </w:p>
          <w:p w14:paraId="25E61196" w14:textId="77777777" w:rsidR="009F3611" w:rsidRPr="009F3611" w:rsidRDefault="009F3611" w:rsidP="009F3611">
            <w:pPr>
              <w:pStyle w:val="XML1"/>
              <w:rPr>
                <w:ins w:id="23399" w:author="Thomas Dietz" w:date="2012-08-08T17:05:00Z"/>
                <w:rPrChange w:id="23400" w:author="Thomas Dietz" w:date="2012-08-08T17:05:00Z">
                  <w:rPr>
                    <w:ins w:id="23401" w:author="Thomas Dietz" w:date="2012-08-08T17:05:00Z"/>
                    <w:lang w:val="de-DE"/>
                  </w:rPr>
                </w:rPrChange>
              </w:rPr>
            </w:pPr>
            <w:ins w:id="23402" w:author="Thomas Dietz" w:date="2012-08-08T17:05:00Z">
              <w:r w:rsidRPr="009F3611">
                <w:rPr>
                  <w:rPrChange w:id="23403" w:author="Thomas Dietz" w:date="2012-08-08T17:05:00Z">
                    <w:rPr>
                      <w:lang w:val="de-DE"/>
                    </w:rPr>
                  </w:rPrChange>
                </w:rPr>
                <w:t xml:space="preserve">    }</w:t>
              </w:r>
            </w:ins>
          </w:p>
          <w:p w14:paraId="063D732C" w14:textId="77777777" w:rsidR="009F3611" w:rsidRPr="009F3611" w:rsidRDefault="009F3611" w:rsidP="009F3611">
            <w:pPr>
              <w:pStyle w:val="XML1"/>
              <w:rPr>
                <w:ins w:id="23404" w:author="Thomas Dietz" w:date="2012-08-08T17:05:00Z"/>
                <w:rPrChange w:id="23405" w:author="Thomas Dietz" w:date="2012-08-08T17:05:00Z">
                  <w:rPr>
                    <w:ins w:id="23406" w:author="Thomas Dietz" w:date="2012-08-08T17:05:00Z"/>
                    <w:lang w:val="de-DE"/>
                  </w:rPr>
                </w:rPrChange>
              </w:rPr>
            </w:pPr>
            <w:ins w:id="23407" w:author="Thomas Dietz" w:date="2012-08-08T17:05:00Z">
              <w:r w:rsidRPr="009F3611">
                <w:rPr>
                  <w:rPrChange w:id="23408"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23409" w:author="Thomas Dietz" w:date="2012-08-08T17:05:00Z"/>
                <w:rPrChange w:id="23410" w:author="Thomas Dietz" w:date="2012-08-08T17:05:00Z">
                  <w:rPr>
                    <w:ins w:id="23411" w:author="Thomas Dietz" w:date="2012-08-08T17:05:00Z"/>
                    <w:lang w:val="de-DE"/>
                  </w:rPr>
                </w:rPrChange>
              </w:rPr>
            </w:pPr>
            <w:ins w:id="23412" w:author="Thomas Dietz" w:date="2012-08-08T17:05:00Z">
              <w:r w:rsidRPr="009F3611">
                <w:rPr>
                  <w:rPrChange w:id="23413" w:author="Thomas Dietz" w:date="2012-08-08T17:05:00Z">
                    <w:rPr>
                      <w:lang w:val="de-DE"/>
                    </w:rPr>
                  </w:rPrChange>
                </w:rPr>
                <w:t xml:space="preserve">      duplex transmission feature. Possible rates are 10Mb, 100Mb,</w:t>
              </w:r>
            </w:ins>
          </w:p>
          <w:p w14:paraId="6209AC46" w14:textId="77777777" w:rsidR="009F3611" w:rsidRPr="009F3611" w:rsidRDefault="009F3611" w:rsidP="009F3611">
            <w:pPr>
              <w:pStyle w:val="XML1"/>
              <w:rPr>
                <w:ins w:id="23414" w:author="Thomas Dietz" w:date="2012-08-08T17:05:00Z"/>
                <w:rPrChange w:id="23415" w:author="Thomas Dietz" w:date="2012-08-08T17:05:00Z">
                  <w:rPr>
                    <w:ins w:id="23416" w:author="Thomas Dietz" w:date="2012-08-08T17:05:00Z"/>
                    <w:lang w:val="de-DE"/>
                  </w:rPr>
                </w:rPrChange>
              </w:rPr>
            </w:pPr>
            <w:ins w:id="23417" w:author="Thomas Dietz" w:date="2012-08-08T17:05:00Z">
              <w:r w:rsidRPr="009F3611">
                <w:rPr>
                  <w:rPrChange w:id="23418"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23419" w:author="Thomas Dietz" w:date="2012-08-08T17:05:00Z"/>
                <w:rPrChange w:id="23420" w:author="Thomas Dietz" w:date="2012-08-08T17:05:00Z">
                  <w:rPr>
                    <w:ins w:id="23421" w:author="Thomas Dietz" w:date="2012-08-08T17:05:00Z"/>
                    <w:lang w:val="de-DE"/>
                  </w:rPr>
                </w:rPrChange>
              </w:rPr>
            </w:pPr>
            <w:ins w:id="23422" w:author="Thomas Dietz" w:date="2012-08-08T17:05:00Z">
              <w:r w:rsidRPr="009F3611">
                <w:rPr>
                  <w:rPrChange w:id="23423" w:author="Thomas Dietz" w:date="2012-08-08T17:05:00Z">
                    <w:rPr>
                      <w:lang w:val="de-DE"/>
                    </w:rPr>
                  </w:rPrChange>
                </w:rPr>
                <w:t xml:space="preserve">      and 1 Gb can support half or full duplex transmission.";</w:t>
              </w:r>
            </w:ins>
          </w:p>
          <w:p w14:paraId="5FF5175A" w14:textId="77777777" w:rsidR="009F3611" w:rsidRPr="009F3611" w:rsidRDefault="009F3611" w:rsidP="009F3611">
            <w:pPr>
              <w:pStyle w:val="XML1"/>
              <w:rPr>
                <w:ins w:id="23424" w:author="Thomas Dietz" w:date="2012-08-08T17:05:00Z"/>
                <w:rPrChange w:id="23425" w:author="Thomas Dietz" w:date="2012-08-08T17:05:00Z">
                  <w:rPr>
                    <w:ins w:id="23426" w:author="Thomas Dietz" w:date="2012-08-08T17:05:00Z"/>
                    <w:lang w:val="de-DE"/>
                  </w:rPr>
                </w:rPrChange>
              </w:rPr>
            </w:pPr>
            <w:ins w:id="23427" w:author="Thomas Dietz" w:date="2012-08-08T17:05:00Z">
              <w:r w:rsidRPr="009F3611">
                <w:rPr>
                  <w:rPrChange w:id="23428" w:author="Thomas Dietz" w:date="2012-08-08T17:05:00Z">
                    <w:rPr>
                      <w:lang w:val="de-DE"/>
                    </w:rPr>
                  </w:rPrChange>
                </w:rPr>
                <w:t xml:space="preserve">  }</w:t>
              </w:r>
            </w:ins>
          </w:p>
          <w:p w14:paraId="588DB761" w14:textId="77777777" w:rsidR="009F3611" w:rsidRPr="009F3611" w:rsidRDefault="009F3611" w:rsidP="009F3611">
            <w:pPr>
              <w:pStyle w:val="XML1"/>
              <w:rPr>
                <w:ins w:id="23429" w:author="Thomas Dietz" w:date="2012-08-08T17:05:00Z"/>
                <w:rPrChange w:id="23430" w:author="Thomas Dietz" w:date="2012-08-08T17:05:00Z">
                  <w:rPr>
                    <w:ins w:id="23431" w:author="Thomas Dietz" w:date="2012-08-08T17:05:00Z"/>
                    <w:lang w:val="de-DE"/>
                  </w:rPr>
                </w:rPrChange>
              </w:rPr>
            </w:pPr>
          </w:p>
          <w:p w14:paraId="4FC0DC5A" w14:textId="77777777" w:rsidR="009F3611" w:rsidRPr="009F3611" w:rsidRDefault="009F3611" w:rsidP="009F3611">
            <w:pPr>
              <w:pStyle w:val="XML1"/>
              <w:rPr>
                <w:ins w:id="23432" w:author="Thomas Dietz" w:date="2012-08-08T17:05:00Z"/>
                <w:rPrChange w:id="23433" w:author="Thomas Dietz" w:date="2012-08-08T17:05:00Z">
                  <w:rPr>
                    <w:ins w:id="23434" w:author="Thomas Dietz" w:date="2012-08-08T17:05:00Z"/>
                    <w:lang w:val="de-DE"/>
                  </w:rPr>
                </w:rPrChange>
              </w:rPr>
            </w:pPr>
            <w:ins w:id="23435" w:author="Thomas Dietz" w:date="2012-08-08T17:05:00Z">
              <w:r w:rsidRPr="009F3611">
                <w:rPr>
                  <w:rPrChange w:id="23436"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23437" w:author="Thomas Dietz" w:date="2012-08-08T17:05:00Z"/>
                <w:rPrChange w:id="23438" w:author="Thomas Dietz" w:date="2012-08-08T17:05:00Z">
                  <w:rPr>
                    <w:ins w:id="23439" w:author="Thomas Dietz" w:date="2012-08-08T17:05:00Z"/>
                    <w:lang w:val="de-DE"/>
                  </w:rPr>
                </w:rPrChange>
              </w:rPr>
            </w:pPr>
            <w:ins w:id="23440" w:author="Thomas Dietz" w:date="2012-08-08T17:05:00Z">
              <w:r w:rsidRPr="009F3611">
                <w:rPr>
                  <w:rPrChange w:id="23441" w:author="Thomas Dietz" w:date="2012-08-08T17:05:00Z">
                    <w:rPr>
                      <w:lang w:val="de-DE"/>
                    </w:rPr>
                  </w:rPrChange>
                </w:rPr>
                <w:t xml:space="preserve">    type enumeration {</w:t>
              </w:r>
            </w:ins>
          </w:p>
          <w:p w14:paraId="04D02B18" w14:textId="77777777" w:rsidR="009F3611" w:rsidRPr="009F3611" w:rsidRDefault="009F3611" w:rsidP="009F3611">
            <w:pPr>
              <w:pStyle w:val="XML1"/>
              <w:rPr>
                <w:ins w:id="23442" w:author="Thomas Dietz" w:date="2012-08-08T17:05:00Z"/>
                <w:rPrChange w:id="23443" w:author="Thomas Dietz" w:date="2012-08-08T17:05:00Z">
                  <w:rPr>
                    <w:ins w:id="23444" w:author="Thomas Dietz" w:date="2012-08-08T17:05:00Z"/>
                    <w:lang w:val="de-DE"/>
                  </w:rPr>
                </w:rPrChange>
              </w:rPr>
            </w:pPr>
            <w:ins w:id="23445" w:author="Thomas Dietz" w:date="2012-08-08T17:05:00Z">
              <w:r w:rsidRPr="009F3611">
                <w:rPr>
                  <w:rPrChange w:id="23446" w:author="Thomas Dietz" w:date="2012-08-08T17:05:00Z">
                    <w:rPr>
                      <w:lang w:val="de-DE"/>
                    </w:rPr>
                  </w:rPrChange>
                </w:rPr>
                <w:t xml:space="preserve">      enum output;</w:t>
              </w:r>
            </w:ins>
          </w:p>
          <w:p w14:paraId="4111FD54" w14:textId="77777777" w:rsidR="009F3611" w:rsidRPr="009F3611" w:rsidRDefault="009F3611" w:rsidP="009F3611">
            <w:pPr>
              <w:pStyle w:val="XML1"/>
              <w:rPr>
                <w:ins w:id="23447" w:author="Thomas Dietz" w:date="2012-08-08T17:05:00Z"/>
                <w:rPrChange w:id="23448" w:author="Thomas Dietz" w:date="2012-08-08T17:05:00Z">
                  <w:rPr>
                    <w:ins w:id="23449" w:author="Thomas Dietz" w:date="2012-08-08T17:05:00Z"/>
                    <w:lang w:val="de-DE"/>
                  </w:rPr>
                </w:rPrChange>
              </w:rPr>
            </w:pPr>
            <w:ins w:id="23450" w:author="Thomas Dietz" w:date="2012-08-08T17:05:00Z">
              <w:r w:rsidRPr="009F3611">
                <w:rPr>
                  <w:rPrChange w:id="23451" w:author="Thomas Dietz" w:date="2012-08-08T17:05:00Z">
                    <w:rPr>
                      <w:lang w:val="de-DE"/>
                    </w:rPr>
                  </w:rPrChange>
                </w:rPr>
                <w:t xml:space="preserve">      enum copy-ttl-out;</w:t>
              </w:r>
            </w:ins>
          </w:p>
          <w:p w14:paraId="6A304F89" w14:textId="77777777" w:rsidR="009F3611" w:rsidRPr="009F3611" w:rsidRDefault="009F3611" w:rsidP="009F3611">
            <w:pPr>
              <w:pStyle w:val="XML1"/>
              <w:rPr>
                <w:ins w:id="23452" w:author="Thomas Dietz" w:date="2012-08-08T17:05:00Z"/>
                <w:rPrChange w:id="23453" w:author="Thomas Dietz" w:date="2012-08-08T17:05:00Z">
                  <w:rPr>
                    <w:ins w:id="23454" w:author="Thomas Dietz" w:date="2012-08-08T17:05:00Z"/>
                    <w:lang w:val="de-DE"/>
                  </w:rPr>
                </w:rPrChange>
              </w:rPr>
            </w:pPr>
            <w:ins w:id="23455" w:author="Thomas Dietz" w:date="2012-08-08T17:05:00Z">
              <w:r w:rsidRPr="009F3611">
                <w:rPr>
                  <w:rPrChange w:id="23456" w:author="Thomas Dietz" w:date="2012-08-08T17:05:00Z">
                    <w:rPr>
                      <w:lang w:val="de-DE"/>
                    </w:rPr>
                  </w:rPrChange>
                </w:rPr>
                <w:t xml:space="preserve">      enum copy-ttl-in;</w:t>
              </w:r>
            </w:ins>
          </w:p>
          <w:p w14:paraId="5A683AAC" w14:textId="77777777" w:rsidR="009F3611" w:rsidRPr="009F3611" w:rsidRDefault="009F3611" w:rsidP="009F3611">
            <w:pPr>
              <w:pStyle w:val="XML1"/>
              <w:rPr>
                <w:ins w:id="23457" w:author="Thomas Dietz" w:date="2012-08-08T17:05:00Z"/>
                <w:rPrChange w:id="23458" w:author="Thomas Dietz" w:date="2012-08-08T17:05:00Z">
                  <w:rPr>
                    <w:ins w:id="23459" w:author="Thomas Dietz" w:date="2012-08-08T17:05:00Z"/>
                    <w:lang w:val="de-DE"/>
                  </w:rPr>
                </w:rPrChange>
              </w:rPr>
            </w:pPr>
            <w:ins w:id="23460" w:author="Thomas Dietz" w:date="2012-08-08T17:05:00Z">
              <w:r w:rsidRPr="009F3611">
                <w:rPr>
                  <w:rPrChange w:id="23461" w:author="Thomas Dietz" w:date="2012-08-08T17:05:00Z">
                    <w:rPr>
                      <w:lang w:val="de-DE"/>
                    </w:rPr>
                  </w:rPrChange>
                </w:rPr>
                <w:t xml:space="preserve">      enum set-mpls-ttl;</w:t>
              </w:r>
            </w:ins>
          </w:p>
          <w:p w14:paraId="6B9FB4A5" w14:textId="77777777" w:rsidR="009F3611" w:rsidRPr="009F3611" w:rsidRDefault="009F3611" w:rsidP="009F3611">
            <w:pPr>
              <w:pStyle w:val="XML1"/>
              <w:rPr>
                <w:ins w:id="23462" w:author="Thomas Dietz" w:date="2012-08-08T17:05:00Z"/>
                <w:rPrChange w:id="23463" w:author="Thomas Dietz" w:date="2012-08-08T17:05:00Z">
                  <w:rPr>
                    <w:ins w:id="23464" w:author="Thomas Dietz" w:date="2012-08-08T17:05:00Z"/>
                    <w:lang w:val="de-DE"/>
                  </w:rPr>
                </w:rPrChange>
              </w:rPr>
            </w:pPr>
            <w:ins w:id="23465" w:author="Thomas Dietz" w:date="2012-08-08T17:05:00Z">
              <w:r w:rsidRPr="009F3611">
                <w:rPr>
                  <w:rPrChange w:id="23466" w:author="Thomas Dietz" w:date="2012-08-08T17:05:00Z">
                    <w:rPr>
                      <w:lang w:val="de-DE"/>
                    </w:rPr>
                  </w:rPrChange>
                </w:rPr>
                <w:t xml:space="preserve">      enum dec-mpls-ttl;</w:t>
              </w:r>
            </w:ins>
          </w:p>
          <w:p w14:paraId="68E207D0" w14:textId="77777777" w:rsidR="009F3611" w:rsidRPr="009F3611" w:rsidRDefault="009F3611" w:rsidP="009F3611">
            <w:pPr>
              <w:pStyle w:val="XML1"/>
              <w:rPr>
                <w:ins w:id="23467" w:author="Thomas Dietz" w:date="2012-08-08T17:05:00Z"/>
                <w:rPrChange w:id="23468" w:author="Thomas Dietz" w:date="2012-08-08T17:05:00Z">
                  <w:rPr>
                    <w:ins w:id="23469" w:author="Thomas Dietz" w:date="2012-08-08T17:05:00Z"/>
                    <w:lang w:val="de-DE"/>
                  </w:rPr>
                </w:rPrChange>
              </w:rPr>
            </w:pPr>
            <w:ins w:id="23470" w:author="Thomas Dietz" w:date="2012-08-08T17:05:00Z">
              <w:r w:rsidRPr="009F3611">
                <w:rPr>
                  <w:rPrChange w:id="23471" w:author="Thomas Dietz" w:date="2012-08-08T17:05:00Z">
                    <w:rPr>
                      <w:lang w:val="de-DE"/>
                    </w:rPr>
                  </w:rPrChange>
                </w:rPr>
                <w:t xml:space="preserve">      enum push-vlan;</w:t>
              </w:r>
            </w:ins>
          </w:p>
          <w:p w14:paraId="4252A9BA" w14:textId="77777777" w:rsidR="009F3611" w:rsidRPr="009F3611" w:rsidRDefault="009F3611" w:rsidP="009F3611">
            <w:pPr>
              <w:pStyle w:val="XML1"/>
              <w:rPr>
                <w:ins w:id="23472" w:author="Thomas Dietz" w:date="2012-08-08T17:05:00Z"/>
                <w:rPrChange w:id="23473" w:author="Thomas Dietz" w:date="2012-08-08T17:05:00Z">
                  <w:rPr>
                    <w:ins w:id="23474" w:author="Thomas Dietz" w:date="2012-08-08T17:05:00Z"/>
                    <w:lang w:val="de-DE"/>
                  </w:rPr>
                </w:rPrChange>
              </w:rPr>
            </w:pPr>
            <w:ins w:id="23475" w:author="Thomas Dietz" w:date="2012-08-08T17:05:00Z">
              <w:r w:rsidRPr="009F3611">
                <w:rPr>
                  <w:rPrChange w:id="23476" w:author="Thomas Dietz" w:date="2012-08-08T17:05:00Z">
                    <w:rPr>
                      <w:lang w:val="de-DE"/>
                    </w:rPr>
                  </w:rPrChange>
                </w:rPr>
                <w:t xml:space="preserve">      enum pop-vlan;</w:t>
              </w:r>
            </w:ins>
          </w:p>
          <w:p w14:paraId="78462560" w14:textId="77777777" w:rsidR="009F3611" w:rsidRPr="009F3611" w:rsidRDefault="009F3611" w:rsidP="009F3611">
            <w:pPr>
              <w:pStyle w:val="XML1"/>
              <w:rPr>
                <w:ins w:id="23477" w:author="Thomas Dietz" w:date="2012-08-08T17:05:00Z"/>
                <w:rPrChange w:id="23478" w:author="Thomas Dietz" w:date="2012-08-08T17:05:00Z">
                  <w:rPr>
                    <w:ins w:id="23479" w:author="Thomas Dietz" w:date="2012-08-08T17:05:00Z"/>
                    <w:lang w:val="de-DE"/>
                  </w:rPr>
                </w:rPrChange>
              </w:rPr>
            </w:pPr>
            <w:ins w:id="23480" w:author="Thomas Dietz" w:date="2012-08-08T17:05:00Z">
              <w:r w:rsidRPr="009F3611">
                <w:rPr>
                  <w:rPrChange w:id="23481" w:author="Thomas Dietz" w:date="2012-08-08T17:05:00Z">
                    <w:rPr>
                      <w:lang w:val="de-DE"/>
                    </w:rPr>
                  </w:rPrChange>
                </w:rPr>
                <w:t xml:space="preserve">      enum push-mpls;</w:t>
              </w:r>
            </w:ins>
          </w:p>
          <w:p w14:paraId="3614C7CA" w14:textId="77777777" w:rsidR="009F3611" w:rsidRPr="009F3611" w:rsidRDefault="009F3611" w:rsidP="009F3611">
            <w:pPr>
              <w:pStyle w:val="XML1"/>
              <w:rPr>
                <w:ins w:id="23482" w:author="Thomas Dietz" w:date="2012-08-08T17:05:00Z"/>
                <w:rPrChange w:id="23483" w:author="Thomas Dietz" w:date="2012-08-08T17:05:00Z">
                  <w:rPr>
                    <w:ins w:id="23484" w:author="Thomas Dietz" w:date="2012-08-08T17:05:00Z"/>
                    <w:lang w:val="de-DE"/>
                  </w:rPr>
                </w:rPrChange>
              </w:rPr>
            </w:pPr>
            <w:ins w:id="23485" w:author="Thomas Dietz" w:date="2012-08-08T17:05:00Z">
              <w:r w:rsidRPr="009F3611">
                <w:rPr>
                  <w:rPrChange w:id="23486" w:author="Thomas Dietz" w:date="2012-08-08T17:05:00Z">
                    <w:rPr>
                      <w:lang w:val="de-DE"/>
                    </w:rPr>
                  </w:rPrChange>
                </w:rPr>
                <w:t xml:space="preserve">      enum pop-mpls;</w:t>
              </w:r>
            </w:ins>
          </w:p>
          <w:p w14:paraId="56416A39" w14:textId="77777777" w:rsidR="009F3611" w:rsidRPr="009F3611" w:rsidRDefault="009F3611" w:rsidP="009F3611">
            <w:pPr>
              <w:pStyle w:val="XML1"/>
              <w:rPr>
                <w:ins w:id="23487" w:author="Thomas Dietz" w:date="2012-08-08T17:05:00Z"/>
                <w:rPrChange w:id="23488" w:author="Thomas Dietz" w:date="2012-08-08T17:05:00Z">
                  <w:rPr>
                    <w:ins w:id="23489" w:author="Thomas Dietz" w:date="2012-08-08T17:05:00Z"/>
                    <w:lang w:val="de-DE"/>
                  </w:rPr>
                </w:rPrChange>
              </w:rPr>
            </w:pPr>
            <w:ins w:id="23490" w:author="Thomas Dietz" w:date="2012-08-08T17:05:00Z">
              <w:r w:rsidRPr="009F3611">
                <w:rPr>
                  <w:rPrChange w:id="23491" w:author="Thomas Dietz" w:date="2012-08-08T17:05:00Z">
                    <w:rPr>
                      <w:lang w:val="de-DE"/>
                    </w:rPr>
                  </w:rPrChange>
                </w:rPr>
                <w:t xml:space="preserve">      enum set-queue;</w:t>
              </w:r>
            </w:ins>
          </w:p>
          <w:p w14:paraId="2694DE61" w14:textId="77777777" w:rsidR="009F3611" w:rsidRPr="009F3611" w:rsidRDefault="009F3611" w:rsidP="009F3611">
            <w:pPr>
              <w:pStyle w:val="XML1"/>
              <w:rPr>
                <w:ins w:id="23492" w:author="Thomas Dietz" w:date="2012-08-08T17:05:00Z"/>
                <w:rPrChange w:id="23493" w:author="Thomas Dietz" w:date="2012-08-08T17:05:00Z">
                  <w:rPr>
                    <w:ins w:id="23494" w:author="Thomas Dietz" w:date="2012-08-08T17:05:00Z"/>
                    <w:lang w:val="de-DE"/>
                  </w:rPr>
                </w:rPrChange>
              </w:rPr>
            </w:pPr>
            <w:ins w:id="23495" w:author="Thomas Dietz" w:date="2012-08-08T17:05:00Z">
              <w:r w:rsidRPr="009F3611">
                <w:rPr>
                  <w:rPrChange w:id="23496" w:author="Thomas Dietz" w:date="2012-08-08T17:05:00Z">
                    <w:rPr>
                      <w:lang w:val="de-DE"/>
                    </w:rPr>
                  </w:rPrChange>
                </w:rPr>
                <w:t xml:space="preserve">      enum group;</w:t>
              </w:r>
            </w:ins>
          </w:p>
          <w:p w14:paraId="382408A1" w14:textId="77777777" w:rsidR="009F3611" w:rsidRPr="009F3611" w:rsidRDefault="009F3611" w:rsidP="009F3611">
            <w:pPr>
              <w:pStyle w:val="XML1"/>
              <w:rPr>
                <w:ins w:id="23497" w:author="Thomas Dietz" w:date="2012-08-08T17:05:00Z"/>
                <w:rPrChange w:id="23498" w:author="Thomas Dietz" w:date="2012-08-08T17:05:00Z">
                  <w:rPr>
                    <w:ins w:id="23499" w:author="Thomas Dietz" w:date="2012-08-08T17:05:00Z"/>
                    <w:lang w:val="de-DE"/>
                  </w:rPr>
                </w:rPrChange>
              </w:rPr>
            </w:pPr>
            <w:ins w:id="23500" w:author="Thomas Dietz" w:date="2012-08-08T17:05:00Z">
              <w:r w:rsidRPr="009F3611">
                <w:rPr>
                  <w:rPrChange w:id="23501" w:author="Thomas Dietz" w:date="2012-08-08T17:05:00Z">
                    <w:rPr>
                      <w:lang w:val="de-DE"/>
                    </w:rPr>
                  </w:rPrChange>
                </w:rPr>
                <w:t xml:space="preserve">      enum set-nw-ttl;</w:t>
              </w:r>
            </w:ins>
          </w:p>
          <w:p w14:paraId="596BD6B6" w14:textId="77777777" w:rsidR="009F3611" w:rsidRPr="009F3611" w:rsidRDefault="009F3611" w:rsidP="009F3611">
            <w:pPr>
              <w:pStyle w:val="XML1"/>
              <w:rPr>
                <w:ins w:id="23502" w:author="Thomas Dietz" w:date="2012-08-08T17:05:00Z"/>
                <w:rPrChange w:id="23503" w:author="Thomas Dietz" w:date="2012-08-08T17:05:00Z">
                  <w:rPr>
                    <w:ins w:id="23504" w:author="Thomas Dietz" w:date="2012-08-08T17:05:00Z"/>
                    <w:lang w:val="de-DE"/>
                  </w:rPr>
                </w:rPrChange>
              </w:rPr>
            </w:pPr>
            <w:ins w:id="23505" w:author="Thomas Dietz" w:date="2012-08-08T17:05:00Z">
              <w:r w:rsidRPr="009F3611">
                <w:rPr>
                  <w:rPrChange w:id="23506" w:author="Thomas Dietz" w:date="2012-08-08T17:05:00Z">
                    <w:rPr>
                      <w:lang w:val="de-DE"/>
                    </w:rPr>
                  </w:rPrChange>
                </w:rPr>
                <w:t xml:space="preserve">      enum dec-nw-ttl;</w:t>
              </w:r>
            </w:ins>
          </w:p>
          <w:p w14:paraId="1918F63C" w14:textId="77777777" w:rsidR="009F3611" w:rsidRPr="009F3611" w:rsidRDefault="009F3611" w:rsidP="009F3611">
            <w:pPr>
              <w:pStyle w:val="XML1"/>
              <w:rPr>
                <w:ins w:id="23507" w:author="Thomas Dietz" w:date="2012-08-08T17:05:00Z"/>
                <w:rPrChange w:id="23508" w:author="Thomas Dietz" w:date="2012-08-08T17:05:00Z">
                  <w:rPr>
                    <w:ins w:id="23509" w:author="Thomas Dietz" w:date="2012-08-08T17:05:00Z"/>
                    <w:lang w:val="de-DE"/>
                  </w:rPr>
                </w:rPrChange>
              </w:rPr>
            </w:pPr>
            <w:ins w:id="23510" w:author="Thomas Dietz" w:date="2012-08-08T17:05:00Z">
              <w:r w:rsidRPr="009F3611">
                <w:rPr>
                  <w:rPrChange w:id="23511" w:author="Thomas Dietz" w:date="2012-08-08T17:05:00Z">
                    <w:rPr>
                      <w:lang w:val="de-DE"/>
                    </w:rPr>
                  </w:rPrChange>
                </w:rPr>
                <w:t xml:space="preserve">      enum set-field;</w:t>
              </w:r>
            </w:ins>
          </w:p>
          <w:p w14:paraId="6DAB27C6" w14:textId="77777777" w:rsidR="009F3611" w:rsidRPr="009F3611" w:rsidRDefault="009F3611" w:rsidP="009F3611">
            <w:pPr>
              <w:pStyle w:val="XML1"/>
              <w:rPr>
                <w:ins w:id="23512" w:author="Thomas Dietz" w:date="2012-08-08T17:05:00Z"/>
                <w:rPrChange w:id="23513" w:author="Thomas Dietz" w:date="2012-08-08T17:05:00Z">
                  <w:rPr>
                    <w:ins w:id="23514" w:author="Thomas Dietz" w:date="2012-08-08T17:05:00Z"/>
                    <w:lang w:val="de-DE"/>
                  </w:rPr>
                </w:rPrChange>
              </w:rPr>
            </w:pPr>
            <w:ins w:id="23515" w:author="Thomas Dietz" w:date="2012-08-08T17:05:00Z">
              <w:r w:rsidRPr="009F3611">
                <w:rPr>
                  <w:rPrChange w:id="23516" w:author="Thomas Dietz" w:date="2012-08-08T17:05:00Z">
                    <w:rPr>
                      <w:lang w:val="de-DE"/>
                    </w:rPr>
                  </w:rPrChange>
                </w:rPr>
                <w:t xml:space="preserve">    }</w:t>
              </w:r>
            </w:ins>
          </w:p>
          <w:p w14:paraId="5A21B7D0" w14:textId="77777777" w:rsidR="009F3611" w:rsidRPr="009F3611" w:rsidRDefault="009F3611" w:rsidP="009F3611">
            <w:pPr>
              <w:pStyle w:val="XML1"/>
              <w:rPr>
                <w:ins w:id="23517" w:author="Thomas Dietz" w:date="2012-08-08T17:05:00Z"/>
                <w:rPrChange w:id="23518" w:author="Thomas Dietz" w:date="2012-08-08T17:05:00Z">
                  <w:rPr>
                    <w:ins w:id="23519" w:author="Thomas Dietz" w:date="2012-08-08T17:05:00Z"/>
                    <w:lang w:val="de-DE"/>
                  </w:rPr>
                </w:rPrChange>
              </w:rPr>
            </w:pPr>
            <w:ins w:id="23520" w:author="Thomas Dietz" w:date="2012-08-08T17:05:00Z">
              <w:r w:rsidRPr="009F3611">
                <w:rPr>
                  <w:rPrChange w:id="23521"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23522" w:author="Thomas Dietz" w:date="2012-08-08T17:05:00Z"/>
                <w:rPrChange w:id="23523" w:author="Thomas Dietz" w:date="2012-08-08T17:05:00Z">
                  <w:rPr>
                    <w:ins w:id="23524" w:author="Thomas Dietz" w:date="2012-08-08T17:05:00Z"/>
                    <w:lang w:val="de-DE"/>
                  </w:rPr>
                </w:rPrChange>
              </w:rPr>
            </w:pPr>
            <w:ins w:id="23525" w:author="Thomas Dietz" w:date="2012-08-08T17:05:00Z">
              <w:r w:rsidRPr="009F3611">
                <w:rPr>
                  <w:rPrChange w:id="23526"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23527" w:author="Thomas Dietz" w:date="2012-08-08T17:05:00Z"/>
                <w:rPrChange w:id="23528" w:author="Thomas Dietz" w:date="2012-08-08T17:05:00Z">
                  <w:rPr>
                    <w:ins w:id="23529" w:author="Thomas Dietz" w:date="2012-08-08T17:05:00Z"/>
                    <w:lang w:val="de-DE"/>
                  </w:rPr>
                </w:rPrChange>
              </w:rPr>
            </w:pPr>
            <w:ins w:id="23530" w:author="Thomas Dietz" w:date="2012-08-08T17:05:00Z">
              <w:r w:rsidRPr="009F3611">
                <w:rPr>
                  <w:rPrChange w:id="23531" w:author="Thomas Dietz" w:date="2012-08-08T17:05:00Z">
                    <w:rPr>
                      <w:lang w:val="de-DE"/>
                    </w:rPr>
                  </w:rPrChange>
                </w:rPr>
                <w:t xml:space="preserve">  }</w:t>
              </w:r>
            </w:ins>
          </w:p>
          <w:p w14:paraId="7D9A7465" w14:textId="77777777" w:rsidR="009F3611" w:rsidRPr="009F3611" w:rsidRDefault="009F3611" w:rsidP="009F3611">
            <w:pPr>
              <w:pStyle w:val="XML1"/>
              <w:rPr>
                <w:ins w:id="23532" w:author="Thomas Dietz" w:date="2012-08-08T17:05:00Z"/>
                <w:rPrChange w:id="23533" w:author="Thomas Dietz" w:date="2012-08-08T17:05:00Z">
                  <w:rPr>
                    <w:ins w:id="23534" w:author="Thomas Dietz" w:date="2012-08-08T17:05:00Z"/>
                    <w:lang w:val="de-DE"/>
                  </w:rPr>
                </w:rPrChange>
              </w:rPr>
            </w:pPr>
          </w:p>
          <w:p w14:paraId="2970476B" w14:textId="77777777" w:rsidR="009F3611" w:rsidRPr="009F3611" w:rsidRDefault="009F3611" w:rsidP="009F3611">
            <w:pPr>
              <w:pStyle w:val="XML1"/>
              <w:rPr>
                <w:ins w:id="23535" w:author="Thomas Dietz" w:date="2012-08-08T17:05:00Z"/>
                <w:rPrChange w:id="23536" w:author="Thomas Dietz" w:date="2012-08-08T17:05:00Z">
                  <w:rPr>
                    <w:ins w:id="23537" w:author="Thomas Dietz" w:date="2012-08-08T17:05:00Z"/>
                    <w:lang w:val="de-DE"/>
                  </w:rPr>
                </w:rPrChange>
              </w:rPr>
            </w:pPr>
            <w:ins w:id="23538" w:author="Thomas Dietz" w:date="2012-08-08T17:05:00Z">
              <w:r w:rsidRPr="009F3611">
                <w:rPr>
                  <w:rPrChange w:id="23539"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23540" w:author="Thomas Dietz" w:date="2012-08-08T17:05:00Z"/>
                <w:rPrChange w:id="23541" w:author="Thomas Dietz" w:date="2012-08-08T17:05:00Z">
                  <w:rPr>
                    <w:ins w:id="23542" w:author="Thomas Dietz" w:date="2012-08-08T17:05:00Z"/>
                    <w:lang w:val="de-DE"/>
                  </w:rPr>
                </w:rPrChange>
              </w:rPr>
            </w:pPr>
            <w:ins w:id="23543" w:author="Thomas Dietz" w:date="2012-08-08T17:05:00Z">
              <w:r w:rsidRPr="009F3611">
                <w:rPr>
                  <w:rPrChange w:id="23544" w:author="Thomas Dietz" w:date="2012-08-08T17:05:00Z">
                    <w:rPr>
                      <w:lang w:val="de-DE"/>
                    </w:rPr>
                  </w:rPrChange>
                </w:rPr>
                <w:t xml:space="preserve">    type enumeration {</w:t>
              </w:r>
            </w:ins>
          </w:p>
          <w:p w14:paraId="251B2CE9" w14:textId="77777777" w:rsidR="009F3611" w:rsidRPr="009F3611" w:rsidRDefault="009F3611" w:rsidP="009F3611">
            <w:pPr>
              <w:pStyle w:val="XML1"/>
              <w:rPr>
                <w:ins w:id="23545" w:author="Thomas Dietz" w:date="2012-08-08T17:05:00Z"/>
                <w:rPrChange w:id="23546" w:author="Thomas Dietz" w:date="2012-08-08T17:05:00Z">
                  <w:rPr>
                    <w:ins w:id="23547" w:author="Thomas Dietz" w:date="2012-08-08T17:05:00Z"/>
                    <w:lang w:val="de-DE"/>
                  </w:rPr>
                </w:rPrChange>
              </w:rPr>
            </w:pPr>
            <w:ins w:id="23548" w:author="Thomas Dietz" w:date="2012-08-08T17:05:00Z">
              <w:r w:rsidRPr="009F3611">
                <w:rPr>
                  <w:rPrChange w:id="23549" w:author="Thomas Dietz" w:date="2012-08-08T17:05:00Z">
                    <w:rPr>
                      <w:lang w:val="de-DE"/>
                    </w:rPr>
                  </w:rPrChange>
                </w:rPr>
                <w:t xml:space="preserve">      enum apply-actions;</w:t>
              </w:r>
            </w:ins>
          </w:p>
          <w:p w14:paraId="1E96B77F" w14:textId="77777777" w:rsidR="009F3611" w:rsidRPr="009F3611" w:rsidRDefault="009F3611" w:rsidP="009F3611">
            <w:pPr>
              <w:pStyle w:val="XML1"/>
              <w:rPr>
                <w:ins w:id="23550" w:author="Thomas Dietz" w:date="2012-08-08T17:05:00Z"/>
                <w:rPrChange w:id="23551" w:author="Thomas Dietz" w:date="2012-08-08T17:05:00Z">
                  <w:rPr>
                    <w:ins w:id="23552" w:author="Thomas Dietz" w:date="2012-08-08T17:05:00Z"/>
                    <w:lang w:val="de-DE"/>
                  </w:rPr>
                </w:rPrChange>
              </w:rPr>
            </w:pPr>
            <w:ins w:id="23553" w:author="Thomas Dietz" w:date="2012-08-08T17:05:00Z">
              <w:r w:rsidRPr="009F3611">
                <w:rPr>
                  <w:rPrChange w:id="23554" w:author="Thomas Dietz" w:date="2012-08-08T17:05:00Z">
                    <w:rPr>
                      <w:lang w:val="de-DE"/>
                    </w:rPr>
                  </w:rPrChange>
                </w:rPr>
                <w:t xml:space="preserve">      enum clear-actions;</w:t>
              </w:r>
            </w:ins>
          </w:p>
          <w:p w14:paraId="170A363E" w14:textId="77777777" w:rsidR="009F3611" w:rsidRPr="009F3611" w:rsidRDefault="009F3611" w:rsidP="009F3611">
            <w:pPr>
              <w:pStyle w:val="XML1"/>
              <w:rPr>
                <w:ins w:id="23555" w:author="Thomas Dietz" w:date="2012-08-08T17:05:00Z"/>
                <w:rPrChange w:id="23556" w:author="Thomas Dietz" w:date="2012-08-08T17:05:00Z">
                  <w:rPr>
                    <w:ins w:id="23557" w:author="Thomas Dietz" w:date="2012-08-08T17:05:00Z"/>
                    <w:lang w:val="de-DE"/>
                  </w:rPr>
                </w:rPrChange>
              </w:rPr>
            </w:pPr>
            <w:ins w:id="23558" w:author="Thomas Dietz" w:date="2012-08-08T17:05:00Z">
              <w:r w:rsidRPr="009F3611">
                <w:rPr>
                  <w:rPrChange w:id="23559" w:author="Thomas Dietz" w:date="2012-08-08T17:05:00Z">
                    <w:rPr>
                      <w:lang w:val="de-DE"/>
                    </w:rPr>
                  </w:rPrChange>
                </w:rPr>
                <w:t xml:space="preserve">      enum write-actions;</w:t>
              </w:r>
            </w:ins>
          </w:p>
          <w:p w14:paraId="7DCF975A" w14:textId="77777777" w:rsidR="009F3611" w:rsidRPr="009F3611" w:rsidRDefault="009F3611" w:rsidP="009F3611">
            <w:pPr>
              <w:pStyle w:val="XML1"/>
              <w:rPr>
                <w:ins w:id="23560" w:author="Thomas Dietz" w:date="2012-08-08T17:05:00Z"/>
                <w:rPrChange w:id="23561" w:author="Thomas Dietz" w:date="2012-08-08T17:05:00Z">
                  <w:rPr>
                    <w:ins w:id="23562" w:author="Thomas Dietz" w:date="2012-08-08T17:05:00Z"/>
                    <w:lang w:val="de-DE"/>
                  </w:rPr>
                </w:rPrChange>
              </w:rPr>
            </w:pPr>
            <w:ins w:id="23563" w:author="Thomas Dietz" w:date="2012-08-08T17:05:00Z">
              <w:r w:rsidRPr="009F3611">
                <w:rPr>
                  <w:rPrChange w:id="23564" w:author="Thomas Dietz" w:date="2012-08-08T17:05:00Z">
                    <w:rPr>
                      <w:lang w:val="de-DE"/>
                    </w:rPr>
                  </w:rPrChange>
                </w:rPr>
                <w:t xml:space="preserve">      enum write-metadata;</w:t>
              </w:r>
            </w:ins>
          </w:p>
          <w:p w14:paraId="1FEE45B1" w14:textId="77777777" w:rsidR="009F3611" w:rsidRPr="009F3611" w:rsidRDefault="009F3611" w:rsidP="009F3611">
            <w:pPr>
              <w:pStyle w:val="XML1"/>
              <w:rPr>
                <w:ins w:id="23565" w:author="Thomas Dietz" w:date="2012-08-08T17:05:00Z"/>
                <w:rPrChange w:id="23566" w:author="Thomas Dietz" w:date="2012-08-08T17:05:00Z">
                  <w:rPr>
                    <w:ins w:id="23567" w:author="Thomas Dietz" w:date="2012-08-08T17:05:00Z"/>
                    <w:lang w:val="de-DE"/>
                  </w:rPr>
                </w:rPrChange>
              </w:rPr>
            </w:pPr>
            <w:ins w:id="23568" w:author="Thomas Dietz" w:date="2012-08-08T17:05:00Z">
              <w:r w:rsidRPr="009F3611">
                <w:rPr>
                  <w:rPrChange w:id="23569" w:author="Thomas Dietz" w:date="2012-08-08T17:05:00Z">
                    <w:rPr>
                      <w:lang w:val="de-DE"/>
                    </w:rPr>
                  </w:rPrChange>
                </w:rPr>
                <w:t xml:space="preserve">      enum goto-table;</w:t>
              </w:r>
            </w:ins>
          </w:p>
          <w:p w14:paraId="12F463A8" w14:textId="77777777" w:rsidR="009F3611" w:rsidRPr="009F3611" w:rsidRDefault="009F3611" w:rsidP="009F3611">
            <w:pPr>
              <w:pStyle w:val="XML1"/>
              <w:rPr>
                <w:ins w:id="23570" w:author="Thomas Dietz" w:date="2012-08-08T17:05:00Z"/>
                <w:rPrChange w:id="23571" w:author="Thomas Dietz" w:date="2012-08-08T17:05:00Z">
                  <w:rPr>
                    <w:ins w:id="23572" w:author="Thomas Dietz" w:date="2012-08-08T17:05:00Z"/>
                    <w:lang w:val="de-DE"/>
                  </w:rPr>
                </w:rPrChange>
              </w:rPr>
            </w:pPr>
            <w:ins w:id="23573" w:author="Thomas Dietz" w:date="2012-08-08T17:05:00Z">
              <w:r w:rsidRPr="009F3611">
                <w:rPr>
                  <w:rPrChange w:id="23574" w:author="Thomas Dietz" w:date="2012-08-08T17:05:00Z">
                    <w:rPr>
                      <w:lang w:val="de-DE"/>
                    </w:rPr>
                  </w:rPrChange>
                </w:rPr>
                <w:t xml:space="preserve">    }</w:t>
              </w:r>
            </w:ins>
          </w:p>
          <w:p w14:paraId="449FDB07" w14:textId="77777777" w:rsidR="009F3611" w:rsidRPr="009F3611" w:rsidRDefault="009F3611" w:rsidP="009F3611">
            <w:pPr>
              <w:pStyle w:val="XML1"/>
              <w:rPr>
                <w:ins w:id="23575" w:author="Thomas Dietz" w:date="2012-08-08T17:05:00Z"/>
                <w:rPrChange w:id="23576" w:author="Thomas Dietz" w:date="2012-08-08T17:05:00Z">
                  <w:rPr>
                    <w:ins w:id="23577" w:author="Thomas Dietz" w:date="2012-08-08T17:05:00Z"/>
                    <w:lang w:val="de-DE"/>
                  </w:rPr>
                </w:rPrChange>
              </w:rPr>
            </w:pPr>
            <w:ins w:id="23578" w:author="Thomas Dietz" w:date="2012-08-08T17:05:00Z">
              <w:r w:rsidRPr="009F3611">
                <w:rPr>
                  <w:rPrChange w:id="23579"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23580" w:author="Thomas Dietz" w:date="2012-08-08T17:05:00Z"/>
                <w:rPrChange w:id="23581" w:author="Thomas Dietz" w:date="2012-08-08T17:05:00Z">
                  <w:rPr>
                    <w:ins w:id="23582" w:author="Thomas Dietz" w:date="2012-08-08T17:05:00Z"/>
                    <w:lang w:val="de-DE"/>
                  </w:rPr>
                </w:rPrChange>
              </w:rPr>
            </w:pPr>
            <w:ins w:id="23583" w:author="Thomas Dietz" w:date="2012-08-08T17:05:00Z">
              <w:r w:rsidRPr="009F3611">
                <w:rPr>
                  <w:rPrChange w:id="23584" w:author="Thomas Dietz" w:date="2012-08-08T17:05:00Z">
                    <w:rPr>
                      <w:lang w:val="de-DE"/>
                    </w:rPr>
                  </w:rPrChange>
                </w:rPr>
                <w:t xml:space="preserve">      Switch Specification versions 1.2, 1.3, and 1.3.1.";</w:t>
              </w:r>
            </w:ins>
          </w:p>
          <w:p w14:paraId="4C5B2CCE" w14:textId="77777777" w:rsidR="009F3611" w:rsidRPr="009F3611" w:rsidRDefault="009F3611" w:rsidP="009F3611">
            <w:pPr>
              <w:pStyle w:val="XML1"/>
              <w:rPr>
                <w:ins w:id="23585" w:author="Thomas Dietz" w:date="2012-08-08T17:05:00Z"/>
                <w:rPrChange w:id="23586" w:author="Thomas Dietz" w:date="2012-08-08T17:05:00Z">
                  <w:rPr>
                    <w:ins w:id="23587" w:author="Thomas Dietz" w:date="2012-08-08T17:05:00Z"/>
                    <w:lang w:val="de-DE"/>
                  </w:rPr>
                </w:rPrChange>
              </w:rPr>
            </w:pPr>
            <w:ins w:id="23588" w:author="Thomas Dietz" w:date="2012-08-08T17:05:00Z">
              <w:r w:rsidRPr="009F3611">
                <w:rPr>
                  <w:rPrChange w:id="23589" w:author="Thomas Dietz" w:date="2012-08-08T17:05:00Z">
                    <w:rPr>
                      <w:lang w:val="de-DE"/>
                    </w:rPr>
                  </w:rPrChange>
                </w:rPr>
                <w:t xml:space="preserve">  }</w:t>
              </w:r>
            </w:ins>
          </w:p>
          <w:p w14:paraId="60D2BAAB" w14:textId="77777777" w:rsidR="009F3611" w:rsidRPr="009F3611" w:rsidRDefault="009F3611" w:rsidP="009F3611">
            <w:pPr>
              <w:pStyle w:val="XML1"/>
              <w:rPr>
                <w:ins w:id="23590" w:author="Thomas Dietz" w:date="2012-08-08T17:05:00Z"/>
                <w:rPrChange w:id="23591" w:author="Thomas Dietz" w:date="2012-08-08T17:05:00Z">
                  <w:rPr>
                    <w:ins w:id="23592" w:author="Thomas Dietz" w:date="2012-08-08T17:05:00Z"/>
                    <w:lang w:val="de-DE"/>
                  </w:rPr>
                </w:rPrChange>
              </w:rPr>
            </w:pPr>
          </w:p>
          <w:p w14:paraId="0F50182D" w14:textId="77777777" w:rsidR="009F3611" w:rsidRPr="009F3611" w:rsidRDefault="009F3611" w:rsidP="009F3611">
            <w:pPr>
              <w:pStyle w:val="XML1"/>
              <w:rPr>
                <w:ins w:id="23593" w:author="Thomas Dietz" w:date="2012-08-08T17:05:00Z"/>
                <w:rPrChange w:id="23594" w:author="Thomas Dietz" w:date="2012-08-08T17:05:00Z">
                  <w:rPr>
                    <w:ins w:id="23595" w:author="Thomas Dietz" w:date="2012-08-08T17:05:00Z"/>
                    <w:lang w:val="de-DE"/>
                  </w:rPr>
                </w:rPrChange>
              </w:rPr>
            </w:pPr>
            <w:ins w:id="23596" w:author="Thomas Dietz" w:date="2012-08-08T17:05:00Z">
              <w:r w:rsidRPr="009F3611">
                <w:rPr>
                  <w:rPrChange w:id="23597"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23598" w:author="Thomas Dietz" w:date="2012-08-08T17:05:00Z"/>
                <w:rPrChange w:id="23599" w:author="Thomas Dietz" w:date="2012-08-08T17:05:00Z">
                  <w:rPr>
                    <w:ins w:id="23600" w:author="Thomas Dietz" w:date="2012-08-08T17:05:00Z"/>
                    <w:lang w:val="de-DE"/>
                  </w:rPr>
                </w:rPrChange>
              </w:rPr>
            </w:pPr>
            <w:ins w:id="23601" w:author="Thomas Dietz" w:date="2012-08-08T17:05:00Z">
              <w:r w:rsidRPr="009F3611">
                <w:rPr>
                  <w:rPrChange w:id="23602" w:author="Thomas Dietz" w:date="2012-08-08T17:05:00Z">
                    <w:rPr>
                      <w:lang w:val="de-DE"/>
                    </w:rPr>
                  </w:rPrChange>
                </w:rPr>
                <w:t xml:space="preserve">    type enumeration {</w:t>
              </w:r>
            </w:ins>
          </w:p>
          <w:p w14:paraId="65E1FB33" w14:textId="77777777" w:rsidR="009F3611" w:rsidRPr="009F3611" w:rsidRDefault="009F3611" w:rsidP="009F3611">
            <w:pPr>
              <w:pStyle w:val="XML1"/>
              <w:rPr>
                <w:ins w:id="23603" w:author="Thomas Dietz" w:date="2012-08-08T17:05:00Z"/>
                <w:rPrChange w:id="23604" w:author="Thomas Dietz" w:date="2012-08-08T17:05:00Z">
                  <w:rPr>
                    <w:ins w:id="23605" w:author="Thomas Dietz" w:date="2012-08-08T17:05:00Z"/>
                    <w:lang w:val="de-DE"/>
                  </w:rPr>
                </w:rPrChange>
              </w:rPr>
            </w:pPr>
            <w:ins w:id="23606" w:author="Thomas Dietz" w:date="2012-08-08T17:05:00Z">
              <w:r w:rsidRPr="009F3611">
                <w:rPr>
                  <w:rPrChange w:id="23607" w:author="Thomas Dietz" w:date="2012-08-08T17:05:00Z">
                    <w:rPr>
                      <w:lang w:val="de-DE"/>
                    </w:rPr>
                  </w:rPrChange>
                </w:rPr>
                <w:t xml:space="preserve">      enum input-port;</w:t>
              </w:r>
            </w:ins>
          </w:p>
          <w:p w14:paraId="296EB875" w14:textId="77777777" w:rsidR="009F3611" w:rsidRPr="009F3611" w:rsidRDefault="009F3611" w:rsidP="009F3611">
            <w:pPr>
              <w:pStyle w:val="XML1"/>
              <w:rPr>
                <w:ins w:id="23608" w:author="Thomas Dietz" w:date="2012-08-08T17:05:00Z"/>
                <w:rPrChange w:id="23609" w:author="Thomas Dietz" w:date="2012-08-08T17:05:00Z">
                  <w:rPr>
                    <w:ins w:id="23610" w:author="Thomas Dietz" w:date="2012-08-08T17:05:00Z"/>
                    <w:lang w:val="de-DE"/>
                  </w:rPr>
                </w:rPrChange>
              </w:rPr>
            </w:pPr>
            <w:ins w:id="23611" w:author="Thomas Dietz" w:date="2012-08-08T17:05:00Z">
              <w:r w:rsidRPr="009F3611">
                <w:rPr>
                  <w:rPrChange w:id="23612"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23613" w:author="Thomas Dietz" w:date="2012-08-08T17:05:00Z"/>
                <w:rPrChange w:id="23614" w:author="Thomas Dietz" w:date="2012-08-08T17:05:00Z">
                  <w:rPr>
                    <w:ins w:id="23615" w:author="Thomas Dietz" w:date="2012-08-08T17:05:00Z"/>
                    <w:lang w:val="de-DE"/>
                  </w:rPr>
                </w:rPrChange>
              </w:rPr>
            </w:pPr>
            <w:ins w:id="23616" w:author="Thomas Dietz" w:date="2012-08-08T17:05:00Z">
              <w:r w:rsidRPr="009F3611">
                <w:rPr>
                  <w:rPrChange w:id="23617" w:author="Thomas Dietz" w:date="2012-08-08T17:05:00Z">
                    <w:rPr>
                      <w:lang w:val="de-DE"/>
                    </w:rPr>
                  </w:rPrChange>
                </w:rPr>
                <w:t xml:space="preserve">      enum metadata;</w:t>
              </w:r>
            </w:ins>
          </w:p>
          <w:p w14:paraId="03904980" w14:textId="77777777" w:rsidR="009F3611" w:rsidRPr="009F3611" w:rsidRDefault="009F3611" w:rsidP="009F3611">
            <w:pPr>
              <w:pStyle w:val="XML1"/>
              <w:rPr>
                <w:ins w:id="23618" w:author="Thomas Dietz" w:date="2012-08-08T17:05:00Z"/>
                <w:rPrChange w:id="23619" w:author="Thomas Dietz" w:date="2012-08-08T17:05:00Z">
                  <w:rPr>
                    <w:ins w:id="23620" w:author="Thomas Dietz" w:date="2012-08-08T17:05:00Z"/>
                    <w:lang w:val="de-DE"/>
                  </w:rPr>
                </w:rPrChange>
              </w:rPr>
            </w:pPr>
            <w:ins w:id="23621" w:author="Thomas Dietz" w:date="2012-08-08T17:05:00Z">
              <w:r w:rsidRPr="009F3611">
                <w:rPr>
                  <w:rPrChange w:id="23622" w:author="Thomas Dietz" w:date="2012-08-08T17:05:00Z">
                    <w:rPr>
                      <w:lang w:val="de-DE"/>
                    </w:rPr>
                  </w:rPrChange>
                </w:rPr>
                <w:t xml:space="preserve">      enum ethernet-dest;</w:t>
              </w:r>
            </w:ins>
          </w:p>
          <w:p w14:paraId="51606C72" w14:textId="77777777" w:rsidR="009F3611" w:rsidRPr="009F3611" w:rsidRDefault="009F3611" w:rsidP="009F3611">
            <w:pPr>
              <w:pStyle w:val="XML1"/>
              <w:rPr>
                <w:ins w:id="23623" w:author="Thomas Dietz" w:date="2012-08-08T17:05:00Z"/>
                <w:rPrChange w:id="23624" w:author="Thomas Dietz" w:date="2012-08-08T17:05:00Z">
                  <w:rPr>
                    <w:ins w:id="23625" w:author="Thomas Dietz" w:date="2012-08-08T17:05:00Z"/>
                    <w:lang w:val="de-DE"/>
                  </w:rPr>
                </w:rPrChange>
              </w:rPr>
            </w:pPr>
            <w:ins w:id="23626" w:author="Thomas Dietz" w:date="2012-08-08T17:05:00Z">
              <w:r w:rsidRPr="009F3611">
                <w:rPr>
                  <w:rPrChange w:id="23627" w:author="Thomas Dietz" w:date="2012-08-08T17:05:00Z">
                    <w:rPr>
                      <w:lang w:val="de-DE"/>
                    </w:rPr>
                  </w:rPrChange>
                </w:rPr>
                <w:t xml:space="preserve">      enum ethernet-src;</w:t>
              </w:r>
            </w:ins>
          </w:p>
          <w:p w14:paraId="7B2D2D0C" w14:textId="77777777" w:rsidR="009F3611" w:rsidRPr="009F3611" w:rsidRDefault="009F3611" w:rsidP="009F3611">
            <w:pPr>
              <w:pStyle w:val="XML1"/>
              <w:rPr>
                <w:ins w:id="23628" w:author="Thomas Dietz" w:date="2012-08-08T17:05:00Z"/>
                <w:rPrChange w:id="23629" w:author="Thomas Dietz" w:date="2012-08-08T17:05:00Z">
                  <w:rPr>
                    <w:ins w:id="23630" w:author="Thomas Dietz" w:date="2012-08-08T17:05:00Z"/>
                    <w:lang w:val="de-DE"/>
                  </w:rPr>
                </w:rPrChange>
              </w:rPr>
            </w:pPr>
            <w:ins w:id="23631" w:author="Thomas Dietz" w:date="2012-08-08T17:05:00Z">
              <w:r w:rsidRPr="009F3611">
                <w:rPr>
                  <w:rPrChange w:id="23632"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23633" w:author="Thomas Dietz" w:date="2012-08-08T17:05:00Z"/>
                <w:rPrChange w:id="23634" w:author="Thomas Dietz" w:date="2012-08-08T17:05:00Z">
                  <w:rPr>
                    <w:ins w:id="23635" w:author="Thomas Dietz" w:date="2012-08-08T17:05:00Z"/>
                    <w:lang w:val="de-DE"/>
                  </w:rPr>
                </w:rPrChange>
              </w:rPr>
            </w:pPr>
            <w:ins w:id="23636" w:author="Thomas Dietz" w:date="2012-08-08T17:05:00Z">
              <w:r w:rsidRPr="009F3611">
                <w:rPr>
                  <w:rPrChange w:id="23637" w:author="Thomas Dietz" w:date="2012-08-08T17:05:00Z">
                    <w:rPr>
                      <w:lang w:val="de-DE"/>
                    </w:rPr>
                  </w:rPrChange>
                </w:rPr>
                <w:t xml:space="preserve">      enum vlan-id;</w:t>
              </w:r>
            </w:ins>
          </w:p>
          <w:p w14:paraId="46536D49" w14:textId="77777777" w:rsidR="009F3611" w:rsidRPr="009F3611" w:rsidRDefault="009F3611" w:rsidP="009F3611">
            <w:pPr>
              <w:pStyle w:val="XML1"/>
              <w:rPr>
                <w:ins w:id="23638" w:author="Thomas Dietz" w:date="2012-08-08T17:05:00Z"/>
                <w:rPrChange w:id="23639" w:author="Thomas Dietz" w:date="2012-08-08T17:05:00Z">
                  <w:rPr>
                    <w:ins w:id="23640" w:author="Thomas Dietz" w:date="2012-08-08T17:05:00Z"/>
                    <w:lang w:val="de-DE"/>
                  </w:rPr>
                </w:rPrChange>
              </w:rPr>
            </w:pPr>
            <w:ins w:id="23641" w:author="Thomas Dietz" w:date="2012-08-08T17:05:00Z">
              <w:r w:rsidRPr="009F3611">
                <w:rPr>
                  <w:rPrChange w:id="23642" w:author="Thomas Dietz" w:date="2012-08-08T17:05:00Z">
                    <w:rPr>
                      <w:lang w:val="de-DE"/>
                    </w:rPr>
                  </w:rPrChange>
                </w:rPr>
                <w:t xml:space="preserve">      enum vlan-priority;</w:t>
              </w:r>
            </w:ins>
          </w:p>
          <w:p w14:paraId="099460BD" w14:textId="77777777" w:rsidR="009F3611" w:rsidRPr="009F3611" w:rsidRDefault="009F3611" w:rsidP="009F3611">
            <w:pPr>
              <w:pStyle w:val="XML1"/>
              <w:rPr>
                <w:ins w:id="23643" w:author="Thomas Dietz" w:date="2012-08-08T17:05:00Z"/>
                <w:rPrChange w:id="23644" w:author="Thomas Dietz" w:date="2012-08-08T17:05:00Z">
                  <w:rPr>
                    <w:ins w:id="23645" w:author="Thomas Dietz" w:date="2012-08-08T17:05:00Z"/>
                    <w:lang w:val="de-DE"/>
                  </w:rPr>
                </w:rPrChange>
              </w:rPr>
            </w:pPr>
            <w:ins w:id="23646" w:author="Thomas Dietz" w:date="2012-08-08T17:05:00Z">
              <w:r w:rsidRPr="009F3611">
                <w:rPr>
                  <w:rPrChange w:id="23647" w:author="Thomas Dietz" w:date="2012-08-08T17:05:00Z">
                    <w:rPr>
                      <w:lang w:val="de-DE"/>
                    </w:rPr>
                  </w:rPrChange>
                </w:rPr>
                <w:t xml:space="preserve">      enum ip-dscp;</w:t>
              </w:r>
            </w:ins>
          </w:p>
          <w:p w14:paraId="1C4FF69F" w14:textId="77777777" w:rsidR="009F3611" w:rsidRPr="009F3611" w:rsidRDefault="009F3611" w:rsidP="009F3611">
            <w:pPr>
              <w:pStyle w:val="XML1"/>
              <w:rPr>
                <w:ins w:id="23648" w:author="Thomas Dietz" w:date="2012-08-08T17:05:00Z"/>
                <w:rPrChange w:id="23649" w:author="Thomas Dietz" w:date="2012-08-08T17:05:00Z">
                  <w:rPr>
                    <w:ins w:id="23650" w:author="Thomas Dietz" w:date="2012-08-08T17:05:00Z"/>
                    <w:lang w:val="de-DE"/>
                  </w:rPr>
                </w:rPrChange>
              </w:rPr>
            </w:pPr>
            <w:ins w:id="23651" w:author="Thomas Dietz" w:date="2012-08-08T17:05:00Z">
              <w:r w:rsidRPr="009F3611">
                <w:rPr>
                  <w:rPrChange w:id="23652" w:author="Thomas Dietz" w:date="2012-08-08T17:05:00Z">
                    <w:rPr>
                      <w:lang w:val="de-DE"/>
                    </w:rPr>
                  </w:rPrChange>
                </w:rPr>
                <w:t xml:space="preserve">      enum ip-ecn;</w:t>
              </w:r>
            </w:ins>
          </w:p>
          <w:p w14:paraId="42B501EF" w14:textId="77777777" w:rsidR="009F3611" w:rsidRPr="009F3611" w:rsidRDefault="009F3611" w:rsidP="009F3611">
            <w:pPr>
              <w:pStyle w:val="XML1"/>
              <w:rPr>
                <w:ins w:id="23653" w:author="Thomas Dietz" w:date="2012-08-08T17:05:00Z"/>
                <w:rPrChange w:id="23654" w:author="Thomas Dietz" w:date="2012-08-08T17:05:00Z">
                  <w:rPr>
                    <w:ins w:id="23655" w:author="Thomas Dietz" w:date="2012-08-08T17:05:00Z"/>
                    <w:lang w:val="de-DE"/>
                  </w:rPr>
                </w:rPrChange>
              </w:rPr>
            </w:pPr>
            <w:ins w:id="23656" w:author="Thomas Dietz" w:date="2012-08-08T17:05:00Z">
              <w:r w:rsidRPr="009F3611">
                <w:rPr>
                  <w:rPrChange w:id="23657" w:author="Thomas Dietz" w:date="2012-08-08T17:05:00Z">
                    <w:rPr>
                      <w:lang w:val="de-DE"/>
                    </w:rPr>
                  </w:rPrChange>
                </w:rPr>
                <w:t xml:space="preserve">      enum ip-protocol;</w:t>
              </w:r>
            </w:ins>
          </w:p>
          <w:p w14:paraId="3518154D" w14:textId="77777777" w:rsidR="009F3611" w:rsidRPr="009F3611" w:rsidRDefault="009F3611" w:rsidP="009F3611">
            <w:pPr>
              <w:pStyle w:val="XML1"/>
              <w:rPr>
                <w:ins w:id="23658" w:author="Thomas Dietz" w:date="2012-08-08T17:05:00Z"/>
                <w:rPrChange w:id="23659" w:author="Thomas Dietz" w:date="2012-08-08T17:05:00Z">
                  <w:rPr>
                    <w:ins w:id="23660" w:author="Thomas Dietz" w:date="2012-08-08T17:05:00Z"/>
                    <w:lang w:val="de-DE"/>
                  </w:rPr>
                </w:rPrChange>
              </w:rPr>
            </w:pPr>
            <w:ins w:id="23661" w:author="Thomas Dietz" w:date="2012-08-08T17:05:00Z">
              <w:r w:rsidRPr="009F3611">
                <w:rPr>
                  <w:rPrChange w:id="23662" w:author="Thomas Dietz" w:date="2012-08-08T17:05:00Z">
                    <w:rPr>
                      <w:lang w:val="de-DE"/>
                    </w:rPr>
                  </w:rPrChange>
                </w:rPr>
                <w:t xml:space="preserve">      enum ipv4-src;</w:t>
              </w:r>
            </w:ins>
          </w:p>
          <w:p w14:paraId="77F5FEE4" w14:textId="77777777" w:rsidR="009F3611" w:rsidRPr="009F3611" w:rsidRDefault="009F3611" w:rsidP="009F3611">
            <w:pPr>
              <w:pStyle w:val="XML1"/>
              <w:rPr>
                <w:ins w:id="23663" w:author="Thomas Dietz" w:date="2012-08-08T17:05:00Z"/>
                <w:rPrChange w:id="23664" w:author="Thomas Dietz" w:date="2012-08-08T17:05:00Z">
                  <w:rPr>
                    <w:ins w:id="23665" w:author="Thomas Dietz" w:date="2012-08-08T17:05:00Z"/>
                    <w:lang w:val="de-DE"/>
                  </w:rPr>
                </w:rPrChange>
              </w:rPr>
            </w:pPr>
            <w:ins w:id="23666" w:author="Thomas Dietz" w:date="2012-08-08T17:05:00Z">
              <w:r w:rsidRPr="009F3611">
                <w:rPr>
                  <w:rPrChange w:id="23667" w:author="Thomas Dietz" w:date="2012-08-08T17:05:00Z">
                    <w:rPr>
                      <w:lang w:val="de-DE"/>
                    </w:rPr>
                  </w:rPrChange>
                </w:rPr>
                <w:t xml:space="preserve">      enum ipv4-dest;</w:t>
              </w:r>
            </w:ins>
          </w:p>
          <w:p w14:paraId="33405B74" w14:textId="77777777" w:rsidR="009F3611" w:rsidRPr="009F3611" w:rsidRDefault="009F3611" w:rsidP="009F3611">
            <w:pPr>
              <w:pStyle w:val="XML1"/>
              <w:rPr>
                <w:ins w:id="23668" w:author="Thomas Dietz" w:date="2012-08-08T17:05:00Z"/>
                <w:rPrChange w:id="23669" w:author="Thomas Dietz" w:date="2012-08-08T17:05:00Z">
                  <w:rPr>
                    <w:ins w:id="23670" w:author="Thomas Dietz" w:date="2012-08-08T17:05:00Z"/>
                    <w:lang w:val="de-DE"/>
                  </w:rPr>
                </w:rPrChange>
              </w:rPr>
            </w:pPr>
            <w:ins w:id="23671" w:author="Thomas Dietz" w:date="2012-08-08T17:05:00Z">
              <w:r w:rsidRPr="009F3611">
                <w:rPr>
                  <w:rPrChange w:id="23672" w:author="Thomas Dietz" w:date="2012-08-08T17:05:00Z">
                    <w:rPr>
                      <w:lang w:val="de-DE"/>
                    </w:rPr>
                  </w:rPrChange>
                </w:rPr>
                <w:t xml:space="preserve">      enum tcp-src;</w:t>
              </w:r>
            </w:ins>
          </w:p>
          <w:p w14:paraId="470136E6" w14:textId="77777777" w:rsidR="009F3611" w:rsidRPr="009F3611" w:rsidRDefault="009F3611" w:rsidP="009F3611">
            <w:pPr>
              <w:pStyle w:val="XML1"/>
              <w:rPr>
                <w:ins w:id="23673" w:author="Thomas Dietz" w:date="2012-08-08T17:05:00Z"/>
                <w:rPrChange w:id="23674" w:author="Thomas Dietz" w:date="2012-08-08T17:05:00Z">
                  <w:rPr>
                    <w:ins w:id="23675" w:author="Thomas Dietz" w:date="2012-08-08T17:05:00Z"/>
                    <w:lang w:val="de-DE"/>
                  </w:rPr>
                </w:rPrChange>
              </w:rPr>
            </w:pPr>
            <w:ins w:id="23676" w:author="Thomas Dietz" w:date="2012-08-08T17:05:00Z">
              <w:r w:rsidRPr="009F3611">
                <w:rPr>
                  <w:rPrChange w:id="23677" w:author="Thomas Dietz" w:date="2012-08-08T17:05:00Z">
                    <w:rPr>
                      <w:lang w:val="de-DE"/>
                    </w:rPr>
                  </w:rPrChange>
                </w:rPr>
                <w:t xml:space="preserve">      enum tcp-dest;</w:t>
              </w:r>
            </w:ins>
          </w:p>
          <w:p w14:paraId="14A3F385" w14:textId="77777777" w:rsidR="009F3611" w:rsidRPr="009F3611" w:rsidRDefault="009F3611" w:rsidP="009F3611">
            <w:pPr>
              <w:pStyle w:val="XML1"/>
              <w:rPr>
                <w:ins w:id="23678" w:author="Thomas Dietz" w:date="2012-08-08T17:05:00Z"/>
                <w:rPrChange w:id="23679" w:author="Thomas Dietz" w:date="2012-08-08T17:05:00Z">
                  <w:rPr>
                    <w:ins w:id="23680" w:author="Thomas Dietz" w:date="2012-08-08T17:05:00Z"/>
                    <w:lang w:val="de-DE"/>
                  </w:rPr>
                </w:rPrChange>
              </w:rPr>
            </w:pPr>
            <w:ins w:id="23681" w:author="Thomas Dietz" w:date="2012-08-08T17:05:00Z">
              <w:r w:rsidRPr="009F3611">
                <w:rPr>
                  <w:rPrChange w:id="23682" w:author="Thomas Dietz" w:date="2012-08-08T17:05:00Z">
                    <w:rPr>
                      <w:lang w:val="de-DE"/>
                    </w:rPr>
                  </w:rPrChange>
                </w:rPr>
                <w:t xml:space="preserve">      enum udp-src;</w:t>
              </w:r>
            </w:ins>
          </w:p>
          <w:p w14:paraId="70C1E03F" w14:textId="77777777" w:rsidR="009F3611" w:rsidRPr="009F3611" w:rsidRDefault="009F3611" w:rsidP="009F3611">
            <w:pPr>
              <w:pStyle w:val="XML1"/>
              <w:rPr>
                <w:ins w:id="23683" w:author="Thomas Dietz" w:date="2012-08-08T17:05:00Z"/>
                <w:rPrChange w:id="23684" w:author="Thomas Dietz" w:date="2012-08-08T17:05:00Z">
                  <w:rPr>
                    <w:ins w:id="23685" w:author="Thomas Dietz" w:date="2012-08-08T17:05:00Z"/>
                    <w:lang w:val="de-DE"/>
                  </w:rPr>
                </w:rPrChange>
              </w:rPr>
            </w:pPr>
            <w:ins w:id="23686" w:author="Thomas Dietz" w:date="2012-08-08T17:05:00Z">
              <w:r w:rsidRPr="009F3611">
                <w:rPr>
                  <w:rPrChange w:id="23687" w:author="Thomas Dietz" w:date="2012-08-08T17:05:00Z">
                    <w:rPr>
                      <w:lang w:val="de-DE"/>
                    </w:rPr>
                  </w:rPrChange>
                </w:rPr>
                <w:t xml:space="preserve">      enum udp-dest;</w:t>
              </w:r>
            </w:ins>
          </w:p>
          <w:p w14:paraId="58C4D429" w14:textId="77777777" w:rsidR="009F3611" w:rsidRPr="009F3611" w:rsidRDefault="009F3611" w:rsidP="009F3611">
            <w:pPr>
              <w:pStyle w:val="XML1"/>
              <w:rPr>
                <w:ins w:id="23688" w:author="Thomas Dietz" w:date="2012-08-08T17:05:00Z"/>
                <w:lang w:val="de-DE"/>
              </w:rPr>
            </w:pPr>
            <w:ins w:id="23689" w:author="Thomas Dietz" w:date="2012-08-08T17:05:00Z">
              <w:r w:rsidRPr="009F3611">
                <w:rPr>
                  <w:rPrChange w:id="23690"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23691" w:author="Thomas Dietz" w:date="2012-08-08T17:05:00Z"/>
                <w:lang w:val="de-DE"/>
              </w:rPr>
            </w:pPr>
            <w:ins w:id="23692" w:author="Thomas Dietz" w:date="2012-08-08T17:05:00Z">
              <w:r w:rsidRPr="009F3611">
                <w:rPr>
                  <w:lang w:val="de-DE"/>
                </w:rPr>
                <w:t xml:space="preserve">      enum sctp-dest;</w:t>
              </w:r>
            </w:ins>
          </w:p>
          <w:p w14:paraId="732AA872" w14:textId="77777777" w:rsidR="009F3611" w:rsidRPr="009F3611" w:rsidRDefault="009F3611" w:rsidP="009F3611">
            <w:pPr>
              <w:pStyle w:val="XML1"/>
              <w:rPr>
                <w:ins w:id="23693" w:author="Thomas Dietz" w:date="2012-08-08T17:05:00Z"/>
                <w:lang w:val="de-DE"/>
              </w:rPr>
            </w:pPr>
            <w:ins w:id="23694"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23695" w:author="Thomas Dietz" w:date="2012-08-08T17:05:00Z"/>
                <w:lang w:val="de-DE"/>
              </w:rPr>
            </w:pPr>
            <w:ins w:id="23696"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23697" w:author="Thomas Dietz" w:date="2012-08-08T17:05:00Z"/>
                <w:lang w:val="de-DE"/>
              </w:rPr>
            </w:pPr>
            <w:ins w:id="23698" w:author="Thomas Dietz" w:date="2012-08-08T17:05:00Z">
              <w:r w:rsidRPr="009F3611">
                <w:rPr>
                  <w:lang w:val="de-DE"/>
                </w:rPr>
                <w:t xml:space="preserve">      enum arp-op;</w:t>
              </w:r>
            </w:ins>
          </w:p>
          <w:p w14:paraId="22240256" w14:textId="77777777" w:rsidR="009F3611" w:rsidRPr="009F3611" w:rsidRDefault="009F3611" w:rsidP="009F3611">
            <w:pPr>
              <w:pStyle w:val="XML1"/>
              <w:rPr>
                <w:ins w:id="23699" w:author="Thomas Dietz" w:date="2012-08-08T17:05:00Z"/>
                <w:rPrChange w:id="23700" w:author="Thomas Dietz" w:date="2012-08-08T17:05:00Z">
                  <w:rPr>
                    <w:ins w:id="23701" w:author="Thomas Dietz" w:date="2012-08-08T17:05:00Z"/>
                    <w:lang w:val="de-DE"/>
                  </w:rPr>
                </w:rPrChange>
              </w:rPr>
            </w:pPr>
            <w:ins w:id="23702" w:author="Thomas Dietz" w:date="2012-08-08T17:05:00Z">
              <w:r w:rsidRPr="009F3611">
                <w:rPr>
                  <w:lang w:val="de-DE"/>
                </w:rPr>
                <w:t xml:space="preserve">      </w:t>
              </w:r>
              <w:r w:rsidRPr="009F3611">
                <w:rPr>
                  <w:rPrChange w:id="23703" w:author="Thomas Dietz" w:date="2012-08-08T17:05:00Z">
                    <w:rPr>
                      <w:lang w:val="de-DE"/>
                    </w:rPr>
                  </w:rPrChange>
                </w:rPr>
                <w:t>enum arp-src-ip-address;</w:t>
              </w:r>
            </w:ins>
          </w:p>
          <w:p w14:paraId="5A7A53B7" w14:textId="77777777" w:rsidR="009F3611" w:rsidRPr="009F3611" w:rsidRDefault="009F3611" w:rsidP="009F3611">
            <w:pPr>
              <w:pStyle w:val="XML1"/>
              <w:rPr>
                <w:ins w:id="23704" w:author="Thomas Dietz" w:date="2012-08-08T17:05:00Z"/>
                <w:rPrChange w:id="23705" w:author="Thomas Dietz" w:date="2012-08-08T17:05:00Z">
                  <w:rPr>
                    <w:ins w:id="23706" w:author="Thomas Dietz" w:date="2012-08-08T17:05:00Z"/>
                    <w:lang w:val="de-DE"/>
                  </w:rPr>
                </w:rPrChange>
              </w:rPr>
            </w:pPr>
            <w:ins w:id="23707" w:author="Thomas Dietz" w:date="2012-08-08T17:05:00Z">
              <w:r w:rsidRPr="009F3611">
                <w:rPr>
                  <w:rPrChange w:id="23708"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23709" w:author="Thomas Dietz" w:date="2012-08-08T17:05:00Z"/>
                <w:rPrChange w:id="23710" w:author="Thomas Dietz" w:date="2012-08-08T17:05:00Z">
                  <w:rPr>
                    <w:ins w:id="23711" w:author="Thomas Dietz" w:date="2012-08-08T17:05:00Z"/>
                    <w:lang w:val="de-DE"/>
                  </w:rPr>
                </w:rPrChange>
              </w:rPr>
            </w:pPr>
            <w:ins w:id="23712" w:author="Thomas Dietz" w:date="2012-08-08T17:05:00Z">
              <w:r w:rsidRPr="009F3611">
                <w:rPr>
                  <w:rPrChange w:id="23713"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23714" w:author="Thomas Dietz" w:date="2012-08-08T17:05:00Z"/>
                <w:rPrChange w:id="23715" w:author="Thomas Dietz" w:date="2012-08-08T17:05:00Z">
                  <w:rPr>
                    <w:ins w:id="23716" w:author="Thomas Dietz" w:date="2012-08-08T17:05:00Z"/>
                    <w:lang w:val="de-DE"/>
                  </w:rPr>
                </w:rPrChange>
              </w:rPr>
            </w:pPr>
            <w:ins w:id="23717" w:author="Thomas Dietz" w:date="2012-08-08T17:05:00Z">
              <w:r w:rsidRPr="009F3611">
                <w:rPr>
                  <w:rPrChange w:id="23718"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23719" w:author="Thomas Dietz" w:date="2012-08-08T17:05:00Z"/>
                <w:lang w:val="de-DE"/>
              </w:rPr>
            </w:pPr>
            <w:ins w:id="23720" w:author="Thomas Dietz" w:date="2012-08-08T17:05:00Z">
              <w:r w:rsidRPr="009F3611">
                <w:rPr>
                  <w:rPrChange w:id="23721"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23722" w:author="Thomas Dietz" w:date="2012-08-08T17:05:00Z"/>
                <w:lang w:val="de-DE"/>
              </w:rPr>
            </w:pPr>
            <w:ins w:id="23723" w:author="Thomas Dietz" w:date="2012-08-08T17:05:00Z">
              <w:r w:rsidRPr="009F3611">
                <w:rPr>
                  <w:lang w:val="de-DE"/>
                </w:rPr>
                <w:t xml:space="preserve">      enum ipv6-dest;</w:t>
              </w:r>
            </w:ins>
          </w:p>
          <w:p w14:paraId="58EA439B" w14:textId="77777777" w:rsidR="009F3611" w:rsidRPr="009F3611" w:rsidRDefault="009F3611" w:rsidP="009F3611">
            <w:pPr>
              <w:pStyle w:val="XML1"/>
              <w:rPr>
                <w:ins w:id="23724" w:author="Thomas Dietz" w:date="2012-08-08T17:05:00Z"/>
                <w:rPrChange w:id="23725" w:author="Thomas Dietz" w:date="2012-08-08T17:05:00Z">
                  <w:rPr>
                    <w:ins w:id="23726" w:author="Thomas Dietz" w:date="2012-08-08T17:05:00Z"/>
                    <w:lang w:val="de-DE"/>
                  </w:rPr>
                </w:rPrChange>
              </w:rPr>
            </w:pPr>
            <w:ins w:id="23727" w:author="Thomas Dietz" w:date="2012-08-08T17:05:00Z">
              <w:r w:rsidRPr="009F3611">
                <w:rPr>
                  <w:lang w:val="de-DE"/>
                </w:rPr>
                <w:t xml:space="preserve">      </w:t>
              </w:r>
              <w:r w:rsidRPr="009F3611">
                <w:rPr>
                  <w:rPrChange w:id="23728" w:author="Thomas Dietz" w:date="2012-08-08T17:05:00Z">
                    <w:rPr>
                      <w:lang w:val="de-DE"/>
                    </w:rPr>
                  </w:rPrChange>
                </w:rPr>
                <w:t>enum ipv6-flow-label;</w:t>
              </w:r>
            </w:ins>
          </w:p>
          <w:p w14:paraId="2E307065" w14:textId="77777777" w:rsidR="009F3611" w:rsidRPr="009F3611" w:rsidRDefault="009F3611" w:rsidP="009F3611">
            <w:pPr>
              <w:pStyle w:val="XML1"/>
              <w:rPr>
                <w:ins w:id="23729" w:author="Thomas Dietz" w:date="2012-08-08T17:05:00Z"/>
                <w:rPrChange w:id="23730" w:author="Thomas Dietz" w:date="2012-08-08T17:05:00Z">
                  <w:rPr>
                    <w:ins w:id="23731" w:author="Thomas Dietz" w:date="2012-08-08T17:05:00Z"/>
                    <w:lang w:val="de-DE"/>
                  </w:rPr>
                </w:rPrChange>
              </w:rPr>
            </w:pPr>
            <w:ins w:id="23732" w:author="Thomas Dietz" w:date="2012-08-08T17:05:00Z">
              <w:r w:rsidRPr="009F3611">
                <w:rPr>
                  <w:rPrChange w:id="23733" w:author="Thomas Dietz" w:date="2012-08-08T17:05:00Z">
                    <w:rPr>
                      <w:lang w:val="de-DE"/>
                    </w:rPr>
                  </w:rPrChange>
                </w:rPr>
                <w:t xml:space="preserve">      enum icmpv6-type;</w:t>
              </w:r>
            </w:ins>
          </w:p>
          <w:p w14:paraId="1354996D" w14:textId="77777777" w:rsidR="009F3611" w:rsidRPr="009F3611" w:rsidRDefault="009F3611" w:rsidP="009F3611">
            <w:pPr>
              <w:pStyle w:val="XML1"/>
              <w:rPr>
                <w:ins w:id="23734" w:author="Thomas Dietz" w:date="2012-08-08T17:05:00Z"/>
                <w:lang w:val="de-DE"/>
              </w:rPr>
            </w:pPr>
            <w:ins w:id="23735" w:author="Thomas Dietz" w:date="2012-08-08T17:05:00Z">
              <w:r w:rsidRPr="009F3611">
                <w:rPr>
                  <w:rPrChange w:id="23736"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23737" w:author="Thomas Dietz" w:date="2012-08-08T17:05:00Z"/>
                <w:lang w:val="de-DE"/>
              </w:rPr>
            </w:pPr>
            <w:ins w:id="23738"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23739" w:author="Thomas Dietz" w:date="2012-08-08T17:05:00Z"/>
                <w:rPrChange w:id="23740" w:author="Thomas Dietz" w:date="2012-08-08T17:05:00Z">
                  <w:rPr>
                    <w:ins w:id="23741" w:author="Thomas Dietz" w:date="2012-08-08T17:05:00Z"/>
                    <w:lang w:val="de-DE"/>
                  </w:rPr>
                </w:rPrChange>
              </w:rPr>
            </w:pPr>
            <w:ins w:id="23742" w:author="Thomas Dietz" w:date="2012-08-08T17:05:00Z">
              <w:r w:rsidRPr="009F3611">
                <w:rPr>
                  <w:lang w:val="de-DE"/>
                </w:rPr>
                <w:t xml:space="preserve">      </w:t>
              </w:r>
              <w:r w:rsidRPr="009F3611">
                <w:rPr>
                  <w:rPrChange w:id="23743" w:author="Thomas Dietz" w:date="2012-08-08T17:05:00Z">
                    <w:rPr>
                      <w:lang w:val="de-DE"/>
                    </w:rPr>
                  </w:rPrChange>
                </w:rPr>
                <w:t>enum ipv6-nd-source-link-layer;</w:t>
              </w:r>
            </w:ins>
          </w:p>
          <w:p w14:paraId="28B2F68D" w14:textId="77777777" w:rsidR="009F3611" w:rsidRPr="009F3611" w:rsidRDefault="009F3611" w:rsidP="009F3611">
            <w:pPr>
              <w:pStyle w:val="XML1"/>
              <w:rPr>
                <w:ins w:id="23744" w:author="Thomas Dietz" w:date="2012-08-08T17:05:00Z"/>
                <w:rPrChange w:id="23745" w:author="Thomas Dietz" w:date="2012-08-08T17:05:00Z">
                  <w:rPr>
                    <w:ins w:id="23746" w:author="Thomas Dietz" w:date="2012-08-08T17:05:00Z"/>
                    <w:lang w:val="de-DE"/>
                  </w:rPr>
                </w:rPrChange>
              </w:rPr>
            </w:pPr>
            <w:ins w:id="23747" w:author="Thomas Dietz" w:date="2012-08-08T17:05:00Z">
              <w:r w:rsidRPr="009F3611">
                <w:rPr>
                  <w:rPrChange w:id="23748"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23749" w:author="Thomas Dietz" w:date="2012-08-08T17:05:00Z"/>
                <w:lang w:val="de-DE"/>
              </w:rPr>
            </w:pPr>
            <w:ins w:id="23750" w:author="Thomas Dietz" w:date="2012-08-08T17:05:00Z">
              <w:r w:rsidRPr="009F3611">
                <w:rPr>
                  <w:rPrChange w:id="23751"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23752" w:author="Thomas Dietz" w:date="2012-08-08T17:05:00Z"/>
                <w:lang w:val="de-DE"/>
              </w:rPr>
            </w:pPr>
            <w:ins w:id="23753" w:author="Thomas Dietz" w:date="2012-08-08T17:05:00Z">
              <w:r w:rsidRPr="009F3611">
                <w:rPr>
                  <w:lang w:val="de-DE"/>
                </w:rPr>
                <w:t xml:space="preserve">      enum mpls-tc;</w:t>
              </w:r>
            </w:ins>
          </w:p>
          <w:p w14:paraId="4442FA37" w14:textId="77777777" w:rsidR="009F3611" w:rsidRPr="009F3611" w:rsidRDefault="009F3611" w:rsidP="009F3611">
            <w:pPr>
              <w:pStyle w:val="XML1"/>
              <w:rPr>
                <w:ins w:id="23754" w:author="Thomas Dietz" w:date="2012-08-08T17:05:00Z"/>
                <w:rPrChange w:id="23755" w:author="Thomas Dietz" w:date="2012-08-08T17:05:00Z">
                  <w:rPr>
                    <w:ins w:id="23756" w:author="Thomas Dietz" w:date="2012-08-08T17:05:00Z"/>
                    <w:lang w:val="de-DE"/>
                  </w:rPr>
                </w:rPrChange>
              </w:rPr>
            </w:pPr>
            <w:ins w:id="23757" w:author="Thomas Dietz" w:date="2012-08-08T17:05:00Z">
              <w:r w:rsidRPr="009F3611">
                <w:rPr>
                  <w:lang w:val="de-DE"/>
                </w:rPr>
                <w:t xml:space="preserve">    </w:t>
              </w:r>
              <w:r w:rsidRPr="009F3611">
                <w:rPr>
                  <w:rPrChange w:id="23758" w:author="Thomas Dietz" w:date="2012-08-08T17:05:00Z">
                    <w:rPr>
                      <w:lang w:val="de-DE"/>
                    </w:rPr>
                  </w:rPrChange>
                </w:rPr>
                <w:t>}</w:t>
              </w:r>
            </w:ins>
          </w:p>
          <w:p w14:paraId="5885ED0A" w14:textId="77777777" w:rsidR="009F3611" w:rsidRPr="009F3611" w:rsidRDefault="009F3611" w:rsidP="009F3611">
            <w:pPr>
              <w:pStyle w:val="XML1"/>
              <w:rPr>
                <w:ins w:id="23759" w:author="Thomas Dietz" w:date="2012-08-08T17:05:00Z"/>
                <w:rPrChange w:id="23760" w:author="Thomas Dietz" w:date="2012-08-08T17:05:00Z">
                  <w:rPr>
                    <w:ins w:id="23761" w:author="Thomas Dietz" w:date="2012-08-08T17:05:00Z"/>
                    <w:lang w:val="de-DE"/>
                  </w:rPr>
                </w:rPrChange>
              </w:rPr>
            </w:pPr>
            <w:ins w:id="23762" w:author="Thomas Dietz" w:date="2012-08-08T17:05:00Z">
              <w:r w:rsidRPr="009F3611">
                <w:rPr>
                  <w:rPrChange w:id="23763"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23764" w:author="Thomas Dietz" w:date="2012-08-08T17:05:00Z"/>
                <w:rPrChange w:id="23765" w:author="Thomas Dietz" w:date="2012-08-08T17:05:00Z">
                  <w:rPr>
                    <w:ins w:id="23766" w:author="Thomas Dietz" w:date="2012-08-08T17:05:00Z"/>
                    <w:lang w:val="de-DE"/>
                  </w:rPr>
                </w:rPrChange>
              </w:rPr>
            </w:pPr>
            <w:ins w:id="23767" w:author="Thomas Dietz" w:date="2012-08-08T17:05:00Z">
              <w:r w:rsidRPr="009F3611">
                <w:rPr>
                  <w:rPrChange w:id="23768" w:author="Thomas Dietz" w:date="2012-08-08T17:05:00Z">
                    <w:rPr>
                      <w:lang w:val="de-DE"/>
                    </w:rPr>
                  </w:rPrChange>
                </w:rPr>
                <w:t xml:space="preserve">      Switch Specification versions 1.2, 1.3, and 1.3.1.";</w:t>
              </w:r>
            </w:ins>
          </w:p>
          <w:p w14:paraId="481AF60E" w14:textId="77777777" w:rsidR="009F3611" w:rsidRPr="009F3611" w:rsidRDefault="009F3611" w:rsidP="009F3611">
            <w:pPr>
              <w:pStyle w:val="XML1"/>
              <w:rPr>
                <w:ins w:id="23769" w:author="Thomas Dietz" w:date="2012-08-08T17:05:00Z"/>
                <w:rPrChange w:id="23770" w:author="Thomas Dietz" w:date="2012-08-08T17:05:00Z">
                  <w:rPr>
                    <w:ins w:id="23771" w:author="Thomas Dietz" w:date="2012-08-08T17:05:00Z"/>
                    <w:lang w:val="de-DE"/>
                  </w:rPr>
                </w:rPrChange>
              </w:rPr>
            </w:pPr>
            <w:ins w:id="23772" w:author="Thomas Dietz" w:date="2012-08-08T17:05:00Z">
              <w:r w:rsidRPr="009F3611">
                <w:rPr>
                  <w:rPrChange w:id="23773" w:author="Thomas Dietz" w:date="2012-08-08T17:05:00Z">
                    <w:rPr>
                      <w:lang w:val="de-DE"/>
                    </w:rPr>
                  </w:rPrChange>
                </w:rPr>
                <w:t xml:space="preserve">  }</w:t>
              </w:r>
            </w:ins>
          </w:p>
          <w:p w14:paraId="4D5E556C" w14:textId="77777777" w:rsidR="009F3611" w:rsidRPr="009F3611" w:rsidRDefault="009F3611" w:rsidP="009F3611">
            <w:pPr>
              <w:pStyle w:val="XML1"/>
              <w:rPr>
                <w:ins w:id="23774" w:author="Thomas Dietz" w:date="2012-08-08T17:05:00Z"/>
                <w:rPrChange w:id="23775" w:author="Thomas Dietz" w:date="2012-08-08T17:05:00Z">
                  <w:rPr>
                    <w:ins w:id="23776" w:author="Thomas Dietz" w:date="2012-08-08T17:05:00Z"/>
                    <w:lang w:val="de-DE"/>
                  </w:rPr>
                </w:rPrChange>
              </w:rPr>
            </w:pPr>
          </w:p>
          <w:p w14:paraId="36FFDE03" w14:textId="77777777" w:rsidR="009F3611" w:rsidRPr="009F3611" w:rsidRDefault="009F3611" w:rsidP="009F3611">
            <w:pPr>
              <w:pStyle w:val="XML1"/>
              <w:rPr>
                <w:ins w:id="23777" w:author="Thomas Dietz" w:date="2012-08-08T17:05:00Z"/>
                <w:rPrChange w:id="23778" w:author="Thomas Dietz" w:date="2012-08-08T17:05:00Z">
                  <w:rPr>
                    <w:ins w:id="23779" w:author="Thomas Dietz" w:date="2012-08-08T17:05:00Z"/>
                    <w:lang w:val="de-DE"/>
                  </w:rPr>
                </w:rPrChange>
              </w:rPr>
            </w:pPr>
            <w:ins w:id="23780" w:author="Thomas Dietz" w:date="2012-08-08T17:05:00Z">
              <w:r w:rsidRPr="009F3611">
                <w:rPr>
                  <w:rPrChange w:id="23781" w:author="Thomas Dietz" w:date="2012-08-08T17:05:00Z">
                    <w:rPr>
                      <w:lang w:val="de-DE"/>
                    </w:rPr>
                  </w:rPrChange>
                </w:rPr>
                <w:t xml:space="preserve">  typedef hex-binary {</w:t>
              </w:r>
            </w:ins>
          </w:p>
          <w:p w14:paraId="10F4E166" w14:textId="77777777" w:rsidR="009F3611" w:rsidRPr="009F3611" w:rsidRDefault="009F3611" w:rsidP="009F3611">
            <w:pPr>
              <w:pStyle w:val="XML1"/>
              <w:rPr>
                <w:ins w:id="23782" w:author="Thomas Dietz" w:date="2012-08-08T17:05:00Z"/>
                <w:rPrChange w:id="23783" w:author="Thomas Dietz" w:date="2012-08-08T17:05:00Z">
                  <w:rPr>
                    <w:ins w:id="23784" w:author="Thomas Dietz" w:date="2012-08-08T17:05:00Z"/>
                    <w:lang w:val="de-DE"/>
                  </w:rPr>
                </w:rPrChange>
              </w:rPr>
            </w:pPr>
            <w:ins w:id="23785" w:author="Thomas Dietz" w:date="2012-08-08T17:05:00Z">
              <w:r w:rsidRPr="009F3611">
                <w:rPr>
                  <w:rPrChange w:id="23786" w:author="Thomas Dietz" w:date="2012-08-08T17:05:00Z">
                    <w:rPr>
                      <w:lang w:val="de-DE"/>
                    </w:rPr>
                  </w:rPrChange>
                </w:rPr>
                <w:t xml:space="preserve">    type binary;</w:t>
              </w:r>
            </w:ins>
          </w:p>
          <w:p w14:paraId="1D77C466" w14:textId="77777777" w:rsidR="009F3611" w:rsidRPr="009F3611" w:rsidRDefault="009F3611" w:rsidP="009F3611">
            <w:pPr>
              <w:pStyle w:val="XML1"/>
              <w:rPr>
                <w:ins w:id="23787" w:author="Thomas Dietz" w:date="2012-08-08T17:05:00Z"/>
                <w:rPrChange w:id="23788" w:author="Thomas Dietz" w:date="2012-08-08T17:05:00Z">
                  <w:rPr>
                    <w:ins w:id="23789" w:author="Thomas Dietz" w:date="2012-08-08T17:05:00Z"/>
                    <w:lang w:val="de-DE"/>
                  </w:rPr>
                </w:rPrChange>
              </w:rPr>
            </w:pPr>
            <w:ins w:id="23790" w:author="Thomas Dietz" w:date="2012-08-08T17:05:00Z">
              <w:r w:rsidRPr="009F3611">
                <w:rPr>
                  <w:rPrChange w:id="23791"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23792" w:author="Thomas Dietz" w:date="2012-08-08T17:05:00Z"/>
                <w:rPrChange w:id="23793" w:author="Thomas Dietz" w:date="2012-08-08T17:05:00Z">
                  <w:rPr>
                    <w:ins w:id="23794" w:author="Thomas Dietz" w:date="2012-08-08T17:05:00Z"/>
                    <w:lang w:val="de-DE"/>
                  </w:rPr>
                </w:rPrChange>
              </w:rPr>
            </w:pPr>
            <w:ins w:id="23795" w:author="Thomas Dietz" w:date="2012-08-08T17:05:00Z">
              <w:r w:rsidRPr="009F3611">
                <w:rPr>
                  <w:rPrChange w:id="23796" w:author="Thomas Dietz" w:date="2012-08-08T17:05:00Z">
                    <w:rPr>
                      <w:lang w:val="de-DE"/>
                    </w:rPr>
                  </w:rPrChange>
                </w:rPr>
                <w:t xml:space="preserve">    reference "http://www.w3.org/TR/2004/REC-xmlschema-2-20041028/datatypes.html#hexBinary";</w:t>
              </w:r>
            </w:ins>
          </w:p>
          <w:p w14:paraId="67289ACD" w14:textId="77777777" w:rsidR="009F3611" w:rsidRPr="009F3611" w:rsidRDefault="009F3611" w:rsidP="009F3611">
            <w:pPr>
              <w:pStyle w:val="XML1"/>
              <w:rPr>
                <w:ins w:id="23797" w:author="Thomas Dietz" w:date="2012-08-08T17:05:00Z"/>
                <w:rPrChange w:id="23798" w:author="Thomas Dietz" w:date="2012-08-08T17:05:00Z">
                  <w:rPr>
                    <w:ins w:id="23799" w:author="Thomas Dietz" w:date="2012-08-08T17:05:00Z"/>
                    <w:lang w:val="de-DE"/>
                  </w:rPr>
                </w:rPrChange>
              </w:rPr>
            </w:pPr>
            <w:ins w:id="23800" w:author="Thomas Dietz" w:date="2012-08-08T17:05:00Z">
              <w:r w:rsidRPr="009F3611">
                <w:rPr>
                  <w:rPrChange w:id="23801" w:author="Thomas Dietz" w:date="2012-08-08T17:05:00Z">
                    <w:rPr>
                      <w:lang w:val="de-DE"/>
                    </w:rPr>
                  </w:rPrChange>
                </w:rPr>
                <w:t xml:space="preserve">  }</w:t>
              </w:r>
            </w:ins>
          </w:p>
          <w:p w14:paraId="1BC788A9" w14:textId="77777777" w:rsidR="009F3611" w:rsidRPr="009F3611" w:rsidRDefault="009F3611" w:rsidP="009F3611">
            <w:pPr>
              <w:pStyle w:val="XML1"/>
              <w:rPr>
                <w:ins w:id="23802" w:author="Thomas Dietz" w:date="2012-08-08T17:05:00Z"/>
                <w:rPrChange w:id="23803" w:author="Thomas Dietz" w:date="2012-08-08T17:05:00Z">
                  <w:rPr>
                    <w:ins w:id="23804" w:author="Thomas Dietz" w:date="2012-08-08T17:05:00Z"/>
                    <w:lang w:val="de-DE"/>
                  </w:rPr>
                </w:rPrChange>
              </w:rPr>
            </w:pPr>
          </w:p>
          <w:p w14:paraId="50D27B3C" w14:textId="77777777" w:rsidR="009F3611" w:rsidRPr="009F3611" w:rsidRDefault="009F3611" w:rsidP="009F3611">
            <w:pPr>
              <w:pStyle w:val="XML1"/>
              <w:rPr>
                <w:ins w:id="23805" w:author="Thomas Dietz" w:date="2012-08-08T17:05:00Z"/>
                <w:rPrChange w:id="23806" w:author="Thomas Dietz" w:date="2012-08-08T17:05:00Z">
                  <w:rPr>
                    <w:ins w:id="23807" w:author="Thomas Dietz" w:date="2012-08-08T17:05:00Z"/>
                    <w:lang w:val="de-DE"/>
                  </w:rPr>
                </w:rPrChange>
              </w:rPr>
            </w:pPr>
            <w:ins w:id="23808" w:author="Thomas Dietz" w:date="2012-08-08T17:05:00Z">
              <w:r w:rsidRPr="009F3611">
                <w:rPr>
                  <w:rPrChange w:id="23809" w:author="Thomas Dietz" w:date="2012-08-08T17:05:00Z">
                    <w:rPr>
                      <w:lang w:val="de-DE"/>
                    </w:rPr>
                  </w:rPrChange>
                </w:rPr>
                <w:t>/*****************************************************************</w:t>
              </w:r>
            </w:ins>
          </w:p>
          <w:p w14:paraId="35CE7D59" w14:textId="77777777" w:rsidR="009F3611" w:rsidRPr="009F3611" w:rsidRDefault="009F3611" w:rsidP="009F3611">
            <w:pPr>
              <w:pStyle w:val="XML1"/>
              <w:rPr>
                <w:ins w:id="23810" w:author="Thomas Dietz" w:date="2012-08-08T17:05:00Z"/>
                <w:rPrChange w:id="23811" w:author="Thomas Dietz" w:date="2012-08-08T17:05:00Z">
                  <w:rPr>
                    <w:ins w:id="23812" w:author="Thomas Dietz" w:date="2012-08-08T17:05:00Z"/>
                    <w:lang w:val="de-DE"/>
                  </w:rPr>
                </w:rPrChange>
              </w:rPr>
            </w:pPr>
            <w:ins w:id="23813" w:author="Thomas Dietz" w:date="2012-08-08T17:05:00Z">
              <w:r w:rsidRPr="009F3611">
                <w:rPr>
                  <w:rPrChange w:id="23814" w:author="Thomas Dietz" w:date="2012-08-08T17:05:00Z">
                    <w:rPr>
                      <w:lang w:val="de-DE"/>
                    </w:rPr>
                  </w:rPrChange>
                </w:rPr>
                <w:t xml:space="preserve"> * Groupings</w:t>
              </w:r>
            </w:ins>
          </w:p>
          <w:p w14:paraId="4DAB7CEC" w14:textId="77777777" w:rsidR="009F3611" w:rsidRPr="009F3611" w:rsidRDefault="009F3611" w:rsidP="009F3611">
            <w:pPr>
              <w:pStyle w:val="XML1"/>
              <w:rPr>
                <w:ins w:id="23815" w:author="Thomas Dietz" w:date="2012-08-08T17:05:00Z"/>
                <w:rPrChange w:id="23816" w:author="Thomas Dietz" w:date="2012-08-08T17:05:00Z">
                  <w:rPr>
                    <w:ins w:id="23817" w:author="Thomas Dietz" w:date="2012-08-08T17:05:00Z"/>
                    <w:lang w:val="de-DE"/>
                  </w:rPr>
                </w:rPrChange>
              </w:rPr>
            </w:pPr>
            <w:ins w:id="23818" w:author="Thomas Dietz" w:date="2012-08-08T17:05:00Z">
              <w:r w:rsidRPr="009F3611">
                <w:rPr>
                  <w:rPrChange w:id="23819" w:author="Thomas Dietz" w:date="2012-08-08T17:05:00Z">
                    <w:rPr>
                      <w:lang w:val="de-DE"/>
                    </w:rPr>
                  </w:rPrChange>
                </w:rPr>
                <w:t xml:space="preserve"> *****************************************************************/</w:t>
              </w:r>
            </w:ins>
          </w:p>
          <w:p w14:paraId="46E44F69" w14:textId="77777777" w:rsidR="009F3611" w:rsidRPr="009F3611" w:rsidRDefault="009F3611" w:rsidP="009F3611">
            <w:pPr>
              <w:pStyle w:val="XML1"/>
              <w:rPr>
                <w:ins w:id="23820" w:author="Thomas Dietz" w:date="2012-08-08T17:05:00Z"/>
                <w:rPrChange w:id="23821" w:author="Thomas Dietz" w:date="2012-08-08T17:05:00Z">
                  <w:rPr>
                    <w:ins w:id="23822" w:author="Thomas Dietz" w:date="2012-08-08T17:05:00Z"/>
                    <w:lang w:val="de-DE"/>
                  </w:rPr>
                </w:rPrChange>
              </w:rPr>
            </w:pPr>
          </w:p>
          <w:p w14:paraId="3FC75BA4" w14:textId="77777777" w:rsidR="009F3611" w:rsidRPr="009F3611" w:rsidRDefault="009F3611" w:rsidP="009F3611">
            <w:pPr>
              <w:pStyle w:val="XML1"/>
              <w:rPr>
                <w:ins w:id="23823" w:author="Thomas Dietz" w:date="2012-08-08T17:05:00Z"/>
                <w:rPrChange w:id="23824" w:author="Thomas Dietz" w:date="2012-08-08T17:05:00Z">
                  <w:rPr>
                    <w:ins w:id="23825" w:author="Thomas Dietz" w:date="2012-08-08T17:05:00Z"/>
                    <w:lang w:val="de-DE"/>
                  </w:rPr>
                </w:rPrChange>
              </w:rPr>
            </w:pPr>
            <w:ins w:id="23826" w:author="Thomas Dietz" w:date="2012-08-08T17:05:00Z">
              <w:r w:rsidRPr="009F3611">
                <w:rPr>
                  <w:rPrChange w:id="23827"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23828" w:author="Thomas Dietz" w:date="2012-08-08T17:05:00Z"/>
                <w:rPrChange w:id="23829" w:author="Thomas Dietz" w:date="2012-08-08T17:05:00Z">
                  <w:rPr>
                    <w:ins w:id="23830" w:author="Thomas Dietz" w:date="2012-08-08T17:05:00Z"/>
                    <w:lang w:val="de-DE"/>
                  </w:rPr>
                </w:rPrChange>
              </w:rPr>
            </w:pPr>
            <w:ins w:id="23831" w:author="Thomas Dietz" w:date="2012-08-08T17:05:00Z">
              <w:r w:rsidRPr="009F3611">
                <w:rPr>
                  <w:rPrChange w:id="23832" w:author="Thomas Dietz" w:date="2012-08-08T17:05:00Z">
                    <w:rPr>
                      <w:lang w:val="de-DE"/>
                    </w:rPr>
                  </w:rPrChange>
                </w:rPr>
                <w:lastRenderedPageBreak/>
                <w:t xml:space="preserve">    description "Representation of an OpenFlow Configuration Point.</w:t>
              </w:r>
            </w:ins>
          </w:p>
          <w:p w14:paraId="2CAFE583" w14:textId="77777777" w:rsidR="009F3611" w:rsidRPr="009F3611" w:rsidRDefault="009F3611" w:rsidP="009F3611">
            <w:pPr>
              <w:pStyle w:val="XML1"/>
              <w:rPr>
                <w:ins w:id="23833" w:author="Thomas Dietz" w:date="2012-08-08T17:05:00Z"/>
                <w:rPrChange w:id="23834" w:author="Thomas Dietz" w:date="2012-08-08T17:05:00Z">
                  <w:rPr>
                    <w:ins w:id="23835" w:author="Thomas Dietz" w:date="2012-08-08T17:05:00Z"/>
                    <w:lang w:val="de-DE"/>
                  </w:rPr>
                </w:rPrChange>
              </w:rPr>
            </w:pPr>
            <w:ins w:id="23836" w:author="Thomas Dietz" w:date="2012-08-08T17:05:00Z">
              <w:r w:rsidRPr="009F3611">
                <w:rPr>
                  <w:rPrChange w:id="23837"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23838" w:author="Thomas Dietz" w:date="2012-08-08T17:05:00Z"/>
                <w:rPrChange w:id="23839" w:author="Thomas Dietz" w:date="2012-08-08T17:05:00Z">
                  <w:rPr>
                    <w:ins w:id="23840" w:author="Thomas Dietz" w:date="2012-08-08T17:05:00Z"/>
                    <w:lang w:val="de-DE"/>
                  </w:rPr>
                </w:rPrChange>
              </w:rPr>
            </w:pPr>
            <w:ins w:id="23841" w:author="Thomas Dietz" w:date="2012-08-08T17:05:00Z">
              <w:r w:rsidRPr="009F3611">
                <w:rPr>
                  <w:rPrChange w:id="23842" w:author="Thomas Dietz" w:date="2012-08-08T17:05:00Z">
                    <w:rPr>
                      <w:lang w:val="de-DE"/>
                    </w:rPr>
                  </w:rPrChange>
                </w:rPr>
                <w:t xml:space="preserve">      persistently across reboots of the OpenFlow Capable Switch.</w:t>
              </w:r>
            </w:ins>
          </w:p>
          <w:p w14:paraId="1055C351" w14:textId="77777777" w:rsidR="009F3611" w:rsidRPr="009F3611" w:rsidRDefault="009F3611" w:rsidP="009F3611">
            <w:pPr>
              <w:pStyle w:val="XML1"/>
              <w:rPr>
                <w:ins w:id="23843" w:author="Thomas Dietz" w:date="2012-08-08T17:05:00Z"/>
                <w:rPrChange w:id="23844" w:author="Thomas Dietz" w:date="2012-08-08T17:05:00Z">
                  <w:rPr>
                    <w:ins w:id="23845" w:author="Thomas Dietz" w:date="2012-08-08T17:05:00Z"/>
                    <w:lang w:val="de-DE"/>
                  </w:rPr>
                </w:rPrChange>
              </w:rPr>
            </w:pPr>
            <w:ins w:id="23846" w:author="Thomas Dietz" w:date="2012-08-08T17:05:00Z">
              <w:r w:rsidRPr="009F3611">
                <w:rPr>
                  <w:rPrChange w:id="23847" w:author="Thomas Dietz" w:date="2012-08-08T17:05:00Z">
                    <w:rPr>
                      <w:lang w:val="de-DE"/>
                    </w:rPr>
                  </w:rPrChange>
                </w:rPr>
                <w:t xml:space="preserve">    </w:t>
              </w:r>
            </w:ins>
          </w:p>
          <w:p w14:paraId="4532AA01" w14:textId="77777777" w:rsidR="009F3611" w:rsidRPr="009F3611" w:rsidRDefault="009F3611" w:rsidP="009F3611">
            <w:pPr>
              <w:pStyle w:val="XML1"/>
              <w:rPr>
                <w:ins w:id="23848" w:author="Thomas Dietz" w:date="2012-08-08T17:05:00Z"/>
                <w:rPrChange w:id="23849" w:author="Thomas Dietz" w:date="2012-08-08T17:05:00Z">
                  <w:rPr>
                    <w:ins w:id="23850" w:author="Thomas Dietz" w:date="2012-08-08T17:05:00Z"/>
                    <w:lang w:val="de-DE"/>
                  </w:rPr>
                </w:rPrChange>
              </w:rPr>
            </w:pPr>
            <w:ins w:id="23851" w:author="Thomas Dietz" w:date="2012-08-08T17:05:00Z">
              <w:r w:rsidRPr="009F3611">
                <w:rPr>
                  <w:rPrChange w:id="23852"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23853" w:author="Thomas Dietz" w:date="2012-08-08T17:05:00Z"/>
                <w:rPrChange w:id="23854" w:author="Thomas Dietz" w:date="2012-08-08T17:05:00Z">
                  <w:rPr>
                    <w:ins w:id="23855" w:author="Thomas Dietz" w:date="2012-08-08T17:05:00Z"/>
                    <w:lang w:val="de-DE"/>
                  </w:rPr>
                </w:rPrChange>
              </w:rPr>
            </w:pPr>
            <w:ins w:id="23856" w:author="Thomas Dietz" w:date="2012-08-08T17:05:00Z">
              <w:r w:rsidRPr="009F3611">
                <w:rPr>
                  <w:rPrChange w:id="23857"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23858" w:author="Thomas Dietz" w:date="2012-08-08T17:05:00Z"/>
                <w:rPrChange w:id="23859" w:author="Thomas Dietz" w:date="2012-08-08T17:05:00Z">
                  <w:rPr>
                    <w:ins w:id="23860" w:author="Thomas Dietz" w:date="2012-08-08T17:05:00Z"/>
                    <w:lang w:val="de-DE"/>
                  </w:rPr>
                </w:rPrChange>
              </w:rPr>
            </w:pPr>
            <w:ins w:id="23861" w:author="Thomas Dietz" w:date="2012-08-08T17:05:00Z">
              <w:r w:rsidRPr="009F3611">
                <w:rPr>
                  <w:rPrChange w:id="23862"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23863" w:author="Thomas Dietz" w:date="2012-08-08T17:05:00Z"/>
                <w:rPrChange w:id="23864" w:author="Thomas Dietz" w:date="2012-08-08T17:05:00Z">
                  <w:rPr>
                    <w:ins w:id="23865" w:author="Thomas Dietz" w:date="2012-08-08T17:05:00Z"/>
                    <w:lang w:val="de-DE"/>
                  </w:rPr>
                </w:rPrChange>
              </w:rPr>
            </w:pPr>
            <w:ins w:id="23866" w:author="Thomas Dietz" w:date="2012-08-08T17:05:00Z">
              <w:r w:rsidRPr="009F3611">
                <w:rPr>
                  <w:rPrChange w:id="23867"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23868" w:author="Thomas Dietz" w:date="2012-08-08T17:05:00Z"/>
                <w:rPrChange w:id="23869" w:author="Thomas Dietz" w:date="2012-08-08T17:05:00Z">
                  <w:rPr>
                    <w:ins w:id="23870" w:author="Thomas Dietz" w:date="2012-08-08T17:05:00Z"/>
                    <w:lang w:val="de-DE"/>
                  </w:rPr>
                </w:rPrChange>
              </w:rPr>
            </w:pPr>
            <w:ins w:id="23871" w:author="Thomas Dietz" w:date="2012-08-08T17:05:00Z">
              <w:r w:rsidRPr="009F3611">
                <w:rPr>
                  <w:rPrChange w:id="23872"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23873" w:author="Thomas Dietz" w:date="2012-08-08T17:05:00Z"/>
                <w:rPrChange w:id="23874" w:author="Thomas Dietz" w:date="2012-08-08T17:05:00Z">
                  <w:rPr>
                    <w:ins w:id="23875" w:author="Thomas Dietz" w:date="2012-08-08T17:05:00Z"/>
                    <w:lang w:val="de-DE"/>
                  </w:rPr>
                </w:rPrChange>
              </w:rPr>
            </w:pPr>
            <w:ins w:id="23876" w:author="Thomas Dietz" w:date="2012-08-08T17:05:00Z">
              <w:r w:rsidRPr="009F3611">
                <w:rPr>
                  <w:rPrChange w:id="23877" w:author="Thomas Dietz" w:date="2012-08-08T17:05:00Z">
                    <w:rPr>
                      <w:lang w:val="de-DE"/>
                    </w:rPr>
                  </w:rPrChange>
                </w:rPr>
                <w:t xml:space="preserve">      the connection information.</w:t>
              </w:r>
            </w:ins>
          </w:p>
          <w:p w14:paraId="07DDABC7" w14:textId="77777777" w:rsidR="009F3611" w:rsidRPr="009F3611" w:rsidRDefault="009F3611" w:rsidP="009F3611">
            <w:pPr>
              <w:pStyle w:val="XML1"/>
              <w:rPr>
                <w:ins w:id="23878" w:author="Thomas Dietz" w:date="2012-08-08T17:05:00Z"/>
                <w:rPrChange w:id="23879" w:author="Thomas Dietz" w:date="2012-08-08T17:05:00Z">
                  <w:rPr>
                    <w:ins w:id="23880" w:author="Thomas Dietz" w:date="2012-08-08T17:05:00Z"/>
                    <w:lang w:val="de-DE"/>
                  </w:rPr>
                </w:rPrChange>
              </w:rPr>
            </w:pPr>
            <w:ins w:id="23881" w:author="Thomas Dietz" w:date="2012-08-08T17:05:00Z">
              <w:r w:rsidRPr="009F3611">
                <w:rPr>
                  <w:rPrChange w:id="23882" w:author="Thomas Dietz" w:date="2012-08-08T17:05:00Z">
                    <w:rPr>
                      <w:lang w:val="de-DE"/>
                    </w:rPr>
                  </w:rPrChange>
                </w:rPr>
                <w:t xml:space="preserve">    </w:t>
              </w:r>
            </w:ins>
          </w:p>
          <w:p w14:paraId="5E13B15B" w14:textId="77777777" w:rsidR="009F3611" w:rsidRPr="009F3611" w:rsidRDefault="009F3611" w:rsidP="009F3611">
            <w:pPr>
              <w:pStyle w:val="XML1"/>
              <w:rPr>
                <w:ins w:id="23883" w:author="Thomas Dietz" w:date="2012-08-08T17:05:00Z"/>
                <w:rPrChange w:id="23884" w:author="Thomas Dietz" w:date="2012-08-08T17:05:00Z">
                  <w:rPr>
                    <w:ins w:id="23885" w:author="Thomas Dietz" w:date="2012-08-08T17:05:00Z"/>
                    <w:lang w:val="de-DE"/>
                  </w:rPr>
                </w:rPrChange>
              </w:rPr>
            </w:pPr>
            <w:ins w:id="23886" w:author="Thomas Dietz" w:date="2012-08-08T17:05:00Z">
              <w:r w:rsidRPr="009F3611">
                <w:rPr>
                  <w:rPrChange w:id="23887"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23888" w:author="Thomas Dietz" w:date="2012-08-08T17:05:00Z"/>
                <w:rPrChange w:id="23889" w:author="Thomas Dietz" w:date="2012-08-08T17:05:00Z">
                  <w:rPr>
                    <w:ins w:id="23890" w:author="Thomas Dietz" w:date="2012-08-08T17:05:00Z"/>
                    <w:lang w:val="de-DE"/>
                  </w:rPr>
                </w:rPrChange>
              </w:rPr>
            </w:pPr>
            <w:ins w:id="23891" w:author="Thomas Dietz" w:date="2012-08-08T17:05:00Z">
              <w:r w:rsidRPr="009F3611">
                <w:rPr>
                  <w:rPrChange w:id="23892"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23893" w:author="Thomas Dietz" w:date="2012-08-08T17:05:00Z"/>
                <w:rPrChange w:id="23894" w:author="Thomas Dietz" w:date="2012-08-08T17:05:00Z">
                  <w:rPr>
                    <w:ins w:id="23895" w:author="Thomas Dietz" w:date="2012-08-08T17:05:00Z"/>
                    <w:lang w:val="de-DE"/>
                  </w:rPr>
                </w:rPrChange>
              </w:rPr>
            </w:pPr>
            <w:ins w:id="23896" w:author="Thomas Dietz" w:date="2012-08-08T17:05:00Z">
              <w:r w:rsidRPr="009F3611">
                <w:rPr>
                  <w:rPrChange w:id="23897"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23898" w:author="Thomas Dietz" w:date="2012-08-08T17:05:00Z"/>
                <w:rPrChange w:id="23899" w:author="Thomas Dietz" w:date="2012-08-08T17:05:00Z">
                  <w:rPr>
                    <w:ins w:id="23900" w:author="Thomas Dietz" w:date="2012-08-08T17:05:00Z"/>
                    <w:lang w:val="de-DE"/>
                  </w:rPr>
                </w:rPrChange>
              </w:rPr>
            </w:pPr>
            <w:ins w:id="23901" w:author="Thomas Dietz" w:date="2012-08-08T17:05:00Z">
              <w:r w:rsidRPr="009F3611">
                <w:rPr>
                  <w:rPrChange w:id="23902"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23903" w:author="Thomas Dietz" w:date="2012-08-08T17:05:00Z"/>
                <w:rPrChange w:id="23904" w:author="Thomas Dietz" w:date="2012-08-08T17:05:00Z">
                  <w:rPr>
                    <w:ins w:id="23905" w:author="Thomas Dietz" w:date="2012-08-08T17:05:00Z"/>
                    <w:lang w:val="de-DE"/>
                  </w:rPr>
                </w:rPrChange>
              </w:rPr>
            </w:pPr>
            <w:ins w:id="23906" w:author="Thomas Dietz" w:date="2012-08-08T17:05:00Z">
              <w:r w:rsidRPr="009F3611">
                <w:rPr>
                  <w:rPrChange w:id="23907"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23908" w:author="Thomas Dietz" w:date="2012-08-08T17:05:00Z"/>
                <w:rPrChange w:id="23909" w:author="Thomas Dietz" w:date="2012-08-08T17:05:00Z">
                  <w:rPr>
                    <w:ins w:id="23910" w:author="Thomas Dietz" w:date="2012-08-08T17:05:00Z"/>
                    <w:lang w:val="de-DE"/>
                  </w:rPr>
                </w:rPrChange>
              </w:rPr>
            </w:pPr>
          </w:p>
          <w:p w14:paraId="2D95496F" w14:textId="77777777" w:rsidR="009F3611" w:rsidRPr="009F3611" w:rsidRDefault="009F3611" w:rsidP="009F3611">
            <w:pPr>
              <w:pStyle w:val="XML1"/>
              <w:rPr>
                <w:ins w:id="23911" w:author="Thomas Dietz" w:date="2012-08-08T17:05:00Z"/>
                <w:rPrChange w:id="23912" w:author="Thomas Dietz" w:date="2012-08-08T17:05:00Z">
                  <w:rPr>
                    <w:ins w:id="23913" w:author="Thomas Dietz" w:date="2012-08-08T17:05:00Z"/>
                    <w:lang w:val="de-DE"/>
                  </w:rPr>
                </w:rPrChange>
              </w:rPr>
            </w:pPr>
            <w:ins w:id="23914" w:author="Thomas Dietz" w:date="2012-08-08T17:05:00Z">
              <w:r w:rsidRPr="009F3611">
                <w:rPr>
                  <w:rPrChange w:id="23915"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23916" w:author="Thomas Dietz" w:date="2012-08-08T17:05:00Z"/>
                <w:rPrChange w:id="23917" w:author="Thomas Dietz" w:date="2012-08-08T17:05:00Z">
                  <w:rPr>
                    <w:ins w:id="23918" w:author="Thomas Dietz" w:date="2012-08-08T17:05:00Z"/>
                    <w:lang w:val="de-DE"/>
                  </w:rPr>
                </w:rPrChange>
              </w:rPr>
            </w:pPr>
            <w:ins w:id="23919" w:author="Thomas Dietz" w:date="2012-08-08T17:05:00Z">
              <w:r w:rsidRPr="009F3611">
                <w:rPr>
                  <w:rPrChange w:id="23920" w:author="Thomas Dietz" w:date="2012-08-08T17:05:00Z">
                    <w:rPr>
                      <w:lang w:val="de-DE"/>
                    </w:rPr>
                  </w:rPrChange>
                </w:rPr>
                <w:t xml:space="preserve">      follows: </w:t>
              </w:r>
            </w:ins>
          </w:p>
          <w:p w14:paraId="4BDF6A5B" w14:textId="77777777" w:rsidR="009F3611" w:rsidRPr="009F3611" w:rsidRDefault="009F3611" w:rsidP="009F3611">
            <w:pPr>
              <w:pStyle w:val="XML1"/>
              <w:rPr>
                <w:ins w:id="23921" w:author="Thomas Dietz" w:date="2012-08-08T17:05:00Z"/>
                <w:rPrChange w:id="23922" w:author="Thomas Dietz" w:date="2012-08-08T17:05:00Z">
                  <w:rPr>
                    <w:ins w:id="23923" w:author="Thomas Dietz" w:date="2012-08-08T17:05:00Z"/>
                    <w:lang w:val="de-DE"/>
                  </w:rPr>
                </w:rPrChange>
              </w:rPr>
            </w:pPr>
          </w:p>
          <w:p w14:paraId="54FFF0BC" w14:textId="77777777" w:rsidR="009F3611" w:rsidRPr="009F3611" w:rsidRDefault="009F3611" w:rsidP="009F3611">
            <w:pPr>
              <w:pStyle w:val="XML1"/>
              <w:rPr>
                <w:ins w:id="23924" w:author="Thomas Dietz" w:date="2012-08-08T17:05:00Z"/>
                <w:rPrChange w:id="23925" w:author="Thomas Dietz" w:date="2012-08-08T17:05:00Z">
                  <w:rPr>
                    <w:ins w:id="23926" w:author="Thomas Dietz" w:date="2012-08-08T17:05:00Z"/>
                    <w:lang w:val="de-DE"/>
                  </w:rPr>
                </w:rPrChange>
              </w:rPr>
            </w:pPr>
            <w:ins w:id="23927" w:author="Thomas Dietz" w:date="2012-08-08T17:05:00Z">
              <w:r w:rsidRPr="009F3611">
                <w:rPr>
                  <w:rPrChange w:id="23928"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23929" w:author="Thomas Dietz" w:date="2012-08-08T17:05:00Z"/>
                <w:rPrChange w:id="23930" w:author="Thomas Dietz" w:date="2012-08-08T17:05:00Z">
                  <w:rPr>
                    <w:ins w:id="23931" w:author="Thomas Dietz" w:date="2012-08-08T17:05:00Z"/>
                    <w:lang w:val="de-DE"/>
                  </w:rPr>
                </w:rPrChange>
              </w:rPr>
            </w:pPr>
            <w:ins w:id="23932" w:author="Thomas Dietz" w:date="2012-08-08T17:05:00Z">
              <w:r w:rsidRPr="009F3611">
                <w:rPr>
                  <w:rPrChange w:id="23933" w:author="Thomas Dietz" w:date="2012-08-08T17:05:00Z">
                    <w:rPr>
                      <w:lang w:val="de-DE"/>
                    </w:rPr>
                  </w:rPrChange>
                </w:rPr>
                <w:t xml:space="preserve">        operations to identify the configuration point.</w:t>
              </w:r>
            </w:ins>
          </w:p>
          <w:p w14:paraId="53A15020" w14:textId="77777777" w:rsidR="009F3611" w:rsidRPr="009F3611" w:rsidRDefault="009F3611" w:rsidP="009F3611">
            <w:pPr>
              <w:pStyle w:val="XML1"/>
              <w:rPr>
                <w:ins w:id="23934" w:author="Thomas Dietz" w:date="2012-08-08T17:05:00Z"/>
                <w:rPrChange w:id="23935" w:author="Thomas Dietz" w:date="2012-08-08T17:05:00Z">
                  <w:rPr>
                    <w:ins w:id="23936" w:author="Thomas Dietz" w:date="2012-08-08T17:05:00Z"/>
                    <w:lang w:val="de-DE"/>
                  </w:rPr>
                </w:rPrChange>
              </w:rPr>
            </w:pPr>
            <w:ins w:id="23937" w:author="Thomas Dietz" w:date="2012-08-08T17:05:00Z">
              <w:r w:rsidRPr="009F3611">
                <w:rPr>
                  <w:rPrChange w:id="23938"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23939" w:author="Thomas Dietz" w:date="2012-08-08T17:05:00Z"/>
                <w:rPrChange w:id="23940" w:author="Thomas Dietz" w:date="2012-08-08T17:05:00Z">
                  <w:rPr>
                    <w:ins w:id="23941" w:author="Thomas Dietz" w:date="2012-08-08T17:05:00Z"/>
                    <w:lang w:val="de-DE"/>
                  </w:rPr>
                </w:rPrChange>
              </w:rPr>
            </w:pPr>
            <w:ins w:id="23942" w:author="Thomas Dietz" w:date="2012-08-08T17:05:00Z">
              <w:r w:rsidRPr="009F3611">
                <w:rPr>
                  <w:rPrChange w:id="23943"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23944" w:author="Thomas Dietz" w:date="2012-08-08T17:05:00Z"/>
                <w:rPrChange w:id="23945" w:author="Thomas Dietz" w:date="2012-08-08T17:05:00Z">
                  <w:rPr>
                    <w:ins w:id="23946" w:author="Thomas Dietz" w:date="2012-08-08T17:05:00Z"/>
                    <w:lang w:val="de-DE"/>
                  </w:rPr>
                </w:rPrChange>
              </w:rPr>
            </w:pPr>
            <w:ins w:id="23947" w:author="Thomas Dietz" w:date="2012-08-08T17:05:00Z">
              <w:r w:rsidRPr="009F3611">
                <w:rPr>
                  <w:rPrChange w:id="23948" w:author="Thomas Dietz" w:date="2012-08-08T17:05:00Z">
                    <w:rPr>
                      <w:lang w:val="de-DE"/>
                    </w:rPr>
                  </w:rPrChange>
                </w:rPr>
                <w:t xml:space="preserve">        value found in the XML RPC data.</w:t>
              </w:r>
            </w:ins>
          </w:p>
          <w:p w14:paraId="4060729E" w14:textId="77777777" w:rsidR="009F3611" w:rsidRPr="009F3611" w:rsidRDefault="009F3611" w:rsidP="009F3611">
            <w:pPr>
              <w:pStyle w:val="XML1"/>
              <w:rPr>
                <w:ins w:id="23949" w:author="Thomas Dietz" w:date="2012-08-08T17:05:00Z"/>
                <w:rPrChange w:id="23950" w:author="Thomas Dietz" w:date="2012-08-08T17:05:00Z">
                  <w:rPr>
                    <w:ins w:id="23951" w:author="Thomas Dietz" w:date="2012-08-08T17:05:00Z"/>
                    <w:lang w:val="de-DE"/>
                  </w:rPr>
                </w:rPrChange>
              </w:rPr>
            </w:pPr>
            <w:ins w:id="23952" w:author="Thomas Dietz" w:date="2012-08-08T17:05:00Z">
              <w:r w:rsidRPr="009F3611">
                <w:rPr>
                  <w:rPrChange w:id="23953"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23954" w:author="Thomas Dietz" w:date="2012-08-08T17:05:00Z"/>
                <w:rPrChange w:id="23955" w:author="Thomas Dietz" w:date="2012-08-08T17:05:00Z">
                  <w:rPr>
                    <w:ins w:id="23956" w:author="Thomas Dietz" w:date="2012-08-08T17:05:00Z"/>
                    <w:lang w:val="de-DE"/>
                  </w:rPr>
                </w:rPrChange>
              </w:rPr>
            </w:pPr>
            <w:ins w:id="23957" w:author="Thomas Dietz" w:date="2012-08-08T17:05:00Z">
              <w:r w:rsidRPr="009F3611">
                <w:rPr>
                  <w:rPrChange w:id="23958" w:author="Thomas Dietz" w:date="2012-08-08T17:05:00Z">
                    <w:rPr>
                      <w:lang w:val="de-DE"/>
                    </w:rPr>
                  </w:rPrChange>
                </w:rPr>
                <w:t xml:space="preserve">        does not exist. If the element already exists, a</w:t>
              </w:r>
            </w:ins>
          </w:p>
          <w:p w14:paraId="310945AE" w14:textId="77777777" w:rsidR="009F3611" w:rsidRPr="009F3611" w:rsidRDefault="009F3611" w:rsidP="009F3611">
            <w:pPr>
              <w:pStyle w:val="XML1"/>
              <w:rPr>
                <w:ins w:id="23959" w:author="Thomas Dietz" w:date="2012-08-08T17:05:00Z"/>
                <w:rPrChange w:id="23960" w:author="Thomas Dietz" w:date="2012-08-08T17:05:00Z">
                  <w:rPr>
                    <w:ins w:id="23961" w:author="Thomas Dietz" w:date="2012-08-08T17:05:00Z"/>
                    <w:lang w:val="de-DE"/>
                  </w:rPr>
                </w:rPrChange>
              </w:rPr>
            </w:pPr>
            <w:ins w:id="23962" w:author="Thomas Dietz" w:date="2012-08-08T17:05:00Z">
              <w:r w:rsidRPr="009F3611">
                <w:rPr>
                  <w:rPrChange w:id="23963" w:author="Thomas Dietz" w:date="2012-08-08T17:05:00Z">
                    <w:rPr>
                      <w:lang w:val="de-DE"/>
                    </w:rPr>
                  </w:rPrChange>
                </w:rPr>
                <w:t xml:space="preserve">        'data</w:t>
              </w:r>
              <w:r w:rsidRPr="009F3611">
                <w:rPr>
                  <w:rFonts w:ascii="MS Mincho" w:eastAsia="MS Mincho" w:hAnsi="MS Mincho" w:cs="MS Mincho"/>
                  <w:rPrChange w:id="23964" w:author="Thomas Dietz" w:date="2012-08-08T17:05:00Z">
                    <w:rPr>
                      <w:rFonts w:ascii="MS Mincho" w:eastAsia="MS Mincho" w:hAnsi="MS Mincho" w:cs="MS Mincho"/>
                      <w:lang w:val="de-DE"/>
                    </w:rPr>
                  </w:rPrChange>
                </w:rPr>
                <w:t>‑</w:t>
              </w:r>
              <w:r w:rsidRPr="009F3611">
                <w:rPr>
                  <w:rPrChange w:id="23965" w:author="Thomas Dietz" w:date="2012-08-08T17:05:00Z">
                    <w:rPr>
                      <w:lang w:val="de-DE"/>
                    </w:rPr>
                  </w:rPrChange>
                </w:rPr>
                <w:t>exists' error is returned.</w:t>
              </w:r>
            </w:ins>
          </w:p>
          <w:p w14:paraId="4BC2E52C" w14:textId="77777777" w:rsidR="009F3611" w:rsidRPr="009F3611" w:rsidRDefault="009F3611" w:rsidP="009F3611">
            <w:pPr>
              <w:pStyle w:val="XML1"/>
              <w:rPr>
                <w:ins w:id="23966" w:author="Thomas Dietz" w:date="2012-08-08T17:05:00Z"/>
                <w:rPrChange w:id="23967" w:author="Thomas Dietz" w:date="2012-08-08T17:05:00Z">
                  <w:rPr>
                    <w:ins w:id="23968" w:author="Thomas Dietz" w:date="2012-08-08T17:05:00Z"/>
                    <w:lang w:val="de-DE"/>
                  </w:rPr>
                </w:rPrChange>
              </w:rPr>
            </w:pPr>
            <w:ins w:id="23969" w:author="Thomas Dietz" w:date="2012-08-08T17:05:00Z">
              <w:r w:rsidRPr="009F3611">
                <w:rPr>
                  <w:rPrChange w:id="23970"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23971" w:author="Thomas Dietz" w:date="2012-08-08T17:05:00Z"/>
                <w:rPrChange w:id="23972" w:author="Thomas Dietz" w:date="2012-08-08T17:05:00Z">
                  <w:rPr>
                    <w:ins w:id="23973" w:author="Thomas Dietz" w:date="2012-08-08T17:05:00Z"/>
                    <w:lang w:val="de-DE"/>
                  </w:rPr>
                </w:rPrChange>
              </w:rPr>
            </w:pPr>
            <w:ins w:id="23974" w:author="Thomas Dietz" w:date="2012-08-08T17:05:00Z">
              <w:r w:rsidRPr="009F3611">
                <w:rPr>
                  <w:rPrChange w:id="23975" w:author="Thomas Dietz" w:date="2012-08-08T17:05:00Z">
                    <w:rPr>
                      <w:lang w:val="de-DE"/>
                    </w:rPr>
                  </w:rPrChange>
                </w:rPr>
                <w:t xml:space="preserve">        exists. If the element does not exist, a 'data</w:t>
              </w:r>
              <w:r w:rsidRPr="009F3611">
                <w:rPr>
                  <w:rFonts w:ascii="MS Mincho" w:eastAsia="MS Mincho" w:hAnsi="MS Mincho" w:cs="MS Mincho"/>
                  <w:rPrChange w:id="23976" w:author="Thomas Dietz" w:date="2012-08-08T17:05:00Z">
                    <w:rPr>
                      <w:rFonts w:ascii="MS Mincho" w:eastAsia="MS Mincho" w:hAnsi="MS Mincho" w:cs="MS Mincho"/>
                      <w:lang w:val="de-DE"/>
                    </w:rPr>
                  </w:rPrChange>
                </w:rPr>
                <w:t>‑</w:t>
              </w:r>
              <w:r w:rsidRPr="009F3611">
                <w:rPr>
                  <w:rPrChange w:id="23977" w:author="Thomas Dietz" w:date="2012-08-08T17:05:00Z">
                    <w:rPr>
                      <w:lang w:val="de-DE"/>
                    </w:rPr>
                  </w:rPrChange>
                </w:rPr>
                <w:t>missing'</w:t>
              </w:r>
            </w:ins>
          </w:p>
          <w:p w14:paraId="10DF4A62" w14:textId="77777777" w:rsidR="009F3611" w:rsidRPr="009F3611" w:rsidRDefault="009F3611" w:rsidP="009F3611">
            <w:pPr>
              <w:pStyle w:val="XML1"/>
              <w:rPr>
                <w:ins w:id="23978" w:author="Thomas Dietz" w:date="2012-08-08T17:05:00Z"/>
                <w:rPrChange w:id="23979" w:author="Thomas Dietz" w:date="2012-08-08T17:05:00Z">
                  <w:rPr>
                    <w:ins w:id="23980" w:author="Thomas Dietz" w:date="2012-08-08T17:05:00Z"/>
                    <w:lang w:val="de-DE"/>
                  </w:rPr>
                </w:rPrChange>
              </w:rPr>
            </w:pPr>
            <w:ins w:id="23981" w:author="Thomas Dietz" w:date="2012-08-08T17:05:00Z">
              <w:r w:rsidRPr="009F3611">
                <w:rPr>
                  <w:rPrChange w:id="23982" w:author="Thomas Dietz" w:date="2012-08-08T17:05:00Z">
                    <w:rPr>
                      <w:lang w:val="de-DE"/>
                    </w:rPr>
                  </w:rPrChange>
                </w:rPr>
                <w:t xml:space="preserve">        error is returned.";</w:t>
              </w:r>
            </w:ins>
          </w:p>
          <w:p w14:paraId="61355689" w14:textId="77777777" w:rsidR="009F3611" w:rsidRPr="009F3611" w:rsidRDefault="009F3611" w:rsidP="009F3611">
            <w:pPr>
              <w:pStyle w:val="XML1"/>
              <w:rPr>
                <w:ins w:id="23983" w:author="Thomas Dietz" w:date="2012-08-08T17:05:00Z"/>
                <w:rPrChange w:id="23984" w:author="Thomas Dietz" w:date="2012-08-08T17:05:00Z">
                  <w:rPr>
                    <w:ins w:id="23985" w:author="Thomas Dietz" w:date="2012-08-08T17:05:00Z"/>
                    <w:lang w:val="de-DE"/>
                  </w:rPr>
                </w:rPrChange>
              </w:rPr>
            </w:pPr>
            <w:ins w:id="23986" w:author="Thomas Dietz" w:date="2012-08-08T17:05:00Z">
              <w:r w:rsidRPr="009F3611">
                <w:rPr>
                  <w:rPrChange w:id="23987" w:author="Thomas Dietz" w:date="2012-08-08T17:05:00Z">
                    <w:rPr>
                      <w:lang w:val="de-DE"/>
                    </w:rPr>
                  </w:rPrChange>
                </w:rPr>
                <w:t xml:space="preserve">    leaf id {</w:t>
              </w:r>
            </w:ins>
          </w:p>
          <w:p w14:paraId="5645A3CE" w14:textId="77777777" w:rsidR="009F3611" w:rsidRPr="009F3611" w:rsidRDefault="009F3611" w:rsidP="009F3611">
            <w:pPr>
              <w:pStyle w:val="XML1"/>
              <w:rPr>
                <w:ins w:id="23988" w:author="Thomas Dietz" w:date="2012-08-08T17:05:00Z"/>
                <w:rPrChange w:id="23989" w:author="Thomas Dietz" w:date="2012-08-08T17:05:00Z">
                  <w:rPr>
                    <w:ins w:id="23990" w:author="Thomas Dietz" w:date="2012-08-08T17:05:00Z"/>
                    <w:lang w:val="de-DE"/>
                  </w:rPr>
                </w:rPrChange>
              </w:rPr>
            </w:pPr>
            <w:ins w:id="23991" w:author="Thomas Dietz" w:date="2012-08-08T17:05:00Z">
              <w:r w:rsidRPr="009F3611">
                <w:rPr>
                  <w:rPrChange w:id="23992" w:author="Thomas Dietz" w:date="2012-08-08T17:05:00Z">
                    <w:rPr>
                      <w:lang w:val="de-DE"/>
                    </w:rPr>
                  </w:rPrChange>
                </w:rPr>
                <w:t xml:space="preserve">      type OFConfigId;</w:t>
              </w:r>
            </w:ins>
          </w:p>
          <w:p w14:paraId="48A9EE1A" w14:textId="77777777" w:rsidR="009F3611" w:rsidRPr="009F3611" w:rsidRDefault="009F3611" w:rsidP="009F3611">
            <w:pPr>
              <w:pStyle w:val="XML1"/>
              <w:rPr>
                <w:ins w:id="23993" w:author="Thomas Dietz" w:date="2012-08-08T17:05:00Z"/>
                <w:rPrChange w:id="23994" w:author="Thomas Dietz" w:date="2012-08-08T17:05:00Z">
                  <w:rPr>
                    <w:ins w:id="23995" w:author="Thomas Dietz" w:date="2012-08-08T17:05:00Z"/>
                    <w:lang w:val="de-DE"/>
                  </w:rPr>
                </w:rPrChange>
              </w:rPr>
            </w:pPr>
            <w:ins w:id="23996" w:author="Thomas Dietz" w:date="2012-08-08T17:05:00Z">
              <w:r w:rsidRPr="009F3611">
                <w:rPr>
                  <w:rPrChange w:id="23997" w:author="Thomas Dietz" w:date="2012-08-08T17:05:00Z">
                    <w:rPr>
                      <w:lang w:val="de-DE"/>
                    </w:rPr>
                  </w:rPrChange>
                </w:rPr>
                <w:t xml:space="preserve">      mandatory true;</w:t>
              </w:r>
            </w:ins>
          </w:p>
          <w:p w14:paraId="3A20343C" w14:textId="77777777" w:rsidR="009F3611" w:rsidRPr="009F3611" w:rsidRDefault="009F3611" w:rsidP="009F3611">
            <w:pPr>
              <w:pStyle w:val="XML1"/>
              <w:rPr>
                <w:ins w:id="23998" w:author="Thomas Dietz" w:date="2012-08-08T17:05:00Z"/>
                <w:rPrChange w:id="23999" w:author="Thomas Dietz" w:date="2012-08-08T17:05:00Z">
                  <w:rPr>
                    <w:ins w:id="24000" w:author="Thomas Dietz" w:date="2012-08-08T17:05:00Z"/>
                    <w:lang w:val="de-DE"/>
                  </w:rPr>
                </w:rPrChange>
              </w:rPr>
            </w:pPr>
            <w:ins w:id="24001" w:author="Thomas Dietz" w:date="2012-08-08T17:05:00Z">
              <w:r w:rsidRPr="009F3611">
                <w:rPr>
                  <w:rPrChange w:id="24002"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24003" w:author="Thomas Dietz" w:date="2012-08-08T17:05:00Z"/>
                <w:rPrChange w:id="24004" w:author="Thomas Dietz" w:date="2012-08-08T17:05:00Z">
                  <w:rPr>
                    <w:ins w:id="24005" w:author="Thomas Dietz" w:date="2012-08-08T17:05:00Z"/>
                    <w:lang w:val="de-DE"/>
                  </w:rPr>
                </w:rPrChange>
              </w:rPr>
            </w:pPr>
            <w:ins w:id="24006" w:author="Thomas Dietz" w:date="2012-08-08T17:05:00Z">
              <w:r w:rsidRPr="009F3611">
                <w:rPr>
                  <w:rPrChange w:id="24007"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24008" w:author="Thomas Dietz" w:date="2012-08-08T17:05:00Z"/>
                <w:rPrChange w:id="24009" w:author="Thomas Dietz" w:date="2012-08-08T17:05:00Z">
                  <w:rPr>
                    <w:ins w:id="24010" w:author="Thomas Dietz" w:date="2012-08-08T17:05:00Z"/>
                    <w:lang w:val="de-DE"/>
                  </w:rPr>
                </w:rPrChange>
              </w:rPr>
            </w:pPr>
            <w:ins w:id="24011" w:author="Thomas Dietz" w:date="2012-08-08T17:05:00Z">
              <w:r w:rsidRPr="009F3611">
                <w:rPr>
                  <w:rPrChange w:id="24012"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24013" w:author="Thomas Dietz" w:date="2012-08-08T17:05:00Z"/>
                <w:rPrChange w:id="24014" w:author="Thomas Dietz" w:date="2012-08-08T17:05:00Z">
                  <w:rPr>
                    <w:ins w:id="24015" w:author="Thomas Dietz" w:date="2012-08-08T17:05:00Z"/>
                    <w:lang w:val="de-DE"/>
                  </w:rPr>
                </w:rPrChange>
              </w:rPr>
            </w:pPr>
          </w:p>
          <w:p w14:paraId="52E47298" w14:textId="77777777" w:rsidR="009F3611" w:rsidRPr="009F3611" w:rsidRDefault="009F3611" w:rsidP="009F3611">
            <w:pPr>
              <w:pStyle w:val="XML1"/>
              <w:rPr>
                <w:ins w:id="24016" w:author="Thomas Dietz" w:date="2012-08-08T17:05:00Z"/>
                <w:rPrChange w:id="24017" w:author="Thomas Dietz" w:date="2012-08-08T17:05:00Z">
                  <w:rPr>
                    <w:ins w:id="24018" w:author="Thomas Dietz" w:date="2012-08-08T17:05:00Z"/>
                    <w:lang w:val="de-DE"/>
                  </w:rPr>
                </w:rPrChange>
              </w:rPr>
            </w:pPr>
            <w:ins w:id="24019" w:author="Thomas Dietz" w:date="2012-08-08T17:05:00Z">
              <w:r w:rsidRPr="009F3611">
                <w:rPr>
                  <w:rPrChange w:id="24020"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24021" w:author="Thomas Dietz" w:date="2012-08-08T17:05:00Z"/>
                <w:rPrChange w:id="24022" w:author="Thomas Dietz" w:date="2012-08-08T17:05:00Z">
                  <w:rPr>
                    <w:ins w:id="24023" w:author="Thomas Dietz" w:date="2012-08-08T17:05:00Z"/>
                    <w:lang w:val="de-DE"/>
                  </w:rPr>
                </w:rPrChange>
              </w:rPr>
            </w:pPr>
            <w:ins w:id="24024" w:author="Thomas Dietz" w:date="2012-08-08T17:05:00Z">
              <w:r w:rsidRPr="009F3611">
                <w:rPr>
                  <w:rPrChange w:id="24025" w:author="Thomas Dietz" w:date="2012-08-08T17:05:00Z">
                    <w:rPr>
                      <w:lang w:val="de-DE"/>
                    </w:rPr>
                  </w:rPrChange>
                </w:rPr>
                <w:t xml:space="preserve">        point.";</w:t>
              </w:r>
            </w:ins>
          </w:p>
          <w:p w14:paraId="0C23537D" w14:textId="77777777" w:rsidR="009F3611" w:rsidRPr="009F3611" w:rsidRDefault="009F3611" w:rsidP="009F3611">
            <w:pPr>
              <w:pStyle w:val="XML1"/>
              <w:rPr>
                <w:ins w:id="24026" w:author="Thomas Dietz" w:date="2012-08-08T17:05:00Z"/>
                <w:rPrChange w:id="24027" w:author="Thomas Dietz" w:date="2012-08-08T17:05:00Z">
                  <w:rPr>
                    <w:ins w:id="24028" w:author="Thomas Dietz" w:date="2012-08-08T17:05:00Z"/>
                    <w:lang w:val="de-DE"/>
                  </w:rPr>
                </w:rPrChange>
              </w:rPr>
            </w:pPr>
            <w:ins w:id="24029" w:author="Thomas Dietz" w:date="2012-08-08T17:05:00Z">
              <w:r w:rsidRPr="009F3611">
                <w:rPr>
                  <w:rPrChange w:id="24030" w:author="Thomas Dietz" w:date="2012-08-08T17:05:00Z">
                    <w:rPr>
                      <w:lang w:val="de-DE"/>
                    </w:rPr>
                  </w:rPrChange>
                </w:rPr>
                <w:t xml:space="preserve">    }</w:t>
              </w:r>
            </w:ins>
          </w:p>
          <w:p w14:paraId="42468D7E" w14:textId="77777777" w:rsidR="009F3611" w:rsidRPr="009F3611" w:rsidRDefault="009F3611" w:rsidP="009F3611">
            <w:pPr>
              <w:pStyle w:val="XML1"/>
              <w:rPr>
                <w:ins w:id="24031" w:author="Thomas Dietz" w:date="2012-08-08T17:05:00Z"/>
                <w:rPrChange w:id="24032" w:author="Thomas Dietz" w:date="2012-08-08T17:05:00Z">
                  <w:rPr>
                    <w:ins w:id="24033" w:author="Thomas Dietz" w:date="2012-08-08T17:05:00Z"/>
                    <w:lang w:val="de-DE"/>
                  </w:rPr>
                </w:rPrChange>
              </w:rPr>
            </w:pPr>
            <w:ins w:id="24034" w:author="Thomas Dietz" w:date="2012-08-08T17:05:00Z">
              <w:r w:rsidRPr="009F3611">
                <w:rPr>
                  <w:rPrChange w:id="24035" w:author="Thomas Dietz" w:date="2012-08-08T17:05:00Z">
                    <w:rPr>
                      <w:lang w:val="de-DE"/>
                    </w:rPr>
                  </w:rPrChange>
                </w:rPr>
                <w:t xml:space="preserve">    leaf uri {</w:t>
              </w:r>
            </w:ins>
          </w:p>
          <w:p w14:paraId="27AF059F" w14:textId="77777777" w:rsidR="009F3611" w:rsidRPr="009F3611" w:rsidRDefault="009F3611" w:rsidP="009F3611">
            <w:pPr>
              <w:pStyle w:val="XML1"/>
              <w:rPr>
                <w:ins w:id="24036" w:author="Thomas Dietz" w:date="2012-08-08T17:05:00Z"/>
                <w:rPrChange w:id="24037" w:author="Thomas Dietz" w:date="2012-08-08T17:05:00Z">
                  <w:rPr>
                    <w:ins w:id="24038" w:author="Thomas Dietz" w:date="2012-08-08T17:05:00Z"/>
                    <w:lang w:val="de-DE"/>
                  </w:rPr>
                </w:rPrChange>
              </w:rPr>
            </w:pPr>
            <w:ins w:id="24039" w:author="Thomas Dietz" w:date="2012-08-08T17:05:00Z">
              <w:r w:rsidRPr="009F3611">
                <w:rPr>
                  <w:rPrChange w:id="24040" w:author="Thomas Dietz" w:date="2012-08-08T17:05:00Z">
                    <w:rPr>
                      <w:lang w:val="de-DE"/>
                    </w:rPr>
                  </w:rPrChange>
                </w:rPr>
                <w:t xml:space="preserve">      type inet:uri;</w:t>
              </w:r>
            </w:ins>
          </w:p>
          <w:p w14:paraId="00777F5B" w14:textId="77777777" w:rsidR="009F3611" w:rsidRPr="009F3611" w:rsidRDefault="009F3611" w:rsidP="009F3611">
            <w:pPr>
              <w:pStyle w:val="XML1"/>
              <w:rPr>
                <w:ins w:id="24041" w:author="Thomas Dietz" w:date="2012-08-08T17:05:00Z"/>
                <w:rPrChange w:id="24042" w:author="Thomas Dietz" w:date="2012-08-08T17:05:00Z">
                  <w:rPr>
                    <w:ins w:id="24043" w:author="Thomas Dietz" w:date="2012-08-08T17:05:00Z"/>
                    <w:lang w:val="de-DE"/>
                  </w:rPr>
                </w:rPrChange>
              </w:rPr>
            </w:pPr>
            <w:ins w:id="24044" w:author="Thomas Dietz" w:date="2012-08-08T17:05:00Z">
              <w:r w:rsidRPr="009F3611">
                <w:rPr>
                  <w:rPrChange w:id="24045" w:author="Thomas Dietz" w:date="2012-08-08T17:05:00Z">
                    <w:rPr>
                      <w:lang w:val="de-DE"/>
                    </w:rPr>
                  </w:rPrChange>
                </w:rPr>
                <w:t xml:space="preserve">      mandatory true;</w:t>
              </w:r>
            </w:ins>
          </w:p>
          <w:p w14:paraId="035D6A54" w14:textId="77777777" w:rsidR="009F3611" w:rsidRPr="009F3611" w:rsidRDefault="009F3611" w:rsidP="009F3611">
            <w:pPr>
              <w:pStyle w:val="XML1"/>
              <w:rPr>
                <w:ins w:id="24046" w:author="Thomas Dietz" w:date="2012-08-08T17:05:00Z"/>
                <w:rPrChange w:id="24047" w:author="Thomas Dietz" w:date="2012-08-08T17:05:00Z">
                  <w:rPr>
                    <w:ins w:id="24048" w:author="Thomas Dietz" w:date="2012-08-08T17:05:00Z"/>
                    <w:lang w:val="de-DE"/>
                  </w:rPr>
                </w:rPrChange>
              </w:rPr>
            </w:pPr>
            <w:ins w:id="24049" w:author="Thomas Dietz" w:date="2012-08-08T17:05:00Z">
              <w:r w:rsidRPr="009F3611">
                <w:rPr>
                  <w:rPrChange w:id="24050" w:author="Thomas Dietz" w:date="2012-08-08T17:05:00Z">
                    <w:rPr>
                      <w:lang w:val="de-DE"/>
                    </w:rPr>
                  </w:rPrChange>
                </w:rPr>
                <w:t xml:space="preserve">      description "A locator of the Configuration Point.  It </w:t>
              </w:r>
            </w:ins>
          </w:p>
          <w:p w14:paraId="31C4C8B2" w14:textId="77777777" w:rsidR="009F3611" w:rsidRPr="009F3611" w:rsidRDefault="009F3611" w:rsidP="009F3611">
            <w:pPr>
              <w:pStyle w:val="XML1"/>
              <w:rPr>
                <w:ins w:id="24051" w:author="Thomas Dietz" w:date="2012-08-08T17:05:00Z"/>
                <w:rPrChange w:id="24052" w:author="Thomas Dietz" w:date="2012-08-08T17:05:00Z">
                  <w:rPr>
                    <w:ins w:id="24053" w:author="Thomas Dietz" w:date="2012-08-08T17:05:00Z"/>
                    <w:lang w:val="de-DE"/>
                  </w:rPr>
                </w:rPrChange>
              </w:rPr>
            </w:pPr>
            <w:ins w:id="24054" w:author="Thomas Dietz" w:date="2012-08-08T17:05:00Z">
              <w:r w:rsidRPr="009F3611">
                <w:rPr>
                  <w:rPrChange w:id="24055"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24056" w:author="Thomas Dietz" w:date="2012-08-08T17:05:00Z"/>
                <w:rPrChange w:id="24057" w:author="Thomas Dietz" w:date="2012-08-08T17:05:00Z">
                  <w:rPr>
                    <w:ins w:id="24058" w:author="Thomas Dietz" w:date="2012-08-08T17:05:00Z"/>
                    <w:lang w:val="de-DE"/>
                  </w:rPr>
                </w:rPrChange>
              </w:rPr>
            </w:pPr>
            <w:ins w:id="24059" w:author="Thomas Dietz" w:date="2012-08-08T17:05:00Z">
              <w:r w:rsidRPr="009F3611">
                <w:rPr>
                  <w:rPrChange w:id="24060"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24061" w:author="Thomas Dietz" w:date="2012-08-08T17:05:00Z"/>
                <w:rPrChange w:id="24062" w:author="Thomas Dietz" w:date="2012-08-08T17:05:00Z">
                  <w:rPr>
                    <w:ins w:id="24063" w:author="Thomas Dietz" w:date="2012-08-08T17:05:00Z"/>
                    <w:lang w:val="de-DE"/>
                  </w:rPr>
                </w:rPrChange>
              </w:rPr>
            </w:pPr>
            <w:ins w:id="24064" w:author="Thomas Dietz" w:date="2012-08-08T17:05:00Z">
              <w:r w:rsidRPr="009F3611">
                <w:rPr>
                  <w:rPrChange w:id="24065" w:author="Thomas Dietz" w:date="2012-08-08T17:05:00Z">
                    <w:rPr>
                      <w:lang w:val="de-DE"/>
                    </w:rPr>
                  </w:rPrChange>
                </w:rPr>
                <w:t xml:space="preserve">        for the OpenFlow Capable Switch to connect to the </w:t>
              </w:r>
            </w:ins>
          </w:p>
          <w:p w14:paraId="26D85CE5" w14:textId="77777777" w:rsidR="009F3611" w:rsidRPr="009F3611" w:rsidRDefault="009F3611" w:rsidP="009F3611">
            <w:pPr>
              <w:pStyle w:val="XML1"/>
              <w:rPr>
                <w:ins w:id="24066" w:author="Thomas Dietz" w:date="2012-08-08T17:05:00Z"/>
                <w:rPrChange w:id="24067" w:author="Thomas Dietz" w:date="2012-08-08T17:05:00Z">
                  <w:rPr>
                    <w:ins w:id="24068" w:author="Thomas Dietz" w:date="2012-08-08T17:05:00Z"/>
                    <w:lang w:val="de-DE"/>
                  </w:rPr>
                </w:rPrChange>
              </w:rPr>
            </w:pPr>
            <w:ins w:id="24069" w:author="Thomas Dietz" w:date="2012-08-08T17:05:00Z">
              <w:r w:rsidRPr="009F3611">
                <w:rPr>
                  <w:rPrChange w:id="24070"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24071" w:author="Thomas Dietz" w:date="2012-08-08T17:05:00Z"/>
                <w:rPrChange w:id="24072" w:author="Thomas Dietz" w:date="2012-08-08T17:05:00Z">
                  <w:rPr>
                    <w:ins w:id="24073" w:author="Thomas Dietz" w:date="2012-08-08T17:05:00Z"/>
                    <w:lang w:val="de-DE"/>
                  </w:rPr>
                </w:rPrChange>
              </w:rPr>
            </w:pPr>
            <w:ins w:id="24074" w:author="Thomas Dietz" w:date="2012-08-08T17:05:00Z">
              <w:r w:rsidRPr="009F3611">
                <w:rPr>
                  <w:rPrChange w:id="24075" w:author="Thomas Dietz" w:date="2012-08-08T17:05:00Z">
                    <w:rPr>
                      <w:lang w:val="de-DE"/>
                    </w:rPr>
                  </w:rPrChange>
                </w:rPr>
                <w:t xml:space="preserve">        disconnected.  Such information MAY include, for example, </w:t>
              </w:r>
            </w:ins>
          </w:p>
          <w:p w14:paraId="5A002F5B" w14:textId="77777777" w:rsidR="009F3611" w:rsidRPr="009F3611" w:rsidRDefault="009F3611" w:rsidP="009F3611">
            <w:pPr>
              <w:pStyle w:val="XML1"/>
              <w:rPr>
                <w:ins w:id="24076" w:author="Thomas Dietz" w:date="2012-08-08T17:05:00Z"/>
                <w:rPrChange w:id="24077" w:author="Thomas Dietz" w:date="2012-08-08T17:05:00Z">
                  <w:rPr>
                    <w:ins w:id="24078" w:author="Thomas Dietz" w:date="2012-08-08T17:05:00Z"/>
                    <w:lang w:val="de-DE"/>
                  </w:rPr>
                </w:rPrChange>
              </w:rPr>
            </w:pPr>
            <w:ins w:id="24079" w:author="Thomas Dietz" w:date="2012-08-08T17:05:00Z">
              <w:r w:rsidRPr="009F3611">
                <w:rPr>
                  <w:rPrChange w:id="24080"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24081" w:author="Thomas Dietz" w:date="2012-08-08T17:05:00Z"/>
                <w:rPrChange w:id="24082" w:author="Thomas Dietz" w:date="2012-08-08T17:05:00Z">
                  <w:rPr>
                    <w:ins w:id="24083" w:author="Thomas Dietz" w:date="2012-08-08T17:05:00Z"/>
                    <w:lang w:val="de-DE"/>
                  </w:rPr>
                </w:rPrChange>
              </w:rPr>
            </w:pPr>
            <w:ins w:id="24084" w:author="Thomas Dietz" w:date="2012-08-08T17:05:00Z">
              <w:r w:rsidRPr="009F3611">
                <w:rPr>
                  <w:rPrChange w:id="24085" w:author="Thomas Dietz" w:date="2012-08-08T17:05:00Z">
                    <w:rPr>
                      <w:lang w:val="de-DE"/>
                    </w:rPr>
                  </w:rPrChange>
                </w:rPr>
                <w:t xml:space="preserve">        number, etc.</w:t>
              </w:r>
            </w:ins>
          </w:p>
          <w:p w14:paraId="40983605" w14:textId="77777777" w:rsidR="009F3611" w:rsidRPr="009F3611" w:rsidRDefault="009F3611" w:rsidP="009F3611">
            <w:pPr>
              <w:pStyle w:val="XML1"/>
              <w:rPr>
                <w:ins w:id="24086" w:author="Thomas Dietz" w:date="2012-08-08T17:05:00Z"/>
                <w:rPrChange w:id="24087" w:author="Thomas Dietz" w:date="2012-08-08T17:05:00Z">
                  <w:rPr>
                    <w:ins w:id="24088" w:author="Thomas Dietz" w:date="2012-08-08T17:05:00Z"/>
                    <w:lang w:val="de-DE"/>
                  </w:rPr>
                </w:rPrChange>
              </w:rPr>
            </w:pPr>
          </w:p>
          <w:p w14:paraId="2A5D3137" w14:textId="77777777" w:rsidR="009F3611" w:rsidRPr="009F3611" w:rsidRDefault="009F3611" w:rsidP="009F3611">
            <w:pPr>
              <w:pStyle w:val="XML1"/>
              <w:rPr>
                <w:ins w:id="24089" w:author="Thomas Dietz" w:date="2012-08-08T17:05:00Z"/>
                <w:rPrChange w:id="24090" w:author="Thomas Dietz" w:date="2012-08-08T17:05:00Z">
                  <w:rPr>
                    <w:ins w:id="24091" w:author="Thomas Dietz" w:date="2012-08-08T17:05:00Z"/>
                    <w:lang w:val="de-DE"/>
                  </w:rPr>
                </w:rPrChange>
              </w:rPr>
            </w:pPr>
            <w:ins w:id="24092" w:author="Thomas Dietz" w:date="2012-08-08T17:05:00Z">
              <w:r w:rsidRPr="009F3611">
                <w:rPr>
                  <w:rPrChange w:id="24093"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24094" w:author="Thomas Dietz" w:date="2012-08-08T17:05:00Z"/>
                <w:rPrChange w:id="24095" w:author="Thomas Dietz" w:date="2012-08-08T17:05:00Z">
                  <w:rPr>
                    <w:ins w:id="24096" w:author="Thomas Dietz" w:date="2012-08-08T17:05:00Z"/>
                    <w:lang w:val="de-DE"/>
                  </w:rPr>
                </w:rPrChange>
              </w:rPr>
            </w:pPr>
            <w:ins w:id="24097" w:author="Thomas Dietz" w:date="2012-08-08T17:05:00Z">
              <w:r w:rsidRPr="009F3611">
                <w:rPr>
                  <w:rPrChange w:id="24098"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24099" w:author="Thomas Dietz" w:date="2012-08-08T17:05:00Z"/>
                <w:rPrChange w:id="24100" w:author="Thomas Dietz" w:date="2012-08-08T17:05:00Z">
                  <w:rPr>
                    <w:ins w:id="24101" w:author="Thomas Dietz" w:date="2012-08-08T17:05:00Z"/>
                    <w:lang w:val="de-DE"/>
                  </w:rPr>
                </w:rPrChange>
              </w:rPr>
            </w:pPr>
            <w:ins w:id="24102" w:author="Thomas Dietz" w:date="2012-08-08T17:05:00Z">
              <w:r w:rsidRPr="009F3611">
                <w:rPr>
                  <w:rPrChange w:id="24103"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24104" w:author="Thomas Dietz" w:date="2012-08-08T17:05:00Z"/>
                <w:rPrChange w:id="24105" w:author="Thomas Dietz" w:date="2012-08-08T17:05:00Z">
                  <w:rPr>
                    <w:ins w:id="24106" w:author="Thomas Dietz" w:date="2012-08-08T17:05:00Z"/>
                    <w:lang w:val="de-DE"/>
                  </w:rPr>
                </w:rPrChange>
              </w:rPr>
            </w:pPr>
            <w:ins w:id="24107" w:author="Thomas Dietz" w:date="2012-08-08T17:05:00Z">
              <w:r w:rsidRPr="009F3611">
                <w:rPr>
                  <w:rPrChange w:id="24108" w:author="Thomas Dietz" w:date="2012-08-08T17:05:00Z">
                    <w:rPr>
                      <w:lang w:val="de-DE"/>
                    </w:rPr>
                  </w:rPrChange>
                </w:rPr>
                <w:lastRenderedPageBreak/>
                <w:t xml:space="preserve">        element does not exist, a 'data-missing' error is</w:t>
              </w:r>
            </w:ins>
          </w:p>
          <w:p w14:paraId="06CAFD20" w14:textId="77777777" w:rsidR="009F3611" w:rsidRPr="009F3611" w:rsidRDefault="009F3611" w:rsidP="009F3611">
            <w:pPr>
              <w:pStyle w:val="XML1"/>
              <w:rPr>
                <w:ins w:id="24109" w:author="Thomas Dietz" w:date="2012-08-08T17:05:00Z"/>
                <w:rPrChange w:id="24110" w:author="Thomas Dietz" w:date="2012-08-08T17:05:00Z">
                  <w:rPr>
                    <w:ins w:id="24111" w:author="Thomas Dietz" w:date="2012-08-08T17:05:00Z"/>
                    <w:lang w:val="de-DE"/>
                  </w:rPr>
                </w:rPrChange>
              </w:rPr>
            </w:pPr>
            <w:ins w:id="24112" w:author="Thomas Dietz" w:date="2012-08-08T17:05:00Z">
              <w:r w:rsidRPr="009F3611">
                <w:rPr>
                  <w:rPrChange w:id="24113" w:author="Thomas Dietz" w:date="2012-08-08T17:05:00Z">
                    <w:rPr>
                      <w:lang w:val="de-DE"/>
                    </w:rPr>
                  </w:rPrChange>
                </w:rPr>
                <w:t xml:space="preserve">        returned.";</w:t>
              </w:r>
            </w:ins>
          </w:p>
          <w:p w14:paraId="345D6195" w14:textId="77777777" w:rsidR="009F3611" w:rsidRPr="009F3611" w:rsidRDefault="009F3611" w:rsidP="009F3611">
            <w:pPr>
              <w:pStyle w:val="XML1"/>
              <w:rPr>
                <w:ins w:id="24114" w:author="Thomas Dietz" w:date="2012-08-08T17:05:00Z"/>
                <w:rPrChange w:id="24115" w:author="Thomas Dietz" w:date="2012-08-08T17:05:00Z">
                  <w:rPr>
                    <w:ins w:id="24116" w:author="Thomas Dietz" w:date="2012-08-08T17:05:00Z"/>
                    <w:lang w:val="de-DE"/>
                  </w:rPr>
                </w:rPrChange>
              </w:rPr>
            </w:pPr>
            <w:ins w:id="24117" w:author="Thomas Dietz" w:date="2012-08-08T17:05:00Z">
              <w:r w:rsidRPr="009F3611">
                <w:rPr>
                  <w:rPrChange w:id="24118" w:author="Thomas Dietz" w:date="2012-08-08T17:05:00Z">
                    <w:rPr>
                      <w:lang w:val="de-DE"/>
                    </w:rPr>
                  </w:rPrChange>
                </w:rPr>
                <w:t xml:space="preserve">    }</w:t>
              </w:r>
            </w:ins>
          </w:p>
          <w:p w14:paraId="7D756A5D" w14:textId="77777777" w:rsidR="009F3611" w:rsidRPr="009F3611" w:rsidRDefault="009F3611" w:rsidP="009F3611">
            <w:pPr>
              <w:pStyle w:val="XML1"/>
              <w:rPr>
                <w:ins w:id="24119" w:author="Thomas Dietz" w:date="2012-08-08T17:05:00Z"/>
                <w:rPrChange w:id="24120" w:author="Thomas Dietz" w:date="2012-08-08T17:05:00Z">
                  <w:rPr>
                    <w:ins w:id="24121" w:author="Thomas Dietz" w:date="2012-08-08T17:05:00Z"/>
                    <w:lang w:val="de-DE"/>
                  </w:rPr>
                </w:rPrChange>
              </w:rPr>
            </w:pPr>
            <w:ins w:id="24122" w:author="Thomas Dietz" w:date="2012-08-08T17:05:00Z">
              <w:r w:rsidRPr="009F3611">
                <w:rPr>
                  <w:rPrChange w:id="24123" w:author="Thomas Dietz" w:date="2012-08-08T17:05:00Z">
                    <w:rPr>
                      <w:lang w:val="de-DE"/>
                    </w:rPr>
                  </w:rPrChange>
                </w:rPr>
                <w:t xml:space="preserve">    leaf protocol {</w:t>
              </w:r>
            </w:ins>
          </w:p>
          <w:p w14:paraId="1C7E7ECD" w14:textId="77777777" w:rsidR="009F3611" w:rsidRPr="009F3611" w:rsidRDefault="009F3611" w:rsidP="009F3611">
            <w:pPr>
              <w:pStyle w:val="XML1"/>
              <w:rPr>
                <w:ins w:id="24124" w:author="Thomas Dietz" w:date="2012-08-08T17:05:00Z"/>
                <w:rPrChange w:id="24125" w:author="Thomas Dietz" w:date="2012-08-08T17:05:00Z">
                  <w:rPr>
                    <w:ins w:id="24126" w:author="Thomas Dietz" w:date="2012-08-08T17:05:00Z"/>
                    <w:lang w:val="de-DE"/>
                  </w:rPr>
                </w:rPrChange>
              </w:rPr>
            </w:pPr>
            <w:ins w:id="24127" w:author="Thomas Dietz" w:date="2012-08-08T17:05:00Z">
              <w:r w:rsidRPr="009F3611">
                <w:rPr>
                  <w:rPrChange w:id="24128"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24129" w:author="Thomas Dietz" w:date="2012-08-08T17:05:00Z"/>
                <w:rPrChange w:id="24130" w:author="Thomas Dietz" w:date="2012-08-08T17:05:00Z">
                  <w:rPr>
                    <w:ins w:id="24131" w:author="Thomas Dietz" w:date="2012-08-08T17:05:00Z"/>
                    <w:lang w:val="de-DE"/>
                  </w:rPr>
                </w:rPrChange>
              </w:rPr>
            </w:pPr>
            <w:ins w:id="24132" w:author="Thomas Dietz" w:date="2012-08-08T17:05:00Z">
              <w:r w:rsidRPr="009F3611">
                <w:rPr>
                  <w:rPrChange w:id="24133" w:author="Thomas Dietz" w:date="2012-08-08T17:05:00Z">
                    <w:rPr>
                      <w:lang w:val="de-DE"/>
                    </w:rPr>
                  </w:rPrChange>
                </w:rPr>
                <w:t xml:space="preserve">      default "ssh";</w:t>
              </w:r>
            </w:ins>
          </w:p>
          <w:p w14:paraId="350F90D3" w14:textId="77777777" w:rsidR="009F3611" w:rsidRPr="009F3611" w:rsidRDefault="009F3611" w:rsidP="009F3611">
            <w:pPr>
              <w:pStyle w:val="XML1"/>
              <w:rPr>
                <w:ins w:id="24134" w:author="Thomas Dietz" w:date="2012-08-08T17:05:00Z"/>
                <w:rPrChange w:id="24135" w:author="Thomas Dietz" w:date="2012-08-08T17:05:00Z">
                  <w:rPr>
                    <w:ins w:id="24136" w:author="Thomas Dietz" w:date="2012-08-08T17:05:00Z"/>
                    <w:lang w:val="de-DE"/>
                  </w:rPr>
                </w:rPrChange>
              </w:rPr>
            </w:pPr>
            <w:ins w:id="24137" w:author="Thomas Dietz" w:date="2012-08-08T17:05:00Z">
              <w:r w:rsidRPr="009F3611">
                <w:rPr>
                  <w:rPrChange w:id="24138"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24139" w:author="Thomas Dietz" w:date="2012-08-08T17:05:00Z"/>
                <w:rPrChange w:id="24140" w:author="Thomas Dietz" w:date="2012-08-08T17:05:00Z">
                  <w:rPr>
                    <w:ins w:id="24141" w:author="Thomas Dietz" w:date="2012-08-08T17:05:00Z"/>
                    <w:lang w:val="de-DE"/>
                  </w:rPr>
                </w:rPrChange>
              </w:rPr>
            </w:pPr>
            <w:ins w:id="24142" w:author="Thomas Dietz" w:date="2012-08-08T17:05:00Z">
              <w:r w:rsidRPr="009F3611">
                <w:rPr>
                  <w:rPrChange w:id="24143"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24144" w:author="Thomas Dietz" w:date="2012-08-08T17:05:00Z"/>
                <w:rPrChange w:id="24145" w:author="Thomas Dietz" w:date="2012-08-08T17:05:00Z">
                  <w:rPr>
                    <w:ins w:id="24146" w:author="Thomas Dietz" w:date="2012-08-08T17:05:00Z"/>
                    <w:lang w:val="de-DE"/>
                  </w:rPr>
                </w:rPrChange>
              </w:rPr>
            </w:pPr>
            <w:ins w:id="24147" w:author="Thomas Dietz" w:date="2012-08-08T17:05:00Z">
              <w:r w:rsidRPr="009F3611">
                <w:rPr>
                  <w:rPrChange w:id="24148" w:author="Thomas Dietz" w:date="2012-08-08T17:05:00Z">
                    <w:rPr>
                      <w:lang w:val="de-DE"/>
                    </w:rPr>
                  </w:rPrChange>
                </w:rPr>
                <w:t xml:space="preserve">        Capable Switch.</w:t>
              </w:r>
            </w:ins>
          </w:p>
          <w:p w14:paraId="2D65F93B" w14:textId="77777777" w:rsidR="009F3611" w:rsidRPr="009F3611" w:rsidRDefault="009F3611" w:rsidP="009F3611">
            <w:pPr>
              <w:pStyle w:val="XML1"/>
              <w:rPr>
                <w:ins w:id="24149" w:author="Thomas Dietz" w:date="2012-08-08T17:05:00Z"/>
                <w:rPrChange w:id="24150" w:author="Thomas Dietz" w:date="2012-08-08T17:05:00Z">
                  <w:rPr>
                    <w:ins w:id="24151" w:author="Thomas Dietz" w:date="2012-08-08T17:05:00Z"/>
                    <w:lang w:val="de-DE"/>
                  </w:rPr>
                </w:rPrChange>
              </w:rPr>
            </w:pPr>
          </w:p>
          <w:p w14:paraId="3C17145E" w14:textId="77777777" w:rsidR="009F3611" w:rsidRPr="009F3611" w:rsidRDefault="009F3611" w:rsidP="009F3611">
            <w:pPr>
              <w:pStyle w:val="XML1"/>
              <w:rPr>
                <w:ins w:id="24152" w:author="Thomas Dietz" w:date="2012-08-08T17:05:00Z"/>
                <w:rPrChange w:id="24153" w:author="Thomas Dietz" w:date="2012-08-08T17:05:00Z">
                  <w:rPr>
                    <w:ins w:id="24154" w:author="Thomas Dietz" w:date="2012-08-08T17:05:00Z"/>
                    <w:lang w:val="de-DE"/>
                  </w:rPr>
                </w:rPrChange>
              </w:rPr>
            </w:pPr>
            <w:ins w:id="24155" w:author="Thomas Dietz" w:date="2012-08-08T17:05:00Z">
              <w:r w:rsidRPr="009F3611">
                <w:rPr>
                  <w:rPrChange w:id="24156"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24157" w:author="Thomas Dietz" w:date="2012-08-08T17:05:00Z"/>
                <w:rPrChange w:id="24158" w:author="Thomas Dietz" w:date="2012-08-08T17:05:00Z">
                  <w:rPr>
                    <w:ins w:id="24159" w:author="Thomas Dietz" w:date="2012-08-08T17:05:00Z"/>
                    <w:lang w:val="de-DE"/>
                  </w:rPr>
                </w:rPrChange>
              </w:rPr>
            </w:pPr>
            <w:ins w:id="24160" w:author="Thomas Dietz" w:date="2012-08-08T17:05:00Z">
              <w:r w:rsidRPr="009F3611">
                <w:rPr>
                  <w:rPrChange w:id="24161" w:author="Thomas Dietz" w:date="2012-08-08T17:05:00Z">
                    <w:rPr>
                      <w:lang w:val="de-DE"/>
                    </w:rPr>
                  </w:rPrChange>
                </w:rPr>
                <w:t xml:space="preserve">        defaults to 'ssh'.";</w:t>
              </w:r>
            </w:ins>
          </w:p>
          <w:p w14:paraId="13C06BF8" w14:textId="77777777" w:rsidR="009F3611" w:rsidRPr="009F3611" w:rsidRDefault="009F3611" w:rsidP="009F3611">
            <w:pPr>
              <w:pStyle w:val="XML1"/>
              <w:rPr>
                <w:ins w:id="24162" w:author="Thomas Dietz" w:date="2012-08-08T17:05:00Z"/>
                <w:rPrChange w:id="24163" w:author="Thomas Dietz" w:date="2012-08-08T17:05:00Z">
                  <w:rPr>
                    <w:ins w:id="24164" w:author="Thomas Dietz" w:date="2012-08-08T17:05:00Z"/>
                    <w:lang w:val="de-DE"/>
                  </w:rPr>
                </w:rPrChange>
              </w:rPr>
            </w:pPr>
            <w:ins w:id="24165" w:author="Thomas Dietz" w:date="2012-08-08T17:05:00Z">
              <w:r w:rsidRPr="009F3611">
                <w:rPr>
                  <w:rPrChange w:id="24166"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24167" w:author="Thomas Dietz" w:date="2012-08-08T17:05:00Z"/>
                <w:rPrChange w:id="24168" w:author="Thomas Dietz" w:date="2012-08-08T17:05:00Z">
                  <w:rPr>
                    <w:ins w:id="24169" w:author="Thomas Dietz" w:date="2012-08-08T17:05:00Z"/>
                    <w:lang w:val="de-DE"/>
                  </w:rPr>
                </w:rPrChange>
              </w:rPr>
            </w:pPr>
            <w:ins w:id="24170" w:author="Thomas Dietz" w:date="2012-08-08T17:05:00Z">
              <w:r w:rsidRPr="009F3611">
                <w:rPr>
                  <w:rPrChange w:id="24171"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24172" w:author="Thomas Dietz" w:date="2012-08-08T17:05:00Z"/>
                <w:rPrChange w:id="24173" w:author="Thomas Dietz" w:date="2012-08-08T17:05:00Z">
                  <w:rPr>
                    <w:ins w:id="24174" w:author="Thomas Dietz" w:date="2012-08-08T17:05:00Z"/>
                    <w:lang w:val="de-DE"/>
                  </w:rPr>
                </w:rPrChange>
              </w:rPr>
            </w:pPr>
            <w:ins w:id="24175" w:author="Thomas Dietz" w:date="2012-08-08T17:05:00Z">
              <w:r w:rsidRPr="009F3611">
                <w:rPr>
                  <w:rPrChange w:id="24176"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24177" w:author="Thomas Dietz" w:date="2012-08-08T17:05:00Z"/>
                <w:rPrChange w:id="24178" w:author="Thomas Dietz" w:date="2012-08-08T17:05:00Z">
                  <w:rPr>
                    <w:ins w:id="24179" w:author="Thomas Dietz" w:date="2012-08-08T17:05:00Z"/>
                    <w:lang w:val="de-DE"/>
                  </w:rPr>
                </w:rPrChange>
              </w:rPr>
            </w:pPr>
            <w:ins w:id="24180" w:author="Thomas Dietz" w:date="2012-08-08T17:05:00Z">
              <w:r w:rsidRPr="009F3611">
                <w:rPr>
                  <w:rPrChange w:id="24181" w:author="Thomas Dietz" w:date="2012-08-08T17:05:00Z">
                    <w:rPr>
                      <w:lang w:val="de-DE"/>
                    </w:rPr>
                  </w:rPrChange>
                </w:rPr>
                <w:t xml:space="preserve">    }</w:t>
              </w:r>
            </w:ins>
          </w:p>
          <w:p w14:paraId="1B2D402B" w14:textId="77777777" w:rsidR="009F3611" w:rsidRPr="009F3611" w:rsidRDefault="009F3611" w:rsidP="009F3611">
            <w:pPr>
              <w:pStyle w:val="XML1"/>
              <w:rPr>
                <w:ins w:id="24182" w:author="Thomas Dietz" w:date="2012-08-08T17:05:00Z"/>
                <w:rPrChange w:id="24183" w:author="Thomas Dietz" w:date="2012-08-08T17:05:00Z">
                  <w:rPr>
                    <w:ins w:id="24184" w:author="Thomas Dietz" w:date="2012-08-08T17:05:00Z"/>
                    <w:lang w:val="de-DE"/>
                  </w:rPr>
                </w:rPrChange>
              </w:rPr>
            </w:pPr>
            <w:ins w:id="24185" w:author="Thomas Dietz" w:date="2012-08-08T17:05:00Z">
              <w:r w:rsidRPr="009F3611">
                <w:rPr>
                  <w:rPrChange w:id="24186" w:author="Thomas Dietz" w:date="2012-08-08T17:05:00Z">
                    <w:rPr>
                      <w:lang w:val="de-DE"/>
                    </w:rPr>
                  </w:rPrChange>
                </w:rPr>
                <w:t xml:space="preserve">  }</w:t>
              </w:r>
            </w:ins>
          </w:p>
          <w:p w14:paraId="32037A87" w14:textId="77777777" w:rsidR="009F3611" w:rsidRPr="009F3611" w:rsidRDefault="009F3611" w:rsidP="009F3611">
            <w:pPr>
              <w:pStyle w:val="XML1"/>
              <w:rPr>
                <w:ins w:id="24187" w:author="Thomas Dietz" w:date="2012-08-08T17:05:00Z"/>
                <w:rPrChange w:id="24188" w:author="Thomas Dietz" w:date="2012-08-08T17:05:00Z">
                  <w:rPr>
                    <w:ins w:id="24189" w:author="Thomas Dietz" w:date="2012-08-08T17:05:00Z"/>
                    <w:lang w:val="de-DE"/>
                  </w:rPr>
                </w:rPrChange>
              </w:rPr>
            </w:pPr>
          </w:p>
          <w:p w14:paraId="4A805CC4" w14:textId="77777777" w:rsidR="009F3611" w:rsidRPr="009F3611" w:rsidRDefault="009F3611" w:rsidP="009F3611">
            <w:pPr>
              <w:pStyle w:val="XML1"/>
              <w:rPr>
                <w:ins w:id="24190" w:author="Thomas Dietz" w:date="2012-08-08T17:05:00Z"/>
                <w:rPrChange w:id="24191" w:author="Thomas Dietz" w:date="2012-08-08T17:05:00Z">
                  <w:rPr>
                    <w:ins w:id="24192" w:author="Thomas Dietz" w:date="2012-08-08T17:05:00Z"/>
                    <w:lang w:val="de-DE"/>
                  </w:rPr>
                </w:rPrChange>
              </w:rPr>
            </w:pPr>
            <w:ins w:id="24193" w:author="Thomas Dietz" w:date="2012-08-08T17:05:00Z">
              <w:r w:rsidRPr="009F3611">
                <w:rPr>
                  <w:rPrChange w:id="24194"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24195" w:author="Thomas Dietz" w:date="2012-08-08T17:05:00Z"/>
                <w:rPrChange w:id="24196" w:author="Thomas Dietz" w:date="2012-08-08T17:05:00Z">
                  <w:rPr>
                    <w:ins w:id="24197" w:author="Thomas Dietz" w:date="2012-08-08T17:05:00Z"/>
                    <w:lang w:val="de-DE"/>
                  </w:rPr>
                </w:rPrChange>
              </w:rPr>
            </w:pPr>
            <w:ins w:id="24198" w:author="Thomas Dietz" w:date="2012-08-08T17:05:00Z">
              <w:r w:rsidRPr="009F3611">
                <w:rPr>
                  <w:rPrChange w:id="24199"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24200" w:author="Thomas Dietz" w:date="2012-08-08T17:05:00Z"/>
                <w:rPrChange w:id="24201" w:author="Thomas Dietz" w:date="2012-08-08T17:05:00Z">
                  <w:rPr>
                    <w:ins w:id="24202" w:author="Thomas Dietz" w:date="2012-08-08T17:05:00Z"/>
                    <w:lang w:val="de-DE"/>
                  </w:rPr>
                </w:rPrChange>
              </w:rPr>
            </w:pPr>
            <w:ins w:id="24203" w:author="Thomas Dietz" w:date="2012-08-08T17:05:00Z">
              <w:r w:rsidRPr="009F3611">
                <w:rPr>
                  <w:rPrChange w:id="24204"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24205" w:author="Thomas Dietz" w:date="2012-08-08T17:05:00Z"/>
                <w:rPrChange w:id="24206" w:author="Thomas Dietz" w:date="2012-08-08T17:05:00Z">
                  <w:rPr>
                    <w:ins w:id="24207" w:author="Thomas Dietz" w:date="2012-08-08T17:05:00Z"/>
                    <w:lang w:val="de-DE"/>
                  </w:rPr>
                </w:rPrChange>
              </w:rPr>
            </w:pPr>
          </w:p>
          <w:p w14:paraId="1AFBA865" w14:textId="77777777" w:rsidR="009F3611" w:rsidRPr="009F3611" w:rsidRDefault="009F3611" w:rsidP="009F3611">
            <w:pPr>
              <w:pStyle w:val="XML1"/>
              <w:rPr>
                <w:ins w:id="24208" w:author="Thomas Dietz" w:date="2012-08-08T17:05:00Z"/>
                <w:rPrChange w:id="24209" w:author="Thomas Dietz" w:date="2012-08-08T17:05:00Z">
                  <w:rPr>
                    <w:ins w:id="24210" w:author="Thomas Dietz" w:date="2012-08-08T17:05:00Z"/>
                    <w:lang w:val="de-DE"/>
                  </w:rPr>
                </w:rPrChange>
              </w:rPr>
            </w:pPr>
            <w:ins w:id="24211" w:author="Thomas Dietz" w:date="2012-08-08T17:05:00Z">
              <w:r w:rsidRPr="009F3611">
                <w:rPr>
                  <w:rPrChange w:id="24212"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24213" w:author="Thomas Dietz" w:date="2012-08-08T17:05:00Z"/>
                <w:rPrChange w:id="24214" w:author="Thomas Dietz" w:date="2012-08-08T17:05:00Z">
                  <w:rPr>
                    <w:ins w:id="24215" w:author="Thomas Dietz" w:date="2012-08-08T17:05:00Z"/>
                    <w:lang w:val="de-DE"/>
                  </w:rPr>
                </w:rPrChange>
              </w:rPr>
            </w:pPr>
            <w:ins w:id="24216" w:author="Thomas Dietz" w:date="2012-08-08T17:05:00Z">
              <w:r w:rsidRPr="009F3611">
                <w:rPr>
                  <w:rPrChange w:id="24217"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24218" w:author="Thomas Dietz" w:date="2012-08-08T17:05:00Z"/>
                <w:rPrChange w:id="24219" w:author="Thomas Dietz" w:date="2012-08-08T17:05:00Z">
                  <w:rPr>
                    <w:ins w:id="24220" w:author="Thomas Dietz" w:date="2012-08-08T17:05:00Z"/>
                    <w:lang w:val="de-DE"/>
                  </w:rPr>
                </w:rPrChange>
              </w:rPr>
            </w:pPr>
            <w:ins w:id="24221" w:author="Thomas Dietz" w:date="2012-08-08T17:05:00Z">
              <w:r w:rsidRPr="009F3611">
                <w:rPr>
                  <w:rPrChange w:id="24222" w:author="Thomas Dietz" w:date="2012-08-08T17:05:00Z">
                    <w:rPr>
                      <w:lang w:val="de-DE"/>
                    </w:rPr>
                  </w:rPrChange>
                </w:rPr>
                <w:t xml:space="preserve">      'delete'. The other NETCONF &lt;edit-config&gt; operations MUST be</w:t>
              </w:r>
            </w:ins>
          </w:p>
          <w:p w14:paraId="23F42B54" w14:textId="77777777" w:rsidR="009F3611" w:rsidRPr="009F3611" w:rsidRDefault="009F3611" w:rsidP="009F3611">
            <w:pPr>
              <w:pStyle w:val="XML1"/>
              <w:rPr>
                <w:ins w:id="24223" w:author="Thomas Dietz" w:date="2012-08-08T17:05:00Z"/>
                <w:rPrChange w:id="24224" w:author="Thomas Dietz" w:date="2012-08-08T17:05:00Z">
                  <w:rPr>
                    <w:ins w:id="24225" w:author="Thomas Dietz" w:date="2012-08-08T17:05:00Z"/>
                    <w:lang w:val="de-DE"/>
                  </w:rPr>
                </w:rPrChange>
              </w:rPr>
            </w:pPr>
            <w:ins w:id="24226" w:author="Thomas Dietz" w:date="2012-08-08T17:05:00Z">
              <w:r w:rsidRPr="009F3611">
                <w:rPr>
                  <w:rPrChange w:id="24227"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24228" w:author="Thomas Dietz" w:date="2012-08-08T17:05:00Z"/>
                <w:rPrChange w:id="24229" w:author="Thomas Dietz" w:date="2012-08-08T17:05:00Z">
                  <w:rPr>
                    <w:ins w:id="24230" w:author="Thomas Dietz" w:date="2012-08-08T17:05:00Z"/>
                    <w:lang w:val="de-DE"/>
                  </w:rPr>
                </w:rPrChange>
              </w:rPr>
            </w:pPr>
          </w:p>
          <w:p w14:paraId="4A33ECD9" w14:textId="77777777" w:rsidR="009F3611" w:rsidRPr="009F3611" w:rsidRDefault="009F3611" w:rsidP="009F3611">
            <w:pPr>
              <w:pStyle w:val="XML1"/>
              <w:rPr>
                <w:ins w:id="24231" w:author="Thomas Dietz" w:date="2012-08-08T17:05:00Z"/>
                <w:rPrChange w:id="24232" w:author="Thomas Dietz" w:date="2012-08-08T17:05:00Z">
                  <w:rPr>
                    <w:ins w:id="24233" w:author="Thomas Dietz" w:date="2012-08-08T17:05:00Z"/>
                    <w:lang w:val="de-DE"/>
                  </w:rPr>
                </w:rPrChange>
              </w:rPr>
            </w:pPr>
            <w:ins w:id="24234" w:author="Thomas Dietz" w:date="2012-08-08T17:05:00Z">
              <w:r w:rsidRPr="009F3611">
                <w:rPr>
                  <w:rPrChange w:id="24235"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24236" w:author="Thomas Dietz" w:date="2012-08-08T17:05:00Z"/>
                <w:rPrChange w:id="24237" w:author="Thomas Dietz" w:date="2012-08-08T17:05:00Z">
                  <w:rPr>
                    <w:ins w:id="24238" w:author="Thomas Dietz" w:date="2012-08-08T17:05:00Z"/>
                    <w:lang w:val="de-DE"/>
                  </w:rPr>
                </w:rPrChange>
              </w:rPr>
            </w:pPr>
            <w:ins w:id="24239" w:author="Thomas Dietz" w:date="2012-08-08T17:05:00Z">
              <w:r w:rsidRPr="009F3611">
                <w:rPr>
                  <w:rPrChange w:id="24240" w:author="Thomas Dietz" w:date="2012-08-08T17:05:00Z">
                    <w:rPr>
                      <w:lang w:val="de-DE"/>
                    </w:rPr>
                  </w:rPrChange>
                </w:rPr>
                <w:t xml:space="preserve">        operations to identify the OpenFlow Logical Switch.</w:t>
              </w:r>
            </w:ins>
          </w:p>
          <w:p w14:paraId="618AB62F" w14:textId="77777777" w:rsidR="009F3611" w:rsidRPr="009F3611" w:rsidRDefault="009F3611" w:rsidP="009F3611">
            <w:pPr>
              <w:pStyle w:val="XML1"/>
              <w:rPr>
                <w:ins w:id="24241" w:author="Thomas Dietz" w:date="2012-08-08T17:05:00Z"/>
                <w:rPrChange w:id="24242" w:author="Thomas Dietz" w:date="2012-08-08T17:05:00Z">
                  <w:rPr>
                    <w:ins w:id="24243" w:author="Thomas Dietz" w:date="2012-08-08T17:05:00Z"/>
                    <w:lang w:val="de-DE"/>
                  </w:rPr>
                </w:rPrChange>
              </w:rPr>
            </w:pPr>
            <w:ins w:id="24244" w:author="Thomas Dietz" w:date="2012-08-08T17:05:00Z">
              <w:r w:rsidRPr="009F3611">
                <w:rPr>
                  <w:rPrChange w:id="24245"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24246" w:author="Thomas Dietz" w:date="2012-08-08T17:05:00Z"/>
                <w:rPrChange w:id="24247" w:author="Thomas Dietz" w:date="2012-08-08T17:05:00Z">
                  <w:rPr>
                    <w:ins w:id="24248" w:author="Thomas Dietz" w:date="2012-08-08T17:05:00Z"/>
                    <w:lang w:val="de-DE"/>
                  </w:rPr>
                </w:rPrChange>
              </w:rPr>
            </w:pPr>
            <w:ins w:id="24249" w:author="Thomas Dietz" w:date="2012-08-08T17:05:00Z">
              <w:r w:rsidRPr="009F3611">
                <w:rPr>
                  <w:rPrChange w:id="24250" w:author="Thomas Dietz" w:date="2012-08-08T17:05:00Z">
                    <w:rPr>
                      <w:lang w:val="de-DE"/>
                    </w:rPr>
                  </w:rPrChange>
                </w:rPr>
                <w:t xml:space="preserve">        does not exist, a 'data-missing' error is returned. If the</w:t>
              </w:r>
            </w:ins>
          </w:p>
          <w:p w14:paraId="2D68FE1B" w14:textId="77777777" w:rsidR="009F3611" w:rsidRPr="009F3611" w:rsidRDefault="009F3611" w:rsidP="009F3611">
            <w:pPr>
              <w:pStyle w:val="XML1"/>
              <w:rPr>
                <w:ins w:id="24251" w:author="Thomas Dietz" w:date="2012-08-08T17:05:00Z"/>
                <w:rPrChange w:id="24252" w:author="Thomas Dietz" w:date="2012-08-08T17:05:00Z">
                  <w:rPr>
                    <w:ins w:id="24253" w:author="Thomas Dietz" w:date="2012-08-08T17:05:00Z"/>
                    <w:lang w:val="de-DE"/>
                  </w:rPr>
                </w:rPrChange>
              </w:rPr>
            </w:pPr>
            <w:ins w:id="24254" w:author="Thomas Dietz" w:date="2012-08-08T17:05:00Z">
              <w:r w:rsidRPr="009F3611">
                <w:rPr>
                  <w:rPrChange w:id="24255"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24256" w:author="Thomas Dietz" w:date="2012-08-08T17:05:00Z"/>
                <w:rPrChange w:id="24257" w:author="Thomas Dietz" w:date="2012-08-08T17:05:00Z">
                  <w:rPr>
                    <w:ins w:id="24258" w:author="Thomas Dietz" w:date="2012-08-08T17:05:00Z"/>
                    <w:lang w:val="de-DE"/>
                  </w:rPr>
                </w:rPrChange>
              </w:rPr>
            </w:pPr>
            <w:ins w:id="24259" w:author="Thomas Dietz" w:date="2012-08-08T17:05:00Z">
              <w:r w:rsidRPr="009F3611">
                <w:rPr>
                  <w:rPrChange w:id="24260" w:author="Thomas Dietz" w:date="2012-08-08T17:05:00Z">
                    <w:rPr>
                      <w:lang w:val="de-DE"/>
                    </w:rPr>
                  </w:rPrChange>
                </w:rPr>
                <w:t xml:space="preserve">        XML RPC data.</w:t>
              </w:r>
            </w:ins>
          </w:p>
          <w:p w14:paraId="1A76A7F1" w14:textId="77777777" w:rsidR="009F3611" w:rsidRPr="009F3611" w:rsidRDefault="009F3611" w:rsidP="009F3611">
            <w:pPr>
              <w:pStyle w:val="XML1"/>
              <w:rPr>
                <w:ins w:id="24261" w:author="Thomas Dietz" w:date="2012-08-08T17:05:00Z"/>
                <w:rPrChange w:id="24262" w:author="Thomas Dietz" w:date="2012-08-08T17:05:00Z">
                  <w:rPr>
                    <w:ins w:id="24263" w:author="Thomas Dietz" w:date="2012-08-08T17:05:00Z"/>
                    <w:lang w:val="de-DE"/>
                  </w:rPr>
                </w:rPrChange>
              </w:rPr>
            </w:pPr>
            <w:ins w:id="24264" w:author="Thomas Dietz" w:date="2012-08-08T17:05:00Z">
              <w:r w:rsidRPr="009F3611">
                <w:rPr>
                  <w:rPrChange w:id="24265"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24266" w:author="Thomas Dietz" w:date="2012-08-08T17:05:00Z"/>
                <w:rPrChange w:id="24267" w:author="Thomas Dietz" w:date="2012-08-08T17:05:00Z">
                  <w:rPr>
                    <w:ins w:id="24268" w:author="Thomas Dietz" w:date="2012-08-08T17:05:00Z"/>
                    <w:lang w:val="de-DE"/>
                  </w:rPr>
                </w:rPrChange>
              </w:rPr>
            </w:pPr>
            <w:ins w:id="24269" w:author="Thomas Dietz" w:date="2012-08-08T17:05:00Z">
              <w:r w:rsidRPr="009F3611">
                <w:rPr>
                  <w:rPrChange w:id="24270" w:author="Thomas Dietz" w:date="2012-08-08T17:05:00Z">
                    <w:rPr>
                      <w:lang w:val="de-DE"/>
                    </w:rPr>
                  </w:rPrChange>
                </w:rPr>
                <w:t xml:space="preserve">        error with type 'application' is returned.</w:t>
              </w:r>
            </w:ins>
          </w:p>
          <w:p w14:paraId="37F59FAB" w14:textId="77777777" w:rsidR="009F3611" w:rsidRPr="009F3611" w:rsidRDefault="009F3611" w:rsidP="009F3611">
            <w:pPr>
              <w:pStyle w:val="XML1"/>
              <w:rPr>
                <w:ins w:id="24271" w:author="Thomas Dietz" w:date="2012-08-08T17:05:00Z"/>
                <w:rPrChange w:id="24272" w:author="Thomas Dietz" w:date="2012-08-08T17:05:00Z">
                  <w:rPr>
                    <w:ins w:id="24273" w:author="Thomas Dietz" w:date="2012-08-08T17:05:00Z"/>
                    <w:lang w:val="de-DE"/>
                  </w:rPr>
                </w:rPrChange>
              </w:rPr>
            </w:pPr>
            <w:ins w:id="24274" w:author="Thomas Dietz" w:date="2012-08-08T17:05:00Z">
              <w:r w:rsidRPr="009F3611">
                <w:rPr>
                  <w:rPrChange w:id="24275"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24276" w:author="Thomas Dietz" w:date="2012-08-08T17:05:00Z"/>
                <w:rPrChange w:id="24277" w:author="Thomas Dietz" w:date="2012-08-08T17:05:00Z">
                  <w:rPr>
                    <w:ins w:id="24278" w:author="Thomas Dietz" w:date="2012-08-08T17:05:00Z"/>
                    <w:lang w:val="de-DE"/>
                  </w:rPr>
                </w:rPrChange>
              </w:rPr>
            </w:pPr>
            <w:ins w:id="24279" w:author="Thomas Dietz" w:date="2012-08-08T17:05:00Z">
              <w:r w:rsidRPr="009F3611">
                <w:rPr>
                  <w:rPrChange w:id="24280" w:author="Thomas Dietz" w:date="2012-08-08T17:05:00Z">
                    <w:rPr>
                      <w:lang w:val="de-DE"/>
                    </w:rPr>
                  </w:rPrChange>
                </w:rPr>
                <w:t xml:space="preserve">        error with type 'application' is returned.";</w:t>
              </w:r>
            </w:ins>
          </w:p>
          <w:p w14:paraId="13563273" w14:textId="77777777" w:rsidR="009F3611" w:rsidRPr="009F3611" w:rsidRDefault="009F3611" w:rsidP="009F3611">
            <w:pPr>
              <w:pStyle w:val="XML1"/>
              <w:rPr>
                <w:ins w:id="24281" w:author="Thomas Dietz" w:date="2012-08-08T17:05:00Z"/>
                <w:rPrChange w:id="24282" w:author="Thomas Dietz" w:date="2012-08-08T17:05:00Z">
                  <w:rPr>
                    <w:ins w:id="24283" w:author="Thomas Dietz" w:date="2012-08-08T17:05:00Z"/>
                    <w:lang w:val="de-DE"/>
                  </w:rPr>
                </w:rPrChange>
              </w:rPr>
            </w:pPr>
            <w:ins w:id="24284" w:author="Thomas Dietz" w:date="2012-08-08T17:05:00Z">
              <w:r w:rsidRPr="009F3611">
                <w:rPr>
                  <w:rPrChange w:id="24285" w:author="Thomas Dietz" w:date="2012-08-08T17:05:00Z">
                    <w:rPr>
                      <w:lang w:val="de-DE"/>
                    </w:rPr>
                  </w:rPrChange>
                </w:rPr>
                <w:t xml:space="preserve">    leaf id {</w:t>
              </w:r>
            </w:ins>
          </w:p>
          <w:p w14:paraId="6CDA29CF" w14:textId="77777777" w:rsidR="009F3611" w:rsidRPr="009F3611" w:rsidRDefault="009F3611" w:rsidP="009F3611">
            <w:pPr>
              <w:pStyle w:val="XML1"/>
              <w:rPr>
                <w:ins w:id="24286" w:author="Thomas Dietz" w:date="2012-08-08T17:05:00Z"/>
                <w:rPrChange w:id="24287" w:author="Thomas Dietz" w:date="2012-08-08T17:05:00Z">
                  <w:rPr>
                    <w:ins w:id="24288" w:author="Thomas Dietz" w:date="2012-08-08T17:05:00Z"/>
                    <w:lang w:val="de-DE"/>
                  </w:rPr>
                </w:rPrChange>
              </w:rPr>
            </w:pPr>
            <w:ins w:id="24289" w:author="Thomas Dietz" w:date="2012-08-08T17:05:00Z">
              <w:r w:rsidRPr="009F3611">
                <w:rPr>
                  <w:rPrChange w:id="24290" w:author="Thomas Dietz" w:date="2012-08-08T17:05:00Z">
                    <w:rPr>
                      <w:lang w:val="de-DE"/>
                    </w:rPr>
                  </w:rPrChange>
                </w:rPr>
                <w:t xml:space="preserve">      type OFConfigId;</w:t>
              </w:r>
            </w:ins>
          </w:p>
          <w:p w14:paraId="0882E7B5" w14:textId="77777777" w:rsidR="009F3611" w:rsidRPr="009F3611" w:rsidRDefault="009F3611" w:rsidP="009F3611">
            <w:pPr>
              <w:pStyle w:val="XML1"/>
              <w:rPr>
                <w:ins w:id="24291" w:author="Thomas Dietz" w:date="2012-08-08T17:05:00Z"/>
                <w:rPrChange w:id="24292" w:author="Thomas Dietz" w:date="2012-08-08T17:05:00Z">
                  <w:rPr>
                    <w:ins w:id="24293" w:author="Thomas Dietz" w:date="2012-08-08T17:05:00Z"/>
                    <w:lang w:val="de-DE"/>
                  </w:rPr>
                </w:rPrChange>
              </w:rPr>
            </w:pPr>
            <w:ins w:id="24294" w:author="Thomas Dietz" w:date="2012-08-08T17:05:00Z">
              <w:r w:rsidRPr="009F3611">
                <w:rPr>
                  <w:rPrChange w:id="24295" w:author="Thomas Dietz" w:date="2012-08-08T17:05:00Z">
                    <w:rPr>
                      <w:lang w:val="de-DE"/>
                    </w:rPr>
                  </w:rPrChange>
                </w:rPr>
                <w:t xml:space="preserve">      mandatory true;</w:t>
              </w:r>
            </w:ins>
          </w:p>
          <w:p w14:paraId="20FFC7D3" w14:textId="77777777" w:rsidR="009F3611" w:rsidRPr="009F3611" w:rsidRDefault="009F3611" w:rsidP="009F3611">
            <w:pPr>
              <w:pStyle w:val="XML1"/>
              <w:rPr>
                <w:ins w:id="24296" w:author="Thomas Dietz" w:date="2012-08-08T17:05:00Z"/>
                <w:rPrChange w:id="24297" w:author="Thomas Dietz" w:date="2012-08-08T17:05:00Z">
                  <w:rPr>
                    <w:ins w:id="24298" w:author="Thomas Dietz" w:date="2012-08-08T17:05:00Z"/>
                    <w:lang w:val="de-DE"/>
                  </w:rPr>
                </w:rPrChange>
              </w:rPr>
            </w:pPr>
            <w:ins w:id="24299" w:author="Thomas Dietz" w:date="2012-08-08T17:05:00Z">
              <w:r w:rsidRPr="009F3611">
                <w:rPr>
                  <w:rPrChange w:id="24300"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24301" w:author="Thomas Dietz" w:date="2012-08-08T17:05:00Z"/>
                <w:rPrChange w:id="24302" w:author="Thomas Dietz" w:date="2012-08-08T17:05:00Z">
                  <w:rPr>
                    <w:ins w:id="24303" w:author="Thomas Dietz" w:date="2012-08-08T17:05:00Z"/>
                    <w:lang w:val="de-DE"/>
                  </w:rPr>
                </w:rPrChange>
              </w:rPr>
            </w:pPr>
            <w:ins w:id="24304" w:author="Thomas Dietz" w:date="2012-08-08T17:05:00Z">
              <w:r w:rsidRPr="009F3611">
                <w:rPr>
                  <w:rPrChange w:id="24305"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24306" w:author="Thomas Dietz" w:date="2012-08-08T17:05:00Z"/>
                <w:rPrChange w:id="24307" w:author="Thomas Dietz" w:date="2012-08-08T17:05:00Z">
                  <w:rPr>
                    <w:ins w:id="24308" w:author="Thomas Dietz" w:date="2012-08-08T17:05:00Z"/>
                    <w:lang w:val="de-DE"/>
                  </w:rPr>
                </w:rPrChange>
              </w:rPr>
            </w:pPr>
            <w:ins w:id="24309" w:author="Thomas Dietz" w:date="2012-08-08T17:05:00Z">
              <w:r w:rsidRPr="009F3611">
                <w:rPr>
                  <w:rPrChange w:id="24310"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24311" w:author="Thomas Dietz" w:date="2012-08-08T17:05:00Z"/>
                <w:rPrChange w:id="24312" w:author="Thomas Dietz" w:date="2012-08-08T17:05:00Z">
                  <w:rPr>
                    <w:ins w:id="24313" w:author="Thomas Dietz" w:date="2012-08-08T17:05:00Z"/>
                    <w:lang w:val="de-DE"/>
                  </w:rPr>
                </w:rPrChange>
              </w:rPr>
            </w:pPr>
            <w:ins w:id="24314" w:author="Thomas Dietz" w:date="2012-08-08T17:05:00Z">
              <w:r w:rsidRPr="009F3611">
                <w:rPr>
                  <w:rPrChange w:id="24315" w:author="Thomas Dietz" w:date="2012-08-08T17:05:00Z">
                    <w:rPr>
                      <w:lang w:val="de-DE"/>
                    </w:rPr>
                  </w:rPrChange>
                </w:rPr>
                <w:t xml:space="preserve">        reboots of the OpenFlow Capable Switch.</w:t>
              </w:r>
            </w:ins>
          </w:p>
          <w:p w14:paraId="33F40919" w14:textId="77777777" w:rsidR="009F3611" w:rsidRPr="009F3611" w:rsidRDefault="009F3611" w:rsidP="009F3611">
            <w:pPr>
              <w:pStyle w:val="XML1"/>
              <w:rPr>
                <w:ins w:id="24316" w:author="Thomas Dietz" w:date="2012-08-08T17:05:00Z"/>
                <w:rPrChange w:id="24317" w:author="Thomas Dietz" w:date="2012-08-08T17:05:00Z">
                  <w:rPr>
                    <w:ins w:id="24318" w:author="Thomas Dietz" w:date="2012-08-08T17:05:00Z"/>
                    <w:lang w:val="de-DE"/>
                  </w:rPr>
                </w:rPrChange>
              </w:rPr>
            </w:pPr>
          </w:p>
          <w:p w14:paraId="340DD9BA" w14:textId="77777777" w:rsidR="009F3611" w:rsidRPr="009F3611" w:rsidRDefault="009F3611" w:rsidP="009F3611">
            <w:pPr>
              <w:pStyle w:val="XML1"/>
              <w:rPr>
                <w:ins w:id="24319" w:author="Thomas Dietz" w:date="2012-08-08T17:05:00Z"/>
                <w:rPrChange w:id="24320" w:author="Thomas Dietz" w:date="2012-08-08T17:05:00Z">
                  <w:rPr>
                    <w:ins w:id="24321" w:author="Thomas Dietz" w:date="2012-08-08T17:05:00Z"/>
                    <w:lang w:val="de-DE"/>
                  </w:rPr>
                </w:rPrChange>
              </w:rPr>
            </w:pPr>
            <w:ins w:id="24322" w:author="Thomas Dietz" w:date="2012-08-08T17:05:00Z">
              <w:r w:rsidRPr="009F3611">
                <w:rPr>
                  <w:rPrChange w:id="24323"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24324" w:author="Thomas Dietz" w:date="2012-08-08T17:05:00Z"/>
                <w:rPrChange w:id="24325" w:author="Thomas Dietz" w:date="2012-08-08T17:05:00Z">
                  <w:rPr>
                    <w:ins w:id="24326" w:author="Thomas Dietz" w:date="2012-08-08T17:05:00Z"/>
                    <w:lang w:val="de-DE"/>
                  </w:rPr>
                </w:rPrChange>
              </w:rPr>
            </w:pPr>
            <w:ins w:id="24327" w:author="Thomas Dietz" w:date="2012-08-08T17:05:00Z">
              <w:r w:rsidRPr="009F3611">
                <w:rPr>
                  <w:rPrChange w:id="24328" w:author="Thomas Dietz" w:date="2012-08-08T17:05:00Z">
                    <w:rPr>
                      <w:lang w:val="de-DE"/>
                    </w:rPr>
                  </w:rPrChange>
                </w:rPr>
                <w:t xml:space="preserve">        Logical Switch.";</w:t>
              </w:r>
            </w:ins>
          </w:p>
          <w:p w14:paraId="013BDD4C" w14:textId="77777777" w:rsidR="009F3611" w:rsidRPr="009F3611" w:rsidRDefault="009F3611" w:rsidP="009F3611">
            <w:pPr>
              <w:pStyle w:val="XML1"/>
              <w:rPr>
                <w:ins w:id="24329" w:author="Thomas Dietz" w:date="2012-08-08T17:05:00Z"/>
                <w:rPrChange w:id="24330" w:author="Thomas Dietz" w:date="2012-08-08T17:05:00Z">
                  <w:rPr>
                    <w:ins w:id="24331" w:author="Thomas Dietz" w:date="2012-08-08T17:05:00Z"/>
                    <w:lang w:val="de-DE"/>
                  </w:rPr>
                </w:rPrChange>
              </w:rPr>
            </w:pPr>
            <w:ins w:id="24332" w:author="Thomas Dietz" w:date="2012-08-08T17:05:00Z">
              <w:r w:rsidRPr="009F3611">
                <w:rPr>
                  <w:rPrChange w:id="24333" w:author="Thomas Dietz" w:date="2012-08-08T17:05:00Z">
                    <w:rPr>
                      <w:lang w:val="de-DE"/>
                    </w:rPr>
                  </w:rPrChange>
                </w:rPr>
                <w:t xml:space="preserve">    }</w:t>
              </w:r>
            </w:ins>
          </w:p>
          <w:p w14:paraId="70A565DA" w14:textId="77777777" w:rsidR="009F3611" w:rsidRPr="009F3611" w:rsidRDefault="009F3611" w:rsidP="009F3611">
            <w:pPr>
              <w:pStyle w:val="XML1"/>
              <w:rPr>
                <w:ins w:id="24334" w:author="Thomas Dietz" w:date="2012-08-08T17:05:00Z"/>
                <w:rPrChange w:id="24335" w:author="Thomas Dietz" w:date="2012-08-08T17:05:00Z">
                  <w:rPr>
                    <w:ins w:id="24336" w:author="Thomas Dietz" w:date="2012-08-08T17:05:00Z"/>
                    <w:lang w:val="de-DE"/>
                  </w:rPr>
                </w:rPrChange>
              </w:rPr>
            </w:pPr>
            <w:ins w:id="24337" w:author="Thomas Dietz" w:date="2012-08-08T17:05:00Z">
              <w:r w:rsidRPr="009F3611">
                <w:rPr>
                  <w:rPrChange w:id="24338"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24339" w:author="Thomas Dietz" w:date="2012-08-08T17:05:00Z"/>
                <w:rPrChange w:id="24340" w:author="Thomas Dietz" w:date="2012-08-08T17:05:00Z">
                  <w:rPr>
                    <w:ins w:id="24341" w:author="Thomas Dietz" w:date="2012-08-08T17:05:00Z"/>
                    <w:lang w:val="de-DE"/>
                  </w:rPr>
                </w:rPrChange>
              </w:rPr>
            </w:pPr>
            <w:ins w:id="24342" w:author="Thomas Dietz" w:date="2012-08-08T17:05:00Z">
              <w:r w:rsidRPr="009F3611">
                <w:rPr>
                  <w:rPrChange w:id="24343" w:author="Thomas Dietz" w:date="2012-08-08T17:05:00Z">
                    <w:rPr>
                      <w:lang w:val="de-DE"/>
                    </w:rPr>
                  </w:rPrChange>
                </w:rPr>
                <w:t xml:space="preserve">      config false;</w:t>
              </w:r>
            </w:ins>
          </w:p>
          <w:p w14:paraId="29352132" w14:textId="77777777" w:rsidR="009F3611" w:rsidRPr="009F3611" w:rsidRDefault="009F3611" w:rsidP="009F3611">
            <w:pPr>
              <w:pStyle w:val="XML1"/>
              <w:rPr>
                <w:ins w:id="24344" w:author="Thomas Dietz" w:date="2012-08-08T17:05:00Z"/>
                <w:rPrChange w:id="24345" w:author="Thomas Dietz" w:date="2012-08-08T17:05:00Z">
                  <w:rPr>
                    <w:ins w:id="24346" w:author="Thomas Dietz" w:date="2012-08-08T17:05:00Z"/>
                    <w:lang w:val="de-DE"/>
                  </w:rPr>
                </w:rPrChange>
              </w:rPr>
            </w:pPr>
            <w:ins w:id="24347" w:author="Thomas Dietz" w:date="2012-08-08T17:05:00Z">
              <w:r w:rsidRPr="009F3611">
                <w:rPr>
                  <w:rPrChange w:id="24348"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24349" w:author="Thomas Dietz" w:date="2012-08-08T17:05:00Z"/>
                <w:rPrChange w:id="24350" w:author="Thomas Dietz" w:date="2012-08-08T17:05:00Z">
                  <w:rPr>
                    <w:ins w:id="24351" w:author="Thomas Dietz" w:date="2012-08-08T17:05:00Z"/>
                    <w:lang w:val="de-DE"/>
                  </w:rPr>
                </w:rPrChange>
              </w:rPr>
            </w:pPr>
            <w:ins w:id="24352" w:author="Thomas Dietz" w:date="2012-08-08T17:05:00Z">
              <w:r w:rsidRPr="009F3611">
                <w:rPr>
                  <w:rPrChange w:id="24353" w:author="Thomas Dietz" w:date="2012-08-08T17:05:00Z">
                    <w:rPr>
                      <w:lang w:val="de-DE"/>
                    </w:rPr>
                  </w:rPrChange>
                </w:rPr>
                <w:t xml:space="preserve">        an OpenFlow Logical Switch MAY implement.</w:t>
              </w:r>
            </w:ins>
          </w:p>
          <w:p w14:paraId="2536AB58" w14:textId="77777777" w:rsidR="009F3611" w:rsidRPr="009F3611" w:rsidRDefault="009F3611" w:rsidP="009F3611">
            <w:pPr>
              <w:pStyle w:val="XML1"/>
              <w:rPr>
                <w:ins w:id="24354" w:author="Thomas Dietz" w:date="2012-08-08T17:05:00Z"/>
                <w:rPrChange w:id="24355" w:author="Thomas Dietz" w:date="2012-08-08T17:05:00Z">
                  <w:rPr>
                    <w:ins w:id="24356" w:author="Thomas Dietz" w:date="2012-08-08T17:05:00Z"/>
                    <w:lang w:val="de-DE"/>
                  </w:rPr>
                </w:rPrChange>
              </w:rPr>
            </w:pPr>
          </w:p>
          <w:p w14:paraId="3D582044" w14:textId="77777777" w:rsidR="009F3611" w:rsidRPr="009F3611" w:rsidRDefault="009F3611" w:rsidP="009F3611">
            <w:pPr>
              <w:pStyle w:val="XML1"/>
              <w:rPr>
                <w:ins w:id="24357" w:author="Thomas Dietz" w:date="2012-08-08T17:05:00Z"/>
                <w:rPrChange w:id="24358" w:author="Thomas Dietz" w:date="2012-08-08T17:05:00Z">
                  <w:rPr>
                    <w:ins w:id="24359" w:author="Thomas Dietz" w:date="2012-08-08T17:05:00Z"/>
                    <w:lang w:val="de-DE"/>
                  </w:rPr>
                </w:rPrChange>
              </w:rPr>
            </w:pPr>
            <w:ins w:id="24360" w:author="Thomas Dietz" w:date="2012-08-08T17:05:00Z">
              <w:r w:rsidRPr="009F3611">
                <w:rPr>
                  <w:rPrChange w:id="24361"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24362" w:author="Thomas Dietz" w:date="2012-08-08T17:05:00Z"/>
                <w:rPrChange w:id="24363" w:author="Thomas Dietz" w:date="2012-08-08T17:05:00Z">
                  <w:rPr>
                    <w:ins w:id="24364" w:author="Thomas Dietz" w:date="2012-08-08T17:05:00Z"/>
                    <w:lang w:val="de-DE"/>
                  </w:rPr>
                </w:rPrChange>
              </w:rPr>
            </w:pPr>
            <w:ins w:id="24365" w:author="Thomas Dietz" w:date="2012-08-08T17:05:00Z">
              <w:r w:rsidRPr="009F3611">
                <w:rPr>
                  <w:rPrChange w:id="24366"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24367" w:author="Thomas Dietz" w:date="2012-08-08T17:05:00Z"/>
                <w:rPrChange w:id="24368" w:author="Thomas Dietz" w:date="2012-08-08T17:05:00Z">
                  <w:rPr>
                    <w:ins w:id="24369" w:author="Thomas Dietz" w:date="2012-08-08T17:05:00Z"/>
                    <w:lang w:val="de-DE"/>
                  </w:rPr>
                </w:rPrChange>
              </w:rPr>
            </w:pPr>
            <w:ins w:id="24370" w:author="Thomas Dietz" w:date="2012-08-08T17:05:00Z">
              <w:r w:rsidRPr="009F3611">
                <w:rPr>
                  <w:rPrChange w:id="24371" w:author="Thomas Dietz" w:date="2012-08-08T17:05:00Z">
                    <w:rPr>
                      <w:lang w:val="de-DE"/>
                    </w:rPr>
                  </w:rPrChange>
                </w:rPr>
                <w:t xml:space="preserve">        data.";</w:t>
              </w:r>
            </w:ins>
          </w:p>
          <w:p w14:paraId="4769089A" w14:textId="77777777" w:rsidR="009F3611" w:rsidRPr="009F3611" w:rsidRDefault="009F3611" w:rsidP="009F3611">
            <w:pPr>
              <w:pStyle w:val="XML1"/>
              <w:rPr>
                <w:ins w:id="24372" w:author="Thomas Dietz" w:date="2012-08-08T17:05:00Z"/>
                <w:rPrChange w:id="24373" w:author="Thomas Dietz" w:date="2012-08-08T17:05:00Z">
                  <w:rPr>
                    <w:ins w:id="24374" w:author="Thomas Dietz" w:date="2012-08-08T17:05:00Z"/>
                    <w:lang w:val="de-DE"/>
                  </w:rPr>
                </w:rPrChange>
              </w:rPr>
            </w:pPr>
            <w:ins w:id="24375" w:author="Thomas Dietz" w:date="2012-08-08T17:05:00Z">
              <w:r w:rsidRPr="009F3611">
                <w:rPr>
                  <w:rPrChange w:id="24376" w:author="Thomas Dietz" w:date="2012-08-08T17:05:00Z">
                    <w:rPr>
                      <w:lang w:val="de-DE"/>
                    </w:rPr>
                  </w:rPrChange>
                </w:rPr>
                <w:lastRenderedPageBreak/>
                <w:t xml:space="preserve">      uses OFLogicalSwitchCapabilitiesType;</w:t>
              </w:r>
            </w:ins>
          </w:p>
          <w:p w14:paraId="237BE093" w14:textId="77777777" w:rsidR="009F3611" w:rsidRPr="009F3611" w:rsidRDefault="009F3611" w:rsidP="009F3611">
            <w:pPr>
              <w:pStyle w:val="XML1"/>
              <w:rPr>
                <w:ins w:id="24377" w:author="Thomas Dietz" w:date="2012-08-08T17:05:00Z"/>
                <w:rPrChange w:id="24378" w:author="Thomas Dietz" w:date="2012-08-08T17:05:00Z">
                  <w:rPr>
                    <w:ins w:id="24379" w:author="Thomas Dietz" w:date="2012-08-08T17:05:00Z"/>
                    <w:lang w:val="de-DE"/>
                  </w:rPr>
                </w:rPrChange>
              </w:rPr>
            </w:pPr>
            <w:ins w:id="24380" w:author="Thomas Dietz" w:date="2012-08-08T17:05:00Z">
              <w:r w:rsidRPr="009F3611">
                <w:rPr>
                  <w:rPrChange w:id="24381" w:author="Thomas Dietz" w:date="2012-08-08T17:05:00Z">
                    <w:rPr>
                      <w:lang w:val="de-DE"/>
                    </w:rPr>
                  </w:rPrChange>
                </w:rPr>
                <w:t xml:space="preserve">    }</w:t>
              </w:r>
            </w:ins>
          </w:p>
          <w:p w14:paraId="62633F11" w14:textId="77777777" w:rsidR="009F3611" w:rsidRPr="009F3611" w:rsidRDefault="009F3611" w:rsidP="009F3611">
            <w:pPr>
              <w:pStyle w:val="XML1"/>
              <w:rPr>
                <w:ins w:id="24382" w:author="Thomas Dietz" w:date="2012-08-08T17:05:00Z"/>
                <w:rPrChange w:id="24383" w:author="Thomas Dietz" w:date="2012-08-08T17:05:00Z">
                  <w:rPr>
                    <w:ins w:id="24384" w:author="Thomas Dietz" w:date="2012-08-08T17:05:00Z"/>
                    <w:lang w:val="de-DE"/>
                  </w:rPr>
                </w:rPrChange>
              </w:rPr>
            </w:pPr>
            <w:ins w:id="24385" w:author="Thomas Dietz" w:date="2012-08-08T17:05:00Z">
              <w:r w:rsidRPr="009F3611">
                <w:rPr>
                  <w:rPrChange w:id="24386" w:author="Thomas Dietz" w:date="2012-08-08T17:05:00Z">
                    <w:rPr>
                      <w:lang w:val="de-DE"/>
                    </w:rPr>
                  </w:rPrChange>
                </w:rPr>
                <w:t xml:space="preserve">    leaf datapath-id {</w:t>
              </w:r>
            </w:ins>
          </w:p>
          <w:p w14:paraId="14775CF3" w14:textId="77777777" w:rsidR="009F3611" w:rsidRPr="009F3611" w:rsidRDefault="009F3611" w:rsidP="009F3611">
            <w:pPr>
              <w:pStyle w:val="XML1"/>
              <w:rPr>
                <w:ins w:id="24387" w:author="Thomas Dietz" w:date="2012-08-08T17:05:00Z"/>
                <w:rPrChange w:id="24388" w:author="Thomas Dietz" w:date="2012-08-08T17:05:00Z">
                  <w:rPr>
                    <w:ins w:id="24389" w:author="Thomas Dietz" w:date="2012-08-08T17:05:00Z"/>
                    <w:lang w:val="de-DE"/>
                  </w:rPr>
                </w:rPrChange>
              </w:rPr>
            </w:pPr>
            <w:ins w:id="24390" w:author="Thomas Dietz" w:date="2012-08-08T17:05:00Z">
              <w:r w:rsidRPr="009F3611">
                <w:rPr>
                  <w:rPrChange w:id="24391"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24392" w:author="Thomas Dietz" w:date="2012-08-08T17:05:00Z"/>
                <w:rPrChange w:id="24393" w:author="Thomas Dietz" w:date="2012-08-08T17:05:00Z">
                  <w:rPr>
                    <w:ins w:id="24394" w:author="Thomas Dietz" w:date="2012-08-08T17:05:00Z"/>
                    <w:lang w:val="de-DE"/>
                  </w:rPr>
                </w:rPrChange>
              </w:rPr>
            </w:pPr>
            <w:ins w:id="24395" w:author="Thomas Dietz" w:date="2012-08-08T17:05:00Z">
              <w:r w:rsidRPr="009F3611">
                <w:rPr>
                  <w:rPrChange w:id="24396" w:author="Thomas Dietz" w:date="2012-08-08T17:05:00Z">
                    <w:rPr>
                      <w:lang w:val="de-DE"/>
                    </w:rPr>
                  </w:rPrChange>
                </w:rPr>
                <w:t xml:space="preserve">      mandatory true;</w:t>
              </w:r>
            </w:ins>
          </w:p>
          <w:p w14:paraId="1B8ADBEF" w14:textId="77777777" w:rsidR="009F3611" w:rsidRPr="009F3611" w:rsidRDefault="009F3611" w:rsidP="009F3611">
            <w:pPr>
              <w:pStyle w:val="XML1"/>
              <w:rPr>
                <w:ins w:id="24397" w:author="Thomas Dietz" w:date="2012-08-08T17:05:00Z"/>
                <w:rPrChange w:id="24398" w:author="Thomas Dietz" w:date="2012-08-08T17:05:00Z">
                  <w:rPr>
                    <w:ins w:id="24399" w:author="Thomas Dietz" w:date="2012-08-08T17:05:00Z"/>
                    <w:lang w:val="de-DE"/>
                  </w:rPr>
                </w:rPrChange>
              </w:rPr>
            </w:pPr>
            <w:ins w:id="24400" w:author="Thomas Dietz" w:date="2012-08-08T17:05:00Z">
              <w:r w:rsidRPr="009F3611">
                <w:rPr>
                  <w:rPrChange w:id="24401"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24402" w:author="Thomas Dietz" w:date="2012-08-08T17:05:00Z"/>
                <w:rPrChange w:id="24403" w:author="Thomas Dietz" w:date="2012-08-08T17:05:00Z">
                  <w:rPr>
                    <w:ins w:id="24404" w:author="Thomas Dietz" w:date="2012-08-08T17:05:00Z"/>
                    <w:lang w:val="de-DE"/>
                  </w:rPr>
                </w:rPrChange>
              </w:rPr>
            </w:pPr>
            <w:ins w:id="24405" w:author="Thomas Dietz" w:date="2012-08-08T17:05:00Z">
              <w:r w:rsidRPr="009F3611">
                <w:rPr>
                  <w:rPrChange w:id="24406"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24407" w:author="Thomas Dietz" w:date="2012-08-08T17:05:00Z"/>
                <w:rPrChange w:id="24408" w:author="Thomas Dietz" w:date="2012-08-08T17:05:00Z">
                  <w:rPr>
                    <w:ins w:id="24409" w:author="Thomas Dietz" w:date="2012-08-08T17:05:00Z"/>
                    <w:lang w:val="de-DE"/>
                  </w:rPr>
                </w:rPrChange>
              </w:rPr>
            </w:pPr>
            <w:ins w:id="24410" w:author="Thomas Dietz" w:date="2012-08-08T17:05:00Z">
              <w:r w:rsidRPr="009F3611">
                <w:rPr>
                  <w:rPrChange w:id="24411"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24412" w:author="Thomas Dietz" w:date="2012-08-08T17:05:00Z"/>
                <w:rPrChange w:id="24413" w:author="Thomas Dietz" w:date="2012-08-08T17:05:00Z">
                  <w:rPr>
                    <w:ins w:id="24414" w:author="Thomas Dietz" w:date="2012-08-08T17:05:00Z"/>
                    <w:lang w:val="de-DE"/>
                  </w:rPr>
                </w:rPrChange>
              </w:rPr>
            </w:pPr>
            <w:ins w:id="24415" w:author="Thomas Dietz" w:date="2012-08-08T17:05:00Z">
              <w:r w:rsidRPr="009F3611">
                <w:rPr>
                  <w:rPrChange w:id="24416" w:author="Thomas Dietz" w:date="2012-08-08T17:05:00Z">
                    <w:rPr>
                      <w:lang w:val="de-DE"/>
                    </w:rPr>
                  </w:rPrChange>
                </w:rPr>
                <w:t xml:space="preserve">        OpenFlow Logical Switch.  The datapath identifier is a</w:t>
              </w:r>
            </w:ins>
          </w:p>
          <w:p w14:paraId="1D43C559" w14:textId="77777777" w:rsidR="00DF476A" w:rsidRDefault="00DF476A" w:rsidP="00DF476A">
            <w:pPr>
              <w:pStyle w:val="XML1"/>
              <w:rPr>
                <w:ins w:id="24417" w:author="Thomas Dietz" w:date="2012-08-10T14:40:00Z"/>
              </w:rPr>
            </w:pPr>
            <w:ins w:id="24418" w:author="Thomas Dietz" w:date="2012-08-10T14:40:00Z">
              <w:r>
                <w:t xml:space="preserve">        string value that MUST be formatted as a sequence of 8</w:t>
              </w:r>
            </w:ins>
          </w:p>
          <w:p w14:paraId="4BF6B1A9" w14:textId="77777777" w:rsidR="00DF476A" w:rsidRDefault="00DF476A" w:rsidP="00DF476A">
            <w:pPr>
              <w:pStyle w:val="XML1"/>
              <w:rPr>
                <w:ins w:id="24419" w:author="Thomas Dietz" w:date="2012-08-10T14:40:00Z"/>
              </w:rPr>
            </w:pPr>
            <w:ins w:id="24420" w:author="Thomas Dietz" w:date="2012-08-10T14:40:00Z">
              <w:r>
                <w:t xml:space="preserve">        2-digit hexadecimal numbers that are separated by colons,</w:t>
              </w:r>
            </w:ins>
          </w:p>
          <w:p w14:paraId="520A816D" w14:textId="77777777" w:rsidR="00DF476A" w:rsidRDefault="00DF476A" w:rsidP="00DF476A">
            <w:pPr>
              <w:pStyle w:val="XML1"/>
              <w:rPr>
                <w:ins w:id="24421" w:author="Thomas Dietz" w:date="2012-08-10T14:40:00Z"/>
              </w:rPr>
            </w:pPr>
            <w:ins w:id="24422" w:author="Thomas Dietz" w:date="2012-08-10T14:40:00Z">
              <w:r>
                <w:t xml:space="preserve">        for example, '01:23:45:67:89:ab:cd:ef'.  When processing a</w:t>
              </w:r>
            </w:ins>
          </w:p>
          <w:p w14:paraId="7814150D" w14:textId="77777777" w:rsidR="00DF476A" w:rsidRDefault="00DF476A" w:rsidP="00DF476A">
            <w:pPr>
              <w:pStyle w:val="XML1"/>
              <w:rPr>
                <w:ins w:id="24423" w:author="Thomas Dietz" w:date="2012-08-10T14:40:00Z"/>
              </w:rPr>
            </w:pPr>
            <w:ins w:id="24424" w:author="Thomas Dietz" w:date="2012-08-10T14:40:00Z">
              <w:r>
                <w:t xml:space="preserve">        datapath identifier, the case of the decimal digits MUST be</w:t>
              </w:r>
            </w:ins>
          </w:p>
          <w:p w14:paraId="23DAD537" w14:textId="3578877D" w:rsidR="009F3611" w:rsidRDefault="00DF476A" w:rsidP="00DF476A">
            <w:pPr>
              <w:pStyle w:val="XML1"/>
              <w:rPr>
                <w:ins w:id="24425" w:author="Thomas Dietz" w:date="2012-08-10T14:40:00Z"/>
              </w:rPr>
            </w:pPr>
            <w:ins w:id="24426" w:author="Thomas Dietz" w:date="2012-08-10T14:40:00Z">
              <w:r>
                <w:t xml:space="preserve">        ignored.</w:t>
              </w:r>
            </w:ins>
          </w:p>
          <w:p w14:paraId="6BF2924F" w14:textId="77777777" w:rsidR="00DF476A" w:rsidRPr="009F3611" w:rsidRDefault="00DF476A" w:rsidP="00DF476A">
            <w:pPr>
              <w:pStyle w:val="XML1"/>
              <w:rPr>
                <w:ins w:id="24427" w:author="Thomas Dietz" w:date="2012-08-08T17:05:00Z"/>
                <w:rPrChange w:id="24428" w:author="Thomas Dietz" w:date="2012-08-08T17:05:00Z">
                  <w:rPr>
                    <w:ins w:id="24429" w:author="Thomas Dietz" w:date="2012-08-08T17:05:00Z"/>
                    <w:lang w:val="de-DE"/>
                  </w:rPr>
                </w:rPrChange>
              </w:rPr>
            </w:pPr>
          </w:p>
          <w:p w14:paraId="1D326557" w14:textId="77777777" w:rsidR="009F3611" w:rsidRPr="009F3611" w:rsidRDefault="009F3611" w:rsidP="009F3611">
            <w:pPr>
              <w:pStyle w:val="XML1"/>
              <w:rPr>
                <w:ins w:id="24430" w:author="Thomas Dietz" w:date="2012-08-08T17:05:00Z"/>
                <w:rPrChange w:id="24431" w:author="Thomas Dietz" w:date="2012-08-08T17:05:00Z">
                  <w:rPr>
                    <w:ins w:id="24432" w:author="Thomas Dietz" w:date="2012-08-08T17:05:00Z"/>
                    <w:lang w:val="de-DE"/>
                  </w:rPr>
                </w:rPrChange>
              </w:rPr>
            </w:pPr>
            <w:ins w:id="24433" w:author="Thomas Dietz" w:date="2012-08-08T17:05:00Z">
              <w:r w:rsidRPr="009F3611">
                <w:rPr>
                  <w:rPrChange w:id="24434"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24435" w:author="Thomas Dietz" w:date="2012-08-08T17:05:00Z"/>
                <w:rPrChange w:id="24436" w:author="Thomas Dietz" w:date="2012-08-08T17:05:00Z">
                  <w:rPr>
                    <w:ins w:id="24437" w:author="Thomas Dietz" w:date="2012-08-08T17:05:00Z"/>
                    <w:lang w:val="de-DE"/>
                  </w:rPr>
                </w:rPrChange>
              </w:rPr>
            </w:pPr>
            <w:ins w:id="24438" w:author="Thomas Dietz" w:date="2012-08-08T17:05:00Z">
              <w:r w:rsidRPr="009F3611">
                <w:rPr>
                  <w:rPrChange w:id="24439"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24440" w:author="Thomas Dietz" w:date="2012-08-08T17:05:00Z"/>
                <w:rPrChange w:id="24441" w:author="Thomas Dietz" w:date="2012-08-08T17:05:00Z">
                  <w:rPr>
                    <w:ins w:id="24442" w:author="Thomas Dietz" w:date="2012-08-08T17:05:00Z"/>
                    <w:lang w:val="de-DE"/>
                  </w:rPr>
                </w:rPrChange>
              </w:rPr>
            </w:pPr>
            <w:ins w:id="24443" w:author="Thomas Dietz" w:date="2012-08-08T17:05:00Z">
              <w:r w:rsidRPr="009F3611">
                <w:rPr>
                  <w:rPrChange w:id="24444"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24445" w:author="Thomas Dietz" w:date="2012-08-08T17:05:00Z"/>
                <w:rPrChange w:id="24446" w:author="Thomas Dietz" w:date="2012-08-08T17:05:00Z">
                  <w:rPr>
                    <w:ins w:id="24447" w:author="Thomas Dietz" w:date="2012-08-08T17:05:00Z"/>
                    <w:lang w:val="de-DE"/>
                  </w:rPr>
                </w:rPrChange>
              </w:rPr>
            </w:pPr>
            <w:ins w:id="24448" w:author="Thomas Dietz" w:date="2012-08-08T17:05:00Z">
              <w:r w:rsidRPr="009F3611">
                <w:rPr>
                  <w:rPrChange w:id="24449"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24450" w:author="Thomas Dietz" w:date="2012-08-08T17:05:00Z"/>
                <w:rPrChange w:id="24451" w:author="Thomas Dietz" w:date="2012-08-08T17:05:00Z">
                  <w:rPr>
                    <w:ins w:id="24452" w:author="Thomas Dietz" w:date="2012-08-08T17:05:00Z"/>
                    <w:lang w:val="de-DE"/>
                  </w:rPr>
                </w:rPrChange>
              </w:rPr>
            </w:pPr>
            <w:ins w:id="24453" w:author="Thomas Dietz" w:date="2012-08-08T17:05:00Z">
              <w:r w:rsidRPr="009F3611">
                <w:rPr>
                  <w:rPrChange w:id="24454" w:author="Thomas Dietz" w:date="2012-08-08T17:05:00Z">
                    <w:rPr>
                      <w:lang w:val="de-DE"/>
                    </w:rPr>
                  </w:rPrChange>
                </w:rPr>
                <w:t xml:space="preserve">        returned.";</w:t>
              </w:r>
            </w:ins>
          </w:p>
          <w:p w14:paraId="5EB013BE" w14:textId="77777777" w:rsidR="009F3611" w:rsidRPr="009F3611" w:rsidRDefault="009F3611" w:rsidP="009F3611">
            <w:pPr>
              <w:pStyle w:val="XML1"/>
              <w:rPr>
                <w:ins w:id="24455" w:author="Thomas Dietz" w:date="2012-08-08T17:05:00Z"/>
                <w:rPrChange w:id="24456" w:author="Thomas Dietz" w:date="2012-08-08T17:05:00Z">
                  <w:rPr>
                    <w:ins w:id="24457" w:author="Thomas Dietz" w:date="2012-08-08T17:05:00Z"/>
                    <w:lang w:val="de-DE"/>
                  </w:rPr>
                </w:rPrChange>
              </w:rPr>
            </w:pPr>
            <w:ins w:id="24458" w:author="Thomas Dietz" w:date="2012-08-08T17:05:00Z">
              <w:r w:rsidRPr="009F3611">
                <w:rPr>
                  <w:rPrChange w:id="24459" w:author="Thomas Dietz" w:date="2012-08-08T17:05:00Z">
                    <w:rPr>
                      <w:lang w:val="de-DE"/>
                    </w:rPr>
                  </w:rPrChange>
                </w:rPr>
                <w:t xml:space="preserve">    }</w:t>
              </w:r>
            </w:ins>
          </w:p>
          <w:p w14:paraId="23F24C99" w14:textId="77777777" w:rsidR="009F3611" w:rsidRPr="009F3611" w:rsidRDefault="009F3611" w:rsidP="009F3611">
            <w:pPr>
              <w:pStyle w:val="XML1"/>
              <w:rPr>
                <w:ins w:id="24460" w:author="Thomas Dietz" w:date="2012-08-08T17:05:00Z"/>
                <w:rPrChange w:id="24461" w:author="Thomas Dietz" w:date="2012-08-08T17:05:00Z">
                  <w:rPr>
                    <w:ins w:id="24462" w:author="Thomas Dietz" w:date="2012-08-08T17:05:00Z"/>
                    <w:lang w:val="de-DE"/>
                  </w:rPr>
                </w:rPrChange>
              </w:rPr>
            </w:pPr>
            <w:ins w:id="24463" w:author="Thomas Dietz" w:date="2012-08-08T17:05:00Z">
              <w:r w:rsidRPr="009F3611">
                <w:rPr>
                  <w:rPrChange w:id="24464" w:author="Thomas Dietz" w:date="2012-08-08T17:05:00Z">
                    <w:rPr>
                      <w:lang w:val="de-DE"/>
                    </w:rPr>
                  </w:rPrChange>
                </w:rPr>
                <w:t xml:space="preserve">    leaf enabled {</w:t>
              </w:r>
            </w:ins>
          </w:p>
          <w:p w14:paraId="217144A1" w14:textId="77777777" w:rsidR="009F3611" w:rsidRPr="009F3611" w:rsidRDefault="009F3611" w:rsidP="009F3611">
            <w:pPr>
              <w:pStyle w:val="XML1"/>
              <w:rPr>
                <w:ins w:id="24465" w:author="Thomas Dietz" w:date="2012-08-08T17:05:00Z"/>
                <w:rPrChange w:id="24466" w:author="Thomas Dietz" w:date="2012-08-08T17:05:00Z">
                  <w:rPr>
                    <w:ins w:id="24467" w:author="Thomas Dietz" w:date="2012-08-08T17:05:00Z"/>
                    <w:lang w:val="de-DE"/>
                  </w:rPr>
                </w:rPrChange>
              </w:rPr>
            </w:pPr>
            <w:ins w:id="24468" w:author="Thomas Dietz" w:date="2012-08-08T17:05:00Z">
              <w:r w:rsidRPr="009F3611">
                <w:rPr>
                  <w:rPrChange w:id="24469" w:author="Thomas Dietz" w:date="2012-08-08T17:05:00Z">
                    <w:rPr>
                      <w:lang w:val="de-DE"/>
                    </w:rPr>
                  </w:rPrChange>
                </w:rPr>
                <w:t xml:space="preserve">      type boolean;</w:t>
              </w:r>
            </w:ins>
          </w:p>
          <w:p w14:paraId="11628D10" w14:textId="77777777" w:rsidR="009F3611" w:rsidRPr="009F3611" w:rsidRDefault="009F3611" w:rsidP="009F3611">
            <w:pPr>
              <w:pStyle w:val="XML1"/>
              <w:rPr>
                <w:ins w:id="24470" w:author="Thomas Dietz" w:date="2012-08-08T17:05:00Z"/>
                <w:rPrChange w:id="24471" w:author="Thomas Dietz" w:date="2012-08-08T17:05:00Z">
                  <w:rPr>
                    <w:ins w:id="24472" w:author="Thomas Dietz" w:date="2012-08-08T17:05:00Z"/>
                    <w:lang w:val="de-DE"/>
                  </w:rPr>
                </w:rPrChange>
              </w:rPr>
            </w:pPr>
            <w:ins w:id="24473" w:author="Thomas Dietz" w:date="2012-08-08T17:05:00Z">
              <w:r w:rsidRPr="009F3611">
                <w:rPr>
                  <w:rPrChange w:id="24474" w:author="Thomas Dietz" w:date="2012-08-08T17:05:00Z">
                    <w:rPr>
                      <w:lang w:val="de-DE"/>
                    </w:rPr>
                  </w:rPrChange>
                </w:rPr>
                <w:t xml:space="preserve">      default false;</w:t>
              </w:r>
            </w:ins>
          </w:p>
          <w:p w14:paraId="0CCA579D" w14:textId="77777777" w:rsidR="009F3611" w:rsidRPr="009F3611" w:rsidRDefault="009F3611" w:rsidP="009F3611">
            <w:pPr>
              <w:pStyle w:val="XML1"/>
              <w:rPr>
                <w:ins w:id="24475" w:author="Thomas Dietz" w:date="2012-08-08T17:05:00Z"/>
                <w:rPrChange w:id="24476" w:author="Thomas Dietz" w:date="2012-08-08T17:05:00Z">
                  <w:rPr>
                    <w:ins w:id="24477" w:author="Thomas Dietz" w:date="2012-08-08T17:05:00Z"/>
                    <w:lang w:val="de-DE"/>
                  </w:rPr>
                </w:rPrChange>
              </w:rPr>
            </w:pPr>
            <w:ins w:id="24478" w:author="Thomas Dietz" w:date="2012-08-08T17:05:00Z">
              <w:r w:rsidRPr="009F3611">
                <w:rPr>
                  <w:rPrChange w:id="24479"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24480" w:author="Thomas Dietz" w:date="2012-08-08T17:05:00Z"/>
                <w:rPrChange w:id="24481" w:author="Thomas Dietz" w:date="2012-08-08T17:05:00Z">
                  <w:rPr>
                    <w:ins w:id="24482" w:author="Thomas Dietz" w:date="2012-08-08T17:05:00Z"/>
                    <w:lang w:val="de-DE"/>
                  </w:rPr>
                </w:rPrChange>
              </w:rPr>
            </w:pPr>
            <w:ins w:id="24483" w:author="Thomas Dietz" w:date="2012-08-08T17:05:00Z">
              <w:r w:rsidRPr="009F3611">
                <w:rPr>
                  <w:rPrChange w:id="24484" w:author="Thomas Dietz" w:date="2012-08-08T17:05:00Z">
                    <w:rPr>
                      <w:lang w:val="de-DE"/>
                    </w:rPr>
                  </w:rPrChange>
                </w:rPr>
                <w:t xml:space="preserve">        of the OpenFlow Logical Switch.  A value of 'false' means</w:t>
              </w:r>
            </w:ins>
          </w:p>
          <w:p w14:paraId="2C2D2937" w14:textId="77777777" w:rsidR="009F3611" w:rsidRPr="009F3611" w:rsidRDefault="009F3611" w:rsidP="009F3611">
            <w:pPr>
              <w:pStyle w:val="XML1"/>
              <w:rPr>
                <w:ins w:id="24485" w:author="Thomas Dietz" w:date="2012-08-08T17:05:00Z"/>
                <w:rPrChange w:id="24486" w:author="Thomas Dietz" w:date="2012-08-08T17:05:00Z">
                  <w:rPr>
                    <w:ins w:id="24487" w:author="Thomas Dietz" w:date="2012-08-08T17:05:00Z"/>
                    <w:lang w:val="de-DE"/>
                  </w:rPr>
                </w:rPrChange>
              </w:rPr>
            </w:pPr>
            <w:ins w:id="24488" w:author="Thomas Dietz" w:date="2012-08-08T17:05:00Z">
              <w:r w:rsidRPr="009F3611">
                <w:rPr>
                  <w:rPrChange w:id="24489"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24490" w:author="Thomas Dietz" w:date="2012-08-08T17:05:00Z"/>
                <w:rPrChange w:id="24491" w:author="Thomas Dietz" w:date="2012-08-08T17:05:00Z">
                  <w:rPr>
                    <w:ins w:id="24492" w:author="Thomas Dietz" w:date="2012-08-08T17:05:00Z"/>
                    <w:lang w:val="de-DE"/>
                  </w:rPr>
                </w:rPrChange>
              </w:rPr>
            </w:pPr>
            <w:ins w:id="24493" w:author="Thomas Dietz" w:date="2012-08-08T17:05:00Z">
              <w:r w:rsidRPr="009F3611">
                <w:rPr>
                  <w:rPrChange w:id="24494"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24495" w:author="Thomas Dietz" w:date="2012-08-08T17:05:00Z"/>
                <w:rPrChange w:id="24496" w:author="Thomas Dietz" w:date="2012-08-08T17:05:00Z">
                  <w:rPr>
                    <w:ins w:id="24497" w:author="Thomas Dietz" w:date="2012-08-08T17:05:00Z"/>
                    <w:lang w:val="de-DE"/>
                  </w:rPr>
                </w:rPrChange>
              </w:rPr>
            </w:pPr>
            <w:ins w:id="24498" w:author="Thomas Dietz" w:date="2012-08-08T17:05:00Z">
              <w:r w:rsidRPr="009F3611">
                <w:rPr>
                  <w:rPrChange w:id="24499"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24500" w:author="Thomas Dietz" w:date="2012-08-08T17:05:00Z"/>
                <w:rPrChange w:id="24501" w:author="Thomas Dietz" w:date="2012-08-08T17:05:00Z">
                  <w:rPr>
                    <w:ins w:id="24502" w:author="Thomas Dietz" w:date="2012-08-08T17:05:00Z"/>
                    <w:lang w:val="de-DE"/>
                  </w:rPr>
                </w:rPrChange>
              </w:rPr>
            </w:pPr>
            <w:ins w:id="24503" w:author="Thomas Dietz" w:date="2012-08-08T17:05:00Z">
              <w:r w:rsidRPr="009F3611">
                <w:rPr>
                  <w:rPrChange w:id="24504" w:author="Thomas Dietz" w:date="2012-08-08T17:05:00Z">
                    <w:rPr>
                      <w:lang w:val="de-DE"/>
                    </w:rPr>
                  </w:rPrChange>
                </w:rPr>
                <w:t xml:space="preserve">        network resources of the underlying platform.</w:t>
              </w:r>
            </w:ins>
          </w:p>
          <w:p w14:paraId="29A47C71" w14:textId="77777777" w:rsidR="009F3611" w:rsidRPr="009F3611" w:rsidRDefault="009F3611" w:rsidP="009F3611">
            <w:pPr>
              <w:pStyle w:val="XML1"/>
              <w:rPr>
                <w:ins w:id="24505" w:author="Thomas Dietz" w:date="2012-08-08T17:05:00Z"/>
                <w:rPrChange w:id="24506" w:author="Thomas Dietz" w:date="2012-08-08T17:05:00Z">
                  <w:rPr>
                    <w:ins w:id="24507" w:author="Thomas Dietz" w:date="2012-08-08T17:05:00Z"/>
                    <w:lang w:val="de-DE"/>
                  </w:rPr>
                </w:rPrChange>
              </w:rPr>
            </w:pPr>
          </w:p>
          <w:p w14:paraId="2646B905" w14:textId="77777777" w:rsidR="009F3611" w:rsidRPr="009F3611" w:rsidRDefault="009F3611" w:rsidP="009F3611">
            <w:pPr>
              <w:pStyle w:val="XML1"/>
              <w:rPr>
                <w:ins w:id="24508" w:author="Thomas Dietz" w:date="2012-08-08T17:05:00Z"/>
                <w:rPrChange w:id="24509" w:author="Thomas Dietz" w:date="2012-08-08T17:05:00Z">
                  <w:rPr>
                    <w:ins w:id="24510" w:author="Thomas Dietz" w:date="2012-08-08T17:05:00Z"/>
                    <w:lang w:val="de-DE"/>
                  </w:rPr>
                </w:rPrChange>
              </w:rPr>
            </w:pPr>
            <w:ins w:id="24511" w:author="Thomas Dietz" w:date="2012-08-08T17:05:00Z">
              <w:r w:rsidRPr="009F3611">
                <w:rPr>
                  <w:rPrChange w:id="24512"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24513" w:author="Thomas Dietz" w:date="2012-08-08T17:05:00Z"/>
                <w:rPrChange w:id="24514" w:author="Thomas Dietz" w:date="2012-08-08T17:05:00Z">
                  <w:rPr>
                    <w:ins w:id="24515" w:author="Thomas Dietz" w:date="2012-08-08T17:05:00Z"/>
                    <w:lang w:val="de-DE"/>
                  </w:rPr>
                </w:rPrChange>
              </w:rPr>
            </w:pPr>
            <w:ins w:id="24516" w:author="Thomas Dietz" w:date="2012-08-08T17:05:00Z">
              <w:r w:rsidRPr="009F3611">
                <w:rPr>
                  <w:rPrChange w:id="24517" w:author="Thomas Dietz" w:date="2012-08-08T17:05:00Z">
                    <w:rPr>
                      <w:lang w:val="de-DE"/>
                    </w:rPr>
                  </w:rPrChange>
                </w:rPr>
                <w:t xml:space="preserve">        defaults to 'false'.";</w:t>
              </w:r>
            </w:ins>
          </w:p>
          <w:p w14:paraId="3A682890" w14:textId="77777777" w:rsidR="009F3611" w:rsidRPr="009F3611" w:rsidRDefault="009F3611" w:rsidP="009F3611">
            <w:pPr>
              <w:pStyle w:val="XML1"/>
              <w:rPr>
                <w:ins w:id="24518" w:author="Thomas Dietz" w:date="2012-08-08T17:05:00Z"/>
                <w:rPrChange w:id="24519" w:author="Thomas Dietz" w:date="2012-08-08T17:05:00Z">
                  <w:rPr>
                    <w:ins w:id="24520" w:author="Thomas Dietz" w:date="2012-08-08T17:05:00Z"/>
                    <w:lang w:val="de-DE"/>
                  </w:rPr>
                </w:rPrChange>
              </w:rPr>
            </w:pPr>
            <w:ins w:id="24521" w:author="Thomas Dietz" w:date="2012-08-08T17:05:00Z">
              <w:r w:rsidRPr="009F3611">
                <w:rPr>
                  <w:rPrChange w:id="24522" w:author="Thomas Dietz" w:date="2012-08-08T17:05:00Z">
                    <w:rPr>
                      <w:lang w:val="de-DE"/>
                    </w:rPr>
                  </w:rPrChange>
                </w:rPr>
                <w:t xml:space="preserve">    }</w:t>
              </w:r>
            </w:ins>
          </w:p>
          <w:p w14:paraId="48E8F8A0" w14:textId="77777777" w:rsidR="009F3611" w:rsidRPr="009F3611" w:rsidRDefault="009F3611" w:rsidP="009F3611">
            <w:pPr>
              <w:pStyle w:val="XML1"/>
              <w:rPr>
                <w:ins w:id="24523" w:author="Thomas Dietz" w:date="2012-08-08T17:05:00Z"/>
                <w:rPrChange w:id="24524" w:author="Thomas Dietz" w:date="2012-08-08T17:05:00Z">
                  <w:rPr>
                    <w:ins w:id="24525" w:author="Thomas Dietz" w:date="2012-08-08T17:05:00Z"/>
                    <w:lang w:val="de-DE"/>
                  </w:rPr>
                </w:rPrChange>
              </w:rPr>
            </w:pPr>
            <w:ins w:id="24526" w:author="Thomas Dietz" w:date="2012-08-08T17:05:00Z">
              <w:r w:rsidRPr="009F3611">
                <w:rPr>
                  <w:rPrChange w:id="24527"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24528" w:author="Thomas Dietz" w:date="2012-08-08T17:05:00Z"/>
                <w:rPrChange w:id="24529" w:author="Thomas Dietz" w:date="2012-08-08T17:05:00Z">
                  <w:rPr>
                    <w:ins w:id="24530" w:author="Thomas Dietz" w:date="2012-08-08T17:05:00Z"/>
                    <w:lang w:val="de-DE"/>
                  </w:rPr>
                </w:rPrChange>
              </w:rPr>
            </w:pPr>
            <w:ins w:id="24531" w:author="Thomas Dietz" w:date="2012-08-08T17:05:00Z">
              <w:r w:rsidRPr="009F3611">
                <w:rPr>
                  <w:rPrChange w:id="24532" w:author="Thomas Dietz" w:date="2012-08-08T17:05:00Z">
                    <w:rPr>
                      <w:lang w:val="de-DE"/>
                    </w:rPr>
                  </w:rPrChange>
                </w:rPr>
                <w:t xml:space="preserve">      type boolean;</w:t>
              </w:r>
            </w:ins>
          </w:p>
          <w:p w14:paraId="3717BB2F" w14:textId="77777777" w:rsidR="009F3611" w:rsidRPr="009F3611" w:rsidRDefault="009F3611" w:rsidP="009F3611">
            <w:pPr>
              <w:pStyle w:val="XML1"/>
              <w:rPr>
                <w:ins w:id="24533" w:author="Thomas Dietz" w:date="2012-08-08T17:05:00Z"/>
                <w:rPrChange w:id="24534" w:author="Thomas Dietz" w:date="2012-08-08T17:05:00Z">
                  <w:rPr>
                    <w:ins w:id="24535" w:author="Thomas Dietz" w:date="2012-08-08T17:05:00Z"/>
                    <w:lang w:val="de-DE"/>
                  </w:rPr>
                </w:rPrChange>
              </w:rPr>
            </w:pPr>
            <w:ins w:id="24536" w:author="Thomas Dietz" w:date="2012-08-08T17:05:00Z">
              <w:r w:rsidRPr="009F3611">
                <w:rPr>
                  <w:rPrChange w:id="24537" w:author="Thomas Dietz" w:date="2012-08-08T17:05:00Z">
                    <w:rPr>
                      <w:lang w:val="de-DE"/>
                    </w:rPr>
                  </w:rPrChange>
                </w:rPr>
                <w:t xml:space="preserve">      default false;</w:t>
              </w:r>
            </w:ins>
          </w:p>
          <w:p w14:paraId="2474D57D" w14:textId="77777777" w:rsidR="009F3611" w:rsidRPr="009F3611" w:rsidRDefault="009F3611" w:rsidP="009F3611">
            <w:pPr>
              <w:pStyle w:val="XML1"/>
              <w:rPr>
                <w:ins w:id="24538" w:author="Thomas Dietz" w:date="2012-08-08T17:05:00Z"/>
                <w:rPrChange w:id="24539" w:author="Thomas Dietz" w:date="2012-08-08T17:05:00Z">
                  <w:rPr>
                    <w:ins w:id="24540" w:author="Thomas Dietz" w:date="2012-08-08T17:05:00Z"/>
                    <w:lang w:val="de-DE"/>
                  </w:rPr>
                </w:rPrChange>
              </w:rPr>
            </w:pPr>
            <w:ins w:id="24541" w:author="Thomas Dietz" w:date="2012-08-08T17:05:00Z">
              <w:r w:rsidRPr="009F3611">
                <w:rPr>
                  <w:rPrChange w:id="24542"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24543" w:author="Thomas Dietz" w:date="2012-08-08T17:05:00Z"/>
                <w:rPrChange w:id="24544" w:author="Thomas Dietz" w:date="2012-08-08T17:05:00Z">
                  <w:rPr>
                    <w:ins w:id="24545" w:author="Thomas Dietz" w:date="2012-08-08T17:05:00Z"/>
                    <w:lang w:val="de-DE"/>
                  </w:rPr>
                </w:rPrChange>
              </w:rPr>
            </w:pPr>
            <w:ins w:id="24546" w:author="Thomas Dietz" w:date="2012-08-08T17:05:00Z">
              <w:r w:rsidRPr="009F3611">
                <w:rPr>
                  <w:rPrChange w:id="24547"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24548" w:author="Thomas Dietz" w:date="2012-08-08T17:05:00Z"/>
                <w:rPrChange w:id="24549" w:author="Thomas Dietz" w:date="2012-08-08T17:05:00Z">
                  <w:rPr>
                    <w:ins w:id="24550" w:author="Thomas Dietz" w:date="2012-08-08T17:05:00Z"/>
                    <w:lang w:val="de-DE"/>
                  </w:rPr>
                </w:rPrChange>
              </w:rPr>
            </w:pPr>
            <w:ins w:id="24551" w:author="Thomas Dietz" w:date="2012-08-08T17:05:00Z">
              <w:r w:rsidRPr="009F3611">
                <w:rPr>
                  <w:rPrChange w:id="24552" w:author="Thomas Dietz" w:date="2012-08-08T17:05:00Z">
                    <w:rPr>
                      <w:lang w:val="de-DE"/>
                    </w:rPr>
                  </w:rPrChange>
                </w:rPr>
                <w:t xml:space="preserve">        Controller.  </w:t>
              </w:r>
            </w:ins>
          </w:p>
          <w:p w14:paraId="3924C36E" w14:textId="77777777" w:rsidR="009F3611" w:rsidRPr="009F3611" w:rsidRDefault="009F3611" w:rsidP="009F3611">
            <w:pPr>
              <w:pStyle w:val="XML1"/>
              <w:rPr>
                <w:ins w:id="24553" w:author="Thomas Dietz" w:date="2012-08-08T17:05:00Z"/>
                <w:rPrChange w:id="24554" w:author="Thomas Dietz" w:date="2012-08-08T17:05:00Z">
                  <w:rPr>
                    <w:ins w:id="24555" w:author="Thomas Dietz" w:date="2012-08-08T17:05:00Z"/>
                    <w:lang w:val="de-DE"/>
                  </w:rPr>
                </w:rPrChange>
              </w:rPr>
            </w:pPr>
            <w:ins w:id="24556" w:author="Thomas Dietz" w:date="2012-08-08T17:05:00Z">
              <w:r w:rsidRPr="009F3611">
                <w:rPr>
                  <w:rPrChange w:id="24557" w:author="Thomas Dietz" w:date="2012-08-08T17:05:00Z">
                    <w:rPr>
                      <w:lang w:val="de-DE"/>
                    </w:rPr>
                  </w:rPrChange>
                </w:rPr>
                <w:t xml:space="preserve">      </w:t>
              </w:r>
            </w:ins>
          </w:p>
          <w:p w14:paraId="526A218F" w14:textId="77777777" w:rsidR="009F3611" w:rsidRPr="009F3611" w:rsidRDefault="009F3611" w:rsidP="009F3611">
            <w:pPr>
              <w:pStyle w:val="XML1"/>
              <w:rPr>
                <w:ins w:id="24558" w:author="Thomas Dietz" w:date="2012-08-08T17:05:00Z"/>
                <w:rPrChange w:id="24559" w:author="Thomas Dietz" w:date="2012-08-08T17:05:00Z">
                  <w:rPr>
                    <w:ins w:id="24560" w:author="Thomas Dietz" w:date="2012-08-08T17:05:00Z"/>
                    <w:lang w:val="de-DE"/>
                  </w:rPr>
                </w:rPrChange>
              </w:rPr>
            </w:pPr>
            <w:ins w:id="24561" w:author="Thomas Dietz" w:date="2012-08-08T17:05:00Z">
              <w:r w:rsidRPr="009F3611">
                <w:rPr>
                  <w:rPrChange w:id="24562"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24563" w:author="Thomas Dietz" w:date="2012-08-08T17:05:00Z"/>
                <w:rPrChange w:id="24564" w:author="Thomas Dietz" w:date="2012-08-08T17:05:00Z">
                  <w:rPr>
                    <w:ins w:id="24565" w:author="Thomas Dietz" w:date="2012-08-08T17:05:00Z"/>
                    <w:lang w:val="de-DE"/>
                  </w:rPr>
                </w:rPrChange>
              </w:rPr>
            </w:pPr>
            <w:ins w:id="24566" w:author="Thomas Dietz" w:date="2012-08-08T17:05:00Z">
              <w:r w:rsidRPr="009F3611">
                <w:rPr>
                  <w:rPrChange w:id="24567" w:author="Thomas Dietz" w:date="2012-08-08T17:05:00Z">
                    <w:rPr>
                      <w:lang w:val="de-DE"/>
                    </w:rPr>
                  </w:rPrChange>
                </w:rPr>
                <w:t xml:space="preserve">        a controller without checking any controller certificate.  </w:t>
              </w:r>
            </w:ins>
          </w:p>
          <w:p w14:paraId="3EF6073B" w14:textId="77777777" w:rsidR="009F3611" w:rsidRPr="009F3611" w:rsidRDefault="009F3611" w:rsidP="009F3611">
            <w:pPr>
              <w:pStyle w:val="XML1"/>
              <w:rPr>
                <w:ins w:id="24568" w:author="Thomas Dietz" w:date="2012-08-08T17:05:00Z"/>
                <w:rPrChange w:id="24569" w:author="Thomas Dietz" w:date="2012-08-08T17:05:00Z">
                  <w:rPr>
                    <w:ins w:id="24570" w:author="Thomas Dietz" w:date="2012-08-08T17:05:00Z"/>
                    <w:lang w:val="de-DE"/>
                  </w:rPr>
                </w:rPrChange>
              </w:rPr>
            </w:pPr>
            <w:ins w:id="24571" w:author="Thomas Dietz" w:date="2012-08-08T17:05:00Z">
              <w:r w:rsidRPr="009F3611">
                <w:rPr>
                  <w:rPrChange w:id="24572" w:author="Thomas Dietz" w:date="2012-08-08T17:05:00Z">
                    <w:rPr>
                      <w:lang w:val="de-DE"/>
                    </w:rPr>
                  </w:rPrChange>
                </w:rPr>
                <w:t xml:space="preserve">      </w:t>
              </w:r>
            </w:ins>
          </w:p>
          <w:p w14:paraId="7F80452F" w14:textId="77777777" w:rsidR="009F3611" w:rsidRPr="009F3611" w:rsidRDefault="009F3611" w:rsidP="009F3611">
            <w:pPr>
              <w:pStyle w:val="XML1"/>
              <w:rPr>
                <w:ins w:id="24573" w:author="Thomas Dietz" w:date="2012-08-08T17:05:00Z"/>
                <w:rPrChange w:id="24574" w:author="Thomas Dietz" w:date="2012-08-08T17:05:00Z">
                  <w:rPr>
                    <w:ins w:id="24575" w:author="Thomas Dietz" w:date="2012-08-08T17:05:00Z"/>
                    <w:lang w:val="de-DE"/>
                  </w:rPr>
                </w:rPrChange>
              </w:rPr>
            </w:pPr>
            <w:ins w:id="24576" w:author="Thomas Dietz" w:date="2012-08-08T17:05:00Z">
              <w:r w:rsidRPr="009F3611">
                <w:rPr>
                  <w:rPrChange w:id="24577"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24578" w:author="Thomas Dietz" w:date="2012-08-08T17:05:00Z"/>
                <w:rPrChange w:id="24579" w:author="Thomas Dietz" w:date="2012-08-08T17:05:00Z">
                  <w:rPr>
                    <w:ins w:id="24580" w:author="Thomas Dietz" w:date="2012-08-08T17:05:00Z"/>
                    <w:lang w:val="de-DE"/>
                  </w:rPr>
                </w:rPrChange>
              </w:rPr>
            </w:pPr>
            <w:ins w:id="24581" w:author="Thomas Dietz" w:date="2012-08-08T17:05:00Z">
              <w:r w:rsidRPr="009F3611">
                <w:rPr>
                  <w:rPrChange w:id="24582"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24583" w:author="Thomas Dietz" w:date="2012-08-08T17:05:00Z"/>
                <w:rPrChange w:id="24584" w:author="Thomas Dietz" w:date="2012-08-08T17:05:00Z">
                  <w:rPr>
                    <w:ins w:id="24585" w:author="Thomas Dietz" w:date="2012-08-08T17:05:00Z"/>
                    <w:lang w:val="de-DE"/>
                  </w:rPr>
                </w:rPrChange>
              </w:rPr>
            </w:pPr>
            <w:ins w:id="24586" w:author="Thomas Dietz" w:date="2012-08-08T17:05:00Z">
              <w:r w:rsidRPr="009F3611">
                <w:rPr>
                  <w:rPrChange w:id="24587"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24588" w:author="Thomas Dietz" w:date="2012-08-08T17:05:00Z"/>
                <w:rPrChange w:id="24589" w:author="Thomas Dietz" w:date="2012-08-08T17:05:00Z">
                  <w:rPr>
                    <w:ins w:id="24590" w:author="Thomas Dietz" w:date="2012-08-08T17:05:00Z"/>
                    <w:lang w:val="de-DE"/>
                  </w:rPr>
                </w:rPrChange>
              </w:rPr>
            </w:pPr>
            <w:ins w:id="24591" w:author="Thomas Dietz" w:date="2012-08-08T17:05:00Z">
              <w:r w:rsidRPr="009F3611">
                <w:rPr>
                  <w:rPrChange w:id="24592" w:author="Thomas Dietz" w:date="2012-08-08T17:05:00Z">
                    <w:rPr>
                      <w:lang w:val="de-DE"/>
                    </w:rPr>
                  </w:rPrChange>
                </w:rPr>
                <w:t xml:space="preserve">        can be verified with one of the certificates stored in the</w:t>
              </w:r>
            </w:ins>
          </w:p>
          <w:p w14:paraId="0F131485" w14:textId="77777777" w:rsidR="009F3611" w:rsidRPr="009F3611" w:rsidRDefault="009F3611" w:rsidP="009F3611">
            <w:pPr>
              <w:pStyle w:val="XML1"/>
              <w:rPr>
                <w:ins w:id="24593" w:author="Thomas Dietz" w:date="2012-08-08T17:05:00Z"/>
                <w:rPrChange w:id="24594" w:author="Thomas Dietz" w:date="2012-08-08T17:05:00Z">
                  <w:rPr>
                    <w:ins w:id="24595" w:author="Thomas Dietz" w:date="2012-08-08T17:05:00Z"/>
                    <w:lang w:val="de-DE"/>
                  </w:rPr>
                </w:rPrChange>
              </w:rPr>
            </w:pPr>
            <w:ins w:id="24596" w:author="Thomas Dietz" w:date="2012-08-08T17:05:00Z">
              <w:r w:rsidRPr="009F3611">
                <w:rPr>
                  <w:rPrChange w:id="24597"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24598" w:author="Thomas Dietz" w:date="2012-08-08T17:05:00Z"/>
                <w:rPrChange w:id="24599" w:author="Thomas Dietz" w:date="2012-08-08T17:05:00Z">
                  <w:rPr>
                    <w:ins w:id="24600" w:author="Thomas Dietz" w:date="2012-08-08T17:05:00Z"/>
                    <w:lang w:val="de-DE"/>
                  </w:rPr>
                </w:rPrChange>
              </w:rPr>
            </w:pPr>
            <w:ins w:id="24601" w:author="Thomas Dietz" w:date="2012-08-08T17:05:00Z">
              <w:r w:rsidRPr="009F3611">
                <w:rPr>
                  <w:rPrChange w:id="24602" w:author="Thomas Dietz" w:date="2012-08-08T17:05:00Z">
                    <w:rPr>
                      <w:lang w:val="de-DE"/>
                    </w:rPr>
                  </w:rPrChange>
                </w:rPr>
                <w:t xml:space="preserve">        Switch.  </w:t>
              </w:r>
            </w:ins>
          </w:p>
          <w:p w14:paraId="29425089" w14:textId="77777777" w:rsidR="009F3611" w:rsidRPr="009F3611" w:rsidRDefault="009F3611" w:rsidP="009F3611">
            <w:pPr>
              <w:pStyle w:val="XML1"/>
              <w:rPr>
                <w:ins w:id="24603" w:author="Thomas Dietz" w:date="2012-08-08T17:05:00Z"/>
                <w:rPrChange w:id="24604" w:author="Thomas Dietz" w:date="2012-08-08T17:05:00Z">
                  <w:rPr>
                    <w:ins w:id="24605" w:author="Thomas Dietz" w:date="2012-08-08T17:05:00Z"/>
                    <w:lang w:val="de-DE"/>
                  </w:rPr>
                </w:rPrChange>
              </w:rPr>
            </w:pPr>
            <w:ins w:id="24606" w:author="Thomas Dietz" w:date="2012-08-08T17:05:00Z">
              <w:r w:rsidRPr="009F3611">
                <w:rPr>
                  <w:rPrChange w:id="24607" w:author="Thomas Dietz" w:date="2012-08-08T17:05:00Z">
                    <w:rPr>
                      <w:lang w:val="de-DE"/>
                    </w:rPr>
                  </w:rPrChange>
                </w:rPr>
                <w:t xml:space="preserve">      </w:t>
              </w:r>
            </w:ins>
          </w:p>
          <w:p w14:paraId="70187175" w14:textId="77777777" w:rsidR="009F3611" w:rsidRPr="009F3611" w:rsidRDefault="009F3611" w:rsidP="009F3611">
            <w:pPr>
              <w:pStyle w:val="XML1"/>
              <w:rPr>
                <w:ins w:id="24608" w:author="Thomas Dietz" w:date="2012-08-08T17:05:00Z"/>
                <w:rPrChange w:id="24609" w:author="Thomas Dietz" w:date="2012-08-08T17:05:00Z">
                  <w:rPr>
                    <w:ins w:id="24610" w:author="Thomas Dietz" w:date="2012-08-08T17:05:00Z"/>
                    <w:lang w:val="de-DE"/>
                  </w:rPr>
                </w:rPrChange>
              </w:rPr>
            </w:pPr>
            <w:ins w:id="24611" w:author="Thomas Dietz" w:date="2012-08-08T17:05:00Z">
              <w:r w:rsidRPr="009F3611">
                <w:rPr>
                  <w:rPrChange w:id="24612"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24613" w:author="Thomas Dietz" w:date="2012-08-08T17:05:00Z"/>
                <w:rPrChange w:id="24614" w:author="Thomas Dietz" w:date="2012-08-08T17:05:00Z">
                  <w:rPr>
                    <w:ins w:id="24615" w:author="Thomas Dietz" w:date="2012-08-08T17:05:00Z"/>
                    <w:lang w:val="de-DE"/>
                  </w:rPr>
                </w:rPrChange>
              </w:rPr>
            </w:pPr>
            <w:ins w:id="24616" w:author="Thomas Dietz" w:date="2012-08-08T17:05:00Z">
              <w:r w:rsidRPr="009F3611">
                <w:rPr>
                  <w:rPrChange w:id="24617"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24618" w:author="Thomas Dietz" w:date="2012-08-08T17:05:00Z"/>
                <w:rPrChange w:id="24619" w:author="Thomas Dietz" w:date="2012-08-08T17:05:00Z">
                  <w:rPr>
                    <w:ins w:id="24620" w:author="Thomas Dietz" w:date="2012-08-08T17:05:00Z"/>
                    <w:lang w:val="de-DE"/>
                  </w:rPr>
                </w:rPrChange>
              </w:rPr>
            </w:pPr>
            <w:ins w:id="24621" w:author="Thomas Dietz" w:date="2012-08-08T17:05:00Z">
              <w:r w:rsidRPr="009F3611">
                <w:rPr>
                  <w:rPrChange w:id="24622"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24623" w:author="Thomas Dietz" w:date="2012-08-08T17:05:00Z"/>
                <w:rPrChange w:id="24624" w:author="Thomas Dietz" w:date="2012-08-08T17:05:00Z">
                  <w:rPr>
                    <w:ins w:id="24625" w:author="Thomas Dietz" w:date="2012-08-08T17:05:00Z"/>
                    <w:lang w:val="de-DE"/>
                  </w:rPr>
                </w:rPrChange>
              </w:rPr>
            </w:pPr>
            <w:ins w:id="24626" w:author="Thomas Dietz" w:date="2012-08-08T17:05:00Z">
              <w:r w:rsidRPr="009F3611">
                <w:rPr>
                  <w:rPrChange w:id="24627"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24628" w:author="Thomas Dietz" w:date="2012-08-08T17:05:00Z"/>
                <w:rPrChange w:id="24629" w:author="Thomas Dietz" w:date="2012-08-08T17:05:00Z">
                  <w:rPr>
                    <w:ins w:id="24630" w:author="Thomas Dietz" w:date="2012-08-08T17:05:00Z"/>
                    <w:lang w:val="de-DE"/>
                  </w:rPr>
                </w:rPrChange>
              </w:rPr>
            </w:pPr>
            <w:ins w:id="24631" w:author="Thomas Dietz" w:date="2012-08-08T17:05:00Z">
              <w:r w:rsidRPr="009F3611">
                <w:rPr>
                  <w:rPrChange w:id="24632"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24633" w:author="Thomas Dietz" w:date="2012-08-08T17:05:00Z"/>
                <w:rPrChange w:id="24634" w:author="Thomas Dietz" w:date="2012-08-08T17:05:00Z">
                  <w:rPr>
                    <w:ins w:id="24635" w:author="Thomas Dietz" w:date="2012-08-08T17:05:00Z"/>
                    <w:lang w:val="de-DE"/>
                  </w:rPr>
                </w:rPrChange>
              </w:rPr>
            </w:pPr>
            <w:ins w:id="24636" w:author="Thomas Dietz" w:date="2012-08-08T17:05:00Z">
              <w:r w:rsidRPr="009F3611">
                <w:rPr>
                  <w:rPrChange w:id="24637" w:author="Thomas Dietz" w:date="2012-08-08T17:05:00Z">
                    <w:rPr>
                      <w:lang w:val="de-DE"/>
                    </w:rPr>
                  </w:rPrChange>
                </w:rPr>
                <w:lastRenderedPageBreak/>
                <w:t xml:space="preserve">        resources of for dealing with this connection.</w:t>
              </w:r>
            </w:ins>
          </w:p>
          <w:p w14:paraId="5DB3B05F" w14:textId="77777777" w:rsidR="009F3611" w:rsidRPr="009F3611" w:rsidRDefault="009F3611" w:rsidP="009F3611">
            <w:pPr>
              <w:pStyle w:val="XML1"/>
              <w:rPr>
                <w:ins w:id="24638" w:author="Thomas Dietz" w:date="2012-08-08T17:05:00Z"/>
                <w:rPrChange w:id="24639" w:author="Thomas Dietz" w:date="2012-08-08T17:05:00Z">
                  <w:rPr>
                    <w:ins w:id="24640" w:author="Thomas Dietz" w:date="2012-08-08T17:05:00Z"/>
                    <w:lang w:val="de-DE"/>
                  </w:rPr>
                </w:rPrChange>
              </w:rPr>
            </w:pPr>
            <w:ins w:id="24641" w:author="Thomas Dietz" w:date="2012-08-08T17:05:00Z">
              <w:r w:rsidRPr="009F3611">
                <w:rPr>
                  <w:rPrChange w:id="24642" w:author="Thomas Dietz" w:date="2012-08-08T17:05:00Z">
                    <w:rPr>
                      <w:lang w:val="de-DE"/>
                    </w:rPr>
                  </w:rPrChange>
                </w:rPr>
                <w:t xml:space="preserve">      </w:t>
              </w:r>
            </w:ins>
          </w:p>
          <w:p w14:paraId="518220BA" w14:textId="77777777" w:rsidR="009F3611" w:rsidRPr="009F3611" w:rsidRDefault="009F3611" w:rsidP="009F3611">
            <w:pPr>
              <w:pStyle w:val="XML1"/>
              <w:rPr>
                <w:ins w:id="24643" w:author="Thomas Dietz" w:date="2012-08-08T17:05:00Z"/>
                <w:rPrChange w:id="24644" w:author="Thomas Dietz" w:date="2012-08-08T17:05:00Z">
                  <w:rPr>
                    <w:ins w:id="24645" w:author="Thomas Dietz" w:date="2012-08-08T17:05:00Z"/>
                    <w:lang w:val="de-DE"/>
                  </w:rPr>
                </w:rPrChange>
              </w:rPr>
            </w:pPr>
            <w:ins w:id="24646" w:author="Thomas Dietz" w:date="2012-08-08T17:05:00Z">
              <w:r w:rsidRPr="009F3611">
                <w:rPr>
                  <w:rPrChange w:id="24647"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24648" w:author="Thomas Dietz" w:date="2012-08-08T17:05:00Z"/>
                <w:rPrChange w:id="24649" w:author="Thomas Dietz" w:date="2012-08-08T17:05:00Z">
                  <w:rPr>
                    <w:ins w:id="24650" w:author="Thomas Dietz" w:date="2012-08-08T17:05:00Z"/>
                    <w:lang w:val="de-DE"/>
                  </w:rPr>
                </w:rPrChange>
              </w:rPr>
            </w:pPr>
            <w:ins w:id="24651" w:author="Thomas Dietz" w:date="2012-08-08T17:05:00Z">
              <w:r w:rsidRPr="009F3611">
                <w:rPr>
                  <w:rPrChange w:id="24652"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24653" w:author="Thomas Dietz" w:date="2012-08-08T17:05:00Z"/>
                <w:rPrChange w:id="24654" w:author="Thomas Dietz" w:date="2012-08-08T17:05:00Z">
                  <w:rPr>
                    <w:ins w:id="24655" w:author="Thomas Dietz" w:date="2012-08-08T17:05:00Z"/>
                    <w:lang w:val="de-DE"/>
                  </w:rPr>
                </w:rPrChange>
              </w:rPr>
            </w:pPr>
            <w:ins w:id="24656" w:author="Thomas Dietz" w:date="2012-08-08T17:05:00Z">
              <w:r w:rsidRPr="009F3611">
                <w:rPr>
                  <w:rPrChange w:id="24657" w:author="Thomas Dietz" w:date="2012-08-08T17:05:00Z">
                    <w:rPr>
                      <w:lang w:val="de-DE"/>
                    </w:rPr>
                  </w:rPrChange>
                </w:rPr>
                <w:t xml:space="preserve">        provide a certificate. This implies that it cannot connect</w:t>
              </w:r>
            </w:ins>
          </w:p>
          <w:p w14:paraId="7FC9F2BA" w14:textId="77777777" w:rsidR="009F3611" w:rsidRPr="009F3611" w:rsidRDefault="009F3611" w:rsidP="009F3611">
            <w:pPr>
              <w:pStyle w:val="XML1"/>
              <w:rPr>
                <w:ins w:id="24658" w:author="Thomas Dietz" w:date="2012-08-08T17:05:00Z"/>
                <w:rPrChange w:id="24659" w:author="Thomas Dietz" w:date="2012-08-08T17:05:00Z">
                  <w:rPr>
                    <w:ins w:id="24660" w:author="Thomas Dietz" w:date="2012-08-08T17:05:00Z"/>
                    <w:lang w:val="de-DE"/>
                  </w:rPr>
                </w:rPrChange>
              </w:rPr>
            </w:pPr>
            <w:ins w:id="24661" w:author="Thomas Dietz" w:date="2012-08-08T17:05:00Z">
              <w:r w:rsidRPr="009F3611">
                <w:rPr>
                  <w:rPrChange w:id="24662"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24663" w:author="Thomas Dietz" w:date="2012-08-08T17:05:00Z"/>
                <w:rPrChange w:id="24664" w:author="Thomas Dietz" w:date="2012-08-08T17:05:00Z">
                  <w:rPr>
                    <w:ins w:id="24665" w:author="Thomas Dietz" w:date="2012-08-08T17:05:00Z"/>
                    <w:lang w:val="de-DE"/>
                  </w:rPr>
                </w:rPrChange>
              </w:rPr>
            </w:pPr>
            <w:ins w:id="24666" w:author="Thomas Dietz" w:date="2012-08-08T17:05:00Z">
              <w:r w:rsidRPr="009F3611">
                <w:rPr>
                  <w:rPrChange w:id="24667" w:author="Thomas Dietz" w:date="2012-08-08T17:05:00Z">
                    <w:rPr>
                      <w:lang w:val="de-DE"/>
                    </w:rPr>
                  </w:rPrChange>
                </w:rPr>
                <w:t xml:space="preserve">        protocol set to 'TCP'. Only connections with protocol 'TLS'</w:t>
              </w:r>
            </w:ins>
          </w:p>
          <w:p w14:paraId="072DED79" w14:textId="77777777" w:rsidR="009F3611" w:rsidRPr="009F3611" w:rsidRDefault="009F3611" w:rsidP="009F3611">
            <w:pPr>
              <w:pStyle w:val="XML1"/>
              <w:rPr>
                <w:ins w:id="24668" w:author="Thomas Dietz" w:date="2012-08-08T17:05:00Z"/>
                <w:rPrChange w:id="24669" w:author="Thomas Dietz" w:date="2012-08-08T17:05:00Z">
                  <w:rPr>
                    <w:ins w:id="24670" w:author="Thomas Dietz" w:date="2012-08-08T17:05:00Z"/>
                    <w:lang w:val="de-DE"/>
                  </w:rPr>
                </w:rPrChange>
              </w:rPr>
            </w:pPr>
            <w:ins w:id="24671" w:author="Thomas Dietz" w:date="2012-08-08T17:05:00Z">
              <w:r w:rsidRPr="009F3611">
                <w:rPr>
                  <w:rPrChange w:id="24672" w:author="Thomas Dietz" w:date="2012-08-08T17:05:00Z">
                    <w:rPr>
                      <w:lang w:val="de-DE"/>
                    </w:rPr>
                  </w:rPrChange>
                </w:rPr>
                <w:t xml:space="preserve">        are possible in this case.</w:t>
              </w:r>
            </w:ins>
          </w:p>
          <w:p w14:paraId="07FBDD47" w14:textId="77777777" w:rsidR="009F3611" w:rsidRPr="009F3611" w:rsidRDefault="009F3611" w:rsidP="009F3611">
            <w:pPr>
              <w:pStyle w:val="XML1"/>
              <w:rPr>
                <w:ins w:id="24673" w:author="Thomas Dietz" w:date="2012-08-08T17:05:00Z"/>
                <w:rPrChange w:id="24674" w:author="Thomas Dietz" w:date="2012-08-08T17:05:00Z">
                  <w:rPr>
                    <w:ins w:id="24675" w:author="Thomas Dietz" w:date="2012-08-08T17:05:00Z"/>
                    <w:lang w:val="de-DE"/>
                  </w:rPr>
                </w:rPrChange>
              </w:rPr>
            </w:pPr>
          </w:p>
          <w:p w14:paraId="6464B31C" w14:textId="77777777" w:rsidR="009F3611" w:rsidRPr="009F3611" w:rsidRDefault="009F3611" w:rsidP="009F3611">
            <w:pPr>
              <w:pStyle w:val="XML1"/>
              <w:rPr>
                <w:ins w:id="24676" w:author="Thomas Dietz" w:date="2012-08-08T17:05:00Z"/>
                <w:rPrChange w:id="24677" w:author="Thomas Dietz" w:date="2012-08-08T17:05:00Z">
                  <w:rPr>
                    <w:ins w:id="24678" w:author="Thomas Dietz" w:date="2012-08-08T17:05:00Z"/>
                    <w:lang w:val="de-DE"/>
                  </w:rPr>
                </w:rPrChange>
              </w:rPr>
            </w:pPr>
            <w:ins w:id="24679" w:author="Thomas Dietz" w:date="2012-08-08T17:05:00Z">
              <w:r w:rsidRPr="009F3611">
                <w:rPr>
                  <w:rPrChange w:id="24680"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24681" w:author="Thomas Dietz" w:date="2012-08-08T17:05:00Z"/>
                <w:rPrChange w:id="24682" w:author="Thomas Dietz" w:date="2012-08-08T17:05:00Z">
                  <w:rPr>
                    <w:ins w:id="24683" w:author="Thomas Dietz" w:date="2012-08-08T17:05:00Z"/>
                    <w:lang w:val="de-DE"/>
                  </w:rPr>
                </w:rPrChange>
              </w:rPr>
            </w:pPr>
            <w:ins w:id="24684" w:author="Thomas Dietz" w:date="2012-08-08T17:05:00Z">
              <w:r w:rsidRPr="009F3611">
                <w:rPr>
                  <w:rPrChange w:id="24685" w:author="Thomas Dietz" w:date="2012-08-08T17:05:00Z">
                    <w:rPr>
                      <w:lang w:val="de-DE"/>
                    </w:rPr>
                  </w:rPrChange>
                </w:rPr>
                <w:t xml:space="preserve">        defaults to 'false'.";</w:t>
              </w:r>
            </w:ins>
          </w:p>
          <w:p w14:paraId="35D15B97" w14:textId="77777777" w:rsidR="009F3611" w:rsidRPr="009F3611" w:rsidRDefault="009F3611" w:rsidP="009F3611">
            <w:pPr>
              <w:pStyle w:val="XML1"/>
              <w:rPr>
                <w:ins w:id="24686" w:author="Thomas Dietz" w:date="2012-08-08T17:05:00Z"/>
                <w:rPrChange w:id="24687" w:author="Thomas Dietz" w:date="2012-08-08T17:05:00Z">
                  <w:rPr>
                    <w:ins w:id="24688" w:author="Thomas Dietz" w:date="2012-08-08T17:05:00Z"/>
                    <w:lang w:val="de-DE"/>
                  </w:rPr>
                </w:rPrChange>
              </w:rPr>
            </w:pPr>
            <w:ins w:id="24689" w:author="Thomas Dietz" w:date="2012-08-08T17:05:00Z">
              <w:r w:rsidRPr="009F3611">
                <w:rPr>
                  <w:rPrChange w:id="24690" w:author="Thomas Dietz" w:date="2012-08-08T17:05:00Z">
                    <w:rPr>
                      <w:lang w:val="de-DE"/>
                    </w:rPr>
                  </w:rPrChange>
                </w:rPr>
                <w:t xml:space="preserve">    }</w:t>
              </w:r>
            </w:ins>
          </w:p>
          <w:p w14:paraId="3BB37FE1" w14:textId="77777777" w:rsidR="009F3611" w:rsidRPr="009F3611" w:rsidRDefault="009F3611" w:rsidP="009F3611">
            <w:pPr>
              <w:pStyle w:val="XML1"/>
              <w:rPr>
                <w:ins w:id="24691" w:author="Thomas Dietz" w:date="2012-08-08T17:05:00Z"/>
                <w:rPrChange w:id="24692" w:author="Thomas Dietz" w:date="2012-08-08T17:05:00Z">
                  <w:rPr>
                    <w:ins w:id="24693" w:author="Thomas Dietz" w:date="2012-08-08T17:05:00Z"/>
                    <w:lang w:val="de-DE"/>
                  </w:rPr>
                </w:rPrChange>
              </w:rPr>
            </w:pPr>
            <w:ins w:id="24694" w:author="Thomas Dietz" w:date="2012-08-08T17:05:00Z">
              <w:r w:rsidRPr="009F3611">
                <w:rPr>
                  <w:rPrChange w:id="24695"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24696" w:author="Thomas Dietz" w:date="2012-08-08T17:05:00Z"/>
                <w:rPrChange w:id="24697" w:author="Thomas Dietz" w:date="2012-08-08T17:05:00Z">
                  <w:rPr>
                    <w:ins w:id="24698" w:author="Thomas Dietz" w:date="2012-08-08T17:05:00Z"/>
                    <w:lang w:val="de-DE"/>
                  </w:rPr>
                </w:rPrChange>
              </w:rPr>
            </w:pPr>
            <w:ins w:id="24699" w:author="Thomas Dietz" w:date="2012-08-08T17:05:00Z">
              <w:r w:rsidRPr="009F3611">
                <w:rPr>
                  <w:rPrChange w:id="24700" w:author="Thomas Dietz" w:date="2012-08-08T17:05:00Z">
                    <w:rPr>
                      <w:lang w:val="de-DE"/>
                    </w:rPr>
                  </w:rPrChange>
                </w:rPr>
                <w:t xml:space="preserve">      type enumeration {</w:t>
              </w:r>
            </w:ins>
          </w:p>
          <w:p w14:paraId="0A39E3F5" w14:textId="77777777" w:rsidR="009F3611" w:rsidRPr="009F3611" w:rsidRDefault="009F3611" w:rsidP="009F3611">
            <w:pPr>
              <w:pStyle w:val="XML1"/>
              <w:rPr>
                <w:ins w:id="24701" w:author="Thomas Dietz" w:date="2012-08-08T17:05:00Z"/>
                <w:rPrChange w:id="24702" w:author="Thomas Dietz" w:date="2012-08-08T17:05:00Z">
                  <w:rPr>
                    <w:ins w:id="24703" w:author="Thomas Dietz" w:date="2012-08-08T17:05:00Z"/>
                    <w:lang w:val="de-DE"/>
                  </w:rPr>
                </w:rPrChange>
              </w:rPr>
            </w:pPr>
            <w:ins w:id="24704" w:author="Thomas Dietz" w:date="2012-08-08T17:05:00Z">
              <w:r w:rsidRPr="009F3611">
                <w:rPr>
                  <w:rPrChange w:id="24705"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24706" w:author="Thomas Dietz" w:date="2012-08-08T17:05:00Z"/>
                <w:rPrChange w:id="24707" w:author="Thomas Dietz" w:date="2012-08-08T17:05:00Z">
                  <w:rPr>
                    <w:ins w:id="24708" w:author="Thomas Dietz" w:date="2012-08-08T17:05:00Z"/>
                    <w:lang w:val="de-DE"/>
                  </w:rPr>
                </w:rPrChange>
              </w:rPr>
            </w:pPr>
            <w:ins w:id="24709" w:author="Thomas Dietz" w:date="2012-08-08T17:05:00Z">
              <w:r w:rsidRPr="009F3611">
                <w:rPr>
                  <w:rPrChange w:id="24710"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24711" w:author="Thomas Dietz" w:date="2012-08-08T17:05:00Z"/>
                <w:rPrChange w:id="24712" w:author="Thomas Dietz" w:date="2012-08-08T17:05:00Z">
                  <w:rPr>
                    <w:ins w:id="24713" w:author="Thomas Dietz" w:date="2012-08-08T17:05:00Z"/>
                    <w:lang w:val="de-DE"/>
                  </w:rPr>
                </w:rPrChange>
              </w:rPr>
            </w:pPr>
            <w:ins w:id="24714" w:author="Thomas Dietz" w:date="2012-08-08T17:05:00Z">
              <w:r w:rsidRPr="009F3611">
                <w:rPr>
                  <w:rPrChange w:id="24715" w:author="Thomas Dietz" w:date="2012-08-08T17:05:00Z">
                    <w:rPr>
                      <w:lang w:val="de-DE"/>
                    </w:rPr>
                  </w:rPrChange>
                </w:rPr>
                <w:t xml:space="preserve">      }</w:t>
              </w:r>
            </w:ins>
          </w:p>
          <w:p w14:paraId="3858EA0D" w14:textId="77777777" w:rsidR="009F3611" w:rsidRPr="009F3611" w:rsidRDefault="009F3611" w:rsidP="009F3611">
            <w:pPr>
              <w:pStyle w:val="XML1"/>
              <w:rPr>
                <w:ins w:id="24716" w:author="Thomas Dietz" w:date="2012-08-08T17:05:00Z"/>
                <w:rPrChange w:id="24717" w:author="Thomas Dietz" w:date="2012-08-08T17:05:00Z">
                  <w:rPr>
                    <w:ins w:id="24718" w:author="Thomas Dietz" w:date="2012-08-08T17:05:00Z"/>
                    <w:lang w:val="de-DE"/>
                  </w:rPr>
                </w:rPrChange>
              </w:rPr>
            </w:pPr>
            <w:ins w:id="24719" w:author="Thomas Dietz" w:date="2012-08-08T17:05:00Z">
              <w:r w:rsidRPr="009F3611">
                <w:rPr>
                  <w:rPrChange w:id="24720"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24721" w:author="Thomas Dietz" w:date="2012-08-08T17:05:00Z"/>
                <w:rPrChange w:id="24722" w:author="Thomas Dietz" w:date="2012-08-08T17:05:00Z">
                  <w:rPr>
                    <w:ins w:id="24723" w:author="Thomas Dietz" w:date="2012-08-08T17:05:00Z"/>
                    <w:lang w:val="de-DE"/>
                  </w:rPr>
                </w:rPrChange>
              </w:rPr>
            </w:pPr>
            <w:ins w:id="24724" w:author="Thomas Dietz" w:date="2012-08-08T17:05:00Z">
              <w:r w:rsidRPr="009F3611">
                <w:rPr>
                  <w:rPrChange w:id="24725"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24726" w:author="Thomas Dietz" w:date="2012-08-08T17:05:00Z"/>
                <w:rPrChange w:id="24727" w:author="Thomas Dietz" w:date="2012-08-08T17:05:00Z">
                  <w:rPr>
                    <w:ins w:id="24728" w:author="Thomas Dietz" w:date="2012-08-08T17:05:00Z"/>
                    <w:lang w:val="de-DE"/>
                  </w:rPr>
                </w:rPrChange>
              </w:rPr>
            </w:pPr>
            <w:ins w:id="24729" w:author="Thomas Dietz" w:date="2012-08-08T17:05:00Z">
              <w:r w:rsidRPr="009F3611">
                <w:rPr>
                  <w:rPrChange w:id="24730"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24731" w:author="Thomas Dietz" w:date="2012-08-08T17:05:00Z"/>
                <w:rPrChange w:id="24732" w:author="Thomas Dietz" w:date="2012-08-08T17:05:00Z">
                  <w:rPr>
                    <w:ins w:id="24733" w:author="Thomas Dietz" w:date="2012-08-08T17:05:00Z"/>
                    <w:lang w:val="de-DE"/>
                  </w:rPr>
                </w:rPrChange>
              </w:rPr>
            </w:pPr>
            <w:ins w:id="24734" w:author="Thomas Dietz" w:date="2012-08-08T17:05:00Z">
              <w:r w:rsidRPr="009F3611">
                <w:rPr>
                  <w:rPrChange w:id="24735"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24736" w:author="Thomas Dietz" w:date="2012-08-08T17:05:00Z"/>
                <w:rPrChange w:id="24737" w:author="Thomas Dietz" w:date="2012-08-08T17:05:00Z">
                  <w:rPr>
                    <w:ins w:id="24738" w:author="Thomas Dietz" w:date="2012-08-08T17:05:00Z"/>
                    <w:lang w:val="de-DE"/>
                  </w:rPr>
                </w:rPrChange>
              </w:rPr>
            </w:pPr>
            <w:ins w:id="24739" w:author="Thomas Dietz" w:date="2012-08-08T17:05:00Z">
              <w:r w:rsidRPr="009F3611">
                <w:rPr>
                  <w:rPrChange w:id="24740"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24741" w:author="Thomas Dietz" w:date="2012-08-08T17:05:00Z"/>
                <w:rPrChange w:id="24742" w:author="Thomas Dietz" w:date="2012-08-08T17:05:00Z">
                  <w:rPr>
                    <w:ins w:id="24743" w:author="Thomas Dietz" w:date="2012-08-08T17:05:00Z"/>
                    <w:lang w:val="de-DE"/>
                  </w:rPr>
                </w:rPrChange>
              </w:rPr>
            </w:pPr>
            <w:ins w:id="24744" w:author="Thomas Dietz" w:date="2012-08-08T17:05:00Z">
              <w:r w:rsidRPr="009F3611">
                <w:rPr>
                  <w:rPrChange w:id="24745"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24746" w:author="Thomas Dietz" w:date="2012-08-08T17:05:00Z"/>
                <w:rPrChange w:id="24747" w:author="Thomas Dietz" w:date="2012-08-08T17:05:00Z">
                  <w:rPr>
                    <w:ins w:id="24748" w:author="Thomas Dietz" w:date="2012-08-08T17:05:00Z"/>
                    <w:lang w:val="de-DE"/>
                  </w:rPr>
                </w:rPrChange>
              </w:rPr>
            </w:pPr>
            <w:ins w:id="24749" w:author="Thomas Dietz" w:date="2012-08-08T17:05:00Z">
              <w:r w:rsidRPr="009F3611">
                <w:rPr>
                  <w:rPrChange w:id="24750" w:author="Thomas Dietz" w:date="2012-08-08T17:05:00Z">
                    <w:rPr>
                      <w:lang w:val="de-DE"/>
                    </w:rPr>
                  </w:rPrChange>
                </w:rPr>
                <w:t xml:space="preserve">        section 6.4.  These are the only allowed values for this</w:t>
              </w:r>
            </w:ins>
          </w:p>
          <w:p w14:paraId="000A23A2" w14:textId="77777777" w:rsidR="009F3611" w:rsidRPr="009F3611" w:rsidRDefault="009F3611" w:rsidP="009F3611">
            <w:pPr>
              <w:pStyle w:val="XML1"/>
              <w:rPr>
                <w:ins w:id="24751" w:author="Thomas Dietz" w:date="2012-08-08T17:05:00Z"/>
                <w:rPrChange w:id="24752" w:author="Thomas Dietz" w:date="2012-08-08T17:05:00Z">
                  <w:rPr>
                    <w:ins w:id="24753" w:author="Thomas Dietz" w:date="2012-08-08T17:05:00Z"/>
                    <w:lang w:val="de-DE"/>
                  </w:rPr>
                </w:rPrChange>
              </w:rPr>
            </w:pPr>
            <w:ins w:id="24754" w:author="Thomas Dietz" w:date="2012-08-08T17:05:00Z">
              <w:r w:rsidRPr="009F3611">
                <w:rPr>
                  <w:rPrChange w:id="24755" w:author="Thomas Dietz" w:date="2012-08-08T17:05:00Z">
                    <w:rPr>
                      <w:lang w:val="de-DE"/>
                    </w:rPr>
                  </w:rPrChange>
                </w:rPr>
                <w:t xml:space="preserve">        element. Default is the fail secure mode.</w:t>
              </w:r>
            </w:ins>
          </w:p>
          <w:p w14:paraId="20059B87" w14:textId="77777777" w:rsidR="009F3611" w:rsidRPr="009F3611" w:rsidRDefault="009F3611" w:rsidP="009F3611">
            <w:pPr>
              <w:pStyle w:val="XML1"/>
              <w:rPr>
                <w:ins w:id="24756" w:author="Thomas Dietz" w:date="2012-08-08T17:05:00Z"/>
                <w:rPrChange w:id="24757" w:author="Thomas Dietz" w:date="2012-08-08T17:05:00Z">
                  <w:rPr>
                    <w:ins w:id="24758" w:author="Thomas Dietz" w:date="2012-08-08T17:05:00Z"/>
                    <w:lang w:val="de-DE"/>
                  </w:rPr>
                </w:rPrChange>
              </w:rPr>
            </w:pPr>
          </w:p>
          <w:p w14:paraId="122C3AD3" w14:textId="77777777" w:rsidR="009F3611" w:rsidRPr="009F3611" w:rsidRDefault="009F3611" w:rsidP="009F3611">
            <w:pPr>
              <w:pStyle w:val="XML1"/>
              <w:rPr>
                <w:ins w:id="24759" w:author="Thomas Dietz" w:date="2012-08-08T17:05:00Z"/>
                <w:rPrChange w:id="24760" w:author="Thomas Dietz" w:date="2012-08-08T17:05:00Z">
                  <w:rPr>
                    <w:ins w:id="24761" w:author="Thomas Dietz" w:date="2012-08-08T17:05:00Z"/>
                    <w:lang w:val="de-DE"/>
                  </w:rPr>
                </w:rPrChange>
              </w:rPr>
            </w:pPr>
            <w:ins w:id="24762" w:author="Thomas Dietz" w:date="2012-08-08T17:05:00Z">
              <w:r w:rsidRPr="009F3611">
                <w:rPr>
                  <w:rPrChange w:id="24763"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24764" w:author="Thomas Dietz" w:date="2012-08-08T17:05:00Z"/>
                <w:rPrChange w:id="24765" w:author="Thomas Dietz" w:date="2012-08-08T17:05:00Z">
                  <w:rPr>
                    <w:ins w:id="24766" w:author="Thomas Dietz" w:date="2012-08-08T17:05:00Z"/>
                    <w:lang w:val="de-DE"/>
                  </w:rPr>
                </w:rPrChange>
              </w:rPr>
            </w:pPr>
            <w:ins w:id="24767" w:author="Thomas Dietz" w:date="2012-08-08T17:05:00Z">
              <w:r w:rsidRPr="009F3611">
                <w:rPr>
                  <w:rPrChange w:id="24768" w:author="Thomas Dietz" w:date="2012-08-08T17:05:00Z">
                    <w:rPr>
                      <w:lang w:val="de-DE"/>
                    </w:rPr>
                  </w:rPrChange>
                </w:rPr>
                <w:t xml:space="preserve">        defaults to 'failSecureMode'.";</w:t>
              </w:r>
            </w:ins>
          </w:p>
          <w:p w14:paraId="435B4FB3" w14:textId="77777777" w:rsidR="009F3611" w:rsidRPr="009F3611" w:rsidRDefault="009F3611" w:rsidP="009F3611">
            <w:pPr>
              <w:pStyle w:val="XML1"/>
              <w:rPr>
                <w:ins w:id="24769" w:author="Thomas Dietz" w:date="2012-08-08T17:05:00Z"/>
                <w:rPrChange w:id="24770" w:author="Thomas Dietz" w:date="2012-08-08T17:05:00Z">
                  <w:rPr>
                    <w:ins w:id="24771" w:author="Thomas Dietz" w:date="2012-08-08T17:05:00Z"/>
                    <w:lang w:val="de-DE"/>
                  </w:rPr>
                </w:rPrChange>
              </w:rPr>
            </w:pPr>
            <w:ins w:id="24772" w:author="Thomas Dietz" w:date="2012-08-08T17:05:00Z">
              <w:r w:rsidRPr="009F3611">
                <w:rPr>
                  <w:rPrChange w:id="24773" w:author="Thomas Dietz" w:date="2012-08-08T17:05:00Z">
                    <w:rPr>
                      <w:lang w:val="de-DE"/>
                    </w:rPr>
                  </w:rPrChange>
                </w:rPr>
                <w:t xml:space="preserve">    }</w:t>
              </w:r>
            </w:ins>
          </w:p>
          <w:p w14:paraId="210D5800" w14:textId="77777777" w:rsidR="009F3611" w:rsidRPr="009F3611" w:rsidRDefault="009F3611" w:rsidP="009F3611">
            <w:pPr>
              <w:pStyle w:val="XML1"/>
              <w:rPr>
                <w:ins w:id="24774" w:author="Thomas Dietz" w:date="2012-08-08T17:05:00Z"/>
                <w:rPrChange w:id="24775" w:author="Thomas Dietz" w:date="2012-08-08T17:05:00Z">
                  <w:rPr>
                    <w:ins w:id="24776" w:author="Thomas Dietz" w:date="2012-08-08T17:05:00Z"/>
                    <w:lang w:val="de-DE"/>
                  </w:rPr>
                </w:rPrChange>
              </w:rPr>
            </w:pPr>
            <w:ins w:id="24777" w:author="Thomas Dietz" w:date="2012-08-08T17:05:00Z">
              <w:r w:rsidRPr="009F3611">
                <w:rPr>
                  <w:rPrChange w:id="24778"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24779" w:author="Thomas Dietz" w:date="2012-08-08T17:05:00Z"/>
                <w:rPrChange w:id="24780" w:author="Thomas Dietz" w:date="2012-08-08T17:05:00Z">
                  <w:rPr>
                    <w:ins w:id="24781" w:author="Thomas Dietz" w:date="2012-08-08T17:05:00Z"/>
                    <w:lang w:val="de-DE"/>
                  </w:rPr>
                </w:rPrChange>
              </w:rPr>
            </w:pPr>
            <w:ins w:id="24782" w:author="Thomas Dietz" w:date="2012-08-08T17:05:00Z">
              <w:r w:rsidRPr="009F3611">
                <w:rPr>
                  <w:rPrChange w:id="24783" w:author="Thomas Dietz" w:date="2012-08-08T17:05:00Z">
                    <w:rPr>
                      <w:lang w:val="de-DE"/>
                    </w:rPr>
                  </w:rPrChange>
                </w:rPr>
                <w:t xml:space="preserve">      description "The list of controllers for this Logical switch.</w:t>
              </w:r>
            </w:ins>
          </w:p>
          <w:p w14:paraId="4ADC49A9" w14:textId="77777777" w:rsidR="009F3611" w:rsidRPr="009F3611" w:rsidRDefault="009F3611" w:rsidP="009F3611">
            <w:pPr>
              <w:pStyle w:val="XML1"/>
              <w:rPr>
                <w:ins w:id="24784" w:author="Thomas Dietz" w:date="2012-08-08T17:05:00Z"/>
                <w:rPrChange w:id="24785" w:author="Thomas Dietz" w:date="2012-08-08T17:05:00Z">
                  <w:rPr>
                    <w:ins w:id="24786" w:author="Thomas Dietz" w:date="2012-08-08T17:05:00Z"/>
                    <w:lang w:val="de-DE"/>
                  </w:rPr>
                </w:rPrChange>
              </w:rPr>
            </w:pPr>
          </w:p>
          <w:p w14:paraId="0002A5A6" w14:textId="77777777" w:rsidR="009F3611" w:rsidRPr="009F3611" w:rsidRDefault="009F3611" w:rsidP="009F3611">
            <w:pPr>
              <w:pStyle w:val="XML1"/>
              <w:rPr>
                <w:ins w:id="24787" w:author="Thomas Dietz" w:date="2012-08-08T17:05:00Z"/>
                <w:rPrChange w:id="24788" w:author="Thomas Dietz" w:date="2012-08-08T17:05:00Z">
                  <w:rPr>
                    <w:ins w:id="24789" w:author="Thomas Dietz" w:date="2012-08-08T17:05:00Z"/>
                    <w:lang w:val="de-DE"/>
                  </w:rPr>
                </w:rPrChange>
              </w:rPr>
            </w:pPr>
            <w:ins w:id="24790" w:author="Thomas Dietz" w:date="2012-08-08T17:05:00Z">
              <w:r w:rsidRPr="009F3611">
                <w:rPr>
                  <w:rPrChange w:id="24791"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24792" w:author="Thomas Dietz" w:date="2012-08-08T17:05:00Z"/>
                <w:rPrChange w:id="24793" w:author="Thomas Dietz" w:date="2012-08-08T17:05:00Z">
                  <w:rPr>
                    <w:ins w:id="24794" w:author="Thomas Dietz" w:date="2012-08-08T17:05:00Z"/>
                    <w:lang w:val="de-DE"/>
                  </w:rPr>
                </w:rPrChange>
              </w:rPr>
            </w:pPr>
            <w:ins w:id="24795" w:author="Thomas Dietz" w:date="2012-08-08T17:05:00Z">
              <w:r w:rsidRPr="009F3611">
                <w:rPr>
                  <w:rPrChange w:id="24796" w:author="Thomas Dietz" w:date="2012-08-08T17:05:00Z">
                    <w:rPr>
                      <w:lang w:val="de-DE"/>
                    </w:rPr>
                  </w:rPrChange>
                </w:rPr>
                <w:t xml:space="preserve">        this list.";</w:t>
              </w:r>
            </w:ins>
          </w:p>
          <w:p w14:paraId="1E174C5B" w14:textId="77777777" w:rsidR="009F3611" w:rsidRPr="009F3611" w:rsidRDefault="009F3611" w:rsidP="009F3611">
            <w:pPr>
              <w:pStyle w:val="XML1"/>
              <w:rPr>
                <w:ins w:id="24797" w:author="Thomas Dietz" w:date="2012-08-08T17:05:00Z"/>
                <w:rPrChange w:id="24798" w:author="Thomas Dietz" w:date="2012-08-08T17:05:00Z">
                  <w:rPr>
                    <w:ins w:id="24799" w:author="Thomas Dietz" w:date="2012-08-08T17:05:00Z"/>
                    <w:lang w:val="de-DE"/>
                  </w:rPr>
                </w:rPrChange>
              </w:rPr>
            </w:pPr>
            <w:ins w:id="24800" w:author="Thomas Dietz" w:date="2012-08-08T17:05:00Z">
              <w:r w:rsidRPr="009F3611">
                <w:rPr>
                  <w:rPrChange w:id="24801" w:author="Thomas Dietz" w:date="2012-08-08T17:05:00Z">
                    <w:rPr>
                      <w:lang w:val="de-DE"/>
                    </w:rPr>
                  </w:rPrChange>
                </w:rPr>
                <w:t xml:space="preserve">      list controller {</w:t>
              </w:r>
            </w:ins>
          </w:p>
          <w:p w14:paraId="7ED9028A" w14:textId="77777777" w:rsidR="009F3611" w:rsidRPr="009F3611" w:rsidRDefault="009F3611" w:rsidP="009F3611">
            <w:pPr>
              <w:pStyle w:val="XML1"/>
              <w:rPr>
                <w:ins w:id="24802" w:author="Thomas Dietz" w:date="2012-08-08T17:05:00Z"/>
                <w:rPrChange w:id="24803" w:author="Thomas Dietz" w:date="2012-08-08T17:05:00Z">
                  <w:rPr>
                    <w:ins w:id="24804" w:author="Thomas Dietz" w:date="2012-08-08T17:05:00Z"/>
                    <w:lang w:val="de-DE"/>
                  </w:rPr>
                </w:rPrChange>
              </w:rPr>
            </w:pPr>
            <w:ins w:id="24805" w:author="Thomas Dietz" w:date="2012-08-08T17:05:00Z">
              <w:r w:rsidRPr="009F3611">
                <w:rPr>
                  <w:rPrChange w:id="24806" w:author="Thomas Dietz" w:date="2012-08-08T17:05:00Z">
                    <w:rPr>
                      <w:lang w:val="de-DE"/>
                    </w:rPr>
                  </w:rPrChange>
                </w:rPr>
                <w:t xml:space="preserve">        key "id";</w:t>
              </w:r>
            </w:ins>
          </w:p>
          <w:p w14:paraId="66435F4E" w14:textId="77777777" w:rsidR="009F3611" w:rsidRPr="009F3611" w:rsidRDefault="009F3611" w:rsidP="009F3611">
            <w:pPr>
              <w:pStyle w:val="XML1"/>
              <w:rPr>
                <w:ins w:id="24807" w:author="Thomas Dietz" w:date="2012-08-08T17:05:00Z"/>
                <w:rPrChange w:id="24808" w:author="Thomas Dietz" w:date="2012-08-08T17:05:00Z">
                  <w:rPr>
                    <w:ins w:id="24809" w:author="Thomas Dietz" w:date="2012-08-08T17:05:00Z"/>
                    <w:lang w:val="de-DE"/>
                  </w:rPr>
                </w:rPrChange>
              </w:rPr>
            </w:pPr>
            <w:ins w:id="24810" w:author="Thomas Dietz" w:date="2012-08-08T17:05:00Z">
              <w:r w:rsidRPr="009F3611">
                <w:rPr>
                  <w:rPrChange w:id="24811"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24812" w:author="Thomas Dietz" w:date="2012-08-08T17:05:00Z"/>
                <w:rPrChange w:id="24813" w:author="Thomas Dietz" w:date="2012-08-08T17:05:00Z">
                  <w:rPr>
                    <w:ins w:id="24814" w:author="Thomas Dietz" w:date="2012-08-08T17:05:00Z"/>
                    <w:lang w:val="de-DE"/>
                  </w:rPr>
                </w:rPrChange>
              </w:rPr>
            </w:pPr>
            <w:ins w:id="24815" w:author="Thomas Dietz" w:date="2012-08-08T17:05:00Z">
              <w:r w:rsidRPr="009F3611">
                <w:rPr>
                  <w:rPrChange w:id="24816" w:author="Thomas Dietz" w:date="2012-08-08T17:05:00Z">
                    <w:rPr>
                      <w:lang w:val="de-DE"/>
                    </w:rPr>
                  </w:rPrChange>
                </w:rPr>
                <w:t xml:space="preserve">          assigned to the OpenFlow Logical Switch.  The switch MUST</w:t>
              </w:r>
            </w:ins>
          </w:p>
          <w:p w14:paraId="02CCAEA4" w14:textId="77777777" w:rsidR="009F3611" w:rsidRPr="009F3611" w:rsidRDefault="009F3611" w:rsidP="009F3611">
            <w:pPr>
              <w:pStyle w:val="XML1"/>
              <w:rPr>
                <w:ins w:id="24817" w:author="Thomas Dietz" w:date="2012-08-08T17:05:00Z"/>
                <w:rPrChange w:id="24818" w:author="Thomas Dietz" w:date="2012-08-08T17:05:00Z">
                  <w:rPr>
                    <w:ins w:id="24819" w:author="Thomas Dietz" w:date="2012-08-08T17:05:00Z"/>
                    <w:lang w:val="de-DE"/>
                  </w:rPr>
                </w:rPrChange>
              </w:rPr>
            </w:pPr>
            <w:ins w:id="24820" w:author="Thomas Dietz" w:date="2012-08-08T17:05:00Z">
              <w:r w:rsidRPr="009F3611">
                <w:rPr>
                  <w:rPrChange w:id="24821"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24822" w:author="Thomas Dietz" w:date="2012-08-08T17:05:00Z"/>
                <w:rPrChange w:id="24823" w:author="Thomas Dietz" w:date="2012-08-08T17:05:00Z">
                  <w:rPr>
                    <w:ins w:id="24824" w:author="Thomas Dietz" w:date="2012-08-08T17:05:00Z"/>
                    <w:lang w:val="de-DE"/>
                  </w:rPr>
                </w:rPrChange>
              </w:rPr>
            </w:pPr>
            <w:ins w:id="24825" w:author="Thomas Dietz" w:date="2012-08-08T17:05:00Z">
              <w:r w:rsidRPr="009F3611">
                <w:rPr>
                  <w:rPrChange w:id="24826" w:author="Thomas Dietz" w:date="2012-08-08T17:05:00Z">
                    <w:rPr>
                      <w:lang w:val="de-DE"/>
                    </w:rPr>
                  </w:rPrChange>
                </w:rPr>
                <w:t xml:space="preserve">          contained in this list.</w:t>
              </w:r>
            </w:ins>
          </w:p>
          <w:p w14:paraId="21BB8ED9" w14:textId="77777777" w:rsidR="009F3611" w:rsidRPr="009F3611" w:rsidRDefault="009F3611" w:rsidP="009F3611">
            <w:pPr>
              <w:pStyle w:val="XML1"/>
              <w:rPr>
                <w:ins w:id="24827" w:author="Thomas Dietz" w:date="2012-08-08T17:05:00Z"/>
                <w:rPrChange w:id="24828" w:author="Thomas Dietz" w:date="2012-08-08T17:05:00Z">
                  <w:rPr>
                    <w:ins w:id="24829" w:author="Thomas Dietz" w:date="2012-08-08T17:05:00Z"/>
                    <w:lang w:val="de-DE"/>
                  </w:rPr>
                </w:rPrChange>
              </w:rPr>
            </w:pPr>
          </w:p>
          <w:p w14:paraId="3363E1B6" w14:textId="77777777" w:rsidR="009F3611" w:rsidRPr="009F3611" w:rsidRDefault="009F3611" w:rsidP="009F3611">
            <w:pPr>
              <w:pStyle w:val="XML1"/>
              <w:rPr>
                <w:ins w:id="24830" w:author="Thomas Dietz" w:date="2012-08-08T17:05:00Z"/>
                <w:rPrChange w:id="24831" w:author="Thomas Dietz" w:date="2012-08-08T17:05:00Z">
                  <w:rPr>
                    <w:ins w:id="24832" w:author="Thomas Dietz" w:date="2012-08-08T17:05:00Z"/>
                    <w:lang w:val="de-DE"/>
                  </w:rPr>
                </w:rPrChange>
              </w:rPr>
            </w:pPr>
            <w:ins w:id="24833" w:author="Thomas Dietz" w:date="2012-08-08T17:05:00Z">
              <w:r w:rsidRPr="009F3611">
                <w:rPr>
                  <w:rPrChange w:id="24834"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24835" w:author="Thomas Dietz" w:date="2012-08-08T17:05:00Z"/>
                <w:rPrChange w:id="24836" w:author="Thomas Dietz" w:date="2012-08-08T17:05:00Z">
                  <w:rPr>
                    <w:ins w:id="24837" w:author="Thomas Dietz" w:date="2012-08-08T17:05:00Z"/>
                    <w:lang w:val="de-DE"/>
                  </w:rPr>
                </w:rPrChange>
              </w:rPr>
            </w:pPr>
            <w:ins w:id="24838" w:author="Thomas Dietz" w:date="2012-08-08T17:05:00Z">
              <w:r w:rsidRPr="009F3611">
                <w:rPr>
                  <w:rPrChange w:id="24839" w:author="Thomas Dietz" w:date="2012-08-08T17:05:00Z">
                    <w:rPr>
                      <w:lang w:val="de-DE"/>
                    </w:rPr>
                  </w:rPrChange>
                </w:rPr>
                <w:t xml:space="preserve">          follows: </w:t>
              </w:r>
            </w:ins>
          </w:p>
          <w:p w14:paraId="5F1340C6" w14:textId="77777777" w:rsidR="009F3611" w:rsidRPr="009F3611" w:rsidRDefault="009F3611" w:rsidP="009F3611">
            <w:pPr>
              <w:pStyle w:val="XML1"/>
              <w:rPr>
                <w:ins w:id="24840" w:author="Thomas Dietz" w:date="2012-08-08T17:05:00Z"/>
                <w:rPrChange w:id="24841" w:author="Thomas Dietz" w:date="2012-08-08T17:05:00Z">
                  <w:rPr>
                    <w:ins w:id="24842" w:author="Thomas Dietz" w:date="2012-08-08T17:05:00Z"/>
                    <w:lang w:val="de-DE"/>
                  </w:rPr>
                </w:rPrChange>
              </w:rPr>
            </w:pPr>
          </w:p>
          <w:p w14:paraId="00A8DD86" w14:textId="77777777" w:rsidR="009F3611" w:rsidRPr="009F3611" w:rsidRDefault="009F3611" w:rsidP="009F3611">
            <w:pPr>
              <w:pStyle w:val="XML1"/>
              <w:rPr>
                <w:ins w:id="24843" w:author="Thomas Dietz" w:date="2012-08-08T17:05:00Z"/>
                <w:rPrChange w:id="24844" w:author="Thomas Dietz" w:date="2012-08-08T17:05:00Z">
                  <w:rPr>
                    <w:ins w:id="24845" w:author="Thomas Dietz" w:date="2012-08-08T17:05:00Z"/>
                    <w:lang w:val="de-DE"/>
                  </w:rPr>
                </w:rPrChange>
              </w:rPr>
            </w:pPr>
            <w:ins w:id="24846" w:author="Thomas Dietz" w:date="2012-08-08T17:05:00Z">
              <w:r w:rsidRPr="009F3611">
                <w:rPr>
                  <w:rPrChange w:id="24847"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24848" w:author="Thomas Dietz" w:date="2012-08-08T17:05:00Z"/>
                <w:rPrChange w:id="24849" w:author="Thomas Dietz" w:date="2012-08-08T17:05:00Z">
                  <w:rPr>
                    <w:ins w:id="24850" w:author="Thomas Dietz" w:date="2012-08-08T17:05:00Z"/>
                    <w:lang w:val="de-DE"/>
                  </w:rPr>
                </w:rPrChange>
              </w:rPr>
            </w:pPr>
            <w:ins w:id="24851" w:author="Thomas Dietz" w:date="2012-08-08T17:05:00Z">
              <w:r w:rsidRPr="009F3611">
                <w:rPr>
                  <w:rPrChange w:id="24852" w:author="Thomas Dietz" w:date="2012-08-08T17:05:00Z">
                    <w:rPr>
                      <w:lang w:val="de-DE"/>
                    </w:rPr>
                  </w:rPrChange>
                </w:rPr>
                <w:t xml:space="preserve">            operations to identify the controller.</w:t>
              </w:r>
            </w:ins>
          </w:p>
          <w:p w14:paraId="688664E4" w14:textId="77777777" w:rsidR="009F3611" w:rsidRPr="009F3611" w:rsidRDefault="009F3611" w:rsidP="009F3611">
            <w:pPr>
              <w:pStyle w:val="XML1"/>
              <w:rPr>
                <w:ins w:id="24853" w:author="Thomas Dietz" w:date="2012-08-08T17:05:00Z"/>
                <w:rPrChange w:id="24854" w:author="Thomas Dietz" w:date="2012-08-08T17:05:00Z">
                  <w:rPr>
                    <w:ins w:id="24855" w:author="Thomas Dietz" w:date="2012-08-08T17:05:00Z"/>
                    <w:lang w:val="de-DE"/>
                  </w:rPr>
                </w:rPrChange>
              </w:rPr>
            </w:pPr>
            <w:ins w:id="24856" w:author="Thomas Dietz" w:date="2012-08-08T17:05:00Z">
              <w:r w:rsidRPr="009F3611">
                <w:rPr>
                  <w:rPrChange w:id="24857"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24858" w:author="Thomas Dietz" w:date="2012-08-08T17:05:00Z"/>
                <w:rPrChange w:id="24859" w:author="Thomas Dietz" w:date="2012-08-08T17:05:00Z">
                  <w:rPr>
                    <w:ins w:id="24860" w:author="Thomas Dietz" w:date="2012-08-08T17:05:00Z"/>
                    <w:lang w:val="de-DE"/>
                  </w:rPr>
                </w:rPrChange>
              </w:rPr>
            </w:pPr>
            <w:ins w:id="24861" w:author="Thomas Dietz" w:date="2012-08-08T17:05:00Z">
              <w:r w:rsidRPr="009F3611">
                <w:rPr>
                  <w:rPrChange w:id="24862" w:author="Thomas Dietz" w:date="2012-08-08T17:05:00Z">
                    <w:rPr>
                      <w:lang w:val="de-DE"/>
                    </w:rPr>
                  </w:rPrChange>
                </w:rPr>
                <w:t xml:space="preserve">            is created if it does not exist, and its value is set</w:t>
              </w:r>
            </w:ins>
          </w:p>
          <w:p w14:paraId="5BB283B7" w14:textId="77777777" w:rsidR="009F3611" w:rsidRPr="009F3611" w:rsidRDefault="009F3611" w:rsidP="009F3611">
            <w:pPr>
              <w:pStyle w:val="XML1"/>
              <w:rPr>
                <w:ins w:id="24863" w:author="Thomas Dietz" w:date="2012-08-08T17:05:00Z"/>
                <w:rPrChange w:id="24864" w:author="Thomas Dietz" w:date="2012-08-08T17:05:00Z">
                  <w:rPr>
                    <w:ins w:id="24865" w:author="Thomas Dietz" w:date="2012-08-08T17:05:00Z"/>
                    <w:lang w:val="de-DE"/>
                  </w:rPr>
                </w:rPrChange>
              </w:rPr>
            </w:pPr>
            <w:ins w:id="24866" w:author="Thomas Dietz" w:date="2012-08-08T17:05:00Z">
              <w:r w:rsidRPr="009F3611">
                <w:rPr>
                  <w:rPrChange w:id="24867" w:author="Thomas Dietz" w:date="2012-08-08T17:05:00Z">
                    <w:rPr>
                      <w:lang w:val="de-DE"/>
                    </w:rPr>
                  </w:rPrChange>
                </w:rPr>
                <w:t xml:space="preserve">            to the value found in the XML RPC data.</w:t>
              </w:r>
            </w:ins>
          </w:p>
          <w:p w14:paraId="6A73DAFF" w14:textId="77777777" w:rsidR="009F3611" w:rsidRPr="009F3611" w:rsidRDefault="009F3611" w:rsidP="009F3611">
            <w:pPr>
              <w:pStyle w:val="XML1"/>
              <w:rPr>
                <w:ins w:id="24868" w:author="Thomas Dietz" w:date="2012-08-08T17:05:00Z"/>
                <w:rPrChange w:id="24869" w:author="Thomas Dietz" w:date="2012-08-08T17:05:00Z">
                  <w:rPr>
                    <w:ins w:id="24870" w:author="Thomas Dietz" w:date="2012-08-08T17:05:00Z"/>
                    <w:lang w:val="de-DE"/>
                  </w:rPr>
                </w:rPrChange>
              </w:rPr>
            </w:pPr>
            <w:ins w:id="24871" w:author="Thomas Dietz" w:date="2012-08-08T17:05:00Z">
              <w:r w:rsidRPr="009F3611">
                <w:rPr>
                  <w:rPrChange w:id="24872"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24873" w:author="Thomas Dietz" w:date="2012-08-08T17:05:00Z"/>
                <w:rPrChange w:id="24874" w:author="Thomas Dietz" w:date="2012-08-08T17:05:00Z">
                  <w:rPr>
                    <w:ins w:id="24875" w:author="Thomas Dietz" w:date="2012-08-08T17:05:00Z"/>
                    <w:lang w:val="de-DE"/>
                  </w:rPr>
                </w:rPrChange>
              </w:rPr>
            </w:pPr>
            <w:ins w:id="24876" w:author="Thomas Dietz" w:date="2012-08-08T17:05:00Z">
              <w:r w:rsidRPr="009F3611">
                <w:rPr>
                  <w:rPrChange w:id="24877" w:author="Thomas Dietz" w:date="2012-08-08T17:05:00Z">
                    <w:rPr>
                      <w:lang w:val="de-DE"/>
                    </w:rPr>
                  </w:rPrChange>
                </w:rPr>
                <w:t xml:space="preserve">            it does not exist. If the element already exists, a</w:t>
              </w:r>
            </w:ins>
          </w:p>
          <w:p w14:paraId="54DA09A5" w14:textId="77777777" w:rsidR="009F3611" w:rsidRPr="009F3611" w:rsidRDefault="009F3611" w:rsidP="009F3611">
            <w:pPr>
              <w:pStyle w:val="XML1"/>
              <w:rPr>
                <w:ins w:id="24878" w:author="Thomas Dietz" w:date="2012-08-08T17:05:00Z"/>
                <w:rPrChange w:id="24879" w:author="Thomas Dietz" w:date="2012-08-08T17:05:00Z">
                  <w:rPr>
                    <w:ins w:id="24880" w:author="Thomas Dietz" w:date="2012-08-08T17:05:00Z"/>
                    <w:lang w:val="de-DE"/>
                  </w:rPr>
                </w:rPrChange>
              </w:rPr>
            </w:pPr>
            <w:ins w:id="24881" w:author="Thomas Dietz" w:date="2012-08-08T17:05:00Z">
              <w:r w:rsidRPr="009F3611">
                <w:rPr>
                  <w:rPrChange w:id="24882" w:author="Thomas Dietz" w:date="2012-08-08T17:05:00Z">
                    <w:rPr>
                      <w:lang w:val="de-DE"/>
                    </w:rPr>
                  </w:rPrChange>
                </w:rPr>
                <w:t xml:space="preserve">            'data</w:t>
              </w:r>
              <w:r w:rsidRPr="009F3611">
                <w:rPr>
                  <w:rFonts w:ascii="MS Mincho" w:eastAsia="MS Mincho" w:hAnsi="MS Mincho" w:cs="MS Mincho"/>
                  <w:rPrChange w:id="24883" w:author="Thomas Dietz" w:date="2012-08-08T17:05:00Z">
                    <w:rPr>
                      <w:rFonts w:ascii="MS Mincho" w:eastAsia="MS Mincho" w:hAnsi="MS Mincho" w:cs="MS Mincho"/>
                      <w:lang w:val="de-DE"/>
                    </w:rPr>
                  </w:rPrChange>
                </w:rPr>
                <w:t>‑</w:t>
              </w:r>
              <w:r w:rsidRPr="009F3611">
                <w:rPr>
                  <w:rPrChange w:id="24884" w:author="Thomas Dietz" w:date="2012-08-08T17:05:00Z">
                    <w:rPr>
                      <w:lang w:val="de-DE"/>
                    </w:rPr>
                  </w:rPrChange>
                </w:rPr>
                <w:t>exists' error is returned.</w:t>
              </w:r>
            </w:ins>
          </w:p>
          <w:p w14:paraId="4BB0E7EA" w14:textId="77777777" w:rsidR="009F3611" w:rsidRPr="009F3611" w:rsidRDefault="009F3611" w:rsidP="009F3611">
            <w:pPr>
              <w:pStyle w:val="XML1"/>
              <w:rPr>
                <w:ins w:id="24885" w:author="Thomas Dietz" w:date="2012-08-08T17:05:00Z"/>
                <w:rPrChange w:id="24886" w:author="Thomas Dietz" w:date="2012-08-08T17:05:00Z">
                  <w:rPr>
                    <w:ins w:id="24887" w:author="Thomas Dietz" w:date="2012-08-08T17:05:00Z"/>
                    <w:lang w:val="de-DE"/>
                  </w:rPr>
                </w:rPrChange>
              </w:rPr>
            </w:pPr>
            <w:ins w:id="24888" w:author="Thomas Dietz" w:date="2012-08-08T17:05:00Z">
              <w:r w:rsidRPr="009F3611">
                <w:rPr>
                  <w:rPrChange w:id="24889"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24890" w:author="Thomas Dietz" w:date="2012-08-08T17:05:00Z"/>
                <w:rPrChange w:id="24891" w:author="Thomas Dietz" w:date="2012-08-08T17:05:00Z">
                  <w:rPr>
                    <w:ins w:id="24892" w:author="Thomas Dietz" w:date="2012-08-08T17:05:00Z"/>
                    <w:lang w:val="de-DE"/>
                  </w:rPr>
                </w:rPrChange>
              </w:rPr>
            </w:pPr>
            <w:ins w:id="24893" w:author="Thomas Dietz" w:date="2012-08-08T17:05:00Z">
              <w:r w:rsidRPr="009F3611">
                <w:rPr>
                  <w:rPrChange w:id="24894" w:author="Thomas Dietz" w:date="2012-08-08T17:05:00Z">
                    <w:rPr>
                      <w:lang w:val="de-DE"/>
                    </w:rPr>
                  </w:rPrChange>
                </w:rPr>
                <w:t xml:space="preserve">            it exists. If the element does not exist, a </w:t>
              </w:r>
            </w:ins>
          </w:p>
          <w:p w14:paraId="7C81F7D1" w14:textId="77777777" w:rsidR="009F3611" w:rsidRPr="009F3611" w:rsidRDefault="009F3611" w:rsidP="009F3611">
            <w:pPr>
              <w:pStyle w:val="XML1"/>
              <w:rPr>
                <w:ins w:id="24895" w:author="Thomas Dietz" w:date="2012-08-08T17:05:00Z"/>
                <w:rPrChange w:id="24896" w:author="Thomas Dietz" w:date="2012-08-08T17:05:00Z">
                  <w:rPr>
                    <w:ins w:id="24897" w:author="Thomas Dietz" w:date="2012-08-08T17:05:00Z"/>
                    <w:lang w:val="de-DE"/>
                  </w:rPr>
                </w:rPrChange>
              </w:rPr>
            </w:pPr>
            <w:ins w:id="24898" w:author="Thomas Dietz" w:date="2012-08-08T17:05:00Z">
              <w:r w:rsidRPr="009F3611">
                <w:rPr>
                  <w:rPrChange w:id="24899" w:author="Thomas Dietz" w:date="2012-08-08T17:05:00Z">
                    <w:rPr>
                      <w:lang w:val="de-DE"/>
                    </w:rPr>
                  </w:rPrChange>
                </w:rPr>
                <w:t xml:space="preserve">            'data</w:t>
              </w:r>
              <w:r w:rsidRPr="009F3611">
                <w:rPr>
                  <w:rFonts w:ascii="MS Mincho" w:eastAsia="MS Mincho" w:hAnsi="MS Mincho" w:cs="MS Mincho"/>
                  <w:rPrChange w:id="24900" w:author="Thomas Dietz" w:date="2012-08-08T17:05:00Z">
                    <w:rPr>
                      <w:rFonts w:ascii="MS Mincho" w:eastAsia="MS Mincho" w:hAnsi="MS Mincho" w:cs="MS Mincho"/>
                      <w:lang w:val="de-DE"/>
                    </w:rPr>
                  </w:rPrChange>
                </w:rPr>
                <w:t>‑</w:t>
              </w:r>
              <w:r w:rsidRPr="009F3611">
                <w:rPr>
                  <w:rPrChange w:id="24901" w:author="Thomas Dietz" w:date="2012-08-08T17:05:00Z">
                    <w:rPr>
                      <w:lang w:val="de-DE"/>
                    </w:rPr>
                  </w:rPrChange>
                </w:rPr>
                <w:t>missing' error is returned.";</w:t>
              </w:r>
            </w:ins>
          </w:p>
          <w:p w14:paraId="210D0078" w14:textId="77777777" w:rsidR="009F3611" w:rsidRPr="009F3611" w:rsidRDefault="009F3611" w:rsidP="009F3611">
            <w:pPr>
              <w:pStyle w:val="XML1"/>
              <w:rPr>
                <w:ins w:id="24902" w:author="Thomas Dietz" w:date="2012-08-08T17:05:00Z"/>
                <w:rPrChange w:id="24903" w:author="Thomas Dietz" w:date="2012-08-08T17:05:00Z">
                  <w:rPr>
                    <w:ins w:id="24904" w:author="Thomas Dietz" w:date="2012-08-08T17:05:00Z"/>
                    <w:lang w:val="de-DE"/>
                  </w:rPr>
                </w:rPrChange>
              </w:rPr>
            </w:pPr>
            <w:ins w:id="24905" w:author="Thomas Dietz" w:date="2012-08-08T17:05:00Z">
              <w:r w:rsidRPr="009F3611">
                <w:rPr>
                  <w:rPrChange w:id="24906"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24907" w:author="Thomas Dietz" w:date="2012-08-08T17:05:00Z"/>
                <w:rPrChange w:id="24908" w:author="Thomas Dietz" w:date="2012-08-08T17:05:00Z">
                  <w:rPr>
                    <w:ins w:id="24909" w:author="Thomas Dietz" w:date="2012-08-08T17:05:00Z"/>
                    <w:lang w:val="de-DE"/>
                  </w:rPr>
                </w:rPrChange>
              </w:rPr>
            </w:pPr>
            <w:ins w:id="24910" w:author="Thomas Dietz" w:date="2012-08-08T17:05:00Z">
              <w:r w:rsidRPr="009F3611">
                <w:rPr>
                  <w:rPrChange w:id="24911" w:author="Thomas Dietz" w:date="2012-08-08T17:05:00Z">
                    <w:rPr>
                      <w:lang w:val="de-DE"/>
                    </w:rPr>
                  </w:rPrChange>
                </w:rPr>
                <w:lastRenderedPageBreak/>
                <w:t xml:space="preserve">      }</w:t>
              </w:r>
            </w:ins>
          </w:p>
          <w:p w14:paraId="0FE85144" w14:textId="77777777" w:rsidR="009F3611" w:rsidRPr="009F3611" w:rsidRDefault="009F3611" w:rsidP="009F3611">
            <w:pPr>
              <w:pStyle w:val="XML1"/>
              <w:rPr>
                <w:ins w:id="24912" w:author="Thomas Dietz" w:date="2012-08-08T17:05:00Z"/>
                <w:rPrChange w:id="24913" w:author="Thomas Dietz" w:date="2012-08-08T17:05:00Z">
                  <w:rPr>
                    <w:ins w:id="24914" w:author="Thomas Dietz" w:date="2012-08-08T17:05:00Z"/>
                    <w:lang w:val="de-DE"/>
                  </w:rPr>
                </w:rPrChange>
              </w:rPr>
            </w:pPr>
            <w:ins w:id="24915" w:author="Thomas Dietz" w:date="2012-08-08T17:05:00Z">
              <w:r w:rsidRPr="009F3611">
                <w:rPr>
                  <w:rPrChange w:id="24916" w:author="Thomas Dietz" w:date="2012-08-08T17:05:00Z">
                    <w:rPr>
                      <w:lang w:val="de-DE"/>
                    </w:rPr>
                  </w:rPrChange>
                </w:rPr>
                <w:t xml:space="preserve">    }</w:t>
              </w:r>
            </w:ins>
          </w:p>
          <w:p w14:paraId="5E8252FA" w14:textId="77777777" w:rsidR="009F3611" w:rsidRPr="009F3611" w:rsidRDefault="009F3611" w:rsidP="009F3611">
            <w:pPr>
              <w:pStyle w:val="XML1"/>
              <w:rPr>
                <w:ins w:id="24917" w:author="Thomas Dietz" w:date="2012-08-08T17:05:00Z"/>
                <w:rPrChange w:id="24918" w:author="Thomas Dietz" w:date="2012-08-08T17:05:00Z">
                  <w:rPr>
                    <w:ins w:id="24919" w:author="Thomas Dietz" w:date="2012-08-08T17:05:00Z"/>
                    <w:lang w:val="de-DE"/>
                  </w:rPr>
                </w:rPrChange>
              </w:rPr>
            </w:pPr>
            <w:ins w:id="24920" w:author="Thomas Dietz" w:date="2012-08-08T17:05:00Z">
              <w:r w:rsidRPr="009F3611">
                <w:rPr>
                  <w:rPrChange w:id="24921"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24922" w:author="Thomas Dietz" w:date="2012-08-08T17:05:00Z"/>
                <w:rPrChange w:id="24923" w:author="Thomas Dietz" w:date="2012-08-08T17:05:00Z">
                  <w:rPr>
                    <w:ins w:id="24924" w:author="Thomas Dietz" w:date="2012-08-08T17:05:00Z"/>
                    <w:lang w:val="de-DE"/>
                  </w:rPr>
                </w:rPrChange>
              </w:rPr>
            </w:pPr>
            <w:ins w:id="24925" w:author="Thomas Dietz" w:date="2012-08-08T17:05:00Z">
              <w:r w:rsidRPr="009F3611">
                <w:rPr>
                  <w:rPrChange w:id="24926"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24927" w:author="Thomas Dietz" w:date="2012-08-08T17:05:00Z"/>
                <w:rPrChange w:id="24928" w:author="Thomas Dietz" w:date="2012-08-08T17:05:00Z">
                  <w:rPr>
                    <w:ins w:id="24929" w:author="Thomas Dietz" w:date="2012-08-08T17:05:00Z"/>
                    <w:lang w:val="de-DE"/>
                  </w:rPr>
                </w:rPrChange>
              </w:rPr>
            </w:pPr>
            <w:ins w:id="24930" w:author="Thomas Dietz" w:date="2012-08-08T17:05:00Z">
              <w:r w:rsidRPr="009F3611">
                <w:rPr>
                  <w:rPrChange w:id="24931"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24932" w:author="Thomas Dietz" w:date="2012-08-08T17:05:00Z"/>
                <w:rPrChange w:id="24933" w:author="Thomas Dietz" w:date="2012-08-08T17:05:00Z">
                  <w:rPr>
                    <w:ins w:id="24934" w:author="Thomas Dietz" w:date="2012-08-08T17:05:00Z"/>
                    <w:lang w:val="de-DE"/>
                  </w:rPr>
                </w:rPrChange>
              </w:rPr>
            </w:pPr>
            <w:ins w:id="24935" w:author="Thomas Dietz" w:date="2012-08-08T17:05:00Z">
              <w:r w:rsidRPr="009F3611">
                <w:rPr>
                  <w:rPrChange w:id="24936" w:author="Thomas Dietz" w:date="2012-08-08T17:05:00Z">
                    <w:rPr>
                      <w:lang w:val="de-DE"/>
                    </w:rPr>
                  </w:rPrChange>
                </w:rPr>
                <w:t xml:space="preserve">        has exclusive or non-exclusive access to.  A resource is </w:t>
              </w:r>
            </w:ins>
          </w:p>
          <w:p w14:paraId="6336481B" w14:textId="77777777" w:rsidR="009F3611" w:rsidRPr="009F3611" w:rsidRDefault="009F3611" w:rsidP="009F3611">
            <w:pPr>
              <w:pStyle w:val="XML1"/>
              <w:rPr>
                <w:ins w:id="24937" w:author="Thomas Dietz" w:date="2012-08-08T17:05:00Z"/>
                <w:rPrChange w:id="24938" w:author="Thomas Dietz" w:date="2012-08-08T17:05:00Z">
                  <w:rPr>
                    <w:ins w:id="24939" w:author="Thomas Dietz" w:date="2012-08-08T17:05:00Z"/>
                    <w:lang w:val="de-DE"/>
                  </w:rPr>
                </w:rPrChange>
              </w:rPr>
            </w:pPr>
            <w:ins w:id="24940" w:author="Thomas Dietz" w:date="2012-08-08T17:05:00Z">
              <w:r w:rsidRPr="009F3611">
                <w:rPr>
                  <w:rPrChange w:id="24941" w:author="Thomas Dietz" w:date="2012-08-08T17:05:00Z">
                    <w:rPr>
                      <w:lang w:val="de-DE"/>
                    </w:rPr>
                  </w:rPrChange>
                </w:rPr>
                <w:t xml:space="preserve">        identified by the value of its resource-identifier element.</w:t>
              </w:r>
            </w:ins>
          </w:p>
          <w:p w14:paraId="34792A59" w14:textId="77777777" w:rsidR="009F3611" w:rsidRPr="009F3611" w:rsidRDefault="009F3611" w:rsidP="009F3611">
            <w:pPr>
              <w:pStyle w:val="XML1"/>
              <w:rPr>
                <w:ins w:id="24942" w:author="Thomas Dietz" w:date="2012-08-08T17:05:00Z"/>
                <w:rPrChange w:id="24943" w:author="Thomas Dietz" w:date="2012-08-08T17:05:00Z">
                  <w:rPr>
                    <w:ins w:id="24944" w:author="Thomas Dietz" w:date="2012-08-08T17:05:00Z"/>
                    <w:lang w:val="de-DE"/>
                  </w:rPr>
                </w:rPrChange>
              </w:rPr>
            </w:pPr>
            <w:ins w:id="24945" w:author="Thomas Dietz" w:date="2012-08-08T17:05:00Z">
              <w:r w:rsidRPr="009F3611">
                <w:rPr>
                  <w:rPrChange w:id="24946"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24947" w:author="Thomas Dietz" w:date="2012-08-08T17:05:00Z"/>
                <w:rPrChange w:id="24948" w:author="Thomas Dietz" w:date="2012-08-08T17:05:00Z">
                  <w:rPr>
                    <w:ins w:id="24949" w:author="Thomas Dietz" w:date="2012-08-08T17:05:00Z"/>
                    <w:lang w:val="de-DE"/>
                  </w:rPr>
                </w:rPrChange>
              </w:rPr>
            </w:pPr>
            <w:ins w:id="24950" w:author="Thomas Dietz" w:date="2012-08-08T17:05:00Z">
              <w:r w:rsidRPr="009F3611">
                <w:rPr>
                  <w:rPrChange w:id="24951"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24952" w:author="Thomas Dietz" w:date="2012-08-08T17:05:00Z"/>
                <w:rPrChange w:id="24953" w:author="Thomas Dietz" w:date="2012-08-08T17:05:00Z">
                  <w:rPr>
                    <w:ins w:id="24954" w:author="Thomas Dietz" w:date="2012-08-08T17:05:00Z"/>
                    <w:lang w:val="de-DE"/>
                  </w:rPr>
                </w:rPrChange>
              </w:rPr>
            </w:pPr>
            <w:ins w:id="24955" w:author="Thomas Dietz" w:date="2012-08-08T17:05:00Z">
              <w:r w:rsidRPr="009F3611">
                <w:rPr>
                  <w:rPrChange w:id="24956" w:author="Thomas Dietz" w:date="2012-08-08T17:05:00Z">
                    <w:rPr>
                      <w:lang w:val="de-DE"/>
                    </w:rPr>
                  </w:rPrChange>
                </w:rPr>
                <w:t xml:space="preserve">        the resources list of the OpenFlow Capable Switch.</w:t>
              </w:r>
            </w:ins>
          </w:p>
          <w:p w14:paraId="66322D80" w14:textId="77777777" w:rsidR="009F3611" w:rsidRPr="009F3611" w:rsidRDefault="009F3611" w:rsidP="009F3611">
            <w:pPr>
              <w:pStyle w:val="XML1"/>
              <w:rPr>
                <w:ins w:id="24957" w:author="Thomas Dietz" w:date="2012-08-08T17:05:00Z"/>
                <w:rPrChange w:id="24958" w:author="Thomas Dietz" w:date="2012-08-08T17:05:00Z">
                  <w:rPr>
                    <w:ins w:id="24959" w:author="Thomas Dietz" w:date="2012-08-08T17:05:00Z"/>
                    <w:lang w:val="de-DE"/>
                  </w:rPr>
                </w:rPrChange>
              </w:rPr>
            </w:pPr>
            <w:ins w:id="24960" w:author="Thomas Dietz" w:date="2012-08-08T17:05:00Z">
              <w:r w:rsidRPr="009F3611">
                <w:rPr>
                  <w:rPrChange w:id="24961" w:author="Thomas Dietz" w:date="2012-08-08T17:05:00Z">
                    <w:rPr>
                      <w:lang w:val="de-DE"/>
                    </w:rPr>
                  </w:rPrChange>
                </w:rPr>
                <w:t xml:space="preserve">      </w:t>
              </w:r>
            </w:ins>
          </w:p>
          <w:p w14:paraId="2E08738C" w14:textId="77777777" w:rsidR="009F3611" w:rsidRPr="009F3611" w:rsidRDefault="009F3611" w:rsidP="009F3611">
            <w:pPr>
              <w:pStyle w:val="XML1"/>
              <w:rPr>
                <w:ins w:id="24962" w:author="Thomas Dietz" w:date="2012-08-08T17:05:00Z"/>
                <w:rPrChange w:id="24963" w:author="Thomas Dietz" w:date="2012-08-08T17:05:00Z">
                  <w:rPr>
                    <w:ins w:id="24964" w:author="Thomas Dietz" w:date="2012-08-08T17:05:00Z"/>
                    <w:lang w:val="de-DE"/>
                  </w:rPr>
                </w:rPrChange>
              </w:rPr>
            </w:pPr>
            <w:ins w:id="24965" w:author="Thomas Dietz" w:date="2012-08-08T17:05:00Z">
              <w:r w:rsidRPr="009F3611">
                <w:rPr>
                  <w:rPrChange w:id="24966"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24967" w:author="Thomas Dietz" w:date="2012-08-08T17:05:00Z"/>
                <w:rPrChange w:id="24968" w:author="Thomas Dietz" w:date="2012-08-08T17:05:00Z">
                  <w:rPr>
                    <w:ins w:id="24969" w:author="Thomas Dietz" w:date="2012-08-08T17:05:00Z"/>
                    <w:lang w:val="de-DE"/>
                  </w:rPr>
                </w:rPrChange>
              </w:rPr>
            </w:pPr>
            <w:ins w:id="24970" w:author="Thomas Dietz" w:date="2012-08-08T17:05:00Z">
              <w:r w:rsidRPr="009F3611">
                <w:rPr>
                  <w:rPrChange w:id="24971"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24972" w:author="Thomas Dietz" w:date="2012-08-08T17:05:00Z"/>
                <w:rPrChange w:id="24973" w:author="Thomas Dietz" w:date="2012-08-08T17:05:00Z">
                  <w:rPr>
                    <w:ins w:id="24974" w:author="Thomas Dietz" w:date="2012-08-08T17:05:00Z"/>
                    <w:lang w:val="de-DE"/>
                  </w:rPr>
                </w:rPrChange>
              </w:rPr>
            </w:pPr>
            <w:ins w:id="24975" w:author="Thomas Dietz" w:date="2012-08-08T17:05:00Z">
              <w:r w:rsidRPr="009F3611">
                <w:rPr>
                  <w:rPrChange w:id="24976" w:author="Thomas Dietz" w:date="2012-08-08T17:05:00Z">
                    <w:rPr>
                      <w:lang w:val="de-DE"/>
                    </w:rPr>
                  </w:rPrChange>
                </w:rPr>
                <w:t xml:space="preserve">        'certificate', or 'flow-table'.  Depending on the type,</w:t>
              </w:r>
            </w:ins>
          </w:p>
          <w:p w14:paraId="38883B93" w14:textId="77777777" w:rsidR="009F3611" w:rsidRPr="009F3611" w:rsidRDefault="009F3611" w:rsidP="009F3611">
            <w:pPr>
              <w:pStyle w:val="XML1"/>
              <w:rPr>
                <w:ins w:id="24977" w:author="Thomas Dietz" w:date="2012-08-08T17:05:00Z"/>
                <w:rPrChange w:id="24978" w:author="Thomas Dietz" w:date="2012-08-08T17:05:00Z">
                  <w:rPr>
                    <w:ins w:id="24979" w:author="Thomas Dietz" w:date="2012-08-08T17:05:00Z"/>
                    <w:lang w:val="de-DE"/>
                  </w:rPr>
                </w:rPrChange>
              </w:rPr>
            </w:pPr>
            <w:ins w:id="24980" w:author="Thomas Dietz" w:date="2012-08-08T17:05:00Z">
              <w:r w:rsidRPr="009F3611">
                <w:rPr>
                  <w:rPrChange w:id="24981" w:author="Thomas Dietz" w:date="2012-08-08T17:05:00Z">
                    <w:rPr>
                      <w:lang w:val="de-DE"/>
                    </w:rPr>
                  </w:rPrChange>
                </w:rPr>
                <w:t xml:space="preserve">        different constraints apply.  These are specified in</w:t>
              </w:r>
            </w:ins>
          </w:p>
          <w:p w14:paraId="5D623664" w14:textId="77777777" w:rsidR="009F3611" w:rsidRPr="009F3611" w:rsidRDefault="009F3611" w:rsidP="009F3611">
            <w:pPr>
              <w:pStyle w:val="XML1"/>
              <w:rPr>
                <w:ins w:id="24982" w:author="Thomas Dietz" w:date="2012-08-08T17:05:00Z"/>
                <w:rPrChange w:id="24983" w:author="Thomas Dietz" w:date="2012-08-08T17:05:00Z">
                  <w:rPr>
                    <w:ins w:id="24984" w:author="Thomas Dietz" w:date="2012-08-08T17:05:00Z"/>
                    <w:lang w:val="de-DE"/>
                  </w:rPr>
                </w:rPrChange>
              </w:rPr>
            </w:pPr>
            <w:ins w:id="24985" w:author="Thomas Dietz" w:date="2012-08-08T17:05:00Z">
              <w:r w:rsidRPr="009F3611">
                <w:rPr>
                  <w:rPrChange w:id="24986" w:author="Thomas Dietz" w:date="2012-08-08T17:05:00Z">
                    <w:rPr>
                      <w:lang w:val="de-DE"/>
                    </w:rPr>
                  </w:rPrChange>
                </w:rPr>
                <w:t xml:space="preserve">        separate descriptions per type.</w:t>
              </w:r>
            </w:ins>
          </w:p>
          <w:p w14:paraId="1BCD78D1" w14:textId="77777777" w:rsidR="009F3611" w:rsidRPr="009F3611" w:rsidRDefault="009F3611" w:rsidP="009F3611">
            <w:pPr>
              <w:pStyle w:val="XML1"/>
              <w:rPr>
                <w:ins w:id="24987" w:author="Thomas Dietz" w:date="2012-08-08T17:05:00Z"/>
                <w:rPrChange w:id="24988" w:author="Thomas Dietz" w:date="2012-08-08T17:05:00Z">
                  <w:rPr>
                    <w:ins w:id="24989" w:author="Thomas Dietz" w:date="2012-08-08T17:05:00Z"/>
                    <w:lang w:val="de-DE"/>
                  </w:rPr>
                </w:rPrChange>
              </w:rPr>
            </w:pPr>
          </w:p>
          <w:p w14:paraId="34A09F47" w14:textId="77777777" w:rsidR="009F3611" w:rsidRPr="009F3611" w:rsidRDefault="009F3611" w:rsidP="009F3611">
            <w:pPr>
              <w:pStyle w:val="XML1"/>
              <w:rPr>
                <w:ins w:id="24990" w:author="Thomas Dietz" w:date="2012-08-08T17:05:00Z"/>
                <w:rPrChange w:id="24991" w:author="Thomas Dietz" w:date="2012-08-08T17:05:00Z">
                  <w:rPr>
                    <w:ins w:id="24992" w:author="Thomas Dietz" w:date="2012-08-08T17:05:00Z"/>
                    <w:lang w:val="de-DE"/>
                  </w:rPr>
                </w:rPrChange>
              </w:rPr>
            </w:pPr>
            <w:ins w:id="24993" w:author="Thomas Dietz" w:date="2012-08-08T17:05:00Z">
              <w:r w:rsidRPr="009F3611">
                <w:rPr>
                  <w:rPrChange w:id="24994"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24995" w:author="Thomas Dietz" w:date="2012-08-08T17:05:00Z"/>
                <w:rPrChange w:id="24996" w:author="Thomas Dietz" w:date="2012-08-08T17:05:00Z">
                  <w:rPr>
                    <w:ins w:id="24997" w:author="Thomas Dietz" w:date="2012-08-08T17:05:00Z"/>
                    <w:lang w:val="de-DE"/>
                  </w:rPr>
                </w:rPrChange>
              </w:rPr>
            </w:pPr>
            <w:ins w:id="24998" w:author="Thomas Dietz" w:date="2012-08-08T17:05:00Z">
              <w:r w:rsidRPr="009F3611">
                <w:rPr>
                  <w:rPrChange w:id="24999"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25000" w:author="Thomas Dietz" w:date="2012-08-08T17:05:00Z"/>
                <w:rPrChange w:id="25001" w:author="Thomas Dietz" w:date="2012-08-08T17:05:00Z">
                  <w:rPr>
                    <w:ins w:id="25002" w:author="Thomas Dietz" w:date="2012-08-08T17:05:00Z"/>
                    <w:lang w:val="de-DE"/>
                  </w:rPr>
                </w:rPrChange>
              </w:rPr>
            </w:pPr>
            <w:ins w:id="25003" w:author="Thomas Dietz" w:date="2012-08-08T17:05:00Z">
              <w:r w:rsidRPr="009F3611">
                <w:rPr>
                  <w:rPrChange w:id="25004" w:author="Thomas Dietz" w:date="2012-08-08T17:05:00Z">
                    <w:rPr>
                      <w:lang w:val="de-DE"/>
                    </w:rPr>
                  </w:rPrChange>
                </w:rPr>
                <w:t xml:space="preserve">        operations. Attemps to modify this element and its children</w:t>
              </w:r>
            </w:ins>
          </w:p>
          <w:p w14:paraId="3AA19BAF" w14:textId="77777777" w:rsidR="009F3611" w:rsidRPr="009F3611" w:rsidRDefault="009F3611" w:rsidP="009F3611">
            <w:pPr>
              <w:pStyle w:val="XML1"/>
              <w:rPr>
                <w:ins w:id="25005" w:author="Thomas Dietz" w:date="2012-08-08T17:05:00Z"/>
                <w:rPrChange w:id="25006" w:author="Thomas Dietz" w:date="2012-08-08T17:05:00Z">
                  <w:rPr>
                    <w:ins w:id="25007" w:author="Thomas Dietz" w:date="2012-08-08T17:05:00Z"/>
                    <w:lang w:val="de-DE"/>
                  </w:rPr>
                </w:rPrChange>
              </w:rPr>
            </w:pPr>
            <w:ins w:id="25008" w:author="Thomas Dietz" w:date="2012-08-08T17:05:00Z">
              <w:r w:rsidRPr="009F3611">
                <w:rPr>
                  <w:rPrChange w:id="25009"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25010" w:author="Thomas Dietz" w:date="2012-08-08T17:05:00Z"/>
                <w:rPrChange w:id="25011" w:author="Thomas Dietz" w:date="2012-08-08T17:05:00Z">
                  <w:rPr>
                    <w:ins w:id="25012" w:author="Thomas Dietz" w:date="2012-08-08T17:05:00Z"/>
                    <w:lang w:val="de-DE"/>
                  </w:rPr>
                </w:rPrChange>
              </w:rPr>
            </w:pPr>
            <w:ins w:id="25013" w:author="Thomas Dietz" w:date="2012-08-08T17:05:00Z">
              <w:r w:rsidRPr="009F3611">
                <w:rPr>
                  <w:rPrChange w:id="25014"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25015" w:author="Thomas Dietz" w:date="2012-08-08T17:05:00Z"/>
                <w:rPrChange w:id="25016" w:author="Thomas Dietz" w:date="2012-08-08T17:05:00Z">
                  <w:rPr>
                    <w:ins w:id="25017" w:author="Thomas Dietz" w:date="2012-08-08T17:05:00Z"/>
                    <w:lang w:val="de-DE"/>
                  </w:rPr>
                </w:rPrChange>
              </w:rPr>
            </w:pPr>
            <w:ins w:id="25018" w:author="Thomas Dietz" w:date="2012-08-08T17:05:00Z">
              <w:r w:rsidRPr="009F3611">
                <w:rPr>
                  <w:rPrChange w:id="25019" w:author="Thomas Dietz" w:date="2012-08-08T17:05:00Z">
                    <w:rPr>
                      <w:lang w:val="de-DE"/>
                    </w:rPr>
                  </w:rPrChange>
                </w:rPr>
                <w:t xml:space="preserve">      leaf-list port {</w:t>
              </w:r>
            </w:ins>
          </w:p>
          <w:p w14:paraId="1D36450F" w14:textId="77777777" w:rsidR="009F3611" w:rsidRPr="009F3611" w:rsidRDefault="009F3611" w:rsidP="009F3611">
            <w:pPr>
              <w:pStyle w:val="XML1"/>
              <w:rPr>
                <w:ins w:id="25020" w:author="Thomas Dietz" w:date="2012-08-08T17:05:00Z"/>
                <w:rPrChange w:id="25021" w:author="Thomas Dietz" w:date="2012-08-08T17:05:00Z">
                  <w:rPr>
                    <w:ins w:id="25022" w:author="Thomas Dietz" w:date="2012-08-08T17:05:00Z"/>
                    <w:lang w:val="de-DE"/>
                  </w:rPr>
                </w:rPrChange>
              </w:rPr>
            </w:pPr>
            <w:ins w:id="25023" w:author="Thomas Dietz" w:date="2012-08-08T17:05:00Z">
              <w:r w:rsidRPr="009F3611">
                <w:rPr>
                  <w:rPrChange w:id="25024" w:author="Thomas Dietz" w:date="2012-08-08T17:05:00Z">
                    <w:rPr>
                      <w:lang w:val="de-DE"/>
                    </w:rPr>
                  </w:rPrChange>
                </w:rPr>
                <w:t xml:space="preserve">        type leafref {</w:t>
              </w:r>
            </w:ins>
          </w:p>
          <w:p w14:paraId="46041323" w14:textId="77777777" w:rsidR="009F3611" w:rsidRPr="009F3611" w:rsidRDefault="009F3611" w:rsidP="009F3611">
            <w:pPr>
              <w:pStyle w:val="XML1"/>
              <w:rPr>
                <w:ins w:id="25025" w:author="Thomas Dietz" w:date="2012-08-08T17:05:00Z"/>
                <w:rPrChange w:id="25026" w:author="Thomas Dietz" w:date="2012-08-08T17:05:00Z">
                  <w:rPr>
                    <w:ins w:id="25027" w:author="Thomas Dietz" w:date="2012-08-08T17:05:00Z"/>
                    <w:lang w:val="de-DE"/>
                  </w:rPr>
                </w:rPrChange>
              </w:rPr>
            </w:pPr>
            <w:ins w:id="25028" w:author="Thomas Dietz" w:date="2012-08-08T17:05:00Z">
              <w:r w:rsidRPr="009F3611">
                <w:rPr>
                  <w:rPrChange w:id="25029"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25030" w:author="Thomas Dietz" w:date="2012-08-08T17:05:00Z"/>
                <w:rPrChange w:id="25031" w:author="Thomas Dietz" w:date="2012-08-08T17:05:00Z">
                  <w:rPr>
                    <w:ins w:id="25032" w:author="Thomas Dietz" w:date="2012-08-08T17:05:00Z"/>
                    <w:lang w:val="de-DE"/>
                  </w:rPr>
                </w:rPrChange>
              </w:rPr>
            </w:pPr>
            <w:ins w:id="25033" w:author="Thomas Dietz" w:date="2012-08-08T17:05:00Z">
              <w:r w:rsidRPr="009F3611">
                <w:rPr>
                  <w:rPrChange w:id="25034" w:author="Thomas Dietz" w:date="2012-08-08T17:05:00Z">
                    <w:rPr>
                      <w:lang w:val="de-DE"/>
                    </w:rPr>
                  </w:rPrChange>
                </w:rPr>
                <w:t xml:space="preserve">        }</w:t>
              </w:r>
            </w:ins>
          </w:p>
          <w:p w14:paraId="468A92C3" w14:textId="77777777" w:rsidR="009F3611" w:rsidRPr="009F3611" w:rsidRDefault="009F3611" w:rsidP="009F3611">
            <w:pPr>
              <w:pStyle w:val="XML1"/>
              <w:rPr>
                <w:ins w:id="25035" w:author="Thomas Dietz" w:date="2012-08-08T17:05:00Z"/>
                <w:rPrChange w:id="25036" w:author="Thomas Dietz" w:date="2012-08-08T17:05:00Z">
                  <w:rPr>
                    <w:ins w:id="25037" w:author="Thomas Dietz" w:date="2012-08-08T17:05:00Z"/>
                    <w:lang w:val="de-DE"/>
                  </w:rPr>
                </w:rPrChange>
              </w:rPr>
            </w:pPr>
            <w:ins w:id="25038" w:author="Thomas Dietz" w:date="2012-08-08T17:05:00Z">
              <w:r w:rsidRPr="009F3611">
                <w:rPr>
                  <w:rPrChange w:id="25039"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25040" w:author="Thomas Dietz" w:date="2012-08-08T17:05:00Z"/>
                <w:rPrChange w:id="25041" w:author="Thomas Dietz" w:date="2012-08-08T17:05:00Z">
                  <w:rPr>
                    <w:ins w:id="25042" w:author="Thomas Dietz" w:date="2012-08-08T17:05:00Z"/>
                    <w:lang w:val="de-DE"/>
                  </w:rPr>
                </w:rPrChange>
              </w:rPr>
            </w:pPr>
            <w:ins w:id="25043" w:author="Thomas Dietz" w:date="2012-08-08T17:05:00Z">
              <w:r w:rsidRPr="009F3611">
                <w:rPr>
                  <w:rPrChange w:id="25044"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25045" w:author="Thomas Dietz" w:date="2012-08-08T17:05:00Z"/>
                <w:rPrChange w:id="25046" w:author="Thomas Dietz" w:date="2012-08-08T17:05:00Z">
                  <w:rPr>
                    <w:ins w:id="25047" w:author="Thomas Dietz" w:date="2012-08-08T17:05:00Z"/>
                    <w:lang w:val="de-DE"/>
                  </w:rPr>
                </w:rPrChange>
              </w:rPr>
            </w:pPr>
            <w:ins w:id="25048" w:author="Thomas Dietz" w:date="2012-08-08T17:05:00Z">
              <w:r w:rsidRPr="009F3611">
                <w:rPr>
                  <w:rPrChange w:id="25049" w:author="Thomas Dietz" w:date="2012-08-08T17:05:00Z">
                    <w:rPr>
                      <w:lang w:val="de-DE"/>
                    </w:rPr>
                  </w:rPrChange>
                </w:rPr>
                <w:t xml:space="preserve">          has exclusive access to.</w:t>
              </w:r>
            </w:ins>
          </w:p>
          <w:p w14:paraId="6322B16C" w14:textId="77777777" w:rsidR="009F3611" w:rsidRPr="009F3611" w:rsidRDefault="009F3611" w:rsidP="009F3611">
            <w:pPr>
              <w:pStyle w:val="XML1"/>
              <w:rPr>
                <w:ins w:id="25050" w:author="Thomas Dietz" w:date="2012-08-08T17:05:00Z"/>
                <w:rPrChange w:id="25051" w:author="Thomas Dietz" w:date="2012-08-08T17:05:00Z">
                  <w:rPr>
                    <w:ins w:id="25052" w:author="Thomas Dietz" w:date="2012-08-08T17:05:00Z"/>
                    <w:lang w:val="de-DE"/>
                  </w:rPr>
                </w:rPrChange>
              </w:rPr>
            </w:pPr>
          </w:p>
          <w:p w14:paraId="44FD59BF" w14:textId="77777777" w:rsidR="009F3611" w:rsidRPr="009F3611" w:rsidRDefault="009F3611" w:rsidP="009F3611">
            <w:pPr>
              <w:pStyle w:val="XML1"/>
              <w:rPr>
                <w:ins w:id="25053" w:author="Thomas Dietz" w:date="2012-08-08T17:05:00Z"/>
                <w:rPrChange w:id="25054" w:author="Thomas Dietz" w:date="2012-08-08T17:05:00Z">
                  <w:rPr>
                    <w:ins w:id="25055" w:author="Thomas Dietz" w:date="2012-08-08T17:05:00Z"/>
                    <w:lang w:val="de-DE"/>
                  </w:rPr>
                </w:rPrChange>
              </w:rPr>
            </w:pPr>
            <w:ins w:id="25056" w:author="Thomas Dietz" w:date="2012-08-08T17:05:00Z">
              <w:r w:rsidRPr="009F3611">
                <w:rPr>
                  <w:rPrChange w:id="25057"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25058" w:author="Thomas Dietz" w:date="2012-08-08T17:05:00Z"/>
                <w:rPrChange w:id="25059" w:author="Thomas Dietz" w:date="2012-08-08T17:05:00Z">
                  <w:rPr>
                    <w:ins w:id="25060" w:author="Thomas Dietz" w:date="2012-08-08T17:05:00Z"/>
                    <w:lang w:val="de-DE"/>
                  </w:rPr>
                </w:rPrChange>
              </w:rPr>
            </w:pPr>
            <w:ins w:id="25061" w:author="Thomas Dietz" w:date="2012-08-08T17:05:00Z">
              <w:r w:rsidRPr="009F3611">
                <w:rPr>
                  <w:rPrChange w:id="25062" w:author="Thomas Dietz" w:date="2012-08-08T17:05:00Z">
                    <w:rPr>
                      <w:lang w:val="de-DE"/>
                    </w:rPr>
                  </w:rPrChange>
                </w:rPr>
                <w:t xml:space="preserve">          following path:</w:t>
              </w:r>
            </w:ins>
          </w:p>
          <w:p w14:paraId="3BF06D6F" w14:textId="77777777" w:rsidR="009F3611" w:rsidRPr="009F3611" w:rsidRDefault="009F3611" w:rsidP="009F3611">
            <w:pPr>
              <w:pStyle w:val="XML1"/>
              <w:rPr>
                <w:ins w:id="25063" w:author="Thomas Dietz" w:date="2012-08-08T17:05:00Z"/>
                <w:rPrChange w:id="25064" w:author="Thomas Dietz" w:date="2012-08-08T17:05:00Z">
                  <w:rPr>
                    <w:ins w:id="25065" w:author="Thomas Dietz" w:date="2012-08-08T17:05:00Z"/>
                    <w:lang w:val="de-DE"/>
                  </w:rPr>
                </w:rPrChange>
              </w:rPr>
            </w:pPr>
            <w:ins w:id="25066" w:author="Thomas Dietz" w:date="2012-08-08T17:05:00Z">
              <w:r w:rsidRPr="009F3611">
                <w:rPr>
                  <w:rPrChange w:id="25067"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25068" w:author="Thomas Dietz" w:date="2012-08-08T17:05:00Z"/>
                <w:rPrChange w:id="25069" w:author="Thomas Dietz" w:date="2012-08-08T17:05:00Z">
                  <w:rPr>
                    <w:ins w:id="25070" w:author="Thomas Dietz" w:date="2012-08-08T17:05:00Z"/>
                    <w:lang w:val="de-DE"/>
                  </w:rPr>
                </w:rPrChange>
              </w:rPr>
            </w:pPr>
          </w:p>
          <w:p w14:paraId="3972724B" w14:textId="77777777" w:rsidR="009F3611" w:rsidRPr="009F3611" w:rsidRDefault="009F3611" w:rsidP="009F3611">
            <w:pPr>
              <w:pStyle w:val="XML1"/>
              <w:rPr>
                <w:ins w:id="25071" w:author="Thomas Dietz" w:date="2012-08-08T17:05:00Z"/>
                <w:rPrChange w:id="25072" w:author="Thomas Dietz" w:date="2012-08-08T17:05:00Z">
                  <w:rPr>
                    <w:ins w:id="25073" w:author="Thomas Dietz" w:date="2012-08-08T17:05:00Z"/>
                    <w:lang w:val="de-DE"/>
                  </w:rPr>
                </w:rPrChange>
              </w:rPr>
            </w:pPr>
            <w:ins w:id="25074" w:author="Thomas Dietz" w:date="2012-08-08T17:05:00Z">
              <w:r w:rsidRPr="009F3611">
                <w:rPr>
                  <w:rPrChange w:id="25075"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25076" w:author="Thomas Dietz" w:date="2012-08-08T17:05:00Z"/>
                <w:rPrChange w:id="25077" w:author="Thomas Dietz" w:date="2012-08-08T17:05:00Z">
                  <w:rPr>
                    <w:ins w:id="25078" w:author="Thomas Dietz" w:date="2012-08-08T17:05:00Z"/>
                    <w:lang w:val="de-DE"/>
                  </w:rPr>
                </w:rPrChange>
              </w:rPr>
            </w:pPr>
            <w:ins w:id="25079" w:author="Thomas Dietz" w:date="2012-08-08T17:05:00Z">
              <w:r w:rsidRPr="009F3611">
                <w:rPr>
                  <w:rPrChange w:id="25080" w:author="Thomas Dietz" w:date="2012-08-08T17:05:00Z">
                    <w:rPr>
                      <w:lang w:val="de-DE"/>
                    </w:rPr>
                  </w:rPrChange>
                </w:rPr>
                <w:t xml:space="preserve">          port element can only be referenced once.";</w:t>
              </w:r>
            </w:ins>
          </w:p>
          <w:p w14:paraId="2957A7AC" w14:textId="77777777" w:rsidR="009F3611" w:rsidRPr="009F3611" w:rsidRDefault="009F3611" w:rsidP="009F3611">
            <w:pPr>
              <w:pStyle w:val="XML1"/>
              <w:rPr>
                <w:ins w:id="25081" w:author="Thomas Dietz" w:date="2012-08-08T17:05:00Z"/>
                <w:rPrChange w:id="25082" w:author="Thomas Dietz" w:date="2012-08-08T17:05:00Z">
                  <w:rPr>
                    <w:ins w:id="25083" w:author="Thomas Dietz" w:date="2012-08-08T17:05:00Z"/>
                    <w:lang w:val="de-DE"/>
                  </w:rPr>
                </w:rPrChange>
              </w:rPr>
            </w:pPr>
            <w:ins w:id="25084" w:author="Thomas Dietz" w:date="2012-08-08T17:05:00Z">
              <w:r w:rsidRPr="009F3611">
                <w:rPr>
                  <w:rPrChange w:id="25085" w:author="Thomas Dietz" w:date="2012-08-08T17:05:00Z">
                    <w:rPr>
                      <w:lang w:val="de-DE"/>
                    </w:rPr>
                  </w:rPrChange>
                </w:rPr>
                <w:t xml:space="preserve">      }</w:t>
              </w:r>
            </w:ins>
          </w:p>
          <w:p w14:paraId="22C83333" w14:textId="77777777" w:rsidR="009F3611" w:rsidRPr="009F3611" w:rsidRDefault="009F3611" w:rsidP="009F3611">
            <w:pPr>
              <w:pStyle w:val="XML1"/>
              <w:rPr>
                <w:ins w:id="25086" w:author="Thomas Dietz" w:date="2012-08-08T17:05:00Z"/>
                <w:rPrChange w:id="25087" w:author="Thomas Dietz" w:date="2012-08-08T17:05:00Z">
                  <w:rPr>
                    <w:ins w:id="25088" w:author="Thomas Dietz" w:date="2012-08-08T17:05:00Z"/>
                    <w:lang w:val="de-DE"/>
                  </w:rPr>
                </w:rPrChange>
              </w:rPr>
            </w:pPr>
            <w:ins w:id="25089" w:author="Thomas Dietz" w:date="2012-08-08T17:05:00Z">
              <w:r w:rsidRPr="009F3611">
                <w:rPr>
                  <w:rPrChange w:id="25090" w:author="Thomas Dietz" w:date="2012-08-08T17:05:00Z">
                    <w:rPr>
                      <w:lang w:val="de-DE"/>
                    </w:rPr>
                  </w:rPrChange>
                </w:rPr>
                <w:t xml:space="preserve">      leaf-list queue {</w:t>
              </w:r>
            </w:ins>
          </w:p>
          <w:p w14:paraId="7560EA77" w14:textId="77777777" w:rsidR="009F3611" w:rsidRPr="009F3611" w:rsidRDefault="009F3611" w:rsidP="009F3611">
            <w:pPr>
              <w:pStyle w:val="XML1"/>
              <w:rPr>
                <w:ins w:id="25091" w:author="Thomas Dietz" w:date="2012-08-08T17:05:00Z"/>
                <w:rPrChange w:id="25092" w:author="Thomas Dietz" w:date="2012-08-08T17:05:00Z">
                  <w:rPr>
                    <w:ins w:id="25093" w:author="Thomas Dietz" w:date="2012-08-08T17:05:00Z"/>
                    <w:lang w:val="de-DE"/>
                  </w:rPr>
                </w:rPrChange>
              </w:rPr>
            </w:pPr>
            <w:ins w:id="25094" w:author="Thomas Dietz" w:date="2012-08-08T17:05:00Z">
              <w:r w:rsidRPr="009F3611">
                <w:rPr>
                  <w:rPrChange w:id="25095" w:author="Thomas Dietz" w:date="2012-08-08T17:05:00Z">
                    <w:rPr>
                      <w:lang w:val="de-DE"/>
                    </w:rPr>
                  </w:rPrChange>
                </w:rPr>
                <w:t xml:space="preserve">        type leafref {</w:t>
              </w:r>
            </w:ins>
          </w:p>
          <w:p w14:paraId="220FC740" w14:textId="77777777" w:rsidR="009F3611" w:rsidRPr="009F3611" w:rsidRDefault="009F3611" w:rsidP="009F3611">
            <w:pPr>
              <w:pStyle w:val="XML1"/>
              <w:rPr>
                <w:ins w:id="25096" w:author="Thomas Dietz" w:date="2012-08-08T17:05:00Z"/>
                <w:rPrChange w:id="25097" w:author="Thomas Dietz" w:date="2012-08-08T17:05:00Z">
                  <w:rPr>
                    <w:ins w:id="25098" w:author="Thomas Dietz" w:date="2012-08-08T17:05:00Z"/>
                    <w:lang w:val="de-DE"/>
                  </w:rPr>
                </w:rPrChange>
              </w:rPr>
            </w:pPr>
            <w:ins w:id="25099" w:author="Thomas Dietz" w:date="2012-08-08T17:05:00Z">
              <w:r w:rsidRPr="009F3611">
                <w:rPr>
                  <w:rPrChange w:id="25100"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25101" w:author="Thomas Dietz" w:date="2012-08-08T17:05:00Z"/>
                <w:rPrChange w:id="25102" w:author="Thomas Dietz" w:date="2012-08-08T17:05:00Z">
                  <w:rPr>
                    <w:ins w:id="25103" w:author="Thomas Dietz" w:date="2012-08-08T17:05:00Z"/>
                    <w:lang w:val="de-DE"/>
                  </w:rPr>
                </w:rPrChange>
              </w:rPr>
            </w:pPr>
            <w:ins w:id="25104" w:author="Thomas Dietz" w:date="2012-08-08T17:05:00Z">
              <w:r w:rsidRPr="009F3611">
                <w:rPr>
                  <w:rPrChange w:id="25105" w:author="Thomas Dietz" w:date="2012-08-08T17:05:00Z">
                    <w:rPr>
                      <w:lang w:val="de-DE"/>
                    </w:rPr>
                  </w:rPrChange>
                </w:rPr>
                <w:t xml:space="preserve">        }</w:t>
              </w:r>
            </w:ins>
          </w:p>
          <w:p w14:paraId="21BC2D84" w14:textId="77777777" w:rsidR="009F3611" w:rsidRPr="009F3611" w:rsidRDefault="009F3611" w:rsidP="009F3611">
            <w:pPr>
              <w:pStyle w:val="XML1"/>
              <w:rPr>
                <w:ins w:id="25106" w:author="Thomas Dietz" w:date="2012-08-08T17:05:00Z"/>
                <w:rPrChange w:id="25107" w:author="Thomas Dietz" w:date="2012-08-08T17:05:00Z">
                  <w:rPr>
                    <w:ins w:id="25108" w:author="Thomas Dietz" w:date="2012-08-08T17:05:00Z"/>
                    <w:lang w:val="de-DE"/>
                  </w:rPr>
                </w:rPrChange>
              </w:rPr>
            </w:pPr>
            <w:ins w:id="25109" w:author="Thomas Dietz" w:date="2012-08-08T17:05:00Z">
              <w:r w:rsidRPr="009F3611">
                <w:rPr>
                  <w:rPrChange w:id="25110"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25111" w:author="Thomas Dietz" w:date="2012-08-08T17:05:00Z"/>
                <w:rPrChange w:id="25112" w:author="Thomas Dietz" w:date="2012-08-08T17:05:00Z">
                  <w:rPr>
                    <w:ins w:id="25113" w:author="Thomas Dietz" w:date="2012-08-08T17:05:00Z"/>
                    <w:lang w:val="de-DE"/>
                  </w:rPr>
                </w:rPrChange>
              </w:rPr>
            </w:pPr>
            <w:ins w:id="25114" w:author="Thomas Dietz" w:date="2012-08-08T17:05:00Z">
              <w:r w:rsidRPr="009F3611">
                <w:rPr>
                  <w:rPrChange w:id="25115"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25116" w:author="Thomas Dietz" w:date="2012-08-08T17:05:00Z"/>
                <w:rPrChange w:id="25117" w:author="Thomas Dietz" w:date="2012-08-08T17:05:00Z">
                  <w:rPr>
                    <w:ins w:id="25118" w:author="Thomas Dietz" w:date="2012-08-08T17:05:00Z"/>
                    <w:lang w:val="de-DE"/>
                  </w:rPr>
                </w:rPrChange>
              </w:rPr>
            </w:pPr>
            <w:ins w:id="25119" w:author="Thomas Dietz" w:date="2012-08-08T17:05:00Z">
              <w:r w:rsidRPr="009F3611">
                <w:rPr>
                  <w:rPrChange w:id="25120" w:author="Thomas Dietz" w:date="2012-08-08T17:05:00Z">
                    <w:rPr>
                      <w:lang w:val="de-DE"/>
                    </w:rPr>
                  </w:rPrChange>
                </w:rPr>
                <w:t xml:space="preserve">          has exclusive access to.</w:t>
              </w:r>
            </w:ins>
          </w:p>
          <w:p w14:paraId="15064E59" w14:textId="77777777" w:rsidR="009F3611" w:rsidRPr="009F3611" w:rsidRDefault="009F3611" w:rsidP="009F3611">
            <w:pPr>
              <w:pStyle w:val="XML1"/>
              <w:rPr>
                <w:ins w:id="25121" w:author="Thomas Dietz" w:date="2012-08-08T17:05:00Z"/>
                <w:rPrChange w:id="25122" w:author="Thomas Dietz" w:date="2012-08-08T17:05:00Z">
                  <w:rPr>
                    <w:ins w:id="25123" w:author="Thomas Dietz" w:date="2012-08-08T17:05:00Z"/>
                    <w:lang w:val="de-DE"/>
                  </w:rPr>
                </w:rPrChange>
              </w:rPr>
            </w:pPr>
          </w:p>
          <w:p w14:paraId="2DF863A1" w14:textId="77777777" w:rsidR="009F3611" w:rsidRPr="009F3611" w:rsidRDefault="009F3611" w:rsidP="009F3611">
            <w:pPr>
              <w:pStyle w:val="XML1"/>
              <w:rPr>
                <w:ins w:id="25124" w:author="Thomas Dietz" w:date="2012-08-08T17:05:00Z"/>
                <w:rPrChange w:id="25125" w:author="Thomas Dietz" w:date="2012-08-08T17:05:00Z">
                  <w:rPr>
                    <w:ins w:id="25126" w:author="Thomas Dietz" w:date="2012-08-08T17:05:00Z"/>
                    <w:lang w:val="de-DE"/>
                  </w:rPr>
                </w:rPrChange>
              </w:rPr>
            </w:pPr>
            <w:ins w:id="25127" w:author="Thomas Dietz" w:date="2012-08-08T17:05:00Z">
              <w:r w:rsidRPr="009F3611">
                <w:rPr>
                  <w:rPrChange w:id="25128"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25129" w:author="Thomas Dietz" w:date="2012-08-08T17:05:00Z"/>
                <w:rPrChange w:id="25130" w:author="Thomas Dietz" w:date="2012-08-08T17:05:00Z">
                  <w:rPr>
                    <w:ins w:id="25131" w:author="Thomas Dietz" w:date="2012-08-08T17:05:00Z"/>
                    <w:lang w:val="de-DE"/>
                  </w:rPr>
                </w:rPrChange>
              </w:rPr>
            </w:pPr>
            <w:ins w:id="25132" w:author="Thomas Dietz" w:date="2012-08-08T17:05:00Z">
              <w:r w:rsidRPr="009F3611">
                <w:rPr>
                  <w:rPrChange w:id="25133" w:author="Thomas Dietz" w:date="2012-08-08T17:05:00Z">
                    <w:rPr>
                      <w:lang w:val="de-DE"/>
                    </w:rPr>
                  </w:rPrChange>
                </w:rPr>
                <w:t xml:space="preserve">          following path:</w:t>
              </w:r>
            </w:ins>
          </w:p>
          <w:p w14:paraId="4B0BB1D3" w14:textId="77777777" w:rsidR="009F3611" w:rsidRPr="009F3611" w:rsidRDefault="009F3611" w:rsidP="009F3611">
            <w:pPr>
              <w:pStyle w:val="XML1"/>
              <w:rPr>
                <w:ins w:id="25134" w:author="Thomas Dietz" w:date="2012-08-08T17:05:00Z"/>
                <w:rPrChange w:id="25135" w:author="Thomas Dietz" w:date="2012-08-08T17:05:00Z">
                  <w:rPr>
                    <w:ins w:id="25136" w:author="Thomas Dietz" w:date="2012-08-08T17:05:00Z"/>
                    <w:lang w:val="de-DE"/>
                  </w:rPr>
                </w:rPrChange>
              </w:rPr>
            </w:pPr>
            <w:ins w:id="25137" w:author="Thomas Dietz" w:date="2012-08-08T17:05:00Z">
              <w:r w:rsidRPr="009F3611">
                <w:rPr>
                  <w:rPrChange w:id="25138" w:author="Thomas Dietz" w:date="2012-08-08T17:05:00Z">
                    <w:rPr>
                      <w:lang w:val="de-DE"/>
                    </w:rPr>
                  </w:rPrChange>
                </w:rPr>
                <w:t xml:space="preserve">            /capable-switch/resources/queue/resource-id</w:t>
              </w:r>
            </w:ins>
          </w:p>
          <w:p w14:paraId="1AB1CCFD" w14:textId="77777777" w:rsidR="009F3611" w:rsidRPr="009F3611" w:rsidRDefault="009F3611" w:rsidP="009F3611">
            <w:pPr>
              <w:pStyle w:val="XML1"/>
              <w:rPr>
                <w:ins w:id="25139" w:author="Thomas Dietz" w:date="2012-08-08T17:05:00Z"/>
                <w:rPrChange w:id="25140" w:author="Thomas Dietz" w:date="2012-08-08T17:05:00Z">
                  <w:rPr>
                    <w:ins w:id="25141" w:author="Thomas Dietz" w:date="2012-08-08T17:05:00Z"/>
                    <w:lang w:val="de-DE"/>
                  </w:rPr>
                </w:rPrChange>
              </w:rPr>
            </w:pPr>
          </w:p>
          <w:p w14:paraId="3211B784" w14:textId="77777777" w:rsidR="009F3611" w:rsidRPr="009F3611" w:rsidRDefault="009F3611" w:rsidP="009F3611">
            <w:pPr>
              <w:pStyle w:val="XML1"/>
              <w:rPr>
                <w:ins w:id="25142" w:author="Thomas Dietz" w:date="2012-08-08T17:05:00Z"/>
                <w:rPrChange w:id="25143" w:author="Thomas Dietz" w:date="2012-08-08T17:05:00Z">
                  <w:rPr>
                    <w:ins w:id="25144" w:author="Thomas Dietz" w:date="2012-08-08T17:05:00Z"/>
                    <w:lang w:val="de-DE"/>
                  </w:rPr>
                </w:rPrChange>
              </w:rPr>
            </w:pPr>
            <w:ins w:id="25145" w:author="Thomas Dietz" w:date="2012-08-08T17:05:00Z">
              <w:r w:rsidRPr="009F3611">
                <w:rPr>
                  <w:rPrChange w:id="25146"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25147" w:author="Thomas Dietz" w:date="2012-08-08T17:05:00Z"/>
                <w:rPrChange w:id="25148" w:author="Thomas Dietz" w:date="2012-08-08T17:05:00Z">
                  <w:rPr>
                    <w:ins w:id="25149" w:author="Thomas Dietz" w:date="2012-08-08T17:05:00Z"/>
                    <w:lang w:val="de-DE"/>
                  </w:rPr>
                </w:rPrChange>
              </w:rPr>
            </w:pPr>
            <w:ins w:id="25150" w:author="Thomas Dietz" w:date="2012-08-08T17:05:00Z">
              <w:r w:rsidRPr="009F3611">
                <w:rPr>
                  <w:rPrChange w:id="25151" w:author="Thomas Dietz" w:date="2012-08-08T17:05:00Z">
                    <w:rPr>
                      <w:lang w:val="de-DE"/>
                    </w:rPr>
                  </w:rPrChange>
                </w:rPr>
                <w:t xml:space="preserve">          queue element can only be referenced once.";</w:t>
              </w:r>
            </w:ins>
          </w:p>
          <w:p w14:paraId="3699DB57" w14:textId="77777777" w:rsidR="009F3611" w:rsidRPr="009F3611" w:rsidRDefault="009F3611" w:rsidP="009F3611">
            <w:pPr>
              <w:pStyle w:val="XML1"/>
              <w:rPr>
                <w:ins w:id="25152" w:author="Thomas Dietz" w:date="2012-08-08T17:05:00Z"/>
                <w:rPrChange w:id="25153" w:author="Thomas Dietz" w:date="2012-08-08T17:05:00Z">
                  <w:rPr>
                    <w:ins w:id="25154" w:author="Thomas Dietz" w:date="2012-08-08T17:05:00Z"/>
                    <w:lang w:val="de-DE"/>
                  </w:rPr>
                </w:rPrChange>
              </w:rPr>
            </w:pPr>
            <w:ins w:id="25155" w:author="Thomas Dietz" w:date="2012-08-08T17:05:00Z">
              <w:r w:rsidRPr="009F3611">
                <w:rPr>
                  <w:rPrChange w:id="25156" w:author="Thomas Dietz" w:date="2012-08-08T17:05:00Z">
                    <w:rPr>
                      <w:lang w:val="de-DE"/>
                    </w:rPr>
                  </w:rPrChange>
                </w:rPr>
                <w:t xml:space="preserve">      }</w:t>
              </w:r>
            </w:ins>
          </w:p>
          <w:p w14:paraId="47805D77" w14:textId="77777777" w:rsidR="009F3611" w:rsidRPr="009F3611" w:rsidRDefault="009F3611" w:rsidP="009F3611">
            <w:pPr>
              <w:pStyle w:val="XML1"/>
              <w:rPr>
                <w:ins w:id="25157" w:author="Thomas Dietz" w:date="2012-08-08T17:05:00Z"/>
                <w:rPrChange w:id="25158" w:author="Thomas Dietz" w:date="2012-08-08T17:05:00Z">
                  <w:rPr>
                    <w:ins w:id="25159" w:author="Thomas Dietz" w:date="2012-08-08T17:05:00Z"/>
                    <w:lang w:val="de-DE"/>
                  </w:rPr>
                </w:rPrChange>
              </w:rPr>
            </w:pPr>
            <w:ins w:id="25160" w:author="Thomas Dietz" w:date="2012-08-08T17:05:00Z">
              <w:r w:rsidRPr="009F3611">
                <w:rPr>
                  <w:rPrChange w:id="25161" w:author="Thomas Dietz" w:date="2012-08-08T17:05:00Z">
                    <w:rPr>
                      <w:lang w:val="de-DE"/>
                    </w:rPr>
                  </w:rPrChange>
                </w:rPr>
                <w:t xml:space="preserve">      leaf certificate {</w:t>
              </w:r>
            </w:ins>
          </w:p>
          <w:p w14:paraId="228E754D" w14:textId="77777777" w:rsidR="009F3611" w:rsidRPr="009F3611" w:rsidRDefault="009F3611" w:rsidP="009F3611">
            <w:pPr>
              <w:pStyle w:val="XML1"/>
              <w:rPr>
                <w:ins w:id="25162" w:author="Thomas Dietz" w:date="2012-08-08T17:05:00Z"/>
                <w:rPrChange w:id="25163" w:author="Thomas Dietz" w:date="2012-08-08T17:05:00Z">
                  <w:rPr>
                    <w:ins w:id="25164" w:author="Thomas Dietz" w:date="2012-08-08T17:05:00Z"/>
                    <w:lang w:val="de-DE"/>
                  </w:rPr>
                </w:rPrChange>
              </w:rPr>
            </w:pPr>
            <w:ins w:id="25165" w:author="Thomas Dietz" w:date="2012-08-08T17:05:00Z">
              <w:r w:rsidRPr="009F3611">
                <w:rPr>
                  <w:rPrChange w:id="25166" w:author="Thomas Dietz" w:date="2012-08-08T17:05:00Z">
                    <w:rPr>
                      <w:lang w:val="de-DE"/>
                    </w:rPr>
                  </w:rPrChange>
                </w:rPr>
                <w:t xml:space="preserve">        type leafref {</w:t>
              </w:r>
            </w:ins>
          </w:p>
          <w:p w14:paraId="4E36C0FF" w14:textId="77777777" w:rsidR="009F3611" w:rsidRPr="009F3611" w:rsidRDefault="009F3611" w:rsidP="009F3611">
            <w:pPr>
              <w:pStyle w:val="XML1"/>
              <w:rPr>
                <w:ins w:id="25167" w:author="Thomas Dietz" w:date="2012-08-08T17:05:00Z"/>
                <w:rPrChange w:id="25168" w:author="Thomas Dietz" w:date="2012-08-08T17:05:00Z">
                  <w:rPr>
                    <w:ins w:id="25169" w:author="Thomas Dietz" w:date="2012-08-08T17:05:00Z"/>
                    <w:lang w:val="de-DE"/>
                  </w:rPr>
                </w:rPrChange>
              </w:rPr>
            </w:pPr>
            <w:ins w:id="25170" w:author="Thomas Dietz" w:date="2012-08-08T17:05:00Z">
              <w:r w:rsidRPr="009F3611">
                <w:rPr>
                  <w:rPrChange w:id="25171"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25172" w:author="Thomas Dietz" w:date="2012-08-08T17:05:00Z"/>
                <w:rPrChange w:id="25173" w:author="Thomas Dietz" w:date="2012-08-08T17:05:00Z">
                  <w:rPr>
                    <w:ins w:id="25174" w:author="Thomas Dietz" w:date="2012-08-08T17:05:00Z"/>
                    <w:lang w:val="de-DE"/>
                  </w:rPr>
                </w:rPrChange>
              </w:rPr>
            </w:pPr>
            <w:ins w:id="25175" w:author="Thomas Dietz" w:date="2012-08-08T17:05:00Z">
              <w:r w:rsidRPr="009F3611">
                <w:rPr>
                  <w:rPrChange w:id="25176" w:author="Thomas Dietz" w:date="2012-08-08T17:05:00Z">
                    <w:rPr>
                      <w:lang w:val="de-DE"/>
                    </w:rPr>
                  </w:rPrChange>
                </w:rPr>
                <w:t xml:space="preserve">        }</w:t>
              </w:r>
            </w:ins>
          </w:p>
          <w:p w14:paraId="25920C74" w14:textId="77777777" w:rsidR="009F3611" w:rsidRPr="009F3611" w:rsidRDefault="009F3611" w:rsidP="009F3611">
            <w:pPr>
              <w:pStyle w:val="XML1"/>
              <w:rPr>
                <w:ins w:id="25177" w:author="Thomas Dietz" w:date="2012-08-08T17:05:00Z"/>
                <w:rPrChange w:id="25178" w:author="Thomas Dietz" w:date="2012-08-08T17:05:00Z">
                  <w:rPr>
                    <w:ins w:id="25179" w:author="Thomas Dietz" w:date="2012-08-08T17:05:00Z"/>
                    <w:lang w:val="de-DE"/>
                  </w:rPr>
                </w:rPrChange>
              </w:rPr>
            </w:pPr>
            <w:ins w:id="25180" w:author="Thomas Dietz" w:date="2012-08-08T17:05:00Z">
              <w:r w:rsidRPr="009F3611">
                <w:rPr>
                  <w:rPrChange w:id="25181" w:author="Thomas Dietz" w:date="2012-08-08T17:05:00Z">
                    <w:rPr>
                      <w:lang w:val="de-DE"/>
                    </w:rPr>
                  </w:rPrChange>
                </w:rPr>
                <w:lastRenderedPageBreak/>
                <w:t xml:space="preserve">        description "The resource identifier of the owned</w:t>
              </w:r>
            </w:ins>
          </w:p>
          <w:p w14:paraId="6EF472BD" w14:textId="77777777" w:rsidR="009F3611" w:rsidRPr="009F3611" w:rsidRDefault="009F3611" w:rsidP="009F3611">
            <w:pPr>
              <w:pStyle w:val="XML1"/>
              <w:rPr>
                <w:ins w:id="25182" w:author="Thomas Dietz" w:date="2012-08-08T17:05:00Z"/>
                <w:rPrChange w:id="25183" w:author="Thomas Dietz" w:date="2012-08-08T17:05:00Z">
                  <w:rPr>
                    <w:ins w:id="25184" w:author="Thomas Dietz" w:date="2012-08-08T17:05:00Z"/>
                    <w:lang w:val="de-DE"/>
                  </w:rPr>
                </w:rPrChange>
              </w:rPr>
            </w:pPr>
            <w:ins w:id="25185" w:author="Thomas Dietz" w:date="2012-08-08T17:05:00Z">
              <w:r w:rsidRPr="009F3611">
                <w:rPr>
                  <w:rPrChange w:id="25186"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25187" w:author="Thomas Dietz" w:date="2012-08-08T17:05:00Z"/>
                <w:rPrChange w:id="25188" w:author="Thomas Dietz" w:date="2012-08-08T17:05:00Z">
                  <w:rPr>
                    <w:ins w:id="25189" w:author="Thomas Dietz" w:date="2012-08-08T17:05:00Z"/>
                    <w:lang w:val="de-DE"/>
                  </w:rPr>
                </w:rPrChange>
              </w:rPr>
            </w:pPr>
            <w:ins w:id="25190" w:author="Thomas Dietz" w:date="2012-08-08T17:05:00Z">
              <w:r w:rsidRPr="009F3611">
                <w:rPr>
                  <w:rPrChange w:id="25191"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25192" w:author="Thomas Dietz" w:date="2012-08-08T17:05:00Z"/>
                <w:rPrChange w:id="25193" w:author="Thomas Dietz" w:date="2012-08-08T17:05:00Z">
                  <w:rPr>
                    <w:ins w:id="25194" w:author="Thomas Dietz" w:date="2012-08-08T17:05:00Z"/>
                    <w:lang w:val="de-DE"/>
                  </w:rPr>
                </w:rPrChange>
              </w:rPr>
            </w:pPr>
            <w:ins w:id="25195" w:author="Thomas Dietz" w:date="2012-08-08T17:05:00Z">
              <w:r w:rsidRPr="009F3611">
                <w:rPr>
                  <w:rPrChange w:id="25196"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25197" w:author="Thomas Dietz" w:date="2012-08-08T17:05:00Z"/>
                <w:rPrChange w:id="25198" w:author="Thomas Dietz" w:date="2012-08-08T17:05:00Z">
                  <w:rPr>
                    <w:ins w:id="25199" w:author="Thomas Dietz" w:date="2012-08-08T17:05:00Z"/>
                    <w:lang w:val="de-DE"/>
                  </w:rPr>
                </w:rPrChange>
              </w:rPr>
            </w:pPr>
            <w:ins w:id="25200" w:author="Thomas Dietz" w:date="2012-08-08T17:05:00Z">
              <w:r w:rsidRPr="009F3611">
                <w:rPr>
                  <w:rPrChange w:id="25201"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25202" w:author="Thomas Dietz" w:date="2012-08-08T17:05:00Z"/>
                <w:rPrChange w:id="25203" w:author="Thomas Dietz" w:date="2012-08-08T17:05:00Z">
                  <w:rPr>
                    <w:ins w:id="25204" w:author="Thomas Dietz" w:date="2012-08-08T17:05:00Z"/>
                    <w:lang w:val="de-DE"/>
                  </w:rPr>
                </w:rPrChange>
              </w:rPr>
            </w:pPr>
            <w:ins w:id="25205" w:author="Thomas Dietz" w:date="2012-08-08T17:05:00Z">
              <w:r w:rsidRPr="009F3611">
                <w:rPr>
                  <w:rPrChange w:id="25206" w:author="Thomas Dietz" w:date="2012-08-08T17:05:00Z">
                    <w:rPr>
                      <w:lang w:val="de-DE"/>
                    </w:rPr>
                  </w:rPrChange>
                </w:rPr>
                <w:t xml:space="preserve">        </w:t>
              </w:r>
            </w:ins>
          </w:p>
          <w:p w14:paraId="31C76814" w14:textId="77777777" w:rsidR="009F3611" w:rsidRPr="009F3611" w:rsidRDefault="009F3611" w:rsidP="009F3611">
            <w:pPr>
              <w:pStyle w:val="XML1"/>
              <w:rPr>
                <w:ins w:id="25207" w:author="Thomas Dietz" w:date="2012-08-08T17:05:00Z"/>
                <w:rPrChange w:id="25208" w:author="Thomas Dietz" w:date="2012-08-08T17:05:00Z">
                  <w:rPr>
                    <w:ins w:id="25209" w:author="Thomas Dietz" w:date="2012-08-08T17:05:00Z"/>
                    <w:lang w:val="de-DE"/>
                  </w:rPr>
                </w:rPrChange>
              </w:rPr>
            </w:pPr>
            <w:ins w:id="25210" w:author="Thomas Dietz" w:date="2012-08-08T17:05:00Z">
              <w:r w:rsidRPr="009F3611">
                <w:rPr>
                  <w:rPrChange w:id="25211"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25212" w:author="Thomas Dietz" w:date="2012-08-08T17:05:00Z"/>
                <w:rPrChange w:id="25213" w:author="Thomas Dietz" w:date="2012-08-08T17:05:00Z">
                  <w:rPr>
                    <w:ins w:id="25214" w:author="Thomas Dietz" w:date="2012-08-08T17:05:00Z"/>
                    <w:lang w:val="de-DE"/>
                  </w:rPr>
                </w:rPrChange>
              </w:rPr>
            </w:pPr>
            <w:ins w:id="25215" w:author="Thomas Dietz" w:date="2012-08-08T17:05:00Z">
              <w:r w:rsidRPr="009F3611">
                <w:rPr>
                  <w:rPrChange w:id="25216"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25217" w:author="Thomas Dietz" w:date="2012-08-08T17:05:00Z"/>
                <w:rPrChange w:id="25218" w:author="Thomas Dietz" w:date="2012-08-08T17:05:00Z">
                  <w:rPr>
                    <w:ins w:id="25219" w:author="Thomas Dietz" w:date="2012-08-08T17:05:00Z"/>
                    <w:lang w:val="de-DE"/>
                  </w:rPr>
                </w:rPrChange>
              </w:rPr>
            </w:pPr>
            <w:ins w:id="25220" w:author="Thomas Dietz" w:date="2012-08-08T17:05:00Z">
              <w:r w:rsidRPr="009F3611">
                <w:rPr>
                  <w:rPrChange w:id="25221"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25222" w:author="Thomas Dietz" w:date="2012-08-08T17:05:00Z"/>
                <w:rPrChange w:id="25223" w:author="Thomas Dietz" w:date="2012-08-08T17:05:00Z">
                  <w:rPr>
                    <w:ins w:id="25224" w:author="Thomas Dietz" w:date="2012-08-08T17:05:00Z"/>
                    <w:lang w:val="de-DE"/>
                  </w:rPr>
                </w:rPrChange>
              </w:rPr>
            </w:pPr>
            <w:ins w:id="25225" w:author="Thomas Dietz" w:date="2012-08-08T17:05:00Z">
              <w:r w:rsidRPr="009F3611">
                <w:rPr>
                  <w:rPrChange w:id="25226" w:author="Thomas Dietz" w:date="2012-08-08T17:05:00Z">
                    <w:rPr>
                      <w:lang w:val="de-DE"/>
                    </w:rPr>
                  </w:rPrChange>
                </w:rPr>
                <w:t xml:space="preserve">          certificate.  If this element is present, then the</w:t>
              </w:r>
            </w:ins>
          </w:p>
          <w:p w14:paraId="2A2A46E1" w14:textId="77777777" w:rsidR="009F3611" w:rsidRPr="009F3611" w:rsidRDefault="009F3611" w:rsidP="009F3611">
            <w:pPr>
              <w:pStyle w:val="XML1"/>
              <w:rPr>
                <w:ins w:id="25227" w:author="Thomas Dietz" w:date="2012-08-08T17:05:00Z"/>
                <w:rPrChange w:id="25228" w:author="Thomas Dietz" w:date="2012-08-08T17:05:00Z">
                  <w:rPr>
                    <w:ins w:id="25229" w:author="Thomas Dietz" w:date="2012-08-08T17:05:00Z"/>
                    <w:lang w:val="de-DE"/>
                  </w:rPr>
                </w:rPrChange>
              </w:rPr>
            </w:pPr>
            <w:ins w:id="25230" w:author="Thomas Dietz" w:date="2012-08-08T17:05:00Z">
              <w:r w:rsidRPr="009F3611">
                <w:rPr>
                  <w:rPrChange w:id="25231"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25232" w:author="Thomas Dietz" w:date="2012-08-08T17:05:00Z"/>
                <w:rPrChange w:id="25233" w:author="Thomas Dietz" w:date="2012-08-08T17:05:00Z">
                  <w:rPr>
                    <w:ins w:id="25234" w:author="Thomas Dietz" w:date="2012-08-08T17:05:00Z"/>
                    <w:lang w:val="de-DE"/>
                  </w:rPr>
                </w:rPrChange>
              </w:rPr>
            </w:pPr>
            <w:ins w:id="25235" w:author="Thomas Dietz" w:date="2012-08-08T17:05:00Z">
              <w:r w:rsidRPr="009F3611">
                <w:rPr>
                  <w:rPrChange w:id="25236"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25237" w:author="Thomas Dietz" w:date="2012-08-08T17:05:00Z"/>
                <w:rPrChange w:id="25238" w:author="Thomas Dietz" w:date="2012-08-08T17:05:00Z">
                  <w:rPr>
                    <w:ins w:id="25239" w:author="Thomas Dietz" w:date="2012-08-08T17:05:00Z"/>
                    <w:lang w:val="de-DE"/>
                  </w:rPr>
                </w:rPrChange>
              </w:rPr>
            </w:pPr>
            <w:ins w:id="25240" w:author="Thomas Dietz" w:date="2012-08-08T17:05:00Z">
              <w:r w:rsidRPr="009F3611">
                <w:rPr>
                  <w:rPrChange w:id="25241" w:author="Thomas Dietz" w:date="2012-08-08T17:05:00Z">
                    <w:rPr>
                      <w:lang w:val="de-DE"/>
                    </w:rPr>
                  </w:rPrChange>
                </w:rPr>
                <w:t xml:space="preserve">          a TLS connection.  </w:t>
              </w:r>
            </w:ins>
          </w:p>
          <w:p w14:paraId="5AFF4E71" w14:textId="77777777" w:rsidR="009F3611" w:rsidRPr="009F3611" w:rsidRDefault="009F3611" w:rsidP="009F3611">
            <w:pPr>
              <w:pStyle w:val="XML1"/>
              <w:rPr>
                <w:ins w:id="25242" w:author="Thomas Dietz" w:date="2012-08-08T17:05:00Z"/>
                <w:rPrChange w:id="25243" w:author="Thomas Dietz" w:date="2012-08-08T17:05:00Z">
                  <w:rPr>
                    <w:ins w:id="25244" w:author="Thomas Dietz" w:date="2012-08-08T17:05:00Z"/>
                    <w:lang w:val="de-DE"/>
                  </w:rPr>
                </w:rPrChange>
              </w:rPr>
            </w:pPr>
            <w:ins w:id="25245" w:author="Thomas Dietz" w:date="2012-08-08T17:05:00Z">
              <w:r w:rsidRPr="009F3611">
                <w:rPr>
                  <w:rPrChange w:id="25246" w:author="Thomas Dietz" w:date="2012-08-08T17:05:00Z">
                    <w:rPr>
                      <w:lang w:val="de-DE"/>
                    </w:rPr>
                  </w:rPrChange>
                </w:rPr>
                <w:t xml:space="preserve">        </w:t>
              </w:r>
            </w:ins>
          </w:p>
          <w:p w14:paraId="0F7136B8" w14:textId="77777777" w:rsidR="009F3611" w:rsidRPr="009F3611" w:rsidRDefault="009F3611" w:rsidP="009F3611">
            <w:pPr>
              <w:pStyle w:val="XML1"/>
              <w:rPr>
                <w:ins w:id="25247" w:author="Thomas Dietz" w:date="2012-08-08T17:05:00Z"/>
                <w:rPrChange w:id="25248" w:author="Thomas Dietz" w:date="2012-08-08T17:05:00Z">
                  <w:rPr>
                    <w:ins w:id="25249" w:author="Thomas Dietz" w:date="2012-08-08T17:05:00Z"/>
                    <w:lang w:val="de-DE"/>
                  </w:rPr>
                </w:rPrChange>
              </w:rPr>
            </w:pPr>
            <w:ins w:id="25250" w:author="Thomas Dietz" w:date="2012-08-08T17:05:00Z">
              <w:r w:rsidRPr="009F3611">
                <w:rPr>
                  <w:rPrChange w:id="25251"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25252" w:author="Thomas Dietz" w:date="2012-08-08T17:05:00Z"/>
                <w:rPrChange w:id="25253" w:author="Thomas Dietz" w:date="2012-08-08T17:05:00Z">
                  <w:rPr>
                    <w:ins w:id="25254" w:author="Thomas Dietz" w:date="2012-08-08T17:05:00Z"/>
                    <w:lang w:val="de-DE"/>
                  </w:rPr>
                </w:rPrChange>
              </w:rPr>
            </w:pPr>
          </w:p>
          <w:p w14:paraId="7507AB1E" w14:textId="77777777" w:rsidR="009F3611" w:rsidRPr="009F3611" w:rsidRDefault="009F3611" w:rsidP="009F3611">
            <w:pPr>
              <w:pStyle w:val="XML1"/>
              <w:rPr>
                <w:ins w:id="25255" w:author="Thomas Dietz" w:date="2012-08-08T17:05:00Z"/>
                <w:rPrChange w:id="25256" w:author="Thomas Dietz" w:date="2012-08-08T17:05:00Z">
                  <w:rPr>
                    <w:ins w:id="25257" w:author="Thomas Dietz" w:date="2012-08-08T17:05:00Z"/>
                    <w:lang w:val="de-DE"/>
                  </w:rPr>
                </w:rPrChange>
              </w:rPr>
            </w:pPr>
            <w:ins w:id="25258" w:author="Thomas Dietz" w:date="2012-08-08T17:05:00Z">
              <w:r w:rsidRPr="009F3611">
                <w:rPr>
                  <w:rPrChange w:id="25259"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25260" w:author="Thomas Dietz" w:date="2012-08-08T17:05:00Z"/>
                <w:rPrChange w:id="25261" w:author="Thomas Dietz" w:date="2012-08-08T17:05:00Z">
                  <w:rPr>
                    <w:ins w:id="25262" w:author="Thomas Dietz" w:date="2012-08-08T17:05:00Z"/>
                    <w:lang w:val="de-DE"/>
                  </w:rPr>
                </w:rPrChange>
              </w:rPr>
            </w:pPr>
            <w:ins w:id="25263" w:author="Thomas Dietz" w:date="2012-08-08T17:05:00Z">
              <w:r w:rsidRPr="009F3611">
                <w:rPr>
                  <w:rPrChange w:id="25264" w:author="Thomas Dietz" w:date="2012-08-08T17:05:00Z">
                    <w:rPr>
                      <w:lang w:val="de-DE"/>
                    </w:rPr>
                  </w:rPrChange>
                </w:rPr>
                <w:t xml:space="preserve">          path:</w:t>
              </w:r>
            </w:ins>
          </w:p>
          <w:p w14:paraId="2967CA2E" w14:textId="77777777" w:rsidR="009F3611" w:rsidRPr="009F3611" w:rsidRDefault="009F3611" w:rsidP="009F3611">
            <w:pPr>
              <w:pStyle w:val="XML1"/>
              <w:rPr>
                <w:ins w:id="25265" w:author="Thomas Dietz" w:date="2012-08-08T17:05:00Z"/>
                <w:rPrChange w:id="25266" w:author="Thomas Dietz" w:date="2012-08-08T17:05:00Z">
                  <w:rPr>
                    <w:ins w:id="25267" w:author="Thomas Dietz" w:date="2012-08-08T17:05:00Z"/>
                    <w:lang w:val="de-DE"/>
                  </w:rPr>
                </w:rPrChange>
              </w:rPr>
            </w:pPr>
            <w:ins w:id="25268" w:author="Thomas Dietz" w:date="2012-08-08T17:05:00Z">
              <w:r w:rsidRPr="009F3611">
                <w:rPr>
                  <w:rPrChange w:id="25269"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25270" w:author="Thomas Dietz" w:date="2012-08-08T17:05:00Z"/>
                <w:rPrChange w:id="25271" w:author="Thomas Dietz" w:date="2012-08-08T17:05:00Z">
                  <w:rPr>
                    <w:ins w:id="25272" w:author="Thomas Dietz" w:date="2012-08-08T17:05:00Z"/>
                    <w:lang w:val="de-DE"/>
                  </w:rPr>
                </w:rPrChange>
              </w:rPr>
            </w:pPr>
            <w:ins w:id="25273" w:author="Thomas Dietz" w:date="2012-08-08T17:05:00Z">
              <w:r w:rsidRPr="009F3611">
                <w:rPr>
                  <w:rPrChange w:id="25274" w:author="Thomas Dietz" w:date="2012-08-08T17:05:00Z">
                    <w:rPr>
                      <w:lang w:val="de-DE"/>
                    </w:rPr>
                  </w:rPrChange>
                </w:rPr>
                <w:t xml:space="preserve">          ";</w:t>
              </w:r>
            </w:ins>
          </w:p>
          <w:p w14:paraId="3732FDA1" w14:textId="77777777" w:rsidR="009F3611" w:rsidRPr="009F3611" w:rsidRDefault="009F3611" w:rsidP="009F3611">
            <w:pPr>
              <w:pStyle w:val="XML1"/>
              <w:rPr>
                <w:ins w:id="25275" w:author="Thomas Dietz" w:date="2012-08-08T17:05:00Z"/>
                <w:rPrChange w:id="25276" w:author="Thomas Dietz" w:date="2012-08-08T17:05:00Z">
                  <w:rPr>
                    <w:ins w:id="25277" w:author="Thomas Dietz" w:date="2012-08-08T17:05:00Z"/>
                    <w:lang w:val="de-DE"/>
                  </w:rPr>
                </w:rPrChange>
              </w:rPr>
            </w:pPr>
            <w:ins w:id="25278" w:author="Thomas Dietz" w:date="2012-08-08T17:05:00Z">
              <w:r w:rsidRPr="009F3611">
                <w:rPr>
                  <w:rPrChange w:id="25279" w:author="Thomas Dietz" w:date="2012-08-08T17:05:00Z">
                    <w:rPr>
                      <w:lang w:val="de-DE"/>
                    </w:rPr>
                  </w:rPrChange>
                </w:rPr>
                <w:t xml:space="preserve">      }</w:t>
              </w:r>
            </w:ins>
          </w:p>
          <w:p w14:paraId="3A38DFA8" w14:textId="77777777" w:rsidR="009F3611" w:rsidRPr="009F3611" w:rsidRDefault="009F3611" w:rsidP="009F3611">
            <w:pPr>
              <w:pStyle w:val="XML1"/>
              <w:rPr>
                <w:ins w:id="25280" w:author="Thomas Dietz" w:date="2012-08-08T17:05:00Z"/>
                <w:rPrChange w:id="25281" w:author="Thomas Dietz" w:date="2012-08-08T17:05:00Z">
                  <w:rPr>
                    <w:ins w:id="25282" w:author="Thomas Dietz" w:date="2012-08-08T17:05:00Z"/>
                    <w:lang w:val="de-DE"/>
                  </w:rPr>
                </w:rPrChange>
              </w:rPr>
            </w:pPr>
            <w:ins w:id="25283" w:author="Thomas Dietz" w:date="2012-08-08T17:05:00Z">
              <w:r w:rsidRPr="009F3611">
                <w:rPr>
                  <w:rPrChange w:id="25284"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25285" w:author="Thomas Dietz" w:date="2012-08-08T17:05:00Z"/>
                <w:rPrChange w:id="25286" w:author="Thomas Dietz" w:date="2012-08-08T17:05:00Z">
                  <w:rPr>
                    <w:ins w:id="25287" w:author="Thomas Dietz" w:date="2012-08-08T17:05:00Z"/>
                    <w:lang w:val="de-DE"/>
                  </w:rPr>
                </w:rPrChange>
              </w:rPr>
            </w:pPr>
            <w:ins w:id="25288" w:author="Thomas Dietz" w:date="2012-08-08T17:05:00Z">
              <w:r w:rsidRPr="009F3611">
                <w:rPr>
                  <w:rPrChange w:id="25289" w:author="Thomas Dietz" w:date="2012-08-08T17:05:00Z">
                    <w:rPr>
                      <w:lang w:val="de-DE"/>
                    </w:rPr>
                  </w:rPrChange>
                </w:rPr>
                <w:t xml:space="preserve">        type leafref {</w:t>
              </w:r>
            </w:ins>
          </w:p>
          <w:p w14:paraId="3085C930" w14:textId="77777777" w:rsidR="009F3611" w:rsidRPr="009F3611" w:rsidRDefault="009F3611" w:rsidP="009F3611">
            <w:pPr>
              <w:pStyle w:val="XML1"/>
              <w:rPr>
                <w:ins w:id="25290" w:author="Thomas Dietz" w:date="2012-08-08T17:05:00Z"/>
                <w:rPrChange w:id="25291" w:author="Thomas Dietz" w:date="2012-08-08T17:05:00Z">
                  <w:rPr>
                    <w:ins w:id="25292" w:author="Thomas Dietz" w:date="2012-08-08T17:05:00Z"/>
                    <w:lang w:val="de-DE"/>
                  </w:rPr>
                </w:rPrChange>
              </w:rPr>
            </w:pPr>
            <w:ins w:id="25293" w:author="Thomas Dietz" w:date="2012-08-08T17:05:00Z">
              <w:r w:rsidRPr="009F3611">
                <w:rPr>
                  <w:rPrChange w:id="25294"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25295" w:author="Thomas Dietz" w:date="2012-08-08T17:05:00Z"/>
                <w:rPrChange w:id="25296" w:author="Thomas Dietz" w:date="2012-08-08T17:05:00Z">
                  <w:rPr>
                    <w:ins w:id="25297" w:author="Thomas Dietz" w:date="2012-08-08T17:05:00Z"/>
                    <w:lang w:val="de-DE"/>
                  </w:rPr>
                </w:rPrChange>
              </w:rPr>
            </w:pPr>
            <w:ins w:id="25298" w:author="Thomas Dietz" w:date="2012-08-08T17:05:00Z">
              <w:r w:rsidRPr="009F3611">
                <w:rPr>
                  <w:rPrChange w:id="25299" w:author="Thomas Dietz" w:date="2012-08-08T17:05:00Z">
                    <w:rPr>
                      <w:lang w:val="de-DE"/>
                    </w:rPr>
                  </w:rPrChange>
                </w:rPr>
                <w:t xml:space="preserve">        }</w:t>
              </w:r>
            </w:ins>
          </w:p>
          <w:p w14:paraId="3BF37932" w14:textId="77777777" w:rsidR="009F3611" w:rsidRPr="009F3611" w:rsidRDefault="009F3611" w:rsidP="009F3611">
            <w:pPr>
              <w:pStyle w:val="XML1"/>
              <w:rPr>
                <w:ins w:id="25300" w:author="Thomas Dietz" w:date="2012-08-08T17:05:00Z"/>
                <w:rPrChange w:id="25301" w:author="Thomas Dietz" w:date="2012-08-08T17:05:00Z">
                  <w:rPr>
                    <w:ins w:id="25302" w:author="Thomas Dietz" w:date="2012-08-08T17:05:00Z"/>
                    <w:lang w:val="de-DE"/>
                  </w:rPr>
                </w:rPrChange>
              </w:rPr>
            </w:pPr>
            <w:ins w:id="25303" w:author="Thomas Dietz" w:date="2012-08-08T17:05:00Z">
              <w:r w:rsidRPr="009F3611">
                <w:rPr>
                  <w:rPrChange w:id="25304"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25305" w:author="Thomas Dietz" w:date="2012-08-08T17:05:00Z"/>
                <w:rPrChange w:id="25306" w:author="Thomas Dietz" w:date="2012-08-08T17:05:00Z">
                  <w:rPr>
                    <w:ins w:id="25307" w:author="Thomas Dietz" w:date="2012-08-08T17:05:00Z"/>
                    <w:lang w:val="de-DE"/>
                  </w:rPr>
                </w:rPrChange>
              </w:rPr>
            </w:pPr>
            <w:ins w:id="25308" w:author="Thomas Dietz" w:date="2012-08-08T17:05:00Z">
              <w:r w:rsidRPr="009F3611">
                <w:rPr>
                  <w:rPrChange w:id="25309"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25310" w:author="Thomas Dietz" w:date="2012-08-08T17:05:00Z"/>
                <w:rPrChange w:id="25311" w:author="Thomas Dietz" w:date="2012-08-08T17:05:00Z">
                  <w:rPr>
                    <w:ins w:id="25312" w:author="Thomas Dietz" w:date="2012-08-08T17:05:00Z"/>
                    <w:lang w:val="de-DE"/>
                  </w:rPr>
                </w:rPrChange>
              </w:rPr>
            </w:pPr>
            <w:ins w:id="25313" w:author="Thomas Dietz" w:date="2012-08-08T17:05:00Z">
              <w:r w:rsidRPr="009F3611">
                <w:rPr>
                  <w:rPrChange w:id="25314" w:author="Thomas Dietz" w:date="2012-08-08T17:05:00Z">
                    <w:rPr>
                      <w:lang w:val="de-DE"/>
                    </w:rPr>
                  </w:rPrChange>
                </w:rPr>
                <w:t xml:space="preserve">          has exclusive access to.</w:t>
              </w:r>
            </w:ins>
          </w:p>
          <w:p w14:paraId="6EC1A610" w14:textId="77777777" w:rsidR="009F3611" w:rsidRPr="009F3611" w:rsidRDefault="009F3611" w:rsidP="009F3611">
            <w:pPr>
              <w:pStyle w:val="XML1"/>
              <w:rPr>
                <w:ins w:id="25315" w:author="Thomas Dietz" w:date="2012-08-08T17:05:00Z"/>
                <w:rPrChange w:id="25316" w:author="Thomas Dietz" w:date="2012-08-08T17:05:00Z">
                  <w:rPr>
                    <w:ins w:id="25317" w:author="Thomas Dietz" w:date="2012-08-08T17:05:00Z"/>
                    <w:lang w:val="de-DE"/>
                  </w:rPr>
                </w:rPrChange>
              </w:rPr>
            </w:pPr>
          </w:p>
          <w:p w14:paraId="160CA029" w14:textId="77777777" w:rsidR="009F3611" w:rsidRPr="009F3611" w:rsidRDefault="009F3611" w:rsidP="009F3611">
            <w:pPr>
              <w:pStyle w:val="XML1"/>
              <w:rPr>
                <w:ins w:id="25318" w:author="Thomas Dietz" w:date="2012-08-08T17:05:00Z"/>
                <w:rPrChange w:id="25319" w:author="Thomas Dietz" w:date="2012-08-08T17:05:00Z">
                  <w:rPr>
                    <w:ins w:id="25320" w:author="Thomas Dietz" w:date="2012-08-08T17:05:00Z"/>
                    <w:lang w:val="de-DE"/>
                  </w:rPr>
                </w:rPrChange>
              </w:rPr>
            </w:pPr>
            <w:ins w:id="25321" w:author="Thomas Dietz" w:date="2012-08-08T17:05:00Z">
              <w:r w:rsidRPr="009F3611">
                <w:rPr>
                  <w:rPrChange w:id="25322"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25323" w:author="Thomas Dietz" w:date="2012-08-08T17:05:00Z"/>
                <w:rPrChange w:id="25324" w:author="Thomas Dietz" w:date="2012-08-08T17:05:00Z">
                  <w:rPr>
                    <w:ins w:id="25325" w:author="Thomas Dietz" w:date="2012-08-08T17:05:00Z"/>
                    <w:lang w:val="de-DE"/>
                  </w:rPr>
                </w:rPrChange>
              </w:rPr>
            </w:pPr>
            <w:ins w:id="25326" w:author="Thomas Dietz" w:date="2012-08-08T17:05:00Z">
              <w:r w:rsidRPr="009F3611">
                <w:rPr>
                  <w:rPrChange w:id="25327" w:author="Thomas Dietz" w:date="2012-08-08T17:05:00Z">
                    <w:rPr>
                      <w:lang w:val="de-DE"/>
                    </w:rPr>
                  </w:rPrChange>
                </w:rPr>
                <w:t xml:space="preserve">          following path:</w:t>
              </w:r>
            </w:ins>
          </w:p>
          <w:p w14:paraId="42CD3AFD" w14:textId="77777777" w:rsidR="009F3611" w:rsidRPr="009F3611" w:rsidRDefault="009F3611" w:rsidP="009F3611">
            <w:pPr>
              <w:pStyle w:val="XML1"/>
              <w:rPr>
                <w:ins w:id="25328" w:author="Thomas Dietz" w:date="2012-08-08T17:05:00Z"/>
                <w:rPrChange w:id="25329" w:author="Thomas Dietz" w:date="2012-08-08T17:05:00Z">
                  <w:rPr>
                    <w:ins w:id="25330" w:author="Thomas Dietz" w:date="2012-08-08T17:05:00Z"/>
                    <w:lang w:val="de-DE"/>
                  </w:rPr>
                </w:rPrChange>
              </w:rPr>
            </w:pPr>
            <w:ins w:id="25331" w:author="Thomas Dietz" w:date="2012-08-08T17:05:00Z">
              <w:r w:rsidRPr="009F3611">
                <w:rPr>
                  <w:rPrChange w:id="25332"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25333" w:author="Thomas Dietz" w:date="2012-08-08T17:05:00Z"/>
                <w:rPrChange w:id="25334" w:author="Thomas Dietz" w:date="2012-08-08T17:05:00Z">
                  <w:rPr>
                    <w:ins w:id="25335" w:author="Thomas Dietz" w:date="2012-08-08T17:05:00Z"/>
                    <w:lang w:val="de-DE"/>
                  </w:rPr>
                </w:rPrChange>
              </w:rPr>
            </w:pPr>
          </w:p>
          <w:p w14:paraId="4321F12E" w14:textId="77777777" w:rsidR="009F3611" w:rsidRPr="009F3611" w:rsidRDefault="009F3611" w:rsidP="009F3611">
            <w:pPr>
              <w:pStyle w:val="XML1"/>
              <w:rPr>
                <w:ins w:id="25336" w:author="Thomas Dietz" w:date="2012-08-08T17:05:00Z"/>
                <w:rPrChange w:id="25337" w:author="Thomas Dietz" w:date="2012-08-08T17:05:00Z">
                  <w:rPr>
                    <w:ins w:id="25338" w:author="Thomas Dietz" w:date="2012-08-08T17:05:00Z"/>
                    <w:lang w:val="de-DE"/>
                  </w:rPr>
                </w:rPrChange>
              </w:rPr>
            </w:pPr>
            <w:ins w:id="25339" w:author="Thomas Dietz" w:date="2012-08-08T17:05:00Z">
              <w:r w:rsidRPr="009F3611">
                <w:rPr>
                  <w:rPrChange w:id="25340"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25341" w:author="Thomas Dietz" w:date="2012-08-08T17:05:00Z"/>
                <w:rPrChange w:id="25342" w:author="Thomas Dietz" w:date="2012-08-08T17:05:00Z">
                  <w:rPr>
                    <w:ins w:id="25343" w:author="Thomas Dietz" w:date="2012-08-08T17:05:00Z"/>
                    <w:lang w:val="de-DE"/>
                  </w:rPr>
                </w:rPrChange>
              </w:rPr>
            </w:pPr>
            <w:ins w:id="25344" w:author="Thomas Dietz" w:date="2012-08-08T17:05:00Z">
              <w:r w:rsidRPr="009F3611">
                <w:rPr>
                  <w:rPrChange w:id="25345" w:author="Thomas Dietz" w:date="2012-08-08T17:05:00Z">
                    <w:rPr>
                      <w:lang w:val="de-DE"/>
                    </w:rPr>
                  </w:rPrChange>
                </w:rPr>
                <w:t xml:space="preserve">          flow-table element can only be referenced once.";</w:t>
              </w:r>
            </w:ins>
          </w:p>
          <w:p w14:paraId="72ECF3B4" w14:textId="77777777" w:rsidR="009F3611" w:rsidRPr="009F3611" w:rsidRDefault="009F3611" w:rsidP="009F3611">
            <w:pPr>
              <w:pStyle w:val="XML1"/>
              <w:rPr>
                <w:ins w:id="25346" w:author="Thomas Dietz" w:date="2012-08-08T17:05:00Z"/>
                <w:rPrChange w:id="25347" w:author="Thomas Dietz" w:date="2012-08-08T17:05:00Z">
                  <w:rPr>
                    <w:ins w:id="25348" w:author="Thomas Dietz" w:date="2012-08-08T17:05:00Z"/>
                    <w:lang w:val="de-DE"/>
                  </w:rPr>
                </w:rPrChange>
              </w:rPr>
            </w:pPr>
            <w:ins w:id="25349" w:author="Thomas Dietz" w:date="2012-08-08T17:05:00Z">
              <w:r w:rsidRPr="009F3611">
                <w:rPr>
                  <w:rPrChange w:id="25350" w:author="Thomas Dietz" w:date="2012-08-08T17:05:00Z">
                    <w:rPr>
                      <w:lang w:val="de-DE"/>
                    </w:rPr>
                  </w:rPrChange>
                </w:rPr>
                <w:t xml:space="preserve">      }</w:t>
              </w:r>
            </w:ins>
          </w:p>
          <w:p w14:paraId="074E2D1E" w14:textId="77777777" w:rsidR="009F3611" w:rsidRPr="009F3611" w:rsidRDefault="009F3611" w:rsidP="009F3611">
            <w:pPr>
              <w:pStyle w:val="XML1"/>
              <w:rPr>
                <w:ins w:id="25351" w:author="Thomas Dietz" w:date="2012-08-08T17:05:00Z"/>
                <w:rPrChange w:id="25352" w:author="Thomas Dietz" w:date="2012-08-08T17:05:00Z">
                  <w:rPr>
                    <w:ins w:id="25353" w:author="Thomas Dietz" w:date="2012-08-08T17:05:00Z"/>
                    <w:lang w:val="de-DE"/>
                  </w:rPr>
                </w:rPrChange>
              </w:rPr>
            </w:pPr>
            <w:ins w:id="25354" w:author="Thomas Dietz" w:date="2012-08-08T17:05:00Z">
              <w:r w:rsidRPr="009F3611">
                <w:rPr>
                  <w:rPrChange w:id="25355" w:author="Thomas Dietz" w:date="2012-08-08T17:05:00Z">
                    <w:rPr>
                      <w:lang w:val="de-DE"/>
                    </w:rPr>
                  </w:rPrChange>
                </w:rPr>
                <w:t xml:space="preserve">    }</w:t>
              </w:r>
            </w:ins>
          </w:p>
          <w:p w14:paraId="5D257A97" w14:textId="77777777" w:rsidR="009F3611" w:rsidRPr="009F3611" w:rsidRDefault="009F3611" w:rsidP="009F3611">
            <w:pPr>
              <w:pStyle w:val="XML1"/>
              <w:rPr>
                <w:ins w:id="25356" w:author="Thomas Dietz" w:date="2012-08-08T17:05:00Z"/>
                <w:rPrChange w:id="25357" w:author="Thomas Dietz" w:date="2012-08-08T17:05:00Z">
                  <w:rPr>
                    <w:ins w:id="25358" w:author="Thomas Dietz" w:date="2012-08-08T17:05:00Z"/>
                    <w:lang w:val="de-DE"/>
                  </w:rPr>
                </w:rPrChange>
              </w:rPr>
            </w:pPr>
            <w:ins w:id="25359" w:author="Thomas Dietz" w:date="2012-08-08T17:05:00Z">
              <w:r w:rsidRPr="009F3611">
                <w:rPr>
                  <w:rPrChange w:id="25360" w:author="Thomas Dietz" w:date="2012-08-08T17:05:00Z">
                    <w:rPr>
                      <w:lang w:val="de-DE"/>
                    </w:rPr>
                  </w:rPrChange>
                </w:rPr>
                <w:t xml:space="preserve">  }</w:t>
              </w:r>
            </w:ins>
          </w:p>
          <w:p w14:paraId="01DCD085" w14:textId="77777777" w:rsidR="009F3611" w:rsidRPr="009F3611" w:rsidRDefault="009F3611" w:rsidP="009F3611">
            <w:pPr>
              <w:pStyle w:val="XML1"/>
              <w:rPr>
                <w:ins w:id="25361" w:author="Thomas Dietz" w:date="2012-08-08T17:05:00Z"/>
                <w:rPrChange w:id="25362" w:author="Thomas Dietz" w:date="2012-08-08T17:05:00Z">
                  <w:rPr>
                    <w:ins w:id="25363" w:author="Thomas Dietz" w:date="2012-08-08T17:05:00Z"/>
                    <w:lang w:val="de-DE"/>
                  </w:rPr>
                </w:rPrChange>
              </w:rPr>
            </w:pPr>
          </w:p>
          <w:p w14:paraId="0F3833BE" w14:textId="77777777" w:rsidR="009F3611" w:rsidRPr="009F3611" w:rsidRDefault="009F3611" w:rsidP="009F3611">
            <w:pPr>
              <w:pStyle w:val="XML1"/>
              <w:rPr>
                <w:ins w:id="25364" w:author="Thomas Dietz" w:date="2012-08-08T17:05:00Z"/>
                <w:rPrChange w:id="25365" w:author="Thomas Dietz" w:date="2012-08-08T17:05:00Z">
                  <w:rPr>
                    <w:ins w:id="25366" w:author="Thomas Dietz" w:date="2012-08-08T17:05:00Z"/>
                    <w:lang w:val="de-DE"/>
                  </w:rPr>
                </w:rPrChange>
              </w:rPr>
            </w:pPr>
            <w:ins w:id="25367" w:author="Thomas Dietz" w:date="2012-08-08T17:05:00Z">
              <w:r w:rsidRPr="009F3611">
                <w:rPr>
                  <w:rPrChange w:id="25368"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25369" w:author="Thomas Dietz" w:date="2012-08-08T17:05:00Z"/>
                <w:rPrChange w:id="25370" w:author="Thomas Dietz" w:date="2012-08-08T17:05:00Z">
                  <w:rPr>
                    <w:ins w:id="25371" w:author="Thomas Dietz" w:date="2012-08-08T17:05:00Z"/>
                    <w:lang w:val="de-DE"/>
                  </w:rPr>
                </w:rPrChange>
              </w:rPr>
            </w:pPr>
            <w:ins w:id="25372" w:author="Thomas Dietz" w:date="2012-08-08T17:05:00Z">
              <w:r w:rsidRPr="009F3611">
                <w:rPr>
                  <w:rPrChange w:id="25373"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25374" w:author="Thomas Dietz" w:date="2012-08-08T17:05:00Z"/>
                <w:rPrChange w:id="25375" w:author="Thomas Dietz" w:date="2012-08-08T17:05:00Z">
                  <w:rPr>
                    <w:ins w:id="25376" w:author="Thomas Dietz" w:date="2012-08-08T17:05:00Z"/>
                    <w:lang w:val="de-DE"/>
                  </w:rPr>
                </w:rPrChange>
              </w:rPr>
            </w:pPr>
            <w:ins w:id="25377" w:author="Thomas Dietz" w:date="2012-08-08T17:05:00Z">
              <w:r w:rsidRPr="009F3611">
                <w:rPr>
                  <w:rPrChange w:id="25378"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25379" w:author="Thomas Dietz" w:date="2012-08-08T17:05:00Z"/>
                <w:rPrChange w:id="25380" w:author="Thomas Dietz" w:date="2012-08-08T17:05:00Z">
                  <w:rPr>
                    <w:ins w:id="25381" w:author="Thomas Dietz" w:date="2012-08-08T17:05:00Z"/>
                    <w:lang w:val="de-DE"/>
                  </w:rPr>
                </w:rPrChange>
              </w:rPr>
            </w:pPr>
          </w:p>
          <w:p w14:paraId="3AE47E75" w14:textId="77777777" w:rsidR="009F3611" w:rsidRPr="009F3611" w:rsidRDefault="009F3611" w:rsidP="009F3611">
            <w:pPr>
              <w:pStyle w:val="XML1"/>
              <w:rPr>
                <w:ins w:id="25382" w:author="Thomas Dietz" w:date="2012-08-08T17:05:00Z"/>
                <w:rPrChange w:id="25383" w:author="Thomas Dietz" w:date="2012-08-08T17:05:00Z">
                  <w:rPr>
                    <w:ins w:id="25384" w:author="Thomas Dietz" w:date="2012-08-08T17:05:00Z"/>
                    <w:lang w:val="de-DE"/>
                  </w:rPr>
                </w:rPrChange>
              </w:rPr>
            </w:pPr>
            <w:ins w:id="25385" w:author="Thomas Dietz" w:date="2012-08-08T17:05:00Z">
              <w:r w:rsidRPr="009F3611">
                <w:rPr>
                  <w:rPrChange w:id="25386"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25387" w:author="Thomas Dietz" w:date="2012-08-08T17:05:00Z"/>
                <w:rPrChange w:id="25388" w:author="Thomas Dietz" w:date="2012-08-08T17:05:00Z">
                  <w:rPr>
                    <w:ins w:id="25389" w:author="Thomas Dietz" w:date="2012-08-08T17:05:00Z"/>
                    <w:lang w:val="de-DE"/>
                  </w:rPr>
                </w:rPrChange>
              </w:rPr>
            </w:pPr>
            <w:ins w:id="25390" w:author="Thomas Dietz" w:date="2012-08-08T17:05:00Z">
              <w:r w:rsidRPr="009F3611">
                <w:rPr>
                  <w:rPrChange w:id="25391"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25392" w:author="Thomas Dietz" w:date="2012-08-08T17:05:00Z"/>
                <w:rPrChange w:id="25393" w:author="Thomas Dietz" w:date="2012-08-08T17:05:00Z">
                  <w:rPr>
                    <w:ins w:id="25394" w:author="Thomas Dietz" w:date="2012-08-08T17:05:00Z"/>
                    <w:lang w:val="de-DE"/>
                  </w:rPr>
                </w:rPrChange>
              </w:rPr>
            </w:pPr>
            <w:ins w:id="25395" w:author="Thomas Dietz" w:date="2012-08-08T17:05:00Z">
              <w:r w:rsidRPr="009F3611">
                <w:rPr>
                  <w:rPrChange w:id="25396" w:author="Thomas Dietz" w:date="2012-08-08T17:05:00Z">
                    <w:rPr>
                      <w:lang w:val="de-DE"/>
                    </w:rPr>
                  </w:rPrChange>
                </w:rPr>
                <w:t xml:space="preserve">      operations. Attemps to modify this element and its children</w:t>
              </w:r>
            </w:ins>
          </w:p>
          <w:p w14:paraId="4BA3B456" w14:textId="77777777" w:rsidR="009F3611" w:rsidRPr="009F3611" w:rsidRDefault="009F3611" w:rsidP="009F3611">
            <w:pPr>
              <w:pStyle w:val="XML1"/>
              <w:rPr>
                <w:ins w:id="25397" w:author="Thomas Dietz" w:date="2012-08-08T17:05:00Z"/>
                <w:rPrChange w:id="25398" w:author="Thomas Dietz" w:date="2012-08-08T17:05:00Z">
                  <w:rPr>
                    <w:ins w:id="25399" w:author="Thomas Dietz" w:date="2012-08-08T17:05:00Z"/>
                    <w:lang w:val="de-DE"/>
                  </w:rPr>
                </w:rPrChange>
              </w:rPr>
            </w:pPr>
            <w:ins w:id="25400" w:author="Thomas Dietz" w:date="2012-08-08T17:05:00Z">
              <w:r w:rsidRPr="009F3611">
                <w:rPr>
                  <w:rPrChange w:id="25401"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25402" w:author="Thomas Dietz" w:date="2012-08-08T17:05:00Z"/>
                <w:rPrChange w:id="25403" w:author="Thomas Dietz" w:date="2012-08-08T17:05:00Z">
                  <w:rPr>
                    <w:ins w:id="25404" w:author="Thomas Dietz" w:date="2012-08-08T17:05:00Z"/>
                    <w:lang w:val="de-DE"/>
                  </w:rPr>
                </w:rPrChange>
              </w:rPr>
            </w:pPr>
            <w:ins w:id="25405" w:author="Thomas Dietz" w:date="2012-08-08T17:05:00Z">
              <w:r w:rsidRPr="009F3611">
                <w:rPr>
                  <w:rPrChange w:id="25406" w:author="Thomas Dietz" w:date="2012-08-08T17:05:00Z">
                    <w:rPr>
                      <w:lang w:val="de-DE"/>
                    </w:rPr>
                  </w:rPrChange>
                </w:rPr>
                <w:t xml:space="preserve">      'operation-not-supported' error with type 'application'.";</w:t>
              </w:r>
            </w:ins>
          </w:p>
          <w:p w14:paraId="5137508D" w14:textId="77777777" w:rsidR="009F3611" w:rsidRPr="009F3611" w:rsidRDefault="009F3611" w:rsidP="009F3611">
            <w:pPr>
              <w:pStyle w:val="XML1"/>
              <w:rPr>
                <w:ins w:id="25407" w:author="Thomas Dietz" w:date="2012-08-08T17:05:00Z"/>
                <w:rPrChange w:id="25408" w:author="Thomas Dietz" w:date="2012-08-08T17:05:00Z">
                  <w:rPr>
                    <w:ins w:id="25409" w:author="Thomas Dietz" w:date="2012-08-08T17:05:00Z"/>
                    <w:lang w:val="de-DE"/>
                  </w:rPr>
                </w:rPrChange>
              </w:rPr>
            </w:pPr>
            <w:ins w:id="25410" w:author="Thomas Dietz" w:date="2012-08-08T17:05:00Z">
              <w:r w:rsidRPr="009F3611">
                <w:rPr>
                  <w:rPrChange w:id="25411"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25412" w:author="Thomas Dietz" w:date="2012-08-08T17:05:00Z"/>
                <w:rPrChange w:id="25413" w:author="Thomas Dietz" w:date="2012-08-08T17:05:00Z">
                  <w:rPr>
                    <w:ins w:id="25414" w:author="Thomas Dietz" w:date="2012-08-08T17:05:00Z"/>
                    <w:lang w:val="de-DE"/>
                  </w:rPr>
                </w:rPrChange>
              </w:rPr>
            </w:pPr>
            <w:ins w:id="25415" w:author="Thomas Dietz" w:date="2012-08-08T17:05:00Z">
              <w:r w:rsidRPr="009F3611">
                <w:rPr>
                  <w:rPrChange w:id="25416" w:author="Thomas Dietz" w:date="2012-08-08T17:05:00Z">
                    <w:rPr>
                      <w:lang w:val="de-DE"/>
                    </w:rPr>
                  </w:rPrChange>
                </w:rPr>
                <w:t xml:space="preserve">      type uint32;</w:t>
              </w:r>
            </w:ins>
          </w:p>
          <w:p w14:paraId="4B6C5EE4" w14:textId="77777777" w:rsidR="009F3611" w:rsidRPr="009F3611" w:rsidRDefault="009F3611" w:rsidP="009F3611">
            <w:pPr>
              <w:pStyle w:val="XML1"/>
              <w:rPr>
                <w:ins w:id="25417" w:author="Thomas Dietz" w:date="2012-08-08T17:05:00Z"/>
                <w:rPrChange w:id="25418" w:author="Thomas Dietz" w:date="2012-08-08T17:05:00Z">
                  <w:rPr>
                    <w:ins w:id="25419" w:author="Thomas Dietz" w:date="2012-08-08T17:05:00Z"/>
                    <w:lang w:val="de-DE"/>
                  </w:rPr>
                </w:rPrChange>
              </w:rPr>
            </w:pPr>
            <w:ins w:id="25420" w:author="Thomas Dietz" w:date="2012-08-08T17:05:00Z">
              <w:r w:rsidRPr="009F3611">
                <w:rPr>
                  <w:rPrChange w:id="25421"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25422" w:author="Thomas Dietz" w:date="2012-08-08T17:05:00Z"/>
                <w:rPrChange w:id="25423" w:author="Thomas Dietz" w:date="2012-08-08T17:05:00Z">
                  <w:rPr>
                    <w:ins w:id="25424" w:author="Thomas Dietz" w:date="2012-08-08T17:05:00Z"/>
                    <w:lang w:val="de-DE"/>
                  </w:rPr>
                </w:rPrChange>
              </w:rPr>
            </w:pPr>
            <w:ins w:id="25425" w:author="Thomas Dietz" w:date="2012-08-08T17:05:00Z">
              <w:r w:rsidRPr="009F3611">
                <w:rPr>
                  <w:rPrChange w:id="25426"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25427" w:author="Thomas Dietz" w:date="2012-08-08T17:05:00Z"/>
                <w:rPrChange w:id="25428" w:author="Thomas Dietz" w:date="2012-08-08T17:05:00Z">
                  <w:rPr>
                    <w:ins w:id="25429" w:author="Thomas Dietz" w:date="2012-08-08T17:05:00Z"/>
                    <w:lang w:val="de-DE"/>
                  </w:rPr>
                </w:rPrChange>
              </w:rPr>
            </w:pPr>
            <w:ins w:id="25430" w:author="Thomas Dietz" w:date="2012-08-08T17:05:00Z">
              <w:r w:rsidRPr="009F3611">
                <w:rPr>
                  <w:rPrChange w:id="25431" w:author="Thomas Dietz" w:date="2012-08-08T17:05:00Z">
                    <w:rPr>
                      <w:lang w:val="de-DE"/>
                    </w:rPr>
                  </w:rPrChange>
                </w:rPr>
                <w:t xml:space="preserve">        packet-in messages.";</w:t>
              </w:r>
            </w:ins>
          </w:p>
          <w:p w14:paraId="5D3417C6" w14:textId="77777777" w:rsidR="009F3611" w:rsidRPr="009F3611" w:rsidRDefault="009F3611" w:rsidP="009F3611">
            <w:pPr>
              <w:pStyle w:val="XML1"/>
              <w:rPr>
                <w:ins w:id="25432" w:author="Thomas Dietz" w:date="2012-08-08T17:05:00Z"/>
                <w:rPrChange w:id="25433" w:author="Thomas Dietz" w:date="2012-08-08T17:05:00Z">
                  <w:rPr>
                    <w:ins w:id="25434" w:author="Thomas Dietz" w:date="2012-08-08T17:05:00Z"/>
                    <w:lang w:val="de-DE"/>
                  </w:rPr>
                </w:rPrChange>
              </w:rPr>
            </w:pPr>
            <w:ins w:id="25435" w:author="Thomas Dietz" w:date="2012-08-08T17:05:00Z">
              <w:r w:rsidRPr="009F3611">
                <w:rPr>
                  <w:rPrChange w:id="25436" w:author="Thomas Dietz" w:date="2012-08-08T17:05:00Z">
                    <w:rPr>
                      <w:lang w:val="de-DE"/>
                    </w:rPr>
                  </w:rPrChange>
                </w:rPr>
                <w:t xml:space="preserve">    }</w:t>
              </w:r>
            </w:ins>
          </w:p>
          <w:p w14:paraId="3280F5E6" w14:textId="77777777" w:rsidR="009F3611" w:rsidRPr="009F3611" w:rsidRDefault="009F3611" w:rsidP="009F3611">
            <w:pPr>
              <w:pStyle w:val="XML1"/>
              <w:rPr>
                <w:ins w:id="25437" w:author="Thomas Dietz" w:date="2012-08-08T17:05:00Z"/>
                <w:rPrChange w:id="25438" w:author="Thomas Dietz" w:date="2012-08-08T17:05:00Z">
                  <w:rPr>
                    <w:ins w:id="25439" w:author="Thomas Dietz" w:date="2012-08-08T17:05:00Z"/>
                    <w:lang w:val="de-DE"/>
                  </w:rPr>
                </w:rPrChange>
              </w:rPr>
            </w:pPr>
            <w:ins w:id="25440" w:author="Thomas Dietz" w:date="2012-08-08T17:05:00Z">
              <w:r w:rsidRPr="009F3611">
                <w:rPr>
                  <w:rPrChange w:id="25441" w:author="Thomas Dietz" w:date="2012-08-08T17:05:00Z">
                    <w:rPr>
                      <w:lang w:val="de-DE"/>
                    </w:rPr>
                  </w:rPrChange>
                </w:rPr>
                <w:t xml:space="preserve">    leaf max-tables {</w:t>
              </w:r>
            </w:ins>
          </w:p>
          <w:p w14:paraId="186652C5" w14:textId="77777777" w:rsidR="009F3611" w:rsidRPr="009F3611" w:rsidRDefault="009F3611" w:rsidP="009F3611">
            <w:pPr>
              <w:pStyle w:val="XML1"/>
              <w:rPr>
                <w:ins w:id="25442" w:author="Thomas Dietz" w:date="2012-08-08T17:05:00Z"/>
                <w:rPrChange w:id="25443" w:author="Thomas Dietz" w:date="2012-08-08T17:05:00Z">
                  <w:rPr>
                    <w:ins w:id="25444" w:author="Thomas Dietz" w:date="2012-08-08T17:05:00Z"/>
                    <w:lang w:val="de-DE"/>
                  </w:rPr>
                </w:rPrChange>
              </w:rPr>
            </w:pPr>
            <w:ins w:id="25445" w:author="Thomas Dietz" w:date="2012-08-08T17:05:00Z">
              <w:r w:rsidRPr="009F3611">
                <w:rPr>
                  <w:rPrChange w:id="25446" w:author="Thomas Dietz" w:date="2012-08-08T17:05:00Z">
                    <w:rPr>
                      <w:lang w:val="de-DE"/>
                    </w:rPr>
                  </w:rPrChange>
                </w:rPr>
                <w:t xml:space="preserve">      type uint8;</w:t>
              </w:r>
            </w:ins>
          </w:p>
          <w:p w14:paraId="28821DB8" w14:textId="77777777" w:rsidR="009F3611" w:rsidRPr="009F3611" w:rsidRDefault="009F3611" w:rsidP="009F3611">
            <w:pPr>
              <w:pStyle w:val="XML1"/>
              <w:rPr>
                <w:ins w:id="25447" w:author="Thomas Dietz" w:date="2012-08-08T17:05:00Z"/>
                <w:rPrChange w:id="25448" w:author="Thomas Dietz" w:date="2012-08-08T17:05:00Z">
                  <w:rPr>
                    <w:ins w:id="25449" w:author="Thomas Dietz" w:date="2012-08-08T17:05:00Z"/>
                    <w:lang w:val="de-DE"/>
                  </w:rPr>
                </w:rPrChange>
              </w:rPr>
            </w:pPr>
            <w:ins w:id="25450" w:author="Thomas Dietz" w:date="2012-08-08T17:05:00Z">
              <w:r w:rsidRPr="009F3611">
                <w:rPr>
                  <w:rPrChange w:id="25451" w:author="Thomas Dietz" w:date="2012-08-08T17:05:00Z">
                    <w:rPr>
                      <w:lang w:val="de-DE"/>
                    </w:rPr>
                  </w:rPrChange>
                </w:rPr>
                <w:lastRenderedPageBreak/>
                <w:t xml:space="preserve">      description "The number of flow tables supported by the</w:t>
              </w:r>
            </w:ins>
          </w:p>
          <w:p w14:paraId="22BAE0A1" w14:textId="77777777" w:rsidR="009F3611" w:rsidRPr="009F3611" w:rsidRDefault="009F3611" w:rsidP="009F3611">
            <w:pPr>
              <w:pStyle w:val="XML1"/>
              <w:rPr>
                <w:ins w:id="25452" w:author="Thomas Dietz" w:date="2012-08-08T17:05:00Z"/>
                <w:rPrChange w:id="25453" w:author="Thomas Dietz" w:date="2012-08-08T17:05:00Z">
                  <w:rPr>
                    <w:ins w:id="25454" w:author="Thomas Dietz" w:date="2012-08-08T17:05:00Z"/>
                    <w:lang w:val="de-DE"/>
                  </w:rPr>
                </w:rPrChange>
              </w:rPr>
            </w:pPr>
            <w:ins w:id="25455" w:author="Thomas Dietz" w:date="2012-08-08T17:05:00Z">
              <w:r w:rsidRPr="009F3611">
                <w:rPr>
                  <w:rPrChange w:id="25456" w:author="Thomas Dietz" w:date="2012-08-08T17:05:00Z">
                    <w:rPr>
                      <w:lang w:val="de-DE"/>
                    </w:rPr>
                  </w:rPrChange>
                </w:rPr>
                <w:t xml:space="preserve">        logical switch.";</w:t>
              </w:r>
            </w:ins>
          </w:p>
          <w:p w14:paraId="76485095" w14:textId="77777777" w:rsidR="009F3611" w:rsidRPr="009F3611" w:rsidRDefault="009F3611" w:rsidP="009F3611">
            <w:pPr>
              <w:pStyle w:val="XML1"/>
              <w:rPr>
                <w:ins w:id="25457" w:author="Thomas Dietz" w:date="2012-08-08T17:05:00Z"/>
                <w:rPrChange w:id="25458" w:author="Thomas Dietz" w:date="2012-08-08T17:05:00Z">
                  <w:rPr>
                    <w:ins w:id="25459" w:author="Thomas Dietz" w:date="2012-08-08T17:05:00Z"/>
                    <w:lang w:val="de-DE"/>
                  </w:rPr>
                </w:rPrChange>
              </w:rPr>
            </w:pPr>
            <w:ins w:id="25460" w:author="Thomas Dietz" w:date="2012-08-08T17:05:00Z">
              <w:r w:rsidRPr="009F3611">
                <w:rPr>
                  <w:rPrChange w:id="25461" w:author="Thomas Dietz" w:date="2012-08-08T17:05:00Z">
                    <w:rPr>
                      <w:lang w:val="de-DE"/>
                    </w:rPr>
                  </w:rPrChange>
                </w:rPr>
                <w:t xml:space="preserve">    }</w:t>
              </w:r>
            </w:ins>
          </w:p>
          <w:p w14:paraId="4F486B00" w14:textId="77777777" w:rsidR="009F3611" w:rsidRPr="009F3611" w:rsidRDefault="009F3611" w:rsidP="009F3611">
            <w:pPr>
              <w:pStyle w:val="XML1"/>
              <w:rPr>
                <w:ins w:id="25462" w:author="Thomas Dietz" w:date="2012-08-08T17:05:00Z"/>
                <w:rPrChange w:id="25463" w:author="Thomas Dietz" w:date="2012-08-08T17:05:00Z">
                  <w:rPr>
                    <w:ins w:id="25464" w:author="Thomas Dietz" w:date="2012-08-08T17:05:00Z"/>
                    <w:lang w:val="de-DE"/>
                  </w:rPr>
                </w:rPrChange>
              </w:rPr>
            </w:pPr>
            <w:ins w:id="25465" w:author="Thomas Dietz" w:date="2012-08-08T17:05:00Z">
              <w:r w:rsidRPr="009F3611">
                <w:rPr>
                  <w:rPrChange w:id="25466" w:author="Thomas Dietz" w:date="2012-08-08T17:05:00Z">
                    <w:rPr>
                      <w:lang w:val="de-DE"/>
                    </w:rPr>
                  </w:rPrChange>
                </w:rPr>
                <w:t xml:space="preserve">    leaf max-ports {</w:t>
              </w:r>
            </w:ins>
          </w:p>
          <w:p w14:paraId="283DB70B" w14:textId="77777777" w:rsidR="009F3611" w:rsidRPr="009F3611" w:rsidRDefault="009F3611" w:rsidP="009F3611">
            <w:pPr>
              <w:pStyle w:val="XML1"/>
              <w:rPr>
                <w:ins w:id="25467" w:author="Thomas Dietz" w:date="2012-08-08T17:05:00Z"/>
                <w:rPrChange w:id="25468" w:author="Thomas Dietz" w:date="2012-08-08T17:05:00Z">
                  <w:rPr>
                    <w:ins w:id="25469" w:author="Thomas Dietz" w:date="2012-08-08T17:05:00Z"/>
                    <w:lang w:val="de-DE"/>
                  </w:rPr>
                </w:rPrChange>
              </w:rPr>
            </w:pPr>
            <w:ins w:id="25470" w:author="Thomas Dietz" w:date="2012-08-08T17:05:00Z">
              <w:r w:rsidRPr="009F3611">
                <w:rPr>
                  <w:rPrChange w:id="25471" w:author="Thomas Dietz" w:date="2012-08-08T17:05:00Z">
                    <w:rPr>
                      <w:lang w:val="de-DE"/>
                    </w:rPr>
                  </w:rPrChange>
                </w:rPr>
                <w:t xml:space="preserve">      type uint32;</w:t>
              </w:r>
            </w:ins>
          </w:p>
          <w:p w14:paraId="62A3E4E1" w14:textId="77777777" w:rsidR="009F3611" w:rsidRPr="009F3611" w:rsidRDefault="009F3611" w:rsidP="009F3611">
            <w:pPr>
              <w:pStyle w:val="XML1"/>
              <w:rPr>
                <w:ins w:id="25472" w:author="Thomas Dietz" w:date="2012-08-08T17:05:00Z"/>
                <w:rPrChange w:id="25473" w:author="Thomas Dietz" w:date="2012-08-08T17:05:00Z">
                  <w:rPr>
                    <w:ins w:id="25474" w:author="Thomas Dietz" w:date="2012-08-08T17:05:00Z"/>
                    <w:lang w:val="de-DE"/>
                  </w:rPr>
                </w:rPrChange>
              </w:rPr>
            </w:pPr>
            <w:ins w:id="25475" w:author="Thomas Dietz" w:date="2012-08-08T17:05:00Z">
              <w:r w:rsidRPr="009F3611">
                <w:rPr>
                  <w:rPrChange w:id="25476"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25477" w:author="Thomas Dietz" w:date="2012-08-08T17:05:00Z"/>
                <w:rPrChange w:id="25478" w:author="Thomas Dietz" w:date="2012-08-08T17:05:00Z">
                  <w:rPr>
                    <w:ins w:id="25479" w:author="Thomas Dietz" w:date="2012-08-08T17:05:00Z"/>
                    <w:lang w:val="de-DE"/>
                  </w:rPr>
                </w:rPrChange>
              </w:rPr>
            </w:pPr>
            <w:ins w:id="25480" w:author="Thomas Dietz" w:date="2012-08-08T17:05:00Z">
              <w:r w:rsidRPr="009F3611">
                <w:rPr>
                  <w:rPrChange w:id="25481" w:author="Thomas Dietz" w:date="2012-08-08T17:05:00Z">
                    <w:rPr>
                      <w:lang w:val="de-DE"/>
                    </w:rPr>
                  </w:rPrChange>
                </w:rPr>
                <w:t xml:space="preserve">        logical switch.";</w:t>
              </w:r>
            </w:ins>
          </w:p>
          <w:p w14:paraId="75D74AEE" w14:textId="77777777" w:rsidR="009F3611" w:rsidRPr="009F3611" w:rsidRDefault="009F3611" w:rsidP="009F3611">
            <w:pPr>
              <w:pStyle w:val="XML1"/>
              <w:rPr>
                <w:ins w:id="25482" w:author="Thomas Dietz" w:date="2012-08-08T17:05:00Z"/>
                <w:rPrChange w:id="25483" w:author="Thomas Dietz" w:date="2012-08-08T17:05:00Z">
                  <w:rPr>
                    <w:ins w:id="25484" w:author="Thomas Dietz" w:date="2012-08-08T17:05:00Z"/>
                    <w:lang w:val="de-DE"/>
                  </w:rPr>
                </w:rPrChange>
              </w:rPr>
            </w:pPr>
            <w:ins w:id="25485" w:author="Thomas Dietz" w:date="2012-08-08T17:05:00Z">
              <w:r w:rsidRPr="009F3611">
                <w:rPr>
                  <w:rPrChange w:id="25486" w:author="Thomas Dietz" w:date="2012-08-08T17:05:00Z">
                    <w:rPr>
                      <w:lang w:val="de-DE"/>
                    </w:rPr>
                  </w:rPrChange>
                </w:rPr>
                <w:t xml:space="preserve">    }</w:t>
              </w:r>
            </w:ins>
          </w:p>
          <w:p w14:paraId="5F62865E" w14:textId="77777777" w:rsidR="009F3611" w:rsidRPr="009F3611" w:rsidRDefault="009F3611" w:rsidP="009F3611">
            <w:pPr>
              <w:pStyle w:val="XML1"/>
              <w:rPr>
                <w:ins w:id="25487" w:author="Thomas Dietz" w:date="2012-08-08T17:05:00Z"/>
                <w:rPrChange w:id="25488" w:author="Thomas Dietz" w:date="2012-08-08T17:05:00Z">
                  <w:rPr>
                    <w:ins w:id="25489" w:author="Thomas Dietz" w:date="2012-08-08T17:05:00Z"/>
                    <w:lang w:val="de-DE"/>
                  </w:rPr>
                </w:rPrChange>
              </w:rPr>
            </w:pPr>
            <w:ins w:id="25490" w:author="Thomas Dietz" w:date="2012-08-08T17:05:00Z">
              <w:r w:rsidRPr="009F3611">
                <w:rPr>
                  <w:rPrChange w:id="25491"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25492" w:author="Thomas Dietz" w:date="2012-08-08T17:05:00Z"/>
                <w:rPrChange w:id="25493" w:author="Thomas Dietz" w:date="2012-08-08T17:05:00Z">
                  <w:rPr>
                    <w:ins w:id="25494" w:author="Thomas Dietz" w:date="2012-08-08T17:05:00Z"/>
                    <w:lang w:val="de-DE"/>
                  </w:rPr>
                </w:rPrChange>
              </w:rPr>
            </w:pPr>
            <w:ins w:id="25495" w:author="Thomas Dietz" w:date="2012-08-08T17:05:00Z">
              <w:r w:rsidRPr="009F3611">
                <w:rPr>
                  <w:rPrChange w:id="25496" w:author="Thomas Dietz" w:date="2012-08-08T17:05:00Z">
                    <w:rPr>
                      <w:lang w:val="de-DE"/>
                    </w:rPr>
                  </w:rPrChange>
                </w:rPr>
                <w:t xml:space="preserve">      type boolean;</w:t>
              </w:r>
            </w:ins>
          </w:p>
          <w:p w14:paraId="11CCA169" w14:textId="77777777" w:rsidR="009F3611" w:rsidRPr="009F3611" w:rsidRDefault="009F3611" w:rsidP="009F3611">
            <w:pPr>
              <w:pStyle w:val="XML1"/>
              <w:rPr>
                <w:ins w:id="25497" w:author="Thomas Dietz" w:date="2012-08-08T17:05:00Z"/>
                <w:rPrChange w:id="25498" w:author="Thomas Dietz" w:date="2012-08-08T17:05:00Z">
                  <w:rPr>
                    <w:ins w:id="25499" w:author="Thomas Dietz" w:date="2012-08-08T17:05:00Z"/>
                    <w:lang w:val="de-DE"/>
                  </w:rPr>
                </w:rPrChange>
              </w:rPr>
            </w:pPr>
            <w:ins w:id="25500" w:author="Thomas Dietz" w:date="2012-08-08T17:05:00Z">
              <w:r w:rsidRPr="009F3611">
                <w:rPr>
                  <w:rPrChange w:id="25501" w:author="Thomas Dietz" w:date="2012-08-08T17:05:00Z">
                    <w:rPr>
                      <w:lang w:val="de-DE"/>
                    </w:rPr>
                  </w:rPrChange>
                </w:rPr>
                <w:t xml:space="preserve">      default false;</w:t>
              </w:r>
            </w:ins>
          </w:p>
          <w:p w14:paraId="7258E3C7" w14:textId="77777777" w:rsidR="009F3611" w:rsidRPr="009F3611" w:rsidRDefault="009F3611" w:rsidP="009F3611">
            <w:pPr>
              <w:pStyle w:val="XML1"/>
              <w:rPr>
                <w:ins w:id="25502" w:author="Thomas Dietz" w:date="2012-08-08T17:05:00Z"/>
                <w:rPrChange w:id="25503" w:author="Thomas Dietz" w:date="2012-08-08T17:05:00Z">
                  <w:rPr>
                    <w:ins w:id="25504" w:author="Thomas Dietz" w:date="2012-08-08T17:05:00Z"/>
                    <w:lang w:val="de-DE"/>
                  </w:rPr>
                </w:rPrChange>
              </w:rPr>
            </w:pPr>
            <w:ins w:id="25505" w:author="Thomas Dietz" w:date="2012-08-08T17:05:00Z">
              <w:r w:rsidRPr="009F3611">
                <w:rPr>
                  <w:rPrChange w:id="25506"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25507" w:author="Thomas Dietz" w:date="2012-08-08T17:05:00Z"/>
                <w:rPrChange w:id="25508" w:author="Thomas Dietz" w:date="2012-08-08T17:05:00Z">
                  <w:rPr>
                    <w:ins w:id="25509" w:author="Thomas Dietz" w:date="2012-08-08T17:05:00Z"/>
                    <w:lang w:val="de-DE"/>
                  </w:rPr>
                </w:rPrChange>
              </w:rPr>
            </w:pPr>
            <w:ins w:id="25510" w:author="Thomas Dietz" w:date="2012-08-08T17:05:00Z">
              <w:r w:rsidRPr="009F3611">
                <w:rPr>
                  <w:rPrChange w:id="25511" w:author="Thomas Dietz" w:date="2012-08-08T17:05:00Z">
                    <w:rPr>
                      <w:lang w:val="de-DE"/>
                    </w:rPr>
                  </w:rPrChange>
                </w:rPr>
                <w:t xml:space="preserve">        statistics.";</w:t>
              </w:r>
            </w:ins>
          </w:p>
          <w:p w14:paraId="1583E99E" w14:textId="77777777" w:rsidR="009F3611" w:rsidRPr="009F3611" w:rsidRDefault="009F3611" w:rsidP="009F3611">
            <w:pPr>
              <w:pStyle w:val="XML1"/>
              <w:rPr>
                <w:ins w:id="25512" w:author="Thomas Dietz" w:date="2012-08-08T17:05:00Z"/>
                <w:rPrChange w:id="25513" w:author="Thomas Dietz" w:date="2012-08-08T17:05:00Z">
                  <w:rPr>
                    <w:ins w:id="25514" w:author="Thomas Dietz" w:date="2012-08-08T17:05:00Z"/>
                    <w:lang w:val="de-DE"/>
                  </w:rPr>
                </w:rPrChange>
              </w:rPr>
            </w:pPr>
            <w:ins w:id="25515" w:author="Thomas Dietz" w:date="2012-08-08T17:05:00Z">
              <w:r w:rsidRPr="009F3611">
                <w:rPr>
                  <w:rPrChange w:id="25516" w:author="Thomas Dietz" w:date="2012-08-08T17:05:00Z">
                    <w:rPr>
                      <w:lang w:val="de-DE"/>
                    </w:rPr>
                  </w:rPrChange>
                </w:rPr>
                <w:t xml:space="preserve">    }</w:t>
              </w:r>
            </w:ins>
          </w:p>
          <w:p w14:paraId="00A61AC9" w14:textId="77777777" w:rsidR="009F3611" w:rsidRPr="009F3611" w:rsidRDefault="009F3611" w:rsidP="009F3611">
            <w:pPr>
              <w:pStyle w:val="XML1"/>
              <w:rPr>
                <w:ins w:id="25517" w:author="Thomas Dietz" w:date="2012-08-08T17:05:00Z"/>
                <w:rPrChange w:id="25518" w:author="Thomas Dietz" w:date="2012-08-08T17:05:00Z">
                  <w:rPr>
                    <w:ins w:id="25519" w:author="Thomas Dietz" w:date="2012-08-08T17:05:00Z"/>
                    <w:lang w:val="de-DE"/>
                  </w:rPr>
                </w:rPrChange>
              </w:rPr>
            </w:pPr>
            <w:ins w:id="25520" w:author="Thomas Dietz" w:date="2012-08-08T17:05:00Z">
              <w:r w:rsidRPr="009F3611">
                <w:rPr>
                  <w:rPrChange w:id="25521"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25522" w:author="Thomas Dietz" w:date="2012-08-08T17:05:00Z"/>
                <w:rPrChange w:id="25523" w:author="Thomas Dietz" w:date="2012-08-08T17:05:00Z">
                  <w:rPr>
                    <w:ins w:id="25524" w:author="Thomas Dietz" w:date="2012-08-08T17:05:00Z"/>
                    <w:lang w:val="de-DE"/>
                  </w:rPr>
                </w:rPrChange>
              </w:rPr>
            </w:pPr>
            <w:ins w:id="25525" w:author="Thomas Dietz" w:date="2012-08-08T17:05:00Z">
              <w:r w:rsidRPr="009F3611">
                <w:rPr>
                  <w:rPrChange w:id="25526" w:author="Thomas Dietz" w:date="2012-08-08T17:05:00Z">
                    <w:rPr>
                      <w:lang w:val="de-DE"/>
                    </w:rPr>
                  </w:rPrChange>
                </w:rPr>
                <w:t xml:space="preserve">      type boolean;</w:t>
              </w:r>
            </w:ins>
          </w:p>
          <w:p w14:paraId="5B62F13E" w14:textId="77777777" w:rsidR="009F3611" w:rsidRPr="009F3611" w:rsidRDefault="009F3611" w:rsidP="009F3611">
            <w:pPr>
              <w:pStyle w:val="XML1"/>
              <w:rPr>
                <w:ins w:id="25527" w:author="Thomas Dietz" w:date="2012-08-08T17:05:00Z"/>
                <w:rPrChange w:id="25528" w:author="Thomas Dietz" w:date="2012-08-08T17:05:00Z">
                  <w:rPr>
                    <w:ins w:id="25529" w:author="Thomas Dietz" w:date="2012-08-08T17:05:00Z"/>
                    <w:lang w:val="de-DE"/>
                  </w:rPr>
                </w:rPrChange>
              </w:rPr>
            </w:pPr>
            <w:ins w:id="25530" w:author="Thomas Dietz" w:date="2012-08-08T17:05:00Z">
              <w:r w:rsidRPr="009F3611">
                <w:rPr>
                  <w:rPrChange w:id="25531" w:author="Thomas Dietz" w:date="2012-08-08T17:05:00Z">
                    <w:rPr>
                      <w:lang w:val="de-DE"/>
                    </w:rPr>
                  </w:rPrChange>
                </w:rPr>
                <w:t xml:space="preserve">      default false;</w:t>
              </w:r>
            </w:ins>
          </w:p>
          <w:p w14:paraId="7DCDCD15" w14:textId="77777777" w:rsidR="009F3611" w:rsidRPr="009F3611" w:rsidRDefault="009F3611" w:rsidP="009F3611">
            <w:pPr>
              <w:pStyle w:val="XML1"/>
              <w:rPr>
                <w:ins w:id="25532" w:author="Thomas Dietz" w:date="2012-08-08T17:05:00Z"/>
                <w:rPrChange w:id="25533" w:author="Thomas Dietz" w:date="2012-08-08T17:05:00Z">
                  <w:rPr>
                    <w:ins w:id="25534" w:author="Thomas Dietz" w:date="2012-08-08T17:05:00Z"/>
                    <w:lang w:val="de-DE"/>
                  </w:rPr>
                </w:rPrChange>
              </w:rPr>
            </w:pPr>
            <w:ins w:id="25535" w:author="Thomas Dietz" w:date="2012-08-08T17:05:00Z">
              <w:r w:rsidRPr="009F3611">
                <w:rPr>
                  <w:rPrChange w:id="25536"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25537" w:author="Thomas Dietz" w:date="2012-08-08T17:05:00Z"/>
                <w:rPrChange w:id="25538" w:author="Thomas Dietz" w:date="2012-08-08T17:05:00Z">
                  <w:rPr>
                    <w:ins w:id="25539" w:author="Thomas Dietz" w:date="2012-08-08T17:05:00Z"/>
                    <w:lang w:val="de-DE"/>
                  </w:rPr>
                </w:rPrChange>
              </w:rPr>
            </w:pPr>
            <w:ins w:id="25540" w:author="Thomas Dietz" w:date="2012-08-08T17:05:00Z">
              <w:r w:rsidRPr="009F3611">
                <w:rPr>
                  <w:rPrChange w:id="25541" w:author="Thomas Dietz" w:date="2012-08-08T17:05:00Z">
                    <w:rPr>
                      <w:lang w:val="de-DE"/>
                    </w:rPr>
                  </w:rPrChange>
                </w:rPr>
                <w:t xml:space="preserve">        statistics.";</w:t>
              </w:r>
            </w:ins>
          </w:p>
          <w:p w14:paraId="7F6E836F" w14:textId="77777777" w:rsidR="009F3611" w:rsidRPr="009F3611" w:rsidRDefault="009F3611" w:rsidP="009F3611">
            <w:pPr>
              <w:pStyle w:val="XML1"/>
              <w:rPr>
                <w:ins w:id="25542" w:author="Thomas Dietz" w:date="2012-08-08T17:05:00Z"/>
                <w:rPrChange w:id="25543" w:author="Thomas Dietz" w:date="2012-08-08T17:05:00Z">
                  <w:rPr>
                    <w:ins w:id="25544" w:author="Thomas Dietz" w:date="2012-08-08T17:05:00Z"/>
                    <w:lang w:val="de-DE"/>
                  </w:rPr>
                </w:rPrChange>
              </w:rPr>
            </w:pPr>
            <w:ins w:id="25545" w:author="Thomas Dietz" w:date="2012-08-08T17:05:00Z">
              <w:r w:rsidRPr="009F3611">
                <w:rPr>
                  <w:rPrChange w:id="25546" w:author="Thomas Dietz" w:date="2012-08-08T17:05:00Z">
                    <w:rPr>
                      <w:lang w:val="de-DE"/>
                    </w:rPr>
                  </w:rPrChange>
                </w:rPr>
                <w:t xml:space="preserve">    }</w:t>
              </w:r>
            </w:ins>
          </w:p>
          <w:p w14:paraId="4DB54571" w14:textId="77777777" w:rsidR="009F3611" w:rsidRPr="009F3611" w:rsidRDefault="009F3611" w:rsidP="009F3611">
            <w:pPr>
              <w:pStyle w:val="XML1"/>
              <w:rPr>
                <w:ins w:id="25547" w:author="Thomas Dietz" w:date="2012-08-08T17:05:00Z"/>
                <w:rPrChange w:id="25548" w:author="Thomas Dietz" w:date="2012-08-08T17:05:00Z">
                  <w:rPr>
                    <w:ins w:id="25549" w:author="Thomas Dietz" w:date="2012-08-08T17:05:00Z"/>
                    <w:lang w:val="de-DE"/>
                  </w:rPr>
                </w:rPrChange>
              </w:rPr>
            </w:pPr>
            <w:ins w:id="25550" w:author="Thomas Dietz" w:date="2012-08-08T17:05:00Z">
              <w:r w:rsidRPr="009F3611">
                <w:rPr>
                  <w:rPrChange w:id="25551"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25552" w:author="Thomas Dietz" w:date="2012-08-08T17:05:00Z"/>
                <w:rPrChange w:id="25553" w:author="Thomas Dietz" w:date="2012-08-08T17:05:00Z">
                  <w:rPr>
                    <w:ins w:id="25554" w:author="Thomas Dietz" w:date="2012-08-08T17:05:00Z"/>
                    <w:lang w:val="de-DE"/>
                  </w:rPr>
                </w:rPrChange>
              </w:rPr>
            </w:pPr>
            <w:ins w:id="25555" w:author="Thomas Dietz" w:date="2012-08-08T17:05:00Z">
              <w:r w:rsidRPr="009F3611">
                <w:rPr>
                  <w:rPrChange w:id="25556" w:author="Thomas Dietz" w:date="2012-08-08T17:05:00Z">
                    <w:rPr>
                      <w:lang w:val="de-DE"/>
                    </w:rPr>
                  </w:rPrChange>
                </w:rPr>
                <w:t xml:space="preserve">      type boolean;</w:t>
              </w:r>
            </w:ins>
          </w:p>
          <w:p w14:paraId="310C277D" w14:textId="77777777" w:rsidR="009F3611" w:rsidRPr="009F3611" w:rsidRDefault="009F3611" w:rsidP="009F3611">
            <w:pPr>
              <w:pStyle w:val="XML1"/>
              <w:rPr>
                <w:ins w:id="25557" w:author="Thomas Dietz" w:date="2012-08-08T17:05:00Z"/>
                <w:rPrChange w:id="25558" w:author="Thomas Dietz" w:date="2012-08-08T17:05:00Z">
                  <w:rPr>
                    <w:ins w:id="25559" w:author="Thomas Dietz" w:date="2012-08-08T17:05:00Z"/>
                    <w:lang w:val="de-DE"/>
                  </w:rPr>
                </w:rPrChange>
              </w:rPr>
            </w:pPr>
            <w:ins w:id="25560" w:author="Thomas Dietz" w:date="2012-08-08T17:05:00Z">
              <w:r w:rsidRPr="009F3611">
                <w:rPr>
                  <w:rPrChange w:id="25561" w:author="Thomas Dietz" w:date="2012-08-08T17:05:00Z">
                    <w:rPr>
                      <w:lang w:val="de-DE"/>
                    </w:rPr>
                  </w:rPrChange>
                </w:rPr>
                <w:t xml:space="preserve">      default false;</w:t>
              </w:r>
            </w:ins>
          </w:p>
          <w:p w14:paraId="3A53A37A" w14:textId="77777777" w:rsidR="009F3611" w:rsidRPr="009F3611" w:rsidRDefault="009F3611" w:rsidP="009F3611">
            <w:pPr>
              <w:pStyle w:val="XML1"/>
              <w:rPr>
                <w:ins w:id="25562" w:author="Thomas Dietz" w:date="2012-08-08T17:05:00Z"/>
                <w:rPrChange w:id="25563" w:author="Thomas Dietz" w:date="2012-08-08T17:05:00Z">
                  <w:rPr>
                    <w:ins w:id="25564" w:author="Thomas Dietz" w:date="2012-08-08T17:05:00Z"/>
                    <w:lang w:val="de-DE"/>
                  </w:rPr>
                </w:rPrChange>
              </w:rPr>
            </w:pPr>
            <w:ins w:id="25565" w:author="Thomas Dietz" w:date="2012-08-08T17:05:00Z">
              <w:r w:rsidRPr="009F3611">
                <w:rPr>
                  <w:rPrChange w:id="25566"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25567" w:author="Thomas Dietz" w:date="2012-08-08T17:05:00Z"/>
                <w:rPrChange w:id="25568" w:author="Thomas Dietz" w:date="2012-08-08T17:05:00Z">
                  <w:rPr>
                    <w:ins w:id="25569" w:author="Thomas Dietz" w:date="2012-08-08T17:05:00Z"/>
                    <w:lang w:val="de-DE"/>
                  </w:rPr>
                </w:rPrChange>
              </w:rPr>
            </w:pPr>
            <w:ins w:id="25570" w:author="Thomas Dietz" w:date="2012-08-08T17:05:00Z">
              <w:r w:rsidRPr="009F3611">
                <w:rPr>
                  <w:rPrChange w:id="25571" w:author="Thomas Dietz" w:date="2012-08-08T17:05:00Z">
                    <w:rPr>
                      <w:lang w:val="de-DE"/>
                    </w:rPr>
                  </w:rPrChange>
                </w:rPr>
                <w:t xml:space="preserve">        statistics.";</w:t>
              </w:r>
            </w:ins>
          </w:p>
          <w:p w14:paraId="3CA6E91C" w14:textId="77777777" w:rsidR="009F3611" w:rsidRPr="009F3611" w:rsidRDefault="009F3611" w:rsidP="009F3611">
            <w:pPr>
              <w:pStyle w:val="XML1"/>
              <w:rPr>
                <w:ins w:id="25572" w:author="Thomas Dietz" w:date="2012-08-08T17:05:00Z"/>
                <w:rPrChange w:id="25573" w:author="Thomas Dietz" w:date="2012-08-08T17:05:00Z">
                  <w:rPr>
                    <w:ins w:id="25574" w:author="Thomas Dietz" w:date="2012-08-08T17:05:00Z"/>
                    <w:lang w:val="de-DE"/>
                  </w:rPr>
                </w:rPrChange>
              </w:rPr>
            </w:pPr>
            <w:ins w:id="25575" w:author="Thomas Dietz" w:date="2012-08-08T17:05:00Z">
              <w:r w:rsidRPr="009F3611">
                <w:rPr>
                  <w:rPrChange w:id="25576" w:author="Thomas Dietz" w:date="2012-08-08T17:05:00Z">
                    <w:rPr>
                      <w:lang w:val="de-DE"/>
                    </w:rPr>
                  </w:rPrChange>
                </w:rPr>
                <w:t xml:space="preserve">    }</w:t>
              </w:r>
            </w:ins>
          </w:p>
          <w:p w14:paraId="6A49AEFC" w14:textId="77777777" w:rsidR="009F3611" w:rsidRPr="009F3611" w:rsidRDefault="009F3611" w:rsidP="009F3611">
            <w:pPr>
              <w:pStyle w:val="XML1"/>
              <w:rPr>
                <w:ins w:id="25577" w:author="Thomas Dietz" w:date="2012-08-08T17:05:00Z"/>
                <w:rPrChange w:id="25578" w:author="Thomas Dietz" w:date="2012-08-08T17:05:00Z">
                  <w:rPr>
                    <w:ins w:id="25579" w:author="Thomas Dietz" w:date="2012-08-08T17:05:00Z"/>
                    <w:lang w:val="de-DE"/>
                  </w:rPr>
                </w:rPrChange>
              </w:rPr>
            </w:pPr>
            <w:ins w:id="25580" w:author="Thomas Dietz" w:date="2012-08-08T17:05:00Z">
              <w:r w:rsidRPr="009F3611">
                <w:rPr>
                  <w:rPrChange w:id="25581"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25582" w:author="Thomas Dietz" w:date="2012-08-08T17:05:00Z"/>
                <w:rPrChange w:id="25583" w:author="Thomas Dietz" w:date="2012-08-08T17:05:00Z">
                  <w:rPr>
                    <w:ins w:id="25584" w:author="Thomas Dietz" w:date="2012-08-08T17:05:00Z"/>
                    <w:lang w:val="de-DE"/>
                  </w:rPr>
                </w:rPrChange>
              </w:rPr>
            </w:pPr>
            <w:ins w:id="25585" w:author="Thomas Dietz" w:date="2012-08-08T17:05:00Z">
              <w:r w:rsidRPr="009F3611">
                <w:rPr>
                  <w:rPrChange w:id="25586" w:author="Thomas Dietz" w:date="2012-08-08T17:05:00Z">
                    <w:rPr>
                      <w:lang w:val="de-DE"/>
                    </w:rPr>
                  </w:rPrChange>
                </w:rPr>
                <w:t xml:space="preserve">      type boolean;</w:t>
              </w:r>
            </w:ins>
          </w:p>
          <w:p w14:paraId="302F942F" w14:textId="77777777" w:rsidR="009F3611" w:rsidRPr="009F3611" w:rsidRDefault="009F3611" w:rsidP="009F3611">
            <w:pPr>
              <w:pStyle w:val="XML1"/>
              <w:rPr>
                <w:ins w:id="25587" w:author="Thomas Dietz" w:date="2012-08-08T17:05:00Z"/>
                <w:rPrChange w:id="25588" w:author="Thomas Dietz" w:date="2012-08-08T17:05:00Z">
                  <w:rPr>
                    <w:ins w:id="25589" w:author="Thomas Dietz" w:date="2012-08-08T17:05:00Z"/>
                    <w:lang w:val="de-DE"/>
                  </w:rPr>
                </w:rPrChange>
              </w:rPr>
            </w:pPr>
            <w:ins w:id="25590" w:author="Thomas Dietz" w:date="2012-08-08T17:05:00Z">
              <w:r w:rsidRPr="009F3611">
                <w:rPr>
                  <w:rPrChange w:id="25591" w:author="Thomas Dietz" w:date="2012-08-08T17:05:00Z">
                    <w:rPr>
                      <w:lang w:val="de-DE"/>
                    </w:rPr>
                  </w:rPrChange>
                </w:rPr>
                <w:t xml:space="preserve">      default false;</w:t>
              </w:r>
            </w:ins>
          </w:p>
          <w:p w14:paraId="2C549330" w14:textId="77777777" w:rsidR="009F3611" w:rsidRPr="009F3611" w:rsidRDefault="009F3611" w:rsidP="009F3611">
            <w:pPr>
              <w:pStyle w:val="XML1"/>
              <w:rPr>
                <w:ins w:id="25592" w:author="Thomas Dietz" w:date="2012-08-08T17:05:00Z"/>
                <w:rPrChange w:id="25593" w:author="Thomas Dietz" w:date="2012-08-08T17:05:00Z">
                  <w:rPr>
                    <w:ins w:id="25594" w:author="Thomas Dietz" w:date="2012-08-08T17:05:00Z"/>
                    <w:lang w:val="de-DE"/>
                  </w:rPr>
                </w:rPrChange>
              </w:rPr>
            </w:pPr>
            <w:ins w:id="25595" w:author="Thomas Dietz" w:date="2012-08-08T17:05:00Z">
              <w:r w:rsidRPr="009F3611">
                <w:rPr>
                  <w:rPrChange w:id="25596"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25597" w:author="Thomas Dietz" w:date="2012-08-08T17:05:00Z"/>
                <w:rPrChange w:id="25598" w:author="Thomas Dietz" w:date="2012-08-08T17:05:00Z">
                  <w:rPr>
                    <w:ins w:id="25599" w:author="Thomas Dietz" w:date="2012-08-08T17:05:00Z"/>
                    <w:lang w:val="de-DE"/>
                  </w:rPr>
                </w:rPrChange>
              </w:rPr>
            </w:pPr>
            <w:ins w:id="25600" w:author="Thomas Dietz" w:date="2012-08-08T17:05:00Z">
              <w:r w:rsidRPr="009F3611">
                <w:rPr>
                  <w:rPrChange w:id="25601" w:author="Thomas Dietz" w:date="2012-08-08T17:05:00Z">
                    <w:rPr>
                      <w:lang w:val="de-DE"/>
                    </w:rPr>
                  </w:rPrChange>
                </w:rPr>
                <w:t xml:space="preserve">        statistics.";</w:t>
              </w:r>
            </w:ins>
          </w:p>
          <w:p w14:paraId="51D3FA4F" w14:textId="77777777" w:rsidR="009F3611" w:rsidRPr="009F3611" w:rsidRDefault="009F3611" w:rsidP="009F3611">
            <w:pPr>
              <w:pStyle w:val="XML1"/>
              <w:rPr>
                <w:ins w:id="25602" w:author="Thomas Dietz" w:date="2012-08-08T17:05:00Z"/>
                <w:rPrChange w:id="25603" w:author="Thomas Dietz" w:date="2012-08-08T17:05:00Z">
                  <w:rPr>
                    <w:ins w:id="25604" w:author="Thomas Dietz" w:date="2012-08-08T17:05:00Z"/>
                    <w:lang w:val="de-DE"/>
                  </w:rPr>
                </w:rPrChange>
              </w:rPr>
            </w:pPr>
            <w:ins w:id="25605" w:author="Thomas Dietz" w:date="2012-08-08T17:05:00Z">
              <w:r w:rsidRPr="009F3611">
                <w:rPr>
                  <w:rPrChange w:id="25606" w:author="Thomas Dietz" w:date="2012-08-08T17:05:00Z">
                    <w:rPr>
                      <w:lang w:val="de-DE"/>
                    </w:rPr>
                  </w:rPrChange>
                </w:rPr>
                <w:t xml:space="preserve">    }</w:t>
              </w:r>
            </w:ins>
          </w:p>
          <w:p w14:paraId="4C367D5E" w14:textId="77777777" w:rsidR="009F3611" w:rsidRPr="009F3611" w:rsidRDefault="009F3611" w:rsidP="009F3611">
            <w:pPr>
              <w:pStyle w:val="XML1"/>
              <w:rPr>
                <w:ins w:id="25607" w:author="Thomas Dietz" w:date="2012-08-08T17:05:00Z"/>
                <w:rPrChange w:id="25608" w:author="Thomas Dietz" w:date="2012-08-08T17:05:00Z">
                  <w:rPr>
                    <w:ins w:id="25609" w:author="Thomas Dietz" w:date="2012-08-08T17:05:00Z"/>
                    <w:lang w:val="de-DE"/>
                  </w:rPr>
                </w:rPrChange>
              </w:rPr>
            </w:pPr>
            <w:ins w:id="25610" w:author="Thomas Dietz" w:date="2012-08-08T17:05:00Z">
              <w:r w:rsidRPr="009F3611">
                <w:rPr>
                  <w:rPrChange w:id="25611"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25612" w:author="Thomas Dietz" w:date="2012-08-08T17:05:00Z"/>
                <w:rPrChange w:id="25613" w:author="Thomas Dietz" w:date="2012-08-08T17:05:00Z">
                  <w:rPr>
                    <w:ins w:id="25614" w:author="Thomas Dietz" w:date="2012-08-08T17:05:00Z"/>
                    <w:lang w:val="de-DE"/>
                  </w:rPr>
                </w:rPrChange>
              </w:rPr>
            </w:pPr>
            <w:ins w:id="25615" w:author="Thomas Dietz" w:date="2012-08-08T17:05:00Z">
              <w:r w:rsidRPr="009F3611">
                <w:rPr>
                  <w:rPrChange w:id="25616" w:author="Thomas Dietz" w:date="2012-08-08T17:05:00Z">
                    <w:rPr>
                      <w:lang w:val="de-DE"/>
                    </w:rPr>
                  </w:rPrChange>
                </w:rPr>
                <w:t xml:space="preserve">      type boolean;</w:t>
              </w:r>
            </w:ins>
          </w:p>
          <w:p w14:paraId="48FC62C5" w14:textId="77777777" w:rsidR="009F3611" w:rsidRPr="009F3611" w:rsidRDefault="009F3611" w:rsidP="009F3611">
            <w:pPr>
              <w:pStyle w:val="XML1"/>
              <w:rPr>
                <w:ins w:id="25617" w:author="Thomas Dietz" w:date="2012-08-08T17:05:00Z"/>
                <w:rPrChange w:id="25618" w:author="Thomas Dietz" w:date="2012-08-08T17:05:00Z">
                  <w:rPr>
                    <w:ins w:id="25619" w:author="Thomas Dietz" w:date="2012-08-08T17:05:00Z"/>
                    <w:lang w:val="de-DE"/>
                  </w:rPr>
                </w:rPrChange>
              </w:rPr>
            </w:pPr>
            <w:ins w:id="25620" w:author="Thomas Dietz" w:date="2012-08-08T17:05:00Z">
              <w:r w:rsidRPr="009F3611">
                <w:rPr>
                  <w:rPrChange w:id="25621" w:author="Thomas Dietz" w:date="2012-08-08T17:05:00Z">
                    <w:rPr>
                      <w:lang w:val="de-DE"/>
                    </w:rPr>
                  </w:rPrChange>
                </w:rPr>
                <w:t xml:space="preserve">      default false;</w:t>
              </w:r>
            </w:ins>
          </w:p>
          <w:p w14:paraId="1565FA4F" w14:textId="77777777" w:rsidR="009F3611" w:rsidRPr="009F3611" w:rsidRDefault="009F3611" w:rsidP="009F3611">
            <w:pPr>
              <w:pStyle w:val="XML1"/>
              <w:rPr>
                <w:ins w:id="25622" w:author="Thomas Dietz" w:date="2012-08-08T17:05:00Z"/>
                <w:rPrChange w:id="25623" w:author="Thomas Dietz" w:date="2012-08-08T17:05:00Z">
                  <w:rPr>
                    <w:ins w:id="25624" w:author="Thomas Dietz" w:date="2012-08-08T17:05:00Z"/>
                    <w:lang w:val="de-DE"/>
                  </w:rPr>
                </w:rPrChange>
              </w:rPr>
            </w:pPr>
            <w:ins w:id="25625" w:author="Thomas Dietz" w:date="2012-08-08T17:05:00Z">
              <w:r w:rsidRPr="009F3611">
                <w:rPr>
                  <w:rPrChange w:id="25626"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25627" w:author="Thomas Dietz" w:date="2012-08-08T17:05:00Z"/>
                <w:rPrChange w:id="25628" w:author="Thomas Dietz" w:date="2012-08-08T17:05:00Z">
                  <w:rPr>
                    <w:ins w:id="25629" w:author="Thomas Dietz" w:date="2012-08-08T17:05:00Z"/>
                    <w:lang w:val="de-DE"/>
                  </w:rPr>
                </w:rPrChange>
              </w:rPr>
            </w:pPr>
            <w:ins w:id="25630" w:author="Thomas Dietz" w:date="2012-08-08T17:05:00Z">
              <w:r w:rsidRPr="009F3611">
                <w:rPr>
                  <w:rPrChange w:id="25631" w:author="Thomas Dietz" w:date="2012-08-08T17:05:00Z">
                    <w:rPr>
                      <w:lang w:val="de-DE"/>
                    </w:rPr>
                  </w:rPrChange>
                </w:rPr>
                <w:t xml:space="preserve">        statistics.";</w:t>
              </w:r>
            </w:ins>
          </w:p>
          <w:p w14:paraId="33EC1E38" w14:textId="77777777" w:rsidR="009F3611" w:rsidRPr="009F3611" w:rsidRDefault="009F3611" w:rsidP="009F3611">
            <w:pPr>
              <w:pStyle w:val="XML1"/>
              <w:rPr>
                <w:ins w:id="25632" w:author="Thomas Dietz" w:date="2012-08-08T17:05:00Z"/>
                <w:rPrChange w:id="25633" w:author="Thomas Dietz" w:date="2012-08-08T17:05:00Z">
                  <w:rPr>
                    <w:ins w:id="25634" w:author="Thomas Dietz" w:date="2012-08-08T17:05:00Z"/>
                    <w:lang w:val="de-DE"/>
                  </w:rPr>
                </w:rPrChange>
              </w:rPr>
            </w:pPr>
            <w:ins w:id="25635" w:author="Thomas Dietz" w:date="2012-08-08T17:05:00Z">
              <w:r w:rsidRPr="009F3611">
                <w:rPr>
                  <w:rPrChange w:id="25636" w:author="Thomas Dietz" w:date="2012-08-08T17:05:00Z">
                    <w:rPr>
                      <w:lang w:val="de-DE"/>
                    </w:rPr>
                  </w:rPrChange>
                </w:rPr>
                <w:t xml:space="preserve">    }</w:t>
              </w:r>
            </w:ins>
          </w:p>
          <w:p w14:paraId="04501D12" w14:textId="77777777" w:rsidR="009F3611" w:rsidRPr="009F3611" w:rsidRDefault="009F3611" w:rsidP="009F3611">
            <w:pPr>
              <w:pStyle w:val="XML1"/>
              <w:rPr>
                <w:ins w:id="25637" w:author="Thomas Dietz" w:date="2012-08-08T17:05:00Z"/>
                <w:rPrChange w:id="25638" w:author="Thomas Dietz" w:date="2012-08-08T17:05:00Z">
                  <w:rPr>
                    <w:ins w:id="25639" w:author="Thomas Dietz" w:date="2012-08-08T17:05:00Z"/>
                    <w:lang w:val="de-DE"/>
                  </w:rPr>
                </w:rPrChange>
              </w:rPr>
            </w:pPr>
            <w:ins w:id="25640" w:author="Thomas Dietz" w:date="2012-08-08T17:05:00Z">
              <w:r w:rsidRPr="009F3611">
                <w:rPr>
                  <w:rPrChange w:id="25641"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25642" w:author="Thomas Dietz" w:date="2012-08-08T17:05:00Z"/>
                <w:rPrChange w:id="25643" w:author="Thomas Dietz" w:date="2012-08-08T17:05:00Z">
                  <w:rPr>
                    <w:ins w:id="25644" w:author="Thomas Dietz" w:date="2012-08-08T17:05:00Z"/>
                    <w:lang w:val="de-DE"/>
                  </w:rPr>
                </w:rPrChange>
              </w:rPr>
            </w:pPr>
            <w:ins w:id="25645" w:author="Thomas Dietz" w:date="2012-08-08T17:05:00Z">
              <w:r w:rsidRPr="009F3611">
                <w:rPr>
                  <w:rPrChange w:id="25646" w:author="Thomas Dietz" w:date="2012-08-08T17:05:00Z">
                    <w:rPr>
                      <w:lang w:val="de-DE"/>
                    </w:rPr>
                  </w:rPrChange>
                </w:rPr>
                <w:t xml:space="preserve">      type boolean;</w:t>
              </w:r>
            </w:ins>
          </w:p>
          <w:p w14:paraId="61675D29" w14:textId="77777777" w:rsidR="009F3611" w:rsidRPr="009F3611" w:rsidRDefault="009F3611" w:rsidP="009F3611">
            <w:pPr>
              <w:pStyle w:val="XML1"/>
              <w:rPr>
                <w:ins w:id="25647" w:author="Thomas Dietz" w:date="2012-08-08T17:05:00Z"/>
                <w:rPrChange w:id="25648" w:author="Thomas Dietz" w:date="2012-08-08T17:05:00Z">
                  <w:rPr>
                    <w:ins w:id="25649" w:author="Thomas Dietz" w:date="2012-08-08T17:05:00Z"/>
                    <w:lang w:val="de-DE"/>
                  </w:rPr>
                </w:rPrChange>
              </w:rPr>
            </w:pPr>
            <w:ins w:id="25650" w:author="Thomas Dietz" w:date="2012-08-08T17:05:00Z">
              <w:r w:rsidRPr="009F3611">
                <w:rPr>
                  <w:rPrChange w:id="25651" w:author="Thomas Dietz" w:date="2012-08-08T17:05:00Z">
                    <w:rPr>
                      <w:lang w:val="de-DE"/>
                    </w:rPr>
                  </w:rPrChange>
                </w:rPr>
                <w:t xml:space="preserve">      default false;</w:t>
              </w:r>
            </w:ins>
          </w:p>
          <w:p w14:paraId="556DE541" w14:textId="77777777" w:rsidR="009F3611" w:rsidRPr="009F3611" w:rsidRDefault="009F3611" w:rsidP="009F3611">
            <w:pPr>
              <w:pStyle w:val="XML1"/>
              <w:rPr>
                <w:ins w:id="25652" w:author="Thomas Dietz" w:date="2012-08-08T17:05:00Z"/>
                <w:rPrChange w:id="25653" w:author="Thomas Dietz" w:date="2012-08-08T17:05:00Z">
                  <w:rPr>
                    <w:ins w:id="25654" w:author="Thomas Dietz" w:date="2012-08-08T17:05:00Z"/>
                    <w:lang w:val="de-DE"/>
                  </w:rPr>
                </w:rPrChange>
              </w:rPr>
            </w:pPr>
            <w:ins w:id="25655" w:author="Thomas Dietz" w:date="2012-08-08T17:05:00Z">
              <w:r w:rsidRPr="009F3611">
                <w:rPr>
                  <w:rPrChange w:id="25656"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25657" w:author="Thomas Dietz" w:date="2012-08-08T17:05:00Z"/>
                <w:rPrChange w:id="25658" w:author="Thomas Dietz" w:date="2012-08-08T17:05:00Z">
                  <w:rPr>
                    <w:ins w:id="25659" w:author="Thomas Dietz" w:date="2012-08-08T17:05:00Z"/>
                    <w:lang w:val="de-DE"/>
                  </w:rPr>
                </w:rPrChange>
              </w:rPr>
            </w:pPr>
            <w:ins w:id="25660" w:author="Thomas Dietz" w:date="2012-08-08T17:05:00Z">
              <w:r w:rsidRPr="009F3611">
                <w:rPr>
                  <w:rPrChange w:id="25661" w:author="Thomas Dietz" w:date="2012-08-08T17:05:00Z">
                    <w:rPr>
                      <w:lang w:val="de-DE"/>
                    </w:rPr>
                  </w:rPrChange>
                </w:rPr>
                <w:t xml:space="preserve">        reassemble IP fragments.";</w:t>
              </w:r>
            </w:ins>
          </w:p>
          <w:p w14:paraId="5F1F2467" w14:textId="77777777" w:rsidR="009F3611" w:rsidRPr="009F3611" w:rsidRDefault="009F3611" w:rsidP="009F3611">
            <w:pPr>
              <w:pStyle w:val="XML1"/>
              <w:rPr>
                <w:ins w:id="25662" w:author="Thomas Dietz" w:date="2012-08-08T17:05:00Z"/>
                <w:rPrChange w:id="25663" w:author="Thomas Dietz" w:date="2012-08-08T17:05:00Z">
                  <w:rPr>
                    <w:ins w:id="25664" w:author="Thomas Dietz" w:date="2012-08-08T17:05:00Z"/>
                    <w:lang w:val="de-DE"/>
                  </w:rPr>
                </w:rPrChange>
              </w:rPr>
            </w:pPr>
            <w:ins w:id="25665" w:author="Thomas Dietz" w:date="2012-08-08T17:05:00Z">
              <w:r w:rsidRPr="009F3611">
                <w:rPr>
                  <w:rPrChange w:id="25666" w:author="Thomas Dietz" w:date="2012-08-08T17:05:00Z">
                    <w:rPr>
                      <w:lang w:val="de-DE"/>
                    </w:rPr>
                  </w:rPrChange>
                </w:rPr>
                <w:t xml:space="preserve">    }</w:t>
              </w:r>
            </w:ins>
          </w:p>
          <w:p w14:paraId="48C4723D" w14:textId="77777777" w:rsidR="009F3611" w:rsidRPr="009F3611" w:rsidRDefault="009F3611" w:rsidP="009F3611">
            <w:pPr>
              <w:pStyle w:val="XML1"/>
              <w:rPr>
                <w:ins w:id="25667" w:author="Thomas Dietz" w:date="2012-08-08T17:05:00Z"/>
                <w:rPrChange w:id="25668" w:author="Thomas Dietz" w:date="2012-08-08T17:05:00Z">
                  <w:rPr>
                    <w:ins w:id="25669" w:author="Thomas Dietz" w:date="2012-08-08T17:05:00Z"/>
                    <w:lang w:val="de-DE"/>
                  </w:rPr>
                </w:rPrChange>
              </w:rPr>
            </w:pPr>
            <w:ins w:id="25670" w:author="Thomas Dietz" w:date="2012-08-08T17:05:00Z">
              <w:r w:rsidRPr="009F3611">
                <w:rPr>
                  <w:rPrChange w:id="25671"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25672" w:author="Thomas Dietz" w:date="2012-08-08T17:05:00Z"/>
                <w:rPrChange w:id="25673" w:author="Thomas Dietz" w:date="2012-08-08T17:05:00Z">
                  <w:rPr>
                    <w:ins w:id="25674" w:author="Thomas Dietz" w:date="2012-08-08T17:05:00Z"/>
                    <w:lang w:val="de-DE"/>
                  </w:rPr>
                </w:rPrChange>
              </w:rPr>
            </w:pPr>
            <w:ins w:id="25675" w:author="Thomas Dietz" w:date="2012-08-08T17:05:00Z">
              <w:r w:rsidRPr="009F3611">
                <w:rPr>
                  <w:rPrChange w:id="25676" w:author="Thomas Dietz" w:date="2012-08-08T17:05:00Z">
                    <w:rPr>
                      <w:lang w:val="de-DE"/>
                    </w:rPr>
                  </w:rPrChange>
                </w:rPr>
                <w:t xml:space="preserve">      type boolean;</w:t>
              </w:r>
            </w:ins>
          </w:p>
          <w:p w14:paraId="6C1D5114" w14:textId="77777777" w:rsidR="009F3611" w:rsidRPr="009F3611" w:rsidRDefault="009F3611" w:rsidP="009F3611">
            <w:pPr>
              <w:pStyle w:val="XML1"/>
              <w:rPr>
                <w:ins w:id="25677" w:author="Thomas Dietz" w:date="2012-08-08T17:05:00Z"/>
                <w:rPrChange w:id="25678" w:author="Thomas Dietz" w:date="2012-08-08T17:05:00Z">
                  <w:rPr>
                    <w:ins w:id="25679" w:author="Thomas Dietz" w:date="2012-08-08T17:05:00Z"/>
                    <w:lang w:val="de-DE"/>
                  </w:rPr>
                </w:rPrChange>
              </w:rPr>
            </w:pPr>
            <w:ins w:id="25680" w:author="Thomas Dietz" w:date="2012-08-08T17:05:00Z">
              <w:r w:rsidRPr="009F3611">
                <w:rPr>
                  <w:rPrChange w:id="25681" w:author="Thomas Dietz" w:date="2012-08-08T17:05:00Z">
                    <w:rPr>
                      <w:lang w:val="de-DE"/>
                    </w:rPr>
                  </w:rPrChange>
                </w:rPr>
                <w:t xml:space="preserve">      default false;</w:t>
              </w:r>
            </w:ins>
          </w:p>
          <w:p w14:paraId="3BBC56AA" w14:textId="77777777" w:rsidR="009F3611" w:rsidRPr="009F3611" w:rsidRDefault="009F3611" w:rsidP="009F3611">
            <w:pPr>
              <w:pStyle w:val="XML1"/>
              <w:rPr>
                <w:ins w:id="25682" w:author="Thomas Dietz" w:date="2012-08-08T17:05:00Z"/>
                <w:rPrChange w:id="25683" w:author="Thomas Dietz" w:date="2012-08-08T17:05:00Z">
                  <w:rPr>
                    <w:ins w:id="25684" w:author="Thomas Dietz" w:date="2012-08-08T17:05:00Z"/>
                    <w:lang w:val="de-DE"/>
                  </w:rPr>
                </w:rPrChange>
              </w:rPr>
            </w:pPr>
            <w:ins w:id="25685" w:author="Thomas Dietz" w:date="2012-08-08T17:05:00Z">
              <w:r w:rsidRPr="009F3611">
                <w:rPr>
                  <w:rPrChange w:id="25686" w:author="Thomas Dietz" w:date="2012-08-08T17:05:00Z">
                    <w:rPr>
                      <w:lang w:val="de-DE"/>
                    </w:rPr>
                  </w:rPrChange>
                </w:rPr>
                <w:t xml:space="preserve">      description "'true' indicates that a switch protocol outside</w:t>
              </w:r>
            </w:ins>
          </w:p>
          <w:p w14:paraId="43558EE6" w14:textId="77777777" w:rsidR="009F3611" w:rsidRPr="009F3611" w:rsidRDefault="009F3611" w:rsidP="009F3611">
            <w:pPr>
              <w:pStyle w:val="XML1"/>
              <w:rPr>
                <w:ins w:id="25687" w:author="Thomas Dietz" w:date="2012-08-08T17:05:00Z"/>
                <w:rPrChange w:id="25688" w:author="Thomas Dietz" w:date="2012-08-08T17:05:00Z">
                  <w:rPr>
                    <w:ins w:id="25689" w:author="Thomas Dietz" w:date="2012-08-08T17:05:00Z"/>
                    <w:lang w:val="de-DE"/>
                  </w:rPr>
                </w:rPrChange>
              </w:rPr>
            </w:pPr>
            <w:ins w:id="25690" w:author="Thomas Dietz" w:date="2012-08-08T17:05:00Z">
              <w:r w:rsidRPr="009F3611">
                <w:rPr>
                  <w:rPrChange w:id="25691"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25692" w:author="Thomas Dietz" w:date="2012-08-08T17:05:00Z"/>
                <w:rPrChange w:id="25693" w:author="Thomas Dietz" w:date="2012-08-08T17:05:00Z">
                  <w:rPr>
                    <w:ins w:id="25694" w:author="Thomas Dietz" w:date="2012-08-08T17:05:00Z"/>
                    <w:lang w:val="de-DE"/>
                  </w:rPr>
                </w:rPrChange>
              </w:rPr>
            </w:pPr>
            <w:ins w:id="25695" w:author="Thomas Dietz" w:date="2012-08-08T17:05:00Z">
              <w:r w:rsidRPr="009F3611">
                <w:rPr>
                  <w:rPrChange w:id="25696" w:author="Thomas Dietz" w:date="2012-08-08T17:05:00Z">
                    <w:rPr>
                      <w:lang w:val="de-DE"/>
                    </w:rPr>
                  </w:rPrChange>
                </w:rPr>
                <w:t xml:space="preserve">        topology loops and block ports to prevent packet loops.";</w:t>
              </w:r>
            </w:ins>
          </w:p>
          <w:p w14:paraId="7CC1EEEF" w14:textId="77777777" w:rsidR="009F3611" w:rsidRPr="009F3611" w:rsidRDefault="009F3611" w:rsidP="009F3611">
            <w:pPr>
              <w:pStyle w:val="XML1"/>
              <w:rPr>
                <w:ins w:id="25697" w:author="Thomas Dietz" w:date="2012-08-08T17:05:00Z"/>
                <w:rPrChange w:id="25698" w:author="Thomas Dietz" w:date="2012-08-08T17:05:00Z">
                  <w:rPr>
                    <w:ins w:id="25699" w:author="Thomas Dietz" w:date="2012-08-08T17:05:00Z"/>
                    <w:lang w:val="de-DE"/>
                  </w:rPr>
                </w:rPrChange>
              </w:rPr>
            </w:pPr>
            <w:ins w:id="25700" w:author="Thomas Dietz" w:date="2012-08-08T17:05:00Z">
              <w:r w:rsidRPr="009F3611">
                <w:rPr>
                  <w:rPrChange w:id="25701" w:author="Thomas Dietz" w:date="2012-08-08T17:05:00Z">
                    <w:rPr>
                      <w:lang w:val="de-DE"/>
                    </w:rPr>
                  </w:rPrChange>
                </w:rPr>
                <w:t xml:space="preserve">    }</w:t>
              </w:r>
            </w:ins>
          </w:p>
          <w:p w14:paraId="36F8544A" w14:textId="77777777" w:rsidR="009F3611" w:rsidRPr="009F3611" w:rsidRDefault="009F3611" w:rsidP="009F3611">
            <w:pPr>
              <w:pStyle w:val="XML1"/>
              <w:rPr>
                <w:ins w:id="25702" w:author="Thomas Dietz" w:date="2012-08-08T17:05:00Z"/>
                <w:rPrChange w:id="25703" w:author="Thomas Dietz" w:date="2012-08-08T17:05:00Z">
                  <w:rPr>
                    <w:ins w:id="25704" w:author="Thomas Dietz" w:date="2012-08-08T17:05:00Z"/>
                    <w:lang w:val="de-DE"/>
                  </w:rPr>
                </w:rPrChange>
              </w:rPr>
            </w:pPr>
            <w:ins w:id="25705" w:author="Thomas Dietz" w:date="2012-08-08T17:05:00Z">
              <w:r w:rsidRPr="009F3611">
                <w:rPr>
                  <w:rPrChange w:id="25706"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25707" w:author="Thomas Dietz" w:date="2012-08-08T17:05:00Z"/>
                <w:rPrChange w:id="25708" w:author="Thomas Dietz" w:date="2012-08-08T17:05:00Z">
                  <w:rPr>
                    <w:ins w:id="25709" w:author="Thomas Dietz" w:date="2012-08-08T17:05:00Z"/>
                    <w:lang w:val="de-DE"/>
                  </w:rPr>
                </w:rPrChange>
              </w:rPr>
            </w:pPr>
            <w:ins w:id="25710" w:author="Thomas Dietz" w:date="2012-08-08T17:05:00Z">
              <w:r w:rsidRPr="009F3611">
                <w:rPr>
                  <w:rPrChange w:id="25711"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25712" w:author="Thomas Dietz" w:date="2012-08-08T17:05:00Z"/>
                <w:rPrChange w:id="25713" w:author="Thomas Dietz" w:date="2012-08-08T17:05:00Z">
                  <w:rPr>
                    <w:ins w:id="25714" w:author="Thomas Dietz" w:date="2012-08-08T17:05:00Z"/>
                    <w:lang w:val="de-DE"/>
                  </w:rPr>
                </w:rPrChange>
              </w:rPr>
            </w:pPr>
            <w:ins w:id="25715" w:author="Thomas Dietz" w:date="2012-08-08T17:05:00Z">
              <w:r w:rsidRPr="009F3611">
                <w:rPr>
                  <w:rPrChange w:id="25716"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25717" w:author="Thomas Dietz" w:date="2012-08-08T17:05:00Z"/>
                <w:rPrChange w:id="25718" w:author="Thomas Dietz" w:date="2012-08-08T17:05:00Z">
                  <w:rPr>
                    <w:ins w:id="25719" w:author="Thomas Dietz" w:date="2012-08-08T17:05:00Z"/>
                    <w:lang w:val="de-DE"/>
                  </w:rPr>
                </w:rPrChange>
              </w:rPr>
            </w:pPr>
            <w:ins w:id="25720" w:author="Thomas Dietz" w:date="2012-08-08T17:05:00Z">
              <w:r w:rsidRPr="009F3611">
                <w:rPr>
                  <w:rPrChange w:id="25721" w:author="Thomas Dietz" w:date="2012-08-08T17:05:00Z">
                    <w:rPr>
                      <w:lang w:val="de-DE"/>
                    </w:rPr>
                  </w:rPrChange>
                </w:rPr>
                <w:t xml:space="preserve">        non-OpenFlow methods, such as 'normal' switch processing.";</w:t>
              </w:r>
            </w:ins>
          </w:p>
          <w:p w14:paraId="072F04BB" w14:textId="77777777" w:rsidR="009F3611" w:rsidRPr="009F3611" w:rsidRDefault="009F3611" w:rsidP="009F3611">
            <w:pPr>
              <w:pStyle w:val="XML1"/>
              <w:rPr>
                <w:ins w:id="25722" w:author="Thomas Dietz" w:date="2012-08-08T17:05:00Z"/>
                <w:rPrChange w:id="25723" w:author="Thomas Dietz" w:date="2012-08-08T17:05:00Z">
                  <w:rPr>
                    <w:ins w:id="25724" w:author="Thomas Dietz" w:date="2012-08-08T17:05:00Z"/>
                    <w:lang w:val="de-DE"/>
                  </w:rPr>
                </w:rPrChange>
              </w:rPr>
            </w:pPr>
            <w:ins w:id="25725" w:author="Thomas Dietz" w:date="2012-08-08T17:05:00Z">
              <w:r w:rsidRPr="009F3611">
                <w:rPr>
                  <w:rPrChange w:id="25726"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25727" w:author="Thomas Dietz" w:date="2012-08-08T17:05:00Z"/>
                <w:rPrChange w:id="25728" w:author="Thomas Dietz" w:date="2012-08-08T17:05:00Z">
                  <w:rPr>
                    <w:ins w:id="25729" w:author="Thomas Dietz" w:date="2012-08-08T17:05:00Z"/>
                    <w:lang w:val="de-DE"/>
                  </w:rPr>
                </w:rPrChange>
              </w:rPr>
            </w:pPr>
            <w:ins w:id="25730" w:author="Thomas Dietz" w:date="2012-08-08T17:05:00Z">
              <w:r w:rsidRPr="009F3611">
                <w:rPr>
                  <w:rPrChange w:id="25731" w:author="Thomas Dietz" w:date="2012-08-08T17:05:00Z">
                    <w:rPr>
                      <w:lang w:val="de-DE"/>
                    </w:rPr>
                  </w:rPrChange>
                </w:rPr>
                <w:lastRenderedPageBreak/>
                <w:t xml:space="preserve">         OpenFlow Switch Specification versions 1.2, 1.3, and</w:t>
              </w:r>
            </w:ins>
          </w:p>
          <w:p w14:paraId="57C38344" w14:textId="77777777" w:rsidR="009F3611" w:rsidRPr="009F3611" w:rsidRDefault="009F3611" w:rsidP="009F3611">
            <w:pPr>
              <w:pStyle w:val="XML1"/>
              <w:rPr>
                <w:ins w:id="25732" w:author="Thomas Dietz" w:date="2012-08-08T17:05:00Z"/>
                <w:rPrChange w:id="25733" w:author="Thomas Dietz" w:date="2012-08-08T17:05:00Z">
                  <w:rPr>
                    <w:ins w:id="25734" w:author="Thomas Dietz" w:date="2012-08-08T17:05:00Z"/>
                    <w:lang w:val="de-DE"/>
                  </w:rPr>
                </w:rPrChange>
              </w:rPr>
            </w:pPr>
            <w:ins w:id="25735" w:author="Thomas Dietz" w:date="2012-08-08T17:05:00Z">
              <w:r w:rsidRPr="009F3611">
                <w:rPr>
                  <w:rPrChange w:id="25736" w:author="Thomas Dietz" w:date="2012-08-08T17:05:00Z">
                    <w:rPr>
                      <w:lang w:val="de-DE"/>
                    </w:rPr>
                  </w:rPrChange>
                </w:rPr>
                <w:t xml:space="preserve">         1.3.1.";</w:t>
              </w:r>
            </w:ins>
          </w:p>
          <w:p w14:paraId="028FB960" w14:textId="77777777" w:rsidR="009F3611" w:rsidRPr="009F3611" w:rsidRDefault="009F3611" w:rsidP="009F3611">
            <w:pPr>
              <w:pStyle w:val="XML1"/>
              <w:rPr>
                <w:ins w:id="25737" w:author="Thomas Dietz" w:date="2012-08-08T17:05:00Z"/>
                <w:rPrChange w:id="25738" w:author="Thomas Dietz" w:date="2012-08-08T17:05:00Z">
                  <w:rPr>
                    <w:ins w:id="25739" w:author="Thomas Dietz" w:date="2012-08-08T17:05:00Z"/>
                    <w:lang w:val="de-DE"/>
                  </w:rPr>
                </w:rPrChange>
              </w:rPr>
            </w:pPr>
            <w:ins w:id="25740" w:author="Thomas Dietz" w:date="2012-08-08T17:05:00Z">
              <w:r w:rsidRPr="009F3611">
                <w:rPr>
                  <w:rPrChange w:id="25741" w:author="Thomas Dietz" w:date="2012-08-08T17:05:00Z">
                    <w:rPr>
                      <w:lang w:val="de-DE"/>
                    </w:rPr>
                  </w:rPrChange>
                </w:rPr>
                <w:t xml:space="preserve">      leaf-list type {</w:t>
              </w:r>
            </w:ins>
          </w:p>
          <w:p w14:paraId="5EC73A0A" w14:textId="77777777" w:rsidR="009F3611" w:rsidRPr="009F3611" w:rsidRDefault="009F3611" w:rsidP="009F3611">
            <w:pPr>
              <w:pStyle w:val="XML1"/>
              <w:rPr>
                <w:ins w:id="25742" w:author="Thomas Dietz" w:date="2012-08-08T17:05:00Z"/>
                <w:rPrChange w:id="25743" w:author="Thomas Dietz" w:date="2012-08-08T17:05:00Z">
                  <w:rPr>
                    <w:ins w:id="25744" w:author="Thomas Dietz" w:date="2012-08-08T17:05:00Z"/>
                    <w:lang w:val="de-DE"/>
                  </w:rPr>
                </w:rPrChange>
              </w:rPr>
            </w:pPr>
            <w:ins w:id="25745" w:author="Thomas Dietz" w:date="2012-08-08T17:05:00Z">
              <w:r w:rsidRPr="009F3611">
                <w:rPr>
                  <w:rPrChange w:id="25746" w:author="Thomas Dietz" w:date="2012-08-08T17:05:00Z">
                    <w:rPr>
                      <w:lang w:val="de-DE"/>
                    </w:rPr>
                  </w:rPrChange>
                </w:rPr>
                <w:t xml:space="preserve">        type enumeration {</w:t>
              </w:r>
            </w:ins>
          </w:p>
          <w:p w14:paraId="1C0A8B3F" w14:textId="77777777" w:rsidR="009F3611" w:rsidRPr="009F3611" w:rsidRDefault="009F3611" w:rsidP="009F3611">
            <w:pPr>
              <w:pStyle w:val="XML1"/>
              <w:rPr>
                <w:ins w:id="25747" w:author="Thomas Dietz" w:date="2012-08-08T17:05:00Z"/>
                <w:rPrChange w:id="25748" w:author="Thomas Dietz" w:date="2012-08-08T17:05:00Z">
                  <w:rPr>
                    <w:ins w:id="25749" w:author="Thomas Dietz" w:date="2012-08-08T17:05:00Z"/>
                    <w:lang w:val="de-DE"/>
                  </w:rPr>
                </w:rPrChange>
              </w:rPr>
            </w:pPr>
            <w:ins w:id="25750" w:author="Thomas Dietz" w:date="2012-08-08T17:05:00Z">
              <w:r w:rsidRPr="009F3611">
                <w:rPr>
                  <w:rPrChange w:id="25751" w:author="Thomas Dietz" w:date="2012-08-08T17:05:00Z">
                    <w:rPr>
                      <w:lang w:val="de-DE"/>
                    </w:rPr>
                  </w:rPrChange>
                </w:rPr>
                <w:t xml:space="preserve">          enum all;</w:t>
              </w:r>
            </w:ins>
          </w:p>
          <w:p w14:paraId="5B8CB2CC" w14:textId="77777777" w:rsidR="009F3611" w:rsidRPr="009F3611" w:rsidRDefault="009F3611" w:rsidP="009F3611">
            <w:pPr>
              <w:pStyle w:val="XML1"/>
              <w:rPr>
                <w:ins w:id="25752" w:author="Thomas Dietz" w:date="2012-08-08T17:05:00Z"/>
                <w:rPrChange w:id="25753" w:author="Thomas Dietz" w:date="2012-08-08T17:05:00Z">
                  <w:rPr>
                    <w:ins w:id="25754" w:author="Thomas Dietz" w:date="2012-08-08T17:05:00Z"/>
                    <w:lang w:val="de-DE"/>
                  </w:rPr>
                </w:rPrChange>
              </w:rPr>
            </w:pPr>
            <w:ins w:id="25755" w:author="Thomas Dietz" w:date="2012-08-08T17:05:00Z">
              <w:r w:rsidRPr="009F3611">
                <w:rPr>
                  <w:rPrChange w:id="25756" w:author="Thomas Dietz" w:date="2012-08-08T17:05:00Z">
                    <w:rPr>
                      <w:lang w:val="de-DE"/>
                    </w:rPr>
                  </w:rPrChange>
                </w:rPr>
                <w:t xml:space="preserve">          enum controller;</w:t>
              </w:r>
            </w:ins>
          </w:p>
          <w:p w14:paraId="3FB41DD1" w14:textId="77777777" w:rsidR="009F3611" w:rsidRPr="009F3611" w:rsidRDefault="009F3611" w:rsidP="009F3611">
            <w:pPr>
              <w:pStyle w:val="XML1"/>
              <w:rPr>
                <w:ins w:id="25757" w:author="Thomas Dietz" w:date="2012-08-08T17:05:00Z"/>
                <w:rPrChange w:id="25758" w:author="Thomas Dietz" w:date="2012-08-08T17:05:00Z">
                  <w:rPr>
                    <w:ins w:id="25759" w:author="Thomas Dietz" w:date="2012-08-08T17:05:00Z"/>
                    <w:lang w:val="de-DE"/>
                  </w:rPr>
                </w:rPrChange>
              </w:rPr>
            </w:pPr>
            <w:ins w:id="25760" w:author="Thomas Dietz" w:date="2012-08-08T17:05:00Z">
              <w:r w:rsidRPr="009F3611">
                <w:rPr>
                  <w:rPrChange w:id="25761" w:author="Thomas Dietz" w:date="2012-08-08T17:05:00Z">
                    <w:rPr>
                      <w:lang w:val="de-DE"/>
                    </w:rPr>
                  </w:rPrChange>
                </w:rPr>
                <w:t xml:space="preserve">          enum table;</w:t>
              </w:r>
            </w:ins>
          </w:p>
          <w:p w14:paraId="7BE8AF5E" w14:textId="77777777" w:rsidR="009F3611" w:rsidRPr="009F3611" w:rsidRDefault="009F3611" w:rsidP="009F3611">
            <w:pPr>
              <w:pStyle w:val="XML1"/>
              <w:rPr>
                <w:ins w:id="25762" w:author="Thomas Dietz" w:date="2012-08-08T17:05:00Z"/>
                <w:rPrChange w:id="25763" w:author="Thomas Dietz" w:date="2012-08-08T17:05:00Z">
                  <w:rPr>
                    <w:ins w:id="25764" w:author="Thomas Dietz" w:date="2012-08-08T17:05:00Z"/>
                    <w:lang w:val="de-DE"/>
                  </w:rPr>
                </w:rPrChange>
              </w:rPr>
            </w:pPr>
            <w:ins w:id="25765" w:author="Thomas Dietz" w:date="2012-08-08T17:05:00Z">
              <w:r w:rsidRPr="009F3611">
                <w:rPr>
                  <w:rPrChange w:id="25766" w:author="Thomas Dietz" w:date="2012-08-08T17:05:00Z">
                    <w:rPr>
                      <w:lang w:val="de-DE"/>
                    </w:rPr>
                  </w:rPrChange>
                </w:rPr>
                <w:t xml:space="preserve">          enum inport;</w:t>
              </w:r>
            </w:ins>
          </w:p>
          <w:p w14:paraId="289C9E30" w14:textId="77777777" w:rsidR="009F3611" w:rsidRPr="009F3611" w:rsidRDefault="009F3611" w:rsidP="009F3611">
            <w:pPr>
              <w:pStyle w:val="XML1"/>
              <w:rPr>
                <w:ins w:id="25767" w:author="Thomas Dietz" w:date="2012-08-08T17:05:00Z"/>
                <w:rPrChange w:id="25768" w:author="Thomas Dietz" w:date="2012-08-08T17:05:00Z">
                  <w:rPr>
                    <w:ins w:id="25769" w:author="Thomas Dietz" w:date="2012-08-08T17:05:00Z"/>
                    <w:lang w:val="de-DE"/>
                  </w:rPr>
                </w:rPrChange>
              </w:rPr>
            </w:pPr>
            <w:ins w:id="25770" w:author="Thomas Dietz" w:date="2012-08-08T17:05:00Z">
              <w:r w:rsidRPr="009F3611">
                <w:rPr>
                  <w:rPrChange w:id="25771" w:author="Thomas Dietz" w:date="2012-08-08T17:05:00Z">
                    <w:rPr>
                      <w:lang w:val="de-DE"/>
                    </w:rPr>
                  </w:rPrChange>
                </w:rPr>
                <w:t xml:space="preserve">          enum any;</w:t>
              </w:r>
            </w:ins>
          </w:p>
          <w:p w14:paraId="1B6D66A4" w14:textId="77777777" w:rsidR="009F3611" w:rsidRPr="009F3611" w:rsidRDefault="009F3611" w:rsidP="009F3611">
            <w:pPr>
              <w:pStyle w:val="XML1"/>
              <w:rPr>
                <w:ins w:id="25772" w:author="Thomas Dietz" w:date="2012-08-08T17:05:00Z"/>
                <w:rPrChange w:id="25773" w:author="Thomas Dietz" w:date="2012-08-08T17:05:00Z">
                  <w:rPr>
                    <w:ins w:id="25774" w:author="Thomas Dietz" w:date="2012-08-08T17:05:00Z"/>
                    <w:lang w:val="de-DE"/>
                  </w:rPr>
                </w:rPrChange>
              </w:rPr>
            </w:pPr>
            <w:ins w:id="25775" w:author="Thomas Dietz" w:date="2012-08-08T17:05:00Z">
              <w:r w:rsidRPr="009F3611">
                <w:rPr>
                  <w:rPrChange w:id="25776" w:author="Thomas Dietz" w:date="2012-08-08T17:05:00Z">
                    <w:rPr>
                      <w:lang w:val="de-DE"/>
                    </w:rPr>
                  </w:rPrChange>
                </w:rPr>
                <w:t xml:space="preserve">          enum normal;</w:t>
              </w:r>
            </w:ins>
          </w:p>
          <w:p w14:paraId="4F0754D4" w14:textId="77777777" w:rsidR="009F3611" w:rsidRPr="009F3611" w:rsidRDefault="009F3611" w:rsidP="009F3611">
            <w:pPr>
              <w:pStyle w:val="XML1"/>
              <w:rPr>
                <w:ins w:id="25777" w:author="Thomas Dietz" w:date="2012-08-08T17:05:00Z"/>
                <w:rPrChange w:id="25778" w:author="Thomas Dietz" w:date="2012-08-08T17:05:00Z">
                  <w:rPr>
                    <w:ins w:id="25779" w:author="Thomas Dietz" w:date="2012-08-08T17:05:00Z"/>
                    <w:lang w:val="de-DE"/>
                  </w:rPr>
                </w:rPrChange>
              </w:rPr>
            </w:pPr>
            <w:ins w:id="25780" w:author="Thomas Dietz" w:date="2012-08-08T17:05:00Z">
              <w:r w:rsidRPr="009F3611">
                <w:rPr>
                  <w:rPrChange w:id="25781" w:author="Thomas Dietz" w:date="2012-08-08T17:05:00Z">
                    <w:rPr>
                      <w:lang w:val="de-DE"/>
                    </w:rPr>
                  </w:rPrChange>
                </w:rPr>
                <w:t xml:space="preserve">          enum flood;</w:t>
              </w:r>
            </w:ins>
          </w:p>
          <w:p w14:paraId="674E2C25" w14:textId="77777777" w:rsidR="009F3611" w:rsidRPr="009F3611" w:rsidRDefault="009F3611" w:rsidP="009F3611">
            <w:pPr>
              <w:pStyle w:val="XML1"/>
              <w:rPr>
                <w:ins w:id="25782" w:author="Thomas Dietz" w:date="2012-08-08T17:05:00Z"/>
                <w:rPrChange w:id="25783" w:author="Thomas Dietz" w:date="2012-08-08T17:05:00Z">
                  <w:rPr>
                    <w:ins w:id="25784" w:author="Thomas Dietz" w:date="2012-08-08T17:05:00Z"/>
                    <w:lang w:val="de-DE"/>
                  </w:rPr>
                </w:rPrChange>
              </w:rPr>
            </w:pPr>
            <w:ins w:id="25785" w:author="Thomas Dietz" w:date="2012-08-08T17:05:00Z">
              <w:r w:rsidRPr="009F3611">
                <w:rPr>
                  <w:rPrChange w:id="25786" w:author="Thomas Dietz" w:date="2012-08-08T17:05:00Z">
                    <w:rPr>
                      <w:lang w:val="de-DE"/>
                    </w:rPr>
                  </w:rPrChange>
                </w:rPr>
                <w:t xml:space="preserve">        }</w:t>
              </w:r>
            </w:ins>
          </w:p>
          <w:p w14:paraId="3D006D32" w14:textId="77777777" w:rsidR="009F3611" w:rsidRPr="009F3611" w:rsidRDefault="009F3611" w:rsidP="009F3611">
            <w:pPr>
              <w:pStyle w:val="XML1"/>
              <w:rPr>
                <w:ins w:id="25787" w:author="Thomas Dietz" w:date="2012-08-08T17:05:00Z"/>
                <w:rPrChange w:id="25788" w:author="Thomas Dietz" w:date="2012-08-08T17:05:00Z">
                  <w:rPr>
                    <w:ins w:id="25789" w:author="Thomas Dietz" w:date="2012-08-08T17:05:00Z"/>
                    <w:lang w:val="de-DE"/>
                  </w:rPr>
                </w:rPrChange>
              </w:rPr>
            </w:pPr>
            <w:ins w:id="25790" w:author="Thomas Dietz" w:date="2012-08-08T17:05:00Z">
              <w:r w:rsidRPr="009F3611">
                <w:rPr>
                  <w:rPrChange w:id="25791" w:author="Thomas Dietz" w:date="2012-08-08T17:05:00Z">
                    <w:rPr>
                      <w:lang w:val="de-DE"/>
                    </w:rPr>
                  </w:rPrChange>
                </w:rPr>
                <w:t xml:space="preserve">      }</w:t>
              </w:r>
            </w:ins>
          </w:p>
          <w:p w14:paraId="5469E444" w14:textId="77777777" w:rsidR="009F3611" w:rsidRPr="009F3611" w:rsidRDefault="009F3611" w:rsidP="009F3611">
            <w:pPr>
              <w:pStyle w:val="XML1"/>
              <w:rPr>
                <w:ins w:id="25792" w:author="Thomas Dietz" w:date="2012-08-08T17:05:00Z"/>
                <w:rPrChange w:id="25793" w:author="Thomas Dietz" w:date="2012-08-08T17:05:00Z">
                  <w:rPr>
                    <w:ins w:id="25794" w:author="Thomas Dietz" w:date="2012-08-08T17:05:00Z"/>
                    <w:lang w:val="de-DE"/>
                  </w:rPr>
                </w:rPrChange>
              </w:rPr>
            </w:pPr>
            <w:ins w:id="25795" w:author="Thomas Dietz" w:date="2012-08-08T17:05:00Z">
              <w:r w:rsidRPr="009F3611">
                <w:rPr>
                  <w:rPrChange w:id="25796" w:author="Thomas Dietz" w:date="2012-08-08T17:05:00Z">
                    <w:rPr>
                      <w:lang w:val="de-DE"/>
                    </w:rPr>
                  </w:rPrChange>
                </w:rPr>
                <w:t xml:space="preserve">    }</w:t>
              </w:r>
            </w:ins>
          </w:p>
          <w:p w14:paraId="7D66DB04" w14:textId="77777777" w:rsidR="009F3611" w:rsidRPr="009F3611" w:rsidRDefault="009F3611" w:rsidP="009F3611">
            <w:pPr>
              <w:pStyle w:val="XML1"/>
              <w:rPr>
                <w:ins w:id="25797" w:author="Thomas Dietz" w:date="2012-08-08T17:05:00Z"/>
                <w:rPrChange w:id="25798" w:author="Thomas Dietz" w:date="2012-08-08T17:05:00Z">
                  <w:rPr>
                    <w:ins w:id="25799" w:author="Thomas Dietz" w:date="2012-08-08T17:05:00Z"/>
                    <w:lang w:val="de-DE"/>
                  </w:rPr>
                </w:rPrChange>
              </w:rPr>
            </w:pPr>
            <w:ins w:id="25800" w:author="Thomas Dietz" w:date="2012-08-08T17:05:00Z">
              <w:r w:rsidRPr="009F3611">
                <w:rPr>
                  <w:rPrChange w:id="25801"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25802" w:author="Thomas Dietz" w:date="2012-08-08T17:05:00Z"/>
                <w:rPrChange w:id="25803" w:author="Thomas Dietz" w:date="2012-08-08T17:05:00Z">
                  <w:rPr>
                    <w:ins w:id="25804" w:author="Thomas Dietz" w:date="2012-08-08T17:05:00Z"/>
                    <w:lang w:val="de-DE"/>
                  </w:rPr>
                </w:rPrChange>
              </w:rPr>
            </w:pPr>
            <w:ins w:id="25805" w:author="Thomas Dietz" w:date="2012-08-08T17:05:00Z">
              <w:r w:rsidRPr="009F3611">
                <w:rPr>
                  <w:rPrChange w:id="25806"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25807" w:author="Thomas Dietz" w:date="2012-08-08T17:05:00Z"/>
                <w:rPrChange w:id="25808" w:author="Thomas Dietz" w:date="2012-08-08T17:05:00Z">
                  <w:rPr>
                    <w:ins w:id="25809" w:author="Thomas Dietz" w:date="2012-08-08T17:05:00Z"/>
                    <w:lang w:val="de-DE"/>
                  </w:rPr>
                </w:rPrChange>
              </w:rPr>
            </w:pPr>
            <w:ins w:id="25810" w:author="Thomas Dietz" w:date="2012-08-08T17:05:00Z">
              <w:r w:rsidRPr="009F3611">
                <w:rPr>
                  <w:rPrChange w:id="25811" w:author="Thomas Dietz" w:date="2012-08-08T17:05:00Z">
                    <w:rPr>
                      <w:lang w:val="de-DE"/>
                    </w:rPr>
                  </w:rPrChange>
                </w:rPr>
                <w:t xml:space="preserve">        switch.";</w:t>
              </w:r>
            </w:ins>
          </w:p>
          <w:p w14:paraId="7C9D52BA" w14:textId="77777777" w:rsidR="009F3611" w:rsidRPr="009F3611" w:rsidRDefault="009F3611" w:rsidP="009F3611">
            <w:pPr>
              <w:pStyle w:val="XML1"/>
              <w:rPr>
                <w:ins w:id="25812" w:author="Thomas Dietz" w:date="2012-08-08T17:05:00Z"/>
                <w:rPrChange w:id="25813" w:author="Thomas Dietz" w:date="2012-08-08T17:05:00Z">
                  <w:rPr>
                    <w:ins w:id="25814" w:author="Thomas Dietz" w:date="2012-08-08T17:05:00Z"/>
                    <w:lang w:val="de-DE"/>
                  </w:rPr>
                </w:rPrChange>
              </w:rPr>
            </w:pPr>
            <w:ins w:id="25815" w:author="Thomas Dietz" w:date="2012-08-08T17:05:00Z">
              <w:r w:rsidRPr="009F3611">
                <w:rPr>
                  <w:rPrChange w:id="25816"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25817" w:author="Thomas Dietz" w:date="2012-08-08T17:05:00Z"/>
                <w:rPrChange w:id="25818" w:author="Thomas Dietz" w:date="2012-08-08T17:05:00Z">
                  <w:rPr>
                    <w:ins w:id="25819" w:author="Thomas Dietz" w:date="2012-08-08T17:05:00Z"/>
                    <w:lang w:val="de-DE"/>
                  </w:rPr>
                </w:rPrChange>
              </w:rPr>
            </w:pPr>
            <w:ins w:id="25820" w:author="Thomas Dietz" w:date="2012-08-08T17:05:00Z">
              <w:r w:rsidRPr="009F3611">
                <w:rPr>
                  <w:rPrChange w:id="25821" w:author="Thomas Dietz" w:date="2012-08-08T17:05:00Z">
                    <w:rPr>
                      <w:lang w:val="de-DE"/>
                    </w:rPr>
                  </w:rPrChange>
                </w:rPr>
                <w:t xml:space="preserve">        Specification versions 1.2, 1.3, and 1.3.1.";</w:t>
              </w:r>
            </w:ins>
          </w:p>
          <w:p w14:paraId="354C812E" w14:textId="77777777" w:rsidR="009F3611" w:rsidRPr="009F3611" w:rsidRDefault="009F3611" w:rsidP="009F3611">
            <w:pPr>
              <w:pStyle w:val="XML1"/>
              <w:rPr>
                <w:ins w:id="25822" w:author="Thomas Dietz" w:date="2012-08-08T17:05:00Z"/>
                <w:rPrChange w:id="25823" w:author="Thomas Dietz" w:date="2012-08-08T17:05:00Z">
                  <w:rPr>
                    <w:ins w:id="25824" w:author="Thomas Dietz" w:date="2012-08-08T17:05:00Z"/>
                    <w:lang w:val="de-DE"/>
                  </w:rPr>
                </w:rPrChange>
              </w:rPr>
            </w:pPr>
            <w:ins w:id="25825" w:author="Thomas Dietz" w:date="2012-08-08T17:05:00Z">
              <w:r w:rsidRPr="009F3611">
                <w:rPr>
                  <w:rPrChange w:id="25826" w:author="Thomas Dietz" w:date="2012-08-08T17:05:00Z">
                    <w:rPr>
                      <w:lang w:val="de-DE"/>
                    </w:rPr>
                  </w:rPrChange>
                </w:rPr>
                <w:t xml:space="preserve">      leaf-list type {</w:t>
              </w:r>
            </w:ins>
          </w:p>
          <w:p w14:paraId="53049422" w14:textId="77777777" w:rsidR="009F3611" w:rsidRPr="009F3611" w:rsidRDefault="009F3611" w:rsidP="009F3611">
            <w:pPr>
              <w:pStyle w:val="XML1"/>
              <w:rPr>
                <w:ins w:id="25827" w:author="Thomas Dietz" w:date="2012-08-08T17:05:00Z"/>
                <w:rPrChange w:id="25828" w:author="Thomas Dietz" w:date="2012-08-08T17:05:00Z">
                  <w:rPr>
                    <w:ins w:id="25829" w:author="Thomas Dietz" w:date="2012-08-08T17:05:00Z"/>
                    <w:lang w:val="de-DE"/>
                  </w:rPr>
                </w:rPrChange>
              </w:rPr>
            </w:pPr>
            <w:ins w:id="25830" w:author="Thomas Dietz" w:date="2012-08-08T17:05:00Z">
              <w:r w:rsidRPr="009F3611">
                <w:rPr>
                  <w:rPrChange w:id="25831" w:author="Thomas Dietz" w:date="2012-08-08T17:05:00Z">
                    <w:rPr>
                      <w:lang w:val="de-DE"/>
                    </w:rPr>
                  </w:rPrChange>
                </w:rPr>
                <w:t xml:space="preserve">        type enumeration {</w:t>
              </w:r>
            </w:ins>
          </w:p>
          <w:p w14:paraId="71B3AEB2" w14:textId="77777777" w:rsidR="009F3611" w:rsidRPr="009F3611" w:rsidRDefault="009F3611" w:rsidP="009F3611">
            <w:pPr>
              <w:pStyle w:val="XML1"/>
              <w:rPr>
                <w:ins w:id="25832" w:author="Thomas Dietz" w:date="2012-08-08T17:05:00Z"/>
                <w:rPrChange w:id="25833" w:author="Thomas Dietz" w:date="2012-08-08T17:05:00Z">
                  <w:rPr>
                    <w:ins w:id="25834" w:author="Thomas Dietz" w:date="2012-08-08T17:05:00Z"/>
                    <w:lang w:val="de-DE"/>
                  </w:rPr>
                </w:rPrChange>
              </w:rPr>
            </w:pPr>
            <w:ins w:id="25835" w:author="Thomas Dietz" w:date="2012-08-08T17:05:00Z">
              <w:r w:rsidRPr="009F3611">
                <w:rPr>
                  <w:rPrChange w:id="25836" w:author="Thomas Dietz" w:date="2012-08-08T17:05:00Z">
                    <w:rPr>
                      <w:lang w:val="de-DE"/>
                    </w:rPr>
                  </w:rPrChange>
                </w:rPr>
                <w:t xml:space="preserve">          enum all;</w:t>
              </w:r>
            </w:ins>
          </w:p>
          <w:p w14:paraId="1541D468" w14:textId="77777777" w:rsidR="009F3611" w:rsidRPr="009F3611" w:rsidRDefault="009F3611" w:rsidP="009F3611">
            <w:pPr>
              <w:pStyle w:val="XML1"/>
              <w:rPr>
                <w:ins w:id="25837" w:author="Thomas Dietz" w:date="2012-08-08T17:05:00Z"/>
                <w:rPrChange w:id="25838" w:author="Thomas Dietz" w:date="2012-08-08T17:05:00Z">
                  <w:rPr>
                    <w:ins w:id="25839" w:author="Thomas Dietz" w:date="2012-08-08T17:05:00Z"/>
                    <w:lang w:val="de-DE"/>
                  </w:rPr>
                </w:rPrChange>
              </w:rPr>
            </w:pPr>
            <w:ins w:id="25840" w:author="Thomas Dietz" w:date="2012-08-08T17:05:00Z">
              <w:r w:rsidRPr="009F3611">
                <w:rPr>
                  <w:rPrChange w:id="25841" w:author="Thomas Dietz" w:date="2012-08-08T17:05:00Z">
                    <w:rPr>
                      <w:lang w:val="de-DE"/>
                    </w:rPr>
                  </w:rPrChange>
                </w:rPr>
                <w:t xml:space="preserve">          enum select;</w:t>
              </w:r>
            </w:ins>
          </w:p>
          <w:p w14:paraId="197E6948" w14:textId="77777777" w:rsidR="009F3611" w:rsidRPr="009F3611" w:rsidRDefault="009F3611" w:rsidP="009F3611">
            <w:pPr>
              <w:pStyle w:val="XML1"/>
              <w:rPr>
                <w:ins w:id="25842" w:author="Thomas Dietz" w:date="2012-08-08T17:05:00Z"/>
                <w:rPrChange w:id="25843" w:author="Thomas Dietz" w:date="2012-08-08T17:05:00Z">
                  <w:rPr>
                    <w:ins w:id="25844" w:author="Thomas Dietz" w:date="2012-08-08T17:05:00Z"/>
                    <w:lang w:val="de-DE"/>
                  </w:rPr>
                </w:rPrChange>
              </w:rPr>
            </w:pPr>
            <w:ins w:id="25845" w:author="Thomas Dietz" w:date="2012-08-08T17:05:00Z">
              <w:r w:rsidRPr="009F3611">
                <w:rPr>
                  <w:rPrChange w:id="25846" w:author="Thomas Dietz" w:date="2012-08-08T17:05:00Z">
                    <w:rPr>
                      <w:lang w:val="de-DE"/>
                    </w:rPr>
                  </w:rPrChange>
                </w:rPr>
                <w:t xml:space="preserve">          enum indirect;</w:t>
              </w:r>
            </w:ins>
          </w:p>
          <w:p w14:paraId="2199BE48" w14:textId="77777777" w:rsidR="009F3611" w:rsidRPr="009F3611" w:rsidRDefault="009F3611" w:rsidP="009F3611">
            <w:pPr>
              <w:pStyle w:val="XML1"/>
              <w:rPr>
                <w:ins w:id="25847" w:author="Thomas Dietz" w:date="2012-08-08T17:05:00Z"/>
                <w:rPrChange w:id="25848" w:author="Thomas Dietz" w:date="2012-08-08T17:05:00Z">
                  <w:rPr>
                    <w:ins w:id="25849" w:author="Thomas Dietz" w:date="2012-08-08T17:05:00Z"/>
                    <w:lang w:val="de-DE"/>
                  </w:rPr>
                </w:rPrChange>
              </w:rPr>
            </w:pPr>
            <w:ins w:id="25850" w:author="Thomas Dietz" w:date="2012-08-08T17:05:00Z">
              <w:r w:rsidRPr="009F3611">
                <w:rPr>
                  <w:rPrChange w:id="25851" w:author="Thomas Dietz" w:date="2012-08-08T17:05:00Z">
                    <w:rPr>
                      <w:lang w:val="de-DE"/>
                    </w:rPr>
                  </w:rPrChange>
                </w:rPr>
                <w:t xml:space="preserve">          enum fast-failover;</w:t>
              </w:r>
            </w:ins>
          </w:p>
          <w:p w14:paraId="2225A2CE" w14:textId="77777777" w:rsidR="009F3611" w:rsidRPr="009F3611" w:rsidRDefault="009F3611" w:rsidP="009F3611">
            <w:pPr>
              <w:pStyle w:val="XML1"/>
              <w:rPr>
                <w:ins w:id="25852" w:author="Thomas Dietz" w:date="2012-08-08T17:05:00Z"/>
                <w:rPrChange w:id="25853" w:author="Thomas Dietz" w:date="2012-08-08T17:05:00Z">
                  <w:rPr>
                    <w:ins w:id="25854" w:author="Thomas Dietz" w:date="2012-08-08T17:05:00Z"/>
                    <w:lang w:val="de-DE"/>
                  </w:rPr>
                </w:rPrChange>
              </w:rPr>
            </w:pPr>
            <w:ins w:id="25855" w:author="Thomas Dietz" w:date="2012-08-08T17:05:00Z">
              <w:r w:rsidRPr="009F3611">
                <w:rPr>
                  <w:rPrChange w:id="25856" w:author="Thomas Dietz" w:date="2012-08-08T17:05:00Z">
                    <w:rPr>
                      <w:lang w:val="de-DE"/>
                    </w:rPr>
                  </w:rPrChange>
                </w:rPr>
                <w:t xml:space="preserve">        }</w:t>
              </w:r>
            </w:ins>
          </w:p>
          <w:p w14:paraId="18E379BA" w14:textId="77777777" w:rsidR="009F3611" w:rsidRPr="009F3611" w:rsidRDefault="009F3611" w:rsidP="009F3611">
            <w:pPr>
              <w:pStyle w:val="XML1"/>
              <w:rPr>
                <w:ins w:id="25857" w:author="Thomas Dietz" w:date="2012-08-08T17:05:00Z"/>
                <w:rPrChange w:id="25858" w:author="Thomas Dietz" w:date="2012-08-08T17:05:00Z">
                  <w:rPr>
                    <w:ins w:id="25859" w:author="Thomas Dietz" w:date="2012-08-08T17:05:00Z"/>
                    <w:lang w:val="de-DE"/>
                  </w:rPr>
                </w:rPrChange>
              </w:rPr>
            </w:pPr>
            <w:ins w:id="25860" w:author="Thomas Dietz" w:date="2012-08-08T17:05:00Z">
              <w:r w:rsidRPr="009F3611">
                <w:rPr>
                  <w:rPrChange w:id="25861" w:author="Thomas Dietz" w:date="2012-08-08T17:05:00Z">
                    <w:rPr>
                      <w:lang w:val="de-DE"/>
                    </w:rPr>
                  </w:rPrChange>
                </w:rPr>
                <w:t xml:space="preserve">      }</w:t>
              </w:r>
            </w:ins>
          </w:p>
          <w:p w14:paraId="69C19395" w14:textId="77777777" w:rsidR="009F3611" w:rsidRPr="009F3611" w:rsidRDefault="009F3611" w:rsidP="009F3611">
            <w:pPr>
              <w:pStyle w:val="XML1"/>
              <w:rPr>
                <w:ins w:id="25862" w:author="Thomas Dietz" w:date="2012-08-08T17:05:00Z"/>
                <w:rPrChange w:id="25863" w:author="Thomas Dietz" w:date="2012-08-08T17:05:00Z">
                  <w:rPr>
                    <w:ins w:id="25864" w:author="Thomas Dietz" w:date="2012-08-08T17:05:00Z"/>
                    <w:lang w:val="de-DE"/>
                  </w:rPr>
                </w:rPrChange>
              </w:rPr>
            </w:pPr>
            <w:ins w:id="25865" w:author="Thomas Dietz" w:date="2012-08-08T17:05:00Z">
              <w:r w:rsidRPr="009F3611">
                <w:rPr>
                  <w:rPrChange w:id="25866" w:author="Thomas Dietz" w:date="2012-08-08T17:05:00Z">
                    <w:rPr>
                      <w:lang w:val="de-DE"/>
                    </w:rPr>
                  </w:rPrChange>
                </w:rPr>
                <w:t xml:space="preserve">    }</w:t>
              </w:r>
            </w:ins>
          </w:p>
          <w:p w14:paraId="4247B21D" w14:textId="77777777" w:rsidR="009F3611" w:rsidRPr="009F3611" w:rsidRDefault="009F3611" w:rsidP="009F3611">
            <w:pPr>
              <w:pStyle w:val="XML1"/>
              <w:rPr>
                <w:ins w:id="25867" w:author="Thomas Dietz" w:date="2012-08-08T17:05:00Z"/>
                <w:rPrChange w:id="25868" w:author="Thomas Dietz" w:date="2012-08-08T17:05:00Z">
                  <w:rPr>
                    <w:ins w:id="25869" w:author="Thomas Dietz" w:date="2012-08-08T17:05:00Z"/>
                    <w:lang w:val="de-DE"/>
                  </w:rPr>
                </w:rPrChange>
              </w:rPr>
            </w:pPr>
            <w:ins w:id="25870" w:author="Thomas Dietz" w:date="2012-08-08T17:05:00Z">
              <w:r w:rsidRPr="009F3611">
                <w:rPr>
                  <w:rPrChange w:id="25871"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25872" w:author="Thomas Dietz" w:date="2012-08-08T17:05:00Z"/>
                <w:rPrChange w:id="25873" w:author="Thomas Dietz" w:date="2012-08-08T17:05:00Z">
                  <w:rPr>
                    <w:ins w:id="25874" w:author="Thomas Dietz" w:date="2012-08-08T17:05:00Z"/>
                    <w:lang w:val="de-DE"/>
                  </w:rPr>
                </w:rPrChange>
              </w:rPr>
            </w:pPr>
            <w:ins w:id="25875" w:author="Thomas Dietz" w:date="2012-08-08T17:05:00Z">
              <w:r w:rsidRPr="009F3611">
                <w:rPr>
                  <w:rPrChange w:id="25876"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25877" w:author="Thomas Dietz" w:date="2012-08-08T17:05:00Z"/>
                <w:rPrChange w:id="25878" w:author="Thomas Dietz" w:date="2012-08-08T17:05:00Z">
                  <w:rPr>
                    <w:ins w:id="25879" w:author="Thomas Dietz" w:date="2012-08-08T17:05:00Z"/>
                    <w:lang w:val="de-DE"/>
                  </w:rPr>
                </w:rPrChange>
              </w:rPr>
            </w:pPr>
            <w:ins w:id="25880" w:author="Thomas Dietz" w:date="2012-08-08T17:05:00Z">
              <w:r w:rsidRPr="009F3611">
                <w:rPr>
                  <w:rPrChange w:id="25881" w:author="Thomas Dietz" w:date="2012-08-08T17:05:00Z">
                    <w:rPr>
                      <w:lang w:val="de-DE"/>
                    </w:rPr>
                  </w:rPrChange>
                </w:rPr>
                <w:t xml:space="preserve">        logical switch.";</w:t>
              </w:r>
            </w:ins>
          </w:p>
          <w:p w14:paraId="7952C351" w14:textId="77777777" w:rsidR="009F3611" w:rsidRPr="009F3611" w:rsidRDefault="009F3611" w:rsidP="009F3611">
            <w:pPr>
              <w:pStyle w:val="XML1"/>
              <w:rPr>
                <w:ins w:id="25882" w:author="Thomas Dietz" w:date="2012-08-08T17:05:00Z"/>
                <w:rPrChange w:id="25883" w:author="Thomas Dietz" w:date="2012-08-08T17:05:00Z">
                  <w:rPr>
                    <w:ins w:id="25884" w:author="Thomas Dietz" w:date="2012-08-08T17:05:00Z"/>
                    <w:lang w:val="de-DE"/>
                  </w:rPr>
                </w:rPrChange>
              </w:rPr>
            </w:pPr>
            <w:ins w:id="25885" w:author="Thomas Dietz" w:date="2012-08-08T17:05:00Z">
              <w:r w:rsidRPr="009F3611">
                <w:rPr>
                  <w:rPrChange w:id="25886"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25887" w:author="Thomas Dietz" w:date="2012-08-08T17:05:00Z"/>
                <w:rPrChange w:id="25888" w:author="Thomas Dietz" w:date="2012-08-08T17:05:00Z">
                  <w:rPr>
                    <w:ins w:id="25889" w:author="Thomas Dietz" w:date="2012-08-08T17:05:00Z"/>
                    <w:lang w:val="de-DE"/>
                  </w:rPr>
                </w:rPrChange>
              </w:rPr>
            </w:pPr>
            <w:ins w:id="25890" w:author="Thomas Dietz" w:date="2012-08-08T17:05:00Z">
              <w:r w:rsidRPr="009F3611">
                <w:rPr>
                  <w:rPrChange w:id="25891"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25892" w:author="Thomas Dietz" w:date="2012-08-08T17:05:00Z"/>
                <w:rPrChange w:id="25893" w:author="Thomas Dietz" w:date="2012-08-08T17:05:00Z">
                  <w:rPr>
                    <w:ins w:id="25894" w:author="Thomas Dietz" w:date="2012-08-08T17:05:00Z"/>
                    <w:lang w:val="de-DE"/>
                  </w:rPr>
                </w:rPrChange>
              </w:rPr>
            </w:pPr>
            <w:ins w:id="25895" w:author="Thomas Dietz" w:date="2012-08-08T17:05:00Z">
              <w:r w:rsidRPr="009F3611">
                <w:rPr>
                  <w:rPrChange w:id="25896" w:author="Thomas Dietz" w:date="2012-08-08T17:05:00Z">
                    <w:rPr>
                      <w:lang w:val="de-DE"/>
                    </w:rPr>
                  </w:rPrChange>
                </w:rPr>
                <w:t xml:space="preserve">        1.3.1.";</w:t>
              </w:r>
            </w:ins>
          </w:p>
          <w:p w14:paraId="593A109F" w14:textId="77777777" w:rsidR="009F3611" w:rsidRPr="009F3611" w:rsidRDefault="009F3611" w:rsidP="009F3611">
            <w:pPr>
              <w:pStyle w:val="XML1"/>
              <w:rPr>
                <w:ins w:id="25897" w:author="Thomas Dietz" w:date="2012-08-08T17:05:00Z"/>
                <w:rPrChange w:id="25898" w:author="Thomas Dietz" w:date="2012-08-08T17:05:00Z">
                  <w:rPr>
                    <w:ins w:id="25899" w:author="Thomas Dietz" w:date="2012-08-08T17:05:00Z"/>
                    <w:lang w:val="de-DE"/>
                  </w:rPr>
                </w:rPrChange>
              </w:rPr>
            </w:pPr>
            <w:ins w:id="25900" w:author="Thomas Dietz" w:date="2012-08-08T17:05:00Z">
              <w:r w:rsidRPr="009F3611">
                <w:rPr>
                  <w:rPrChange w:id="25901"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25902" w:author="Thomas Dietz" w:date="2012-08-08T17:05:00Z"/>
                <w:rPrChange w:id="25903" w:author="Thomas Dietz" w:date="2012-08-08T17:05:00Z">
                  <w:rPr>
                    <w:ins w:id="25904" w:author="Thomas Dietz" w:date="2012-08-08T17:05:00Z"/>
                    <w:lang w:val="de-DE"/>
                  </w:rPr>
                </w:rPrChange>
              </w:rPr>
            </w:pPr>
            <w:ins w:id="25905" w:author="Thomas Dietz" w:date="2012-08-08T17:05:00Z">
              <w:r w:rsidRPr="009F3611">
                <w:rPr>
                  <w:rPrChange w:id="25906" w:author="Thomas Dietz" w:date="2012-08-08T17:05:00Z">
                    <w:rPr>
                      <w:lang w:val="de-DE"/>
                    </w:rPr>
                  </w:rPrChange>
                </w:rPr>
                <w:t xml:space="preserve">        type enumeration {</w:t>
              </w:r>
            </w:ins>
          </w:p>
          <w:p w14:paraId="48684DA4" w14:textId="77777777" w:rsidR="009F3611" w:rsidRPr="009F3611" w:rsidRDefault="009F3611" w:rsidP="009F3611">
            <w:pPr>
              <w:pStyle w:val="XML1"/>
              <w:rPr>
                <w:ins w:id="25907" w:author="Thomas Dietz" w:date="2012-08-08T17:05:00Z"/>
                <w:rPrChange w:id="25908" w:author="Thomas Dietz" w:date="2012-08-08T17:05:00Z">
                  <w:rPr>
                    <w:ins w:id="25909" w:author="Thomas Dietz" w:date="2012-08-08T17:05:00Z"/>
                    <w:lang w:val="de-DE"/>
                  </w:rPr>
                </w:rPrChange>
              </w:rPr>
            </w:pPr>
            <w:ins w:id="25910" w:author="Thomas Dietz" w:date="2012-08-08T17:05:00Z">
              <w:r w:rsidRPr="009F3611">
                <w:rPr>
                  <w:rPrChange w:id="25911" w:author="Thomas Dietz" w:date="2012-08-08T17:05:00Z">
                    <w:rPr>
                      <w:lang w:val="de-DE"/>
                    </w:rPr>
                  </w:rPrChange>
                </w:rPr>
                <w:t xml:space="preserve">          enum select-weight;</w:t>
              </w:r>
            </w:ins>
          </w:p>
          <w:p w14:paraId="647756E8" w14:textId="77777777" w:rsidR="009F3611" w:rsidRPr="009F3611" w:rsidRDefault="009F3611" w:rsidP="009F3611">
            <w:pPr>
              <w:pStyle w:val="XML1"/>
              <w:rPr>
                <w:ins w:id="25912" w:author="Thomas Dietz" w:date="2012-08-08T17:05:00Z"/>
                <w:rPrChange w:id="25913" w:author="Thomas Dietz" w:date="2012-08-08T17:05:00Z">
                  <w:rPr>
                    <w:ins w:id="25914" w:author="Thomas Dietz" w:date="2012-08-08T17:05:00Z"/>
                    <w:lang w:val="de-DE"/>
                  </w:rPr>
                </w:rPrChange>
              </w:rPr>
            </w:pPr>
            <w:ins w:id="25915" w:author="Thomas Dietz" w:date="2012-08-08T17:05:00Z">
              <w:r w:rsidRPr="009F3611">
                <w:rPr>
                  <w:rPrChange w:id="25916"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25917" w:author="Thomas Dietz" w:date="2012-08-08T17:05:00Z"/>
                <w:rPrChange w:id="25918" w:author="Thomas Dietz" w:date="2012-08-08T17:05:00Z">
                  <w:rPr>
                    <w:ins w:id="25919" w:author="Thomas Dietz" w:date="2012-08-08T17:05:00Z"/>
                    <w:lang w:val="de-DE"/>
                  </w:rPr>
                </w:rPrChange>
              </w:rPr>
            </w:pPr>
            <w:ins w:id="25920" w:author="Thomas Dietz" w:date="2012-08-08T17:05:00Z">
              <w:r w:rsidRPr="009F3611">
                <w:rPr>
                  <w:rPrChange w:id="25921" w:author="Thomas Dietz" w:date="2012-08-08T17:05:00Z">
                    <w:rPr>
                      <w:lang w:val="de-DE"/>
                    </w:rPr>
                  </w:rPrChange>
                </w:rPr>
                <w:t xml:space="preserve">          enum chaining;</w:t>
              </w:r>
            </w:ins>
          </w:p>
          <w:p w14:paraId="34165685" w14:textId="77777777" w:rsidR="009F3611" w:rsidRPr="009F3611" w:rsidRDefault="009F3611" w:rsidP="009F3611">
            <w:pPr>
              <w:pStyle w:val="XML1"/>
              <w:rPr>
                <w:ins w:id="25922" w:author="Thomas Dietz" w:date="2012-08-08T17:05:00Z"/>
                <w:rPrChange w:id="25923" w:author="Thomas Dietz" w:date="2012-08-08T17:05:00Z">
                  <w:rPr>
                    <w:ins w:id="25924" w:author="Thomas Dietz" w:date="2012-08-08T17:05:00Z"/>
                    <w:lang w:val="de-DE"/>
                  </w:rPr>
                </w:rPrChange>
              </w:rPr>
            </w:pPr>
            <w:ins w:id="25925" w:author="Thomas Dietz" w:date="2012-08-08T17:05:00Z">
              <w:r w:rsidRPr="009F3611">
                <w:rPr>
                  <w:rPrChange w:id="25926" w:author="Thomas Dietz" w:date="2012-08-08T17:05:00Z">
                    <w:rPr>
                      <w:lang w:val="de-DE"/>
                    </w:rPr>
                  </w:rPrChange>
                </w:rPr>
                <w:t xml:space="preserve">          enum chaining-check;</w:t>
              </w:r>
            </w:ins>
          </w:p>
          <w:p w14:paraId="5801F9B7" w14:textId="77777777" w:rsidR="009F3611" w:rsidRPr="009F3611" w:rsidRDefault="009F3611" w:rsidP="009F3611">
            <w:pPr>
              <w:pStyle w:val="XML1"/>
              <w:rPr>
                <w:ins w:id="25927" w:author="Thomas Dietz" w:date="2012-08-08T17:05:00Z"/>
                <w:rPrChange w:id="25928" w:author="Thomas Dietz" w:date="2012-08-08T17:05:00Z">
                  <w:rPr>
                    <w:ins w:id="25929" w:author="Thomas Dietz" w:date="2012-08-08T17:05:00Z"/>
                    <w:lang w:val="de-DE"/>
                  </w:rPr>
                </w:rPrChange>
              </w:rPr>
            </w:pPr>
            <w:ins w:id="25930" w:author="Thomas Dietz" w:date="2012-08-08T17:05:00Z">
              <w:r w:rsidRPr="009F3611">
                <w:rPr>
                  <w:rPrChange w:id="25931" w:author="Thomas Dietz" w:date="2012-08-08T17:05:00Z">
                    <w:rPr>
                      <w:lang w:val="de-DE"/>
                    </w:rPr>
                  </w:rPrChange>
                </w:rPr>
                <w:t xml:space="preserve">        }</w:t>
              </w:r>
            </w:ins>
          </w:p>
          <w:p w14:paraId="5ED5D3AB" w14:textId="77777777" w:rsidR="009F3611" w:rsidRPr="009F3611" w:rsidRDefault="009F3611" w:rsidP="009F3611">
            <w:pPr>
              <w:pStyle w:val="XML1"/>
              <w:rPr>
                <w:ins w:id="25932" w:author="Thomas Dietz" w:date="2012-08-08T17:05:00Z"/>
                <w:rPrChange w:id="25933" w:author="Thomas Dietz" w:date="2012-08-08T17:05:00Z">
                  <w:rPr>
                    <w:ins w:id="25934" w:author="Thomas Dietz" w:date="2012-08-08T17:05:00Z"/>
                    <w:lang w:val="de-DE"/>
                  </w:rPr>
                </w:rPrChange>
              </w:rPr>
            </w:pPr>
            <w:ins w:id="25935" w:author="Thomas Dietz" w:date="2012-08-08T17:05:00Z">
              <w:r w:rsidRPr="009F3611">
                <w:rPr>
                  <w:rPrChange w:id="25936" w:author="Thomas Dietz" w:date="2012-08-08T17:05:00Z">
                    <w:rPr>
                      <w:lang w:val="de-DE"/>
                    </w:rPr>
                  </w:rPrChange>
                </w:rPr>
                <w:t xml:space="preserve">      }</w:t>
              </w:r>
            </w:ins>
          </w:p>
          <w:p w14:paraId="4C26406E" w14:textId="77777777" w:rsidR="009F3611" w:rsidRPr="009F3611" w:rsidRDefault="009F3611" w:rsidP="009F3611">
            <w:pPr>
              <w:pStyle w:val="XML1"/>
              <w:rPr>
                <w:ins w:id="25937" w:author="Thomas Dietz" w:date="2012-08-08T17:05:00Z"/>
                <w:rPrChange w:id="25938" w:author="Thomas Dietz" w:date="2012-08-08T17:05:00Z">
                  <w:rPr>
                    <w:ins w:id="25939" w:author="Thomas Dietz" w:date="2012-08-08T17:05:00Z"/>
                    <w:lang w:val="de-DE"/>
                  </w:rPr>
                </w:rPrChange>
              </w:rPr>
            </w:pPr>
            <w:ins w:id="25940" w:author="Thomas Dietz" w:date="2012-08-08T17:05:00Z">
              <w:r w:rsidRPr="009F3611">
                <w:rPr>
                  <w:rPrChange w:id="25941" w:author="Thomas Dietz" w:date="2012-08-08T17:05:00Z">
                    <w:rPr>
                      <w:lang w:val="de-DE"/>
                    </w:rPr>
                  </w:rPrChange>
                </w:rPr>
                <w:t xml:space="preserve">    }</w:t>
              </w:r>
            </w:ins>
          </w:p>
          <w:p w14:paraId="728298B8" w14:textId="77777777" w:rsidR="009F3611" w:rsidRPr="009F3611" w:rsidRDefault="009F3611" w:rsidP="009F3611">
            <w:pPr>
              <w:pStyle w:val="XML1"/>
              <w:rPr>
                <w:ins w:id="25942" w:author="Thomas Dietz" w:date="2012-08-08T17:05:00Z"/>
                <w:rPrChange w:id="25943" w:author="Thomas Dietz" w:date="2012-08-08T17:05:00Z">
                  <w:rPr>
                    <w:ins w:id="25944" w:author="Thomas Dietz" w:date="2012-08-08T17:05:00Z"/>
                    <w:lang w:val="de-DE"/>
                  </w:rPr>
                </w:rPrChange>
              </w:rPr>
            </w:pPr>
            <w:ins w:id="25945" w:author="Thomas Dietz" w:date="2012-08-08T17:05:00Z">
              <w:r w:rsidRPr="009F3611">
                <w:rPr>
                  <w:rPrChange w:id="25946"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25947" w:author="Thomas Dietz" w:date="2012-08-08T17:05:00Z"/>
                <w:rPrChange w:id="25948" w:author="Thomas Dietz" w:date="2012-08-08T17:05:00Z">
                  <w:rPr>
                    <w:ins w:id="25949" w:author="Thomas Dietz" w:date="2012-08-08T17:05:00Z"/>
                    <w:lang w:val="de-DE"/>
                  </w:rPr>
                </w:rPrChange>
              </w:rPr>
            </w:pPr>
            <w:ins w:id="25950" w:author="Thomas Dietz" w:date="2012-08-08T17:05:00Z">
              <w:r w:rsidRPr="009F3611">
                <w:rPr>
                  <w:rPrChange w:id="25951"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25952" w:author="Thomas Dietz" w:date="2012-08-08T17:05:00Z"/>
                <w:rPrChange w:id="25953" w:author="Thomas Dietz" w:date="2012-08-08T17:05:00Z">
                  <w:rPr>
                    <w:ins w:id="25954" w:author="Thomas Dietz" w:date="2012-08-08T17:05:00Z"/>
                    <w:lang w:val="de-DE"/>
                  </w:rPr>
                </w:rPrChange>
              </w:rPr>
            </w:pPr>
            <w:ins w:id="25955" w:author="Thomas Dietz" w:date="2012-08-08T17:05:00Z">
              <w:r w:rsidRPr="009F3611">
                <w:rPr>
                  <w:rPrChange w:id="25956" w:author="Thomas Dietz" w:date="2012-08-08T17:05:00Z">
                    <w:rPr>
                      <w:lang w:val="de-DE"/>
                    </w:rPr>
                  </w:rPrChange>
                </w:rPr>
                <w:t xml:space="preserve">        logical switch.";</w:t>
              </w:r>
            </w:ins>
          </w:p>
          <w:p w14:paraId="2C5C6862" w14:textId="77777777" w:rsidR="009F3611" w:rsidRPr="009F3611" w:rsidRDefault="009F3611" w:rsidP="009F3611">
            <w:pPr>
              <w:pStyle w:val="XML1"/>
              <w:rPr>
                <w:ins w:id="25957" w:author="Thomas Dietz" w:date="2012-08-08T17:05:00Z"/>
                <w:rPrChange w:id="25958" w:author="Thomas Dietz" w:date="2012-08-08T17:05:00Z">
                  <w:rPr>
                    <w:ins w:id="25959" w:author="Thomas Dietz" w:date="2012-08-08T17:05:00Z"/>
                    <w:lang w:val="de-DE"/>
                  </w:rPr>
                </w:rPrChange>
              </w:rPr>
            </w:pPr>
            <w:ins w:id="25960" w:author="Thomas Dietz" w:date="2012-08-08T17:05:00Z">
              <w:r w:rsidRPr="009F3611">
                <w:rPr>
                  <w:rPrChange w:id="25961" w:author="Thomas Dietz" w:date="2012-08-08T17:05:00Z">
                    <w:rPr>
                      <w:lang w:val="de-DE"/>
                    </w:rPr>
                  </w:rPrChange>
                </w:rPr>
                <w:t xml:space="preserve">      leaf-list type {</w:t>
              </w:r>
            </w:ins>
          </w:p>
          <w:p w14:paraId="701D4F57" w14:textId="77777777" w:rsidR="009F3611" w:rsidRPr="009F3611" w:rsidRDefault="009F3611" w:rsidP="009F3611">
            <w:pPr>
              <w:pStyle w:val="XML1"/>
              <w:rPr>
                <w:ins w:id="25962" w:author="Thomas Dietz" w:date="2012-08-08T17:05:00Z"/>
                <w:rPrChange w:id="25963" w:author="Thomas Dietz" w:date="2012-08-08T17:05:00Z">
                  <w:rPr>
                    <w:ins w:id="25964" w:author="Thomas Dietz" w:date="2012-08-08T17:05:00Z"/>
                    <w:lang w:val="de-DE"/>
                  </w:rPr>
                </w:rPrChange>
              </w:rPr>
            </w:pPr>
            <w:ins w:id="25965" w:author="Thomas Dietz" w:date="2012-08-08T17:05:00Z">
              <w:r w:rsidRPr="009F3611">
                <w:rPr>
                  <w:rPrChange w:id="25966" w:author="Thomas Dietz" w:date="2012-08-08T17:05:00Z">
                    <w:rPr>
                      <w:lang w:val="de-DE"/>
                    </w:rPr>
                  </w:rPrChange>
                </w:rPr>
                <w:t xml:space="preserve">        type OFActionType;</w:t>
              </w:r>
            </w:ins>
          </w:p>
          <w:p w14:paraId="2F79B158" w14:textId="77777777" w:rsidR="009F3611" w:rsidRPr="009F3611" w:rsidRDefault="009F3611" w:rsidP="009F3611">
            <w:pPr>
              <w:pStyle w:val="XML1"/>
              <w:rPr>
                <w:ins w:id="25967" w:author="Thomas Dietz" w:date="2012-08-08T17:05:00Z"/>
                <w:rPrChange w:id="25968" w:author="Thomas Dietz" w:date="2012-08-08T17:05:00Z">
                  <w:rPr>
                    <w:ins w:id="25969" w:author="Thomas Dietz" w:date="2012-08-08T17:05:00Z"/>
                    <w:lang w:val="de-DE"/>
                  </w:rPr>
                </w:rPrChange>
              </w:rPr>
            </w:pPr>
            <w:ins w:id="25970" w:author="Thomas Dietz" w:date="2012-08-08T17:05:00Z">
              <w:r w:rsidRPr="009F3611">
                <w:rPr>
                  <w:rPrChange w:id="25971" w:author="Thomas Dietz" w:date="2012-08-08T17:05:00Z">
                    <w:rPr>
                      <w:lang w:val="de-DE"/>
                    </w:rPr>
                  </w:rPrChange>
                </w:rPr>
                <w:t xml:space="preserve">      }</w:t>
              </w:r>
            </w:ins>
          </w:p>
          <w:p w14:paraId="6A9556A8" w14:textId="77777777" w:rsidR="009F3611" w:rsidRPr="009F3611" w:rsidRDefault="009F3611" w:rsidP="009F3611">
            <w:pPr>
              <w:pStyle w:val="XML1"/>
              <w:rPr>
                <w:ins w:id="25972" w:author="Thomas Dietz" w:date="2012-08-08T17:05:00Z"/>
                <w:rPrChange w:id="25973" w:author="Thomas Dietz" w:date="2012-08-08T17:05:00Z">
                  <w:rPr>
                    <w:ins w:id="25974" w:author="Thomas Dietz" w:date="2012-08-08T17:05:00Z"/>
                    <w:lang w:val="de-DE"/>
                  </w:rPr>
                </w:rPrChange>
              </w:rPr>
            </w:pPr>
            <w:ins w:id="25975" w:author="Thomas Dietz" w:date="2012-08-08T17:05:00Z">
              <w:r w:rsidRPr="009F3611">
                <w:rPr>
                  <w:rPrChange w:id="25976" w:author="Thomas Dietz" w:date="2012-08-08T17:05:00Z">
                    <w:rPr>
                      <w:lang w:val="de-DE"/>
                    </w:rPr>
                  </w:rPrChange>
                </w:rPr>
                <w:t xml:space="preserve">    }</w:t>
              </w:r>
            </w:ins>
          </w:p>
          <w:p w14:paraId="7E2A5520" w14:textId="77777777" w:rsidR="009F3611" w:rsidRPr="009F3611" w:rsidRDefault="009F3611" w:rsidP="009F3611">
            <w:pPr>
              <w:pStyle w:val="XML1"/>
              <w:rPr>
                <w:ins w:id="25977" w:author="Thomas Dietz" w:date="2012-08-08T17:05:00Z"/>
                <w:rPrChange w:id="25978" w:author="Thomas Dietz" w:date="2012-08-08T17:05:00Z">
                  <w:rPr>
                    <w:ins w:id="25979" w:author="Thomas Dietz" w:date="2012-08-08T17:05:00Z"/>
                    <w:lang w:val="de-DE"/>
                  </w:rPr>
                </w:rPrChange>
              </w:rPr>
            </w:pPr>
            <w:ins w:id="25980" w:author="Thomas Dietz" w:date="2012-08-08T17:05:00Z">
              <w:r w:rsidRPr="009F3611">
                <w:rPr>
                  <w:rPrChange w:id="25981"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25982" w:author="Thomas Dietz" w:date="2012-08-08T17:05:00Z"/>
                <w:rPrChange w:id="25983" w:author="Thomas Dietz" w:date="2012-08-08T17:05:00Z">
                  <w:rPr>
                    <w:ins w:id="25984" w:author="Thomas Dietz" w:date="2012-08-08T17:05:00Z"/>
                    <w:lang w:val="de-DE"/>
                  </w:rPr>
                </w:rPrChange>
              </w:rPr>
            </w:pPr>
            <w:ins w:id="25985" w:author="Thomas Dietz" w:date="2012-08-08T17:05:00Z">
              <w:r w:rsidRPr="009F3611">
                <w:rPr>
                  <w:rPrChange w:id="25986"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25987" w:author="Thomas Dietz" w:date="2012-08-08T17:05:00Z"/>
                <w:rPrChange w:id="25988" w:author="Thomas Dietz" w:date="2012-08-08T17:05:00Z">
                  <w:rPr>
                    <w:ins w:id="25989" w:author="Thomas Dietz" w:date="2012-08-08T17:05:00Z"/>
                    <w:lang w:val="de-DE"/>
                  </w:rPr>
                </w:rPrChange>
              </w:rPr>
            </w:pPr>
            <w:ins w:id="25990" w:author="Thomas Dietz" w:date="2012-08-08T17:05:00Z">
              <w:r w:rsidRPr="009F3611">
                <w:rPr>
                  <w:rPrChange w:id="25991" w:author="Thomas Dietz" w:date="2012-08-08T17:05:00Z">
                    <w:rPr>
                      <w:lang w:val="de-DE"/>
                    </w:rPr>
                  </w:rPrChange>
                </w:rPr>
                <w:t xml:space="preserve">        logical switch.";</w:t>
              </w:r>
            </w:ins>
          </w:p>
          <w:p w14:paraId="564EA7D3" w14:textId="77777777" w:rsidR="009F3611" w:rsidRPr="009F3611" w:rsidRDefault="009F3611" w:rsidP="009F3611">
            <w:pPr>
              <w:pStyle w:val="XML1"/>
              <w:rPr>
                <w:ins w:id="25992" w:author="Thomas Dietz" w:date="2012-08-08T17:05:00Z"/>
                <w:rPrChange w:id="25993" w:author="Thomas Dietz" w:date="2012-08-08T17:05:00Z">
                  <w:rPr>
                    <w:ins w:id="25994" w:author="Thomas Dietz" w:date="2012-08-08T17:05:00Z"/>
                    <w:lang w:val="de-DE"/>
                  </w:rPr>
                </w:rPrChange>
              </w:rPr>
            </w:pPr>
            <w:ins w:id="25995" w:author="Thomas Dietz" w:date="2012-08-08T17:05:00Z">
              <w:r w:rsidRPr="009F3611">
                <w:rPr>
                  <w:rPrChange w:id="25996" w:author="Thomas Dietz" w:date="2012-08-08T17:05:00Z">
                    <w:rPr>
                      <w:lang w:val="de-DE"/>
                    </w:rPr>
                  </w:rPrChange>
                </w:rPr>
                <w:t xml:space="preserve">      leaf-list type {</w:t>
              </w:r>
            </w:ins>
          </w:p>
          <w:p w14:paraId="22893AB9" w14:textId="77777777" w:rsidR="009F3611" w:rsidRPr="009F3611" w:rsidRDefault="009F3611" w:rsidP="009F3611">
            <w:pPr>
              <w:pStyle w:val="XML1"/>
              <w:rPr>
                <w:ins w:id="25997" w:author="Thomas Dietz" w:date="2012-08-08T17:05:00Z"/>
                <w:rPrChange w:id="25998" w:author="Thomas Dietz" w:date="2012-08-08T17:05:00Z">
                  <w:rPr>
                    <w:ins w:id="25999" w:author="Thomas Dietz" w:date="2012-08-08T17:05:00Z"/>
                    <w:lang w:val="de-DE"/>
                  </w:rPr>
                </w:rPrChange>
              </w:rPr>
            </w:pPr>
            <w:ins w:id="26000" w:author="Thomas Dietz" w:date="2012-08-08T17:05:00Z">
              <w:r w:rsidRPr="009F3611">
                <w:rPr>
                  <w:rPrChange w:id="26001"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26002" w:author="Thomas Dietz" w:date="2012-08-08T17:05:00Z"/>
                <w:rPrChange w:id="26003" w:author="Thomas Dietz" w:date="2012-08-08T17:05:00Z">
                  <w:rPr>
                    <w:ins w:id="26004" w:author="Thomas Dietz" w:date="2012-08-08T17:05:00Z"/>
                    <w:lang w:val="de-DE"/>
                  </w:rPr>
                </w:rPrChange>
              </w:rPr>
            </w:pPr>
            <w:ins w:id="26005" w:author="Thomas Dietz" w:date="2012-08-08T17:05:00Z">
              <w:r w:rsidRPr="009F3611">
                <w:rPr>
                  <w:rPrChange w:id="26006" w:author="Thomas Dietz" w:date="2012-08-08T17:05:00Z">
                    <w:rPr>
                      <w:lang w:val="de-DE"/>
                    </w:rPr>
                  </w:rPrChange>
                </w:rPr>
                <w:t xml:space="preserve">      }</w:t>
              </w:r>
            </w:ins>
          </w:p>
          <w:p w14:paraId="2CFBAAE9" w14:textId="77777777" w:rsidR="009F3611" w:rsidRPr="009F3611" w:rsidRDefault="009F3611" w:rsidP="009F3611">
            <w:pPr>
              <w:pStyle w:val="XML1"/>
              <w:rPr>
                <w:ins w:id="26007" w:author="Thomas Dietz" w:date="2012-08-08T17:05:00Z"/>
                <w:rPrChange w:id="26008" w:author="Thomas Dietz" w:date="2012-08-08T17:05:00Z">
                  <w:rPr>
                    <w:ins w:id="26009" w:author="Thomas Dietz" w:date="2012-08-08T17:05:00Z"/>
                    <w:lang w:val="de-DE"/>
                  </w:rPr>
                </w:rPrChange>
              </w:rPr>
            </w:pPr>
            <w:ins w:id="26010" w:author="Thomas Dietz" w:date="2012-08-08T17:05:00Z">
              <w:r w:rsidRPr="009F3611">
                <w:rPr>
                  <w:rPrChange w:id="26011" w:author="Thomas Dietz" w:date="2012-08-08T17:05:00Z">
                    <w:rPr>
                      <w:lang w:val="de-DE"/>
                    </w:rPr>
                  </w:rPrChange>
                </w:rPr>
                <w:lastRenderedPageBreak/>
                <w:t xml:space="preserve">    }</w:t>
              </w:r>
            </w:ins>
          </w:p>
          <w:p w14:paraId="4DD87BEB" w14:textId="77777777" w:rsidR="009F3611" w:rsidRPr="009F3611" w:rsidRDefault="009F3611" w:rsidP="009F3611">
            <w:pPr>
              <w:pStyle w:val="XML1"/>
              <w:rPr>
                <w:ins w:id="26012" w:author="Thomas Dietz" w:date="2012-08-08T17:05:00Z"/>
                <w:rPrChange w:id="26013" w:author="Thomas Dietz" w:date="2012-08-08T17:05:00Z">
                  <w:rPr>
                    <w:ins w:id="26014" w:author="Thomas Dietz" w:date="2012-08-08T17:05:00Z"/>
                    <w:lang w:val="de-DE"/>
                  </w:rPr>
                </w:rPrChange>
              </w:rPr>
            </w:pPr>
            <w:ins w:id="26015" w:author="Thomas Dietz" w:date="2012-08-08T17:05:00Z">
              <w:r w:rsidRPr="009F3611">
                <w:rPr>
                  <w:rPrChange w:id="26016" w:author="Thomas Dietz" w:date="2012-08-08T17:05:00Z">
                    <w:rPr>
                      <w:lang w:val="de-DE"/>
                    </w:rPr>
                  </w:rPrChange>
                </w:rPr>
                <w:t xml:space="preserve">  }</w:t>
              </w:r>
            </w:ins>
          </w:p>
          <w:p w14:paraId="0516C6F5" w14:textId="77777777" w:rsidR="009F3611" w:rsidRPr="009F3611" w:rsidRDefault="009F3611" w:rsidP="009F3611">
            <w:pPr>
              <w:pStyle w:val="XML1"/>
              <w:rPr>
                <w:ins w:id="26017" w:author="Thomas Dietz" w:date="2012-08-08T17:05:00Z"/>
                <w:rPrChange w:id="26018" w:author="Thomas Dietz" w:date="2012-08-08T17:05:00Z">
                  <w:rPr>
                    <w:ins w:id="26019" w:author="Thomas Dietz" w:date="2012-08-08T17:05:00Z"/>
                    <w:lang w:val="de-DE"/>
                  </w:rPr>
                </w:rPrChange>
              </w:rPr>
            </w:pPr>
          </w:p>
          <w:p w14:paraId="55DB5DA6" w14:textId="77777777" w:rsidR="009F3611" w:rsidRPr="009F3611" w:rsidRDefault="009F3611" w:rsidP="009F3611">
            <w:pPr>
              <w:pStyle w:val="XML1"/>
              <w:rPr>
                <w:ins w:id="26020" w:author="Thomas Dietz" w:date="2012-08-08T17:05:00Z"/>
                <w:rPrChange w:id="26021" w:author="Thomas Dietz" w:date="2012-08-08T17:05:00Z">
                  <w:rPr>
                    <w:ins w:id="26022" w:author="Thomas Dietz" w:date="2012-08-08T17:05:00Z"/>
                    <w:lang w:val="de-DE"/>
                  </w:rPr>
                </w:rPrChange>
              </w:rPr>
            </w:pPr>
            <w:ins w:id="26023" w:author="Thomas Dietz" w:date="2012-08-08T17:05:00Z">
              <w:r w:rsidRPr="009F3611">
                <w:rPr>
                  <w:rPrChange w:id="26024"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26025" w:author="Thomas Dietz" w:date="2012-08-08T17:05:00Z"/>
                <w:rPrChange w:id="26026" w:author="Thomas Dietz" w:date="2012-08-08T17:05:00Z">
                  <w:rPr>
                    <w:ins w:id="26027" w:author="Thomas Dietz" w:date="2012-08-08T17:05:00Z"/>
                    <w:lang w:val="de-DE"/>
                  </w:rPr>
                </w:rPrChange>
              </w:rPr>
            </w:pPr>
            <w:ins w:id="26028" w:author="Thomas Dietz" w:date="2012-08-08T17:05:00Z">
              <w:r w:rsidRPr="009F3611">
                <w:rPr>
                  <w:rPrChange w:id="26029"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26030" w:author="Thomas Dietz" w:date="2012-08-08T17:05:00Z"/>
                <w:rPrChange w:id="26031" w:author="Thomas Dietz" w:date="2012-08-08T17:05:00Z">
                  <w:rPr>
                    <w:ins w:id="26032" w:author="Thomas Dietz" w:date="2012-08-08T17:05:00Z"/>
                    <w:lang w:val="de-DE"/>
                  </w:rPr>
                </w:rPrChange>
              </w:rPr>
            </w:pPr>
            <w:ins w:id="26033" w:author="Thomas Dietz" w:date="2012-08-08T17:05:00Z">
              <w:r w:rsidRPr="009F3611">
                <w:rPr>
                  <w:rPrChange w:id="26034"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26035" w:author="Thomas Dietz" w:date="2012-08-08T17:05:00Z"/>
                <w:rPrChange w:id="26036" w:author="Thomas Dietz" w:date="2012-08-08T17:05:00Z">
                  <w:rPr>
                    <w:ins w:id="26037" w:author="Thomas Dietz" w:date="2012-08-08T17:05:00Z"/>
                    <w:lang w:val="de-DE"/>
                  </w:rPr>
                </w:rPrChange>
              </w:rPr>
            </w:pPr>
          </w:p>
          <w:p w14:paraId="173B1494" w14:textId="77777777" w:rsidR="009F3611" w:rsidRPr="009F3611" w:rsidRDefault="009F3611" w:rsidP="009F3611">
            <w:pPr>
              <w:pStyle w:val="XML1"/>
              <w:rPr>
                <w:ins w:id="26038" w:author="Thomas Dietz" w:date="2012-08-08T17:05:00Z"/>
                <w:rPrChange w:id="26039" w:author="Thomas Dietz" w:date="2012-08-08T17:05:00Z">
                  <w:rPr>
                    <w:ins w:id="26040" w:author="Thomas Dietz" w:date="2012-08-08T17:05:00Z"/>
                    <w:lang w:val="de-DE"/>
                  </w:rPr>
                </w:rPrChange>
              </w:rPr>
            </w:pPr>
            <w:ins w:id="26041" w:author="Thomas Dietz" w:date="2012-08-08T17:05:00Z">
              <w:r w:rsidRPr="009F3611">
                <w:rPr>
                  <w:rPrChange w:id="26042"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26043" w:author="Thomas Dietz" w:date="2012-08-08T17:05:00Z"/>
                <w:rPrChange w:id="26044" w:author="Thomas Dietz" w:date="2012-08-08T17:05:00Z">
                  <w:rPr>
                    <w:ins w:id="26045" w:author="Thomas Dietz" w:date="2012-08-08T17:05:00Z"/>
                    <w:lang w:val="de-DE"/>
                  </w:rPr>
                </w:rPrChange>
              </w:rPr>
            </w:pPr>
            <w:ins w:id="26046" w:author="Thomas Dietz" w:date="2012-08-08T17:05:00Z">
              <w:r w:rsidRPr="009F3611">
                <w:rPr>
                  <w:rPrChange w:id="26047" w:author="Thomas Dietz" w:date="2012-08-08T17:05:00Z">
                    <w:rPr>
                      <w:lang w:val="de-DE"/>
                    </w:rPr>
                  </w:rPrChange>
                </w:rPr>
                <w:t xml:space="preserve">      follows: </w:t>
              </w:r>
            </w:ins>
          </w:p>
          <w:p w14:paraId="6EA166EA" w14:textId="77777777" w:rsidR="009F3611" w:rsidRPr="009F3611" w:rsidRDefault="009F3611" w:rsidP="009F3611">
            <w:pPr>
              <w:pStyle w:val="XML1"/>
              <w:rPr>
                <w:ins w:id="26048" w:author="Thomas Dietz" w:date="2012-08-08T17:05:00Z"/>
                <w:rPrChange w:id="26049" w:author="Thomas Dietz" w:date="2012-08-08T17:05:00Z">
                  <w:rPr>
                    <w:ins w:id="26050" w:author="Thomas Dietz" w:date="2012-08-08T17:05:00Z"/>
                    <w:lang w:val="de-DE"/>
                  </w:rPr>
                </w:rPrChange>
              </w:rPr>
            </w:pPr>
          </w:p>
          <w:p w14:paraId="40F60031" w14:textId="77777777" w:rsidR="009F3611" w:rsidRPr="009F3611" w:rsidRDefault="009F3611" w:rsidP="009F3611">
            <w:pPr>
              <w:pStyle w:val="XML1"/>
              <w:rPr>
                <w:ins w:id="26051" w:author="Thomas Dietz" w:date="2012-08-08T17:05:00Z"/>
                <w:rPrChange w:id="26052" w:author="Thomas Dietz" w:date="2012-08-08T17:05:00Z">
                  <w:rPr>
                    <w:ins w:id="26053" w:author="Thomas Dietz" w:date="2012-08-08T17:05:00Z"/>
                    <w:lang w:val="de-DE"/>
                  </w:rPr>
                </w:rPrChange>
              </w:rPr>
            </w:pPr>
            <w:ins w:id="26054" w:author="Thomas Dietz" w:date="2012-08-08T17:05:00Z">
              <w:r w:rsidRPr="009F3611">
                <w:rPr>
                  <w:rPrChange w:id="26055"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26056" w:author="Thomas Dietz" w:date="2012-08-08T17:05:00Z"/>
                <w:rPrChange w:id="26057" w:author="Thomas Dietz" w:date="2012-08-08T17:05:00Z">
                  <w:rPr>
                    <w:ins w:id="26058" w:author="Thomas Dietz" w:date="2012-08-08T17:05:00Z"/>
                    <w:lang w:val="de-DE"/>
                  </w:rPr>
                </w:rPrChange>
              </w:rPr>
            </w:pPr>
            <w:ins w:id="26059" w:author="Thomas Dietz" w:date="2012-08-08T17:05:00Z">
              <w:r w:rsidRPr="009F3611">
                <w:rPr>
                  <w:rPrChange w:id="26060" w:author="Thomas Dietz" w:date="2012-08-08T17:05:00Z">
                    <w:rPr>
                      <w:lang w:val="de-DE"/>
                    </w:rPr>
                  </w:rPrChange>
                </w:rPr>
                <w:t xml:space="preserve">        operations to identify the controller.</w:t>
              </w:r>
            </w:ins>
          </w:p>
          <w:p w14:paraId="0D8B8D69" w14:textId="77777777" w:rsidR="009F3611" w:rsidRPr="009F3611" w:rsidRDefault="009F3611" w:rsidP="009F3611">
            <w:pPr>
              <w:pStyle w:val="XML1"/>
              <w:rPr>
                <w:ins w:id="26061" w:author="Thomas Dietz" w:date="2012-08-08T17:05:00Z"/>
                <w:rPrChange w:id="26062" w:author="Thomas Dietz" w:date="2012-08-08T17:05:00Z">
                  <w:rPr>
                    <w:ins w:id="26063" w:author="Thomas Dietz" w:date="2012-08-08T17:05:00Z"/>
                    <w:lang w:val="de-DE"/>
                  </w:rPr>
                </w:rPrChange>
              </w:rPr>
            </w:pPr>
            <w:ins w:id="26064" w:author="Thomas Dietz" w:date="2012-08-08T17:05:00Z">
              <w:r w:rsidRPr="009F3611">
                <w:rPr>
                  <w:rPrChange w:id="26065"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26066" w:author="Thomas Dietz" w:date="2012-08-08T17:05:00Z"/>
                <w:rPrChange w:id="26067" w:author="Thomas Dietz" w:date="2012-08-08T17:05:00Z">
                  <w:rPr>
                    <w:ins w:id="26068" w:author="Thomas Dietz" w:date="2012-08-08T17:05:00Z"/>
                    <w:lang w:val="de-DE"/>
                  </w:rPr>
                </w:rPrChange>
              </w:rPr>
            </w:pPr>
            <w:ins w:id="26069" w:author="Thomas Dietz" w:date="2012-08-08T17:05:00Z">
              <w:r w:rsidRPr="009F3611">
                <w:rPr>
                  <w:rPrChange w:id="26070"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26071" w:author="Thomas Dietz" w:date="2012-08-08T17:05:00Z"/>
                <w:rPrChange w:id="26072" w:author="Thomas Dietz" w:date="2012-08-08T17:05:00Z">
                  <w:rPr>
                    <w:ins w:id="26073" w:author="Thomas Dietz" w:date="2012-08-08T17:05:00Z"/>
                    <w:lang w:val="de-DE"/>
                  </w:rPr>
                </w:rPrChange>
              </w:rPr>
            </w:pPr>
            <w:ins w:id="26074" w:author="Thomas Dietz" w:date="2012-08-08T17:05:00Z">
              <w:r w:rsidRPr="009F3611">
                <w:rPr>
                  <w:rPrChange w:id="26075" w:author="Thomas Dietz" w:date="2012-08-08T17:05:00Z">
                    <w:rPr>
                      <w:lang w:val="de-DE"/>
                    </w:rPr>
                  </w:rPrChange>
                </w:rPr>
                <w:t xml:space="preserve">        value found in the XML RPC data.</w:t>
              </w:r>
            </w:ins>
          </w:p>
          <w:p w14:paraId="1E17261A" w14:textId="77777777" w:rsidR="009F3611" w:rsidRPr="009F3611" w:rsidRDefault="009F3611" w:rsidP="009F3611">
            <w:pPr>
              <w:pStyle w:val="XML1"/>
              <w:rPr>
                <w:ins w:id="26076" w:author="Thomas Dietz" w:date="2012-08-08T17:05:00Z"/>
                <w:rPrChange w:id="26077" w:author="Thomas Dietz" w:date="2012-08-08T17:05:00Z">
                  <w:rPr>
                    <w:ins w:id="26078" w:author="Thomas Dietz" w:date="2012-08-08T17:05:00Z"/>
                    <w:lang w:val="de-DE"/>
                  </w:rPr>
                </w:rPrChange>
              </w:rPr>
            </w:pPr>
            <w:ins w:id="26079" w:author="Thomas Dietz" w:date="2012-08-08T17:05:00Z">
              <w:r w:rsidRPr="009F3611">
                <w:rPr>
                  <w:rPrChange w:id="26080"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26081" w:author="Thomas Dietz" w:date="2012-08-08T17:05:00Z"/>
                <w:rPrChange w:id="26082" w:author="Thomas Dietz" w:date="2012-08-08T17:05:00Z">
                  <w:rPr>
                    <w:ins w:id="26083" w:author="Thomas Dietz" w:date="2012-08-08T17:05:00Z"/>
                    <w:lang w:val="de-DE"/>
                  </w:rPr>
                </w:rPrChange>
              </w:rPr>
            </w:pPr>
            <w:ins w:id="26084" w:author="Thomas Dietz" w:date="2012-08-08T17:05:00Z">
              <w:r w:rsidRPr="009F3611">
                <w:rPr>
                  <w:rPrChange w:id="26085" w:author="Thomas Dietz" w:date="2012-08-08T17:05:00Z">
                    <w:rPr>
                      <w:lang w:val="de-DE"/>
                    </w:rPr>
                  </w:rPrChange>
                </w:rPr>
                <w:t xml:space="preserve">        does not exist. If the element already exists, a</w:t>
              </w:r>
            </w:ins>
          </w:p>
          <w:p w14:paraId="7A7D80D2" w14:textId="77777777" w:rsidR="009F3611" w:rsidRPr="009F3611" w:rsidRDefault="009F3611" w:rsidP="009F3611">
            <w:pPr>
              <w:pStyle w:val="XML1"/>
              <w:rPr>
                <w:ins w:id="26086" w:author="Thomas Dietz" w:date="2012-08-08T17:05:00Z"/>
                <w:rPrChange w:id="26087" w:author="Thomas Dietz" w:date="2012-08-08T17:05:00Z">
                  <w:rPr>
                    <w:ins w:id="26088" w:author="Thomas Dietz" w:date="2012-08-08T17:05:00Z"/>
                    <w:lang w:val="de-DE"/>
                  </w:rPr>
                </w:rPrChange>
              </w:rPr>
            </w:pPr>
            <w:ins w:id="26089" w:author="Thomas Dietz" w:date="2012-08-08T17:05:00Z">
              <w:r w:rsidRPr="009F3611">
                <w:rPr>
                  <w:rPrChange w:id="26090" w:author="Thomas Dietz" w:date="2012-08-08T17:05:00Z">
                    <w:rPr>
                      <w:lang w:val="de-DE"/>
                    </w:rPr>
                  </w:rPrChange>
                </w:rPr>
                <w:t xml:space="preserve">        'data</w:t>
              </w:r>
              <w:r w:rsidRPr="009F3611">
                <w:rPr>
                  <w:rFonts w:ascii="MS Mincho" w:eastAsia="MS Mincho" w:hAnsi="MS Mincho" w:cs="MS Mincho"/>
                  <w:rPrChange w:id="26091" w:author="Thomas Dietz" w:date="2012-08-08T17:05:00Z">
                    <w:rPr>
                      <w:rFonts w:ascii="MS Mincho" w:eastAsia="MS Mincho" w:hAnsi="MS Mincho" w:cs="MS Mincho"/>
                      <w:lang w:val="de-DE"/>
                    </w:rPr>
                  </w:rPrChange>
                </w:rPr>
                <w:t>‑</w:t>
              </w:r>
              <w:r w:rsidRPr="009F3611">
                <w:rPr>
                  <w:rPrChange w:id="26092" w:author="Thomas Dietz" w:date="2012-08-08T17:05:00Z">
                    <w:rPr>
                      <w:lang w:val="de-DE"/>
                    </w:rPr>
                  </w:rPrChange>
                </w:rPr>
                <w:t>exists' error is returned.</w:t>
              </w:r>
            </w:ins>
          </w:p>
          <w:p w14:paraId="3BC40215" w14:textId="77777777" w:rsidR="009F3611" w:rsidRPr="009F3611" w:rsidRDefault="009F3611" w:rsidP="009F3611">
            <w:pPr>
              <w:pStyle w:val="XML1"/>
              <w:rPr>
                <w:ins w:id="26093" w:author="Thomas Dietz" w:date="2012-08-08T17:05:00Z"/>
                <w:rPrChange w:id="26094" w:author="Thomas Dietz" w:date="2012-08-08T17:05:00Z">
                  <w:rPr>
                    <w:ins w:id="26095" w:author="Thomas Dietz" w:date="2012-08-08T17:05:00Z"/>
                    <w:lang w:val="de-DE"/>
                  </w:rPr>
                </w:rPrChange>
              </w:rPr>
            </w:pPr>
            <w:ins w:id="26096" w:author="Thomas Dietz" w:date="2012-08-08T17:05:00Z">
              <w:r w:rsidRPr="009F3611">
                <w:rPr>
                  <w:rPrChange w:id="26097"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26098" w:author="Thomas Dietz" w:date="2012-08-08T17:05:00Z"/>
                <w:rPrChange w:id="26099" w:author="Thomas Dietz" w:date="2012-08-08T17:05:00Z">
                  <w:rPr>
                    <w:ins w:id="26100" w:author="Thomas Dietz" w:date="2012-08-08T17:05:00Z"/>
                    <w:lang w:val="de-DE"/>
                  </w:rPr>
                </w:rPrChange>
              </w:rPr>
            </w:pPr>
            <w:ins w:id="26101" w:author="Thomas Dietz" w:date="2012-08-08T17:05:00Z">
              <w:r w:rsidRPr="009F3611">
                <w:rPr>
                  <w:rPrChange w:id="26102" w:author="Thomas Dietz" w:date="2012-08-08T17:05:00Z">
                    <w:rPr>
                      <w:lang w:val="de-DE"/>
                    </w:rPr>
                  </w:rPrChange>
                </w:rPr>
                <w:t xml:space="preserve">        exists. If the element does not exist, a 'data</w:t>
              </w:r>
              <w:r w:rsidRPr="009F3611">
                <w:rPr>
                  <w:rFonts w:ascii="MS Mincho" w:eastAsia="MS Mincho" w:hAnsi="MS Mincho" w:cs="MS Mincho"/>
                  <w:rPrChange w:id="26103" w:author="Thomas Dietz" w:date="2012-08-08T17:05:00Z">
                    <w:rPr>
                      <w:rFonts w:ascii="MS Mincho" w:eastAsia="MS Mincho" w:hAnsi="MS Mincho" w:cs="MS Mincho"/>
                      <w:lang w:val="de-DE"/>
                    </w:rPr>
                  </w:rPrChange>
                </w:rPr>
                <w:t>‑</w:t>
              </w:r>
              <w:r w:rsidRPr="009F3611">
                <w:rPr>
                  <w:rPrChange w:id="26104" w:author="Thomas Dietz" w:date="2012-08-08T17:05:00Z">
                    <w:rPr>
                      <w:lang w:val="de-DE"/>
                    </w:rPr>
                  </w:rPrChange>
                </w:rPr>
                <w:t>missing'</w:t>
              </w:r>
            </w:ins>
          </w:p>
          <w:p w14:paraId="70617FAD" w14:textId="77777777" w:rsidR="009F3611" w:rsidRPr="009F3611" w:rsidRDefault="009F3611" w:rsidP="009F3611">
            <w:pPr>
              <w:pStyle w:val="XML1"/>
              <w:rPr>
                <w:ins w:id="26105" w:author="Thomas Dietz" w:date="2012-08-08T17:05:00Z"/>
                <w:rPrChange w:id="26106" w:author="Thomas Dietz" w:date="2012-08-08T17:05:00Z">
                  <w:rPr>
                    <w:ins w:id="26107" w:author="Thomas Dietz" w:date="2012-08-08T17:05:00Z"/>
                    <w:lang w:val="de-DE"/>
                  </w:rPr>
                </w:rPrChange>
              </w:rPr>
            </w:pPr>
            <w:ins w:id="26108" w:author="Thomas Dietz" w:date="2012-08-08T17:05:00Z">
              <w:r w:rsidRPr="009F3611">
                <w:rPr>
                  <w:rPrChange w:id="26109" w:author="Thomas Dietz" w:date="2012-08-08T17:05:00Z">
                    <w:rPr>
                      <w:lang w:val="de-DE"/>
                    </w:rPr>
                  </w:rPrChange>
                </w:rPr>
                <w:t xml:space="preserve">        error is returned.";</w:t>
              </w:r>
            </w:ins>
          </w:p>
          <w:p w14:paraId="676C09E7" w14:textId="77777777" w:rsidR="009F3611" w:rsidRPr="009F3611" w:rsidRDefault="009F3611" w:rsidP="009F3611">
            <w:pPr>
              <w:pStyle w:val="XML1"/>
              <w:rPr>
                <w:ins w:id="26110" w:author="Thomas Dietz" w:date="2012-08-08T17:05:00Z"/>
                <w:rPrChange w:id="26111" w:author="Thomas Dietz" w:date="2012-08-08T17:05:00Z">
                  <w:rPr>
                    <w:ins w:id="26112" w:author="Thomas Dietz" w:date="2012-08-08T17:05:00Z"/>
                    <w:lang w:val="de-DE"/>
                  </w:rPr>
                </w:rPrChange>
              </w:rPr>
            </w:pPr>
            <w:ins w:id="26113" w:author="Thomas Dietz" w:date="2012-08-08T17:05:00Z">
              <w:r w:rsidRPr="009F3611">
                <w:rPr>
                  <w:rPrChange w:id="26114" w:author="Thomas Dietz" w:date="2012-08-08T17:05:00Z">
                    <w:rPr>
                      <w:lang w:val="de-DE"/>
                    </w:rPr>
                  </w:rPrChange>
                </w:rPr>
                <w:t xml:space="preserve">    leaf id {</w:t>
              </w:r>
            </w:ins>
          </w:p>
          <w:p w14:paraId="36C4DF13" w14:textId="77777777" w:rsidR="009F3611" w:rsidRPr="009F3611" w:rsidRDefault="009F3611" w:rsidP="009F3611">
            <w:pPr>
              <w:pStyle w:val="XML1"/>
              <w:rPr>
                <w:ins w:id="26115" w:author="Thomas Dietz" w:date="2012-08-08T17:05:00Z"/>
                <w:rPrChange w:id="26116" w:author="Thomas Dietz" w:date="2012-08-08T17:05:00Z">
                  <w:rPr>
                    <w:ins w:id="26117" w:author="Thomas Dietz" w:date="2012-08-08T17:05:00Z"/>
                    <w:lang w:val="de-DE"/>
                  </w:rPr>
                </w:rPrChange>
              </w:rPr>
            </w:pPr>
            <w:ins w:id="26118" w:author="Thomas Dietz" w:date="2012-08-08T17:05:00Z">
              <w:r w:rsidRPr="009F3611">
                <w:rPr>
                  <w:rPrChange w:id="26119" w:author="Thomas Dietz" w:date="2012-08-08T17:05:00Z">
                    <w:rPr>
                      <w:lang w:val="de-DE"/>
                    </w:rPr>
                  </w:rPrChange>
                </w:rPr>
                <w:t xml:space="preserve">      type OFConfigId;</w:t>
              </w:r>
            </w:ins>
          </w:p>
          <w:p w14:paraId="39AEB4EB" w14:textId="77777777" w:rsidR="009F3611" w:rsidRPr="009F3611" w:rsidRDefault="009F3611" w:rsidP="009F3611">
            <w:pPr>
              <w:pStyle w:val="XML1"/>
              <w:rPr>
                <w:ins w:id="26120" w:author="Thomas Dietz" w:date="2012-08-08T17:05:00Z"/>
                <w:rPrChange w:id="26121" w:author="Thomas Dietz" w:date="2012-08-08T17:05:00Z">
                  <w:rPr>
                    <w:ins w:id="26122" w:author="Thomas Dietz" w:date="2012-08-08T17:05:00Z"/>
                    <w:lang w:val="de-DE"/>
                  </w:rPr>
                </w:rPrChange>
              </w:rPr>
            </w:pPr>
            <w:ins w:id="26123" w:author="Thomas Dietz" w:date="2012-08-08T17:05:00Z">
              <w:r w:rsidRPr="009F3611">
                <w:rPr>
                  <w:rPrChange w:id="26124" w:author="Thomas Dietz" w:date="2012-08-08T17:05:00Z">
                    <w:rPr>
                      <w:lang w:val="de-DE"/>
                    </w:rPr>
                  </w:rPrChange>
                </w:rPr>
                <w:t xml:space="preserve">      mandatory true;</w:t>
              </w:r>
            </w:ins>
          </w:p>
          <w:p w14:paraId="7E5F6D1D" w14:textId="77777777" w:rsidR="009F3611" w:rsidRPr="009F3611" w:rsidRDefault="009F3611" w:rsidP="009F3611">
            <w:pPr>
              <w:pStyle w:val="XML1"/>
              <w:rPr>
                <w:ins w:id="26125" w:author="Thomas Dietz" w:date="2012-08-08T17:05:00Z"/>
                <w:rPrChange w:id="26126" w:author="Thomas Dietz" w:date="2012-08-08T17:05:00Z">
                  <w:rPr>
                    <w:ins w:id="26127" w:author="Thomas Dietz" w:date="2012-08-08T17:05:00Z"/>
                    <w:lang w:val="de-DE"/>
                  </w:rPr>
                </w:rPrChange>
              </w:rPr>
            </w:pPr>
            <w:ins w:id="26128" w:author="Thomas Dietz" w:date="2012-08-08T17:05:00Z">
              <w:r w:rsidRPr="009F3611">
                <w:rPr>
                  <w:rPrChange w:id="26129"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26130" w:author="Thomas Dietz" w:date="2012-08-08T17:05:00Z"/>
                <w:rPrChange w:id="26131" w:author="Thomas Dietz" w:date="2012-08-08T17:05:00Z">
                  <w:rPr>
                    <w:ins w:id="26132" w:author="Thomas Dietz" w:date="2012-08-08T17:05:00Z"/>
                    <w:lang w:val="de-DE"/>
                  </w:rPr>
                </w:rPrChange>
              </w:rPr>
            </w:pPr>
            <w:ins w:id="26133" w:author="Thomas Dietz" w:date="2012-08-08T17:05:00Z">
              <w:r w:rsidRPr="009F3611">
                <w:rPr>
                  <w:rPrChange w:id="26134"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26135" w:author="Thomas Dietz" w:date="2012-08-08T17:05:00Z"/>
                <w:rPrChange w:id="26136" w:author="Thomas Dietz" w:date="2012-08-08T17:05:00Z">
                  <w:rPr>
                    <w:ins w:id="26137" w:author="Thomas Dietz" w:date="2012-08-08T17:05:00Z"/>
                    <w:lang w:val="de-DE"/>
                  </w:rPr>
                </w:rPrChange>
              </w:rPr>
            </w:pPr>
            <w:ins w:id="26138" w:author="Thomas Dietz" w:date="2012-08-08T17:05:00Z">
              <w:r w:rsidRPr="009F3611">
                <w:rPr>
                  <w:rPrChange w:id="26139" w:author="Thomas Dietz" w:date="2012-08-08T17:05:00Z">
                    <w:rPr>
                      <w:lang w:val="de-DE"/>
                    </w:rPr>
                  </w:rPrChange>
                </w:rPr>
                <w:t xml:space="preserve">        context of an OpenFlow Capable Switch.  It MUST be</w:t>
              </w:r>
            </w:ins>
          </w:p>
          <w:p w14:paraId="20ECDFC2" w14:textId="77777777" w:rsidR="009F3611" w:rsidRPr="009F3611" w:rsidRDefault="009F3611" w:rsidP="009F3611">
            <w:pPr>
              <w:pStyle w:val="XML1"/>
              <w:rPr>
                <w:ins w:id="26140" w:author="Thomas Dietz" w:date="2012-08-08T17:05:00Z"/>
                <w:rPrChange w:id="26141" w:author="Thomas Dietz" w:date="2012-08-08T17:05:00Z">
                  <w:rPr>
                    <w:ins w:id="26142" w:author="Thomas Dietz" w:date="2012-08-08T17:05:00Z"/>
                    <w:lang w:val="de-DE"/>
                  </w:rPr>
                </w:rPrChange>
              </w:rPr>
            </w:pPr>
            <w:ins w:id="26143" w:author="Thomas Dietz" w:date="2012-08-08T17:05:00Z">
              <w:r w:rsidRPr="009F3611">
                <w:rPr>
                  <w:rPrChange w:id="26144" w:author="Thomas Dietz" w:date="2012-08-08T17:05:00Z">
                    <w:rPr>
                      <w:lang w:val="de-DE"/>
                    </w:rPr>
                  </w:rPrChange>
                </w:rPr>
                <w:t xml:space="preserve">        persistent across reboots of the OpenFlow Capable Switch.</w:t>
              </w:r>
            </w:ins>
          </w:p>
          <w:p w14:paraId="3A50DDEF" w14:textId="77777777" w:rsidR="009F3611" w:rsidRPr="009F3611" w:rsidRDefault="009F3611" w:rsidP="009F3611">
            <w:pPr>
              <w:pStyle w:val="XML1"/>
              <w:rPr>
                <w:ins w:id="26145" w:author="Thomas Dietz" w:date="2012-08-08T17:05:00Z"/>
                <w:rPrChange w:id="26146" w:author="Thomas Dietz" w:date="2012-08-08T17:05:00Z">
                  <w:rPr>
                    <w:ins w:id="26147" w:author="Thomas Dietz" w:date="2012-08-08T17:05:00Z"/>
                    <w:lang w:val="de-DE"/>
                  </w:rPr>
                </w:rPrChange>
              </w:rPr>
            </w:pPr>
          </w:p>
          <w:p w14:paraId="4B5EE61A" w14:textId="77777777" w:rsidR="009F3611" w:rsidRPr="009F3611" w:rsidRDefault="009F3611" w:rsidP="009F3611">
            <w:pPr>
              <w:pStyle w:val="XML1"/>
              <w:rPr>
                <w:ins w:id="26148" w:author="Thomas Dietz" w:date="2012-08-08T17:05:00Z"/>
                <w:rPrChange w:id="26149" w:author="Thomas Dietz" w:date="2012-08-08T17:05:00Z">
                  <w:rPr>
                    <w:ins w:id="26150" w:author="Thomas Dietz" w:date="2012-08-08T17:05:00Z"/>
                    <w:lang w:val="de-DE"/>
                  </w:rPr>
                </w:rPrChange>
              </w:rPr>
            </w:pPr>
            <w:ins w:id="26151" w:author="Thomas Dietz" w:date="2012-08-08T17:05:00Z">
              <w:r w:rsidRPr="009F3611">
                <w:rPr>
                  <w:rPrChange w:id="26152"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26153" w:author="Thomas Dietz" w:date="2012-08-08T17:05:00Z"/>
                <w:rPrChange w:id="26154" w:author="Thomas Dietz" w:date="2012-08-08T17:05:00Z">
                  <w:rPr>
                    <w:ins w:id="26155" w:author="Thomas Dietz" w:date="2012-08-08T17:05:00Z"/>
                    <w:lang w:val="de-DE"/>
                  </w:rPr>
                </w:rPrChange>
              </w:rPr>
            </w:pPr>
            <w:ins w:id="26156" w:author="Thomas Dietz" w:date="2012-08-08T17:05:00Z">
              <w:r w:rsidRPr="009F3611">
                <w:rPr>
                  <w:rPrChange w:id="26157" w:author="Thomas Dietz" w:date="2012-08-08T17:05:00Z">
                    <w:rPr>
                      <w:lang w:val="de-DE"/>
                    </w:rPr>
                  </w:rPrChange>
                </w:rPr>
                <w:t xml:space="preserve">        controller.";</w:t>
              </w:r>
            </w:ins>
          </w:p>
          <w:p w14:paraId="43538124" w14:textId="77777777" w:rsidR="009F3611" w:rsidRPr="009F3611" w:rsidRDefault="009F3611" w:rsidP="009F3611">
            <w:pPr>
              <w:pStyle w:val="XML1"/>
              <w:rPr>
                <w:ins w:id="26158" w:author="Thomas Dietz" w:date="2012-08-08T17:05:00Z"/>
                <w:rPrChange w:id="26159" w:author="Thomas Dietz" w:date="2012-08-08T17:05:00Z">
                  <w:rPr>
                    <w:ins w:id="26160" w:author="Thomas Dietz" w:date="2012-08-08T17:05:00Z"/>
                    <w:lang w:val="de-DE"/>
                  </w:rPr>
                </w:rPrChange>
              </w:rPr>
            </w:pPr>
            <w:ins w:id="26161" w:author="Thomas Dietz" w:date="2012-08-08T17:05:00Z">
              <w:r w:rsidRPr="009F3611">
                <w:rPr>
                  <w:rPrChange w:id="26162" w:author="Thomas Dietz" w:date="2012-08-08T17:05:00Z">
                    <w:rPr>
                      <w:lang w:val="de-DE"/>
                    </w:rPr>
                  </w:rPrChange>
                </w:rPr>
                <w:t xml:space="preserve">    }</w:t>
              </w:r>
            </w:ins>
          </w:p>
          <w:p w14:paraId="758E1937" w14:textId="77777777" w:rsidR="009F3611" w:rsidRPr="009F3611" w:rsidRDefault="009F3611" w:rsidP="009F3611">
            <w:pPr>
              <w:pStyle w:val="XML1"/>
              <w:rPr>
                <w:ins w:id="26163" w:author="Thomas Dietz" w:date="2012-08-08T17:05:00Z"/>
                <w:rPrChange w:id="26164" w:author="Thomas Dietz" w:date="2012-08-08T17:05:00Z">
                  <w:rPr>
                    <w:ins w:id="26165" w:author="Thomas Dietz" w:date="2012-08-08T17:05:00Z"/>
                    <w:lang w:val="de-DE"/>
                  </w:rPr>
                </w:rPrChange>
              </w:rPr>
            </w:pPr>
            <w:ins w:id="26166" w:author="Thomas Dietz" w:date="2012-08-08T17:05:00Z">
              <w:r w:rsidRPr="009F3611">
                <w:rPr>
                  <w:rPrChange w:id="26167" w:author="Thomas Dietz" w:date="2012-08-08T17:05:00Z">
                    <w:rPr>
                      <w:lang w:val="de-DE"/>
                    </w:rPr>
                  </w:rPrChange>
                </w:rPr>
                <w:t xml:space="preserve">    leaf role {</w:t>
              </w:r>
            </w:ins>
          </w:p>
          <w:p w14:paraId="676A5CB2" w14:textId="77777777" w:rsidR="009F3611" w:rsidRPr="009F3611" w:rsidRDefault="009F3611" w:rsidP="009F3611">
            <w:pPr>
              <w:pStyle w:val="XML1"/>
              <w:rPr>
                <w:ins w:id="26168" w:author="Thomas Dietz" w:date="2012-08-08T17:05:00Z"/>
                <w:rPrChange w:id="26169" w:author="Thomas Dietz" w:date="2012-08-08T17:05:00Z">
                  <w:rPr>
                    <w:ins w:id="26170" w:author="Thomas Dietz" w:date="2012-08-08T17:05:00Z"/>
                    <w:lang w:val="de-DE"/>
                  </w:rPr>
                </w:rPrChange>
              </w:rPr>
            </w:pPr>
            <w:ins w:id="26171" w:author="Thomas Dietz" w:date="2012-08-08T17:05:00Z">
              <w:r w:rsidRPr="009F3611">
                <w:rPr>
                  <w:rPrChange w:id="26172" w:author="Thomas Dietz" w:date="2012-08-08T17:05:00Z">
                    <w:rPr>
                      <w:lang w:val="de-DE"/>
                    </w:rPr>
                  </w:rPrChange>
                </w:rPr>
                <w:t xml:space="preserve">      type enumeration {</w:t>
              </w:r>
            </w:ins>
          </w:p>
          <w:p w14:paraId="76731352" w14:textId="77777777" w:rsidR="009F3611" w:rsidRPr="009F3611" w:rsidRDefault="009F3611" w:rsidP="009F3611">
            <w:pPr>
              <w:pStyle w:val="XML1"/>
              <w:rPr>
                <w:ins w:id="26173" w:author="Thomas Dietz" w:date="2012-08-08T17:05:00Z"/>
                <w:rPrChange w:id="26174" w:author="Thomas Dietz" w:date="2012-08-08T17:05:00Z">
                  <w:rPr>
                    <w:ins w:id="26175" w:author="Thomas Dietz" w:date="2012-08-08T17:05:00Z"/>
                    <w:lang w:val="de-DE"/>
                  </w:rPr>
                </w:rPrChange>
              </w:rPr>
            </w:pPr>
            <w:ins w:id="26176" w:author="Thomas Dietz" w:date="2012-08-08T17:05:00Z">
              <w:r w:rsidRPr="009F3611">
                <w:rPr>
                  <w:rPrChange w:id="26177" w:author="Thomas Dietz" w:date="2012-08-08T17:05:00Z">
                    <w:rPr>
                      <w:lang w:val="de-DE"/>
                    </w:rPr>
                  </w:rPrChange>
                </w:rPr>
                <w:t xml:space="preserve">        enum master;</w:t>
              </w:r>
            </w:ins>
          </w:p>
          <w:p w14:paraId="37B917E4" w14:textId="77777777" w:rsidR="009F3611" w:rsidRPr="009F3611" w:rsidRDefault="009F3611" w:rsidP="009F3611">
            <w:pPr>
              <w:pStyle w:val="XML1"/>
              <w:rPr>
                <w:ins w:id="26178" w:author="Thomas Dietz" w:date="2012-08-08T17:05:00Z"/>
                <w:rPrChange w:id="26179" w:author="Thomas Dietz" w:date="2012-08-08T17:05:00Z">
                  <w:rPr>
                    <w:ins w:id="26180" w:author="Thomas Dietz" w:date="2012-08-08T17:05:00Z"/>
                    <w:lang w:val="de-DE"/>
                  </w:rPr>
                </w:rPrChange>
              </w:rPr>
            </w:pPr>
            <w:ins w:id="26181" w:author="Thomas Dietz" w:date="2012-08-08T17:05:00Z">
              <w:r w:rsidRPr="009F3611">
                <w:rPr>
                  <w:rPrChange w:id="26182" w:author="Thomas Dietz" w:date="2012-08-08T17:05:00Z">
                    <w:rPr>
                      <w:lang w:val="de-DE"/>
                    </w:rPr>
                  </w:rPrChange>
                </w:rPr>
                <w:t xml:space="preserve">        enum slave;</w:t>
              </w:r>
            </w:ins>
          </w:p>
          <w:p w14:paraId="52D65D45" w14:textId="77777777" w:rsidR="009F3611" w:rsidRPr="009F3611" w:rsidRDefault="009F3611" w:rsidP="009F3611">
            <w:pPr>
              <w:pStyle w:val="XML1"/>
              <w:rPr>
                <w:ins w:id="26183" w:author="Thomas Dietz" w:date="2012-08-08T17:05:00Z"/>
                <w:rPrChange w:id="26184" w:author="Thomas Dietz" w:date="2012-08-08T17:05:00Z">
                  <w:rPr>
                    <w:ins w:id="26185" w:author="Thomas Dietz" w:date="2012-08-08T17:05:00Z"/>
                    <w:lang w:val="de-DE"/>
                  </w:rPr>
                </w:rPrChange>
              </w:rPr>
            </w:pPr>
            <w:ins w:id="26186" w:author="Thomas Dietz" w:date="2012-08-08T17:05:00Z">
              <w:r w:rsidRPr="009F3611">
                <w:rPr>
                  <w:rPrChange w:id="26187" w:author="Thomas Dietz" w:date="2012-08-08T17:05:00Z">
                    <w:rPr>
                      <w:lang w:val="de-DE"/>
                    </w:rPr>
                  </w:rPrChange>
                </w:rPr>
                <w:t xml:space="preserve">        enum equal;</w:t>
              </w:r>
            </w:ins>
          </w:p>
          <w:p w14:paraId="04C4F8EF" w14:textId="77777777" w:rsidR="009F3611" w:rsidRPr="009F3611" w:rsidRDefault="009F3611" w:rsidP="009F3611">
            <w:pPr>
              <w:pStyle w:val="XML1"/>
              <w:rPr>
                <w:ins w:id="26188" w:author="Thomas Dietz" w:date="2012-08-08T17:05:00Z"/>
                <w:rPrChange w:id="26189" w:author="Thomas Dietz" w:date="2012-08-08T17:05:00Z">
                  <w:rPr>
                    <w:ins w:id="26190" w:author="Thomas Dietz" w:date="2012-08-08T17:05:00Z"/>
                    <w:lang w:val="de-DE"/>
                  </w:rPr>
                </w:rPrChange>
              </w:rPr>
            </w:pPr>
            <w:ins w:id="26191" w:author="Thomas Dietz" w:date="2012-08-08T17:05:00Z">
              <w:r w:rsidRPr="009F3611">
                <w:rPr>
                  <w:rPrChange w:id="26192" w:author="Thomas Dietz" w:date="2012-08-08T17:05:00Z">
                    <w:rPr>
                      <w:lang w:val="de-DE"/>
                    </w:rPr>
                  </w:rPrChange>
                </w:rPr>
                <w:t xml:space="preserve">      }</w:t>
              </w:r>
            </w:ins>
          </w:p>
          <w:p w14:paraId="138EACA3" w14:textId="77777777" w:rsidR="009F3611" w:rsidRPr="009F3611" w:rsidRDefault="009F3611" w:rsidP="009F3611">
            <w:pPr>
              <w:pStyle w:val="XML1"/>
              <w:rPr>
                <w:ins w:id="26193" w:author="Thomas Dietz" w:date="2012-08-08T17:05:00Z"/>
                <w:rPrChange w:id="26194" w:author="Thomas Dietz" w:date="2012-08-08T17:05:00Z">
                  <w:rPr>
                    <w:ins w:id="26195" w:author="Thomas Dietz" w:date="2012-08-08T17:05:00Z"/>
                    <w:lang w:val="de-DE"/>
                  </w:rPr>
                </w:rPrChange>
              </w:rPr>
            </w:pPr>
            <w:ins w:id="26196" w:author="Thomas Dietz" w:date="2012-08-08T17:05:00Z">
              <w:r w:rsidRPr="009F3611">
                <w:rPr>
                  <w:rPrChange w:id="26197" w:author="Thomas Dietz" w:date="2012-08-08T17:05:00Z">
                    <w:rPr>
                      <w:lang w:val="de-DE"/>
                    </w:rPr>
                  </w:rPrChange>
                </w:rPr>
                <w:t xml:space="preserve">      default equal;</w:t>
              </w:r>
            </w:ins>
          </w:p>
          <w:p w14:paraId="6381AB73" w14:textId="77777777" w:rsidR="009F3611" w:rsidRPr="009F3611" w:rsidRDefault="009F3611" w:rsidP="009F3611">
            <w:pPr>
              <w:pStyle w:val="XML1"/>
              <w:rPr>
                <w:ins w:id="26198" w:author="Thomas Dietz" w:date="2012-08-08T17:05:00Z"/>
                <w:rPrChange w:id="26199" w:author="Thomas Dietz" w:date="2012-08-08T17:05:00Z">
                  <w:rPr>
                    <w:ins w:id="26200" w:author="Thomas Dietz" w:date="2012-08-08T17:05:00Z"/>
                    <w:lang w:val="de-DE"/>
                  </w:rPr>
                </w:rPrChange>
              </w:rPr>
            </w:pPr>
            <w:ins w:id="26201" w:author="Thomas Dietz" w:date="2012-08-08T17:05:00Z">
              <w:r w:rsidRPr="009F3611">
                <w:rPr>
                  <w:rPrChange w:id="26202"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26203" w:author="Thomas Dietz" w:date="2012-08-08T17:05:00Z"/>
                <w:rPrChange w:id="26204" w:author="Thomas Dietz" w:date="2012-08-08T17:05:00Z">
                  <w:rPr>
                    <w:ins w:id="26205" w:author="Thomas Dietz" w:date="2012-08-08T17:05:00Z"/>
                    <w:lang w:val="de-DE"/>
                  </w:rPr>
                </w:rPrChange>
              </w:rPr>
            </w:pPr>
            <w:ins w:id="26206" w:author="Thomas Dietz" w:date="2012-08-08T17:05:00Z">
              <w:r w:rsidRPr="009F3611">
                <w:rPr>
                  <w:rPrChange w:id="26207"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26208" w:author="Thomas Dietz" w:date="2012-08-08T17:05:00Z"/>
                <w:rPrChange w:id="26209" w:author="Thomas Dietz" w:date="2012-08-08T17:05:00Z">
                  <w:rPr>
                    <w:ins w:id="26210" w:author="Thomas Dietz" w:date="2012-08-08T17:05:00Z"/>
                    <w:lang w:val="de-DE"/>
                  </w:rPr>
                </w:rPrChange>
              </w:rPr>
            </w:pPr>
            <w:ins w:id="26211" w:author="Thomas Dietz" w:date="2012-08-08T17:05:00Z">
              <w:r w:rsidRPr="009F3611">
                <w:rPr>
                  <w:rPrChange w:id="26212"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26213" w:author="Thomas Dietz" w:date="2012-08-08T17:05:00Z"/>
                <w:rPrChange w:id="26214" w:author="Thomas Dietz" w:date="2012-08-08T17:05:00Z">
                  <w:rPr>
                    <w:ins w:id="26215" w:author="Thomas Dietz" w:date="2012-08-08T17:05:00Z"/>
                    <w:lang w:val="de-DE"/>
                  </w:rPr>
                </w:rPrChange>
              </w:rPr>
            </w:pPr>
            <w:ins w:id="26216" w:author="Thomas Dietz" w:date="2012-08-08T17:05:00Z">
              <w:r w:rsidRPr="009F3611">
                <w:rPr>
                  <w:rPrChange w:id="26217"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26218" w:author="Thomas Dietz" w:date="2012-08-08T17:05:00Z"/>
                <w:rPrChange w:id="26219" w:author="Thomas Dietz" w:date="2012-08-08T17:05:00Z">
                  <w:rPr>
                    <w:ins w:id="26220" w:author="Thomas Dietz" w:date="2012-08-08T17:05:00Z"/>
                    <w:lang w:val="de-DE"/>
                  </w:rPr>
                </w:rPrChange>
              </w:rPr>
            </w:pPr>
            <w:ins w:id="26221" w:author="Thomas Dietz" w:date="2012-08-08T17:05:00Z">
              <w:r w:rsidRPr="009F3611">
                <w:rPr>
                  <w:rPrChange w:id="26222"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26223" w:author="Thomas Dietz" w:date="2012-08-08T17:05:00Z"/>
                <w:rPrChange w:id="26224" w:author="Thomas Dietz" w:date="2012-08-08T17:05:00Z">
                  <w:rPr>
                    <w:ins w:id="26225" w:author="Thomas Dietz" w:date="2012-08-08T17:05:00Z"/>
                    <w:lang w:val="de-DE"/>
                  </w:rPr>
                </w:rPrChange>
              </w:rPr>
            </w:pPr>
            <w:ins w:id="26226" w:author="Thomas Dietz" w:date="2012-08-08T17:05:00Z">
              <w:r w:rsidRPr="009F3611">
                <w:rPr>
                  <w:rPrChange w:id="26227"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26228" w:author="Thomas Dietz" w:date="2012-08-08T17:05:00Z"/>
                <w:rPrChange w:id="26229" w:author="Thomas Dietz" w:date="2012-08-08T17:05:00Z">
                  <w:rPr>
                    <w:ins w:id="26230" w:author="Thomas Dietz" w:date="2012-08-08T17:05:00Z"/>
                    <w:lang w:val="de-DE"/>
                  </w:rPr>
                </w:rPrChange>
              </w:rPr>
            </w:pPr>
            <w:ins w:id="26231" w:author="Thomas Dietz" w:date="2012-08-08T17:05:00Z">
              <w:r w:rsidRPr="009F3611">
                <w:rPr>
                  <w:rPrChange w:id="26232" w:author="Thomas Dietz" w:date="2012-08-08T17:05:00Z">
                    <w:rPr>
                      <w:lang w:val="de-DE"/>
                    </w:rPr>
                  </w:rPrChange>
                </w:rPr>
                <w:t xml:space="preserve">        default role 'equal'.  A role other than 'equal' MAY be</w:t>
              </w:r>
            </w:ins>
          </w:p>
          <w:p w14:paraId="7018A7CC" w14:textId="77777777" w:rsidR="009F3611" w:rsidRPr="009F3611" w:rsidRDefault="009F3611" w:rsidP="009F3611">
            <w:pPr>
              <w:pStyle w:val="XML1"/>
              <w:rPr>
                <w:ins w:id="26233" w:author="Thomas Dietz" w:date="2012-08-08T17:05:00Z"/>
                <w:rPrChange w:id="26234" w:author="Thomas Dietz" w:date="2012-08-08T17:05:00Z">
                  <w:rPr>
                    <w:ins w:id="26235" w:author="Thomas Dietz" w:date="2012-08-08T17:05:00Z"/>
                    <w:lang w:val="de-DE"/>
                  </w:rPr>
                </w:rPrChange>
              </w:rPr>
            </w:pPr>
            <w:ins w:id="26236" w:author="Thomas Dietz" w:date="2012-08-08T17:05:00Z">
              <w:r w:rsidRPr="009F3611">
                <w:rPr>
                  <w:rPrChange w:id="26237" w:author="Thomas Dietz" w:date="2012-08-08T17:05:00Z">
                    <w:rPr>
                      <w:lang w:val="de-DE"/>
                    </w:rPr>
                  </w:rPrChange>
                </w:rPr>
                <w:t xml:space="preserve">        assigned to a controller.  Roles 'slave' and 'equal' MAY be</w:t>
              </w:r>
            </w:ins>
          </w:p>
          <w:p w14:paraId="7CEA355E" w14:textId="77777777" w:rsidR="009F3611" w:rsidRPr="009F3611" w:rsidRDefault="009F3611" w:rsidP="009F3611">
            <w:pPr>
              <w:pStyle w:val="XML1"/>
              <w:rPr>
                <w:ins w:id="26238" w:author="Thomas Dietz" w:date="2012-08-08T17:05:00Z"/>
                <w:rPrChange w:id="26239" w:author="Thomas Dietz" w:date="2012-08-08T17:05:00Z">
                  <w:rPr>
                    <w:ins w:id="26240" w:author="Thomas Dietz" w:date="2012-08-08T17:05:00Z"/>
                    <w:lang w:val="de-DE"/>
                  </w:rPr>
                </w:rPrChange>
              </w:rPr>
            </w:pPr>
            <w:ins w:id="26241" w:author="Thomas Dietz" w:date="2012-08-08T17:05:00Z">
              <w:r w:rsidRPr="009F3611">
                <w:rPr>
                  <w:rPrChange w:id="26242" w:author="Thomas Dietz" w:date="2012-08-08T17:05:00Z">
                    <w:rPr>
                      <w:lang w:val="de-DE"/>
                    </w:rPr>
                  </w:rPrChange>
                </w:rPr>
                <w:t xml:space="preserve">        assigned to multiple controllers.  Role 'master' MUST NOT</w:t>
              </w:r>
            </w:ins>
          </w:p>
          <w:p w14:paraId="400E4585" w14:textId="77777777" w:rsidR="009F3611" w:rsidRPr="009F3611" w:rsidRDefault="009F3611" w:rsidP="009F3611">
            <w:pPr>
              <w:pStyle w:val="XML1"/>
              <w:rPr>
                <w:ins w:id="26243" w:author="Thomas Dietz" w:date="2012-08-08T17:05:00Z"/>
                <w:rPrChange w:id="26244" w:author="Thomas Dietz" w:date="2012-08-08T17:05:00Z">
                  <w:rPr>
                    <w:ins w:id="26245" w:author="Thomas Dietz" w:date="2012-08-08T17:05:00Z"/>
                    <w:lang w:val="de-DE"/>
                  </w:rPr>
                </w:rPrChange>
              </w:rPr>
            </w:pPr>
            <w:ins w:id="26246" w:author="Thomas Dietz" w:date="2012-08-08T17:05:00Z">
              <w:r w:rsidRPr="009F3611">
                <w:rPr>
                  <w:rPrChange w:id="26247" w:author="Thomas Dietz" w:date="2012-08-08T17:05:00Z">
                    <w:rPr>
                      <w:lang w:val="de-DE"/>
                    </w:rPr>
                  </w:rPrChange>
                </w:rPr>
                <w:t xml:space="preserve">        be assigned to more than one controller.</w:t>
              </w:r>
            </w:ins>
          </w:p>
          <w:p w14:paraId="7E8DC838" w14:textId="77777777" w:rsidR="009F3611" w:rsidRPr="009F3611" w:rsidRDefault="009F3611" w:rsidP="009F3611">
            <w:pPr>
              <w:pStyle w:val="XML1"/>
              <w:rPr>
                <w:ins w:id="26248" w:author="Thomas Dietz" w:date="2012-08-08T17:05:00Z"/>
                <w:rPrChange w:id="26249" w:author="Thomas Dietz" w:date="2012-08-08T17:05:00Z">
                  <w:rPr>
                    <w:ins w:id="26250" w:author="Thomas Dietz" w:date="2012-08-08T17:05:00Z"/>
                    <w:lang w:val="de-DE"/>
                  </w:rPr>
                </w:rPrChange>
              </w:rPr>
            </w:pPr>
          </w:p>
          <w:p w14:paraId="2047026F" w14:textId="77777777" w:rsidR="009F3611" w:rsidRPr="009F3611" w:rsidRDefault="009F3611" w:rsidP="009F3611">
            <w:pPr>
              <w:pStyle w:val="XML1"/>
              <w:rPr>
                <w:ins w:id="26251" w:author="Thomas Dietz" w:date="2012-08-08T17:05:00Z"/>
                <w:rPrChange w:id="26252" w:author="Thomas Dietz" w:date="2012-08-08T17:05:00Z">
                  <w:rPr>
                    <w:ins w:id="26253" w:author="Thomas Dietz" w:date="2012-08-08T17:05:00Z"/>
                    <w:lang w:val="de-DE"/>
                  </w:rPr>
                </w:rPrChange>
              </w:rPr>
            </w:pPr>
            <w:ins w:id="26254" w:author="Thomas Dietz" w:date="2012-08-08T17:05:00Z">
              <w:r w:rsidRPr="009F3611">
                <w:rPr>
                  <w:rPrChange w:id="26255"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26256" w:author="Thomas Dietz" w:date="2012-08-08T17:05:00Z"/>
                <w:rPrChange w:id="26257" w:author="Thomas Dietz" w:date="2012-08-08T17:05:00Z">
                  <w:rPr>
                    <w:ins w:id="26258" w:author="Thomas Dietz" w:date="2012-08-08T17:05:00Z"/>
                    <w:lang w:val="de-DE"/>
                  </w:rPr>
                </w:rPrChange>
              </w:rPr>
            </w:pPr>
            <w:ins w:id="26259" w:author="Thomas Dietz" w:date="2012-08-08T17:05:00Z">
              <w:r w:rsidRPr="009F3611">
                <w:rPr>
                  <w:rPrChange w:id="26260" w:author="Thomas Dietz" w:date="2012-08-08T17:05:00Z">
                    <w:rPr>
                      <w:lang w:val="de-DE"/>
                    </w:rPr>
                  </w:rPrChange>
                </w:rPr>
                <w:t xml:space="preserve">        defaults to 'equal'.";</w:t>
              </w:r>
            </w:ins>
          </w:p>
          <w:p w14:paraId="1332EB8F" w14:textId="77777777" w:rsidR="009F3611" w:rsidRPr="009F3611" w:rsidRDefault="009F3611" w:rsidP="009F3611">
            <w:pPr>
              <w:pStyle w:val="XML1"/>
              <w:rPr>
                <w:ins w:id="26261" w:author="Thomas Dietz" w:date="2012-08-08T17:05:00Z"/>
                <w:rPrChange w:id="26262" w:author="Thomas Dietz" w:date="2012-08-08T17:05:00Z">
                  <w:rPr>
                    <w:ins w:id="26263" w:author="Thomas Dietz" w:date="2012-08-08T17:05:00Z"/>
                    <w:lang w:val="de-DE"/>
                  </w:rPr>
                </w:rPrChange>
              </w:rPr>
            </w:pPr>
            <w:ins w:id="26264" w:author="Thomas Dietz" w:date="2012-08-08T17:05:00Z">
              <w:r w:rsidRPr="009F3611">
                <w:rPr>
                  <w:rPrChange w:id="26265" w:author="Thomas Dietz" w:date="2012-08-08T17:05:00Z">
                    <w:rPr>
                      <w:lang w:val="de-DE"/>
                    </w:rPr>
                  </w:rPrChange>
                </w:rPr>
                <w:t xml:space="preserve">    }</w:t>
              </w:r>
            </w:ins>
          </w:p>
          <w:p w14:paraId="23838EF7" w14:textId="77777777" w:rsidR="009F3611" w:rsidRPr="009F3611" w:rsidRDefault="009F3611" w:rsidP="009F3611">
            <w:pPr>
              <w:pStyle w:val="XML1"/>
              <w:rPr>
                <w:ins w:id="26266" w:author="Thomas Dietz" w:date="2012-08-08T17:05:00Z"/>
                <w:rPrChange w:id="26267" w:author="Thomas Dietz" w:date="2012-08-08T17:05:00Z">
                  <w:rPr>
                    <w:ins w:id="26268" w:author="Thomas Dietz" w:date="2012-08-08T17:05:00Z"/>
                    <w:lang w:val="de-DE"/>
                  </w:rPr>
                </w:rPrChange>
              </w:rPr>
            </w:pPr>
            <w:ins w:id="26269" w:author="Thomas Dietz" w:date="2012-08-08T17:05:00Z">
              <w:r w:rsidRPr="009F3611">
                <w:rPr>
                  <w:rPrChange w:id="26270" w:author="Thomas Dietz" w:date="2012-08-08T17:05:00Z">
                    <w:rPr>
                      <w:lang w:val="de-DE"/>
                    </w:rPr>
                  </w:rPrChange>
                </w:rPr>
                <w:t xml:space="preserve">    leaf ip-address {</w:t>
              </w:r>
            </w:ins>
          </w:p>
          <w:p w14:paraId="09104E2F" w14:textId="77777777" w:rsidR="009F3611" w:rsidRPr="009F3611" w:rsidRDefault="009F3611" w:rsidP="009F3611">
            <w:pPr>
              <w:pStyle w:val="XML1"/>
              <w:rPr>
                <w:ins w:id="26271" w:author="Thomas Dietz" w:date="2012-08-08T17:05:00Z"/>
                <w:rPrChange w:id="26272" w:author="Thomas Dietz" w:date="2012-08-08T17:05:00Z">
                  <w:rPr>
                    <w:ins w:id="26273" w:author="Thomas Dietz" w:date="2012-08-08T17:05:00Z"/>
                    <w:lang w:val="de-DE"/>
                  </w:rPr>
                </w:rPrChange>
              </w:rPr>
            </w:pPr>
            <w:ins w:id="26274" w:author="Thomas Dietz" w:date="2012-08-08T17:05:00Z">
              <w:r w:rsidRPr="009F3611">
                <w:rPr>
                  <w:rPrChange w:id="26275" w:author="Thomas Dietz" w:date="2012-08-08T17:05:00Z">
                    <w:rPr>
                      <w:lang w:val="de-DE"/>
                    </w:rPr>
                  </w:rPrChange>
                </w:rPr>
                <w:t xml:space="preserve">      type inet:ip-address;</w:t>
              </w:r>
            </w:ins>
          </w:p>
          <w:p w14:paraId="51941A3E" w14:textId="77777777" w:rsidR="009F3611" w:rsidRPr="009F3611" w:rsidRDefault="009F3611" w:rsidP="009F3611">
            <w:pPr>
              <w:pStyle w:val="XML1"/>
              <w:rPr>
                <w:ins w:id="26276" w:author="Thomas Dietz" w:date="2012-08-08T17:05:00Z"/>
                <w:rPrChange w:id="26277" w:author="Thomas Dietz" w:date="2012-08-08T17:05:00Z">
                  <w:rPr>
                    <w:ins w:id="26278" w:author="Thomas Dietz" w:date="2012-08-08T17:05:00Z"/>
                    <w:lang w:val="de-DE"/>
                  </w:rPr>
                </w:rPrChange>
              </w:rPr>
            </w:pPr>
            <w:ins w:id="26279" w:author="Thomas Dietz" w:date="2012-08-08T17:05:00Z">
              <w:r w:rsidRPr="009F3611">
                <w:rPr>
                  <w:rPrChange w:id="26280" w:author="Thomas Dietz" w:date="2012-08-08T17:05:00Z">
                    <w:rPr>
                      <w:lang w:val="de-DE"/>
                    </w:rPr>
                  </w:rPrChange>
                </w:rPr>
                <w:t xml:space="preserve">      mandatory true;</w:t>
              </w:r>
            </w:ins>
          </w:p>
          <w:p w14:paraId="39BFAD11" w14:textId="77777777" w:rsidR="009F3611" w:rsidRPr="009F3611" w:rsidRDefault="009F3611" w:rsidP="009F3611">
            <w:pPr>
              <w:pStyle w:val="XML1"/>
              <w:rPr>
                <w:ins w:id="26281" w:author="Thomas Dietz" w:date="2012-08-08T17:05:00Z"/>
                <w:rPrChange w:id="26282" w:author="Thomas Dietz" w:date="2012-08-08T17:05:00Z">
                  <w:rPr>
                    <w:ins w:id="26283" w:author="Thomas Dietz" w:date="2012-08-08T17:05:00Z"/>
                    <w:lang w:val="de-DE"/>
                  </w:rPr>
                </w:rPrChange>
              </w:rPr>
            </w:pPr>
            <w:ins w:id="26284" w:author="Thomas Dietz" w:date="2012-08-08T17:05:00Z">
              <w:r w:rsidRPr="009F3611">
                <w:rPr>
                  <w:rPrChange w:id="26285" w:author="Thomas Dietz" w:date="2012-08-08T17:05:00Z">
                    <w:rPr>
                      <w:lang w:val="de-DE"/>
                    </w:rPr>
                  </w:rPrChange>
                </w:rPr>
                <w:lastRenderedPageBreak/>
                <w:t xml:space="preserve">      description "The IP address of the OpenFlow Controller.  This</w:t>
              </w:r>
            </w:ins>
          </w:p>
          <w:p w14:paraId="095F3846" w14:textId="77777777" w:rsidR="009F3611" w:rsidRPr="009F3611" w:rsidRDefault="009F3611" w:rsidP="009F3611">
            <w:pPr>
              <w:pStyle w:val="XML1"/>
              <w:rPr>
                <w:ins w:id="26286" w:author="Thomas Dietz" w:date="2012-08-08T17:05:00Z"/>
                <w:rPrChange w:id="26287" w:author="Thomas Dietz" w:date="2012-08-08T17:05:00Z">
                  <w:rPr>
                    <w:ins w:id="26288" w:author="Thomas Dietz" w:date="2012-08-08T17:05:00Z"/>
                    <w:lang w:val="de-DE"/>
                  </w:rPr>
                </w:rPrChange>
              </w:rPr>
            </w:pPr>
            <w:ins w:id="26289" w:author="Thomas Dietz" w:date="2012-08-08T17:05:00Z">
              <w:r w:rsidRPr="009F3611">
                <w:rPr>
                  <w:rPrChange w:id="26290"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26291" w:author="Thomas Dietz" w:date="2012-08-08T17:05:00Z"/>
                <w:rPrChange w:id="26292" w:author="Thomas Dietz" w:date="2012-08-08T17:05:00Z">
                  <w:rPr>
                    <w:ins w:id="26293" w:author="Thomas Dietz" w:date="2012-08-08T17:05:00Z"/>
                    <w:lang w:val="de-DE"/>
                  </w:rPr>
                </w:rPrChange>
              </w:rPr>
            </w:pPr>
            <w:ins w:id="26294" w:author="Thomas Dietz" w:date="2012-08-08T17:05:00Z">
              <w:r w:rsidRPr="009F3611">
                <w:rPr>
                  <w:rPrChange w:id="26295" w:author="Thomas Dietz" w:date="2012-08-08T17:05:00Z">
                    <w:rPr>
                      <w:lang w:val="de-DE"/>
                    </w:rPr>
                  </w:rPrChange>
                </w:rPr>
                <w:t xml:space="preserve">        connecting to the OpenFlow Controller.</w:t>
              </w:r>
            </w:ins>
          </w:p>
          <w:p w14:paraId="565DC0DB" w14:textId="77777777" w:rsidR="009F3611" w:rsidRPr="009F3611" w:rsidRDefault="009F3611" w:rsidP="009F3611">
            <w:pPr>
              <w:pStyle w:val="XML1"/>
              <w:rPr>
                <w:ins w:id="26296" w:author="Thomas Dietz" w:date="2012-08-08T17:05:00Z"/>
                <w:rPrChange w:id="26297" w:author="Thomas Dietz" w:date="2012-08-08T17:05:00Z">
                  <w:rPr>
                    <w:ins w:id="26298" w:author="Thomas Dietz" w:date="2012-08-08T17:05:00Z"/>
                    <w:lang w:val="de-DE"/>
                  </w:rPr>
                </w:rPrChange>
              </w:rPr>
            </w:pPr>
          </w:p>
          <w:p w14:paraId="65BC646D" w14:textId="77777777" w:rsidR="009F3611" w:rsidRPr="009F3611" w:rsidRDefault="009F3611" w:rsidP="009F3611">
            <w:pPr>
              <w:pStyle w:val="XML1"/>
              <w:rPr>
                <w:ins w:id="26299" w:author="Thomas Dietz" w:date="2012-08-08T17:05:00Z"/>
                <w:rPrChange w:id="26300" w:author="Thomas Dietz" w:date="2012-08-08T17:05:00Z">
                  <w:rPr>
                    <w:ins w:id="26301" w:author="Thomas Dietz" w:date="2012-08-08T17:05:00Z"/>
                    <w:lang w:val="de-DE"/>
                  </w:rPr>
                </w:rPrChange>
              </w:rPr>
            </w:pPr>
            <w:ins w:id="26302" w:author="Thomas Dietz" w:date="2012-08-08T17:05:00Z">
              <w:r w:rsidRPr="009F3611">
                <w:rPr>
                  <w:rPrChange w:id="26303"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26304" w:author="Thomas Dietz" w:date="2012-08-08T17:05:00Z"/>
                <w:rPrChange w:id="26305" w:author="Thomas Dietz" w:date="2012-08-08T17:05:00Z">
                  <w:rPr>
                    <w:ins w:id="26306" w:author="Thomas Dietz" w:date="2012-08-08T17:05:00Z"/>
                    <w:lang w:val="de-DE"/>
                  </w:rPr>
                </w:rPrChange>
              </w:rPr>
            </w:pPr>
            <w:ins w:id="26307" w:author="Thomas Dietz" w:date="2012-08-08T17:05:00Z">
              <w:r w:rsidRPr="009F3611">
                <w:rPr>
                  <w:rPrChange w:id="26308"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26309" w:author="Thomas Dietz" w:date="2012-08-08T17:05:00Z"/>
                <w:rPrChange w:id="26310" w:author="Thomas Dietz" w:date="2012-08-08T17:05:00Z">
                  <w:rPr>
                    <w:ins w:id="26311" w:author="Thomas Dietz" w:date="2012-08-08T17:05:00Z"/>
                    <w:lang w:val="de-DE"/>
                  </w:rPr>
                </w:rPrChange>
              </w:rPr>
            </w:pPr>
            <w:ins w:id="26312" w:author="Thomas Dietz" w:date="2012-08-08T17:05:00Z">
              <w:r w:rsidRPr="009F3611">
                <w:rPr>
                  <w:rPrChange w:id="26313" w:author="Thomas Dietz" w:date="2012-08-08T17:05:00Z">
                    <w:rPr>
                      <w:lang w:val="de-DE"/>
                    </w:rPr>
                  </w:rPrChange>
                </w:rPr>
                <w:t xml:space="preserve">        operation 'create', 'merge' or 'replace' and the parent</w:t>
              </w:r>
            </w:ins>
          </w:p>
          <w:p w14:paraId="211BE1BD" w14:textId="77777777" w:rsidR="009F3611" w:rsidRPr="00B80901" w:rsidRDefault="009F3611" w:rsidP="009F3611">
            <w:pPr>
              <w:pStyle w:val="XML1"/>
              <w:rPr>
                <w:ins w:id="26314" w:author="Thomas Dietz" w:date="2012-08-08T17:05:00Z"/>
                <w:rPrChange w:id="26315" w:author="Thomas Dietz" w:date="2012-08-10T13:22:00Z">
                  <w:rPr>
                    <w:ins w:id="26316" w:author="Thomas Dietz" w:date="2012-08-08T17:05:00Z"/>
                    <w:lang w:val="de-DE"/>
                  </w:rPr>
                </w:rPrChange>
              </w:rPr>
            </w:pPr>
            <w:ins w:id="26317" w:author="Thomas Dietz" w:date="2012-08-08T17:05:00Z">
              <w:r w:rsidRPr="009F3611">
                <w:rPr>
                  <w:rPrChange w:id="26318" w:author="Thomas Dietz" w:date="2012-08-08T17:05:00Z">
                    <w:rPr>
                      <w:lang w:val="de-DE"/>
                    </w:rPr>
                  </w:rPrChange>
                </w:rPr>
                <w:t xml:space="preserve">        </w:t>
              </w:r>
              <w:r w:rsidRPr="00B80901">
                <w:rPr>
                  <w:rPrChange w:id="26319" w:author="Thomas Dietz" w:date="2012-08-10T13:22:00Z">
                    <w:rPr>
                      <w:lang w:val="de-DE"/>
                    </w:rPr>
                  </w:rPrChange>
                </w:rPr>
                <w:t>element does not exist, a 'data-missing' error is</w:t>
              </w:r>
            </w:ins>
          </w:p>
          <w:p w14:paraId="45AFC9A8" w14:textId="77777777" w:rsidR="009F3611" w:rsidRPr="00B80901" w:rsidRDefault="009F3611" w:rsidP="009F3611">
            <w:pPr>
              <w:pStyle w:val="XML1"/>
              <w:rPr>
                <w:ins w:id="26320" w:author="Thomas Dietz" w:date="2012-08-08T17:05:00Z"/>
                <w:rPrChange w:id="26321" w:author="Thomas Dietz" w:date="2012-08-10T13:22:00Z">
                  <w:rPr>
                    <w:ins w:id="26322" w:author="Thomas Dietz" w:date="2012-08-08T17:05:00Z"/>
                    <w:lang w:val="de-DE"/>
                  </w:rPr>
                </w:rPrChange>
              </w:rPr>
            </w:pPr>
            <w:ins w:id="26323" w:author="Thomas Dietz" w:date="2012-08-08T17:05:00Z">
              <w:r w:rsidRPr="00B80901">
                <w:rPr>
                  <w:rPrChange w:id="26324" w:author="Thomas Dietz" w:date="2012-08-10T13:22:00Z">
                    <w:rPr>
                      <w:lang w:val="de-DE"/>
                    </w:rPr>
                  </w:rPrChange>
                </w:rPr>
                <w:t xml:space="preserve">        returned.";</w:t>
              </w:r>
            </w:ins>
          </w:p>
          <w:p w14:paraId="03D7FC24" w14:textId="77777777" w:rsidR="009F3611" w:rsidRPr="00B80901" w:rsidRDefault="009F3611" w:rsidP="009F3611">
            <w:pPr>
              <w:pStyle w:val="XML1"/>
              <w:rPr>
                <w:ins w:id="26325" w:author="Thomas Dietz" w:date="2012-08-08T17:05:00Z"/>
                <w:rPrChange w:id="26326" w:author="Thomas Dietz" w:date="2012-08-10T13:22:00Z">
                  <w:rPr>
                    <w:ins w:id="26327" w:author="Thomas Dietz" w:date="2012-08-08T17:05:00Z"/>
                    <w:lang w:val="de-DE"/>
                  </w:rPr>
                </w:rPrChange>
              </w:rPr>
            </w:pPr>
            <w:ins w:id="26328" w:author="Thomas Dietz" w:date="2012-08-08T17:05:00Z">
              <w:r w:rsidRPr="00B80901">
                <w:rPr>
                  <w:rPrChange w:id="26329" w:author="Thomas Dietz" w:date="2012-08-10T13:22:00Z">
                    <w:rPr>
                      <w:lang w:val="de-DE"/>
                    </w:rPr>
                  </w:rPrChange>
                </w:rPr>
                <w:t xml:space="preserve">    }</w:t>
              </w:r>
            </w:ins>
          </w:p>
          <w:p w14:paraId="0FF096D8" w14:textId="77777777" w:rsidR="009F3611" w:rsidRPr="00B80901" w:rsidRDefault="009F3611" w:rsidP="009F3611">
            <w:pPr>
              <w:pStyle w:val="XML1"/>
              <w:rPr>
                <w:ins w:id="26330" w:author="Thomas Dietz" w:date="2012-08-08T17:05:00Z"/>
                <w:rPrChange w:id="26331" w:author="Thomas Dietz" w:date="2012-08-10T13:22:00Z">
                  <w:rPr>
                    <w:ins w:id="26332" w:author="Thomas Dietz" w:date="2012-08-08T17:05:00Z"/>
                    <w:lang w:val="de-DE"/>
                  </w:rPr>
                </w:rPrChange>
              </w:rPr>
            </w:pPr>
            <w:ins w:id="26333" w:author="Thomas Dietz" w:date="2012-08-08T17:05:00Z">
              <w:r w:rsidRPr="00B80901">
                <w:rPr>
                  <w:rPrChange w:id="26334" w:author="Thomas Dietz" w:date="2012-08-10T13:22:00Z">
                    <w:rPr>
                      <w:lang w:val="de-DE"/>
                    </w:rPr>
                  </w:rPrChange>
                </w:rPr>
                <w:t xml:space="preserve">    leaf port {</w:t>
              </w:r>
            </w:ins>
          </w:p>
          <w:p w14:paraId="1BD7A4ED" w14:textId="77777777" w:rsidR="009F3611" w:rsidRPr="00B80901" w:rsidRDefault="009F3611" w:rsidP="009F3611">
            <w:pPr>
              <w:pStyle w:val="XML1"/>
              <w:rPr>
                <w:ins w:id="26335" w:author="Thomas Dietz" w:date="2012-08-08T17:05:00Z"/>
                <w:rPrChange w:id="26336" w:author="Thomas Dietz" w:date="2012-08-10T13:22:00Z">
                  <w:rPr>
                    <w:ins w:id="26337" w:author="Thomas Dietz" w:date="2012-08-08T17:05:00Z"/>
                    <w:lang w:val="de-DE"/>
                  </w:rPr>
                </w:rPrChange>
              </w:rPr>
            </w:pPr>
            <w:ins w:id="26338" w:author="Thomas Dietz" w:date="2012-08-08T17:05:00Z">
              <w:r w:rsidRPr="00B80901">
                <w:rPr>
                  <w:rPrChange w:id="26339" w:author="Thomas Dietz" w:date="2012-08-10T13:22:00Z">
                    <w:rPr>
                      <w:lang w:val="de-DE"/>
                    </w:rPr>
                  </w:rPrChange>
                </w:rPr>
                <w:t xml:space="preserve">      type inet:port-number;</w:t>
              </w:r>
            </w:ins>
          </w:p>
          <w:p w14:paraId="3ADEE460" w14:textId="77777777" w:rsidR="009F3611" w:rsidRPr="00B80901" w:rsidRDefault="009F3611" w:rsidP="009F3611">
            <w:pPr>
              <w:pStyle w:val="XML1"/>
              <w:rPr>
                <w:ins w:id="26340" w:author="Thomas Dietz" w:date="2012-08-08T17:05:00Z"/>
                <w:rPrChange w:id="26341" w:author="Thomas Dietz" w:date="2012-08-10T13:22:00Z">
                  <w:rPr>
                    <w:ins w:id="26342" w:author="Thomas Dietz" w:date="2012-08-08T17:05:00Z"/>
                    <w:lang w:val="de-DE"/>
                  </w:rPr>
                </w:rPrChange>
              </w:rPr>
            </w:pPr>
            <w:ins w:id="26343" w:author="Thomas Dietz" w:date="2012-08-08T17:05:00Z">
              <w:r w:rsidRPr="00B80901">
                <w:rPr>
                  <w:rPrChange w:id="26344" w:author="Thomas Dietz" w:date="2012-08-10T13:22:00Z">
                    <w:rPr>
                      <w:lang w:val="de-DE"/>
                    </w:rPr>
                  </w:rPrChange>
                </w:rPr>
                <w:t xml:space="preserve">      default 6633;</w:t>
              </w:r>
            </w:ins>
          </w:p>
          <w:p w14:paraId="13EC0D45" w14:textId="77777777" w:rsidR="009F3611" w:rsidRPr="00B80901" w:rsidRDefault="009F3611" w:rsidP="009F3611">
            <w:pPr>
              <w:pStyle w:val="XML1"/>
              <w:rPr>
                <w:ins w:id="26345" w:author="Thomas Dietz" w:date="2012-08-08T17:05:00Z"/>
                <w:rPrChange w:id="26346" w:author="Thomas Dietz" w:date="2012-08-10T13:22:00Z">
                  <w:rPr>
                    <w:ins w:id="26347" w:author="Thomas Dietz" w:date="2012-08-08T17:05:00Z"/>
                    <w:lang w:val="de-DE"/>
                  </w:rPr>
                </w:rPrChange>
              </w:rPr>
            </w:pPr>
            <w:ins w:id="26348" w:author="Thomas Dietz" w:date="2012-08-08T17:05:00Z">
              <w:r w:rsidRPr="00B80901">
                <w:rPr>
                  <w:rPrChange w:id="26349" w:author="Thomas Dietz" w:date="2012-08-10T13:22:00Z">
                    <w:rPr>
                      <w:lang w:val="de-DE"/>
                    </w:rPr>
                  </w:rPrChange>
                </w:rPr>
                <w:t xml:space="preserve">      description "The TCP port number at the OpenFlow Controller.</w:t>
              </w:r>
            </w:ins>
          </w:p>
          <w:p w14:paraId="61C5D419" w14:textId="77777777" w:rsidR="009F3611" w:rsidRPr="00B80901" w:rsidRDefault="009F3611" w:rsidP="009F3611">
            <w:pPr>
              <w:pStyle w:val="XML1"/>
              <w:rPr>
                <w:ins w:id="26350" w:author="Thomas Dietz" w:date="2012-08-08T17:05:00Z"/>
                <w:rPrChange w:id="26351" w:author="Thomas Dietz" w:date="2012-08-10T13:22:00Z">
                  <w:rPr>
                    <w:ins w:id="26352" w:author="Thomas Dietz" w:date="2012-08-08T17:05:00Z"/>
                    <w:lang w:val="de-DE"/>
                  </w:rPr>
                </w:rPrChange>
              </w:rPr>
            </w:pPr>
            <w:ins w:id="26353" w:author="Thomas Dietz" w:date="2012-08-08T17:05:00Z">
              <w:r w:rsidRPr="00B80901">
                <w:rPr>
                  <w:rPrChange w:id="26354" w:author="Thomas Dietz" w:date="2012-08-10T13:22:00Z">
                    <w:rPr>
                      <w:lang w:val="de-DE"/>
                    </w:rPr>
                  </w:rPrChange>
                </w:rPr>
                <w:t xml:space="preserve">        This port number is used by the OpenFlow Logical Switch</w:t>
              </w:r>
            </w:ins>
          </w:p>
          <w:p w14:paraId="7D66C095" w14:textId="77777777" w:rsidR="009F3611" w:rsidRPr="00B80901" w:rsidRDefault="009F3611" w:rsidP="009F3611">
            <w:pPr>
              <w:pStyle w:val="XML1"/>
              <w:rPr>
                <w:ins w:id="26355" w:author="Thomas Dietz" w:date="2012-08-08T17:05:00Z"/>
                <w:rPrChange w:id="26356" w:author="Thomas Dietz" w:date="2012-08-10T13:22:00Z">
                  <w:rPr>
                    <w:ins w:id="26357" w:author="Thomas Dietz" w:date="2012-08-08T17:05:00Z"/>
                    <w:lang w:val="de-DE"/>
                  </w:rPr>
                </w:rPrChange>
              </w:rPr>
            </w:pPr>
            <w:ins w:id="26358" w:author="Thomas Dietz" w:date="2012-08-08T17:05:00Z">
              <w:r w:rsidRPr="00B80901">
                <w:rPr>
                  <w:rPrChange w:id="26359" w:author="Thomas Dietz" w:date="2012-08-10T13:22:00Z">
                    <w:rPr>
                      <w:lang w:val="de-DE"/>
                    </w:rPr>
                  </w:rPrChange>
                </w:rPr>
                <w:t xml:space="preserve">        when connecting to the OpenFlow Controller using TCP or</w:t>
              </w:r>
            </w:ins>
          </w:p>
          <w:p w14:paraId="69F71DD8" w14:textId="77777777" w:rsidR="009F3611" w:rsidRPr="00B80901" w:rsidRDefault="009F3611" w:rsidP="009F3611">
            <w:pPr>
              <w:pStyle w:val="XML1"/>
              <w:rPr>
                <w:ins w:id="26360" w:author="Thomas Dietz" w:date="2012-08-08T17:05:00Z"/>
                <w:rPrChange w:id="26361" w:author="Thomas Dietz" w:date="2012-08-10T13:22:00Z">
                  <w:rPr>
                    <w:ins w:id="26362" w:author="Thomas Dietz" w:date="2012-08-08T17:05:00Z"/>
                    <w:lang w:val="de-DE"/>
                  </w:rPr>
                </w:rPrChange>
              </w:rPr>
            </w:pPr>
            <w:ins w:id="26363" w:author="Thomas Dietz" w:date="2012-08-08T17:05:00Z">
              <w:r w:rsidRPr="00B80901">
                <w:rPr>
                  <w:rPrChange w:id="26364" w:author="Thomas Dietz" w:date="2012-08-10T13:22:00Z">
                    <w:rPr>
                      <w:lang w:val="de-DE"/>
                    </w:rPr>
                  </w:rPrChange>
                </w:rPr>
                <w:t xml:space="preserve">        TLS.  The default value is 6633.</w:t>
              </w:r>
            </w:ins>
          </w:p>
          <w:p w14:paraId="4840E220" w14:textId="77777777" w:rsidR="009F3611" w:rsidRPr="00B80901" w:rsidRDefault="009F3611" w:rsidP="009F3611">
            <w:pPr>
              <w:pStyle w:val="XML1"/>
              <w:rPr>
                <w:ins w:id="26365" w:author="Thomas Dietz" w:date="2012-08-08T17:05:00Z"/>
                <w:rPrChange w:id="26366" w:author="Thomas Dietz" w:date="2012-08-10T13:22:00Z">
                  <w:rPr>
                    <w:ins w:id="26367" w:author="Thomas Dietz" w:date="2012-08-08T17:05:00Z"/>
                    <w:lang w:val="de-DE"/>
                  </w:rPr>
                </w:rPrChange>
              </w:rPr>
            </w:pPr>
          </w:p>
          <w:p w14:paraId="7C2FCCB9" w14:textId="77777777" w:rsidR="009F3611" w:rsidRPr="00B80901" w:rsidRDefault="009F3611" w:rsidP="009F3611">
            <w:pPr>
              <w:pStyle w:val="XML1"/>
              <w:rPr>
                <w:ins w:id="26368" w:author="Thomas Dietz" w:date="2012-08-08T17:05:00Z"/>
                <w:rPrChange w:id="26369" w:author="Thomas Dietz" w:date="2012-08-10T13:22:00Z">
                  <w:rPr>
                    <w:ins w:id="26370" w:author="Thomas Dietz" w:date="2012-08-08T17:05:00Z"/>
                    <w:lang w:val="de-DE"/>
                  </w:rPr>
                </w:rPrChange>
              </w:rPr>
            </w:pPr>
            <w:ins w:id="26371" w:author="Thomas Dietz" w:date="2012-08-08T17:05:00Z">
              <w:r w:rsidRPr="00B80901">
                <w:rPr>
                  <w:rPrChange w:id="26372" w:author="Thomas Dietz" w:date="2012-08-10T13:22:00Z">
                    <w:rPr>
                      <w:lang w:val="de-DE"/>
                    </w:rPr>
                  </w:rPrChange>
                </w:rPr>
                <w:t xml:space="preserve">        This element is optional. If this element is not present it</w:t>
              </w:r>
            </w:ins>
          </w:p>
          <w:p w14:paraId="50CDD303" w14:textId="77777777" w:rsidR="009F3611" w:rsidRPr="00B80901" w:rsidRDefault="009F3611" w:rsidP="009F3611">
            <w:pPr>
              <w:pStyle w:val="XML1"/>
              <w:rPr>
                <w:ins w:id="26373" w:author="Thomas Dietz" w:date="2012-08-08T17:05:00Z"/>
                <w:rPrChange w:id="26374" w:author="Thomas Dietz" w:date="2012-08-10T13:22:00Z">
                  <w:rPr>
                    <w:ins w:id="26375" w:author="Thomas Dietz" w:date="2012-08-08T17:05:00Z"/>
                    <w:lang w:val="de-DE"/>
                  </w:rPr>
                </w:rPrChange>
              </w:rPr>
            </w:pPr>
            <w:ins w:id="26376" w:author="Thomas Dietz" w:date="2012-08-08T17:05:00Z">
              <w:r w:rsidRPr="00B80901">
                <w:rPr>
                  <w:rPrChange w:id="26377" w:author="Thomas Dietz" w:date="2012-08-10T13:22:00Z">
                    <w:rPr>
                      <w:lang w:val="de-DE"/>
                    </w:rPr>
                  </w:rPrChange>
                </w:rPr>
                <w:t xml:space="preserve">        defaults to 6633.";</w:t>
              </w:r>
            </w:ins>
          </w:p>
          <w:p w14:paraId="0324F309" w14:textId="77777777" w:rsidR="009F3611" w:rsidRPr="00B80901" w:rsidRDefault="009F3611" w:rsidP="009F3611">
            <w:pPr>
              <w:pStyle w:val="XML1"/>
              <w:rPr>
                <w:ins w:id="26378" w:author="Thomas Dietz" w:date="2012-08-08T17:05:00Z"/>
                <w:rPrChange w:id="26379" w:author="Thomas Dietz" w:date="2012-08-10T13:22:00Z">
                  <w:rPr>
                    <w:ins w:id="26380" w:author="Thomas Dietz" w:date="2012-08-08T17:05:00Z"/>
                    <w:lang w:val="de-DE"/>
                  </w:rPr>
                </w:rPrChange>
              </w:rPr>
            </w:pPr>
            <w:ins w:id="26381" w:author="Thomas Dietz" w:date="2012-08-08T17:05:00Z">
              <w:r w:rsidRPr="00B80901">
                <w:rPr>
                  <w:rPrChange w:id="26382" w:author="Thomas Dietz" w:date="2012-08-10T13:22:00Z">
                    <w:rPr>
                      <w:lang w:val="de-DE"/>
                    </w:rPr>
                  </w:rPrChange>
                </w:rPr>
                <w:t xml:space="preserve">    }</w:t>
              </w:r>
            </w:ins>
          </w:p>
          <w:p w14:paraId="3B8C44AF" w14:textId="77777777" w:rsidR="009F3611" w:rsidRPr="00B80901" w:rsidRDefault="009F3611" w:rsidP="009F3611">
            <w:pPr>
              <w:pStyle w:val="XML1"/>
              <w:rPr>
                <w:ins w:id="26383" w:author="Thomas Dietz" w:date="2012-08-08T17:05:00Z"/>
                <w:rPrChange w:id="26384" w:author="Thomas Dietz" w:date="2012-08-10T13:22:00Z">
                  <w:rPr>
                    <w:ins w:id="26385" w:author="Thomas Dietz" w:date="2012-08-08T17:05:00Z"/>
                    <w:lang w:val="de-DE"/>
                  </w:rPr>
                </w:rPrChange>
              </w:rPr>
            </w:pPr>
            <w:ins w:id="26386" w:author="Thomas Dietz" w:date="2012-08-08T17:05:00Z">
              <w:r w:rsidRPr="00B80901">
                <w:rPr>
                  <w:rPrChange w:id="26387" w:author="Thomas Dietz" w:date="2012-08-10T13:22:00Z">
                    <w:rPr>
                      <w:lang w:val="de-DE"/>
                    </w:rPr>
                  </w:rPrChange>
                </w:rPr>
                <w:t xml:space="preserve">    leaf local-ip-address {</w:t>
              </w:r>
            </w:ins>
          </w:p>
          <w:p w14:paraId="0F33D20F" w14:textId="77777777" w:rsidR="009F3611" w:rsidRPr="00B80901" w:rsidRDefault="009F3611" w:rsidP="009F3611">
            <w:pPr>
              <w:pStyle w:val="XML1"/>
              <w:rPr>
                <w:ins w:id="26388" w:author="Thomas Dietz" w:date="2012-08-08T17:05:00Z"/>
                <w:rPrChange w:id="26389" w:author="Thomas Dietz" w:date="2012-08-10T13:22:00Z">
                  <w:rPr>
                    <w:ins w:id="26390" w:author="Thomas Dietz" w:date="2012-08-08T17:05:00Z"/>
                    <w:lang w:val="de-DE"/>
                  </w:rPr>
                </w:rPrChange>
              </w:rPr>
            </w:pPr>
            <w:ins w:id="26391" w:author="Thomas Dietz" w:date="2012-08-08T17:05:00Z">
              <w:r w:rsidRPr="00B80901">
                <w:rPr>
                  <w:rPrChange w:id="26392" w:author="Thomas Dietz" w:date="2012-08-10T13:22:00Z">
                    <w:rPr>
                      <w:lang w:val="de-DE"/>
                    </w:rPr>
                  </w:rPrChange>
                </w:rPr>
                <w:t xml:space="preserve">      type inet:ip-address;</w:t>
              </w:r>
            </w:ins>
          </w:p>
          <w:p w14:paraId="520E43D1" w14:textId="77777777" w:rsidR="009F3611" w:rsidRPr="00B80901" w:rsidRDefault="009F3611" w:rsidP="009F3611">
            <w:pPr>
              <w:pStyle w:val="XML1"/>
              <w:rPr>
                <w:ins w:id="26393" w:author="Thomas Dietz" w:date="2012-08-08T17:05:00Z"/>
                <w:rPrChange w:id="26394" w:author="Thomas Dietz" w:date="2012-08-10T13:22:00Z">
                  <w:rPr>
                    <w:ins w:id="26395" w:author="Thomas Dietz" w:date="2012-08-08T17:05:00Z"/>
                    <w:lang w:val="de-DE"/>
                  </w:rPr>
                </w:rPrChange>
              </w:rPr>
            </w:pPr>
            <w:ins w:id="26396" w:author="Thomas Dietz" w:date="2012-08-08T17:05:00Z">
              <w:r w:rsidRPr="00B80901">
                <w:rPr>
                  <w:rPrChange w:id="26397" w:author="Thomas Dietz" w:date="2012-08-10T13:22:00Z">
                    <w:rPr>
                      <w:lang w:val="de-DE"/>
                    </w:rPr>
                  </w:rPrChange>
                </w:rPr>
                <w:t xml:space="preserve">      description "The local IP address of the OpenFlow Logical</w:t>
              </w:r>
            </w:ins>
          </w:p>
          <w:p w14:paraId="084C95E0" w14:textId="77777777" w:rsidR="009F3611" w:rsidRPr="00B80901" w:rsidRDefault="009F3611" w:rsidP="009F3611">
            <w:pPr>
              <w:pStyle w:val="XML1"/>
              <w:rPr>
                <w:ins w:id="26398" w:author="Thomas Dietz" w:date="2012-08-08T17:05:00Z"/>
                <w:rPrChange w:id="26399" w:author="Thomas Dietz" w:date="2012-08-10T13:22:00Z">
                  <w:rPr>
                    <w:ins w:id="26400" w:author="Thomas Dietz" w:date="2012-08-08T17:05:00Z"/>
                    <w:lang w:val="de-DE"/>
                  </w:rPr>
                </w:rPrChange>
              </w:rPr>
            </w:pPr>
            <w:ins w:id="26401" w:author="Thomas Dietz" w:date="2012-08-08T17:05:00Z">
              <w:r w:rsidRPr="00B80901">
                <w:rPr>
                  <w:rPrChange w:id="26402" w:author="Thomas Dietz" w:date="2012-08-10T13:22:00Z">
                    <w:rPr>
                      <w:lang w:val="de-DE"/>
                    </w:rPr>
                  </w:rPrChange>
                </w:rPr>
                <w:t xml:space="preserve">        Switch when connecting to this OpenFlow Controller.  It is</w:t>
              </w:r>
            </w:ins>
          </w:p>
          <w:p w14:paraId="7D1E69E5" w14:textId="77777777" w:rsidR="009F3611" w:rsidRPr="00B80901" w:rsidRDefault="009F3611" w:rsidP="009F3611">
            <w:pPr>
              <w:pStyle w:val="XML1"/>
              <w:rPr>
                <w:ins w:id="26403" w:author="Thomas Dietz" w:date="2012-08-08T17:05:00Z"/>
                <w:rPrChange w:id="26404" w:author="Thomas Dietz" w:date="2012-08-10T13:22:00Z">
                  <w:rPr>
                    <w:ins w:id="26405" w:author="Thomas Dietz" w:date="2012-08-08T17:05:00Z"/>
                    <w:lang w:val="de-DE"/>
                  </w:rPr>
                </w:rPrChange>
              </w:rPr>
            </w:pPr>
            <w:ins w:id="26406" w:author="Thomas Dietz" w:date="2012-08-08T17:05:00Z">
              <w:r w:rsidRPr="00B80901">
                <w:rPr>
                  <w:rPrChange w:id="26407" w:author="Thomas Dietz" w:date="2012-08-10T13:22:00Z">
                    <w:rPr>
                      <w:lang w:val="de-DE"/>
                    </w:rPr>
                  </w:rPrChange>
                </w:rPr>
                <w:t xml:space="preserve">        the source IP address of packets sent to this OpenFlow</w:t>
              </w:r>
            </w:ins>
          </w:p>
          <w:p w14:paraId="12D166E3" w14:textId="77777777" w:rsidR="009F3611" w:rsidRPr="00B80901" w:rsidRDefault="009F3611" w:rsidP="009F3611">
            <w:pPr>
              <w:pStyle w:val="XML1"/>
              <w:rPr>
                <w:ins w:id="26408" w:author="Thomas Dietz" w:date="2012-08-08T17:05:00Z"/>
                <w:rPrChange w:id="26409" w:author="Thomas Dietz" w:date="2012-08-10T13:22:00Z">
                  <w:rPr>
                    <w:ins w:id="26410" w:author="Thomas Dietz" w:date="2012-08-08T17:05:00Z"/>
                    <w:lang w:val="de-DE"/>
                  </w:rPr>
                </w:rPrChange>
              </w:rPr>
            </w:pPr>
            <w:ins w:id="26411" w:author="Thomas Dietz" w:date="2012-08-08T17:05:00Z">
              <w:r w:rsidRPr="00B80901">
                <w:rPr>
                  <w:rPrChange w:id="26412" w:author="Thomas Dietz" w:date="2012-08-10T13:22:00Z">
                    <w:rPr>
                      <w:lang w:val="de-DE"/>
                    </w:rPr>
                  </w:rPrChange>
                </w:rPr>
                <w:t xml:space="preserve">        Controller.  If present, this element overrides any default</w:t>
              </w:r>
            </w:ins>
          </w:p>
          <w:p w14:paraId="0664CD23" w14:textId="77777777" w:rsidR="009F3611" w:rsidRPr="00B80901" w:rsidRDefault="009F3611" w:rsidP="009F3611">
            <w:pPr>
              <w:pStyle w:val="XML1"/>
              <w:rPr>
                <w:ins w:id="26413" w:author="Thomas Dietz" w:date="2012-08-08T17:05:00Z"/>
                <w:rPrChange w:id="26414" w:author="Thomas Dietz" w:date="2012-08-10T13:22:00Z">
                  <w:rPr>
                    <w:ins w:id="26415" w:author="Thomas Dietz" w:date="2012-08-08T17:05:00Z"/>
                    <w:lang w:val="de-DE"/>
                  </w:rPr>
                </w:rPrChange>
              </w:rPr>
            </w:pPr>
            <w:ins w:id="26416" w:author="Thomas Dietz" w:date="2012-08-08T17:05:00Z">
              <w:r w:rsidRPr="00B80901">
                <w:rPr>
                  <w:rPrChange w:id="26417" w:author="Thomas Dietz" w:date="2012-08-10T13:22:00Z">
                    <w:rPr>
                      <w:lang w:val="de-DE"/>
                    </w:rPr>
                  </w:rPrChange>
                </w:rPr>
                <w:t xml:space="preserve">        IP address.</w:t>
              </w:r>
            </w:ins>
          </w:p>
          <w:p w14:paraId="641E73CE" w14:textId="77777777" w:rsidR="009F3611" w:rsidRPr="00B80901" w:rsidRDefault="009F3611" w:rsidP="009F3611">
            <w:pPr>
              <w:pStyle w:val="XML1"/>
              <w:rPr>
                <w:ins w:id="26418" w:author="Thomas Dietz" w:date="2012-08-08T17:05:00Z"/>
                <w:rPrChange w:id="26419" w:author="Thomas Dietz" w:date="2012-08-10T13:22:00Z">
                  <w:rPr>
                    <w:ins w:id="26420" w:author="Thomas Dietz" w:date="2012-08-08T17:05:00Z"/>
                    <w:lang w:val="de-DE"/>
                  </w:rPr>
                </w:rPrChange>
              </w:rPr>
            </w:pPr>
            <w:ins w:id="26421" w:author="Thomas Dietz" w:date="2012-08-08T17:05:00Z">
              <w:r w:rsidRPr="00B80901">
                <w:rPr>
                  <w:rPrChange w:id="26422" w:author="Thomas Dietz" w:date="2012-08-10T13:22:00Z">
                    <w:rPr>
                      <w:lang w:val="de-DE"/>
                    </w:rPr>
                  </w:rPrChange>
                </w:rPr>
                <w:t xml:space="preserve">    </w:t>
              </w:r>
            </w:ins>
          </w:p>
          <w:p w14:paraId="7F4D9999" w14:textId="77777777" w:rsidR="009F3611" w:rsidRPr="00B80901" w:rsidRDefault="009F3611" w:rsidP="009F3611">
            <w:pPr>
              <w:pStyle w:val="XML1"/>
              <w:rPr>
                <w:ins w:id="26423" w:author="Thomas Dietz" w:date="2012-08-08T17:05:00Z"/>
                <w:rPrChange w:id="26424" w:author="Thomas Dietz" w:date="2012-08-10T13:22:00Z">
                  <w:rPr>
                    <w:ins w:id="26425" w:author="Thomas Dietz" w:date="2012-08-08T17:05:00Z"/>
                    <w:lang w:val="de-DE"/>
                  </w:rPr>
                </w:rPrChange>
              </w:rPr>
            </w:pPr>
            <w:ins w:id="26426" w:author="Thomas Dietz" w:date="2012-08-08T17:05:00Z">
              <w:r w:rsidRPr="00B80901">
                <w:rPr>
                  <w:rPrChange w:id="26427" w:author="Thomas Dietz" w:date="2012-08-10T13:22:00Z">
                    <w:rPr>
                      <w:lang w:val="de-DE"/>
                    </w:rPr>
                  </w:rPrChange>
                </w:rPr>
                <w:t xml:space="preserve">        </w:t>
              </w:r>
            </w:ins>
          </w:p>
          <w:p w14:paraId="5F0A74C5" w14:textId="77777777" w:rsidR="009F3611" w:rsidRPr="00B80901" w:rsidRDefault="009F3611" w:rsidP="009F3611">
            <w:pPr>
              <w:pStyle w:val="XML1"/>
              <w:rPr>
                <w:ins w:id="26428" w:author="Thomas Dietz" w:date="2012-08-08T17:05:00Z"/>
                <w:rPrChange w:id="26429" w:author="Thomas Dietz" w:date="2012-08-10T13:22:00Z">
                  <w:rPr>
                    <w:ins w:id="26430" w:author="Thomas Dietz" w:date="2012-08-08T17:05:00Z"/>
                    <w:lang w:val="de-DE"/>
                  </w:rPr>
                </w:rPrChange>
              </w:rPr>
            </w:pPr>
            <w:ins w:id="26431" w:author="Thomas Dietz" w:date="2012-08-08T17:05:00Z">
              <w:r w:rsidRPr="00B80901">
                <w:rPr>
                  <w:rPrChange w:id="26432" w:author="Thomas Dietz" w:date="2012-08-10T13:22:00Z">
                    <w:rPr>
                      <w:lang w:val="de-DE"/>
                    </w:rPr>
                  </w:rPrChange>
                </w:rPr>
                <w:t xml:space="preserve">        This element is optional. Attempts to set this element to</w:t>
              </w:r>
            </w:ins>
          </w:p>
          <w:p w14:paraId="2F2EA2E0" w14:textId="77777777" w:rsidR="009F3611" w:rsidRPr="00B80901" w:rsidRDefault="009F3611" w:rsidP="009F3611">
            <w:pPr>
              <w:pStyle w:val="XML1"/>
              <w:rPr>
                <w:ins w:id="26433" w:author="Thomas Dietz" w:date="2012-08-08T17:05:00Z"/>
                <w:rPrChange w:id="26434" w:author="Thomas Dietz" w:date="2012-08-10T13:22:00Z">
                  <w:rPr>
                    <w:ins w:id="26435" w:author="Thomas Dietz" w:date="2012-08-08T17:05:00Z"/>
                    <w:lang w:val="de-DE"/>
                  </w:rPr>
                </w:rPrChange>
              </w:rPr>
            </w:pPr>
            <w:ins w:id="26436" w:author="Thomas Dietz" w:date="2012-08-08T17:05:00Z">
              <w:r w:rsidRPr="00B80901">
                <w:rPr>
                  <w:rPrChange w:id="26437" w:author="Thomas Dietz" w:date="2012-08-10T13:22:00Z">
                    <w:rPr>
                      <w:lang w:val="de-DE"/>
                    </w:rPr>
                  </w:rPrChange>
                </w:rPr>
                <w:t xml:space="preserve">        an IP address that cannot be used by the OpenFlow Logical</w:t>
              </w:r>
            </w:ins>
          </w:p>
          <w:p w14:paraId="2B2B4823" w14:textId="77777777" w:rsidR="009F3611" w:rsidRPr="00B80901" w:rsidRDefault="009F3611" w:rsidP="009F3611">
            <w:pPr>
              <w:pStyle w:val="XML1"/>
              <w:rPr>
                <w:ins w:id="26438" w:author="Thomas Dietz" w:date="2012-08-08T17:05:00Z"/>
                <w:rPrChange w:id="26439" w:author="Thomas Dietz" w:date="2012-08-10T13:22:00Z">
                  <w:rPr>
                    <w:ins w:id="26440" w:author="Thomas Dietz" w:date="2012-08-08T17:05:00Z"/>
                    <w:lang w:val="de-DE"/>
                  </w:rPr>
                </w:rPrChange>
              </w:rPr>
            </w:pPr>
            <w:ins w:id="26441" w:author="Thomas Dietz" w:date="2012-08-08T17:05:00Z">
              <w:r w:rsidRPr="00B80901">
                <w:rPr>
                  <w:rPrChange w:id="26442" w:author="Thomas Dietz" w:date="2012-08-10T13:22:00Z">
                    <w:rPr>
                      <w:lang w:val="de-DE"/>
                    </w:rPr>
                  </w:rPrChange>
                </w:rPr>
                <w:t xml:space="preserve">        Switch MUST result in an 'bad-element' error with type</w:t>
              </w:r>
            </w:ins>
          </w:p>
          <w:p w14:paraId="367B3B9C" w14:textId="77777777" w:rsidR="009F3611" w:rsidRPr="00B80901" w:rsidRDefault="009F3611" w:rsidP="009F3611">
            <w:pPr>
              <w:pStyle w:val="XML1"/>
              <w:rPr>
                <w:ins w:id="26443" w:author="Thomas Dietz" w:date="2012-08-08T17:05:00Z"/>
                <w:rPrChange w:id="26444" w:author="Thomas Dietz" w:date="2012-08-10T13:22:00Z">
                  <w:rPr>
                    <w:ins w:id="26445" w:author="Thomas Dietz" w:date="2012-08-08T17:05:00Z"/>
                    <w:lang w:val="de-DE"/>
                  </w:rPr>
                </w:rPrChange>
              </w:rPr>
            </w:pPr>
            <w:ins w:id="26446" w:author="Thomas Dietz" w:date="2012-08-08T17:05:00Z">
              <w:r w:rsidRPr="00B80901">
                <w:rPr>
                  <w:rPrChange w:id="26447" w:author="Thomas Dietz" w:date="2012-08-10T13:22:00Z">
                    <w:rPr>
                      <w:lang w:val="de-DE"/>
                    </w:rPr>
                  </w:rPrChange>
                </w:rPr>
                <w:t xml:space="preserve">        'application'. The &lt;error-info&gt; element MUST contain the</w:t>
              </w:r>
            </w:ins>
          </w:p>
          <w:p w14:paraId="30AAA1CB" w14:textId="77777777" w:rsidR="009F3611" w:rsidRPr="00B80901" w:rsidRDefault="009F3611" w:rsidP="009F3611">
            <w:pPr>
              <w:pStyle w:val="XML1"/>
              <w:rPr>
                <w:ins w:id="26448" w:author="Thomas Dietz" w:date="2012-08-08T17:05:00Z"/>
                <w:rPrChange w:id="26449" w:author="Thomas Dietz" w:date="2012-08-10T13:22:00Z">
                  <w:rPr>
                    <w:ins w:id="26450" w:author="Thomas Dietz" w:date="2012-08-08T17:05:00Z"/>
                    <w:lang w:val="de-DE"/>
                  </w:rPr>
                </w:rPrChange>
              </w:rPr>
            </w:pPr>
            <w:ins w:id="26451" w:author="Thomas Dietz" w:date="2012-08-08T17:05:00Z">
              <w:r w:rsidRPr="00B80901">
                <w:rPr>
                  <w:rPrChange w:id="26452" w:author="Thomas Dietz" w:date="2012-08-10T13:22:00Z">
                    <w:rPr>
                      <w:lang w:val="de-DE"/>
                    </w:rPr>
                  </w:rPrChange>
                </w:rPr>
                <w:t xml:space="preserve">        name of this element in the &lt;bad-element&gt; element.";</w:t>
              </w:r>
            </w:ins>
          </w:p>
          <w:p w14:paraId="1D0DC596" w14:textId="77777777" w:rsidR="009F3611" w:rsidRPr="00B80901" w:rsidRDefault="009F3611" w:rsidP="009F3611">
            <w:pPr>
              <w:pStyle w:val="XML1"/>
              <w:rPr>
                <w:ins w:id="26453" w:author="Thomas Dietz" w:date="2012-08-08T17:05:00Z"/>
                <w:rPrChange w:id="26454" w:author="Thomas Dietz" w:date="2012-08-10T13:22:00Z">
                  <w:rPr>
                    <w:ins w:id="26455" w:author="Thomas Dietz" w:date="2012-08-08T17:05:00Z"/>
                    <w:lang w:val="de-DE"/>
                  </w:rPr>
                </w:rPrChange>
              </w:rPr>
            </w:pPr>
            <w:ins w:id="26456" w:author="Thomas Dietz" w:date="2012-08-08T17:05:00Z">
              <w:r w:rsidRPr="00B80901">
                <w:rPr>
                  <w:rPrChange w:id="26457" w:author="Thomas Dietz" w:date="2012-08-10T13:22:00Z">
                    <w:rPr>
                      <w:lang w:val="de-DE"/>
                    </w:rPr>
                  </w:rPrChange>
                </w:rPr>
                <w:t xml:space="preserve">    }</w:t>
              </w:r>
            </w:ins>
          </w:p>
          <w:p w14:paraId="3461C0FE" w14:textId="77777777" w:rsidR="009F3611" w:rsidRPr="00B80901" w:rsidRDefault="009F3611" w:rsidP="009F3611">
            <w:pPr>
              <w:pStyle w:val="XML1"/>
              <w:rPr>
                <w:ins w:id="26458" w:author="Thomas Dietz" w:date="2012-08-08T17:05:00Z"/>
                <w:rPrChange w:id="26459" w:author="Thomas Dietz" w:date="2012-08-10T13:22:00Z">
                  <w:rPr>
                    <w:ins w:id="26460" w:author="Thomas Dietz" w:date="2012-08-08T17:05:00Z"/>
                    <w:lang w:val="de-DE"/>
                  </w:rPr>
                </w:rPrChange>
              </w:rPr>
            </w:pPr>
            <w:ins w:id="26461" w:author="Thomas Dietz" w:date="2012-08-08T17:05:00Z">
              <w:r w:rsidRPr="00B80901">
                <w:rPr>
                  <w:rPrChange w:id="26462" w:author="Thomas Dietz" w:date="2012-08-10T13:22:00Z">
                    <w:rPr>
                      <w:lang w:val="de-DE"/>
                    </w:rPr>
                  </w:rPrChange>
                </w:rPr>
                <w:t xml:space="preserve">    leaf local-port {</w:t>
              </w:r>
            </w:ins>
          </w:p>
          <w:p w14:paraId="25359E47" w14:textId="77777777" w:rsidR="009F3611" w:rsidRPr="00B80901" w:rsidRDefault="009F3611" w:rsidP="009F3611">
            <w:pPr>
              <w:pStyle w:val="XML1"/>
              <w:rPr>
                <w:ins w:id="26463" w:author="Thomas Dietz" w:date="2012-08-08T17:05:00Z"/>
                <w:rPrChange w:id="26464" w:author="Thomas Dietz" w:date="2012-08-10T13:22:00Z">
                  <w:rPr>
                    <w:ins w:id="26465" w:author="Thomas Dietz" w:date="2012-08-08T17:05:00Z"/>
                    <w:lang w:val="de-DE"/>
                  </w:rPr>
                </w:rPrChange>
              </w:rPr>
            </w:pPr>
            <w:ins w:id="26466" w:author="Thomas Dietz" w:date="2012-08-08T17:05:00Z">
              <w:r w:rsidRPr="00B80901">
                <w:rPr>
                  <w:rPrChange w:id="26467" w:author="Thomas Dietz" w:date="2012-08-10T13:22:00Z">
                    <w:rPr>
                      <w:lang w:val="de-DE"/>
                    </w:rPr>
                  </w:rPrChange>
                </w:rPr>
                <w:t xml:space="preserve">      type inet:port-number;</w:t>
              </w:r>
            </w:ins>
          </w:p>
          <w:p w14:paraId="1505C0A5" w14:textId="77777777" w:rsidR="009F3611" w:rsidRPr="00B80901" w:rsidRDefault="009F3611" w:rsidP="009F3611">
            <w:pPr>
              <w:pStyle w:val="XML1"/>
              <w:rPr>
                <w:ins w:id="26468" w:author="Thomas Dietz" w:date="2012-08-08T17:05:00Z"/>
                <w:rPrChange w:id="26469" w:author="Thomas Dietz" w:date="2012-08-10T13:22:00Z">
                  <w:rPr>
                    <w:ins w:id="26470" w:author="Thomas Dietz" w:date="2012-08-08T17:05:00Z"/>
                    <w:lang w:val="de-DE"/>
                  </w:rPr>
                </w:rPrChange>
              </w:rPr>
            </w:pPr>
            <w:ins w:id="26471" w:author="Thomas Dietz" w:date="2012-08-08T17:05:00Z">
              <w:r w:rsidRPr="00B80901">
                <w:rPr>
                  <w:rPrChange w:id="26472" w:author="Thomas Dietz" w:date="2012-08-10T13:22:00Z">
                    <w:rPr>
                      <w:lang w:val="de-DE"/>
                    </w:rPr>
                  </w:rPrChange>
                </w:rPr>
                <w:t xml:space="preserve">      description "The local TCP port number of the OpenFlow</w:t>
              </w:r>
            </w:ins>
          </w:p>
          <w:p w14:paraId="18BC2BEC" w14:textId="77777777" w:rsidR="009F3611" w:rsidRPr="00B80901" w:rsidRDefault="009F3611" w:rsidP="009F3611">
            <w:pPr>
              <w:pStyle w:val="XML1"/>
              <w:rPr>
                <w:ins w:id="26473" w:author="Thomas Dietz" w:date="2012-08-08T17:05:00Z"/>
                <w:rPrChange w:id="26474" w:author="Thomas Dietz" w:date="2012-08-10T13:22:00Z">
                  <w:rPr>
                    <w:ins w:id="26475" w:author="Thomas Dietz" w:date="2012-08-08T17:05:00Z"/>
                    <w:lang w:val="de-DE"/>
                  </w:rPr>
                </w:rPrChange>
              </w:rPr>
            </w:pPr>
            <w:ins w:id="26476" w:author="Thomas Dietz" w:date="2012-08-08T17:05:00Z">
              <w:r w:rsidRPr="00B80901">
                <w:rPr>
                  <w:rPrChange w:id="26477" w:author="Thomas Dietz" w:date="2012-08-10T13:22:00Z">
                    <w:rPr>
                      <w:lang w:val="de-DE"/>
                    </w:rPr>
                  </w:rPrChange>
                </w:rPr>
                <w:t xml:space="preserve">        Logical Switch when connecting to this OpenFlow Controller.</w:t>
              </w:r>
            </w:ins>
          </w:p>
          <w:p w14:paraId="05EDB622" w14:textId="77777777" w:rsidR="009F3611" w:rsidRPr="00B80901" w:rsidRDefault="009F3611" w:rsidP="009F3611">
            <w:pPr>
              <w:pStyle w:val="XML1"/>
              <w:rPr>
                <w:ins w:id="26478" w:author="Thomas Dietz" w:date="2012-08-08T17:05:00Z"/>
                <w:rPrChange w:id="26479" w:author="Thomas Dietz" w:date="2012-08-10T13:22:00Z">
                  <w:rPr>
                    <w:ins w:id="26480" w:author="Thomas Dietz" w:date="2012-08-08T17:05:00Z"/>
                    <w:lang w:val="de-DE"/>
                  </w:rPr>
                </w:rPrChange>
              </w:rPr>
            </w:pPr>
            <w:ins w:id="26481" w:author="Thomas Dietz" w:date="2012-08-08T17:05:00Z">
              <w:r w:rsidRPr="00B80901">
                <w:rPr>
                  <w:rPrChange w:id="26482" w:author="Thomas Dietz" w:date="2012-08-10T13:22:00Z">
                    <w:rPr>
                      <w:lang w:val="de-DE"/>
                    </w:rPr>
                  </w:rPrChange>
                </w:rPr>
                <w:t xml:space="preserve">        It is the source TCP port number of packets sent to this</w:t>
              </w:r>
            </w:ins>
          </w:p>
          <w:p w14:paraId="0B70EF13" w14:textId="77777777" w:rsidR="009F3611" w:rsidRPr="00B80901" w:rsidRDefault="009F3611" w:rsidP="009F3611">
            <w:pPr>
              <w:pStyle w:val="XML1"/>
              <w:rPr>
                <w:ins w:id="26483" w:author="Thomas Dietz" w:date="2012-08-08T17:05:00Z"/>
                <w:rPrChange w:id="26484" w:author="Thomas Dietz" w:date="2012-08-10T13:22:00Z">
                  <w:rPr>
                    <w:ins w:id="26485" w:author="Thomas Dietz" w:date="2012-08-08T17:05:00Z"/>
                    <w:lang w:val="de-DE"/>
                  </w:rPr>
                </w:rPrChange>
              </w:rPr>
            </w:pPr>
            <w:ins w:id="26486" w:author="Thomas Dietz" w:date="2012-08-08T17:05:00Z">
              <w:r w:rsidRPr="00B80901">
                <w:rPr>
                  <w:rPrChange w:id="26487" w:author="Thomas Dietz" w:date="2012-08-10T13:22:00Z">
                    <w:rPr>
                      <w:lang w:val="de-DE"/>
                    </w:rPr>
                  </w:rPrChange>
                </w:rPr>
                <w:t xml:space="preserve">        OpenFlow Controller.  If this element is not present, then</w:t>
              </w:r>
            </w:ins>
          </w:p>
          <w:p w14:paraId="069072A3" w14:textId="77777777" w:rsidR="009F3611" w:rsidRPr="00B80901" w:rsidRDefault="009F3611" w:rsidP="009F3611">
            <w:pPr>
              <w:pStyle w:val="XML1"/>
              <w:rPr>
                <w:ins w:id="26488" w:author="Thomas Dietz" w:date="2012-08-08T17:05:00Z"/>
                <w:rPrChange w:id="26489" w:author="Thomas Dietz" w:date="2012-08-10T13:22:00Z">
                  <w:rPr>
                    <w:ins w:id="26490" w:author="Thomas Dietz" w:date="2012-08-08T17:05:00Z"/>
                    <w:lang w:val="de-DE"/>
                  </w:rPr>
                </w:rPrChange>
              </w:rPr>
            </w:pPr>
            <w:ins w:id="26491" w:author="Thomas Dietz" w:date="2012-08-08T17:05:00Z">
              <w:r w:rsidRPr="00B80901">
                <w:rPr>
                  <w:rPrChange w:id="26492" w:author="Thomas Dietz" w:date="2012-08-10T13:22:00Z">
                    <w:rPr>
                      <w:lang w:val="de-DE"/>
                    </w:rPr>
                  </w:rPrChange>
                </w:rPr>
                <w:t xml:space="preserve">        the port number is chosen arbitrarily by the OpenFlow</w:t>
              </w:r>
            </w:ins>
          </w:p>
          <w:p w14:paraId="6E8A9CAC" w14:textId="77777777" w:rsidR="009F3611" w:rsidRPr="00B80901" w:rsidRDefault="009F3611" w:rsidP="009F3611">
            <w:pPr>
              <w:pStyle w:val="XML1"/>
              <w:rPr>
                <w:ins w:id="26493" w:author="Thomas Dietz" w:date="2012-08-08T17:05:00Z"/>
                <w:rPrChange w:id="26494" w:author="Thomas Dietz" w:date="2012-08-10T13:22:00Z">
                  <w:rPr>
                    <w:ins w:id="26495" w:author="Thomas Dietz" w:date="2012-08-08T17:05:00Z"/>
                    <w:lang w:val="de-DE"/>
                  </w:rPr>
                </w:rPrChange>
              </w:rPr>
            </w:pPr>
            <w:ins w:id="26496" w:author="Thomas Dietz" w:date="2012-08-08T17:05:00Z">
              <w:r w:rsidRPr="00B80901">
                <w:rPr>
                  <w:rPrChange w:id="26497" w:author="Thomas Dietz" w:date="2012-08-10T13:22:00Z">
                    <w:rPr>
                      <w:lang w:val="de-DE"/>
                    </w:rPr>
                  </w:rPrChange>
                </w:rPr>
                <w:t xml:space="preserve">        Logical Switch.</w:t>
              </w:r>
            </w:ins>
          </w:p>
          <w:p w14:paraId="56A95AEF" w14:textId="77777777" w:rsidR="009F3611" w:rsidRPr="00B80901" w:rsidRDefault="009F3611" w:rsidP="009F3611">
            <w:pPr>
              <w:pStyle w:val="XML1"/>
              <w:rPr>
                <w:ins w:id="26498" w:author="Thomas Dietz" w:date="2012-08-08T17:05:00Z"/>
                <w:rPrChange w:id="26499" w:author="Thomas Dietz" w:date="2012-08-10T13:22:00Z">
                  <w:rPr>
                    <w:ins w:id="26500" w:author="Thomas Dietz" w:date="2012-08-08T17:05:00Z"/>
                    <w:lang w:val="de-DE"/>
                  </w:rPr>
                </w:rPrChange>
              </w:rPr>
            </w:pPr>
            <w:ins w:id="26501" w:author="Thomas Dietz" w:date="2012-08-08T17:05:00Z">
              <w:r w:rsidRPr="00B80901">
                <w:rPr>
                  <w:rPrChange w:id="26502" w:author="Thomas Dietz" w:date="2012-08-10T13:22:00Z">
                    <w:rPr>
                      <w:lang w:val="de-DE"/>
                    </w:rPr>
                  </w:rPrChange>
                </w:rPr>
                <w:t xml:space="preserve">      </w:t>
              </w:r>
            </w:ins>
          </w:p>
          <w:p w14:paraId="3A12649B" w14:textId="77777777" w:rsidR="009F3611" w:rsidRPr="00B80901" w:rsidRDefault="009F3611" w:rsidP="009F3611">
            <w:pPr>
              <w:pStyle w:val="XML1"/>
              <w:rPr>
                <w:ins w:id="26503" w:author="Thomas Dietz" w:date="2012-08-08T17:05:00Z"/>
                <w:rPrChange w:id="26504" w:author="Thomas Dietz" w:date="2012-08-10T13:22:00Z">
                  <w:rPr>
                    <w:ins w:id="26505" w:author="Thomas Dietz" w:date="2012-08-08T17:05:00Z"/>
                    <w:lang w:val="de-DE"/>
                  </w:rPr>
                </w:rPrChange>
              </w:rPr>
            </w:pPr>
            <w:ins w:id="26506" w:author="Thomas Dietz" w:date="2012-08-08T17:05:00Z">
              <w:r w:rsidRPr="00B80901">
                <w:rPr>
                  <w:rPrChange w:id="26507" w:author="Thomas Dietz" w:date="2012-08-10T13:22:00Z">
                    <w:rPr>
                      <w:lang w:val="de-DE"/>
                    </w:rPr>
                  </w:rPrChange>
                </w:rPr>
                <w:t xml:space="preserve">        This element is optional. Attempts to set this element to a</w:t>
              </w:r>
            </w:ins>
          </w:p>
          <w:p w14:paraId="6EAA69B8" w14:textId="77777777" w:rsidR="009F3611" w:rsidRPr="00B80901" w:rsidRDefault="009F3611" w:rsidP="009F3611">
            <w:pPr>
              <w:pStyle w:val="XML1"/>
              <w:rPr>
                <w:ins w:id="26508" w:author="Thomas Dietz" w:date="2012-08-08T17:05:00Z"/>
                <w:rPrChange w:id="26509" w:author="Thomas Dietz" w:date="2012-08-10T13:22:00Z">
                  <w:rPr>
                    <w:ins w:id="26510" w:author="Thomas Dietz" w:date="2012-08-08T17:05:00Z"/>
                    <w:lang w:val="de-DE"/>
                  </w:rPr>
                </w:rPrChange>
              </w:rPr>
            </w:pPr>
            <w:ins w:id="26511" w:author="Thomas Dietz" w:date="2012-08-08T17:05:00Z">
              <w:r w:rsidRPr="00B80901">
                <w:rPr>
                  <w:rPrChange w:id="26512" w:author="Thomas Dietz" w:date="2012-08-10T13:22:00Z">
                    <w:rPr>
                      <w:lang w:val="de-DE"/>
                    </w:rPr>
                  </w:rPrChange>
                </w:rPr>
                <w:t xml:space="preserve">        port number that cannot be used by the OpenFlow Logical</w:t>
              </w:r>
            </w:ins>
          </w:p>
          <w:p w14:paraId="1AA6A8C3" w14:textId="77777777" w:rsidR="009F3611" w:rsidRPr="00B80901" w:rsidRDefault="009F3611" w:rsidP="009F3611">
            <w:pPr>
              <w:pStyle w:val="XML1"/>
              <w:rPr>
                <w:ins w:id="26513" w:author="Thomas Dietz" w:date="2012-08-08T17:05:00Z"/>
                <w:rPrChange w:id="26514" w:author="Thomas Dietz" w:date="2012-08-10T13:22:00Z">
                  <w:rPr>
                    <w:ins w:id="26515" w:author="Thomas Dietz" w:date="2012-08-08T17:05:00Z"/>
                    <w:lang w:val="de-DE"/>
                  </w:rPr>
                </w:rPrChange>
              </w:rPr>
            </w:pPr>
            <w:ins w:id="26516" w:author="Thomas Dietz" w:date="2012-08-08T17:05:00Z">
              <w:r w:rsidRPr="00B80901">
                <w:rPr>
                  <w:rPrChange w:id="26517" w:author="Thomas Dietz" w:date="2012-08-10T13:22:00Z">
                    <w:rPr>
                      <w:lang w:val="de-DE"/>
                    </w:rPr>
                  </w:rPrChange>
                </w:rPr>
                <w:t xml:space="preserve">        Switch MUST result in an 'bad-element' error with type</w:t>
              </w:r>
            </w:ins>
          </w:p>
          <w:p w14:paraId="06A5107E" w14:textId="77777777" w:rsidR="009F3611" w:rsidRPr="00B80901" w:rsidRDefault="009F3611" w:rsidP="009F3611">
            <w:pPr>
              <w:pStyle w:val="XML1"/>
              <w:rPr>
                <w:ins w:id="26518" w:author="Thomas Dietz" w:date="2012-08-08T17:05:00Z"/>
                <w:rPrChange w:id="26519" w:author="Thomas Dietz" w:date="2012-08-10T13:22:00Z">
                  <w:rPr>
                    <w:ins w:id="26520" w:author="Thomas Dietz" w:date="2012-08-08T17:05:00Z"/>
                    <w:lang w:val="de-DE"/>
                  </w:rPr>
                </w:rPrChange>
              </w:rPr>
            </w:pPr>
            <w:ins w:id="26521" w:author="Thomas Dietz" w:date="2012-08-08T17:05:00Z">
              <w:r w:rsidRPr="00B80901">
                <w:rPr>
                  <w:rPrChange w:id="26522" w:author="Thomas Dietz" w:date="2012-08-10T13:22:00Z">
                    <w:rPr>
                      <w:lang w:val="de-DE"/>
                    </w:rPr>
                  </w:rPrChange>
                </w:rPr>
                <w:t xml:space="preserve">        'application'. The &lt;error-info&gt; element MUST contain the</w:t>
              </w:r>
            </w:ins>
          </w:p>
          <w:p w14:paraId="0576687A" w14:textId="77777777" w:rsidR="009F3611" w:rsidRPr="00B80901" w:rsidRDefault="009F3611" w:rsidP="009F3611">
            <w:pPr>
              <w:pStyle w:val="XML1"/>
              <w:rPr>
                <w:ins w:id="26523" w:author="Thomas Dietz" w:date="2012-08-08T17:05:00Z"/>
                <w:rPrChange w:id="26524" w:author="Thomas Dietz" w:date="2012-08-10T13:22:00Z">
                  <w:rPr>
                    <w:ins w:id="26525" w:author="Thomas Dietz" w:date="2012-08-08T17:05:00Z"/>
                    <w:lang w:val="de-DE"/>
                  </w:rPr>
                </w:rPrChange>
              </w:rPr>
            </w:pPr>
            <w:ins w:id="26526" w:author="Thomas Dietz" w:date="2012-08-08T17:05:00Z">
              <w:r w:rsidRPr="00B80901">
                <w:rPr>
                  <w:rPrChange w:id="26527" w:author="Thomas Dietz" w:date="2012-08-10T13:22:00Z">
                    <w:rPr>
                      <w:lang w:val="de-DE"/>
                    </w:rPr>
                  </w:rPrChange>
                </w:rPr>
                <w:t xml:space="preserve">        name of this element in the &lt;bad-element&gt; element.";</w:t>
              </w:r>
            </w:ins>
          </w:p>
          <w:p w14:paraId="2A92B45D" w14:textId="77777777" w:rsidR="009F3611" w:rsidRPr="00B80901" w:rsidRDefault="009F3611" w:rsidP="009F3611">
            <w:pPr>
              <w:pStyle w:val="XML1"/>
              <w:rPr>
                <w:ins w:id="26528" w:author="Thomas Dietz" w:date="2012-08-08T17:05:00Z"/>
                <w:rPrChange w:id="26529" w:author="Thomas Dietz" w:date="2012-08-10T13:22:00Z">
                  <w:rPr>
                    <w:ins w:id="26530" w:author="Thomas Dietz" w:date="2012-08-08T17:05:00Z"/>
                    <w:lang w:val="de-DE"/>
                  </w:rPr>
                </w:rPrChange>
              </w:rPr>
            </w:pPr>
            <w:ins w:id="26531" w:author="Thomas Dietz" w:date="2012-08-08T17:05:00Z">
              <w:r w:rsidRPr="00B80901">
                <w:rPr>
                  <w:rPrChange w:id="26532" w:author="Thomas Dietz" w:date="2012-08-10T13:22:00Z">
                    <w:rPr>
                      <w:lang w:val="de-DE"/>
                    </w:rPr>
                  </w:rPrChange>
                </w:rPr>
                <w:t xml:space="preserve">    }</w:t>
              </w:r>
            </w:ins>
          </w:p>
          <w:p w14:paraId="591E156C" w14:textId="77777777" w:rsidR="009F3611" w:rsidRPr="00B80901" w:rsidRDefault="009F3611" w:rsidP="009F3611">
            <w:pPr>
              <w:pStyle w:val="XML1"/>
              <w:rPr>
                <w:ins w:id="26533" w:author="Thomas Dietz" w:date="2012-08-08T17:05:00Z"/>
                <w:rPrChange w:id="26534" w:author="Thomas Dietz" w:date="2012-08-10T13:22:00Z">
                  <w:rPr>
                    <w:ins w:id="26535" w:author="Thomas Dietz" w:date="2012-08-08T17:05:00Z"/>
                    <w:lang w:val="de-DE"/>
                  </w:rPr>
                </w:rPrChange>
              </w:rPr>
            </w:pPr>
            <w:ins w:id="26536" w:author="Thomas Dietz" w:date="2012-08-08T17:05:00Z">
              <w:r w:rsidRPr="00B80901">
                <w:rPr>
                  <w:rPrChange w:id="26537" w:author="Thomas Dietz" w:date="2012-08-10T13:22:00Z">
                    <w:rPr>
                      <w:lang w:val="de-DE"/>
                    </w:rPr>
                  </w:rPrChange>
                </w:rPr>
                <w:t xml:space="preserve">    leaf protocol {</w:t>
              </w:r>
            </w:ins>
          </w:p>
          <w:p w14:paraId="7228AE91" w14:textId="77777777" w:rsidR="009F3611" w:rsidRPr="00B80901" w:rsidRDefault="009F3611" w:rsidP="009F3611">
            <w:pPr>
              <w:pStyle w:val="XML1"/>
              <w:rPr>
                <w:ins w:id="26538" w:author="Thomas Dietz" w:date="2012-08-08T17:05:00Z"/>
                <w:rPrChange w:id="26539" w:author="Thomas Dietz" w:date="2012-08-10T13:22:00Z">
                  <w:rPr>
                    <w:ins w:id="26540" w:author="Thomas Dietz" w:date="2012-08-08T17:05:00Z"/>
                    <w:lang w:val="de-DE"/>
                  </w:rPr>
                </w:rPrChange>
              </w:rPr>
            </w:pPr>
            <w:ins w:id="26541" w:author="Thomas Dietz" w:date="2012-08-08T17:05:00Z">
              <w:r w:rsidRPr="00B80901">
                <w:rPr>
                  <w:rPrChange w:id="26542" w:author="Thomas Dietz" w:date="2012-08-10T13:22:00Z">
                    <w:rPr>
                      <w:lang w:val="de-DE"/>
                    </w:rPr>
                  </w:rPrChange>
                </w:rPr>
                <w:t xml:space="preserve">      type enumeration {</w:t>
              </w:r>
            </w:ins>
          </w:p>
          <w:p w14:paraId="1DBDE4D1" w14:textId="77777777" w:rsidR="009F3611" w:rsidRPr="00B80901" w:rsidRDefault="009F3611" w:rsidP="009F3611">
            <w:pPr>
              <w:pStyle w:val="XML1"/>
              <w:rPr>
                <w:ins w:id="26543" w:author="Thomas Dietz" w:date="2012-08-08T17:05:00Z"/>
                <w:rPrChange w:id="26544" w:author="Thomas Dietz" w:date="2012-08-10T13:22:00Z">
                  <w:rPr>
                    <w:ins w:id="26545" w:author="Thomas Dietz" w:date="2012-08-08T17:05:00Z"/>
                    <w:lang w:val="de-DE"/>
                  </w:rPr>
                </w:rPrChange>
              </w:rPr>
            </w:pPr>
            <w:ins w:id="26546" w:author="Thomas Dietz" w:date="2012-08-08T17:05:00Z">
              <w:r w:rsidRPr="00B80901">
                <w:rPr>
                  <w:rPrChange w:id="26547" w:author="Thomas Dietz" w:date="2012-08-10T13:22:00Z">
                    <w:rPr>
                      <w:lang w:val="de-DE"/>
                    </w:rPr>
                  </w:rPrChange>
                </w:rPr>
                <w:t xml:space="preserve">        enum "tcp";</w:t>
              </w:r>
            </w:ins>
          </w:p>
          <w:p w14:paraId="18FFEE3C" w14:textId="77777777" w:rsidR="009F3611" w:rsidRPr="00B80901" w:rsidRDefault="009F3611" w:rsidP="009F3611">
            <w:pPr>
              <w:pStyle w:val="XML1"/>
              <w:rPr>
                <w:ins w:id="26548" w:author="Thomas Dietz" w:date="2012-08-08T17:05:00Z"/>
                <w:rPrChange w:id="26549" w:author="Thomas Dietz" w:date="2012-08-10T13:22:00Z">
                  <w:rPr>
                    <w:ins w:id="26550" w:author="Thomas Dietz" w:date="2012-08-08T17:05:00Z"/>
                    <w:lang w:val="de-DE"/>
                  </w:rPr>
                </w:rPrChange>
              </w:rPr>
            </w:pPr>
            <w:ins w:id="26551" w:author="Thomas Dietz" w:date="2012-08-08T17:05:00Z">
              <w:r w:rsidRPr="00B80901">
                <w:rPr>
                  <w:rPrChange w:id="26552" w:author="Thomas Dietz" w:date="2012-08-10T13:22:00Z">
                    <w:rPr>
                      <w:lang w:val="de-DE"/>
                    </w:rPr>
                  </w:rPrChange>
                </w:rPr>
                <w:t xml:space="preserve">        enum "tls";</w:t>
              </w:r>
            </w:ins>
          </w:p>
          <w:p w14:paraId="2D633224" w14:textId="77777777" w:rsidR="009F3611" w:rsidRPr="00B80901" w:rsidRDefault="009F3611" w:rsidP="009F3611">
            <w:pPr>
              <w:pStyle w:val="XML1"/>
              <w:rPr>
                <w:ins w:id="26553" w:author="Thomas Dietz" w:date="2012-08-08T17:05:00Z"/>
                <w:rPrChange w:id="26554" w:author="Thomas Dietz" w:date="2012-08-10T13:22:00Z">
                  <w:rPr>
                    <w:ins w:id="26555" w:author="Thomas Dietz" w:date="2012-08-08T17:05:00Z"/>
                    <w:lang w:val="de-DE"/>
                  </w:rPr>
                </w:rPrChange>
              </w:rPr>
            </w:pPr>
            <w:ins w:id="26556" w:author="Thomas Dietz" w:date="2012-08-08T17:05:00Z">
              <w:r w:rsidRPr="00B80901">
                <w:rPr>
                  <w:rPrChange w:id="26557" w:author="Thomas Dietz" w:date="2012-08-10T13:22:00Z">
                    <w:rPr>
                      <w:lang w:val="de-DE"/>
                    </w:rPr>
                  </w:rPrChange>
                </w:rPr>
                <w:t xml:space="preserve">      }</w:t>
              </w:r>
            </w:ins>
          </w:p>
          <w:p w14:paraId="51874759" w14:textId="77777777" w:rsidR="009F3611" w:rsidRPr="00B80901" w:rsidRDefault="009F3611" w:rsidP="009F3611">
            <w:pPr>
              <w:pStyle w:val="XML1"/>
              <w:rPr>
                <w:ins w:id="26558" w:author="Thomas Dietz" w:date="2012-08-08T17:05:00Z"/>
                <w:rPrChange w:id="26559" w:author="Thomas Dietz" w:date="2012-08-10T13:22:00Z">
                  <w:rPr>
                    <w:ins w:id="26560" w:author="Thomas Dietz" w:date="2012-08-08T17:05:00Z"/>
                    <w:lang w:val="de-DE"/>
                  </w:rPr>
                </w:rPrChange>
              </w:rPr>
            </w:pPr>
            <w:ins w:id="26561" w:author="Thomas Dietz" w:date="2012-08-08T17:05:00Z">
              <w:r w:rsidRPr="00B80901">
                <w:rPr>
                  <w:rPrChange w:id="26562" w:author="Thomas Dietz" w:date="2012-08-10T13:22:00Z">
                    <w:rPr>
                      <w:lang w:val="de-DE"/>
                    </w:rPr>
                  </w:rPrChange>
                </w:rPr>
                <w:lastRenderedPageBreak/>
                <w:t xml:space="preserve">      default "tls";</w:t>
              </w:r>
            </w:ins>
          </w:p>
          <w:p w14:paraId="4DC90AFB" w14:textId="77777777" w:rsidR="009F3611" w:rsidRPr="00B80901" w:rsidRDefault="009F3611" w:rsidP="009F3611">
            <w:pPr>
              <w:pStyle w:val="XML1"/>
              <w:rPr>
                <w:ins w:id="26563" w:author="Thomas Dietz" w:date="2012-08-08T17:05:00Z"/>
                <w:rPrChange w:id="26564" w:author="Thomas Dietz" w:date="2012-08-10T13:22:00Z">
                  <w:rPr>
                    <w:ins w:id="26565" w:author="Thomas Dietz" w:date="2012-08-08T17:05:00Z"/>
                    <w:lang w:val="de-DE"/>
                  </w:rPr>
                </w:rPrChange>
              </w:rPr>
            </w:pPr>
            <w:ins w:id="26566" w:author="Thomas Dietz" w:date="2012-08-08T17:05:00Z">
              <w:r w:rsidRPr="00B80901">
                <w:rPr>
                  <w:rPrChange w:id="26567" w:author="Thomas Dietz" w:date="2012-08-10T13:22:00Z">
                    <w:rPr>
                      <w:lang w:val="de-DE"/>
                    </w:rPr>
                  </w:rPrChange>
                </w:rPr>
                <w:t xml:space="preserve">      description "The default protocol tha the OpenFlow Logical </w:t>
              </w:r>
            </w:ins>
          </w:p>
          <w:p w14:paraId="34B71D5F" w14:textId="77777777" w:rsidR="009F3611" w:rsidRPr="00B80901" w:rsidRDefault="009F3611" w:rsidP="009F3611">
            <w:pPr>
              <w:pStyle w:val="XML1"/>
              <w:rPr>
                <w:ins w:id="26568" w:author="Thomas Dietz" w:date="2012-08-08T17:05:00Z"/>
                <w:rPrChange w:id="26569" w:author="Thomas Dietz" w:date="2012-08-10T13:22:00Z">
                  <w:rPr>
                    <w:ins w:id="26570" w:author="Thomas Dietz" w:date="2012-08-08T17:05:00Z"/>
                    <w:lang w:val="de-DE"/>
                  </w:rPr>
                </w:rPrChange>
              </w:rPr>
            </w:pPr>
            <w:ins w:id="26571" w:author="Thomas Dietz" w:date="2012-08-08T17:05:00Z">
              <w:r w:rsidRPr="00B80901">
                <w:rPr>
                  <w:rPrChange w:id="26572" w:author="Thomas Dietz" w:date="2012-08-10T13:22:00Z">
                    <w:rPr>
                      <w:lang w:val="de-DE"/>
                    </w:rPr>
                  </w:rPrChange>
                </w:rPr>
                <w:t xml:space="preserve">        Switch uses to connect to this OpenFlow Controller.  'tls'</w:t>
              </w:r>
            </w:ins>
          </w:p>
          <w:p w14:paraId="6FEE8559" w14:textId="77777777" w:rsidR="009F3611" w:rsidRPr="00B80901" w:rsidRDefault="009F3611" w:rsidP="009F3611">
            <w:pPr>
              <w:pStyle w:val="XML1"/>
              <w:rPr>
                <w:ins w:id="26573" w:author="Thomas Dietz" w:date="2012-08-08T17:05:00Z"/>
                <w:rPrChange w:id="26574" w:author="Thomas Dietz" w:date="2012-08-10T13:22:00Z">
                  <w:rPr>
                    <w:ins w:id="26575" w:author="Thomas Dietz" w:date="2012-08-08T17:05:00Z"/>
                    <w:lang w:val="de-DE"/>
                  </w:rPr>
                </w:rPrChange>
              </w:rPr>
            </w:pPr>
            <w:ins w:id="26576" w:author="Thomas Dietz" w:date="2012-08-08T17:05:00Z">
              <w:r w:rsidRPr="00B80901">
                <w:rPr>
                  <w:rPrChange w:id="26577" w:author="Thomas Dietz" w:date="2012-08-10T13:22:00Z">
                    <w:rPr>
                      <w:lang w:val="de-DE"/>
                    </w:rPr>
                  </w:rPrChange>
                </w:rPr>
                <w:t xml:space="preserve">        is the default value.</w:t>
              </w:r>
            </w:ins>
          </w:p>
          <w:p w14:paraId="2C7E9E3F" w14:textId="77777777" w:rsidR="009F3611" w:rsidRPr="00B80901" w:rsidRDefault="009F3611" w:rsidP="009F3611">
            <w:pPr>
              <w:pStyle w:val="XML1"/>
              <w:rPr>
                <w:ins w:id="26578" w:author="Thomas Dietz" w:date="2012-08-08T17:05:00Z"/>
                <w:rPrChange w:id="26579" w:author="Thomas Dietz" w:date="2012-08-10T13:22:00Z">
                  <w:rPr>
                    <w:ins w:id="26580" w:author="Thomas Dietz" w:date="2012-08-08T17:05:00Z"/>
                    <w:lang w:val="de-DE"/>
                  </w:rPr>
                </w:rPrChange>
              </w:rPr>
            </w:pPr>
          </w:p>
          <w:p w14:paraId="1089948E" w14:textId="77777777" w:rsidR="009F3611" w:rsidRPr="00B80901" w:rsidRDefault="009F3611" w:rsidP="009F3611">
            <w:pPr>
              <w:pStyle w:val="XML1"/>
              <w:rPr>
                <w:ins w:id="26581" w:author="Thomas Dietz" w:date="2012-08-08T17:05:00Z"/>
                <w:rPrChange w:id="26582" w:author="Thomas Dietz" w:date="2012-08-10T13:22:00Z">
                  <w:rPr>
                    <w:ins w:id="26583" w:author="Thomas Dietz" w:date="2012-08-08T17:05:00Z"/>
                    <w:lang w:val="de-DE"/>
                  </w:rPr>
                </w:rPrChange>
              </w:rPr>
            </w:pPr>
            <w:ins w:id="26584" w:author="Thomas Dietz" w:date="2012-08-08T17:05:00Z">
              <w:r w:rsidRPr="00B80901">
                <w:rPr>
                  <w:rPrChange w:id="26585" w:author="Thomas Dietz" w:date="2012-08-10T13:22:00Z">
                    <w:rPr>
                      <w:lang w:val="de-DE"/>
                    </w:rPr>
                  </w:rPrChange>
                </w:rPr>
                <w:t xml:space="preserve">        This element is optional. If this element is not present it</w:t>
              </w:r>
            </w:ins>
          </w:p>
          <w:p w14:paraId="0914D1DF" w14:textId="77777777" w:rsidR="009F3611" w:rsidRPr="00B80901" w:rsidRDefault="009F3611" w:rsidP="009F3611">
            <w:pPr>
              <w:pStyle w:val="XML1"/>
              <w:rPr>
                <w:ins w:id="26586" w:author="Thomas Dietz" w:date="2012-08-08T17:05:00Z"/>
                <w:rPrChange w:id="26587" w:author="Thomas Dietz" w:date="2012-08-10T13:22:00Z">
                  <w:rPr>
                    <w:ins w:id="26588" w:author="Thomas Dietz" w:date="2012-08-08T17:05:00Z"/>
                    <w:lang w:val="de-DE"/>
                  </w:rPr>
                </w:rPrChange>
              </w:rPr>
            </w:pPr>
            <w:ins w:id="26589" w:author="Thomas Dietz" w:date="2012-08-08T17:05:00Z">
              <w:r w:rsidRPr="00B80901">
                <w:rPr>
                  <w:rPrChange w:id="26590" w:author="Thomas Dietz" w:date="2012-08-10T13:22:00Z">
                    <w:rPr>
                      <w:lang w:val="de-DE"/>
                    </w:rPr>
                  </w:rPrChange>
                </w:rPr>
                <w:t xml:space="preserve">        defaults to 'tls'.";</w:t>
              </w:r>
            </w:ins>
          </w:p>
          <w:p w14:paraId="7EC41A05" w14:textId="77777777" w:rsidR="009F3611" w:rsidRPr="00B80901" w:rsidRDefault="009F3611" w:rsidP="009F3611">
            <w:pPr>
              <w:pStyle w:val="XML1"/>
              <w:rPr>
                <w:ins w:id="26591" w:author="Thomas Dietz" w:date="2012-08-08T17:05:00Z"/>
                <w:rPrChange w:id="26592" w:author="Thomas Dietz" w:date="2012-08-10T13:22:00Z">
                  <w:rPr>
                    <w:ins w:id="26593" w:author="Thomas Dietz" w:date="2012-08-08T17:05:00Z"/>
                    <w:lang w:val="de-DE"/>
                  </w:rPr>
                </w:rPrChange>
              </w:rPr>
            </w:pPr>
            <w:ins w:id="26594" w:author="Thomas Dietz" w:date="2012-08-08T17:05:00Z">
              <w:r w:rsidRPr="00B80901">
                <w:rPr>
                  <w:rPrChange w:id="26595" w:author="Thomas Dietz" w:date="2012-08-10T13:22:00Z">
                    <w:rPr>
                      <w:lang w:val="de-DE"/>
                    </w:rPr>
                  </w:rPrChange>
                </w:rPr>
                <w:t xml:space="preserve">    }</w:t>
              </w:r>
            </w:ins>
          </w:p>
          <w:p w14:paraId="442732FE" w14:textId="77777777" w:rsidR="009F3611" w:rsidRPr="00B80901" w:rsidRDefault="009F3611" w:rsidP="009F3611">
            <w:pPr>
              <w:pStyle w:val="XML1"/>
              <w:rPr>
                <w:ins w:id="26596" w:author="Thomas Dietz" w:date="2012-08-08T17:05:00Z"/>
                <w:rPrChange w:id="26597" w:author="Thomas Dietz" w:date="2012-08-10T13:22:00Z">
                  <w:rPr>
                    <w:ins w:id="26598" w:author="Thomas Dietz" w:date="2012-08-08T17:05:00Z"/>
                    <w:lang w:val="de-DE"/>
                  </w:rPr>
                </w:rPrChange>
              </w:rPr>
            </w:pPr>
            <w:ins w:id="26599" w:author="Thomas Dietz" w:date="2012-08-08T17:05:00Z">
              <w:r w:rsidRPr="00B80901">
                <w:rPr>
                  <w:rPrChange w:id="26600" w:author="Thomas Dietz" w:date="2012-08-10T13:22:00Z">
                    <w:rPr>
                      <w:lang w:val="de-DE"/>
                    </w:rPr>
                  </w:rPrChange>
                </w:rPr>
                <w:t xml:space="preserve">    container state {</w:t>
              </w:r>
            </w:ins>
          </w:p>
          <w:p w14:paraId="2EDC19CF" w14:textId="77777777" w:rsidR="009F3611" w:rsidRPr="00B80901" w:rsidRDefault="009F3611" w:rsidP="009F3611">
            <w:pPr>
              <w:pStyle w:val="XML1"/>
              <w:rPr>
                <w:ins w:id="26601" w:author="Thomas Dietz" w:date="2012-08-08T17:05:00Z"/>
                <w:rPrChange w:id="26602" w:author="Thomas Dietz" w:date="2012-08-10T13:22:00Z">
                  <w:rPr>
                    <w:ins w:id="26603" w:author="Thomas Dietz" w:date="2012-08-08T17:05:00Z"/>
                    <w:lang w:val="de-DE"/>
                  </w:rPr>
                </w:rPrChange>
              </w:rPr>
            </w:pPr>
            <w:ins w:id="26604" w:author="Thomas Dietz" w:date="2012-08-08T17:05:00Z">
              <w:r w:rsidRPr="00B80901">
                <w:rPr>
                  <w:rPrChange w:id="26605" w:author="Thomas Dietz" w:date="2012-08-10T13:22:00Z">
                    <w:rPr>
                      <w:lang w:val="de-DE"/>
                    </w:rPr>
                  </w:rPrChange>
                </w:rPr>
                <w:t xml:space="preserve">      config false;</w:t>
              </w:r>
            </w:ins>
          </w:p>
          <w:p w14:paraId="4CD6E461" w14:textId="77777777" w:rsidR="009F3611" w:rsidRPr="00B80901" w:rsidRDefault="009F3611" w:rsidP="009F3611">
            <w:pPr>
              <w:pStyle w:val="XML1"/>
              <w:rPr>
                <w:ins w:id="26606" w:author="Thomas Dietz" w:date="2012-08-08T17:05:00Z"/>
                <w:rPrChange w:id="26607" w:author="Thomas Dietz" w:date="2012-08-10T13:22:00Z">
                  <w:rPr>
                    <w:ins w:id="26608" w:author="Thomas Dietz" w:date="2012-08-08T17:05:00Z"/>
                    <w:lang w:val="de-DE"/>
                  </w:rPr>
                </w:rPrChange>
              </w:rPr>
            </w:pPr>
            <w:ins w:id="26609" w:author="Thomas Dietz" w:date="2012-08-08T17:05:00Z">
              <w:r w:rsidRPr="00B80901">
                <w:rPr>
                  <w:rPrChange w:id="26610" w:author="Thomas Dietz" w:date="2012-08-10T13:22:00Z">
                    <w:rPr>
                      <w:lang w:val="de-DE"/>
                    </w:rPr>
                  </w:rPrChange>
                </w:rPr>
                <w:t xml:space="preserve">      description "This container holds connection state</w:t>
              </w:r>
            </w:ins>
          </w:p>
          <w:p w14:paraId="6B043055" w14:textId="77777777" w:rsidR="009F3611" w:rsidRPr="00B80901" w:rsidRDefault="009F3611" w:rsidP="009F3611">
            <w:pPr>
              <w:pStyle w:val="XML1"/>
              <w:rPr>
                <w:ins w:id="26611" w:author="Thomas Dietz" w:date="2012-08-08T17:05:00Z"/>
                <w:rPrChange w:id="26612" w:author="Thomas Dietz" w:date="2012-08-10T13:22:00Z">
                  <w:rPr>
                    <w:ins w:id="26613" w:author="Thomas Dietz" w:date="2012-08-08T17:05:00Z"/>
                    <w:lang w:val="de-DE"/>
                  </w:rPr>
                </w:rPrChange>
              </w:rPr>
            </w:pPr>
            <w:ins w:id="26614" w:author="Thomas Dietz" w:date="2012-08-08T17:05:00Z">
              <w:r w:rsidRPr="00B80901">
                <w:rPr>
                  <w:rPrChange w:id="26615" w:author="Thomas Dietz" w:date="2012-08-10T13:22:00Z">
                    <w:rPr>
                      <w:lang w:val="de-DE"/>
                    </w:rPr>
                  </w:rPrChange>
                </w:rPr>
                <w:t xml:space="preserve">        information that indicate the connection state of the</w:t>
              </w:r>
            </w:ins>
          </w:p>
          <w:p w14:paraId="1ABF1794" w14:textId="77777777" w:rsidR="009F3611" w:rsidRPr="00B80901" w:rsidRDefault="009F3611" w:rsidP="009F3611">
            <w:pPr>
              <w:pStyle w:val="XML1"/>
              <w:rPr>
                <w:ins w:id="26616" w:author="Thomas Dietz" w:date="2012-08-08T17:05:00Z"/>
                <w:rPrChange w:id="26617" w:author="Thomas Dietz" w:date="2012-08-10T13:22:00Z">
                  <w:rPr>
                    <w:ins w:id="26618" w:author="Thomas Dietz" w:date="2012-08-08T17:05:00Z"/>
                    <w:lang w:val="de-DE"/>
                  </w:rPr>
                </w:rPrChange>
              </w:rPr>
            </w:pPr>
            <w:ins w:id="26619" w:author="Thomas Dietz" w:date="2012-08-08T17:05:00Z">
              <w:r w:rsidRPr="00B80901">
                <w:rPr>
                  <w:rPrChange w:id="26620" w:author="Thomas Dietz" w:date="2012-08-10T13:22:00Z">
                    <w:rPr>
                      <w:lang w:val="de-DE"/>
                    </w:rPr>
                  </w:rPrChange>
                </w:rPr>
                <w:t xml:space="preserve">        OpenFlow Logical Switch and the OpenFlow protocol version</w:t>
              </w:r>
            </w:ins>
          </w:p>
          <w:p w14:paraId="2FF8556B" w14:textId="77777777" w:rsidR="009F3611" w:rsidRPr="00B80901" w:rsidRDefault="009F3611" w:rsidP="009F3611">
            <w:pPr>
              <w:pStyle w:val="XML1"/>
              <w:rPr>
                <w:ins w:id="26621" w:author="Thomas Dietz" w:date="2012-08-08T17:05:00Z"/>
                <w:rPrChange w:id="26622" w:author="Thomas Dietz" w:date="2012-08-10T13:22:00Z">
                  <w:rPr>
                    <w:ins w:id="26623" w:author="Thomas Dietz" w:date="2012-08-08T17:05:00Z"/>
                    <w:lang w:val="de-DE"/>
                  </w:rPr>
                </w:rPrChange>
              </w:rPr>
            </w:pPr>
            <w:ins w:id="26624" w:author="Thomas Dietz" w:date="2012-08-08T17:05:00Z">
              <w:r w:rsidRPr="00B80901">
                <w:rPr>
                  <w:rPrChange w:id="26625" w:author="Thomas Dietz" w:date="2012-08-10T13:22:00Z">
                    <w:rPr>
                      <w:lang w:val="de-DE"/>
                    </w:rPr>
                  </w:rPrChange>
                </w:rPr>
                <w:t xml:space="preserve">        used for the connection.</w:t>
              </w:r>
            </w:ins>
          </w:p>
          <w:p w14:paraId="64F1BCBD" w14:textId="77777777" w:rsidR="009F3611" w:rsidRPr="00B80901" w:rsidRDefault="009F3611" w:rsidP="009F3611">
            <w:pPr>
              <w:pStyle w:val="XML1"/>
              <w:rPr>
                <w:ins w:id="26626" w:author="Thomas Dietz" w:date="2012-08-08T17:05:00Z"/>
                <w:rPrChange w:id="26627" w:author="Thomas Dietz" w:date="2012-08-10T13:22:00Z">
                  <w:rPr>
                    <w:ins w:id="26628" w:author="Thomas Dietz" w:date="2012-08-08T17:05:00Z"/>
                    <w:lang w:val="de-DE"/>
                  </w:rPr>
                </w:rPrChange>
              </w:rPr>
            </w:pPr>
          </w:p>
          <w:p w14:paraId="28E29AD1" w14:textId="77777777" w:rsidR="009F3611" w:rsidRPr="00B80901" w:rsidRDefault="009F3611" w:rsidP="009F3611">
            <w:pPr>
              <w:pStyle w:val="XML1"/>
              <w:rPr>
                <w:ins w:id="26629" w:author="Thomas Dietz" w:date="2012-08-08T17:05:00Z"/>
                <w:rPrChange w:id="26630" w:author="Thomas Dietz" w:date="2012-08-10T13:22:00Z">
                  <w:rPr>
                    <w:ins w:id="26631" w:author="Thomas Dietz" w:date="2012-08-08T17:05:00Z"/>
                    <w:lang w:val="de-DE"/>
                  </w:rPr>
                </w:rPrChange>
              </w:rPr>
            </w:pPr>
            <w:ins w:id="26632" w:author="Thomas Dietz" w:date="2012-08-08T17:05:00Z">
              <w:r w:rsidRPr="00B80901">
                <w:rPr>
                  <w:rPrChange w:id="26633" w:author="Thomas Dietz" w:date="2012-08-10T13:22:00Z">
                    <w:rPr>
                      <w:lang w:val="de-DE"/>
                    </w:rPr>
                  </w:rPrChange>
                </w:rPr>
                <w:t xml:space="preserve">        Children of this element are not configurable and can only</w:t>
              </w:r>
            </w:ins>
          </w:p>
          <w:p w14:paraId="185A1CF1" w14:textId="77777777" w:rsidR="009F3611" w:rsidRPr="00B80901" w:rsidRDefault="009F3611" w:rsidP="009F3611">
            <w:pPr>
              <w:pStyle w:val="XML1"/>
              <w:rPr>
                <w:ins w:id="26634" w:author="Thomas Dietz" w:date="2012-08-08T17:05:00Z"/>
                <w:rPrChange w:id="26635" w:author="Thomas Dietz" w:date="2012-08-10T13:22:00Z">
                  <w:rPr>
                    <w:ins w:id="26636" w:author="Thomas Dietz" w:date="2012-08-08T17:05:00Z"/>
                    <w:lang w:val="de-DE"/>
                  </w:rPr>
                </w:rPrChange>
              </w:rPr>
            </w:pPr>
            <w:ins w:id="26637" w:author="Thomas Dietz" w:date="2012-08-08T17:05:00Z">
              <w:r w:rsidRPr="00B80901">
                <w:rPr>
                  <w:rPrChange w:id="26638" w:author="Thomas Dietz" w:date="2012-08-10T13:22:00Z">
                    <w:rPr>
                      <w:lang w:val="de-DE"/>
                    </w:rPr>
                  </w:rPrChange>
                </w:rPr>
                <w:t xml:space="preserve">        be retrieved by NETCONF &lt;get&gt; operations. Attemps to modify</w:t>
              </w:r>
            </w:ins>
          </w:p>
          <w:p w14:paraId="54151B4C" w14:textId="77777777" w:rsidR="009F3611" w:rsidRPr="00B80901" w:rsidRDefault="009F3611" w:rsidP="009F3611">
            <w:pPr>
              <w:pStyle w:val="XML1"/>
              <w:rPr>
                <w:ins w:id="26639" w:author="Thomas Dietz" w:date="2012-08-08T17:05:00Z"/>
                <w:rPrChange w:id="26640" w:author="Thomas Dietz" w:date="2012-08-10T13:22:00Z">
                  <w:rPr>
                    <w:ins w:id="26641" w:author="Thomas Dietz" w:date="2012-08-08T17:05:00Z"/>
                    <w:lang w:val="de-DE"/>
                  </w:rPr>
                </w:rPrChange>
              </w:rPr>
            </w:pPr>
            <w:ins w:id="26642" w:author="Thomas Dietz" w:date="2012-08-08T17:05:00Z">
              <w:r w:rsidRPr="00B80901">
                <w:rPr>
                  <w:rPrChange w:id="26643" w:author="Thomas Dietz" w:date="2012-08-10T13:22:00Z">
                    <w:rPr>
                      <w:lang w:val="de-DE"/>
                    </w:rPr>
                  </w:rPrChange>
                </w:rPr>
                <w:t xml:space="preserve">        this element and its children with a NETCONF &lt;edit-config&gt;</w:t>
              </w:r>
            </w:ins>
          </w:p>
          <w:p w14:paraId="48C512F8" w14:textId="77777777" w:rsidR="009F3611" w:rsidRPr="00B80901" w:rsidRDefault="009F3611" w:rsidP="009F3611">
            <w:pPr>
              <w:pStyle w:val="XML1"/>
              <w:rPr>
                <w:ins w:id="26644" w:author="Thomas Dietz" w:date="2012-08-08T17:05:00Z"/>
                <w:rPrChange w:id="26645" w:author="Thomas Dietz" w:date="2012-08-10T13:22:00Z">
                  <w:rPr>
                    <w:ins w:id="26646" w:author="Thomas Dietz" w:date="2012-08-08T17:05:00Z"/>
                    <w:lang w:val="de-DE"/>
                  </w:rPr>
                </w:rPrChange>
              </w:rPr>
            </w:pPr>
            <w:ins w:id="26647" w:author="Thomas Dietz" w:date="2012-08-08T17:05:00Z">
              <w:r w:rsidRPr="00B80901">
                <w:rPr>
                  <w:rPrChange w:id="26648" w:author="Thomas Dietz" w:date="2012-08-10T13:22:00Z">
                    <w:rPr>
                      <w:lang w:val="de-DE"/>
                    </w:rPr>
                  </w:rPrChange>
                </w:rPr>
                <w:t xml:space="preserve">        operation MUST result in an 'operation-not-supported' error</w:t>
              </w:r>
            </w:ins>
          </w:p>
          <w:p w14:paraId="4B757E33" w14:textId="77777777" w:rsidR="009F3611" w:rsidRPr="00B80901" w:rsidRDefault="009F3611" w:rsidP="009F3611">
            <w:pPr>
              <w:pStyle w:val="XML1"/>
              <w:rPr>
                <w:ins w:id="26649" w:author="Thomas Dietz" w:date="2012-08-08T17:05:00Z"/>
                <w:rPrChange w:id="26650" w:author="Thomas Dietz" w:date="2012-08-10T13:22:00Z">
                  <w:rPr>
                    <w:ins w:id="26651" w:author="Thomas Dietz" w:date="2012-08-08T17:05:00Z"/>
                    <w:lang w:val="de-DE"/>
                  </w:rPr>
                </w:rPrChange>
              </w:rPr>
            </w:pPr>
            <w:ins w:id="26652" w:author="Thomas Dietz" w:date="2012-08-08T17:05:00Z">
              <w:r w:rsidRPr="00B80901">
                <w:rPr>
                  <w:rPrChange w:id="26653" w:author="Thomas Dietz" w:date="2012-08-10T13:22:00Z">
                    <w:rPr>
                      <w:lang w:val="de-DE"/>
                    </w:rPr>
                  </w:rPrChange>
                </w:rPr>
                <w:t xml:space="preserve">        with type 'application'.";</w:t>
              </w:r>
            </w:ins>
          </w:p>
          <w:p w14:paraId="757736A7" w14:textId="77777777" w:rsidR="009F3611" w:rsidRPr="00B80901" w:rsidRDefault="009F3611" w:rsidP="009F3611">
            <w:pPr>
              <w:pStyle w:val="XML1"/>
              <w:rPr>
                <w:ins w:id="26654" w:author="Thomas Dietz" w:date="2012-08-08T17:05:00Z"/>
                <w:rPrChange w:id="26655" w:author="Thomas Dietz" w:date="2012-08-10T13:22:00Z">
                  <w:rPr>
                    <w:ins w:id="26656" w:author="Thomas Dietz" w:date="2012-08-08T17:05:00Z"/>
                    <w:lang w:val="de-DE"/>
                  </w:rPr>
                </w:rPrChange>
              </w:rPr>
            </w:pPr>
            <w:ins w:id="26657" w:author="Thomas Dietz" w:date="2012-08-08T17:05:00Z">
              <w:r w:rsidRPr="00B80901">
                <w:rPr>
                  <w:rPrChange w:id="26658" w:author="Thomas Dietz" w:date="2012-08-10T13:22:00Z">
                    <w:rPr>
                      <w:lang w:val="de-DE"/>
                    </w:rPr>
                  </w:rPrChange>
                </w:rPr>
                <w:t xml:space="preserve">      leaf connection-state {</w:t>
              </w:r>
            </w:ins>
          </w:p>
          <w:p w14:paraId="7978937C" w14:textId="77777777" w:rsidR="009F3611" w:rsidRPr="00B80901" w:rsidRDefault="009F3611" w:rsidP="009F3611">
            <w:pPr>
              <w:pStyle w:val="XML1"/>
              <w:rPr>
                <w:ins w:id="26659" w:author="Thomas Dietz" w:date="2012-08-08T17:05:00Z"/>
                <w:rPrChange w:id="26660" w:author="Thomas Dietz" w:date="2012-08-10T13:22:00Z">
                  <w:rPr>
                    <w:ins w:id="26661" w:author="Thomas Dietz" w:date="2012-08-08T17:05:00Z"/>
                    <w:lang w:val="de-DE"/>
                  </w:rPr>
                </w:rPrChange>
              </w:rPr>
            </w:pPr>
            <w:ins w:id="26662" w:author="Thomas Dietz" w:date="2012-08-08T17:05:00Z">
              <w:r w:rsidRPr="00B80901">
                <w:rPr>
                  <w:rPrChange w:id="26663" w:author="Thomas Dietz" w:date="2012-08-10T13:22:00Z">
                    <w:rPr>
                      <w:lang w:val="de-DE"/>
                    </w:rPr>
                  </w:rPrChange>
                </w:rPr>
                <w:t xml:space="preserve">        type OFUpDownStateType;</w:t>
              </w:r>
            </w:ins>
          </w:p>
          <w:p w14:paraId="21BEEEC4" w14:textId="77777777" w:rsidR="009F3611" w:rsidRPr="00B80901" w:rsidRDefault="009F3611" w:rsidP="009F3611">
            <w:pPr>
              <w:pStyle w:val="XML1"/>
              <w:rPr>
                <w:ins w:id="26664" w:author="Thomas Dietz" w:date="2012-08-08T17:05:00Z"/>
                <w:rPrChange w:id="26665" w:author="Thomas Dietz" w:date="2012-08-10T13:22:00Z">
                  <w:rPr>
                    <w:ins w:id="26666" w:author="Thomas Dietz" w:date="2012-08-08T17:05:00Z"/>
                    <w:lang w:val="de-DE"/>
                  </w:rPr>
                </w:rPrChange>
              </w:rPr>
            </w:pPr>
            <w:ins w:id="26667" w:author="Thomas Dietz" w:date="2012-08-08T17:05:00Z">
              <w:r w:rsidRPr="00B80901">
                <w:rPr>
                  <w:rPrChange w:id="26668" w:author="Thomas Dietz" w:date="2012-08-10T13:22:00Z">
                    <w:rPr>
                      <w:lang w:val="de-DE"/>
                    </w:rPr>
                  </w:rPrChange>
                </w:rPr>
                <w:t xml:space="preserve">        description "This object indicates the connections state of</w:t>
              </w:r>
            </w:ins>
          </w:p>
          <w:p w14:paraId="34DA8C47" w14:textId="77777777" w:rsidR="009F3611" w:rsidRPr="00B80901" w:rsidRDefault="009F3611" w:rsidP="009F3611">
            <w:pPr>
              <w:pStyle w:val="XML1"/>
              <w:rPr>
                <w:ins w:id="26669" w:author="Thomas Dietz" w:date="2012-08-08T17:05:00Z"/>
                <w:rPrChange w:id="26670" w:author="Thomas Dietz" w:date="2012-08-10T13:22:00Z">
                  <w:rPr>
                    <w:ins w:id="26671" w:author="Thomas Dietz" w:date="2012-08-08T17:05:00Z"/>
                    <w:lang w:val="de-DE"/>
                  </w:rPr>
                </w:rPrChange>
              </w:rPr>
            </w:pPr>
            <w:ins w:id="26672" w:author="Thomas Dietz" w:date="2012-08-08T17:05:00Z">
              <w:r w:rsidRPr="00B80901">
                <w:rPr>
                  <w:rPrChange w:id="26673" w:author="Thomas Dietz" w:date="2012-08-10T13:22:00Z">
                    <w:rPr>
                      <w:lang w:val="de-DE"/>
                    </w:rPr>
                  </w:rPrChange>
                </w:rPr>
                <w:t xml:space="preserve">          the OpenFlow Logical Switch to this controller.";</w:t>
              </w:r>
            </w:ins>
          </w:p>
          <w:p w14:paraId="3F4446AD" w14:textId="77777777" w:rsidR="009F3611" w:rsidRPr="00B80901" w:rsidRDefault="009F3611" w:rsidP="009F3611">
            <w:pPr>
              <w:pStyle w:val="XML1"/>
              <w:rPr>
                <w:ins w:id="26674" w:author="Thomas Dietz" w:date="2012-08-08T17:05:00Z"/>
                <w:rPrChange w:id="26675" w:author="Thomas Dietz" w:date="2012-08-10T13:22:00Z">
                  <w:rPr>
                    <w:ins w:id="26676" w:author="Thomas Dietz" w:date="2012-08-08T17:05:00Z"/>
                    <w:lang w:val="de-DE"/>
                  </w:rPr>
                </w:rPrChange>
              </w:rPr>
            </w:pPr>
            <w:ins w:id="26677" w:author="Thomas Dietz" w:date="2012-08-08T17:05:00Z">
              <w:r w:rsidRPr="00B80901">
                <w:rPr>
                  <w:rPrChange w:id="26678" w:author="Thomas Dietz" w:date="2012-08-10T13:22:00Z">
                    <w:rPr>
                      <w:lang w:val="de-DE"/>
                    </w:rPr>
                  </w:rPrChange>
                </w:rPr>
                <w:t xml:space="preserve">      }</w:t>
              </w:r>
            </w:ins>
          </w:p>
          <w:p w14:paraId="39582E3E" w14:textId="77777777" w:rsidR="009F3611" w:rsidRPr="00B80901" w:rsidRDefault="009F3611" w:rsidP="009F3611">
            <w:pPr>
              <w:pStyle w:val="XML1"/>
              <w:rPr>
                <w:ins w:id="26679" w:author="Thomas Dietz" w:date="2012-08-08T17:05:00Z"/>
                <w:rPrChange w:id="26680" w:author="Thomas Dietz" w:date="2012-08-10T13:22:00Z">
                  <w:rPr>
                    <w:ins w:id="26681" w:author="Thomas Dietz" w:date="2012-08-08T17:05:00Z"/>
                    <w:lang w:val="de-DE"/>
                  </w:rPr>
                </w:rPrChange>
              </w:rPr>
            </w:pPr>
            <w:ins w:id="26682" w:author="Thomas Dietz" w:date="2012-08-08T17:05:00Z">
              <w:r w:rsidRPr="00B80901">
                <w:rPr>
                  <w:rPrChange w:id="26683" w:author="Thomas Dietz" w:date="2012-08-10T13:22:00Z">
                    <w:rPr>
                      <w:lang w:val="de-DE"/>
                    </w:rPr>
                  </w:rPrChange>
                </w:rPr>
                <w:t xml:space="preserve">      leaf current-version {</w:t>
              </w:r>
            </w:ins>
          </w:p>
          <w:p w14:paraId="06F2E0BC" w14:textId="77777777" w:rsidR="009F3611" w:rsidRPr="00B80901" w:rsidRDefault="009F3611" w:rsidP="009F3611">
            <w:pPr>
              <w:pStyle w:val="XML1"/>
              <w:rPr>
                <w:ins w:id="26684" w:author="Thomas Dietz" w:date="2012-08-08T17:05:00Z"/>
                <w:rPrChange w:id="26685" w:author="Thomas Dietz" w:date="2012-08-10T13:22:00Z">
                  <w:rPr>
                    <w:ins w:id="26686" w:author="Thomas Dietz" w:date="2012-08-08T17:05:00Z"/>
                    <w:lang w:val="de-DE"/>
                  </w:rPr>
                </w:rPrChange>
              </w:rPr>
            </w:pPr>
            <w:ins w:id="26687" w:author="Thomas Dietz" w:date="2012-08-08T17:05:00Z">
              <w:r w:rsidRPr="00B80901">
                <w:rPr>
                  <w:rPrChange w:id="26688" w:author="Thomas Dietz" w:date="2012-08-10T13:22:00Z">
                    <w:rPr>
                      <w:lang w:val="de-DE"/>
                    </w:rPr>
                  </w:rPrChange>
                </w:rPr>
                <w:t xml:space="preserve">        type OFOpenFlowVersionType;</w:t>
              </w:r>
            </w:ins>
          </w:p>
          <w:p w14:paraId="2EA44877" w14:textId="77777777" w:rsidR="009F3611" w:rsidRPr="00B80901" w:rsidRDefault="009F3611" w:rsidP="009F3611">
            <w:pPr>
              <w:pStyle w:val="XML1"/>
              <w:rPr>
                <w:ins w:id="26689" w:author="Thomas Dietz" w:date="2012-08-08T17:05:00Z"/>
                <w:rPrChange w:id="26690" w:author="Thomas Dietz" w:date="2012-08-10T13:22:00Z">
                  <w:rPr>
                    <w:ins w:id="26691" w:author="Thomas Dietz" w:date="2012-08-08T17:05:00Z"/>
                    <w:lang w:val="de-DE"/>
                  </w:rPr>
                </w:rPrChange>
              </w:rPr>
            </w:pPr>
            <w:ins w:id="26692" w:author="Thomas Dietz" w:date="2012-08-08T17:05:00Z">
              <w:r w:rsidRPr="00B80901">
                <w:rPr>
                  <w:rPrChange w:id="26693" w:author="Thomas Dietz" w:date="2012-08-10T13:22:00Z">
                    <w:rPr>
                      <w:lang w:val="de-DE"/>
                    </w:rPr>
                  </w:rPrChange>
                </w:rPr>
                <w:t xml:space="preserve">        description "This object indicates the version of the</w:t>
              </w:r>
            </w:ins>
          </w:p>
          <w:p w14:paraId="6F7CD199" w14:textId="77777777" w:rsidR="009F3611" w:rsidRPr="00B80901" w:rsidRDefault="009F3611" w:rsidP="009F3611">
            <w:pPr>
              <w:pStyle w:val="XML1"/>
              <w:rPr>
                <w:ins w:id="26694" w:author="Thomas Dietz" w:date="2012-08-08T17:05:00Z"/>
                <w:rPrChange w:id="26695" w:author="Thomas Dietz" w:date="2012-08-10T13:22:00Z">
                  <w:rPr>
                    <w:ins w:id="26696" w:author="Thomas Dietz" w:date="2012-08-08T17:05:00Z"/>
                    <w:lang w:val="de-DE"/>
                  </w:rPr>
                </w:rPrChange>
              </w:rPr>
            </w:pPr>
            <w:ins w:id="26697" w:author="Thomas Dietz" w:date="2012-08-08T17:05:00Z">
              <w:r w:rsidRPr="00B80901">
                <w:rPr>
                  <w:rPrChange w:id="26698" w:author="Thomas Dietz" w:date="2012-08-10T13:22:00Z">
                    <w:rPr>
                      <w:lang w:val="de-DE"/>
                    </w:rPr>
                  </w:rPrChange>
                </w:rPr>
                <w:t xml:space="preserve">          OpenFlow protocol used between the OpenFlow Logical</w:t>
              </w:r>
            </w:ins>
          </w:p>
          <w:p w14:paraId="2281C8A7" w14:textId="77777777" w:rsidR="009F3611" w:rsidRPr="00B80901" w:rsidRDefault="009F3611" w:rsidP="009F3611">
            <w:pPr>
              <w:pStyle w:val="XML1"/>
              <w:rPr>
                <w:ins w:id="26699" w:author="Thomas Dietz" w:date="2012-08-08T17:05:00Z"/>
                <w:rPrChange w:id="26700" w:author="Thomas Dietz" w:date="2012-08-10T13:22:00Z">
                  <w:rPr>
                    <w:ins w:id="26701" w:author="Thomas Dietz" w:date="2012-08-08T17:05:00Z"/>
                    <w:lang w:val="de-DE"/>
                  </w:rPr>
                </w:rPrChange>
              </w:rPr>
            </w:pPr>
            <w:ins w:id="26702" w:author="Thomas Dietz" w:date="2012-08-08T17:05:00Z">
              <w:r w:rsidRPr="00B80901">
                <w:rPr>
                  <w:rPrChange w:id="26703" w:author="Thomas Dietz" w:date="2012-08-10T13:22:00Z">
                    <w:rPr>
                      <w:lang w:val="de-DE"/>
                    </w:rPr>
                  </w:rPrChange>
                </w:rPr>
                <w:t xml:space="preserve">          Switch and this Controller.  If element connection-state</w:t>
              </w:r>
            </w:ins>
          </w:p>
          <w:p w14:paraId="67FB8210" w14:textId="77777777" w:rsidR="009F3611" w:rsidRPr="00B80901" w:rsidRDefault="009F3611" w:rsidP="009F3611">
            <w:pPr>
              <w:pStyle w:val="XML1"/>
              <w:rPr>
                <w:ins w:id="26704" w:author="Thomas Dietz" w:date="2012-08-08T17:05:00Z"/>
                <w:rPrChange w:id="26705" w:author="Thomas Dietz" w:date="2012-08-10T13:22:00Z">
                  <w:rPr>
                    <w:ins w:id="26706" w:author="Thomas Dietz" w:date="2012-08-08T17:05:00Z"/>
                    <w:lang w:val="de-DE"/>
                  </w:rPr>
                </w:rPrChange>
              </w:rPr>
            </w:pPr>
            <w:ins w:id="26707" w:author="Thomas Dietz" w:date="2012-08-08T17:05:00Z">
              <w:r w:rsidRPr="00B80901">
                <w:rPr>
                  <w:rPrChange w:id="26708" w:author="Thomas Dietz" w:date="2012-08-10T13:22:00Z">
                    <w:rPr>
                      <w:lang w:val="de-DE"/>
                    </w:rPr>
                  </w:rPrChange>
                </w:rPr>
                <w:t xml:space="preserve">          has value 'up', then this element indicates the actual</w:t>
              </w:r>
            </w:ins>
          </w:p>
          <w:p w14:paraId="36B98005" w14:textId="77777777" w:rsidR="009F3611" w:rsidRPr="00B80901" w:rsidRDefault="009F3611" w:rsidP="009F3611">
            <w:pPr>
              <w:pStyle w:val="XML1"/>
              <w:rPr>
                <w:ins w:id="26709" w:author="Thomas Dietz" w:date="2012-08-08T17:05:00Z"/>
                <w:rPrChange w:id="26710" w:author="Thomas Dietz" w:date="2012-08-10T13:22:00Z">
                  <w:rPr>
                    <w:ins w:id="26711" w:author="Thomas Dietz" w:date="2012-08-08T17:05:00Z"/>
                    <w:lang w:val="de-DE"/>
                  </w:rPr>
                </w:rPrChange>
              </w:rPr>
            </w:pPr>
            <w:ins w:id="26712" w:author="Thomas Dietz" w:date="2012-08-08T17:05:00Z">
              <w:r w:rsidRPr="00B80901">
                <w:rPr>
                  <w:rPrChange w:id="26713" w:author="Thomas Dietz" w:date="2012-08-10T13:22:00Z">
                    <w:rPr>
                      <w:lang w:val="de-DE"/>
                    </w:rPr>
                  </w:rPrChange>
                </w:rPr>
                <w:t xml:space="preserve">          version in use.  If element connection-state has value</w:t>
              </w:r>
            </w:ins>
          </w:p>
          <w:p w14:paraId="0571225A" w14:textId="77777777" w:rsidR="009F3611" w:rsidRPr="00B80901" w:rsidRDefault="009F3611" w:rsidP="009F3611">
            <w:pPr>
              <w:pStyle w:val="XML1"/>
              <w:rPr>
                <w:ins w:id="26714" w:author="Thomas Dietz" w:date="2012-08-08T17:05:00Z"/>
                <w:rPrChange w:id="26715" w:author="Thomas Dietz" w:date="2012-08-10T13:22:00Z">
                  <w:rPr>
                    <w:ins w:id="26716" w:author="Thomas Dietz" w:date="2012-08-08T17:05:00Z"/>
                    <w:lang w:val="de-DE"/>
                  </w:rPr>
                </w:rPrChange>
              </w:rPr>
            </w:pPr>
            <w:ins w:id="26717" w:author="Thomas Dietz" w:date="2012-08-08T17:05:00Z">
              <w:r w:rsidRPr="00B80901">
                <w:rPr>
                  <w:rPrChange w:id="26718" w:author="Thomas Dietz" w:date="2012-08-10T13:22:00Z">
                    <w:rPr>
                      <w:lang w:val="de-DE"/>
                    </w:rPr>
                  </w:rPrChange>
                </w:rPr>
                <w:t xml:space="preserve">          'down', then this element indicates the version number of</w:t>
              </w:r>
            </w:ins>
          </w:p>
          <w:p w14:paraId="603F84B3" w14:textId="77777777" w:rsidR="009F3611" w:rsidRPr="00B80901" w:rsidRDefault="009F3611" w:rsidP="009F3611">
            <w:pPr>
              <w:pStyle w:val="XML1"/>
              <w:rPr>
                <w:ins w:id="26719" w:author="Thomas Dietz" w:date="2012-08-08T17:05:00Z"/>
                <w:rPrChange w:id="26720" w:author="Thomas Dietz" w:date="2012-08-10T13:22:00Z">
                  <w:rPr>
                    <w:ins w:id="26721" w:author="Thomas Dietz" w:date="2012-08-08T17:05:00Z"/>
                    <w:lang w:val="de-DE"/>
                  </w:rPr>
                </w:rPrChange>
              </w:rPr>
            </w:pPr>
            <w:ins w:id="26722" w:author="Thomas Dietz" w:date="2012-08-08T17:05:00Z">
              <w:r w:rsidRPr="00B80901">
                <w:rPr>
                  <w:rPrChange w:id="26723" w:author="Thomas Dietz" w:date="2012-08-10T13:22:00Z">
                    <w:rPr>
                      <w:lang w:val="de-DE"/>
                    </w:rPr>
                  </w:rPrChange>
                </w:rPr>
                <w:t xml:space="preserve">          the last established connection with this OpenFlow</w:t>
              </w:r>
            </w:ins>
          </w:p>
          <w:p w14:paraId="7FD2B518" w14:textId="77777777" w:rsidR="009F3611" w:rsidRPr="00B80901" w:rsidRDefault="009F3611" w:rsidP="009F3611">
            <w:pPr>
              <w:pStyle w:val="XML1"/>
              <w:rPr>
                <w:ins w:id="26724" w:author="Thomas Dietz" w:date="2012-08-08T17:05:00Z"/>
                <w:rPrChange w:id="26725" w:author="Thomas Dietz" w:date="2012-08-10T13:22:00Z">
                  <w:rPr>
                    <w:ins w:id="26726" w:author="Thomas Dietz" w:date="2012-08-08T17:05:00Z"/>
                    <w:lang w:val="de-DE"/>
                  </w:rPr>
                </w:rPrChange>
              </w:rPr>
            </w:pPr>
            <w:ins w:id="26727" w:author="Thomas Dietz" w:date="2012-08-08T17:05:00Z">
              <w:r w:rsidRPr="00B80901">
                <w:rPr>
                  <w:rPrChange w:id="26728" w:author="Thomas Dietz" w:date="2012-08-10T13:22:00Z">
                    <w:rPr>
                      <w:lang w:val="de-DE"/>
                    </w:rPr>
                  </w:rPrChange>
                </w:rPr>
                <w:t xml:space="preserve">          Controller.  The value of this element MAY be persistent</w:t>
              </w:r>
            </w:ins>
          </w:p>
          <w:p w14:paraId="517A5367" w14:textId="77777777" w:rsidR="009F3611" w:rsidRPr="00B80901" w:rsidRDefault="009F3611" w:rsidP="009F3611">
            <w:pPr>
              <w:pStyle w:val="XML1"/>
              <w:rPr>
                <w:ins w:id="26729" w:author="Thomas Dietz" w:date="2012-08-08T17:05:00Z"/>
                <w:rPrChange w:id="26730" w:author="Thomas Dietz" w:date="2012-08-10T13:22:00Z">
                  <w:rPr>
                    <w:ins w:id="26731" w:author="Thomas Dietz" w:date="2012-08-08T17:05:00Z"/>
                    <w:lang w:val="de-DE"/>
                  </w:rPr>
                </w:rPrChange>
              </w:rPr>
            </w:pPr>
            <w:ins w:id="26732" w:author="Thomas Dietz" w:date="2012-08-08T17:05:00Z">
              <w:r w:rsidRPr="00B80901">
                <w:rPr>
                  <w:rPrChange w:id="26733" w:author="Thomas Dietz" w:date="2012-08-10T13:22:00Z">
                    <w:rPr>
                      <w:lang w:val="de-DE"/>
                    </w:rPr>
                  </w:rPrChange>
                </w:rPr>
                <w:t xml:space="preserve">          across reboots of the OpenFlow Logical Switch in such a</w:t>
              </w:r>
            </w:ins>
          </w:p>
          <w:p w14:paraId="5CDE6FA8" w14:textId="77777777" w:rsidR="009F3611" w:rsidRPr="00B80901" w:rsidRDefault="009F3611" w:rsidP="009F3611">
            <w:pPr>
              <w:pStyle w:val="XML1"/>
              <w:rPr>
                <w:ins w:id="26734" w:author="Thomas Dietz" w:date="2012-08-08T17:05:00Z"/>
                <w:rPrChange w:id="26735" w:author="Thomas Dietz" w:date="2012-08-10T13:22:00Z">
                  <w:rPr>
                    <w:ins w:id="26736" w:author="Thomas Dietz" w:date="2012-08-08T17:05:00Z"/>
                    <w:lang w:val="de-DE"/>
                  </w:rPr>
                </w:rPrChange>
              </w:rPr>
            </w:pPr>
            <w:ins w:id="26737" w:author="Thomas Dietz" w:date="2012-08-08T17:05:00Z">
              <w:r w:rsidRPr="00B80901">
                <w:rPr>
                  <w:rPrChange w:id="26738" w:author="Thomas Dietz" w:date="2012-08-10T13:22:00Z">
                    <w:rPr>
                      <w:lang w:val="de-DE"/>
                    </w:rPr>
                  </w:rPrChange>
                </w:rPr>
                <w:t xml:space="preserve">          case.  If element connection-state has value 'down'and</w:t>
              </w:r>
            </w:ins>
          </w:p>
          <w:p w14:paraId="5C6E66AE" w14:textId="77777777" w:rsidR="009F3611" w:rsidRPr="00B80901" w:rsidRDefault="009F3611" w:rsidP="009F3611">
            <w:pPr>
              <w:pStyle w:val="XML1"/>
              <w:rPr>
                <w:ins w:id="26739" w:author="Thomas Dietz" w:date="2012-08-08T17:05:00Z"/>
                <w:rPrChange w:id="26740" w:author="Thomas Dietz" w:date="2012-08-10T13:22:00Z">
                  <w:rPr>
                    <w:ins w:id="26741" w:author="Thomas Dietz" w:date="2012-08-08T17:05:00Z"/>
                    <w:lang w:val="de-DE"/>
                  </w:rPr>
                </w:rPrChange>
              </w:rPr>
            </w:pPr>
            <w:ins w:id="26742" w:author="Thomas Dietz" w:date="2012-08-08T17:05:00Z">
              <w:r w:rsidRPr="00B80901">
                <w:rPr>
                  <w:rPrChange w:id="26743" w:author="Thomas Dietz" w:date="2012-08-10T13:22:00Z">
                    <w:rPr>
                      <w:lang w:val="de-DE"/>
                    </w:rPr>
                  </w:rPrChange>
                </w:rPr>
                <w:t xml:space="preserve">          there is no information about previous connections to</w:t>
              </w:r>
            </w:ins>
          </w:p>
          <w:p w14:paraId="12661B92" w14:textId="77777777" w:rsidR="009F3611" w:rsidRPr="00B80901" w:rsidRDefault="009F3611" w:rsidP="009F3611">
            <w:pPr>
              <w:pStyle w:val="XML1"/>
              <w:rPr>
                <w:ins w:id="26744" w:author="Thomas Dietz" w:date="2012-08-08T17:05:00Z"/>
                <w:rPrChange w:id="26745" w:author="Thomas Dietz" w:date="2012-08-10T13:22:00Z">
                  <w:rPr>
                    <w:ins w:id="26746" w:author="Thomas Dietz" w:date="2012-08-08T17:05:00Z"/>
                    <w:lang w:val="de-DE"/>
                  </w:rPr>
                </w:rPrChange>
              </w:rPr>
            </w:pPr>
            <w:ins w:id="26747" w:author="Thomas Dietz" w:date="2012-08-08T17:05:00Z">
              <w:r w:rsidRPr="00B80901">
                <w:rPr>
                  <w:rPrChange w:id="26748" w:author="Thomas Dietz" w:date="2012-08-10T13:22:00Z">
                    <w:rPr>
                      <w:lang w:val="de-DE"/>
                    </w:rPr>
                  </w:rPrChange>
                </w:rPr>
                <w:t xml:space="preserve">          this OpenFlow controller, then this element is not</w:t>
              </w:r>
            </w:ins>
          </w:p>
          <w:p w14:paraId="723C7B44" w14:textId="77777777" w:rsidR="009F3611" w:rsidRPr="00B80901" w:rsidRDefault="009F3611" w:rsidP="009F3611">
            <w:pPr>
              <w:pStyle w:val="XML1"/>
              <w:rPr>
                <w:ins w:id="26749" w:author="Thomas Dietz" w:date="2012-08-08T17:05:00Z"/>
                <w:rPrChange w:id="26750" w:author="Thomas Dietz" w:date="2012-08-10T13:22:00Z">
                  <w:rPr>
                    <w:ins w:id="26751" w:author="Thomas Dietz" w:date="2012-08-08T17:05:00Z"/>
                    <w:lang w:val="de-DE"/>
                  </w:rPr>
                </w:rPrChange>
              </w:rPr>
            </w:pPr>
            <w:ins w:id="26752" w:author="Thomas Dietz" w:date="2012-08-08T17:05:00Z">
              <w:r w:rsidRPr="00B80901">
                <w:rPr>
                  <w:rPrChange w:id="26753" w:author="Thomas Dietz" w:date="2012-08-10T13:22:00Z">
                    <w:rPr>
                      <w:lang w:val="de-DE"/>
                    </w:rPr>
                  </w:rPrChange>
                </w:rPr>
                <w:t xml:space="preserve">          present or has the value '0'.";</w:t>
              </w:r>
            </w:ins>
          </w:p>
          <w:p w14:paraId="1551C7A2" w14:textId="77777777" w:rsidR="009F3611" w:rsidRPr="00B80901" w:rsidRDefault="009F3611" w:rsidP="009F3611">
            <w:pPr>
              <w:pStyle w:val="XML1"/>
              <w:rPr>
                <w:ins w:id="26754" w:author="Thomas Dietz" w:date="2012-08-08T17:05:00Z"/>
                <w:rPrChange w:id="26755" w:author="Thomas Dietz" w:date="2012-08-10T13:22:00Z">
                  <w:rPr>
                    <w:ins w:id="26756" w:author="Thomas Dietz" w:date="2012-08-08T17:05:00Z"/>
                    <w:lang w:val="de-DE"/>
                  </w:rPr>
                </w:rPrChange>
              </w:rPr>
            </w:pPr>
            <w:ins w:id="26757" w:author="Thomas Dietz" w:date="2012-08-08T17:05:00Z">
              <w:r w:rsidRPr="00B80901">
                <w:rPr>
                  <w:rPrChange w:id="26758" w:author="Thomas Dietz" w:date="2012-08-10T13:22:00Z">
                    <w:rPr>
                      <w:lang w:val="de-DE"/>
                    </w:rPr>
                  </w:rPrChange>
                </w:rPr>
                <w:t xml:space="preserve">      }</w:t>
              </w:r>
            </w:ins>
          </w:p>
          <w:p w14:paraId="7D6442ED" w14:textId="77777777" w:rsidR="009F3611" w:rsidRPr="00B80901" w:rsidRDefault="009F3611" w:rsidP="009F3611">
            <w:pPr>
              <w:pStyle w:val="XML1"/>
              <w:rPr>
                <w:ins w:id="26759" w:author="Thomas Dietz" w:date="2012-08-08T17:05:00Z"/>
                <w:rPrChange w:id="26760" w:author="Thomas Dietz" w:date="2012-08-10T13:22:00Z">
                  <w:rPr>
                    <w:ins w:id="26761" w:author="Thomas Dietz" w:date="2012-08-08T17:05:00Z"/>
                    <w:lang w:val="de-DE"/>
                  </w:rPr>
                </w:rPrChange>
              </w:rPr>
            </w:pPr>
            <w:ins w:id="26762" w:author="Thomas Dietz" w:date="2012-08-08T17:05:00Z">
              <w:r w:rsidRPr="00B80901">
                <w:rPr>
                  <w:rPrChange w:id="26763" w:author="Thomas Dietz" w:date="2012-08-10T13:22:00Z">
                    <w:rPr>
                      <w:lang w:val="de-DE"/>
                    </w:rPr>
                  </w:rPrChange>
                </w:rPr>
                <w:t xml:space="preserve">      leaf-list supported-versions {</w:t>
              </w:r>
            </w:ins>
          </w:p>
          <w:p w14:paraId="0A687D54" w14:textId="77777777" w:rsidR="009F3611" w:rsidRPr="00B80901" w:rsidRDefault="009F3611" w:rsidP="009F3611">
            <w:pPr>
              <w:pStyle w:val="XML1"/>
              <w:rPr>
                <w:ins w:id="26764" w:author="Thomas Dietz" w:date="2012-08-08T17:05:00Z"/>
                <w:rPrChange w:id="26765" w:author="Thomas Dietz" w:date="2012-08-10T13:22:00Z">
                  <w:rPr>
                    <w:ins w:id="26766" w:author="Thomas Dietz" w:date="2012-08-08T17:05:00Z"/>
                    <w:lang w:val="de-DE"/>
                  </w:rPr>
                </w:rPrChange>
              </w:rPr>
            </w:pPr>
            <w:ins w:id="26767" w:author="Thomas Dietz" w:date="2012-08-08T17:05:00Z">
              <w:r w:rsidRPr="00B80901">
                <w:rPr>
                  <w:rPrChange w:id="26768" w:author="Thomas Dietz" w:date="2012-08-10T13:22:00Z">
                    <w:rPr>
                      <w:lang w:val="de-DE"/>
                    </w:rPr>
                  </w:rPrChange>
                </w:rPr>
                <w:t xml:space="preserve">        type OFOpenFlowVersionType;</w:t>
              </w:r>
            </w:ins>
          </w:p>
          <w:p w14:paraId="659CC353" w14:textId="77777777" w:rsidR="009F3611" w:rsidRPr="00B80901" w:rsidRDefault="009F3611" w:rsidP="009F3611">
            <w:pPr>
              <w:pStyle w:val="XML1"/>
              <w:rPr>
                <w:ins w:id="26769" w:author="Thomas Dietz" w:date="2012-08-08T17:05:00Z"/>
                <w:rPrChange w:id="26770" w:author="Thomas Dietz" w:date="2012-08-10T13:22:00Z">
                  <w:rPr>
                    <w:ins w:id="26771" w:author="Thomas Dietz" w:date="2012-08-08T17:05:00Z"/>
                    <w:lang w:val="de-DE"/>
                  </w:rPr>
                </w:rPrChange>
              </w:rPr>
            </w:pPr>
            <w:ins w:id="26772" w:author="Thomas Dietz" w:date="2012-08-08T17:05:00Z">
              <w:r w:rsidRPr="00B80901">
                <w:rPr>
                  <w:rPrChange w:id="26773" w:author="Thomas Dietz" w:date="2012-08-10T13:22:00Z">
                    <w:rPr>
                      <w:lang w:val="de-DE"/>
                    </w:rPr>
                  </w:rPrChange>
                </w:rPr>
                <w:t xml:space="preserve">        description "This list of elements includes one entry for</w:t>
              </w:r>
            </w:ins>
          </w:p>
          <w:p w14:paraId="49FE2FC1" w14:textId="77777777" w:rsidR="009F3611" w:rsidRPr="00B80901" w:rsidRDefault="009F3611" w:rsidP="009F3611">
            <w:pPr>
              <w:pStyle w:val="XML1"/>
              <w:rPr>
                <w:ins w:id="26774" w:author="Thomas Dietz" w:date="2012-08-08T17:05:00Z"/>
                <w:rPrChange w:id="26775" w:author="Thomas Dietz" w:date="2012-08-10T13:22:00Z">
                  <w:rPr>
                    <w:ins w:id="26776" w:author="Thomas Dietz" w:date="2012-08-08T17:05:00Z"/>
                    <w:lang w:val="de-DE"/>
                  </w:rPr>
                </w:rPrChange>
              </w:rPr>
            </w:pPr>
            <w:ins w:id="26777" w:author="Thomas Dietz" w:date="2012-08-08T17:05:00Z">
              <w:r w:rsidRPr="00B80901">
                <w:rPr>
                  <w:rPrChange w:id="26778" w:author="Thomas Dietz" w:date="2012-08-10T13:22:00Z">
                    <w:rPr>
                      <w:lang w:val="de-DE"/>
                    </w:rPr>
                  </w:rPrChange>
                </w:rPr>
                <w:t xml:space="preserve">          each OpenFlow protocol version that this OpenFlow</w:t>
              </w:r>
            </w:ins>
          </w:p>
          <w:p w14:paraId="377AC878" w14:textId="77777777" w:rsidR="009F3611" w:rsidRPr="00B80901" w:rsidRDefault="009F3611" w:rsidP="009F3611">
            <w:pPr>
              <w:pStyle w:val="XML1"/>
              <w:rPr>
                <w:ins w:id="26779" w:author="Thomas Dietz" w:date="2012-08-08T17:05:00Z"/>
                <w:rPrChange w:id="26780" w:author="Thomas Dietz" w:date="2012-08-10T13:22:00Z">
                  <w:rPr>
                    <w:ins w:id="26781" w:author="Thomas Dietz" w:date="2012-08-08T17:05:00Z"/>
                    <w:lang w:val="de-DE"/>
                  </w:rPr>
                </w:rPrChange>
              </w:rPr>
            </w:pPr>
            <w:ins w:id="26782" w:author="Thomas Dietz" w:date="2012-08-08T17:05:00Z">
              <w:r w:rsidRPr="00B80901">
                <w:rPr>
                  <w:rPrChange w:id="26783" w:author="Thomas Dietz" w:date="2012-08-10T13:22:00Z">
                    <w:rPr>
                      <w:lang w:val="de-DE"/>
                    </w:rPr>
                  </w:rPrChange>
                </w:rPr>
                <w:t xml:space="preserve">          controller supports.  It SHOULD contain all";</w:t>
              </w:r>
            </w:ins>
          </w:p>
          <w:p w14:paraId="7C6976C3" w14:textId="77777777" w:rsidR="009F3611" w:rsidRPr="00B80901" w:rsidRDefault="009F3611" w:rsidP="009F3611">
            <w:pPr>
              <w:pStyle w:val="XML1"/>
              <w:rPr>
                <w:ins w:id="26784" w:author="Thomas Dietz" w:date="2012-08-08T17:05:00Z"/>
                <w:rPrChange w:id="26785" w:author="Thomas Dietz" w:date="2012-08-10T13:22:00Z">
                  <w:rPr>
                    <w:ins w:id="26786" w:author="Thomas Dietz" w:date="2012-08-08T17:05:00Z"/>
                    <w:lang w:val="de-DE"/>
                  </w:rPr>
                </w:rPrChange>
              </w:rPr>
            </w:pPr>
            <w:ins w:id="26787" w:author="Thomas Dietz" w:date="2012-08-08T17:05:00Z">
              <w:r w:rsidRPr="00B80901">
                <w:rPr>
                  <w:rPrChange w:id="26788" w:author="Thomas Dietz" w:date="2012-08-10T13:22:00Z">
                    <w:rPr>
                      <w:lang w:val="de-DE"/>
                    </w:rPr>
                  </w:rPrChange>
                </w:rPr>
                <w:t xml:space="preserve">      }</w:t>
              </w:r>
            </w:ins>
          </w:p>
          <w:p w14:paraId="74FE0881" w14:textId="77777777" w:rsidR="009F3611" w:rsidRPr="00B80901" w:rsidRDefault="009F3611" w:rsidP="009F3611">
            <w:pPr>
              <w:pStyle w:val="XML1"/>
              <w:rPr>
                <w:ins w:id="26789" w:author="Thomas Dietz" w:date="2012-08-08T17:05:00Z"/>
                <w:rPrChange w:id="26790" w:author="Thomas Dietz" w:date="2012-08-10T13:22:00Z">
                  <w:rPr>
                    <w:ins w:id="26791" w:author="Thomas Dietz" w:date="2012-08-08T17:05:00Z"/>
                    <w:lang w:val="de-DE"/>
                  </w:rPr>
                </w:rPrChange>
              </w:rPr>
            </w:pPr>
            <w:ins w:id="26792" w:author="Thomas Dietz" w:date="2012-08-08T17:05:00Z">
              <w:r w:rsidRPr="00B80901">
                <w:rPr>
                  <w:rPrChange w:id="26793" w:author="Thomas Dietz" w:date="2012-08-10T13:22:00Z">
                    <w:rPr>
                      <w:lang w:val="de-DE"/>
                    </w:rPr>
                  </w:rPrChange>
                </w:rPr>
                <w:t xml:space="preserve">      leaf local-ip-address-in-use {</w:t>
              </w:r>
            </w:ins>
          </w:p>
          <w:p w14:paraId="50992BD5" w14:textId="77777777" w:rsidR="009F3611" w:rsidRPr="00B80901" w:rsidRDefault="009F3611" w:rsidP="009F3611">
            <w:pPr>
              <w:pStyle w:val="XML1"/>
              <w:rPr>
                <w:ins w:id="26794" w:author="Thomas Dietz" w:date="2012-08-08T17:05:00Z"/>
                <w:rPrChange w:id="26795" w:author="Thomas Dietz" w:date="2012-08-10T13:22:00Z">
                  <w:rPr>
                    <w:ins w:id="26796" w:author="Thomas Dietz" w:date="2012-08-08T17:05:00Z"/>
                    <w:lang w:val="de-DE"/>
                  </w:rPr>
                </w:rPrChange>
              </w:rPr>
            </w:pPr>
            <w:ins w:id="26797" w:author="Thomas Dietz" w:date="2012-08-08T17:05:00Z">
              <w:r w:rsidRPr="00B80901">
                <w:rPr>
                  <w:rPrChange w:id="26798" w:author="Thomas Dietz" w:date="2012-08-10T13:22:00Z">
                    <w:rPr>
                      <w:lang w:val="de-DE"/>
                    </w:rPr>
                  </w:rPrChange>
                </w:rPr>
                <w:t xml:space="preserve">        type inet:ip-address;</w:t>
              </w:r>
            </w:ins>
          </w:p>
          <w:p w14:paraId="1F3364AB" w14:textId="77777777" w:rsidR="009F3611" w:rsidRPr="00B80901" w:rsidRDefault="009F3611" w:rsidP="009F3611">
            <w:pPr>
              <w:pStyle w:val="XML1"/>
              <w:rPr>
                <w:ins w:id="26799" w:author="Thomas Dietz" w:date="2012-08-08T17:05:00Z"/>
                <w:rPrChange w:id="26800" w:author="Thomas Dietz" w:date="2012-08-10T13:22:00Z">
                  <w:rPr>
                    <w:ins w:id="26801" w:author="Thomas Dietz" w:date="2012-08-08T17:05:00Z"/>
                    <w:lang w:val="de-DE"/>
                  </w:rPr>
                </w:rPrChange>
              </w:rPr>
            </w:pPr>
            <w:ins w:id="26802" w:author="Thomas Dietz" w:date="2012-08-08T17:05:00Z">
              <w:r w:rsidRPr="00B80901">
                <w:rPr>
                  <w:rPrChange w:id="26803" w:author="Thomas Dietz" w:date="2012-08-10T13:22:00Z">
                    <w:rPr>
                      <w:lang w:val="de-DE"/>
                    </w:rPr>
                  </w:rPrChange>
                </w:rPr>
                <w:t xml:space="preserve">        description "The local IP address of the OpenFlow Logical</w:t>
              </w:r>
            </w:ins>
          </w:p>
          <w:p w14:paraId="11A9C93E" w14:textId="77777777" w:rsidR="009F3611" w:rsidRPr="00B80901" w:rsidRDefault="009F3611" w:rsidP="009F3611">
            <w:pPr>
              <w:pStyle w:val="XML1"/>
              <w:rPr>
                <w:ins w:id="26804" w:author="Thomas Dietz" w:date="2012-08-08T17:05:00Z"/>
                <w:rPrChange w:id="26805" w:author="Thomas Dietz" w:date="2012-08-10T13:22:00Z">
                  <w:rPr>
                    <w:ins w:id="26806" w:author="Thomas Dietz" w:date="2012-08-08T17:05:00Z"/>
                    <w:lang w:val="de-DE"/>
                  </w:rPr>
                </w:rPrChange>
              </w:rPr>
            </w:pPr>
            <w:ins w:id="26807" w:author="Thomas Dietz" w:date="2012-08-08T17:05:00Z">
              <w:r w:rsidRPr="00B80901">
                <w:rPr>
                  <w:rPrChange w:id="26808" w:author="Thomas Dietz" w:date="2012-08-10T13:22:00Z">
                    <w:rPr>
                      <w:lang w:val="de-DE"/>
                    </w:rPr>
                  </w:rPrChange>
                </w:rPr>
                <w:t xml:space="preserve">          Switch when connecting to this OpenFlow Controller.  It</w:t>
              </w:r>
            </w:ins>
          </w:p>
          <w:p w14:paraId="399A1030" w14:textId="77777777" w:rsidR="009F3611" w:rsidRPr="00B80901" w:rsidRDefault="009F3611" w:rsidP="009F3611">
            <w:pPr>
              <w:pStyle w:val="XML1"/>
              <w:rPr>
                <w:ins w:id="26809" w:author="Thomas Dietz" w:date="2012-08-08T17:05:00Z"/>
                <w:rPrChange w:id="26810" w:author="Thomas Dietz" w:date="2012-08-10T13:22:00Z">
                  <w:rPr>
                    <w:ins w:id="26811" w:author="Thomas Dietz" w:date="2012-08-08T17:05:00Z"/>
                    <w:lang w:val="de-DE"/>
                  </w:rPr>
                </w:rPrChange>
              </w:rPr>
            </w:pPr>
            <w:ins w:id="26812" w:author="Thomas Dietz" w:date="2012-08-08T17:05:00Z">
              <w:r w:rsidRPr="00B80901">
                <w:rPr>
                  <w:rPrChange w:id="26813" w:author="Thomas Dietz" w:date="2012-08-10T13:22:00Z">
                    <w:rPr>
                      <w:lang w:val="de-DE"/>
                    </w:rPr>
                  </w:rPrChange>
                </w:rPr>
                <w:t xml:space="preserve">          is the source IP address of packets sent to this OpenFlow</w:t>
              </w:r>
            </w:ins>
          </w:p>
          <w:p w14:paraId="666BD1E9" w14:textId="77777777" w:rsidR="009F3611" w:rsidRPr="00B80901" w:rsidRDefault="009F3611" w:rsidP="009F3611">
            <w:pPr>
              <w:pStyle w:val="XML1"/>
              <w:rPr>
                <w:ins w:id="26814" w:author="Thomas Dietz" w:date="2012-08-08T17:05:00Z"/>
                <w:rPrChange w:id="26815" w:author="Thomas Dietz" w:date="2012-08-10T13:22:00Z">
                  <w:rPr>
                    <w:ins w:id="26816" w:author="Thomas Dietz" w:date="2012-08-08T17:05:00Z"/>
                    <w:lang w:val="de-DE"/>
                  </w:rPr>
                </w:rPrChange>
              </w:rPr>
            </w:pPr>
            <w:ins w:id="26817" w:author="Thomas Dietz" w:date="2012-08-08T17:05:00Z">
              <w:r w:rsidRPr="00B80901">
                <w:rPr>
                  <w:rPrChange w:id="26818" w:author="Thomas Dietz" w:date="2012-08-10T13:22:00Z">
                    <w:rPr>
                      <w:lang w:val="de-DE"/>
                    </w:rPr>
                  </w:rPrChange>
                </w:rPr>
                <w:t xml:space="preserve">          Controller.  If present, this element overrides any</w:t>
              </w:r>
            </w:ins>
          </w:p>
          <w:p w14:paraId="5160B4A1" w14:textId="77777777" w:rsidR="009F3611" w:rsidRPr="00B80901" w:rsidRDefault="009F3611" w:rsidP="009F3611">
            <w:pPr>
              <w:pStyle w:val="XML1"/>
              <w:rPr>
                <w:ins w:id="26819" w:author="Thomas Dietz" w:date="2012-08-08T17:05:00Z"/>
                <w:rPrChange w:id="26820" w:author="Thomas Dietz" w:date="2012-08-10T13:22:00Z">
                  <w:rPr>
                    <w:ins w:id="26821" w:author="Thomas Dietz" w:date="2012-08-08T17:05:00Z"/>
                    <w:lang w:val="de-DE"/>
                  </w:rPr>
                </w:rPrChange>
              </w:rPr>
            </w:pPr>
            <w:ins w:id="26822" w:author="Thomas Dietz" w:date="2012-08-08T17:05:00Z">
              <w:r w:rsidRPr="00B80901">
                <w:rPr>
                  <w:rPrChange w:id="26823" w:author="Thomas Dietz" w:date="2012-08-10T13:22:00Z">
                    <w:rPr>
                      <w:lang w:val="de-DE"/>
                    </w:rPr>
                  </w:rPrChange>
                </w:rPr>
                <w:t xml:space="preserve">          default IP address.";</w:t>
              </w:r>
            </w:ins>
          </w:p>
          <w:p w14:paraId="05FE6E4A" w14:textId="77777777" w:rsidR="009F3611" w:rsidRPr="00B80901" w:rsidRDefault="009F3611" w:rsidP="009F3611">
            <w:pPr>
              <w:pStyle w:val="XML1"/>
              <w:rPr>
                <w:ins w:id="26824" w:author="Thomas Dietz" w:date="2012-08-08T17:05:00Z"/>
                <w:rPrChange w:id="26825" w:author="Thomas Dietz" w:date="2012-08-10T13:22:00Z">
                  <w:rPr>
                    <w:ins w:id="26826" w:author="Thomas Dietz" w:date="2012-08-08T17:05:00Z"/>
                    <w:lang w:val="de-DE"/>
                  </w:rPr>
                </w:rPrChange>
              </w:rPr>
            </w:pPr>
            <w:ins w:id="26827" w:author="Thomas Dietz" w:date="2012-08-08T17:05:00Z">
              <w:r w:rsidRPr="00B80901">
                <w:rPr>
                  <w:rPrChange w:id="26828" w:author="Thomas Dietz" w:date="2012-08-10T13:22:00Z">
                    <w:rPr>
                      <w:lang w:val="de-DE"/>
                    </w:rPr>
                  </w:rPrChange>
                </w:rPr>
                <w:t xml:space="preserve">      }</w:t>
              </w:r>
            </w:ins>
          </w:p>
          <w:p w14:paraId="0CD9D2A5" w14:textId="77777777" w:rsidR="009F3611" w:rsidRPr="00B80901" w:rsidRDefault="009F3611" w:rsidP="009F3611">
            <w:pPr>
              <w:pStyle w:val="XML1"/>
              <w:rPr>
                <w:ins w:id="26829" w:author="Thomas Dietz" w:date="2012-08-08T17:05:00Z"/>
                <w:rPrChange w:id="26830" w:author="Thomas Dietz" w:date="2012-08-10T13:22:00Z">
                  <w:rPr>
                    <w:ins w:id="26831" w:author="Thomas Dietz" w:date="2012-08-08T17:05:00Z"/>
                    <w:lang w:val="de-DE"/>
                  </w:rPr>
                </w:rPrChange>
              </w:rPr>
            </w:pPr>
            <w:ins w:id="26832" w:author="Thomas Dietz" w:date="2012-08-08T17:05:00Z">
              <w:r w:rsidRPr="00B80901">
                <w:rPr>
                  <w:rPrChange w:id="26833" w:author="Thomas Dietz" w:date="2012-08-10T13:22:00Z">
                    <w:rPr>
                      <w:lang w:val="de-DE"/>
                    </w:rPr>
                  </w:rPrChange>
                </w:rPr>
                <w:t xml:space="preserve">      leaf local-port-in-use {</w:t>
              </w:r>
            </w:ins>
          </w:p>
          <w:p w14:paraId="1B72BB8A" w14:textId="77777777" w:rsidR="009F3611" w:rsidRPr="00B80901" w:rsidRDefault="009F3611" w:rsidP="009F3611">
            <w:pPr>
              <w:pStyle w:val="XML1"/>
              <w:rPr>
                <w:ins w:id="26834" w:author="Thomas Dietz" w:date="2012-08-08T17:05:00Z"/>
                <w:rPrChange w:id="26835" w:author="Thomas Dietz" w:date="2012-08-10T13:22:00Z">
                  <w:rPr>
                    <w:ins w:id="26836" w:author="Thomas Dietz" w:date="2012-08-08T17:05:00Z"/>
                    <w:lang w:val="de-DE"/>
                  </w:rPr>
                </w:rPrChange>
              </w:rPr>
            </w:pPr>
            <w:ins w:id="26837" w:author="Thomas Dietz" w:date="2012-08-08T17:05:00Z">
              <w:r w:rsidRPr="00B80901">
                <w:rPr>
                  <w:rPrChange w:id="26838" w:author="Thomas Dietz" w:date="2012-08-10T13:22:00Z">
                    <w:rPr>
                      <w:lang w:val="de-DE"/>
                    </w:rPr>
                  </w:rPrChange>
                </w:rPr>
                <w:lastRenderedPageBreak/>
                <w:t xml:space="preserve">        type inet:port-number;</w:t>
              </w:r>
            </w:ins>
          </w:p>
          <w:p w14:paraId="1B916E6F" w14:textId="77777777" w:rsidR="009F3611" w:rsidRPr="00B80901" w:rsidRDefault="009F3611" w:rsidP="009F3611">
            <w:pPr>
              <w:pStyle w:val="XML1"/>
              <w:rPr>
                <w:ins w:id="26839" w:author="Thomas Dietz" w:date="2012-08-08T17:05:00Z"/>
                <w:rPrChange w:id="26840" w:author="Thomas Dietz" w:date="2012-08-10T13:22:00Z">
                  <w:rPr>
                    <w:ins w:id="26841" w:author="Thomas Dietz" w:date="2012-08-08T17:05:00Z"/>
                    <w:lang w:val="de-DE"/>
                  </w:rPr>
                </w:rPrChange>
              </w:rPr>
            </w:pPr>
            <w:ins w:id="26842" w:author="Thomas Dietz" w:date="2012-08-08T17:05:00Z">
              <w:r w:rsidRPr="00B80901">
                <w:rPr>
                  <w:rPrChange w:id="26843" w:author="Thomas Dietz" w:date="2012-08-10T13:22:00Z">
                    <w:rPr>
                      <w:lang w:val="de-DE"/>
                    </w:rPr>
                  </w:rPrChange>
                </w:rPr>
                <w:t xml:space="preserve">        description "The local TCP port number of the OpenFlow</w:t>
              </w:r>
            </w:ins>
          </w:p>
          <w:p w14:paraId="35464EDF" w14:textId="77777777" w:rsidR="009F3611" w:rsidRPr="00B80901" w:rsidRDefault="009F3611" w:rsidP="009F3611">
            <w:pPr>
              <w:pStyle w:val="XML1"/>
              <w:rPr>
                <w:ins w:id="26844" w:author="Thomas Dietz" w:date="2012-08-08T17:05:00Z"/>
                <w:rPrChange w:id="26845" w:author="Thomas Dietz" w:date="2012-08-10T13:22:00Z">
                  <w:rPr>
                    <w:ins w:id="26846" w:author="Thomas Dietz" w:date="2012-08-08T17:05:00Z"/>
                    <w:lang w:val="de-DE"/>
                  </w:rPr>
                </w:rPrChange>
              </w:rPr>
            </w:pPr>
            <w:ins w:id="26847" w:author="Thomas Dietz" w:date="2012-08-08T17:05:00Z">
              <w:r w:rsidRPr="00B80901">
                <w:rPr>
                  <w:rPrChange w:id="26848" w:author="Thomas Dietz" w:date="2012-08-10T13:22:00Z">
                    <w:rPr>
                      <w:lang w:val="de-DE"/>
                    </w:rPr>
                  </w:rPrChange>
                </w:rPr>
                <w:t xml:space="preserve">          Logical Switch.  If element connection-state has value</w:t>
              </w:r>
            </w:ins>
          </w:p>
          <w:p w14:paraId="654CA3D7" w14:textId="77777777" w:rsidR="009F3611" w:rsidRPr="00B80901" w:rsidRDefault="009F3611" w:rsidP="009F3611">
            <w:pPr>
              <w:pStyle w:val="XML1"/>
              <w:rPr>
                <w:ins w:id="26849" w:author="Thomas Dietz" w:date="2012-08-08T17:05:00Z"/>
                <w:rPrChange w:id="26850" w:author="Thomas Dietz" w:date="2012-08-10T13:22:00Z">
                  <w:rPr>
                    <w:ins w:id="26851" w:author="Thomas Dietz" w:date="2012-08-08T17:05:00Z"/>
                    <w:lang w:val="de-DE"/>
                  </w:rPr>
                </w:rPrChange>
              </w:rPr>
            </w:pPr>
            <w:ins w:id="26852" w:author="Thomas Dietz" w:date="2012-08-08T17:05:00Z">
              <w:r w:rsidRPr="00B80901">
                <w:rPr>
                  <w:rPrChange w:id="26853" w:author="Thomas Dietz" w:date="2012-08-10T13:22:00Z">
                    <w:rPr>
                      <w:lang w:val="de-DE"/>
                    </w:rPr>
                  </w:rPrChange>
                </w:rPr>
                <w:t xml:space="preserve">          'up', then this element indicates the actual port number</w:t>
              </w:r>
            </w:ins>
          </w:p>
          <w:p w14:paraId="48365F59" w14:textId="77777777" w:rsidR="009F3611" w:rsidRPr="00B80901" w:rsidRDefault="009F3611" w:rsidP="009F3611">
            <w:pPr>
              <w:pStyle w:val="XML1"/>
              <w:rPr>
                <w:ins w:id="26854" w:author="Thomas Dietz" w:date="2012-08-08T17:05:00Z"/>
                <w:rPrChange w:id="26855" w:author="Thomas Dietz" w:date="2012-08-10T13:22:00Z">
                  <w:rPr>
                    <w:ins w:id="26856" w:author="Thomas Dietz" w:date="2012-08-08T17:05:00Z"/>
                    <w:lang w:val="de-DE"/>
                  </w:rPr>
                </w:rPrChange>
              </w:rPr>
            </w:pPr>
            <w:ins w:id="26857" w:author="Thomas Dietz" w:date="2012-08-08T17:05:00Z">
              <w:r w:rsidRPr="00B80901">
                <w:rPr>
                  <w:rPrChange w:id="26858" w:author="Thomas Dietz" w:date="2012-08-10T13:22:00Z">
                    <w:rPr>
                      <w:lang w:val="de-DE"/>
                    </w:rPr>
                  </w:rPrChange>
                </w:rPr>
                <w:t xml:space="preserve">          in use.  If element connection-state has value 'down',</w:t>
              </w:r>
            </w:ins>
          </w:p>
          <w:p w14:paraId="68F4B6EA" w14:textId="77777777" w:rsidR="009F3611" w:rsidRPr="00B80901" w:rsidRDefault="009F3611" w:rsidP="009F3611">
            <w:pPr>
              <w:pStyle w:val="XML1"/>
              <w:rPr>
                <w:ins w:id="26859" w:author="Thomas Dietz" w:date="2012-08-08T17:05:00Z"/>
                <w:rPrChange w:id="26860" w:author="Thomas Dietz" w:date="2012-08-10T13:22:00Z">
                  <w:rPr>
                    <w:ins w:id="26861" w:author="Thomas Dietz" w:date="2012-08-08T17:05:00Z"/>
                    <w:lang w:val="de-DE"/>
                  </w:rPr>
                </w:rPrChange>
              </w:rPr>
            </w:pPr>
            <w:ins w:id="26862" w:author="Thomas Dietz" w:date="2012-08-08T17:05:00Z">
              <w:r w:rsidRPr="00B80901">
                <w:rPr>
                  <w:rPrChange w:id="26863" w:author="Thomas Dietz" w:date="2012-08-10T13:22:00Z">
                    <w:rPr>
                      <w:lang w:val="de-DE"/>
                    </w:rPr>
                  </w:rPrChange>
                </w:rPr>
                <w:t xml:space="preserve">          then this element indicates the port number used for the</w:t>
              </w:r>
            </w:ins>
          </w:p>
          <w:p w14:paraId="0F1A2A31" w14:textId="77777777" w:rsidR="009F3611" w:rsidRPr="00B80901" w:rsidRDefault="009F3611" w:rsidP="009F3611">
            <w:pPr>
              <w:pStyle w:val="XML1"/>
              <w:rPr>
                <w:ins w:id="26864" w:author="Thomas Dietz" w:date="2012-08-08T17:05:00Z"/>
                <w:rPrChange w:id="26865" w:author="Thomas Dietz" w:date="2012-08-10T13:22:00Z">
                  <w:rPr>
                    <w:ins w:id="26866" w:author="Thomas Dietz" w:date="2012-08-08T17:05:00Z"/>
                    <w:lang w:val="de-DE"/>
                  </w:rPr>
                </w:rPrChange>
              </w:rPr>
            </w:pPr>
            <w:ins w:id="26867" w:author="Thomas Dietz" w:date="2012-08-08T17:05:00Z">
              <w:r w:rsidRPr="00B80901">
                <w:rPr>
                  <w:rPrChange w:id="26868" w:author="Thomas Dietz" w:date="2012-08-10T13:22:00Z">
                    <w:rPr>
                      <w:lang w:val="de-DE"/>
                    </w:rPr>
                  </w:rPrChange>
                </w:rPr>
                <w:t xml:space="preserve">          last attempt to establish a connection with this OpenFlow</w:t>
              </w:r>
            </w:ins>
          </w:p>
          <w:p w14:paraId="79D164F3" w14:textId="77777777" w:rsidR="009F3611" w:rsidRPr="00B80901" w:rsidRDefault="009F3611" w:rsidP="009F3611">
            <w:pPr>
              <w:pStyle w:val="XML1"/>
              <w:rPr>
                <w:ins w:id="26869" w:author="Thomas Dietz" w:date="2012-08-08T17:05:00Z"/>
                <w:rPrChange w:id="26870" w:author="Thomas Dietz" w:date="2012-08-10T13:22:00Z">
                  <w:rPr>
                    <w:ins w:id="26871" w:author="Thomas Dietz" w:date="2012-08-08T17:05:00Z"/>
                    <w:lang w:val="de-DE"/>
                  </w:rPr>
                </w:rPrChange>
              </w:rPr>
            </w:pPr>
            <w:ins w:id="26872" w:author="Thomas Dietz" w:date="2012-08-08T17:05:00Z">
              <w:r w:rsidRPr="00B80901">
                <w:rPr>
                  <w:rPrChange w:id="26873" w:author="Thomas Dietz" w:date="2012-08-10T13:22:00Z">
                    <w:rPr>
                      <w:lang w:val="de-DE"/>
                    </w:rPr>
                  </w:rPrChange>
                </w:rPr>
                <w:t xml:space="preserve">          Controller.??? </w:t>
              </w:r>
            </w:ins>
          </w:p>
          <w:p w14:paraId="711AC598" w14:textId="77777777" w:rsidR="009F3611" w:rsidRPr="00B80901" w:rsidRDefault="009F3611" w:rsidP="009F3611">
            <w:pPr>
              <w:pStyle w:val="XML1"/>
              <w:rPr>
                <w:ins w:id="26874" w:author="Thomas Dietz" w:date="2012-08-08T17:05:00Z"/>
                <w:rPrChange w:id="26875" w:author="Thomas Dietz" w:date="2012-08-10T13:22:00Z">
                  <w:rPr>
                    <w:ins w:id="26876" w:author="Thomas Dietz" w:date="2012-08-08T17:05:00Z"/>
                    <w:lang w:val="de-DE"/>
                  </w:rPr>
                </w:rPrChange>
              </w:rPr>
            </w:pPr>
            <w:ins w:id="26877" w:author="Thomas Dietz" w:date="2012-08-08T17:05:00Z">
              <w:r w:rsidRPr="00B80901">
                <w:rPr>
                  <w:rPrChange w:id="26878" w:author="Thomas Dietz" w:date="2012-08-10T13:22:00Z">
                    <w:rPr>
                      <w:lang w:val="de-DE"/>
                    </w:rPr>
                  </w:rPrChange>
                </w:rPr>
                <w:t xml:space="preserve">          When connecting to this OpenFlow Controller, it is the </w:t>
              </w:r>
            </w:ins>
          </w:p>
          <w:p w14:paraId="2B1B5A12" w14:textId="77777777" w:rsidR="009F3611" w:rsidRPr="00B80901" w:rsidRDefault="009F3611" w:rsidP="009F3611">
            <w:pPr>
              <w:pStyle w:val="XML1"/>
              <w:rPr>
                <w:ins w:id="26879" w:author="Thomas Dietz" w:date="2012-08-08T17:05:00Z"/>
                <w:rPrChange w:id="26880" w:author="Thomas Dietz" w:date="2012-08-10T13:22:00Z">
                  <w:rPr>
                    <w:ins w:id="26881" w:author="Thomas Dietz" w:date="2012-08-08T17:05:00Z"/>
                    <w:lang w:val="de-DE"/>
                  </w:rPr>
                </w:rPrChange>
              </w:rPr>
            </w:pPr>
            <w:ins w:id="26882" w:author="Thomas Dietz" w:date="2012-08-08T17:05:00Z">
              <w:r w:rsidRPr="00B80901">
                <w:rPr>
                  <w:rPrChange w:id="26883" w:author="Thomas Dietz" w:date="2012-08-10T13:22:00Z">
                    <w:rPr>
                      <w:lang w:val="de-DE"/>
                    </w:rPr>
                  </w:rPrChange>
                </w:rPr>
                <w:t xml:space="preserve">          source TCP port number of packets sent to this OpenFlow </w:t>
              </w:r>
            </w:ins>
          </w:p>
          <w:p w14:paraId="535B3623" w14:textId="77777777" w:rsidR="009F3611" w:rsidRPr="00B80901" w:rsidRDefault="009F3611" w:rsidP="009F3611">
            <w:pPr>
              <w:pStyle w:val="XML1"/>
              <w:rPr>
                <w:ins w:id="26884" w:author="Thomas Dietz" w:date="2012-08-08T17:05:00Z"/>
                <w:rPrChange w:id="26885" w:author="Thomas Dietz" w:date="2012-08-10T13:22:00Z">
                  <w:rPr>
                    <w:ins w:id="26886" w:author="Thomas Dietz" w:date="2012-08-08T17:05:00Z"/>
                    <w:lang w:val="de-DE"/>
                  </w:rPr>
                </w:rPrChange>
              </w:rPr>
            </w:pPr>
            <w:ins w:id="26887" w:author="Thomas Dietz" w:date="2012-08-08T17:05:00Z">
              <w:r w:rsidRPr="00B80901">
                <w:rPr>
                  <w:rPrChange w:id="26888" w:author="Thomas Dietz" w:date="2012-08-10T13:22:00Z">
                    <w:rPr>
                      <w:lang w:val="de-DE"/>
                    </w:rPr>
                  </w:rPrChange>
                </w:rPr>
                <w:t xml:space="preserve">          Controller.  If this element has its defaqult value 0,</w:t>
              </w:r>
            </w:ins>
          </w:p>
          <w:p w14:paraId="6D38AF22" w14:textId="77777777" w:rsidR="009F3611" w:rsidRPr="00B80901" w:rsidRDefault="009F3611" w:rsidP="009F3611">
            <w:pPr>
              <w:pStyle w:val="XML1"/>
              <w:rPr>
                <w:ins w:id="26889" w:author="Thomas Dietz" w:date="2012-08-08T17:05:00Z"/>
                <w:rPrChange w:id="26890" w:author="Thomas Dietz" w:date="2012-08-10T13:22:00Z">
                  <w:rPr>
                    <w:ins w:id="26891" w:author="Thomas Dietz" w:date="2012-08-08T17:05:00Z"/>
                    <w:lang w:val="de-DE"/>
                  </w:rPr>
                </w:rPrChange>
              </w:rPr>
            </w:pPr>
            <w:ins w:id="26892" w:author="Thomas Dietz" w:date="2012-08-08T17:05:00Z">
              <w:r w:rsidRPr="00B80901">
                <w:rPr>
                  <w:rPrChange w:id="26893" w:author="Thomas Dietz" w:date="2012-08-10T13:22:00Z">
                    <w:rPr>
                      <w:lang w:val="de-DE"/>
                    </w:rPr>
                  </w:rPrChange>
                </w:rPr>
                <w:t xml:space="preserve">          then port number is chosen arbitrarily by the OpenFlow</w:t>
              </w:r>
            </w:ins>
          </w:p>
          <w:p w14:paraId="32A3A410" w14:textId="77777777" w:rsidR="009F3611" w:rsidRPr="00B80901" w:rsidRDefault="009F3611" w:rsidP="009F3611">
            <w:pPr>
              <w:pStyle w:val="XML1"/>
              <w:rPr>
                <w:ins w:id="26894" w:author="Thomas Dietz" w:date="2012-08-08T17:05:00Z"/>
                <w:rPrChange w:id="26895" w:author="Thomas Dietz" w:date="2012-08-10T13:22:00Z">
                  <w:rPr>
                    <w:ins w:id="26896" w:author="Thomas Dietz" w:date="2012-08-08T17:05:00Z"/>
                    <w:lang w:val="de-DE"/>
                  </w:rPr>
                </w:rPrChange>
              </w:rPr>
            </w:pPr>
            <w:ins w:id="26897" w:author="Thomas Dietz" w:date="2012-08-08T17:05:00Z">
              <w:r w:rsidRPr="00B80901">
                <w:rPr>
                  <w:rPrChange w:id="26898" w:author="Thomas Dietz" w:date="2012-08-10T13:22:00Z">
                    <w:rPr>
                      <w:lang w:val="de-DE"/>
                    </w:rPr>
                  </w:rPrChange>
                </w:rPr>
                <w:t xml:space="preserve">          Logical Switch.";</w:t>
              </w:r>
            </w:ins>
          </w:p>
          <w:p w14:paraId="4AD9C544" w14:textId="77777777" w:rsidR="009F3611" w:rsidRPr="00B80901" w:rsidRDefault="009F3611" w:rsidP="009F3611">
            <w:pPr>
              <w:pStyle w:val="XML1"/>
              <w:rPr>
                <w:ins w:id="26899" w:author="Thomas Dietz" w:date="2012-08-08T17:05:00Z"/>
                <w:rPrChange w:id="26900" w:author="Thomas Dietz" w:date="2012-08-10T13:22:00Z">
                  <w:rPr>
                    <w:ins w:id="26901" w:author="Thomas Dietz" w:date="2012-08-08T17:05:00Z"/>
                    <w:lang w:val="de-DE"/>
                  </w:rPr>
                </w:rPrChange>
              </w:rPr>
            </w:pPr>
            <w:ins w:id="26902" w:author="Thomas Dietz" w:date="2012-08-08T17:05:00Z">
              <w:r w:rsidRPr="00B80901">
                <w:rPr>
                  <w:rPrChange w:id="26903" w:author="Thomas Dietz" w:date="2012-08-10T13:22:00Z">
                    <w:rPr>
                      <w:lang w:val="de-DE"/>
                    </w:rPr>
                  </w:rPrChange>
                </w:rPr>
                <w:t xml:space="preserve">      }</w:t>
              </w:r>
            </w:ins>
          </w:p>
          <w:p w14:paraId="1F71982C" w14:textId="77777777" w:rsidR="009F3611" w:rsidRPr="00B80901" w:rsidRDefault="009F3611" w:rsidP="009F3611">
            <w:pPr>
              <w:pStyle w:val="XML1"/>
              <w:rPr>
                <w:ins w:id="26904" w:author="Thomas Dietz" w:date="2012-08-08T17:05:00Z"/>
                <w:rPrChange w:id="26905" w:author="Thomas Dietz" w:date="2012-08-10T13:22:00Z">
                  <w:rPr>
                    <w:ins w:id="26906" w:author="Thomas Dietz" w:date="2012-08-08T17:05:00Z"/>
                    <w:lang w:val="de-DE"/>
                  </w:rPr>
                </w:rPrChange>
              </w:rPr>
            </w:pPr>
            <w:ins w:id="26907" w:author="Thomas Dietz" w:date="2012-08-08T17:05:00Z">
              <w:r w:rsidRPr="00B80901">
                <w:rPr>
                  <w:rPrChange w:id="26908" w:author="Thomas Dietz" w:date="2012-08-10T13:22:00Z">
                    <w:rPr>
                      <w:lang w:val="de-DE"/>
                    </w:rPr>
                  </w:rPrChange>
                </w:rPr>
                <w:t xml:space="preserve">    }</w:t>
              </w:r>
            </w:ins>
          </w:p>
          <w:p w14:paraId="63E79AFC" w14:textId="77777777" w:rsidR="009F3611" w:rsidRPr="00B80901" w:rsidRDefault="009F3611" w:rsidP="009F3611">
            <w:pPr>
              <w:pStyle w:val="XML1"/>
              <w:rPr>
                <w:ins w:id="26909" w:author="Thomas Dietz" w:date="2012-08-08T17:05:00Z"/>
                <w:rPrChange w:id="26910" w:author="Thomas Dietz" w:date="2012-08-10T13:22:00Z">
                  <w:rPr>
                    <w:ins w:id="26911" w:author="Thomas Dietz" w:date="2012-08-08T17:05:00Z"/>
                    <w:lang w:val="de-DE"/>
                  </w:rPr>
                </w:rPrChange>
              </w:rPr>
            </w:pPr>
            <w:ins w:id="26912" w:author="Thomas Dietz" w:date="2012-08-08T17:05:00Z">
              <w:r w:rsidRPr="00B80901">
                <w:rPr>
                  <w:rPrChange w:id="26913" w:author="Thomas Dietz" w:date="2012-08-10T13:22:00Z">
                    <w:rPr>
                      <w:lang w:val="de-DE"/>
                    </w:rPr>
                  </w:rPrChange>
                </w:rPr>
                <w:t xml:space="preserve">  }</w:t>
              </w:r>
            </w:ins>
          </w:p>
          <w:p w14:paraId="4731AEEE" w14:textId="77777777" w:rsidR="009F3611" w:rsidRPr="00B80901" w:rsidRDefault="009F3611" w:rsidP="009F3611">
            <w:pPr>
              <w:pStyle w:val="XML1"/>
              <w:rPr>
                <w:ins w:id="26914" w:author="Thomas Dietz" w:date="2012-08-08T17:05:00Z"/>
                <w:rPrChange w:id="26915" w:author="Thomas Dietz" w:date="2012-08-10T13:22:00Z">
                  <w:rPr>
                    <w:ins w:id="26916" w:author="Thomas Dietz" w:date="2012-08-08T17:05:00Z"/>
                    <w:lang w:val="de-DE"/>
                  </w:rPr>
                </w:rPrChange>
              </w:rPr>
            </w:pPr>
          </w:p>
          <w:p w14:paraId="5810C430" w14:textId="77777777" w:rsidR="009F3611" w:rsidRPr="00B80901" w:rsidRDefault="009F3611" w:rsidP="009F3611">
            <w:pPr>
              <w:pStyle w:val="XML1"/>
              <w:rPr>
                <w:ins w:id="26917" w:author="Thomas Dietz" w:date="2012-08-08T17:05:00Z"/>
                <w:rPrChange w:id="26918" w:author="Thomas Dietz" w:date="2012-08-10T13:22:00Z">
                  <w:rPr>
                    <w:ins w:id="26919" w:author="Thomas Dietz" w:date="2012-08-08T17:05:00Z"/>
                    <w:lang w:val="de-DE"/>
                  </w:rPr>
                </w:rPrChange>
              </w:rPr>
            </w:pPr>
            <w:ins w:id="26920" w:author="Thomas Dietz" w:date="2012-08-08T17:05:00Z">
              <w:r w:rsidRPr="00B80901">
                <w:rPr>
                  <w:rPrChange w:id="26921" w:author="Thomas Dietz" w:date="2012-08-10T13:22:00Z">
                    <w:rPr>
                      <w:lang w:val="de-DE"/>
                    </w:rPr>
                  </w:rPrChange>
                </w:rPr>
                <w:t xml:space="preserve">  grouping OFResourceType {</w:t>
              </w:r>
            </w:ins>
          </w:p>
          <w:p w14:paraId="16435C94" w14:textId="77777777" w:rsidR="009F3611" w:rsidRPr="00B80901" w:rsidRDefault="009F3611" w:rsidP="009F3611">
            <w:pPr>
              <w:pStyle w:val="XML1"/>
              <w:rPr>
                <w:ins w:id="26922" w:author="Thomas Dietz" w:date="2012-08-08T17:05:00Z"/>
                <w:rPrChange w:id="26923" w:author="Thomas Dietz" w:date="2012-08-10T13:22:00Z">
                  <w:rPr>
                    <w:ins w:id="26924" w:author="Thomas Dietz" w:date="2012-08-08T17:05:00Z"/>
                    <w:lang w:val="de-DE"/>
                  </w:rPr>
                </w:rPrChange>
              </w:rPr>
            </w:pPr>
            <w:ins w:id="26925" w:author="Thomas Dietz" w:date="2012-08-08T17:05:00Z">
              <w:r w:rsidRPr="00B80901">
                <w:rPr>
                  <w:rPrChange w:id="26926" w:author="Thomas Dietz" w:date="2012-08-10T13:22:00Z">
                    <w:rPr>
                      <w:lang w:val="de-DE"/>
                    </w:rPr>
                  </w:rPrChange>
                </w:rPr>
                <w:t xml:space="preserve">    description "This element specifies a generic OpenFlow resource</w:t>
              </w:r>
            </w:ins>
          </w:p>
          <w:p w14:paraId="314345E6" w14:textId="77777777" w:rsidR="009F3611" w:rsidRPr="00B80901" w:rsidRDefault="009F3611" w:rsidP="009F3611">
            <w:pPr>
              <w:pStyle w:val="XML1"/>
              <w:rPr>
                <w:ins w:id="26927" w:author="Thomas Dietz" w:date="2012-08-08T17:05:00Z"/>
                <w:rPrChange w:id="26928" w:author="Thomas Dietz" w:date="2012-08-10T13:22:00Z">
                  <w:rPr>
                    <w:ins w:id="26929" w:author="Thomas Dietz" w:date="2012-08-08T17:05:00Z"/>
                    <w:lang w:val="de-DE"/>
                  </w:rPr>
                </w:rPrChange>
              </w:rPr>
            </w:pPr>
            <w:ins w:id="26930" w:author="Thomas Dietz" w:date="2012-08-08T17:05:00Z">
              <w:r w:rsidRPr="00B80901">
                <w:rPr>
                  <w:rPrChange w:id="26931" w:author="Thomas Dietz" w:date="2012-08-10T13:22:00Z">
                    <w:rPr>
                      <w:lang w:val="de-DE"/>
                    </w:rPr>
                  </w:rPrChange>
                </w:rPr>
                <w:t xml:space="preserve">      that is used as a basis for specific resources. Even though</w:t>
              </w:r>
            </w:ins>
          </w:p>
          <w:p w14:paraId="7CDD61DE" w14:textId="77777777" w:rsidR="009F3611" w:rsidRPr="00B80901" w:rsidRDefault="009F3611" w:rsidP="009F3611">
            <w:pPr>
              <w:pStyle w:val="XML1"/>
              <w:rPr>
                <w:ins w:id="26932" w:author="Thomas Dietz" w:date="2012-08-08T17:05:00Z"/>
                <w:rPrChange w:id="26933" w:author="Thomas Dietz" w:date="2012-08-10T13:22:00Z">
                  <w:rPr>
                    <w:ins w:id="26934" w:author="Thomas Dietz" w:date="2012-08-08T17:05:00Z"/>
                    <w:lang w:val="de-DE"/>
                  </w:rPr>
                </w:rPrChange>
              </w:rPr>
            </w:pPr>
            <w:ins w:id="26935" w:author="Thomas Dietz" w:date="2012-08-08T17:05:00Z">
              <w:r w:rsidRPr="00B80901">
                <w:rPr>
                  <w:rPrChange w:id="26936" w:author="Thomas Dietz" w:date="2012-08-10T13:22:00Z">
                    <w:rPr>
                      <w:lang w:val="de-DE"/>
                    </w:rPr>
                  </w:rPrChange>
                </w:rPr>
                <w:t xml:space="preserve">      this element is not used on its own the following rules for</w:t>
              </w:r>
            </w:ins>
          </w:p>
          <w:p w14:paraId="54006F45" w14:textId="77777777" w:rsidR="009F3611" w:rsidRPr="00B80901" w:rsidRDefault="009F3611" w:rsidP="009F3611">
            <w:pPr>
              <w:pStyle w:val="XML1"/>
              <w:rPr>
                <w:ins w:id="26937" w:author="Thomas Dietz" w:date="2012-08-08T17:05:00Z"/>
                <w:rPrChange w:id="26938" w:author="Thomas Dietz" w:date="2012-08-10T13:22:00Z">
                  <w:rPr>
                    <w:ins w:id="26939" w:author="Thomas Dietz" w:date="2012-08-08T17:05:00Z"/>
                    <w:lang w:val="de-DE"/>
                  </w:rPr>
                </w:rPrChange>
              </w:rPr>
            </w:pPr>
            <w:ins w:id="26940" w:author="Thomas Dietz" w:date="2012-08-08T17:05:00Z">
              <w:r w:rsidRPr="00B80901">
                <w:rPr>
                  <w:rPrChange w:id="26941" w:author="Thomas Dietz" w:date="2012-08-10T13:22:00Z">
                    <w:rPr>
                      <w:lang w:val="de-DE"/>
                    </w:rPr>
                  </w:rPrChange>
                </w:rPr>
                <w:t xml:space="preserve">      NETCONF operations MUST be obeyed also by elemnts using this</w:t>
              </w:r>
            </w:ins>
          </w:p>
          <w:p w14:paraId="2FB97A04" w14:textId="77777777" w:rsidR="009F3611" w:rsidRPr="00B80901" w:rsidRDefault="009F3611" w:rsidP="009F3611">
            <w:pPr>
              <w:pStyle w:val="XML1"/>
              <w:rPr>
                <w:ins w:id="26942" w:author="Thomas Dietz" w:date="2012-08-08T17:05:00Z"/>
                <w:rPrChange w:id="26943" w:author="Thomas Dietz" w:date="2012-08-10T13:22:00Z">
                  <w:rPr>
                    <w:ins w:id="26944" w:author="Thomas Dietz" w:date="2012-08-08T17:05:00Z"/>
                    <w:lang w:val="de-DE"/>
                  </w:rPr>
                </w:rPrChange>
              </w:rPr>
            </w:pPr>
            <w:ins w:id="26945" w:author="Thomas Dietz" w:date="2012-08-08T17:05:00Z">
              <w:r w:rsidRPr="00B80901">
                <w:rPr>
                  <w:rPrChange w:id="26946" w:author="Thomas Dietz" w:date="2012-08-10T13:22:00Z">
                    <w:rPr>
                      <w:lang w:val="de-DE"/>
                    </w:rPr>
                  </w:rPrChange>
                </w:rPr>
                <w:t xml:space="preserve">      element.</w:t>
              </w:r>
            </w:ins>
          </w:p>
          <w:p w14:paraId="798ABE05" w14:textId="77777777" w:rsidR="009F3611" w:rsidRPr="00B80901" w:rsidRDefault="009F3611" w:rsidP="009F3611">
            <w:pPr>
              <w:pStyle w:val="XML1"/>
              <w:rPr>
                <w:ins w:id="26947" w:author="Thomas Dietz" w:date="2012-08-08T17:05:00Z"/>
                <w:rPrChange w:id="26948" w:author="Thomas Dietz" w:date="2012-08-10T13:22:00Z">
                  <w:rPr>
                    <w:ins w:id="26949" w:author="Thomas Dietz" w:date="2012-08-08T17:05:00Z"/>
                    <w:lang w:val="de-DE"/>
                  </w:rPr>
                </w:rPrChange>
              </w:rPr>
            </w:pPr>
          </w:p>
          <w:p w14:paraId="5AA8CC76" w14:textId="77777777" w:rsidR="009F3611" w:rsidRPr="00B80901" w:rsidRDefault="009F3611" w:rsidP="009F3611">
            <w:pPr>
              <w:pStyle w:val="XML1"/>
              <w:rPr>
                <w:ins w:id="26950" w:author="Thomas Dietz" w:date="2012-08-08T17:05:00Z"/>
                <w:rPrChange w:id="26951" w:author="Thomas Dietz" w:date="2012-08-10T13:22:00Z">
                  <w:rPr>
                    <w:ins w:id="26952" w:author="Thomas Dietz" w:date="2012-08-08T17:05:00Z"/>
                    <w:lang w:val="de-DE"/>
                  </w:rPr>
                </w:rPrChange>
              </w:rPr>
            </w:pPr>
            <w:ins w:id="26953" w:author="Thomas Dietz" w:date="2012-08-08T17:05:00Z">
              <w:r w:rsidRPr="00B80901">
                <w:rPr>
                  <w:rPrChange w:id="26954" w:author="Thomas Dietz" w:date="2012-08-10T13:22:00Z">
                    <w:rPr>
                      <w:lang w:val="de-DE"/>
                    </w:rPr>
                  </w:rPrChange>
                </w:rPr>
                <w:t xml:space="preserve">      NETCONF &lt;edit-config&gt; operations MUST be implemented as </w:t>
              </w:r>
            </w:ins>
          </w:p>
          <w:p w14:paraId="18B8B472" w14:textId="77777777" w:rsidR="009F3611" w:rsidRPr="00B80901" w:rsidRDefault="009F3611" w:rsidP="009F3611">
            <w:pPr>
              <w:pStyle w:val="XML1"/>
              <w:rPr>
                <w:ins w:id="26955" w:author="Thomas Dietz" w:date="2012-08-08T17:05:00Z"/>
                <w:rPrChange w:id="26956" w:author="Thomas Dietz" w:date="2012-08-10T13:22:00Z">
                  <w:rPr>
                    <w:ins w:id="26957" w:author="Thomas Dietz" w:date="2012-08-08T17:05:00Z"/>
                    <w:lang w:val="de-DE"/>
                  </w:rPr>
                </w:rPrChange>
              </w:rPr>
            </w:pPr>
            <w:ins w:id="26958" w:author="Thomas Dietz" w:date="2012-08-08T17:05:00Z">
              <w:r w:rsidRPr="00B80901">
                <w:rPr>
                  <w:rPrChange w:id="26959" w:author="Thomas Dietz" w:date="2012-08-10T13:22:00Z">
                    <w:rPr>
                      <w:lang w:val="de-DE"/>
                    </w:rPr>
                  </w:rPrChange>
                </w:rPr>
                <w:t xml:space="preserve">      follows: </w:t>
              </w:r>
            </w:ins>
          </w:p>
          <w:p w14:paraId="00EF2A46" w14:textId="77777777" w:rsidR="009F3611" w:rsidRPr="00B80901" w:rsidRDefault="009F3611" w:rsidP="009F3611">
            <w:pPr>
              <w:pStyle w:val="XML1"/>
              <w:rPr>
                <w:ins w:id="26960" w:author="Thomas Dietz" w:date="2012-08-08T17:05:00Z"/>
                <w:rPrChange w:id="26961" w:author="Thomas Dietz" w:date="2012-08-10T13:22:00Z">
                  <w:rPr>
                    <w:ins w:id="26962" w:author="Thomas Dietz" w:date="2012-08-08T17:05:00Z"/>
                    <w:lang w:val="de-DE"/>
                  </w:rPr>
                </w:rPrChange>
              </w:rPr>
            </w:pPr>
          </w:p>
          <w:p w14:paraId="72355D06" w14:textId="77777777" w:rsidR="009F3611" w:rsidRPr="00B80901" w:rsidRDefault="009F3611" w:rsidP="009F3611">
            <w:pPr>
              <w:pStyle w:val="XML1"/>
              <w:rPr>
                <w:ins w:id="26963" w:author="Thomas Dietz" w:date="2012-08-08T17:05:00Z"/>
                <w:rPrChange w:id="26964" w:author="Thomas Dietz" w:date="2012-08-10T13:22:00Z">
                  <w:rPr>
                    <w:ins w:id="26965" w:author="Thomas Dietz" w:date="2012-08-08T17:05:00Z"/>
                    <w:lang w:val="de-DE"/>
                  </w:rPr>
                </w:rPrChange>
              </w:rPr>
            </w:pPr>
            <w:ins w:id="26966" w:author="Thomas Dietz" w:date="2012-08-08T17:05:00Z">
              <w:r w:rsidRPr="00B80901">
                <w:rPr>
                  <w:rPrChange w:id="26967" w:author="Thomas Dietz" w:date="2012-08-10T13:22:00Z">
                    <w:rPr>
                      <w:lang w:val="de-DE"/>
                    </w:rPr>
                  </w:rPrChange>
                </w:rPr>
                <w:t xml:space="preserve">      * The 'id' element MUST be present at all &lt;edit-config&gt;</w:t>
              </w:r>
            </w:ins>
          </w:p>
          <w:p w14:paraId="043EA5B9" w14:textId="77777777" w:rsidR="009F3611" w:rsidRPr="00B80901" w:rsidRDefault="009F3611" w:rsidP="009F3611">
            <w:pPr>
              <w:pStyle w:val="XML1"/>
              <w:rPr>
                <w:ins w:id="26968" w:author="Thomas Dietz" w:date="2012-08-08T17:05:00Z"/>
                <w:rPrChange w:id="26969" w:author="Thomas Dietz" w:date="2012-08-10T13:22:00Z">
                  <w:rPr>
                    <w:ins w:id="26970" w:author="Thomas Dietz" w:date="2012-08-08T17:05:00Z"/>
                    <w:lang w:val="de-DE"/>
                  </w:rPr>
                </w:rPrChange>
              </w:rPr>
            </w:pPr>
            <w:ins w:id="26971" w:author="Thomas Dietz" w:date="2012-08-08T17:05:00Z">
              <w:r w:rsidRPr="00B80901">
                <w:rPr>
                  <w:rPrChange w:id="26972" w:author="Thomas Dietz" w:date="2012-08-10T13:22:00Z">
                    <w:rPr>
                      <w:lang w:val="de-DE"/>
                    </w:rPr>
                  </w:rPrChange>
                </w:rPr>
                <w:t xml:space="preserve">        operations to identify the resource.</w:t>
              </w:r>
            </w:ins>
          </w:p>
          <w:p w14:paraId="7268507E" w14:textId="77777777" w:rsidR="009F3611" w:rsidRPr="00B80901" w:rsidRDefault="009F3611" w:rsidP="009F3611">
            <w:pPr>
              <w:pStyle w:val="XML1"/>
              <w:rPr>
                <w:ins w:id="26973" w:author="Thomas Dietz" w:date="2012-08-08T17:05:00Z"/>
                <w:rPrChange w:id="26974" w:author="Thomas Dietz" w:date="2012-08-10T13:22:00Z">
                  <w:rPr>
                    <w:ins w:id="26975" w:author="Thomas Dietz" w:date="2012-08-08T17:05:00Z"/>
                    <w:lang w:val="de-DE"/>
                  </w:rPr>
                </w:rPrChange>
              </w:rPr>
            </w:pPr>
            <w:ins w:id="26976" w:author="Thomas Dietz" w:date="2012-08-08T17:05:00Z">
              <w:r w:rsidRPr="00B80901">
                <w:rPr>
                  <w:rPrChange w:id="26977" w:author="Thomas Dietz" w:date="2012-08-10T13:22:00Z">
                    <w:rPr>
                      <w:lang w:val="de-DE"/>
                    </w:rPr>
                  </w:rPrChange>
                </w:rPr>
                <w:t xml:space="preserve">      * If the operation is 'merge' or 'replace', the element is</w:t>
              </w:r>
            </w:ins>
          </w:p>
          <w:p w14:paraId="26E4EB02" w14:textId="77777777" w:rsidR="009F3611" w:rsidRPr="00B80901" w:rsidRDefault="009F3611" w:rsidP="009F3611">
            <w:pPr>
              <w:pStyle w:val="XML1"/>
              <w:rPr>
                <w:ins w:id="26978" w:author="Thomas Dietz" w:date="2012-08-08T17:05:00Z"/>
                <w:rPrChange w:id="26979" w:author="Thomas Dietz" w:date="2012-08-10T13:22:00Z">
                  <w:rPr>
                    <w:ins w:id="26980" w:author="Thomas Dietz" w:date="2012-08-08T17:05:00Z"/>
                    <w:lang w:val="de-DE"/>
                  </w:rPr>
                </w:rPrChange>
              </w:rPr>
            </w:pPr>
            <w:ins w:id="26981" w:author="Thomas Dietz" w:date="2012-08-08T17:05:00Z">
              <w:r w:rsidRPr="00B80901">
                <w:rPr>
                  <w:rPrChange w:id="26982" w:author="Thomas Dietz" w:date="2012-08-10T13:22:00Z">
                    <w:rPr>
                      <w:lang w:val="de-DE"/>
                    </w:rPr>
                  </w:rPrChange>
                </w:rPr>
                <w:t xml:space="preserve">        created if it does not exist, and its value is set to the</w:t>
              </w:r>
            </w:ins>
          </w:p>
          <w:p w14:paraId="37188185" w14:textId="77777777" w:rsidR="009F3611" w:rsidRPr="00B80901" w:rsidRDefault="009F3611" w:rsidP="009F3611">
            <w:pPr>
              <w:pStyle w:val="XML1"/>
              <w:rPr>
                <w:ins w:id="26983" w:author="Thomas Dietz" w:date="2012-08-08T17:05:00Z"/>
                <w:rPrChange w:id="26984" w:author="Thomas Dietz" w:date="2012-08-10T13:22:00Z">
                  <w:rPr>
                    <w:ins w:id="26985" w:author="Thomas Dietz" w:date="2012-08-08T17:05:00Z"/>
                    <w:lang w:val="de-DE"/>
                  </w:rPr>
                </w:rPrChange>
              </w:rPr>
            </w:pPr>
            <w:ins w:id="26986" w:author="Thomas Dietz" w:date="2012-08-08T17:05:00Z">
              <w:r w:rsidRPr="00B80901">
                <w:rPr>
                  <w:rPrChange w:id="26987" w:author="Thomas Dietz" w:date="2012-08-10T13:22:00Z">
                    <w:rPr>
                      <w:lang w:val="de-DE"/>
                    </w:rPr>
                  </w:rPrChange>
                </w:rPr>
                <w:t xml:space="preserve">        value found in the XML RPC data.</w:t>
              </w:r>
            </w:ins>
          </w:p>
          <w:p w14:paraId="422DA455" w14:textId="77777777" w:rsidR="009F3611" w:rsidRPr="00B80901" w:rsidRDefault="009F3611" w:rsidP="009F3611">
            <w:pPr>
              <w:pStyle w:val="XML1"/>
              <w:rPr>
                <w:ins w:id="26988" w:author="Thomas Dietz" w:date="2012-08-08T17:05:00Z"/>
                <w:rPrChange w:id="26989" w:author="Thomas Dietz" w:date="2012-08-10T13:22:00Z">
                  <w:rPr>
                    <w:ins w:id="26990" w:author="Thomas Dietz" w:date="2012-08-08T17:05:00Z"/>
                    <w:lang w:val="de-DE"/>
                  </w:rPr>
                </w:rPrChange>
              </w:rPr>
            </w:pPr>
            <w:ins w:id="26991" w:author="Thomas Dietz" w:date="2012-08-08T17:05:00Z">
              <w:r w:rsidRPr="00B80901">
                <w:rPr>
                  <w:rPrChange w:id="26992" w:author="Thomas Dietz" w:date="2012-08-10T13:22:00Z">
                    <w:rPr>
                      <w:lang w:val="de-DE"/>
                    </w:rPr>
                  </w:rPrChange>
                </w:rPr>
                <w:t xml:space="preserve">      * If the operation is 'create', the element is created if it</w:t>
              </w:r>
            </w:ins>
          </w:p>
          <w:p w14:paraId="6C0622A0" w14:textId="77777777" w:rsidR="009F3611" w:rsidRPr="00B80901" w:rsidRDefault="009F3611" w:rsidP="009F3611">
            <w:pPr>
              <w:pStyle w:val="XML1"/>
              <w:rPr>
                <w:ins w:id="26993" w:author="Thomas Dietz" w:date="2012-08-08T17:05:00Z"/>
                <w:rPrChange w:id="26994" w:author="Thomas Dietz" w:date="2012-08-10T13:22:00Z">
                  <w:rPr>
                    <w:ins w:id="26995" w:author="Thomas Dietz" w:date="2012-08-08T17:05:00Z"/>
                    <w:lang w:val="de-DE"/>
                  </w:rPr>
                </w:rPrChange>
              </w:rPr>
            </w:pPr>
            <w:ins w:id="26996" w:author="Thomas Dietz" w:date="2012-08-08T17:05:00Z">
              <w:r w:rsidRPr="00B80901">
                <w:rPr>
                  <w:rPrChange w:id="26997" w:author="Thomas Dietz" w:date="2012-08-10T13:22:00Z">
                    <w:rPr>
                      <w:lang w:val="de-DE"/>
                    </w:rPr>
                  </w:rPrChange>
                </w:rPr>
                <w:t xml:space="preserve">        does not exist. If the element already exists, a</w:t>
              </w:r>
            </w:ins>
          </w:p>
          <w:p w14:paraId="426B347C" w14:textId="77777777" w:rsidR="009F3611" w:rsidRPr="00B80901" w:rsidRDefault="009F3611" w:rsidP="009F3611">
            <w:pPr>
              <w:pStyle w:val="XML1"/>
              <w:rPr>
                <w:ins w:id="26998" w:author="Thomas Dietz" w:date="2012-08-08T17:05:00Z"/>
                <w:rPrChange w:id="26999" w:author="Thomas Dietz" w:date="2012-08-10T13:22:00Z">
                  <w:rPr>
                    <w:ins w:id="27000" w:author="Thomas Dietz" w:date="2012-08-08T17:05:00Z"/>
                    <w:lang w:val="de-DE"/>
                  </w:rPr>
                </w:rPrChange>
              </w:rPr>
            </w:pPr>
            <w:ins w:id="27001" w:author="Thomas Dietz" w:date="2012-08-08T17:05:00Z">
              <w:r w:rsidRPr="00B80901">
                <w:rPr>
                  <w:rPrChange w:id="27002" w:author="Thomas Dietz" w:date="2012-08-10T13:22:00Z">
                    <w:rPr>
                      <w:lang w:val="de-DE"/>
                    </w:rPr>
                  </w:rPrChange>
                </w:rPr>
                <w:t xml:space="preserve">        'data</w:t>
              </w:r>
              <w:r w:rsidRPr="00B80901">
                <w:rPr>
                  <w:rFonts w:ascii="MS Mincho" w:eastAsia="MS Mincho" w:hAnsi="MS Mincho" w:cs="MS Mincho"/>
                  <w:rPrChange w:id="27003" w:author="Thomas Dietz" w:date="2012-08-10T13:22:00Z">
                    <w:rPr>
                      <w:rFonts w:ascii="MS Mincho" w:eastAsia="MS Mincho" w:hAnsi="MS Mincho" w:cs="MS Mincho"/>
                      <w:lang w:val="de-DE"/>
                    </w:rPr>
                  </w:rPrChange>
                </w:rPr>
                <w:t>‑</w:t>
              </w:r>
              <w:r w:rsidRPr="00B80901">
                <w:rPr>
                  <w:rPrChange w:id="27004" w:author="Thomas Dietz" w:date="2012-08-10T13:22:00Z">
                    <w:rPr>
                      <w:lang w:val="de-DE"/>
                    </w:rPr>
                  </w:rPrChange>
                </w:rPr>
                <w:t>exists' error is returned.</w:t>
              </w:r>
            </w:ins>
          </w:p>
          <w:p w14:paraId="25C94327" w14:textId="77777777" w:rsidR="009F3611" w:rsidRPr="00B80901" w:rsidRDefault="009F3611" w:rsidP="009F3611">
            <w:pPr>
              <w:pStyle w:val="XML1"/>
              <w:rPr>
                <w:ins w:id="27005" w:author="Thomas Dietz" w:date="2012-08-08T17:05:00Z"/>
                <w:rPrChange w:id="27006" w:author="Thomas Dietz" w:date="2012-08-10T13:22:00Z">
                  <w:rPr>
                    <w:ins w:id="27007" w:author="Thomas Dietz" w:date="2012-08-08T17:05:00Z"/>
                    <w:lang w:val="de-DE"/>
                  </w:rPr>
                </w:rPrChange>
              </w:rPr>
            </w:pPr>
            <w:ins w:id="27008" w:author="Thomas Dietz" w:date="2012-08-08T17:05:00Z">
              <w:r w:rsidRPr="00B80901">
                <w:rPr>
                  <w:rPrChange w:id="27009" w:author="Thomas Dietz" w:date="2012-08-10T13:22:00Z">
                    <w:rPr>
                      <w:lang w:val="de-DE"/>
                    </w:rPr>
                  </w:rPrChange>
                </w:rPr>
                <w:t xml:space="preserve">      * If the operation is 'delete', the element is deleted if it</w:t>
              </w:r>
            </w:ins>
          </w:p>
          <w:p w14:paraId="3521FB4C" w14:textId="77777777" w:rsidR="009F3611" w:rsidRPr="00B80901" w:rsidRDefault="009F3611" w:rsidP="009F3611">
            <w:pPr>
              <w:pStyle w:val="XML1"/>
              <w:rPr>
                <w:ins w:id="27010" w:author="Thomas Dietz" w:date="2012-08-08T17:05:00Z"/>
                <w:rPrChange w:id="27011" w:author="Thomas Dietz" w:date="2012-08-10T13:22:00Z">
                  <w:rPr>
                    <w:ins w:id="27012" w:author="Thomas Dietz" w:date="2012-08-08T17:05:00Z"/>
                    <w:lang w:val="de-DE"/>
                  </w:rPr>
                </w:rPrChange>
              </w:rPr>
            </w:pPr>
            <w:ins w:id="27013" w:author="Thomas Dietz" w:date="2012-08-08T17:05:00Z">
              <w:r w:rsidRPr="00B80901">
                <w:rPr>
                  <w:rPrChange w:id="27014" w:author="Thomas Dietz" w:date="2012-08-10T13:22:00Z">
                    <w:rPr>
                      <w:lang w:val="de-DE"/>
                    </w:rPr>
                  </w:rPrChange>
                </w:rPr>
                <w:t xml:space="preserve">        exists. If the element does not exist, a 'data</w:t>
              </w:r>
              <w:r w:rsidRPr="00B80901">
                <w:rPr>
                  <w:rFonts w:ascii="MS Mincho" w:eastAsia="MS Mincho" w:hAnsi="MS Mincho" w:cs="MS Mincho"/>
                  <w:rPrChange w:id="27015" w:author="Thomas Dietz" w:date="2012-08-10T13:22:00Z">
                    <w:rPr>
                      <w:rFonts w:ascii="MS Mincho" w:eastAsia="MS Mincho" w:hAnsi="MS Mincho" w:cs="MS Mincho"/>
                      <w:lang w:val="de-DE"/>
                    </w:rPr>
                  </w:rPrChange>
                </w:rPr>
                <w:t>‑</w:t>
              </w:r>
              <w:r w:rsidRPr="00B80901">
                <w:rPr>
                  <w:rPrChange w:id="27016" w:author="Thomas Dietz" w:date="2012-08-10T13:22:00Z">
                    <w:rPr>
                      <w:lang w:val="de-DE"/>
                    </w:rPr>
                  </w:rPrChange>
                </w:rPr>
                <w:t>missing'</w:t>
              </w:r>
            </w:ins>
          </w:p>
          <w:p w14:paraId="73B25B10" w14:textId="77777777" w:rsidR="009F3611" w:rsidRPr="00B80901" w:rsidRDefault="009F3611" w:rsidP="009F3611">
            <w:pPr>
              <w:pStyle w:val="XML1"/>
              <w:rPr>
                <w:ins w:id="27017" w:author="Thomas Dietz" w:date="2012-08-08T17:05:00Z"/>
                <w:rPrChange w:id="27018" w:author="Thomas Dietz" w:date="2012-08-10T13:22:00Z">
                  <w:rPr>
                    <w:ins w:id="27019" w:author="Thomas Dietz" w:date="2012-08-08T17:05:00Z"/>
                    <w:lang w:val="de-DE"/>
                  </w:rPr>
                </w:rPrChange>
              </w:rPr>
            </w:pPr>
            <w:ins w:id="27020" w:author="Thomas Dietz" w:date="2012-08-08T17:05:00Z">
              <w:r w:rsidRPr="00B80901">
                <w:rPr>
                  <w:rPrChange w:id="27021" w:author="Thomas Dietz" w:date="2012-08-10T13:22:00Z">
                    <w:rPr>
                      <w:lang w:val="de-DE"/>
                    </w:rPr>
                  </w:rPrChange>
                </w:rPr>
                <w:t xml:space="preserve">        error is returned.";</w:t>
              </w:r>
            </w:ins>
          </w:p>
          <w:p w14:paraId="1C5C6775" w14:textId="77777777" w:rsidR="009F3611" w:rsidRPr="00B80901" w:rsidRDefault="009F3611" w:rsidP="009F3611">
            <w:pPr>
              <w:pStyle w:val="XML1"/>
              <w:rPr>
                <w:ins w:id="27022" w:author="Thomas Dietz" w:date="2012-08-08T17:05:00Z"/>
                <w:rPrChange w:id="27023" w:author="Thomas Dietz" w:date="2012-08-10T13:22:00Z">
                  <w:rPr>
                    <w:ins w:id="27024" w:author="Thomas Dietz" w:date="2012-08-08T17:05:00Z"/>
                    <w:lang w:val="de-DE"/>
                  </w:rPr>
                </w:rPrChange>
              </w:rPr>
            </w:pPr>
            <w:ins w:id="27025" w:author="Thomas Dietz" w:date="2012-08-08T17:05:00Z">
              <w:r w:rsidRPr="00B80901">
                <w:rPr>
                  <w:rPrChange w:id="27026" w:author="Thomas Dietz" w:date="2012-08-10T13:22:00Z">
                    <w:rPr>
                      <w:lang w:val="de-DE"/>
                    </w:rPr>
                  </w:rPrChange>
                </w:rPr>
                <w:t xml:space="preserve">    leaf resource-id {</w:t>
              </w:r>
            </w:ins>
          </w:p>
          <w:p w14:paraId="1FF9A389" w14:textId="77777777" w:rsidR="009F3611" w:rsidRPr="00B80901" w:rsidRDefault="009F3611" w:rsidP="009F3611">
            <w:pPr>
              <w:pStyle w:val="XML1"/>
              <w:rPr>
                <w:ins w:id="27027" w:author="Thomas Dietz" w:date="2012-08-08T17:05:00Z"/>
                <w:rPrChange w:id="27028" w:author="Thomas Dietz" w:date="2012-08-10T13:22:00Z">
                  <w:rPr>
                    <w:ins w:id="27029" w:author="Thomas Dietz" w:date="2012-08-08T17:05:00Z"/>
                    <w:lang w:val="de-DE"/>
                  </w:rPr>
                </w:rPrChange>
              </w:rPr>
            </w:pPr>
            <w:ins w:id="27030" w:author="Thomas Dietz" w:date="2012-08-08T17:05:00Z">
              <w:r w:rsidRPr="00B80901">
                <w:rPr>
                  <w:rPrChange w:id="27031" w:author="Thomas Dietz" w:date="2012-08-10T13:22:00Z">
                    <w:rPr>
                      <w:lang w:val="de-DE"/>
                    </w:rPr>
                  </w:rPrChange>
                </w:rPr>
                <w:t xml:space="preserve">      type inet:uri;</w:t>
              </w:r>
            </w:ins>
          </w:p>
          <w:p w14:paraId="470382CE" w14:textId="77777777" w:rsidR="009F3611" w:rsidRPr="00B80901" w:rsidRDefault="009F3611" w:rsidP="009F3611">
            <w:pPr>
              <w:pStyle w:val="XML1"/>
              <w:rPr>
                <w:ins w:id="27032" w:author="Thomas Dietz" w:date="2012-08-08T17:05:00Z"/>
                <w:rPrChange w:id="27033" w:author="Thomas Dietz" w:date="2012-08-10T13:22:00Z">
                  <w:rPr>
                    <w:ins w:id="27034" w:author="Thomas Dietz" w:date="2012-08-08T17:05:00Z"/>
                    <w:lang w:val="de-DE"/>
                  </w:rPr>
                </w:rPrChange>
              </w:rPr>
            </w:pPr>
            <w:ins w:id="27035" w:author="Thomas Dietz" w:date="2012-08-08T17:05:00Z">
              <w:r w:rsidRPr="00B80901">
                <w:rPr>
                  <w:rPrChange w:id="27036" w:author="Thomas Dietz" w:date="2012-08-10T13:22:00Z">
                    <w:rPr>
                      <w:lang w:val="de-DE"/>
                    </w:rPr>
                  </w:rPrChange>
                </w:rPr>
                <w:t xml:space="preserve">      mandatory true;</w:t>
              </w:r>
            </w:ins>
          </w:p>
          <w:p w14:paraId="6CBDEFFA" w14:textId="77777777" w:rsidR="009F3611" w:rsidRPr="00B80901" w:rsidRDefault="009F3611" w:rsidP="009F3611">
            <w:pPr>
              <w:pStyle w:val="XML1"/>
              <w:rPr>
                <w:ins w:id="27037" w:author="Thomas Dietz" w:date="2012-08-08T17:05:00Z"/>
                <w:rPrChange w:id="27038" w:author="Thomas Dietz" w:date="2012-08-10T13:22:00Z">
                  <w:rPr>
                    <w:ins w:id="27039" w:author="Thomas Dietz" w:date="2012-08-08T17:05:00Z"/>
                    <w:lang w:val="de-DE"/>
                  </w:rPr>
                </w:rPrChange>
              </w:rPr>
            </w:pPr>
            <w:ins w:id="27040" w:author="Thomas Dietz" w:date="2012-08-08T17:05:00Z">
              <w:r w:rsidRPr="00B80901">
                <w:rPr>
                  <w:rPrChange w:id="27041" w:author="Thomas Dietz" w:date="2012-08-10T13:22:00Z">
                    <w:rPr>
                      <w:lang w:val="de-DE"/>
                    </w:rPr>
                  </w:rPrChange>
                </w:rPr>
                <w:t xml:space="preserve">      description "A unique but locally arbitrary identifier that</w:t>
              </w:r>
            </w:ins>
          </w:p>
          <w:p w14:paraId="4DAC2D2D" w14:textId="77777777" w:rsidR="009F3611" w:rsidRPr="00B80901" w:rsidRDefault="009F3611" w:rsidP="009F3611">
            <w:pPr>
              <w:pStyle w:val="XML1"/>
              <w:rPr>
                <w:ins w:id="27042" w:author="Thomas Dietz" w:date="2012-08-08T17:05:00Z"/>
                <w:rPrChange w:id="27043" w:author="Thomas Dietz" w:date="2012-08-10T13:22:00Z">
                  <w:rPr>
                    <w:ins w:id="27044" w:author="Thomas Dietz" w:date="2012-08-08T17:05:00Z"/>
                    <w:lang w:val="de-DE"/>
                  </w:rPr>
                </w:rPrChange>
              </w:rPr>
            </w:pPr>
            <w:ins w:id="27045" w:author="Thomas Dietz" w:date="2012-08-08T17:05:00Z">
              <w:r w:rsidRPr="00B80901">
                <w:rPr>
                  <w:rPrChange w:id="27046" w:author="Thomas Dietz" w:date="2012-08-10T13:22:00Z">
                    <w:rPr>
                      <w:lang w:val="de-DE"/>
                    </w:rPr>
                  </w:rPrChange>
                </w:rPr>
                <w:t xml:space="preserve">        uniquely identifies an OpenFlow Port within the context  </w:t>
              </w:r>
            </w:ins>
          </w:p>
          <w:p w14:paraId="614DEBA4" w14:textId="77777777" w:rsidR="009F3611" w:rsidRPr="00B80901" w:rsidRDefault="009F3611" w:rsidP="009F3611">
            <w:pPr>
              <w:pStyle w:val="XML1"/>
              <w:rPr>
                <w:ins w:id="27047" w:author="Thomas Dietz" w:date="2012-08-08T17:05:00Z"/>
                <w:rPrChange w:id="27048" w:author="Thomas Dietz" w:date="2012-08-10T13:22:00Z">
                  <w:rPr>
                    <w:ins w:id="27049" w:author="Thomas Dietz" w:date="2012-08-08T17:05:00Z"/>
                    <w:lang w:val="de-DE"/>
                  </w:rPr>
                </w:rPrChange>
              </w:rPr>
            </w:pPr>
            <w:ins w:id="27050" w:author="Thomas Dietz" w:date="2012-08-08T17:05:00Z">
              <w:r w:rsidRPr="00B80901">
                <w:rPr>
                  <w:rPrChange w:id="27051" w:author="Thomas Dietz" w:date="2012-08-10T13:22:00Z">
                    <w:rPr>
                      <w:lang w:val="de-DE"/>
                    </w:rPr>
                  </w:rPrChange>
                </w:rPr>
                <w:t xml:space="preserve">        of an OpenFlow Logical Switch.  It MUST be persistent</w:t>
              </w:r>
            </w:ins>
          </w:p>
          <w:p w14:paraId="0555D9AF" w14:textId="77777777" w:rsidR="009F3611" w:rsidRPr="00B80901" w:rsidRDefault="009F3611" w:rsidP="009F3611">
            <w:pPr>
              <w:pStyle w:val="XML1"/>
              <w:rPr>
                <w:ins w:id="27052" w:author="Thomas Dietz" w:date="2012-08-08T17:05:00Z"/>
                <w:rPrChange w:id="27053" w:author="Thomas Dietz" w:date="2012-08-10T13:22:00Z">
                  <w:rPr>
                    <w:ins w:id="27054" w:author="Thomas Dietz" w:date="2012-08-08T17:05:00Z"/>
                    <w:lang w:val="de-DE"/>
                  </w:rPr>
                </w:rPrChange>
              </w:rPr>
            </w:pPr>
            <w:ins w:id="27055" w:author="Thomas Dietz" w:date="2012-08-08T17:05:00Z">
              <w:r w:rsidRPr="00B80901">
                <w:rPr>
                  <w:rPrChange w:id="27056" w:author="Thomas Dietz" w:date="2012-08-10T13:22:00Z">
                    <w:rPr>
                      <w:lang w:val="de-DE"/>
                    </w:rPr>
                  </w:rPrChange>
                </w:rPr>
                <w:t xml:space="preserve">        across reboots of the OpenFlow Capable Switch.</w:t>
              </w:r>
            </w:ins>
          </w:p>
          <w:p w14:paraId="498CBFA7" w14:textId="77777777" w:rsidR="009F3611" w:rsidRPr="00B80901" w:rsidRDefault="009F3611" w:rsidP="009F3611">
            <w:pPr>
              <w:pStyle w:val="XML1"/>
              <w:rPr>
                <w:ins w:id="27057" w:author="Thomas Dietz" w:date="2012-08-08T17:05:00Z"/>
                <w:rPrChange w:id="27058" w:author="Thomas Dietz" w:date="2012-08-10T13:22:00Z">
                  <w:rPr>
                    <w:ins w:id="27059" w:author="Thomas Dietz" w:date="2012-08-08T17:05:00Z"/>
                    <w:lang w:val="de-DE"/>
                  </w:rPr>
                </w:rPrChange>
              </w:rPr>
            </w:pPr>
          </w:p>
          <w:p w14:paraId="37A14289" w14:textId="77777777" w:rsidR="009F3611" w:rsidRPr="00B80901" w:rsidRDefault="009F3611" w:rsidP="009F3611">
            <w:pPr>
              <w:pStyle w:val="XML1"/>
              <w:rPr>
                <w:ins w:id="27060" w:author="Thomas Dietz" w:date="2012-08-08T17:05:00Z"/>
                <w:rPrChange w:id="27061" w:author="Thomas Dietz" w:date="2012-08-10T13:22:00Z">
                  <w:rPr>
                    <w:ins w:id="27062" w:author="Thomas Dietz" w:date="2012-08-08T17:05:00Z"/>
                    <w:lang w:val="de-DE"/>
                  </w:rPr>
                </w:rPrChange>
              </w:rPr>
            </w:pPr>
            <w:ins w:id="27063" w:author="Thomas Dietz" w:date="2012-08-08T17:05:00Z">
              <w:r w:rsidRPr="00B80901">
                <w:rPr>
                  <w:rPrChange w:id="27064" w:author="Thomas Dietz" w:date="2012-08-10T13:22:00Z">
                    <w:rPr>
                      <w:lang w:val="de-DE"/>
                    </w:rPr>
                  </w:rPrChange>
                </w:rPr>
                <w:t xml:space="preserve">        This element MUST be present to identify the OpenFlow</w:t>
              </w:r>
            </w:ins>
          </w:p>
          <w:p w14:paraId="40824594" w14:textId="77777777" w:rsidR="009F3611" w:rsidRPr="00B80901" w:rsidRDefault="009F3611" w:rsidP="009F3611">
            <w:pPr>
              <w:pStyle w:val="XML1"/>
              <w:rPr>
                <w:ins w:id="27065" w:author="Thomas Dietz" w:date="2012-08-08T17:05:00Z"/>
                <w:rPrChange w:id="27066" w:author="Thomas Dietz" w:date="2012-08-10T13:22:00Z">
                  <w:rPr>
                    <w:ins w:id="27067" w:author="Thomas Dietz" w:date="2012-08-08T17:05:00Z"/>
                    <w:lang w:val="de-DE"/>
                  </w:rPr>
                </w:rPrChange>
              </w:rPr>
            </w:pPr>
            <w:ins w:id="27068" w:author="Thomas Dietz" w:date="2012-08-08T17:05:00Z">
              <w:r w:rsidRPr="00B80901">
                <w:rPr>
                  <w:rPrChange w:id="27069" w:author="Thomas Dietz" w:date="2012-08-10T13:22:00Z">
                    <w:rPr>
                      <w:lang w:val="de-DE"/>
                    </w:rPr>
                  </w:rPrChange>
                </w:rPr>
                <w:t xml:space="preserve">        resource.";</w:t>
              </w:r>
            </w:ins>
          </w:p>
          <w:p w14:paraId="60B4275D" w14:textId="77777777" w:rsidR="009F3611" w:rsidRPr="00B80901" w:rsidRDefault="009F3611" w:rsidP="009F3611">
            <w:pPr>
              <w:pStyle w:val="XML1"/>
              <w:rPr>
                <w:ins w:id="27070" w:author="Thomas Dietz" w:date="2012-08-08T17:05:00Z"/>
                <w:rPrChange w:id="27071" w:author="Thomas Dietz" w:date="2012-08-10T13:22:00Z">
                  <w:rPr>
                    <w:ins w:id="27072" w:author="Thomas Dietz" w:date="2012-08-08T17:05:00Z"/>
                    <w:lang w:val="de-DE"/>
                  </w:rPr>
                </w:rPrChange>
              </w:rPr>
            </w:pPr>
            <w:ins w:id="27073" w:author="Thomas Dietz" w:date="2012-08-08T17:05:00Z">
              <w:r w:rsidRPr="00B80901">
                <w:rPr>
                  <w:rPrChange w:id="27074" w:author="Thomas Dietz" w:date="2012-08-10T13:22:00Z">
                    <w:rPr>
                      <w:lang w:val="de-DE"/>
                    </w:rPr>
                  </w:rPrChange>
                </w:rPr>
                <w:t xml:space="preserve">    }</w:t>
              </w:r>
            </w:ins>
          </w:p>
          <w:p w14:paraId="7A570A80" w14:textId="77777777" w:rsidR="009F3611" w:rsidRPr="00B80901" w:rsidRDefault="009F3611" w:rsidP="009F3611">
            <w:pPr>
              <w:pStyle w:val="XML1"/>
              <w:rPr>
                <w:ins w:id="27075" w:author="Thomas Dietz" w:date="2012-08-08T17:05:00Z"/>
                <w:rPrChange w:id="27076" w:author="Thomas Dietz" w:date="2012-08-10T13:22:00Z">
                  <w:rPr>
                    <w:ins w:id="27077" w:author="Thomas Dietz" w:date="2012-08-08T17:05:00Z"/>
                    <w:lang w:val="de-DE"/>
                  </w:rPr>
                </w:rPrChange>
              </w:rPr>
            </w:pPr>
            <w:ins w:id="27078" w:author="Thomas Dietz" w:date="2012-08-08T17:05:00Z">
              <w:r w:rsidRPr="00B80901">
                <w:rPr>
                  <w:rPrChange w:id="27079" w:author="Thomas Dietz" w:date="2012-08-10T13:22:00Z">
                    <w:rPr>
                      <w:lang w:val="de-DE"/>
                    </w:rPr>
                  </w:rPrChange>
                </w:rPr>
                <w:t xml:space="preserve">  }</w:t>
              </w:r>
            </w:ins>
          </w:p>
          <w:p w14:paraId="783ACA08" w14:textId="77777777" w:rsidR="009F3611" w:rsidRPr="00B80901" w:rsidRDefault="009F3611" w:rsidP="009F3611">
            <w:pPr>
              <w:pStyle w:val="XML1"/>
              <w:rPr>
                <w:ins w:id="27080" w:author="Thomas Dietz" w:date="2012-08-08T17:05:00Z"/>
                <w:rPrChange w:id="27081" w:author="Thomas Dietz" w:date="2012-08-10T13:22:00Z">
                  <w:rPr>
                    <w:ins w:id="27082" w:author="Thomas Dietz" w:date="2012-08-08T17:05:00Z"/>
                    <w:lang w:val="de-DE"/>
                  </w:rPr>
                </w:rPrChange>
              </w:rPr>
            </w:pPr>
          </w:p>
          <w:p w14:paraId="02658694" w14:textId="77777777" w:rsidR="009F3611" w:rsidRPr="00B80901" w:rsidRDefault="009F3611" w:rsidP="009F3611">
            <w:pPr>
              <w:pStyle w:val="XML1"/>
              <w:rPr>
                <w:ins w:id="27083" w:author="Thomas Dietz" w:date="2012-08-08T17:05:00Z"/>
                <w:rPrChange w:id="27084" w:author="Thomas Dietz" w:date="2012-08-10T13:22:00Z">
                  <w:rPr>
                    <w:ins w:id="27085" w:author="Thomas Dietz" w:date="2012-08-08T17:05:00Z"/>
                    <w:lang w:val="de-DE"/>
                  </w:rPr>
                </w:rPrChange>
              </w:rPr>
            </w:pPr>
            <w:ins w:id="27086" w:author="Thomas Dietz" w:date="2012-08-08T17:05:00Z">
              <w:r w:rsidRPr="00B80901">
                <w:rPr>
                  <w:rPrChange w:id="27087" w:author="Thomas Dietz" w:date="2012-08-10T13:22:00Z">
                    <w:rPr>
                      <w:lang w:val="de-DE"/>
                    </w:rPr>
                  </w:rPrChange>
                </w:rPr>
                <w:t xml:space="preserve">  grouping OFPortBaseTunnelType {</w:t>
              </w:r>
            </w:ins>
          </w:p>
          <w:p w14:paraId="0BE87E03" w14:textId="77777777" w:rsidR="009F3611" w:rsidRPr="00B80901" w:rsidRDefault="009F3611" w:rsidP="009F3611">
            <w:pPr>
              <w:pStyle w:val="XML1"/>
              <w:rPr>
                <w:ins w:id="27088" w:author="Thomas Dietz" w:date="2012-08-08T17:05:00Z"/>
                <w:rPrChange w:id="27089" w:author="Thomas Dietz" w:date="2012-08-10T13:22:00Z">
                  <w:rPr>
                    <w:ins w:id="27090" w:author="Thomas Dietz" w:date="2012-08-08T17:05:00Z"/>
                    <w:lang w:val="de-DE"/>
                  </w:rPr>
                </w:rPrChange>
              </w:rPr>
            </w:pPr>
            <w:ins w:id="27091" w:author="Thomas Dietz" w:date="2012-08-08T17:05:00Z">
              <w:r w:rsidRPr="00B80901">
                <w:rPr>
                  <w:rPrChange w:id="27092" w:author="Thomas Dietz" w:date="2012-08-10T13:22:00Z">
                    <w:rPr>
                      <w:lang w:val="de-DE"/>
                    </w:rPr>
                  </w:rPrChange>
                </w:rPr>
                <w:t xml:space="preserve">    description "A group of common elements that are included</w:t>
              </w:r>
            </w:ins>
          </w:p>
          <w:p w14:paraId="7136ECF1" w14:textId="77777777" w:rsidR="009F3611" w:rsidRPr="00B80901" w:rsidRDefault="009F3611" w:rsidP="009F3611">
            <w:pPr>
              <w:pStyle w:val="XML1"/>
              <w:rPr>
                <w:ins w:id="27093" w:author="Thomas Dietz" w:date="2012-08-08T17:05:00Z"/>
                <w:rPrChange w:id="27094" w:author="Thomas Dietz" w:date="2012-08-10T13:22:00Z">
                  <w:rPr>
                    <w:ins w:id="27095" w:author="Thomas Dietz" w:date="2012-08-08T17:05:00Z"/>
                    <w:lang w:val="de-DE"/>
                  </w:rPr>
                </w:rPrChange>
              </w:rPr>
            </w:pPr>
            <w:ins w:id="27096" w:author="Thomas Dietz" w:date="2012-08-08T17:05:00Z">
              <w:r w:rsidRPr="00B80901">
                <w:rPr>
                  <w:rPrChange w:id="27097" w:author="Thomas Dietz" w:date="2012-08-10T13:22:00Z">
                    <w:rPr>
                      <w:lang w:val="de-DE"/>
                    </w:rPr>
                  </w:rPrChange>
                </w:rPr>
                <w:t xml:space="preserve">      in every supported tunnel type.  Tunnels are modeled as </w:t>
              </w:r>
            </w:ins>
          </w:p>
          <w:p w14:paraId="632CBEB1" w14:textId="77777777" w:rsidR="009F3611" w:rsidRPr="00B80901" w:rsidRDefault="009F3611" w:rsidP="009F3611">
            <w:pPr>
              <w:pStyle w:val="XML1"/>
              <w:rPr>
                <w:ins w:id="27098" w:author="Thomas Dietz" w:date="2012-08-08T17:05:00Z"/>
                <w:rPrChange w:id="27099" w:author="Thomas Dietz" w:date="2012-08-10T13:22:00Z">
                  <w:rPr>
                    <w:ins w:id="27100" w:author="Thomas Dietz" w:date="2012-08-08T17:05:00Z"/>
                    <w:lang w:val="de-DE"/>
                  </w:rPr>
                </w:rPrChange>
              </w:rPr>
            </w:pPr>
            <w:ins w:id="27101" w:author="Thomas Dietz" w:date="2012-08-08T17:05:00Z">
              <w:r w:rsidRPr="00B80901">
                <w:rPr>
                  <w:rPrChange w:id="27102" w:author="Thomas Dietz" w:date="2012-08-10T13:22:00Z">
                    <w:rPr>
                      <w:lang w:val="de-DE"/>
                    </w:rPr>
                  </w:rPrChange>
                </w:rPr>
                <w:t xml:space="preserve">      logical ports.</w:t>
              </w:r>
            </w:ins>
          </w:p>
          <w:p w14:paraId="469C8576" w14:textId="77777777" w:rsidR="009F3611" w:rsidRPr="00B80901" w:rsidRDefault="009F3611" w:rsidP="009F3611">
            <w:pPr>
              <w:pStyle w:val="XML1"/>
              <w:rPr>
                <w:ins w:id="27103" w:author="Thomas Dietz" w:date="2012-08-08T17:05:00Z"/>
                <w:rPrChange w:id="27104" w:author="Thomas Dietz" w:date="2012-08-10T13:22:00Z">
                  <w:rPr>
                    <w:ins w:id="27105" w:author="Thomas Dietz" w:date="2012-08-08T17:05:00Z"/>
                    <w:lang w:val="de-DE"/>
                  </w:rPr>
                </w:rPrChange>
              </w:rPr>
            </w:pPr>
          </w:p>
          <w:p w14:paraId="7DB8CEB0" w14:textId="77777777" w:rsidR="009F3611" w:rsidRPr="00B80901" w:rsidRDefault="009F3611" w:rsidP="009F3611">
            <w:pPr>
              <w:pStyle w:val="XML1"/>
              <w:rPr>
                <w:ins w:id="27106" w:author="Thomas Dietz" w:date="2012-08-08T17:05:00Z"/>
                <w:rPrChange w:id="27107" w:author="Thomas Dietz" w:date="2012-08-10T13:22:00Z">
                  <w:rPr>
                    <w:ins w:id="27108" w:author="Thomas Dietz" w:date="2012-08-08T17:05:00Z"/>
                    <w:lang w:val="de-DE"/>
                  </w:rPr>
                </w:rPrChange>
              </w:rPr>
            </w:pPr>
            <w:ins w:id="27109" w:author="Thomas Dietz" w:date="2012-08-08T17:05:00Z">
              <w:r w:rsidRPr="00B80901">
                <w:rPr>
                  <w:rPrChange w:id="27110" w:author="Thomas Dietz" w:date="2012-08-10T13:22:00Z">
                    <w:rPr>
                      <w:lang w:val="de-DE"/>
                    </w:rPr>
                  </w:rPrChange>
                </w:rPr>
                <w:lastRenderedPageBreak/>
                <w:t xml:space="preserve">      One pair of local/remote endpoints must exist for a tunnel</w:t>
              </w:r>
            </w:ins>
          </w:p>
          <w:p w14:paraId="35DE3970" w14:textId="77777777" w:rsidR="009F3611" w:rsidRPr="00B80901" w:rsidRDefault="009F3611" w:rsidP="009F3611">
            <w:pPr>
              <w:pStyle w:val="XML1"/>
              <w:rPr>
                <w:ins w:id="27111" w:author="Thomas Dietz" w:date="2012-08-08T17:05:00Z"/>
                <w:rPrChange w:id="27112" w:author="Thomas Dietz" w:date="2012-08-10T13:22:00Z">
                  <w:rPr>
                    <w:ins w:id="27113" w:author="Thomas Dietz" w:date="2012-08-08T17:05:00Z"/>
                    <w:lang w:val="de-DE"/>
                  </w:rPr>
                </w:rPrChange>
              </w:rPr>
            </w:pPr>
            <w:ins w:id="27114" w:author="Thomas Dietz" w:date="2012-08-08T17:05:00Z">
              <w:r w:rsidRPr="00B80901">
                <w:rPr>
                  <w:rPrChange w:id="27115" w:author="Thomas Dietz" w:date="2012-08-10T13:22:00Z">
                    <w:rPr>
                      <w:lang w:val="de-DE"/>
                    </w:rPr>
                  </w:rPrChange>
                </w:rPr>
                <w:t xml:space="preserve">      configuration.</w:t>
              </w:r>
            </w:ins>
          </w:p>
          <w:p w14:paraId="294E4F23" w14:textId="77777777" w:rsidR="009F3611" w:rsidRPr="00B80901" w:rsidRDefault="009F3611" w:rsidP="009F3611">
            <w:pPr>
              <w:pStyle w:val="XML1"/>
              <w:rPr>
                <w:ins w:id="27116" w:author="Thomas Dietz" w:date="2012-08-08T17:05:00Z"/>
                <w:rPrChange w:id="27117" w:author="Thomas Dietz" w:date="2012-08-10T13:22:00Z">
                  <w:rPr>
                    <w:ins w:id="27118" w:author="Thomas Dietz" w:date="2012-08-08T17:05:00Z"/>
                    <w:lang w:val="de-DE"/>
                  </w:rPr>
                </w:rPrChange>
              </w:rPr>
            </w:pPr>
          </w:p>
          <w:p w14:paraId="3C3EB633" w14:textId="77777777" w:rsidR="009F3611" w:rsidRPr="00B80901" w:rsidRDefault="009F3611" w:rsidP="009F3611">
            <w:pPr>
              <w:pStyle w:val="XML1"/>
              <w:rPr>
                <w:ins w:id="27119" w:author="Thomas Dietz" w:date="2012-08-08T17:05:00Z"/>
                <w:rPrChange w:id="27120" w:author="Thomas Dietz" w:date="2012-08-10T13:22:00Z">
                  <w:rPr>
                    <w:ins w:id="27121" w:author="Thomas Dietz" w:date="2012-08-08T17:05:00Z"/>
                    <w:lang w:val="de-DE"/>
                  </w:rPr>
                </w:rPrChange>
              </w:rPr>
            </w:pPr>
            <w:ins w:id="27122" w:author="Thomas Dietz" w:date="2012-08-08T17:05:00Z">
              <w:r w:rsidRPr="00B80901">
                <w:rPr>
                  <w:rPrChange w:id="27123" w:author="Thomas Dietz" w:date="2012-08-10T13:22:00Z">
                    <w:rPr>
                      <w:lang w:val="de-DE"/>
                    </w:rPr>
                  </w:rPrChange>
                </w:rPr>
                <w:t xml:space="preserve">      Only elements from one choice must exist at a time.";</w:t>
              </w:r>
            </w:ins>
          </w:p>
          <w:p w14:paraId="4CE09D1D" w14:textId="77777777" w:rsidR="009F3611" w:rsidRPr="00B80901" w:rsidRDefault="009F3611" w:rsidP="009F3611">
            <w:pPr>
              <w:pStyle w:val="XML1"/>
              <w:rPr>
                <w:ins w:id="27124" w:author="Thomas Dietz" w:date="2012-08-08T17:05:00Z"/>
                <w:rPrChange w:id="27125" w:author="Thomas Dietz" w:date="2012-08-10T13:22:00Z">
                  <w:rPr>
                    <w:ins w:id="27126" w:author="Thomas Dietz" w:date="2012-08-08T17:05:00Z"/>
                    <w:lang w:val="de-DE"/>
                  </w:rPr>
                </w:rPrChange>
              </w:rPr>
            </w:pPr>
            <w:ins w:id="27127" w:author="Thomas Dietz" w:date="2012-08-08T17:05:00Z">
              <w:r w:rsidRPr="00B80901">
                <w:rPr>
                  <w:rPrChange w:id="27128" w:author="Thomas Dietz" w:date="2012-08-10T13:22:00Z">
                    <w:rPr>
                      <w:lang w:val="de-DE"/>
                    </w:rPr>
                  </w:rPrChange>
                </w:rPr>
                <w:t xml:space="preserve">    choice endpoints {</w:t>
              </w:r>
            </w:ins>
          </w:p>
          <w:p w14:paraId="5FF85287" w14:textId="77777777" w:rsidR="009F3611" w:rsidRPr="00B80901" w:rsidRDefault="009F3611" w:rsidP="009F3611">
            <w:pPr>
              <w:pStyle w:val="XML1"/>
              <w:rPr>
                <w:ins w:id="27129" w:author="Thomas Dietz" w:date="2012-08-08T17:05:00Z"/>
                <w:rPrChange w:id="27130" w:author="Thomas Dietz" w:date="2012-08-10T13:22:00Z">
                  <w:rPr>
                    <w:ins w:id="27131" w:author="Thomas Dietz" w:date="2012-08-08T17:05:00Z"/>
                    <w:lang w:val="de-DE"/>
                  </w:rPr>
                </w:rPrChange>
              </w:rPr>
            </w:pPr>
            <w:ins w:id="27132" w:author="Thomas Dietz" w:date="2012-08-08T17:05:00Z">
              <w:r w:rsidRPr="00B80901">
                <w:rPr>
                  <w:rPrChange w:id="27133" w:author="Thomas Dietz" w:date="2012-08-10T13:22:00Z">
                    <w:rPr>
                      <w:lang w:val="de-DE"/>
                    </w:rPr>
                  </w:rPrChange>
                </w:rPr>
                <w:t xml:space="preserve">      mandatory true;</w:t>
              </w:r>
            </w:ins>
          </w:p>
          <w:p w14:paraId="5482DB96" w14:textId="77777777" w:rsidR="009F3611" w:rsidRPr="00B80901" w:rsidRDefault="009F3611" w:rsidP="009F3611">
            <w:pPr>
              <w:pStyle w:val="XML1"/>
              <w:rPr>
                <w:ins w:id="27134" w:author="Thomas Dietz" w:date="2012-08-08T17:05:00Z"/>
                <w:rPrChange w:id="27135" w:author="Thomas Dietz" w:date="2012-08-10T13:22:00Z">
                  <w:rPr>
                    <w:ins w:id="27136" w:author="Thomas Dietz" w:date="2012-08-08T17:05:00Z"/>
                    <w:lang w:val="de-DE"/>
                  </w:rPr>
                </w:rPrChange>
              </w:rPr>
            </w:pPr>
            <w:ins w:id="27137" w:author="Thomas Dietz" w:date="2012-08-08T17:05:00Z">
              <w:r w:rsidRPr="00B80901">
                <w:rPr>
                  <w:rPrChange w:id="27138" w:author="Thomas Dietz" w:date="2012-08-10T13:22:00Z">
                    <w:rPr>
                      <w:lang w:val="de-DE"/>
                    </w:rPr>
                  </w:rPrChange>
                </w:rPr>
                <w:t xml:space="preserve">      case v4-endpoints {</w:t>
              </w:r>
            </w:ins>
          </w:p>
          <w:p w14:paraId="3B2EDB77" w14:textId="77777777" w:rsidR="009F3611" w:rsidRPr="00B80901" w:rsidRDefault="009F3611" w:rsidP="009F3611">
            <w:pPr>
              <w:pStyle w:val="XML1"/>
              <w:rPr>
                <w:ins w:id="27139" w:author="Thomas Dietz" w:date="2012-08-08T17:05:00Z"/>
                <w:rPrChange w:id="27140" w:author="Thomas Dietz" w:date="2012-08-10T13:22:00Z">
                  <w:rPr>
                    <w:ins w:id="27141" w:author="Thomas Dietz" w:date="2012-08-08T17:05:00Z"/>
                    <w:lang w:val="de-DE"/>
                  </w:rPr>
                </w:rPrChange>
              </w:rPr>
            </w:pPr>
            <w:ins w:id="27142" w:author="Thomas Dietz" w:date="2012-08-08T17:05:00Z">
              <w:r w:rsidRPr="00B80901">
                <w:rPr>
                  <w:rPrChange w:id="27143" w:author="Thomas Dietz" w:date="2012-08-10T13:22:00Z">
                    <w:rPr>
                      <w:lang w:val="de-DE"/>
                    </w:rPr>
                  </w:rPrChange>
                </w:rPr>
                <w:t xml:space="preserve">        leaf local-endpoint-ipv4-adress {</w:t>
              </w:r>
            </w:ins>
          </w:p>
          <w:p w14:paraId="0FA63322" w14:textId="77777777" w:rsidR="009F3611" w:rsidRPr="00B80901" w:rsidRDefault="009F3611" w:rsidP="009F3611">
            <w:pPr>
              <w:pStyle w:val="XML1"/>
              <w:rPr>
                <w:ins w:id="27144" w:author="Thomas Dietz" w:date="2012-08-08T17:05:00Z"/>
                <w:rPrChange w:id="27145" w:author="Thomas Dietz" w:date="2012-08-10T13:22:00Z">
                  <w:rPr>
                    <w:ins w:id="27146" w:author="Thomas Dietz" w:date="2012-08-08T17:05:00Z"/>
                    <w:lang w:val="de-DE"/>
                  </w:rPr>
                </w:rPrChange>
              </w:rPr>
            </w:pPr>
            <w:ins w:id="27147" w:author="Thomas Dietz" w:date="2012-08-08T17:05:00Z">
              <w:r w:rsidRPr="00B80901">
                <w:rPr>
                  <w:rPrChange w:id="27148" w:author="Thomas Dietz" w:date="2012-08-10T13:22:00Z">
                    <w:rPr>
                      <w:lang w:val="de-DE"/>
                    </w:rPr>
                  </w:rPrChange>
                </w:rPr>
                <w:t xml:space="preserve">          type inet:ipv4-address;</w:t>
              </w:r>
            </w:ins>
          </w:p>
          <w:p w14:paraId="76045D17" w14:textId="77777777" w:rsidR="009F3611" w:rsidRPr="00B80901" w:rsidRDefault="009F3611" w:rsidP="009F3611">
            <w:pPr>
              <w:pStyle w:val="XML1"/>
              <w:rPr>
                <w:ins w:id="27149" w:author="Thomas Dietz" w:date="2012-08-08T17:05:00Z"/>
                <w:rPrChange w:id="27150" w:author="Thomas Dietz" w:date="2012-08-10T13:22:00Z">
                  <w:rPr>
                    <w:ins w:id="27151" w:author="Thomas Dietz" w:date="2012-08-08T17:05:00Z"/>
                    <w:lang w:val="de-DE"/>
                  </w:rPr>
                </w:rPrChange>
              </w:rPr>
            </w:pPr>
            <w:ins w:id="27152" w:author="Thomas Dietz" w:date="2012-08-08T17:05:00Z">
              <w:r w:rsidRPr="00B80901">
                <w:rPr>
                  <w:rPrChange w:id="27153" w:author="Thomas Dietz" w:date="2012-08-10T13:22:00Z">
                    <w:rPr>
                      <w:lang w:val="de-DE"/>
                    </w:rPr>
                  </w:rPrChange>
                </w:rPr>
                <w:t xml:space="preserve">          description "The IPv4 address of the local tunnel</w:t>
              </w:r>
            </w:ins>
          </w:p>
          <w:p w14:paraId="20742EF9" w14:textId="77777777" w:rsidR="009F3611" w:rsidRPr="00B80901" w:rsidRDefault="009F3611" w:rsidP="009F3611">
            <w:pPr>
              <w:pStyle w:val="XML1"/>
              <w:rPr>
                <w:ins w:id="27154" w:author="Thomas Dietz" w:date="2012-08-08T17:05:00Z"/>
                <w:rPrChange w:id="27155" w:author="Thomas Dietz" w:date="2012-08-10T13:22:00Z">
                  <w:rPr>
                    <w:ins w:id="27156" w:author="Thomas Dietz" w:date="2012-08-08T17:05:00Z"/>
                    <w:lang w:val="de-DE"/>
                  </w:rPr>
                </w:rPrChange>
              </w:rPr>
            </w:pPr>
            <w:ins w:id="27157" w:author="Thomas Dietz" w:date="2012-08-08T17:05:00Z">
              <w:r w:rsidRPr="00B80901">
                <w:rPr>
                  <w:rPrChange w:id="27158" w:author="Thomas Dietz" w:date="2012-08-10T13:22:00Z">
                    <w:rPr>
                      <w:lang w:val="de-DE"/>
                    </w:rPr>
                  </w:rPrChange>
                </w:rPr>
                <w:t xml:space="preserve">            endpoint.";</w:t>
              </w:r>
            </w:ins>
          </w:p>
          <w:p w14:paraId="243AC46D" w14:textId="77777777" w:rsidR="009F3611" w:rsidRPr="00B80901" w:rsidRDefault="009F3611" w:rsidP="009F3611">
            <w:pPr>
              <w:pStyle w:val="XML1"/>
              <w:rPr>
                <w:ins w:id="27159" w:author="Thomas Dietz" w:date="2012-08-08T17:05:00Z"/>
                <w:rPrChange w:id="27160" w:author="Thomas Dietz" w:date="2012-08-10T13:22:00Z">
                  <w:rPr>
                    <w:ins w:id="27161" w:author="Thomas Dietz" w:date="2012-08-08T17:05:00Z"/>
                    <w:lang w:val="de-DE"/>
                  </w:rPr>
                </w:rPrChange>
              </w:rPr>
            </w:pPr>
            <w:ins w:id="27162" w:author="Thomas Dietz" w:date="2012-08-08T17:05:00Z">
              <w:r w:rsidRPr="00B80901">
                <w:rPr>
                  <w:rPrChange w:id="27163" w:author="Thomas Dietz" w:date="2012-08-10T13:22:00Z">
                    <w:rPr>
                      <w:lang w:val="de-DE"/>
                    </w:rPr>
                  </w:rPrChange>
                </w:rPr>
                <w:t xml:space="preserve">        }</w:t>
              </w:r>
            </w:ins>
          </w:p>
          <w:p w14:paraId="7D8E4563" w14:textId="77777777" w:rsidR="009F3611" w:rsidRPr="00B80901" w:rsidRDefault="009F3611" w:rsidP="009F3611">
            <w:pPr>
              <w:pStyle w:val="XML1"/>
              <w:rPr>
                <w:ins w:id="27164" w:author="Thomas Dietz" w:date="2012-08-08T17:05:00Z"/>
                <w:rPrChange w:id="27165" w:author="Thomas Dietz" w:date="2012-08-10T13:22:00Z">
                  <w:rPr>
                    <w:ins w:id="27166" w:author="Thomas Dietz" w:date="2012-08-08T17:05:00Z"/>
                    <w:lang w:val="de-DE"/>
                  </w:rPr>
                </w:rPrChange>
              </w:rPr>
            </w:pPr>
            <w:ins w:id="27167" w:author="Thomas Dietz" w:date="2012-08-08T17:05:00Z">
              <w:r w:rsidRPr="00B80901">
                <w:rPr>
                  <w:rPrChange w:id="27168" w:author="Thomas Dietz" w:date="2012-08-10T13:22:00Z">
                    <w:rPr>
                      <w:lang w:val="de-DE"/>
                    </w:rPr>
                  </w:rPrChange>
                </w:rPr>
                <w:t xml:space="preserve">        leaf remote-endpoint-ipv4-adress {</w:t>
              </w:r>
            </w:ins>
          </w:p>
          <w:p w14:paraId="5608E538" w14:textId="77777777" w:rsidR="009F3611" w:rsidRPr="00B80901" w:rsidRDefault="009F3611" w:rsidP="009F3611">
            <w:pPr>
              <w:pStyle w:val="XML1"/>
              <w:rPr>
                <w:ins w:id="27169" w:author="Thomas Dietz" w:date="2012-08-08T17:05:00Z"/>
                <w:rPrChange w:id="27170" w:author="Thomas Dietz" w:date="2012-08-10T13:22:00Z">
                  <w:rPr>
                    <w:ins w:id="27171" w:author="Thomas Dietz" w:date="2012-08-08T17:05:00Z"/>
                    <w:lang w:val="de-DE"/>
                  </w:rPr>
                </w:rPrChange>
              </w:rPr>
            </w:pPr>
            <w:ins w:id="27172" w:author="Thomas Dietz" w:date="2012-08-08T17:05:00Z">
              <w:r w:rsidRPr="00B80901">
                <w:rPr>
                  <w:rPrChange w:id="27173" w:author="Thomas Dietz" w:date="2012-08-10T13:22:00Z">
                    <w:rPr>
                      <w:lang w:val="de-DE"/>
                    </w:rPr>
                  </w:rPrChange>
                </w:rPr>
                <w:t xml:space="preserve">          type inet:ipv4-address;</w:t>
              </w:r>
            </w:ins>
          </w:p>
          <w:p w14:paraId="2E4E71BB" w14:textId="77777777" w:rsidR="009F3611" w:rsidRPr="00B80901" w:rsidRDefault="009F3611" w:rsidP="009F3611">
            <w:pPr>
              <w:pStyle w:val="XML1"/>
              <w:rPr>
                <w:ins w:id="27174" w:author="Thomas Dietz" w:date="2012-08-08T17:05:00Z"/>
                <w:rPrChange w:id="27175" w:author="Thomas Dietz" w:date="2012-08-10T13:22:00Z">
                  <w:rPr>
                    <w:ins w:id="27176" w:author="Thomas Dietz" w:date="2012-08-08T17:05:00Z"/>
                    <w:lang w:val="de-DE"/>
                  </w:rPr>
                </w:rPrChange>
              </w:rPr>
            </w:pPr>
            <w:ins w:id="27177" w:author="Thomas Dietz" w:date="2012-08-08T17:05:00Z">
              <w:r w:rsidRPr="00B80901">
                <w:rPr>
                  <w:rPrChange w:id="27178" w:author="Thomas Dietz" w:date="2012-08-10T13:22:00Z">
                    <w:rPr>
                      <w:lang w:val="de-DE"/>
                    </w:rPr>
                  </w:rPrChange>
                </w:rPr>
                <w:t xml:space="preserve">          description "The IPv4 address of the remote tunnel</w:t>
              </w:r>
            </w:ins>
          </w:p>
          <w:p w14:paraId="126DEB5A" w14:textId="77777777" w:rsidR="009F3611" w:rsidRPr="00B80901" w:rsidRDefault="009F3611" w:rsidP="009F3611">
            <w:pPr>
              <w:pStyle w:val="XML1"/>
              <w:rPr>
                <w:ins w:id="27179" w:author="Thomas Dietz" w:date="2012-08-08T17:05:00Z"/>
                <w:rPrChange w:id="27180" w:author="Thomas Dietz" w:date="2012-08-10T13:22:00Z">
                  <w:rPr>
                    <w:ins w:id="27181" w:author="Thomas Dietz" w:date="2012-08-08T17:05:00Z"/>
                    <w:lang w:val="de-DE"/>
                  </w:rPr>
                </w:rPrChange>
              </w:rPr>
            </w:pPr>
            <w:ins w:id="27182" w:author="Thomas Dietz" w:date="2012-08-08T17:05:00Z">
              <w:r w:rsidRPr="00B80901">
                <w:rPr>
                  <w:rPrChange w:id="27183" w:author="Thomas Dietz" w:date="2012-08-10T13:22:00Z">
                    <w:rPr>
                      <w:lang w:val="de-DE"/>
                    </w:rPr>
                  </w:rPrChange>
                </w:rPr>
                <w:t xml:space="preserve">            endpoint.";</w:t>
              </w:r>
            </w:ins>
          </w:p>
          <w:p w14:paraId="1DEA9C10" w14:textId="77777777" w:rsidR="009F3611" w:rsidRPr="00B80901" w:rsidRDefault="009F3611" w:rsidP="009F3611">
            <w:pPr>
              <w:pStyle w:val="XML1"/>
              <w:rPr>
                <w:ins w:id="27184" w:author="Thomas Dietz" w:date="2012-08-08T17:05:00Z"/>
                <w:rPrChange w:id="27185" w:author="Thomas Dietz" w:date="2012-08-10T13:22:00Z">
                  <w:rPr>
                    <w:ins w:id="27186" w:author="Thomas Dietz" w:date="2012-08-08T17:05:00Z"/>
                    <w:lang w:val="de-DE"/>
                  </w:rPr>
                </w:rPrChange>
              </w:rPr>
            </w:pPr>
            <w:ins w:id="27187" w:author="Thomas Dietz" w:date="2012-08-08T17:05:00Z">
              <w:r w:rsidRPr="00B80901">
                <w:rPr>
                  <w:rPrChange w:id="27188" w:author="Thomas Dietz" w:date="2012-08-10T13:22:00Z">
                    <w:rPr>
                      <w:lang w:val="de-DE"/>
                    </w:rPr>
                  </w:rPrChange>
                </w:rPr>
                <w:t xml:space="preserve">        }</w:t>
              </w:r>
            </w:ins>
          </w:p>
          <w:p w14:paraId="4C71C669" w14:textId="77777777" w:rsidR="009F3611" w:rsidRPr="00B80901" w:rsidRDefault="009F3611" w:rsidP="009F3611">
            <w:pPr>
              <w:pStyle w:val="XML1"/>
              <w:rPr>
                <w:ins w:id="27189" w:author="Thomas Dietz" w:date="2012-08-08T17:05:00Z"/>
                <w:rPrChange w:id="27190" w:author="Thomas Dietz" w:date="2012-08-10T13:22:00Z">
                  <w:rPr>
                    <w:ins w:id="27191" w:author="Thomas Dietz" w:date="2012-08-08T17:05:00Z"/>
                    <w:lang w:val="de-DE"/>
                  </w:rPr>
                </w:rPrChange>
              </w:rPr>
            </w:pPr>
            <w:ins w:id="27192" w:author="Thomas Dietz" w:date="2012-08-08T17:05:00Z">
              <w:r w:rsidRPr="00B80901">
                <w:rPr>
                  <w:rPrChange w:id="27193" w:author="Thomas Dietz" w:date="2012-08-10T13:22:00Z">
                    <w:rPr>
                      <w:lang w:val="de-DE"/>
                    </w:rPr>
                  </w:rPrChange>
                </w:rPr>
                <w:t xml:space="preserve">      }</w:t>
              </w:r>
            </w:ins>
          </w:p>
          <w:p w14:paraId="43D5979D" w14:textId="77777777" w:rsidR="009F3611" w:rsidRPr="00B80901" w:rsidRDefault="009F3611" w:rsidP="009F3611">
            <w:pPr>
              <w:pStyle w:val="XML1"/>
              <w:rPr>
                <w:ins w:id="27194" w:author="Thomas Dietz" w:date="2012-08-08T17:05:00Z"/>
                <w:rPrChange w:id="27195" w:author="Thomas Dietz" w:date="2012-08-10T13:22:00Z">
                  <w:rPr>
                    <w:ins w:id="27196" w:author="Thomas Dietz" w:date="2012-08-08T17:05:00Z"/>
                    <w:lang w:val="de-DE"/>
                  </w:rPr>
                </w:rPrChange>
              </w:rPr>
            </w:pPr>
            <w:ins w:id="27197" w:author="Thomas Dietz" w:date="2012-08-08T17:05:00Z">
              <w:r w:rsidRPr="00B80901">
                <w:rPr>
                  <w:rPrChange w:id="27198" w:author="Thomas Dietz" w:date="2012-08-10T13:22:00Z">
                    <w:rPr>
                      <w:lang w:val="de-DE"/>
                    </w:rPr>
                  </w:rPrChange>
                </w:rPr>
                <w:t xml:space="preserve">      case v6-endpoints {</w:t>
              </w:r>
            </w:ins>
          </w:p>
          <w:p w14:paraId="74264A55" w14:textId="77777777" w:rsidR="009F3611" w:rsidRPr="00B80901" w:rsidRDefault="009F3611" w:rsidP="009F3611">
            <w:pPr>
              <w:pStyle w:val="XML1"/>
              <w:rPr>
                <w:ins w:id="27199" w:author="Thomas Dietz" w:date="2012-08-08T17:05:00Z"/>
                <w:rPrChange w:id="27200" w:author="Thomas Dietz" w:date="2012-08-10T13:22:00Z">
                  <w:rPr>
                    <w:ins w:id="27201" w:author="Thomas Dietz" w:date="2012-08-08T17:05:00Z"/>
                    <w:lang w:val="de-DE"/>
                  </w:rPr>
                </w:rPrChange>
              </w:rPr>
            </w:pPr>
            <w:ins w:id="27202" w:author="Thomas Dietz" w:date="2012-08-08T17:05:00Z">
              <w:r w:rsidRPr="00B80901">
                <w:rPr>
                  <w:rPrChange w:id="27203" w:author="Thomas Dietz" w:date="2012-08-10T13:22:00Z">
                    <w:rPr>
                      <w:lang w:val="de-DE"/>
                    </w:rPr>
                  </w:rPrChange>
                </w:rPr>
                <w:t xml:space="preserve">        leaf local-endpoint-ipv6-adress {</w:t>
              </w:r>
            </w:ins>
          </w:p>
          <w:p w14:paraId="7BFE9915" w14:textId="77777777" w:rsidR="009F3611" w:rsidRPr="00B80901" w:rsidRDefault="009F3611" w:rsidP="009F3611">
            <w:pPr>
              <w:pStyle w:val="XML1"/>
              <w:rPr>
                <w:ins w:id="27204" w:author="Thomas Dietz" w:date="2012-08-08T17:05:00Z"/>
                <w:rPrChange w:id="27205" w:author="Thomas Dietz" w:date="2012-08-10T13:22:00Z">
                  <w:rPr>
                    <w:ins w:id="27206" w:author="Thomas Dietz" w:date="2012-08-08T17:05:00Z"/>
                    <w:lang w:val="de-DE"/>
                  </w:rPr>
                </w:rPrChange>
              </w:rPr>
            </w:pPr>
            <w:ins w:id="27207" w:author="Thomas Dietz" w:date="2012-08-08T17:05:00Z">
              <w:r w:rsidRPr="00B80901">
                <w:rPr>
                  <w:rPrChange w:id="27208" w:author="Thomas Dietz" w:date="2012-08-10T13:22:00Z">
                    <w:rPr>
                      <w:lang w:val="de-DE"/>
                    </w:rPr>
                  </w:rPrChange>
                </w:rPr>
                <w:t xml:space="preserve">          type inet:ipv6-address;</w:t>
              </w:r>
            </w:ins>
          </w:p>
          <w:p w14:paraId="7143C4B8" w14:textId="77777777" w:rsidR="009F3611" w:rsidRPr="00B80901" w:rsidRDefault="009F3611" w:rsidP="009F3611">
            <w:pPr>
              <w:pStyle w:val="XML1"/>
              <w:rPr>
                <w:ins w:id="27209" w:author="Thomas Dietz" w:date="2012-08-08T17:05:00Z"/>
                <w:rPrChange w:id="27210" w:author="Thomas Dietz" w:date="2012-08-10T13:22:00Z">
                  <w:rPr>
                    <w:ins w:id="27211" w:author="Thomas Dietz" w:date="2012-08-08T17:05:00Z"/>
                    <w:lang w:val="de-DE"/>
                  </w:rPr>
                </w:rPrChange>
              </w:rPr>
            </w:pPr>
            <w:ins w:id="27212" w:author="Thomas Dietz" w:date="2012-08-08T17:05:00Z">
              <w:r w:rsidRPr="00B80901">
                <w:rPr>
                  <w:rPrChange w:id="27213" w:author="Thomas Dietz" w:date="2012-08-10T13:22:00Z">
                    <w:rPr>
                      <w:lang w:val="de-DE"/>
                    </w:rPr>
                  </w:rPrChange>
                </w:rPr>
                <w:t xml:space="preserve">          description "The IPv6 address of the local tunnel</w:t>
              </w:r>
            </w:ins>
          </w:p>
          <w:p w14:paraId="4FDEBE0E" w14:textId="77777777" w:rsidR="009F3611" w:rsidRPr="00B80901" w:rsidRDefault="009F3611" w:rsidP="009F3611">
            <w:pPr>
              <w:pStyle w:val="XML1"/>
              <w:rPr>
                <w:ins w:id="27214" w:author="Thomas Dietz" w:date="2012-08-08T17:05:00Z"/>
                <w:rPrChange w:id="27215" w:author="Thomas Dietz" w:date="2012-08-10T13:22:00Z">
                  <w:rPr>
                    <w:ins w:id="27216" w:author="Thomas Dietz" w:date="2012-08-08T17:05:00Z"/>
                    <w:lang w:val="de-DE"/>
                  </w:rPr>
                </w:rPrChange>
              </w:rPr>
            </w:pPr>
            <w:ins w:id="27217" w:author="Thomas Dietz" w:date="2012-08-08T17:05:00Z">
              <w:r w:rsidRPr="00B80901">
                <w:rPr>
                  <w:rPrChange w:id="27218" w:author="Thomas Dietz" w:date="2012-08-10T13:22:00Z">
                    <w:rPr>
                      <w:lang w:val="de-DE"/>
                    </w:rPr>
                  </w:rPrChange>
                </w:rPr>
                <w:t xml:space="preserve">            endpoint.";</w:t>
              </w:r>
            </w:ins>
          </w:p>
          <w:p w14:paraId="2F2DF8A0" w14:textId="77777777" w:rsidR="009F3611" w:rsidRPr="00B80901" w:rsidRDefault="009F3611" w:rsidP="009F3611">
            <w:pPr>
              <w:pStyle w:val="XML1"/>
              <w:rPr>
                <w:ins w:id="27219" w:author="Thomas Dietz" w:date="2012-08-08T17:05:00Z"/>
                <w:rPrChange w:id="27220" w:author="Thomas Dietz" w:date="2012-08-10T13:22:00Z">
                  <w:rPr>
                    <w:ins w:id="27221" w:author="Thomas Dietz" w:date="2012-08-08T17:05:00Z"/>
                    <w:lang w:val="de-DE"/>
                  </w:rPr>
                </w:rPrChange>
              </w:rPr>
            </w:pPr>
            <w:ins w:id="27222" w:author="Thomas Dietz" w:date="2012-08-08T17:05:00Z">
              <w:r w:rsidRPr="00B80901">
                <w:rPr>
                  <w:rPrChange w:id="27223" w:author="Thomas Dietz" w:date="2012-08-10T13:22:00Z">
                    <w:rPr>
                      <w:lang w:val="de-DE"/>
                    </w:rPr>
                  </w:rPrChange>
                </w:rPr>
                <w:t xml:space="preserve">        }</w:t>
              </w:r>
            </w:ins>
          </w:p>
          <w:p w14:paraId="11A7EE4A" w14:textId="77777777" w:rsidR="009F3611" w:rsidRPr="00B80901" w:rsidRDefault="009F3611" w:rsidP="009F3611">
            <w:pPr>
              <w:pStyle w:val="XML1"/>
              <w:rPr>
                <w:ins w:id="27224" w:author="Thomas Dietz" w:date="2012-08-08T17:05:00Z"/>
                <w:rPrChange w:id="27225" w:author="Thomas Dietz" w:date="2012-08-10T13:22:00Z">
                  <w:rPr>
                    <w:ins w:id="27226" w:author="Thomas Dietz" w:date="2012-08-08T17:05:00Z"/>
                    <w:lang w:val="de-DE"/>
                  </w:rPr>
                </w:rPrChange>
              </w:rPr>
            </w:pPr>
            <w:ins w:id="27227" w:author="Thomas Dietz" w:date="2012-08-08T17:05:00Z">
              <w:r w:rsidRPr="00B80901">
                <w:rPr>
                  <w:rPrChange w:id="27228" w:author="Thomas Dietz" w:date="2012-08-10T13:22:00Z">
                    <w:rPr>
                      <w:lang w:val="de-DE"/>
                    </w:rPr>
                  </w:rPrChange>
                </w:rPr>
                <w:t xml:space="preserve">        leaf remote-endpoint-ipv6-adress {</w:t>
              </w:r>
            </w:ins>
          </w:p>
          <w:p w14:paraId="726D5064" w14:textId="77777777" w:rsidR="009F3611" w:rsidRPr="00B80901" w:rsidRDefault="009F3611" w:rsidP="009F3611">
            <w:pPr>
              <w:pStyle w:val="XML1"/>
              <w:rPr>
                <w:ins w:id="27229" w:author="Thomas Dietz" w:date="2012-08-08T17:05:00Z"/>
                <w:rPrChange w:id="27230" w:author="Thomas Dietz" w:date="2012-08-10T13:22:00Z">
                  <w:rPr>
                    <w:ins w:id="27231" w:author="Thomas Dietz" w:date="2012-08-08T17:05:00Z"/>
                    <w:lang w:val="de-DE"/>
                  </w:rPr>
                </w:rPrChange>
              </w:rPr>
            </w:pPr>
            <w:ins w:id="27232" w:author="Thomas Dietz" w:date="2012-08-08T17:05:00Z">
              <w:r w:rsidRPr="00B80901">
                <w:rPr>
                  <w:rPrChange w:id="27233" w:author="Thomas Dietz" w:date="2012-08-10T13:22:00Z">
                    <w:rPr>
                      <w:lang w:val="de-DE"/>
                    </w:rPr>
                  </w:rPrChange>
                </w:rPr>
                <w:t xml:space="preserve">          type inet:ipv6-address;</w:t>
              </w:r>
            </w:ins>
          </w:p>
          <w:p w14:paraId="66B1FF6A" w14:textId="77777777" w:rsidR="009F3611" w:rsidRPr="00B80901" w:rsidRDefault="009F3611" w:rsidP="009F3611">
            <w:pPr>
              <w:pStyle w:val="XML1"/>
              <w:rPr>
                <w:ins w:id="27234" w:author="Thomas Dietz" w:date="2012-08-08T17:05:00Z"/>
                <w:rPrChange w:id="27235" w:author="Thomas Dietz" w:date="2012-08-10T13:22:00Z">
                  <w:rPr>
                    <w:ins w:id="27236" w:author="Thomas Dietz" w:date="2012-08-08T17:05:00Z"/>
                    <w:lang w:val="de-DE"/>
                  </w:rPr>
                </w:rPrChange>
              </w:rPr>
            </w:pPr>
            <w:ins w:id="27237" w:author="Thomas Dietz" w:date="2012-08-08T17:05:00Z">
              <w:r w:rsidRPr="00B80901">
                <w:rPr>
                  <w:rPrChange w:id="27238" w:author="Thomas Dietz" w:date="2012-08-10T13:22:00Z">
                    <w:rPr>
                      <w:lang w:val="de-DE"/>
                    </w:rPr>
                  </w:rPrChange>
                </w:rPr>
                <w:t xml:space="preserve">          description "The IPv6 address of the remote tunnel</w:t>
              </w:r>
            </w:ins>
          </w:p>
          <w:p w14:paraId="55A085B6" w14:textId="77777777" w:rsidR="009F3611" w:rsidRPr="00B80901" w:rsidRDefault="009F3611" w:rsidP="009F3611">
            <w:pPr>
              <w:pStyle w:val="XML1"/>
              <w:rPr>
                <w:ins w:id="27239" w:author="Thomas Dietz" w:date="2012-08-08T17:05:00Z"/>
                <w:rPrChange w:id="27240" w:author="Thomas Dietz" w:date="2012-08-10T13:22:00Z">
                  <w:rPr>
                    <w:ins w:id="27241" w:author="Thomas Dietz" w:date="2012-08-08T17:05:00Z"/>
                    <w:lang w:val="de-DE"/>
                  </w:rPr>
                </w:rPrChange>
              </w:rPr>
            </w:pPr>
            <w:ins w:id="27242" w:author="Thomas Dietz" w:date="2012-08-08T17:05:00Z">
              <w:r w:rsidRPr="00B80901">
                <w:rPr>
                  <w:rPrChange w:id="27243" w:author="Thomas Dietz" w:date="2012-08-10T13:22:00Z">
                    <w:rPr>
                      <w:lang w:val="de-DE"/>
                    </w:rPr>
                  </w:rPrChange>
                </w:rPr>
                <w:t xml:space="preserve">            endpoint.";</w:t>
              </w:r>
            </w:ins>
          </w:p>
          <w:p w14:paraId="0A3668CB" w14:textId="77777777" w:rsidR="009F3611" w:rsidRPr="00B80901" w:rsidRDefault="009F3611" w:rsidP="009F3611">
            <w:pPr>
              <w:pStyle w:val="XML1"/>
              <w:rPr>
                <w:ins w:id="27244" w:author="Thomas Dietz" w:date="2012-08-08T17:05:00Z"/>
                <w:rPrChange w:id="27245" w:author="Thomas Dietz" w:date="2012-08-10T13:22:00Z">
                  <w:rPr>
                    <w:ins w:id="27246" w:author="Thomas Dietz" w:date="2012-08-08T17:05:00Z"/>
                    <w:lang w:val="de-DE"/>
                  </w:rPr>
                </w:rPrChange>
              </w:rPr>
            </w:pPr>
            <w:ins w:id="27247" w:author="Thomas Dietz" w:date="2012-08-08T17:05:00Z">
              <w:r w:rsidRPr="00B80901">
                <w:rPr>
                  <w:rPrChange w:id="27248" w:author="Thomas Dietz" w:date="2012-08-10T13:22:00Z">
                    <w:rPr>
                      <w:lang w:val="de-DE"/>
                    </w:rPr>
                  </w:rPrChange>
                </w:rPr>
                <w:t xml:space="preserve">        }</w:t>
              </w:r>
            </w:ins>
          </w:p>
          <w:p w14:paraId="645EE6C5" w14:textId="77777777" w:rsidR="009F3611" w:rsidRPr="00B80901" w:rsidRDefault="009F3611" w:rsidP="009F3611">
            <w:pPr>
              <w:pStyle w:val="XML1"/>
              <w:rPr>
                <w:ins w:id="27249" w:author="Thomas Dietz" w:date="2012-08-08T17:05:00Z"/>
                <w:rPrChange w:id="27250" w:author="Thomas Dietz" w:date="2012-08-10T13:22:00Z">
                  <w:rPr>
                    <w:ins w:id="27251" w:author="Thomas Dietz" w:date="2012-08-08T17:05:00Z"/>
                    <w:lang w:val="de-DE"/>
                  </w:rPr>
                </w:rPrChange>
              </w:rPr>
            </w:pPr>
            <w:ins w:id="27252" w:author="Thomas Dietz" w:date="2012-08-08T17:05:00Z">
              <w:r w:rsidRPr="00B80901">
                <w:rPr>
                  <w:rPrChange w:id="27253" w:author="Thomas Dietz" w:date="2012-08-10T13:22:00Z">
                    <w:rPr>
                      <w:lang w:val="de-DE"/>
                    </w:rPr>
                  </w:rPrChange>
                </w:rPr>
                <w:t xml:space="preserve">      }</w:t>
              </w:r>
            </w:ins>
          </w:p>
          <w:p w14:paraId="27C80828" w14:textId="77777777" w:rsidR="009F3611" w:rsidRPr="00B80901" w:rsidRDefault="009F3611" w:rsidP="009F3611">
            <w:pPr>
              <w:pStyle w:val="XML1"/>
              <w:rPr>
                <w:ins w:id="27254" w:author="Thomas Dietz" w:date="2012-08-08T17:05:00Z"/>
                <w:rPrChange w:id="27255" w:author="Thomas Dietz" w:date="2012-08-10T13:22:00Z">
                  <w:rPr>
                    <w:ins w:id="27256" w:author="Thomas Dietz" w:date="2012-08-08T17:05:00Z"/>
                    <w:lang w:val="de-DE"/>
                  </w:rPr>
                </w:rPrChange>
              </w:rPr>
            </w:pPr>
            <w:ins w:id="27257" w:author="Thomas Dietz" w:date="2012-08-08T17:05:00Z">
              <w:r w:rsidRPr="00B80901">
                <w:rPr>
                  <w:rPrChange w:id="27258" w:author="Thomas Dietz" w:date="2012-08-10T13:22:00Z">
                    <w:rPr>
                      <w:lang w:val="de-DE"/>
                    </w:rPr>
                  </w:rPrChange>
                </w:rPr>
                <w:t xml:space="preserve">      case mac-endpoints {</w:t>
              </w:r>
            </w:ins>
          </w:p>
          <w:p w14:paraId="3FEDB249" w14:textId="77777777" w:rsidR="009F3611" w:rsidRPr="00B80901" w:rsidRDefault="009F3611" w:rsidP="009F3611">
            <w:pPr>
              <w:pStyle w:val="XML1"/>
              <w:rPr>
                <w:ins w:id="27259" w:author="Thomas Dietz" w:date="2012-08-08T17:05:00Z"/>
                <w:rPrChange w:id="27260" w:author="Thomas Dietz" w:date="2012-08-10T13:22:00Z">
                  <w:rPr>
                    <w:ins w:id="27261" w:author="Thomas Dietz" w:date="2012-08-08T17:05:00Z"/>
                    <w:lang w:val="de-DE"/>
                  </w:rPr>
                </w:rPrChange>
              </w:rPr>
            </w:pPr>
            <w:ins w:id="27262" w:author="Thomas Dietz" w:date="2012-08-08T17:05:00Z">
              <w:r w:rsidRPr="00B80901">
                <w:rPr>
                  <w:rPrChange w:id="27263" w:author="Thomas Dietz" w:date="2012-08-10T13:22:00Z">
                    <w:rPr>
                      <w:lang w:val="de-DE"/>
                    </w:rPr>
                  </w:rPrChange>
                </w:rPr>
                <w:t xml:space="preserve">        leaf local-endpoint-mac-adress {</w:t>
              </w:r>
            </w:ins>
          </w:p>
          <w:p w14:paraId="1CDD6680" w14:textId="77777777" w:rsidR="009F3611" w:rsidRPr="00B80901" w:rsidRDefault="009F3611" w:rsidP="009F3611">
            <w:pPr>
              <w:pStyle w:val="XML1"/>
              <w:rPr>
                <w:ins w:id="27264" w:author="Thomas Dietz" w:date="2012-08-08T17:05:00Z"/>
                <w:rPrChange w:id="27265" w:author="Thomas Dietz" w:date="2012-08-10T13:22:00Z">
                  <w:rPr>
                    <w:ins w:id="27266" w:author="Thomas Dietz" w:date="2012-08-08T17:05:00Z"/>
                    <w:lang w:val="de-DE"/>
                  </w:rPr>
                </w:rPrChange>
              </w:rPr>
            </w:pPr>
            <w:ins w:id="27267" w:author="Thomas Dietz" w:date="2012-08-08T17:05:00Z">
              <w:r w:rsidRPr="00B80901">
                <w:rPr>
                  <w:rPrChange w:id="27268" w:author="Thomas Dietz" w:date="2012-08-10T13:22:00Z">
                    <w:rPr>
                      <w:lang w:val="de-DE"/>
                    </w:rPr>
                  </w:rPrChange>
                </w:rPr>
                <w:t xml:space="preserve">          type yang:mac-address;</w:t>
              </w:r>
            </w:ins>
          </w:p>
          <w:p w14:paraId="74B1F704" w14:textId="77777777" w:rsidR="009F3611" w:rsidRPr="00B80901" w:rsidRDefault="009F3611" w:rsidP="009F3611">
            <w:pPr>
              <w:pStyle w:val="XML1"/>
              <w:rPr>
                <w:ins w:id="27269" w:author="Thomas Dietz" w:date="2012-08-08T17:05:00Z"/>
                <w:rPrChange w:id="27270" w:author="Thomas Dietz" w:date="2012-08-10T13:22:00Z">
                  <w:rPr>
                    <w:ins w:id="27271" w:author="Thomas Dietz" w:date="2012-08-08T17:05:00Z"/>
                    <w:lang w:val="de-DE"/>
                  </w:rPr>
                </w:rPrChange>
              </w:rPr>
            </w:pPr>
            <w:ins w:id="27272" w:author="Thomas Dietz" w:date="2012-08-08T17:05:00Z">
              <w:r w:rsidRPr="00B80901">
                <w:rPr>
                  <w:rPrChange w:id="27273" w:author="Thomas Dietz" w:date="2012-08-10T13:22:00Z">
                    <w:rPr>
                      <w:lang w:val="de-DE"/>
                    </w:rPr>
                  </w:rPrChange>
                </w:rPr>
                <w:t xml:space="preserve">          description "The MAC address of the local tunnel</w:t>
              </w:r>
            </w:ins>
          </w:p>
          <w:p w14:paraId="6A5E4F55" w14:textId="77777777" w:rsidR="009F3611" w:rsidRPr="00B80901" w:rsidRDefault="009F3611" w:rsidP="009F3611">
            <w:pPr>
              <w:pStyle w:val="XML1"/>
              <w:rPr>
                <w:ins w:id="27274" w:author="Thomas Dietz" w:date="2012-08-08T17:05:00Z"/>
                <w:rPrChange w:id="27275" w:author="Thomas Dietz" w:date="2012-08-10T13:22:00Z">
                  <w:rPr>
                    <w:ins w:id="27276" w:author="Thomas Dietz" w:date="2012-08-08T17:05:00Z"/>
                    <w:lang w:val="de-DE"/>
                  </w:rPr>
                </w:rPrChange>
              </w:rPr>
            </w:pPr>
            <w:ins w:id="27277" w:author="Thomas Dietz" w:date="2012-08-08T17:05:00Z">
              <w:r w:rsidRPr="00B80901">
                <w:rPr>
                  <w:rPrChange w:id="27278" w:author="Thomas Dietz" w:date="2012-08-10T13:22:00Z">
                    <w:rPr>
                      <w:lang w:val="de-DE"/>
                    </w:rPr>
                  </w:rPrChange>
                </w:rPr>
                <w:t xml:space="preserve">            endpoint.";</w:t>
              </w:r>
            </w:ins>
          </w:p>
          <w:p w14:paraId="3F166BE3" w14:textId="77777777" w:rsidR="009F3611" w:rsidRPr="00B80901" w:rsidRDefault="009F3611" w:rsidP="009F3611">
            <w:pPr>
              <w:pStyle w:val="XML1"/>
              <w:rPr>
                <w:ins w:id="27279" w:author="Thomas Dietz" w:date="2012-08-08T17:05:00Z"/>
                <w:rPrChange w:id="27280" w:author="Thomas Dietz" w:date="2012-08-10T13:22:00Z">
                  <w:rPr>
                    <w:ins w:id="27281" w:author="Thomas Dietz" w:date="2012-08-08T17:05:00Z"/>
                    <w:lang w:val="de-DE"/>
                  </w:rPr>
                </w:rPrChange>
              </w:rPr>
            </w:pPr>
            <w:ins w:id="27282" w:author="Thomas Dietz" w:date="2012-08-08T17:05:00Z">
              <w:r w:rsidRPr="00B80901">
                <w:rPr>
                  <w:rPrChange w:id="27283" w:author="Thomas Dietz" w:date="2012-08-10T13:22:00Z">
                    <w:rPr>
                      <w:lang w:val="de-DE"/>
                    </w:rPr>
                  </w:rPrChange>
                </w:rPr>
                <w:t xml:space="preserve">        }</w:t>
              </w:r>
            </w:ins>
          </w:p>
          <w:p w14:paraId="5A35AE8B" w14:textId="77777777" w:rsidR="009F3611" w:rsidRPr="00B80901" w:rsidRDefault="009F3611" w:rsidP="009F3611">
            <w:pPr>
              <w:pStyle w:val="XML1"/>
              <w:rPr>
                <w:ins w:id="27284" w:author="Thomas Dietz" w:date="2012-08-08T17:05:00Z"/>
                <w:rPrChange w:id="27285" w:author="Thomas Dietz" w:date="2012-08-10T13:22:00Z">
                  <w:rPr>
                    <w:ins w:id="27286" w:author="Thomas Dietz" w:date="2012-08-08T17:05:00Z"/>
                    <w:lang w:val="de-DE"/>
                  </w:rPr>
                </w:rPrChange>
              </w:rPr>
            </w:pPr>
            <w:ins w:id="27287" w:author="Thomas Dietz" w:date="2012-08-08T17:05:00Z">
              <w:r w:rsidRPr="00B80901">
                <w:rPr>
                  <w:rPrChange w:id="27288" w:author="Thomas Dietz" w:date="2012-08-10T13:22:00Z">
                    <w:rPr>
                      <w:lang w:val="de-DE"/>
                    </w:rPr>
                  </w:rPrChange>
                </w:rPr>
                <w:t xml:space="preserve">        leaf remote-endpoint-mac-adress {</w:t>
              </w:r>
            </w:ins>
          </w:p>
          <w:p w14:paraId="5875E47C" w14:textId="77777777" w:rsidR="009F3611" w:rsidRPr="00B80901" w:rsidRDefault="009F3611" w:rsidP="009F3611">
            <w:pPr>
              <w:pStyle w:val="XML1"/>
              <w:rPr>
                <w:ins w:id="27289" w:author="Thomas Dietz" w:date="2012-08-08T17:05:00Z"/>
                <w:rPrChange w:id="27290" w:author="Thomas Dietz" w:date="2012-08-10T13:22:00Z">
                  <w:rPr>
                    <w:ins w:id="27291" w:author="Thomas Dietz" w:date="2012-08-08T17:05:00Z"/>
                    <w:lang w:val="de-DE"/>
                  </w:rPr>
                </w:rPrChange>
              </w:rPr>
            </w:pPr>
            <w:ins w:id="27292" w:author="Thomas Dietz" w:date="2012-08-08T17:05:00Z">
              <w:r w:rsidRPr="00B80901">
                <w:rPr>
                  <w:rPrChange w:id="27293" w:author="Thomas Dietz" w:date="2012-08-10T13:22:00Z">
                    <w:rPr>
                      <w:lang w:val="de-DE"/>
                    </w:rPr>
                  </w:rPrChange>
                </w:rPr>
                <w:t xml:space="preserve">          type yang:mac-address;</w:t>
              </w:r>
            </w:ins>
          </w:p>
          <w:p w14:paraId="3DCB48A8" w14:textId="77777777" w:rsidR="009F3611" w:rsidRPr="00B80901" w:rsidRDefault="009F3611" w:rsidP="009F3611">
            <w:pPr>
              <w:pStyle w:val="XML1"/>
              <w:rPr>
                <w:ins w:id="27294" w:author="Thomas Dietz" w:date="2012-08-08T17:05:00Z"/>
                <w:rPrChange w:id="27295" w:author="Thomas Dietz" w:date="2012-08-10T13:22:00Z">
                  <w:rPr>
                    <w:ins w:id="27296" w:author="Thomas Dietz" w:date="2012-08-08T17:05:00Z"/>
                    <w:lang w:val="de-DE"/>
                  </w:rPr>
                </w:rPrChange>
              </w:rPr>
            </w:pPr>
            <w:ins w:id="27297" w:author="Thomas Dietz" w:date="2012-08-08T17:05:00Z">
              <w:r w:rsidRPr="00B80901">
                <w:rPr>
                  <w:rPrChange w:id="27298" w:author="Thomas Dietz" w:date="2012-08-10T13:22:00Z">
                    <w:rPr>
                      <w:lang w:val="de-DE"/>
                    </w:rPr>
                  </w:rPrChange>
                </w:rPr>
                <w:t xml:space="preserve">          description "The MAC address of the remote tunnel</w:t>
              </w:r>
            </w:ins>
          </w:p>
          <w:p w14:paraId="3AAF262E" w14:textId="77777777" w:rsidR="009F3611" w:rsidRPr="00B80901" w:rsidRDefault="009F3611" w:rsidP="009F3611">
            <w:pPr>
              <w:pStyle w:val="XML1"/>
              <w:rPr>
                <w:ins w:id="27299" w:author="Thomas Dietz" w:date="2012-08-08T17:05:00Z"/>
                <w:rPrChange w:id="27300" w:author="Thomas Dietz" w:date="2012-08-10T13:22:00Z">
                  <w:rPr>
                    <w:ins w:id="27301" w:author="Thomas Dietz" w:date="2012-08-08T17:05:00Z"/>
                    <w:lang w:val="de-DE"/>
                  </w:rPr>
                </w:rPrChange>
              </w:rPr>
            </w:pPr>
            <w:ins w:id="27302" w:author="Thomas Dietz" w:date="2012-08-08T17:05:00Z">
              <w:r w:rsidRPr="00B80901">
                <w:rPr>
                  <w:rPrChange w:id="27303" w:author="Thomas Dietz" w:date="2012-08-10T13:22:00Z">
                    <w:rPr>
                      <w:lang w:val="de-DE"/>
                    </w:rPr>
                  </w:rPrChange>
                </w:rPr>
                <w:t xml:space="preserve">            endpoint.";</w:t>
              </w:r>
            </w:ins>
          </w:p>
          <w:p w14:paraId="6C5881AF" w14:textId="77777777" w:rsidR="009F3611" w:rsidRPr="00B80901" w:rsidRDefault="009F3611" w:rsidP="009F3611">
            <w:pPr>
              <w:pStyle w:val="XML1"/>
              <w:rPr>
                <w:ins w:id="27304" w:author="Thomas Dietz" w:date="2012-08-08T17:05:00Z"/>
                <w:rPrChange w:id="27305" w:author="Thomas Dietz" w:date="2012-08-10T13:22:00Z">
                  <w:rPr>
                    <w:ins w:id="27306" w:author="Thomas Dietz" w:date="2012-08-08T17:05:00Z"/>
                    <w:lang w:val="de-DE"/>
                  </w:rPr>
                </w:rPrChange>
              </w:rPr>
            </w:pPr>
            <w:ins w:id="27307" w:author="Thomas Dietz" w:date="2012-08-08T17:05:00Z">
              <w:r w:rsidRPr="00B80901">
                <w:rPr>
                  <w:rPrChange w:id="27308" w:author="Thomas Dietz" w:date="2012-08-10T13:22:00Z">
                    <w:rPr>
                      <w:lang w:val="de-DE"/>
                    </w:rPr>
                  </w:rPrChange>
                </w:rPr>
                <w:t xml:space="preserve">        }</w:t>
              </w:r>
            </w:ins>
          </w:p>
          <w:p w14:paraId="1A7401A6" w14:textId="77777777" w:rsidR="009F3611" w:rsidRPr="00B80901" w:rsidRDefault="009F3611" w:rsidP="009F3611">
            <w:pPr>
              <w:pStyle w:val="XML1"/>
              <w:rPr>
                <w:ins w:id="27309" w:author="Thomas Dietz" w:date="2012-08-08T17:05:00Z"/>
                <w:rPrChange w:id="27310" w:author="Thomas Dietz" w:date="2012-08-10T13:22:00Z">
                  <w:rPr>
                    <w:ins w:id="27311" w:author="Thomas Dietz" w:date="2012-08-08T17:05:00Z"/>
                    <w:lang w:val="de-DE"/>
                  </w:rPr>
                </w:rPrChange>
              </w:rPr>
            </w:pPr>
            <w:ins w:id="27312" w:author="Thomas Dietz" w:date="2012-08-08T17:05:00Z">
              <w:r w:rsidRPr="00B80901">
                <w:rPr>
                  <w:rPrChange w:id="27313" w:author="Thomas Dietz" w:date="2012-08-10T13:22:00Z">
                    <w:rPr>
                      <w:lang w:val="de-DE"/>
                    </w:rPr>
                  </w:rPrChange>
                </w:rPr>
                <w:t xml:space="preserve">      }</w:t>
              </w:r>
            </w:ins>
          </w:p>
          <w:p w14:paraId="6F700682" w14:textId="77777777" w:rsidR="009F3611" w:rsidRPr="00B80901" w:rsidRDefault="009F3611" w:rsidP="009F3611">
            <w:pPr>
              <w:pStyle w:val="XML1"/>
              <w:rPr>
                <w:ins w:id="27314" w:author="Thomas Dietz" w:date="2012-08-08T17:05:00Z"/>
                <w:rPrChange w:id="27315" w:author="Thomas Dietz" w:date="2012-08-10T13:22:00Z">
                  <w:rPr>
                    <w:ins w:id="27316" w:author="Thomas Dietz" w:date="2012-08-08T17:05:00Z"/>
                    <w:lang w:val="de-DE"/>
                  </w:rPr>
                </w:rPrChange>
              </w:rPr>
            </w:pPr>
            <w:ins w:id="27317" w:author="Thomas Dietz" w:date="2012-08-08T17:05:00Z">
              <w:r w:rsidRPr="00B80901">
                <w:rPr>
                  <w:rPrChange w:id="27318" w:author="Thomas Dietz" w:date="2012-08-10T13:22:00Z">
                    <w:rPr>
                      <w:lang w:val="de-DE"/>
                    </w:rPr>
                  </w:rPrChange>
                </w:rPr>
                <w:t xml:space="preserve">    }</w:t>
              </w:r>
            </w:ins>
          </w:p>
          <w:p w14:paraId="37B694D3" w14:textId="77777777" w:rsidR="009F3611" w:rsidRPr="00B80901" w:rsidRDefault="009F3611" w:rsidP="009F3611">
            <w:pPr>
              <w:pStyle w:val="XML1"/>
              <w:rPr>
                <w:ins w:id="27319" w:author="Thomas Dietz" w:date="2012-08-08T17:05:00Z"/>
                <w:rPrChange w:id="27320" w:author="Thomas Dietz" w:date="2012-08-10T13:22:00Z">
                  <w:rPr>
                    <w:ins w:id="27321" w:author="Thomas Dietz" w:date="2012-08-08T17:05:00Z"/>
                    <w:lang w:val="de-DE"/>
                  </w:rPr>
                </w:rPrChange>
              </w:rPr>
            </w:pPr>
            <w:ins w:id="27322" w:author="Thomas Dietz" w:date="2012-08-08T17:05:00Z">
              <w:r w:rsidRPr="00B80901">
                <w:rPr>
                  <w:rPrChange w:id="27323" w:author="Thomas Dietz" w:date="2012-08-10T13:22:00Z">
                    <w:rPr>
                      <w:lang w:val="de-DE"/>
                    </w:rPr>
                  </w:rPrChange>
                </w:rPr>
                <w:t xml:space="preserve">  }</w:t>
              </w:r>
            </w:ins>
          </w:p>
          <w:p w14:paraId="72783632" w14:textId="77777777" w:rsidR="009F3611" w:rsidRPr="00B80901" w:rsidRDefault="009F3611" w:rsidP="009F3611">
            <w:pPr>
              <w:pStyle w:val="XML1"/>
              <w:rPr>
                <w:ins w:id="27324" w:author="Thomas Dietz" w:date="2012-08-08T17:05:00Z"/>
                <w:rPrChange w:id="27325" w:author="Thomas Dietz" w:date="2012-08-10T13:22:00Z">
                  <w:rPr>
                    <w:ins w:id="27326" w:author="Thomas Dietz" w:date="2012-08-08T17:05:00Z"/>
                    <w:lang w:val="de-DE"/>
                  </w:rPr>
                </w:rPrChange>
              </w:rPr>
            </w:pPr>
          </w:p>
          <w:p w14:paraId="08C40A50" w14:textId="77777777" w:rsidR="009F3611" w:rsidRPr="00B80901" w:rsidRDefault="009F3611" w:rsidP="009F3611">
            <w:pPr>
              <w:pStyle w:val="XML1"/>
              <w:rPr>
                <w:ins w:id="27327" w:author="Thomas Dietz" w:date="2012-08-08T17:05:00Z"/>
                <w:rPrChange w:id="27328" w:author="Thomas Dietz" w:date="2012-08-10T13:22:00Z">
                  <w:rPr>
                    <w:ins w:id="27329" w:author="Thomas Dietz" w:date="2012-08-08T17:05:00Z"/>
                    <w:lang w:val="de-DE"/>
                  </w:rPr>
                </w:rPrChange>
              </w:rPr>
            </w:pPr>
            <w:ins w:id="27330" w:author="Thomas Dietz" w:date="2012-08-08T17:05:00Z">
              <w:r w:rsidRPr="00B80901">
                <w:rPr>
                  <w:rPrChange w:id="27331" w:author="Thomas Dietz" w:date="2012-08-10T13:22:00Z">
                    <w:rPr>
                      <w:lang w:val="de-DE"/>
                    </w:rPr>
                  </w:rPrChange>
                </w:rPr>
                <w:t xml:space="preserve">  grouping OFPortIPGRETunnelType {</w:t>
              </w:r>
            </w:ins>
          </w:p>
          <w:p w14:paraId="63CC52FC" w14:textId="77777777" w:rsidR="009F3611" w:rsidRPr="00B80901" w:rsidRDefault="009F3611" w:rsidP="009F3611">
            <w:pPr>
              <w:pStyle w:val="XML1"/>
              <w:rPr>
                <w:ins w:id="27332" w:author="Thomas Dietz" w:date="2012-08-08T17:05:00Z"/>
                <w:rPrChange w:id="27333" w:author="Thomas Dietz" w:date="2012-08-10T13:22:00Z">
                  <w:rPr>
                    <w:ins w:id="27334" w:author="Thomas Dietz" w:date="2012-08-08T17:05:00Z"/>
                    <w:lang w:val="de-DE"/>
                  </w:rPr>
                </w:rPrChange>
              </w:rPr>
            </w:pPr>
            <w:ins w:id="27335" w:author="Thomas Dietz" w:date="2012-08-08T17:05:00Z">
              <w:r w:rsidRPr="00B80901">
                <w:rPr>
                  <w:rPrChange w:id="27336" w:author="Thomas Dietz" w:date="2012-08-10T13:22:00Z">
                    <w:rPr>
                      <w:lang w:val="de-DE"/>
                    </w:rPr>
                  </w:rPrChange>
                </w:rPr>
                <w:t xml:space="preserve">    description "Properties of a IP-in-GRE tunnel with key,</w:t>
              </w:r>
            </w:ins>
          </w:p>
          <w:p w14:paraId="30988908" w14:textId="77777777" w:rsidR="009F3611" w:rsidRPr="00B80901" w:rsidRDefault="009F3611" w:rsidP="009F3611">
            <w:pPr>
              <w:pStyle w:val="XML1"/>
              <w:rPr>
                <w:ins w:id="27337" w:author="Thomas Dietz" w:date="2012-08-08T17:05:00Z"/>
                <w:rPrChange w:id="27338" w:author="Thomas Dietz" w:date="2012-08-10T13:22:00Z">
                  <w:rPr>
                    <w:ins w:id="27339" w:author="Thomas Dietz" w:date="2012-08-08T17:05:00Z"/>
                    <w:lang w:val="de-DE"/>
                  </w:rPr>
                </w:rPrChange>
              </w:rPr>
            </w:pPr>
            <w:ins w:id="27340" w:author="Thomas Dietz" w:date="2012-08-08T17:05:00Z">
              <w:r w:rsidRPr="00B80901">
                <w:rPr>
                  <w:rPrChange w:id="27341" w:author="Thomas Dietz" w:date="2012-08-10T13:22:00Z">
                    <w:rPr>
                      <w:lang w:val="de-DE"/>
                    </w:rPr>
                  </w:rPrChange>
                </w:rPr>
                <w:t xml:space="preserve">      checksum, and sequence number information.";</w:t>
              </w:r>
            </w:ins>
          </w:p>
          <w:p w14:paraId="66CDB891" w14:textId="77777777" w:rsidR="009F3611" w:rsidRPr="00B80901" w:rsidRDefault="009F3611" w:rsidP="009F3611">
            <w:pPr>
              <w:pStyle w:val="XML1"/>
              <w:rPr>
                <w:ins w:id="27342" w:author="Thomas Dietz" w:date="2012-08-08T17:05:00Z"/>
                <w:rPrChange w:id="27343" w:author="Thomas Dietz" w:date="2012-08-10T13:22:00Z">
                  <w:rPr>
                    <w:ins w:id="27344" w:author="Thomas Dietz" w:date="2012-08-08T17:05:00Z"/>
                    <w:lang w:val="de-DE"/>
                  </w:rPr>
                </w:rPrChange>
              </w:rPr>
            </w:pPr>
            <w:ins w:id="27345" w:author="Thomas Dietz" w:date="2012-08-08T17:05:00Z">
              <w:r w:rsidRPr="00B80901">
                <w:rPr>
                  <w:rPrChange w:id="27346" w:author="Thomas Dietz" w:date="2012-08-10T13:22:00Z">
                    <w:rPr>
                      <w:lang w:val="de-DE"/>
                    </w:rPr>
                  </w:rPrChange>
                </w:rPr>
                <w:t xml:space="preserve">    uses OFPortBaseTunnelType;</w:t>
              </w:r>
            </w:ins>
          </w:p>
          <w:p w14:paraId="7D2E8982" w14:textId="77777777" w:rsidR="009F3611" w:rsidRPr="00B80901" w:rsidRDefault="009F3611" w:rsidP="009F3611">
            <w:pPr>
              <w:pStyle w:val="XML1"/>
              <w:rPr>
                <w:ins w:id="27347" w:author="Thomas Dietz" w:date="2012-08-08T17:05:00Z"/>
                <w:rPrChange w:id="27348" w:author="Thomas Dietz" w:date="2012-08-10T13:22:00Z">
                  <w:rPr>
                    <w:ins w:id="27349" w:author="Thomas Dietz" w:date="2012-08-08T17:05:00Z"/>
                    <w:lang w:val="de-DE"/>
                  </w:rPr>
                </w:rPrChange>
              </w:rPr>
            </w:pPr>
            <w:ins w:id="27350" w:author="Thomas Dietz" w:date="2012-08-08T17:05:00Z">
              <w:r w:rsidRPr="00B80901">
                <w:rPr>
                  <w:rPrChange w:id="27351" w:author="Thomas Dietz" w:date="2012-08-10T13:22:00Z">
                    <w:rPr>
                      <w:lang w:val="de-DE"/>
                    </w:rPr>
                  </w:rPrChange>
                </w:rPr>
                <w:t xml:space="preserve">    leaf checksum-present {</w:t>
              </w:r>
            </w:ins>
          </w:p>
          <w:p w14:paraId="7D5E4393" w14:textId="77777777" w:rsidR="009F3611" w:rsidRPr="00B80901" w:rsidRDefault="009F3611" w:rsidP="009F3611">
            <w:pPr>
              <w:pStyle w:val="XML1"/>
              <w:rPr>
                <w:ins w:id="27352" w:author="Thomas Dietz" w:date="2012-08-08T17:05:00Z"/>
                <w:rPrChange w:id="27353" w:author="Thomas Dietz" w:date="2012-08-10T13:22:00Z">
                  <w:rPr>
                    <w:ins w:id="27354" w:author="Thomas Dietz" w:date="2012-08-08T17:05:00Z"/>
                    <w:lang w:val="de-DE"/>
                  </w:rPr>
                </w:rPrChange>
              </w:rPr>
            </w:pPr>
            <w:ins w:id="27355" w:author="Thomas Dietz" w:date="2012-08-08T17:05:00Z">
              <w:r w:rsidRPr="00B80901">
                <w:rPr>
                  <w:rPrChange w:id="27356" w:author="Thomas Dietz" w:date="2012-08-10T13:22:00Z">
                    <w:rPr>
                      <w:lang w:val="de-DE"/>
                    </w:rPr>
                  </w:rPrChange>
                </w:rPr>
                <w:t xml:space="preserve">      type boolean;</w:t>
              </w:r>
            </w:ins>
          </w:p>
          <w:p w14:paraId="24534847" w14:textId="77777777" w:rsidR="009F3611" w:rsidRPr="00B80901" w:rsidRDefault="009F3611" w:rsidP="009F3611">
            <w:pPr>
              <w:pStyle w:val="XML1"/>
              <w:rPr>
                <w:ins w:id="27357" w:author="Thomas Dietz" w:date="2012-08-08T17:05:00Z"/>
                <w:rPrChange w:id="27358" w:author="Thomas Dietz" w:date="2012-08-10T13:22:00Z">
                  <w:rPr>
                    <w:ins w:id="27359" w:author="Thomas Dietz" w:date="2012-08-08T17:05:00Z"/>
                    <w:lang w:val="de-DE"/>
                  </w:rPr>
                </w:rPrChange>
              </w:rPr>
            </w:pPr>
            <w:ins w:id="27360" w:author="Thomas Dietz" w:date="2012-08-08T17:05:00Z">
              <w:r w:rsidRPr="00B80901">
                <w:rPr>
                  <w:rPrChange w:id="27361" w:author="Thomas Dietz" w:date="2012-08-10T13:22:00Z">
                    <w:rPr>
                      <w:lang w:val="de-DE"/>
                    </w:rPr>
                  </w:rPrChange>
                </w:rPr>
                <w:t xml:space="preserve">      default true;</w:t>
              </w:r>
            </w:ins>
          </w:p>
          <w:p w14:paraId="2A089899" w14:textId="77777777" w:rsidR="009F3611" w:rsidRPr="00B80901" w:rsidRDefault="009F3611" w:rsidP="009F3611">
            <w:pPr>
              <w:pStyle w:val="XML1"/>
              <w:rPr>
                <w:ins w:id="27362" w:author="Thomas Dietz" w:date="2012-08-08T17:05:00Z"/>
                <w:rPrChange w:id="27363" w:author="Thomas Dietz" w:date="2012-08-10T13:22:00Z">
                  <w:rPr>
                    <w:ins w:id="27364" w:author="Thomas Dietz" w:date="2012-08-08T17:05:00Z"/>
                    <w:lang w:val="de-DE"/>
                  </w:rPr>
                </w:rPrChange>
              </w:rPr>
            </w:pPr>
            <w:ins w:id="27365" w:author="Thomas Dietz" w:date="2012-08-08T17:05:00Z">
              <w:r w:rsidRPr="00B80901">
                <w:rPr>
                  <w:rPrChange w:id="27366" w:author="Thomas Dietz" w:date="2012-08-10T13:22:00Z">
                    <w:rPr>
                      <w:lang w:val="de-DE"/>
                    </w:rPr>
                  </w:rPrChange>
                </w:rPr>
                <w:t xml:space="preserve">      description "Indicates presence of the GRE checksum.";</w:t>
              </w:r>
            </w:ins>
          </w:p>
          <w:p w14:paraId="26D2E007" w14:textId="77777777" w:rsidR="009F3611" w:rsidRPr="00B80901" w:rsidRDefault="009F3611" w:rsidP="009F3611">
            <w:pPr>
              <w:pStyle w:val="XML1"/>
              <w:rPr>
                <w:ins w:id="27367" w:author="Thomas Dietz" w:date="2012-08-08T17:05:00Z"/>
                <w:rPrChange w:id="27368" w:author="Thomas Dietz" w:date="2012-08-10T13:22:00Z">
                  <w:rPr>
                    <w:ins w:id="27369" w:author="Thomas Dietz" w:date="2012-08-08T17:05:00Z"/>
                    <w:lang w:val="de-DE"/>
                  </w:rPr>
                </w:rPrChange>
              </w:rPr>
            </w:pPr>
            <w:ins w:id="27370" w:author="Thomas Dietz" w:date="2012-08-08T17:05:00Z">
              <w:r w:rsidRPr="00B80901">
                <w:rPr>
                  <w:rPrChange w:id="27371" w:author="Thomas Dietz" w:date="2012-08-10T13:22:00Z">
                    <w:rPr>
                      <w:lang w:val="de-DE"/>
                    </w:rPr>
                  </w:rPrChange>
                </w:rPr>
                <w:t xml:space="preserve">    }</w:t>
              </w:r>
            </w:ins>
          </w:p>
          <w:p w14:paraId="02E93A19" w14:textId="77777777" w:rsidR="009F3611" w:rsidRPr="00B80901" w:rsidRDefault="009F3611" w:rsidP="009F3611">
            <w:pPr>
              <w:pStyle w:val="XML1"/>
              <w:rPr>
                <w:ins w:id="27372" w:author="Thomas Dietz" w:date="2012-08-08T17:05:00Z"/>
                <w:rPrChange w:id="27373" w:author="Thomas Dietz" w:date="2012-08-10T13:22:00Z">
                  <w:rPr>
                    <w:ins w:id="27374" w:author="Thomas Dietz" w:date="2012-08-08T17:05:00Z"/>
                    <w:lang w:val="de-DE"/>
                  </w:rPr>
                </w:rPrChange>
              </w:rPr>
            </w:pPr>
            <w:ins w:id="27375" w:author="Thomas Dietz" w:date="2012-08-08T17:05:00Z">
              <w:r w:rsidRPr="00B80901">
                <w:rPr>
                  <w:rPrChange w:id="27376" w:author="Thomas Dietz" w:date="2012-08-10T13:22:00Z">
                    <w:rPr>
                      <w:lang w:val="de-DE"/>
                    </w:rPr>
                  </w:rPrChange>
                </w:rPr>
                <w:t xml:space="preserve">    leaf key-present {</w:t>
              </w:r>
            </w:ins>
          </w:p>
          <w:p w14:paraId="4866847C" w14:textId="77777777" w:rsidR="009F3611" w:rsidRPr="00B80901" w:rsidRDefault="009F3611" w:rsidP="009F3611">
            <w:pPr>
              <w:pStyle w:val="XML1"/>
              <w:rPr>
                <w:ins w:id="27377" w:author="Thomas Dietz" w:date="2012-08-08T17:05:00Z"/>
                <w:rPrChange w:id="27378" w:author="Thomas Dietz" w:date="2012-08-10T13:22:00Z">
                  <w:rPr>
                    <w:ins w:id="27379" w:author="Thomas Dietz" w:date="2012-08-08T17:05:00Z"/>
                    <w:lang w:val="de-DE"/>
                  </w:rPr>
                </w:rPrChange>
              </w:rPr>
            </w:pPr>
            <w:ins w:id="27380" w:author="Thomas Dietz" w:date="2012-08-08T17:05:00Z">
              <w:r w:rsidRPr="00B80901">
                <w:rPr>
                  <w:rPrChange w:id="27381" w:author="Thomas Dietz" w:date="2012-08-10T13:22:00Z">
                    <w:rPr>
                      <w:lang w:val="de-DE"/>
                    </w:rPr>
                  </w:rPrChange>
                </w:rPr>
                <w:t xml:space="preserve">      type boolean;</w:t>
              </w:r>
            </w:ins>
          </w:p>
          <w:p w14:paraId="1FF553C1" w14:textId="77777777" w:rsidR="009F3611" w:rsidRPr="00B80901" w:rsidRDefault="009F3611" w:rsidP="009F3611">
            <w:pPr>
              <w:pStyle w:val="XML1"/>
              <w:rPr>
                <w:ins w:id="27382" w:author="Thomas Dietz" w:date="2012-08-08T17:05:00Z"/>
                <w:rPrChange w:id="27383" w:author="Thomas Dietz" w:date="2012-08-10T13:22:00Z">
                  <w:rPr>
                    <w:ins w:id="27384" w:author="Thomas Dietz" w:date="2012-08-08T17:05:00Z"/>
                    <w:lang w:val="de-DE"/>
                  </w:rPr>
                </w:rPrChange>
              </w:rPr>
            </w:pPr>
            <w:ins w:id="27385" w:author="Thomas Dietz" w:date="2012-08-08T17:05:00Z">
              <w:r w:rsidRPr="00B80901">
                <w:rPr>
                  <w:rPrChange w:id="27386" w:author="Thomas Dietz" w:date="2012-08-10T13:22:00Z">
                    <w:rPr>
                      <w:lang w:val="de-DE"/>
                    </w:rPr>
                  </w:rPrChange>
                </w:rPr>
                <w:lastRenderedPageBreak/>
                <w:t xml:space="preserve">      default true;</w:t>
              </w:r>
            </w:ins>
          </w:p>
          <w:p w14:paraId="219AE144" w14:textId="77777777" w:rsidR="009F3611" w:rsidRPr="00B80901" w:rsidRDefault="009F3611" w:rsidP="009F3611">
            <w:pPr>
              <w:pStyle w:val="XML1"/>
              <w:rPr>
                <w:ins w:id="27387" w:author="Thomas Dietz" w:date="2012-08-08T17:05:00Z"/>
                <w:rPrChange w:id="27388" w:author="Thomas Dietz" w:date="2012-08-10T13:22:00Z">
                  <w:rPr>
                    <w:ins w:id="27389" w:author="Thomas Dietz" w:date="2012-08-08T17:05:00Z"/>
                    <w:lang w:val="de-DE"/>
                  </w:rPr>
                </w:rPrChange>
              </w:rPr>
            </w:pPr>
            <w:ins w:id="27390" w:author="Thomas Dietz" w:date="2012-08-08T17:05:00Z">
              <w:r w:rsidRPr="00B80901">
                <w:rPr>
                  <w:rPrChange w:id="27391" w:author="Thomas Dietz" w:date="2012-08-10T13:22:00Z">
                    <w:rPr>
                      <w:lang w:val="de-DE"/>
                    </w:rPr>
                  </w:rPrChange>
                </w:rPr>
                <w:t xml:space="preserve">      description "Indicates presence of the GRE key.";</w:t>
              </w:r>
            </w:ins>
          </w:p>
          <w:p w14:paraId="4DC0B27D" w14:textId="77777777" w:rsidR="009F3611" w:rsidRPr="00B80901" w:rsidRDefault="009F3611" w:rsidP="009F3611">
            <w:pPr>
              <w:pStyle w:val="XML1"/>
              <w:rPr>
                <w:ins w:id="27392" w:author="Thomas Dietz" w:date="2012-08-08T17:05:00Z"/>
                <w:rPrChange w:id="27393" w:author="Thomas Dietz" w:date="2012-08-10T13:22:00Z">
                  <w:rPr>
                    <w:ins w:id="27394" w:author="Thomas Dietz" w:date="2012-08-08T17:05:00Z"/>
                    <w:lang w:val="de-DE"/>
                  </w:rPr>
                </w:rPrChange>
              </w:rPr>
            </w:pPr>
            <w:ins w:id="27395" w:author="Thomas Dietz" w:date="2012-08-08T17:05:00Z">
              <w:r w:rsidRPr="00B80901">
                <w:rPr>
                  <w:rPrChange w:id="27396" w:author="Thomas Dietz" w:date="2012-08-10T13:22:00Z">
                    <w:rPr>
                      <w:lang w:val="de-DE"/>
                    </w:rPr>
                  </w:rPrChange>
                </w:rPr>
                <w:t xml:space="preserve">    }</w:t>
              </w:r>
            </w:ins>
          </w:p>
          <w:p w14:paraId="748C3581" w14:textId="77777777" w:rsidR="009F3611" w:rsidRPr="00B80901" w:rsidRDefault="009F3611" w:rsidP="009F3611">
            <w:pPr>
              <w:pStyle w:val="XML1"/>
              <w:rPr>
                <w:ins w:id="27397" w:author="Thomas Dietz" w:date="2012-08-08T17:05:00Z"/>
                <w:rPrChange w:id="27398" w:author="Thomas Dietz" w:date="2012-08-10T13:22:00Z">
                  <w:rPr>
                    <w:ins w:id="27399" w:author="Thomas Dietz" w:date="2012-08-08T17:05:00Z"/>
                    <w:lang w:val="de-DE"/>
                  </w:rPr>
                </w:rPrChange>
              </w:rPr>
            </w:pPr>
            <w:ins w:id="27400" w:author="Thomas Dietz" w:date="2012-08-08T17:05:00Z">
              <w:r w:rsidRPr="00B80901">
                <w:rPr>
                  <w:rPrChange w:id="27401" w:author="Thomas Dietz" w:date="2012-08-10T13:22:00Z">
                    <w:rPr>
                      <w:lang w:val="de-DE"/>
                    </w:rPr>
                  </w:rPrChange>
                </w:rPr>
                <w:t xml:space="preserve">    leaf key {</w:t>
              </w:r>
            </w:ins>
          </w:p>
          <w:p w14:paraId="41ED9CBC" w14:textId="77777777" w:rsidR="009F3611" w:rsidRPr="00B80901" w:rsidRDefault="009F3611" w:rsidP="009F3611">
            <w:pPr>
              <w:pStyle w:val="XML1"/>
              <w:rPr>
                <w:ins w:id="27402" w:author="Thomas Dietz" w:date="2012-08-08T17:05:00Z"/>
                <w:rPrChange w:id="27403" w:author="Thomas Dietz" w:date="2012-08-10T13:22:00Z">
                  <w:rPr>
                    <w:ins w:id="27404" w:author="Thomas Dietz" w:date="2012-08-08T17:05:00Z"/>
                    <w:lang w:val="de-DE"/>
                  </w:rPr>
                </w:rPrChange>
              </w:rPr>
            </w:pPr>
            <w:ins w:id="27405" w:author="Thomas Dietz" w:date="2012-08-08T17:05:00Z">
              <w:r w:rsidRPr="00B80901">
                <w:rPr>
                  <w:rPrChange w:id="27406" w:author="Thomas Dietz" w:date="2012-08-10T13:22:00Z">
                    <w:rPr>
                      <w:lang w:val="de-DE"/>
                    </w:rPr>
                  </w:rPrChange>
                </w:rPr>
                <w:t xml:space="preserve">      when "../key-present='true'" {</w:t>
              </w:r>
            </w:ins>
          </w:p>
          <w:p w14:paraId="53A2B056" w14:textId="77777777" w:rsidR="009F3611" w:rsidRPr="00B80901" w:rsidRDefault="009F3611" w:rsidP="009F3611">
            <w:pPr>
              <w:pStyle w:val="XML1"/>
              <w:rPr>
                <w:ins w:id="27407" w:author="Thomas Dietz" w:date="2012-08-08T17:05:00Z"/>
                <w:rPrChange w:id="27408" w:author="Thomas Dietz" w:date="2012-08-10T13:22:00Z">
                  <w:rPr>
                    <w:ins w:id="27409" w:author="Thomas Dietz" w:date="2012-08-08T17:05:00Z"/>
                    <w:lang w:val="de-DE"/>
                  </w:rPr>
                </w:rPrChange>
              </w:rPr>
            </w:pPr>
            <w:ins w:id="27410" w:author="Thomas Dietz" w:date="2012-08-08T17:05:00Z">
              <w:r w:rsidRPr="00B80901">
                <w:rPr>
                  <w:rPrChange w:id="27411" w:author="Thomas Dietz" w:date="2012-08-10T13:22:00Z">
                    <w:rPr>
                      <w:lang w:val="de-DE"/>
                    </w:rPr>
                  </w:rPrChange>
                </w:rPr>
                <w:t xml:space="preserve">        description "This element is only relevant if element </w:t>
              </w:r>
            </w:ins>
          </w:p>
          <w:p w14:paraId="2353BD7E" w14:textId="77777777" w:rsidR="009F3611" w:rsidRPr="00B80901" w:rsidRDefault="009F3611" w:rsidP="009F3611">
            <w:pPr>
              <w:pStyle w:val="XML1"/>
              <w:rPr>
                <w:ins w:id="27412" w:author="Thomas Dietz" w:date="2012-08-08T17:05:00Z"/>
                <w:rPrChange w:id="27413" w:author="Thomas Dietz" w:date="2012-08-10T13:22:00Z">
                  <w:rPr>
                    <w:ins w:id="27414" w:author="Thomas Dietz" w:date="2012-08-08T17:05:00Z"/>
                    <w:lang w:val="de-DE"/>
                  </w:rPr>
                </w:rPrChange>
              </w:rPr>
            </w:pPr>
            <w:ins w:id="27415" w:author="Thomas Dietz" w:date="2012-08-08T17:05:00Z">
              <w:r w:rsidRPr="00B80901">
                <w:rPr>
                  <w:rPrChange w:id="27416" w:author="Thomas Dietz" w:date="2012-08-10T13:22:00Z">
                    <w:rPr>
                      <w:lang w:val="de-DE"/>
                    </w:rPr>
                  </w:rPrChange>
                </w:rPr>
                <w:t xml:space="preserve">          key-present of this IP GRE Tunnel has value 'true'.";</w:t>
              </w:r>
            </w:ins>
          </w:p>
          <w:p w14:paraId="5E9953FA" w14:textId="77777777" w:rsidR="009F3611" w:rsidRPr="00B80901" w:rsidRDefault="009F3611" w:rsidP="009F3611">
            <w:pPr>
              <w:pStyle w:val="XML1"/>
              <w:rPr>
                <w:ins w:id="27417" w:author="Thomas Dietz" w:date="2012-08-08T17:05:00Z"/>
                <w:rPrChange w:id="27418" w:author="Thomas Dietz" w:date="2012-08-10T13:22:00Z">
                  <w:rPr>
                    <w:ins w:id="27419" w:author="Thomas Dietz" w:date="2012-08-08T17:05:00Z"/>
                    <w:lang w:val="de-DE"/>
                  </w:rPr>
                </w:rPrChange>
              </w:rPr>
            </w:pPr>
            <w:ins w:id="27420" w:author="Thomas Dietz" w:date="2012-08-08T17:05:00Z">
              <w:r w:rsidRPr="00B80901">
                <w:rPr>
                  <w:rPrChange w:id="27421" w:author="Thomas Dietz" w:date="2012-08-10T13:22:00Z">
                    <w:rPr>
                      <w:lang w:val="de-DE"/>
                    </w:rPr>
                  </w:rPrChange>
                </w:rPr>
                <w:t xml:space="preserve">      }</w:t>
              </w:r>
            </w:ins>
          </w:p>
          <w:p w14:paraId="3B37896B" w14:textId="77777777" w:rsidR="009F3611" w:rsidRPr="00B80901" w:rsidRDefault="009F3611" w:rsidP="009F3611">
            <w:pPr>
              <w:pStyle w:val="XML1"/>
              <w:rPr>
                <w:ins w:id="27422" w:author="Thomas Dietz" w:date="2012-08-08T17:05:00Z"/>
                <w:rPrChange w:id="27423" w:author="Thomas Dietz" w:date="2012-08-10T13:22:00Z">
                  <w:rPr>
                    <w:ins w:id="27424" w:author="Thomas Dietz" w:date="2012-08-08T17:05:00Z"/>
                    <w:lang w:val="de-DE"/>
                  </w:rPr>
                </w:rPrChange>
              </w:rPr>
            </w:pPr>
            <w:ins w:id="27425" w:author="Thomas Dietz" w:date="2012-08-08T17:05:00Z">
              <w:r w:rsidRPr="00B80901">
                <w:rPr>
                  <w:rPrChange w:id="27426" w:author="Thomas Dietz" w:date="2012-08-10T13:22:00Z">
                    <w:rPr>
                      <w:lang w:val="de-DE"/>
                    </w:rPr>
                  </w:rPrChange>
                </w:rPr>
                <w:t xml:space="preserve">      type uint32;</w:t>
              </w:r>
            </w:ins>
          </w:p>
          <w:p w14:paraId="5C9FA16A" w14:textId="77777777" w:rsidR="009F3611" w:rsidRPr="00B80901" w:rsidRDefault="009F3611" w:rsidP="009F3611">
            <w:pPr>
              <w:pStyle w:val="XML1"/>
              <w:rPr>
                <w:ins w:id="27427" w:author="Thomas Dietz" w:date="2012-08-08T17:05:00Z"/>
                <w:rPrChange w:id="27428" w:author="Thomas Dietz" w:date="2012-08-10T13:22:00Z">
                  <w:rPr>
                    <w:ins w:id="27429" w:author="Thomas Dietz" w:date="2012-08-08T17:05:00Z"/>
                    <w:lang w:val="de-DE"/>
                  </w:rPr>
                </w:rPrChange>
              </w:rPr>
            </w:pPr>
            <w:ins w:id="27430" w:author="Thomas Dietz" w:date="2012-08-08T17:05:00Z">
              <w:r w:rsidRPr="00B80901">
                <w:rPr>
                  <w:rPrChange w:id="27431" w:author="Thomas Dietz" w:date="2012-08-10T13:22:00Z">
                    <w:rPr>
                      <w:lang w:val="de-DE"/>
                    </w:rPr>
                  </w:rPrChange>
                </w:rPr>
                <w:t xml:space="preserve">      mandatory true;</w:t>
              </w:r>
            </w:ins>
          </w:p>
          <w:p w14:paraId="73004DA6" w14:textId="77777777" w:rsidR="009F3611" w:rsidRPr="00B80901" w:rsidRDefault="009F3611" w:rsidP="009F3611">
            <w:pPr>
              <w:pStyle w:val="XML1"/>
              <w:rPr>
                <w:ins w:id="27432" w:author="Thomas Dietz" w:date="2012-08-08T17:05:00Z"/>
                <w:rPrChange w:id="27433" w:author="Thomas Dietz" w:date="2012-08-10T13:22:00Z">
                  <w:rPr>
                    <w:ins w:id="27434" w:author="Thomas Dietz" w:date="2012-08-08T17:05:00Z"/>
                    <w:lang w:val="de-DE"/>
                  </w:rPr>
                </w:rPrChange>
              </w:rPr>
            </w:pPr>
            <w:ins w:id="27435" w:author="Thomas Dietz" w:date="2012-08-08T17:05:00Z">
              <w:r w:rsidRPr="00B80901">
                <w:rPr>
                  <w:rPrChange w:id="27436" w:author="Thomas Dietz" w:date="2012-08-10T13:22:00Z">
                    <w:rPr>
                      <w:lang w:val="de-DE"/>
                    </w:rPr>
                  </w:rPrChange>
                </w:rPr>
                <w:t xml:space="preserve">      description "The (optional) key of the GRE tunnel.  It MAY</w:t>
              </w:r>
            </w:ins>
          </w:p>
          <w:p w14:paraId="6DAFD9F4" w14:textId="77777777" w:rsidR="009F3611" w:rsidRPr="00B80901" w:rsidRDefault="009F3611" w:rsidP="009F3611">
            <w:pPr>
              <w:pStyle w:val="XML1"/>
              <w:rPr>
                <w:ins w:id="27437" w:author="Thomas Dietz" w:date="2012-08-08T17:05:00Z"/>
                <w:rPrChange w:id="27438" w:author="Thomas Dietz" w:date="2012-08-10T13:22:00Z">
                  <w:rPr>
                    <w:ins w:id="27439" w:author="Thomas Dietz" w:date="2012-08-08T17:05:00Z"/>
                    <w:lang w:val="de-DE"/>
                  </w:rPr>
                </w:rPrChange>
              </w:rPr>
            </w:pPr>
            <w:ins w:id="27440" w:author="Thomas Dietz" w:date="2012-08-08T17:05:00Z">
              <w:r w:rsidRPr="00B80901">
                <w:rPr>
                  <w:rPrChange w:id="27441" w:author="Thomas Dietz" w:date="2012-08-10T13:22:00Z">
                    <w:rPr>
                      <w:lang w:val="de-DE"/>
                    </w:rPr>
                  </w:rPrChange>
                </w:rPr>
                <w:t xml:space="preserve">        be used to set the OXM_OF_TUNNEL_ID match field metadata </w:t>
              </w:r>
            </w:ins>
          </w:p>
          <w:p w14:paraId="0E496133" w14:textId="77777777" w:rsidR="009F3611" w:rsidRPr="00B80901" w:rsidRDefault="009F3611" w:rsidP="009F3611">
            <w:pPr>
              <w:pStyle w:val="XML1"/>
              <w:rPr>
                <w:ins w:id="27442" w:author="Thomas Dietz" w:date="2012-08-08T17:05:00Z"/>
                <w:rPrChange w:id="27443" w:author="Thomas Dietz" w:date="2012-08-10T13:22:00Z">
                  <w:rPr>
                    <w:ins w:id="27444" w:author="Thomas Dietz" w:date="2012-08-08T17:05:00Z"/>
                    <w:lang w:val="de-DE"/>
                  </w:rPr>
                </w:rPrChange>
              </w:rPr>
            </w:pPr>
            <w:ins w:id="27445" w:author="Thomas Dietz" w:date="2012-08-08T17:05:00Z">
              <w:r w:rsidRPr="00B80901">
                <w:rPr>
                  <w:rPrChange w:id="27446" w:author="Thomas Dietz" w:date="2012-08-10T13:22:00Z">
                    <w:rPr>
                      <w:lang w:val="de-DE"/>
                    </w:rPr>
                  </w:rPrChange>
                </w:rPr>
                <w:t xml:space="preserve">        in the OpenFlow protocol";</w:t>
              </w:r>
            </w:ins>
          </w:p>
          <w:p w14:paraId="3022A93C" w14:textId="77777777" w:rsidR="009F3611" w:rsidRPr="00B80901" w:rsidRDefault="009F3611" w:rsidP="009F3611">
            <w:pPr>
              <w:pStyle w:val="XML1"/>
              <w:rPr>
                <w:ins w:id="27447" w:author="Thomas Dietz" w:date="2012-08-08T17:05:00Z"/>
                <w:rPrChange w:id="27448" w:author="Thomas Dietz" w:date="2012-08-10T13:22:00Z">
                  <w:rPr>
                    <w:ins w:id="27449" w:author="Thomas Dietz" w:date="2012-08-08T17:05:00Z"/>
                    <w:lang w:val="de-DE"/>
                  </w:rPr>
                </w:rPrChange>
              </w:rPr>
            </w:pPr>
            <w:ins w:id="27450" w:author="Thomas Dietz" w:date="2012-08-08T17:05:00Z">
              <w:r w:rsidRPr="00B80901">
                <w:rPr>
                  <w:rPrChange w:id="27451" w:author="Thomas Dietz" w:date="2012-08-10T13:22:00Z">
                    <w:rPr>
                      <w:lang w:val="de-DE"/>
                    </w:rPr>
                  </w:rPrChange>
                </w:rPr>
                <w:t xml:space="preserve">    }</w:t>
              </w:r>
            </w:ins>
          </w:p>
          <w:p w14:paraId="3CC3361E" w14:textId="77777777" w:rsidR="009F3611" w:rsidRPr="00B80901" w:rsidRDefault="009F3611" w:rsidP="009F3611">
            <w:pPr>
              <w:pStyle w:val="XML1"/>
              <w:rPr>
                <w:ins w:id="27452" w:author="Thomas Dietz" w:date="2012-08-08T17:05:00Z"/>
                <w:rPrChange w:id="27453" w:author="Thomas Dietz" w:date="2012-08-10T13:22:00Z">
                  <w:rPr>
                    <w:ins w:id="27454" w:author="Thomas Dietz" w:date="2012-08-08T17:05:00Z"/>
                    <w:lang w:val="de-DE"/>
                  </w:rPr>
                </w:rPrChange>
              </w:rPr>
            </w:pPr>
            <w:ins w:id="27455" w:author="Thomas Dietz" w:date="2012-08-08T17:05:00Z">
              <w:r w:rsidRPr="00B80901">
                <w:rPr>
                  <w:rPrChange w:id="27456" w:author="Thomas Dietz" w:date="2012-08-10T13:22:00Z">
                    <w:rPr>
                      <w:lang w:val="de-DE"/>
                    </w:rPr>
                  </w:rPrChange>
                </w:rPr>
                <w:t xml:space="preserve">    leaf sequence-number-present {</w:t>
              </w:r>
            </w:ins>
          </w:p>
          <w:p w14:paraId="27FFF624" w14:textId="77777777" w:rsidR="009F3611" w:rsidRPr="00B80901" w:rsidRDefault="009F3611" w:rsidP="009F3611">
            <w:pPr>
              <w:pStyle w:val="XML1"/>
              <w:rPr>
                <w:ins w:id="27457" w:author="Thomas Dietz" w:date="2012-08-08T17:05:00Z"/>
                <w:rPrChange w:id="27458" w:author="Thomas Dietz" w:date="2012-08-10T13:22:00Z">
                  <w:rPr>
                    <w:ins w:id="27459" w:author="Thomas Dietz" w:date="2012-08-08T17:05:00Z"/>
                    <w:lang w:val="de-DE"/>
                  </w:rPr>
                </w:rPrChange>
              </w:rPr>
            </w:pPr>
            <w:ins w:id="27460" w:author="Thomas Dietz" w:date="2012-08-08T17:05:00Z">
              <w:r w:rsidRPr="00B80901">
                <w:rPr>
                  <w:rPrChange w:id="27461" w:author="Thomas Dietz" w:date="2012-08-10T13:22:00Z">
                    <w:rPr>
                      <w:lang w:val="de-DE"/>
                    </w:rPr>
                  </w:rPrChange>
                </w:rPr>
                <w:t xml:space="preserve">      type boolean;</w:t>
              </w:r>
            </w:ins>
          </w:p>
          <w:p w14:paraId="2192835E" w14:textId="77777777" w:rsidR="009F3611" w:rsidRPr="00B80901" w:rsidRDefault="009F3611" w:rsidP="009F3611">
            <w:pPr>
              <w:pStyle w:val="XML1"/>
              <w:rPr>
                <w:ins w:id="27462" w:author="Thomas Dietz" w:date="2012-08-08T17:05:00Z"/>
                <w:rPrChange w:id="27463" w:author="Thomas Dietz" w:date="2012-08-10T13:22:00Z">
                  <w:rPr>
                    <w:ins w:id="27464" w:author="Thomas Dietz" w:date="2012-08-08T17:05:00Z"/>
                    <w:lang w:val="de-DE"/>
                  </w:rPr>
                </w:rPrChange>
              </w:rPr>
            </w:pPr>
            <w:ins w:id="27465" w:author="Thomas Dietz" w:date="2012-08-08T17:05:00Z">
              <w:r w:rsidRPr="00B80901">
                <w:rPr>
                  <w:rPrChange w:id="27466" w:author="Thomas Dietz" w:date="2012-08-10T13:22:00Z">
                    <w:rPr>
                      <w:lang w:val="de-DE"/>
                    </w:rPr>
                  </w:rPrChange>
                </w:rPr>
                <w:t xml:space="preserve">      default false;</w:t>
              </w:r>
            </w:ins>
          </w:p>
          <w:p w14:paraId="0CC68126" w14:textId="77777777" w:rsidR="009F3611" w:rsidRPr="00B80901" w:rsidRDefault="009F3611" w:rsidP="009F3611">
            <w:pPr>
              <w:pStyle w:val="XML1"/>
              <w:rPr>
                <w:ins w:id="27467" w:author="Thomas Dietz" w:date="2012-08-08T17:05:00Z"/>
                <w:rPrChange w:id="27468" w:author="Thomas Dietz" w:date="2012-08-10T13:22:00Z">
                  <w:rPr>
                    <w:ins w:id="27469" w:author="Thomas Dietz" w:date="2012-08-08T17:05:00Z"/>
                    <w:lang w:val="de-DE"/>
                  </w:rPr>
                </w:rPrChange>
              </w:rPr>
            </w:pPr>
            <w:ins w:id="27470" w:author="Thomas Dietz" w:date="2012-08-08T17:05:00Z">
              <w:r w:rsidRPr="00B80901">
                <w:rPr>
                  <w:rPrChange w:id="27471" w:author="Thomas Dietz" w:date="2012-08-10T13:22:00Z">
                    <w:rPr>
                      <w:lang w:val="de-DE"/>
                    </w:rPr>
                  </w:rPrChange>
                </w:rPr>
                <w:t xml:space="preserve">      description "Indicates presence of the GRE sequence</w:t>
              </w:r>
            </w:ins>
          </w:p>
          <w:p w14:paraId="365533AC" w14:textId="77777777" w:rsidR="009F3611" w:rsidRPr="00B80901" w:rsidRDefault="009F3611" w:rsidP="009F3611">
            <w:pPr>
              <w:pStyle w:val="XML1"/>
              <w:rPr>
                <w:ins w:id="27472" w:author="Thomas Dietz" w:date="2012-08-08T17:05:00Z"/>
                <w:rPrChange w:id="27473" w:author="Thomas Dietz" w:date="2012-08-10T13:22:00Z">
                  <w:rPr>
                    <w:ins w:id="27474" w:author="Thomas Dietz" w:date="2012-08-08T17:05:00Z"/>
                    <w:lang w:val="de-DE"/>
                  </w:rPr>
                </w:rPrChange>
              </w:rPr>
            </w:pPr>
            <w:ins w:id="27475" w:author="Thomas Dietz" w:date="2012-08-08T17:05:00Z">
              <w:r w:rsidRPr="00B80901">
                <w:rPr>
                  <w:rPrChange w:id="27476" w:author="Thomas Dietz" w:date="2012-08-10T13:22:00Z">
                    <w:rPr>
                      <w:lang w:val="de-DE"/>
                    </w:rPr>
                  </w:rPrChange>
                </w:rPr>
                <w:t xml:space="preserve">        number.";</w:t>
              </w:r>
            </w:ins>
          </w:p>
          <w:p w14:paraId="7DAC0F0B" w14:textId="77777777" w:rsidR="009F3611" w:rsidRPr="00B80901" w:rsidRDefault="009F3611" w:rsidP="009F3611">
            <w:pPr>
              <w:pStyle w:val="XML1"/>
              <w:rPr>
                <w:ins w:id="27477" w:author="Thomas Dietz" w:date="2012-08-08T17:05:00Z"/>
                <w:rPrChange w:id="27478" w:author="Thomas Dietz" w:date="2012-08-10T13:22:00Z">
                  <w:rPr>
                    <w:ins w:id="27479" w:author="Thomas Dietz" w:date="2012-08-08T17:05:00Z"/>
                    <w:lang w:val="de-DE"/>
                  </w:rPr>
                </w:rPrChange>
              </w:rPr>
            </w:pPr>
            <w:ins w:id="27480" w:author="Thomas Dietz" w:date="2012-08-08T17:05:00Z">
              <w:r w:rsidRPr="00B80901">
                <w:rPr>
                  <w:rPrChange w:id="27481" w:author="Thomas Dietz" w:date="2012-08-10T13:22:00Z">
                    <w:rPr>
                      <w:lang w:val="de-DE"/>
                    </w:rPr>
                  </w:rPrChange>
                </w:rPr>
                <w:t xml:space="preserve">    }</w:t>
              </w:r>
            </w:ins>
          </w:p>
          <w:p w14:paraId="4CCA16BA" w14:textId="77777777" w:rsidR="009F3611" w:rsidRPr="00B80901" w:rsidRDefault="009F3611" w:rsidP="009F3611">
            <w:pPr>
              <w:pStyle w:val="XML1"/>
              <w:rPr>
                <w:ins w:id="27482" w:author="Thomas Dietz" w:date="2012-08-08T17:05:00Z"/>
                <w:rPrChange w:id="27483" w:author="Thomas Dietz" w:date="2012-08-10T13:22:00Z">
                  <w:rPr>
                    <w:ins w:id="27484" w:author="Thomas Dietz" w:date="2012-08-08T17:05:00Z"/>
                    <w:lang w:val="de-DE"/>
                  </w:rPr>
                </w:rPrChange>
              </w:rPr>
            </w:pPr>
            <w:ins w:id="27485" w:author="Thomas Dietz" w:date="2012-08-08T17:05:00Z">
              <w:r w:rsidRPr="00B80901">
                <w:rPr>
                  <w:rPrChange w:id="27486" w:author="Thomas Dietz" w:date="2012-08-10T13:22:00Z">
                    <w:rPr>
                      <w:lang w:val="de-DE"/>
                    </w:rPr>
                  </w:rPrChange>
                </w:rPr>
                <w:t xml:space="preserve">  }</w:t>
              </w:r>
            </w:ins>
          </w:p>
          <w:p w14:paraId="7FD6AF77" w14:textId="77777777" w:rsidR="009F3611" w:rsidRPr="00B80901" w:rsidRDefault="009F3611" w:rsidP="009F3611">
            <w:pPr>
              <w:pStyle w:val="XML1"/>
              <w:rPr>
                <w:ins w:id="27487" w:author="Thomas Dietz" w:date="2012-08-08T17:05:00Z"/>
                <w:rPrChange w:id="27488" w:author="Thomas Dietz" w:date="2012-08-10T13:22:00Z">
                  <w:rPr>
                    <w:ins w:id="27489" w:author="Thomas Dietz" w:date="2012-08-08T17:05:00Z"/>
                    <w:lang w:val="de-DE"/>
                  </w:rPr>
                </w:rPrChange>
              </w:rPr>
            </w:pPr>
          </w:p>
          <w:p w14:paraId="6A165686" w14:textId="77777777" w:rsidR="009F3611" w:rsidRPr="00B80901" w:rsidRDefault="009F3611" w:rsidP="009F3611">
            <w:pPr>
              <w:pStyle w:val="XML1"/>
              <w:rPr>
                <w:ins w:id="27490" w:author="Thomas Dietz" w:date="2012-08-08T17:05:00Z"/>
                <w:rPrChange w:id="27491" w:author="Thomas Dietz" w:date="2012-08-10T13:22:00Z">
                  <w:rPr>
                    <w:ins w:id="27492" w:author="Thomas Dietz" w:date="2012-08-08T17:05:00Z"/>
                    <w:lang w:val="de-DE"/>
                  </w:rPr>
                </w:rPrChange>
              </w:rPr>
            </w:pPr>
            <w:ins w:id="27493" w:author="Thomas Dietz" w:date="2012-08-08T17:05:00Z">
              <w:r w:rsidRPr="00B80901">
                <w:rPr>
                  <w:rPrChange w:id="27494" w:author="Thomas Dietz" w:date="2012-08-10T13:22:00Z">
                    <w:rPr>
                      <w:lang w:val="de-DE"/>
                    </w:rPr>
                  </w:rPrChange>
                </w:rPr>
                <w:t xml:space="preserve">  grouping OFPortVXLANTunnelType {</w:t>
              </w:r>
            </w:ins>
          </w:p>
          <w:p w14:paraId="76023AE7" w14:textId="77777777" w:rsidR="009F3611" w:rsidRPr="00B80901" w:rsidRDefault="009F3611" w:rsidP="009F3611">
            <w:pPr>
              <w:pStyle w:val="XML1"/>
              <w:rPr>
                <w:ins w:id="27495" w:author="Thomas Dietz" w:date="2012-08-08T17:05:00Z"/>
                <w:rPrChange w:id="27496" w:author="Thomas Dietz" w:date="2012-08-10T13:22:00Z">
                  <w:rPr>
                    <w:ins w:id="27497" w:author="Thomas Dietz" w:date="2012-08-08T17:05:00Z"/>
                    <w:lang w:val="de-DE"/>
                  </w:rPr>
                </w:rPrChange>
              </w:rPr>
            </w:pPr>
            <w:ins w:id="27498" w:author="Thomas Dietz" w:date="2012-08-08T17:05:00Z">
              <w:r w:rsidRPr="00B80901">
                <w:rPr>
                  <w:rPrChange w:id="27499" w:author="Thomas Dietz" w:date="2012-08-10T13:22:00Z">
                    <w:rPr>
                      <w:lang w:val="de-DE"/>
                    </w:rPr>
                  </w:rPrChange>
                </w:rPr>
                <w:t xml:space="preserve">    description "Properties of a VxLAN tunnel.";</w:t>
              </w:r>
            </w:ins>
          </w:p>
          <w:p w14:paraId="4E9AA328" w14:textId="77777777" w:rsidR="009F3611" w:rsidRPr="00B80901" w:rsidRDefault="009F3611" w:rsidP="009F3611">
            <w:pPr>
              <w:pStyle w:val="XML1"/>
              <w:rPr>
                <w:ins w:id="27500" w:author="Thomas Dietz" w:date="2012-08-08T17:05:00Z"/>
                <w:rPrChange w:id="27501" w:author="Thomas Dietz" w:date="2012-08-10T13:22:00Z">
                  <w:rPr>
                    <w:ins w:id="27502" w:author="Thomas Dietz" w:date="2012-08-08T17:05:00Z"/>
                    <w:lang w:val="de-DE"/>
                  </w:rPr>
                </w:rPrChange>
              </w:rPr>
            </w:pPr>
            <w:ins w:id="27503" w:author="Thomas Dietz" w:date="2012-08-08T17:05:00Z">
              <w:r w:rsidRPr="00B80901">
                <w:rPr>
                  <w:rPrChange w:id="27504" w:author="Thomas Dietz" w:date="2012-08-10T13:22:00Z">
                    <w:rPr>
                      <w:lang w:val="de-DE"/>
                    </w:rPr>
                  </w:rPrChange>
                </w:rPr>
                <w:t xml:space="preserve">    uses OFPortBaseTunnelType;</w:t>
              </w:r>
            </w:ins>
          </w:p>
          <w:p w14:paraId="1D721D4F" w14:textId="77777777" w:rsidR="009F3611" w:rsidRPr="00B80901" w:rsidRDefault="009F3611" w:rsidP="009F3611">
            <w:pPr>
              <w:pStyle w:val="XML1"/>
              <w:rPr>
                <w:ins w:id="27505" w:author="Thomas Dietz" w:date="2012-08-08T17:05:00Z"/>
                <w:rPrChange w:id="27506" w:author="Thomas Dietz" w:date="2012-08-10T13:22:00Z">
                  <w:rPr>
                    <w:ins w:id="27507" w:author="Thomas Dietz" w:date="2012-08-08T17:05:00Z"/>
                    <w:lang w:val="de-DE"/>
                  </w:rPr>
                </w:rPrChange>
              </w:rPr>
            </w:pPr>
            <w:ins w:id="27508" w:author="Thomas Dietz" w:date="2012-08-08T17:05:00Z">
              <w:r w:rsidRPr="00B80901">
                <w:rPr>
                  <w:rPrChange w:id="27509" w:author="Thomas Dietz" w:date="2012-08-10T13:22:00Z">
                    <w:rPr>
                      <w:lang w:val="de-DE"/>
                    </w:rPr>
                  </w:rPrChange>
                </w:rPr>
                <w:t xml:space="preserve">    leaf vni-valid {</w:t>
              </w:r>
            </w:ins>
          </w:p>
          <w:p w14:paraId="3DDB2921" w14:textId="77777777" w:rsidR="009F3611" w:rsidRPr="00B80901" w:rsidRDefault="009F3611" w:rsidP="009F3611">
            <w:pPr>
              <w:pStyle w:val="XML1"/>
              <w:rPr>
                <w:ins w:id="27510" w:author="Thomas Dietz" w:date="2012-08-08T17:05:00Z"/>
                <w:rPrChange w:id="27511" w:author="Thomas Dietz" w:date="2012-08-10T13:22:00Z">
                  <w:rPr>
                    <w:ins w:id="27512" w:author="Thomas Dietz" w:date="2012-08-08T17:05:00Z"/>
                    <w:lang w:val="de-DE"/>
                  </w:rPr>
                </w:rPrChange>
              </w:rPr>
            </w:pPr>
            <w:ins w:id="27513" w:author="Thomas Dietz" w:date="2012-08-08T17:05:00Z">
              <w:r w:rsidRPr="00B80901">
                <w:rPr>
                  <w:rPrChange w:id="27514" w:author="Thomas Dietz" w:date="2012-08-10T13:22:00Z">
                    <w:rPr>
                      <w:lang w:val="de-DE"/>
                    </w:rPr>
                  </w:rPrChange>
                </w:rPr>
                <w:t xml:space="preserve">      type boolean;</w:t>
              </w:r>
            </w:ins>
          </w:p>
          <w:p w14:paraId="1BC5B121" w14:textId="77777777" w:rsidR="009F3611" w:rsidRPr="00B80901" w:rsidRDefault="009F3611" w:rsidP="009F3611">
            <w:pPr>
              <w:pStyle w:val="XML1"/>
              <w:rPr>
                <w:ins w:id="27515" w:author="Thomas Dietz" w:date="2012-08-08T17:05:00Z"/>
                <w:rPrChange w:id="27516" w:author="Thomas Dietz" w:date="2012-08-10T13:22:00Z">
                  <w:rPr>
                    <w:ins w:id="27517" w:author="Thomas Dietz" w:date="2012-08-08T17:05:00Z"/>
                    <w:lang w:val="de-DE"/>
                  </w:rPr>
                </w:rPrChange>
              </w:rPr>
            </w:pPr>
            <w:ins w:id="27518" w:author="Thomas Dietz" w:date="2012-08-08T17:05:00Z">
              <w:r w:rsidRPr="00B80901">
                <w:rPr>
                  <w:rPrChange w:id="27519" w:author="Thomas Dietz" w:date="2012-08-10T13:22:00Z">
                    <w:rPr>
                      <w:lang w:val="de-DE"/>
                    </w:rPr>
                  </w:rPrChange>
                </w:rPr>
                <w:t xml:space="preserve">      default true;</w:t>
              </w:r>
            </w:ins>
          </w:p>
          <w:p w14:paraId="0A29062C" w14:textId="77777777" w:rsidR="009F3611" w:rsidRPr="00B80901" w:rsidRDefault="009F3611" w:rsidP="009F3611">
            <w:pPr>
              <w:pStyle w:val="XML1"/>
              <w:rPr>
                <w:ins w:id="27520" w:author="Thomas Dietz" w:date="2012-08-08T17:05:00Z"/>
                <w:rPrChange w:id="27521" w:author="Thomas Dietz" w:date="2012-08-10T13:22:00Z">
                  <w:rPr>
                    <w:ins w:id="27522" w:author="Thomas Dietz" w:date="2012-08-08T17:05:00Z"/>
                    <w:lang w:val="de-DE"/>
                  </w:rPr>
                </w:rPrChange>
              </w:rPr>
            </w:pPr>
            <w:ins w:id="27523" w:author="Thomas Dietz" w:date="2012-08-08T17:05:00Z">
              <w:r w:rsidRPr="00B80901">
                <w:rPr>
                  <w:rPrChange w:id="27524" w:author="Thomas Dietz" w:date="2012-08-10T13:22:00Z">
                    <w:rPr>
                      <w:lang w:val="de-DE"/>
                    </w:rPr>
                  </w:rPrChange>
                </w:rPr>
                <w:t xml:space="preserve">      description "Indicates how the corresponding flag should be</w:t>
              </w:r>
            </w:ins>
          </w:p>
          <w:p w14:paraId="62DE8EE3" w14:textId="77777777" w:rsidR="009F3611" w:rsidRPr="00B80901" w:rsidRDefault="009F3611" w:rsidP="009F3611">
            <w:pPr>
              <w:pStyle w:val="XML1"/>
              <w:rPr>
                <w:ins w:id="27525" w:author="Thomas Dietz" w:date="2012-08-08T17:05:00Z"/>
                <w:rPrChange w:id="27526" w:author="Thomas Dietz" w:date="2012-08-10T13:22:00Z">
                  <w:rPr>
                    <w:ins w:id="27527" w:author="Thomas Dietz" w:date="2012-08-08T17:05:00Z"/>
                    <w:lang w:val="de-DE"/>
                  </w:rPr>
                </w:rPrChange>
              </w:rPr>
            </w:pPr>
            <w:ins w:id="27528" w:author="Thomas Dietz" w:date="2012-08-08T17:05:00Z">
              <w:r w:rsidRPr="00B80901">
                <w:rPr>
                  <w:rPrChange w:id="27529" w:author="Thomas Dietz" w:date="2012-08-10T13:22:00Z">
                    <w:rPr>
                      <w:lang w:val="de-DE"/>
                    </w:rPr>
                  </w:rPrChange>
                </w:rPr>
                <w:t xml:space="preserve">        set in packets sent on the tunnel.";</w:t>
              </w:r>
            </w:ins>
          </w:p>
          <w:p w14:paraId="0F1C908E" w14:textId="77777777" w:rsidR="009F3611" w:rsidRPr="00B80901" w:rsidRDefault="009F3611" w:rsidP="009F3611">
            <w:pPr>
              <w:pStyle w:val="XML1"/>
              <w:rPr>
                <w:ins w:id="27530" w:author="Thomas Dietz" w:date="2012-08-08T17:05:00Z"/>
                <w:rPrChange w:id="27531" w:author="Thomas Dietz" w:date="2012-08-10T13:22:00Z">
                  <w:rPr>
                    <w:ins w:id="27532" w:author="Thomas Dietz" w:date="2012-08-08T17:05:00Z"/>
                    <w:lang w:val="de-DE"/>
                  </w:rPr>
                </w:rPrChange>
              </w:rPr>
            </w:pPr>
            <w:ins w:id="27533" w:author="Thomas Dietz" w:date="2012-08-08T17:05:00Z">
              <w:r w:rsidRPr="00B80901">
                <w:rPr>
                  <w:rPrChange w:id="27534" w:author="Thomas Dietz" w:date="2012-08-10T13:22:00Z">
                    <w:rPr>
                      <w:lang w:val="de-DE"/>
                    </w:rPr>
                  </w:rPrChange>
                </w:rPr>
                <w:t xml:space="preserve">    }</w:t>
              </w:r>
            </w:ins>
          </w:p>
          <w:p w14:paraId="55E25540" w14:textId="77777777" w:rsidR="009F3611" w:rsidRPr="00B80901" w:rsidRDefault="009F3611" w:rsidP="009F3611">
            <w:pPr>
              <w:pStyle w:val="XML1"/>
              <w:rPr>
                <w:ins w:id="27535" w:author="Thomas Dietz" w:date="2012-08-08T17:05:00Z"/>
                <w:rPrChange w:id="27536" w:author="Thomas Dietz" w:date="2012-08-10T13:22:00Z">
                  <w:rPr>
                    <w:ins w:id="27537" w:author="Thomas Dietz" w:date="2012-08-08T17:05:00Z"/>
                    <w:lang w:val="de-DE"/>
                  </w:rPr>
                </w:rPrChange>
              </w:rPr>
            </w:pPr>
            <w:ins w:id="27538" w:author="Thomas Dietz" w:date="2012-08-08T17:05:00Z">
              <w:r w:rsidRPr="00B80901">
                <w:rPr>
                  <w:rPrChange w:id="27539" w:author="Thomas Dietz" w:date="2012-08-10T13:22:00Z">
                    <w:rPr>
                      <w:lang w:val="de-DE"/>
                    </w:rPr>
                  </w:rPrChange>
                </w:rPr>
                <w:t xml:space="preserve">    leaf vni {</w:t>
              </w:r>
            </w:ins>
          </w:p>
          <w:p w14:paraId="66ED64E5" w14:textId="77777777" w:rsidR="009F3611" w:rsidRPr="00B80901" w:rsidRDefault="009F3611" w:rsidP="009F3611">
            <w:pPr>
              <w:pStyle w:val="XML1"/>
              <w:rPr>
                <w:ins w:id="27540" w:author="Thomas Dietz" w:date="2012-08-08T17:05:00Z"/>
                <w:rPrChange w:id="27541" w:author="Thomas Dietz" w:date="2012-08-10T13:22:00Z">
                  <w:rPr>
                    <w:ins w:id="27542" w:author="Thomas Dietz" w:date="2012-08-08T17:05:00Z"/>
                    <w:lang w:val="de-DE"/>
                  </w:rPr>
                </w:rPrChange>
              </w:rPr>
            </w:pPr>
            <w:ins w:id="27543" w:author="Thomas Dietz" w:date="2012-08-08T17:05:00Z">
              <w:r w:rsidRPr="00B80901">
                <w:rPr>
                  <w:rPrChange w:id="27544" w:author="Thomas Dietz" w:date="2012-08-10T13:22:00Z">
                    <w:rPr>
                      <w:lang w:val="de-DE"/>
                    </w:rPr>
                  </w:rPrChange>
                </w:rPr>
                <w:t xml:space="preserve">      type uint32;</w:t>
              </w:r>
            </w:ins>
          </w:p>
          <w:p w14:paraId="3C448D91" w14:textId="77777777" w:rsidR="009F3611" w:rsidRPr="00B80901" w:rsidRDefault="009F3611" w:rsidP="009F3611">
            <w:pPr>
              <w:pStyle w:val="XML1"/>
              <w:rPr>
                <w:ins w:id="27545" w:author="Thomas Dietz" w:date="2012-08-08T17:05:00Z"/>
                <w:rPrChange w:id="27546" w:author="Thomas Dietz" w:date="2012-08-10T13:22:00Z">
                  <w:rPr>
                    <w:ins w:id="27547" w:author="Thomas Dietz" w:date="2012-08-08T17:05:00Z"/>
                    <w:lang w:val="de-DE"/>
                  </w:rPr>
                </w:rPrChange>
              </w:rPr>
            </w:pPr>
            <w:ins w:id="27548" w:author="Thomas Dietz" w:date="2012-08-08T17:05:00Z">
              <w:r w:rsidRPr="00B80901">
                <w:rPr>
                  <w:rPrChange w:id="27549" w:author="Thomas Dietz" w:date="2012-08-10T13:22:00Z">
                    <w:rPr>
                      <w:lang w:val="de-DE"/>
                    </w:rPr>
                  </w:rPrChange>
                </w:rPr>
                <w:t xml:space="preserve">      description "Virtual network identifier assigned to all</w:t>
              </w:r>
            </w:ins>
          </w:p>
          <w:p w14:paraId="2CF7CE7E" w14:textId="77777777" w:rsidR="009F3611" w:rsidRPr="00B80901" w:rsidRDefault="009F3611" w:rsidP="009F3611">
            <w:pPr>
              <w:pStyle w:val="XML1"/>
              <w:rPr>
                <w:ins w:id="27550" w:author="Thomas Dietz" w:date="2012-08-08T17:05:00Z"/>
                <w:rPrChange w:id="27551" w:author="Thomas Dietz" w:date="2012-08-10T13:22:00Z">
                  <w:rPr>
                    <w:ins w:id="27552" w:author="Thomas Dietz" w:date="2012-08-08T17:05:00Z"/>
                    <w:lang w:val="de-DE"/>
                  </w:rPr>
                </w:rPrChange>
              </w:rPr>
            </w:pPr>
            <w:ins w:id="27553" w:author="Thomas Dietz" w:date="2012-08-08T17:05:00Z">
              <w:r w:rsidRPr="00B80901">
                <w:rPr>
                  <w:rPrChange w:id="27554" w:author="Thomas Dietz" w:date="2012-08-10T13:22:00Z">
                    <w:rPr>
                      <w:lang w:val="de-DE"/>
                    </w:rPr>
                  </w:rPrChange>
                </w:rPr>
                <w:t xml:space="preserve">        packets sent on the tunnel.  A VxLAN  implementation MAY </w:t>
              </w:r>
            </w:ins>
          </w:p>
          <w:p w14:paraId="39B970F2" w14:textId="77777777" w:rsidR="009F3611" w:rsidRPr="00B80901" w:rsidRDefault="009F3611" w:rsidP="009F3611">
            <w:pPr>
              <w:pStyle w:val="XML1"/>
              <w:rPr>
                <w:ins w:id="27555" w:author="Thomas Dietz" w:date="2012-08-08T17:05:00Z"/>
                <w:rPrChange w:id="27556" w:author="Thomas Dietz" w:date="2012-08-10T13:22:00Z">
                  <w:rPr>
                    <w:ins w:id="27557" w:author="Thomas Dietz" w:date="2012-08-08T17:05:00Z"/>
                    <w:lang w:val="de-DE"/>
                  </w:rPr>
                </w:rPrChange>
              </w:rPr>
            </w:pPr>
            <w:ins w:id="27558" w:author="Thomas Dietz" w:date="2012-08-08T17:05:00Z">
              <w:r w:rsidRPr="00B80901">
                <w:rPr>
                  <w:rPrChange w:id="27559" w:author="Thomas Dietz" w:date="2012-08-10T13:22:00Z">
                    <w:rPr>
                      <w:lang w:val="de-DE"/>
                    </w:rPr>
                  </w:rPrChange>
                </w:rPr>
                <w:t xml:space="preserve">        use the this element to set the OXM_OF_TUNNEL_ID match </w:t>
              </w:r>
            </w:ins>
          </w:p>
          <w:p w14:paraId="1A2EBE19" w14:textId="77777777" w:rsidR="009F3611" w:rsidRPr="00B80901" w:rsidRDefault="009F3611" w:rsidP="009F3611">
            <w:pPr>
              <w:pStyle w:val="XML1"/>
              <w:rPr>
                <w:ins w:id="27560" w:author="Thomas Dietz" w:date="2012-08-08T17:05:00Z"/>
                <w:rPrChange w:id="27561" w:author="Thomas Dietz" w:date="2012-08-10T13:22:00Z">
                  <w:rPr>
                    <w:ins w:id="27562" w:author="Thomas Dietz" w:date="2012-08-08T17:05:00Z"/>
                    <w:lang w:val="de-DE"/>
                  </w:rPr>
                </w:rPrChange>
              </w:rPr>
            </w:pPr>
            <w:ins w:id="27563" w:author="Thomas Dietz" w:date="2012-08-08T17:05:00Z">
              <w:r w:rsidRPr="00B80901">
                <w:rPr>
                  <w:rPrChange w:id="27564" w:author="Thomas Dietz" w:date="2012-08-10T13:22:00Z">
                    <w:rPr>
                      <w:lang w:val="de-DE"/>
                    </w:rPr>
                  </w:rPrChange>
                </w:rPr>
                <w:t xml:space="preserve">        field metadata in the OpenFlow protocol.";</w:t>
              </w:r>
            </w:ins>
          </w:p>
          <w:p w14:paraId="0E3F71D1" w14:textId="77777777" w:rsidR="009F3611" w:rsidRPr="00B80901" w:rsidRDefault="009F3611" w:rsidP="009F3611">
            <w:pPr>
              <w:pStyle w:val="XML1"/>
              <w:rPr>
                <w:ins w:id="27565" w:author="Thomas Dietz" w:date="2012-08-08T17:05:00Z"/>
                <w:rPrChange w:id="27566" w:author="Thomas Dietz" w:date="2012-08-10T13:22:00Z">
                  <w:rPr>
                    <w:ins w:id="27567" w:author="Thomas Dietz" w:date="2012-08-08T17:05:00Z"/>
                    <w:lang w:val="de-DE"/>
                  </w:rPr>
                </w:rPrChange>
              </w:rPr>
            </w:pPr>
            <w:ins w:id="27568" w:author="Thomas Dietz" w:date="2012-08-08T17:05:00Z">
              <w:r w:rsidRPr="00B80901">
                <w:rPr>
                  <w:rPrChange w:id="27569" w:author="Thomas Dietz" w:date="2012-08-10T13:22:00Z">
                    <w:rPr>
                      <w:lang w:val="de-DE"/>
                    </w:rPr>
                  </w:rPrChange>
                </w:rPr>
                <w:t xml:space="preserve">    }</w:t>
              </w:r>
            </w:ins>
          </w:p>
          <w:p w14:paraId="32FE2343" w14:textId="77777777" w:rsidR="009F3611" w:rsidRPr="00B80901" w:rsidRDefault="009F3611" w:rsidP="009F3611">
            <w:pPr>
              <w:pStyle w:val="XML1"/>
              <w:rPr>
                <w:ins w:id="27570" w:author="Thomas Dietz" w:date="2012-08-08T17:05:00Z"/>
                <w:rPrChange w:id="27571" w:author="Thomas Dietz" w:date="2012-08-10T13:22:00Z">
                  <w:rPr>
                    <w:ins w:id="27572" w:author="Thomas Dietz" w:date="2012-08-08T17:05:00Z"/>
                    <w:lang w:val="de-DE"/>
                  </w:rPr>
                </w:rPrChange>
              </w:rPr>
            </w:pPr>
            <w:ins w:id="27573" w:author="Thomas Dietz" w:date="2012-08-08T17:05:00Z">
              <w:r w:rsidRPr="00B80901">
                <w:rPr>
                  <w:rPrChange w:id="27574" w:author="Thomas Dietz" w:date="2012-08-10T13:22:00Z">
                    <w:rPr>
                      <w:lang w:val="de-DE"/>
                    </w:rPr>
                  </w:rPrChange>
                </w:rPr>
                <w:t xml:space="preserve">    leaf vni-multicast-group {</w:t>
              </w:r>
            </w:ins>
          </w:p>
          <w:p w14:paraId="5A9B8DFD" w14:textId="77777777" w:rsidR="009F3611" w:rsidRPr="00B80901" w:rsidRDefault="009F3611" w:rsidP="009F3611">
            <w:pPr>
              <w:pStyle w:val="XML1"/>
              <w:rPr>
                <w:ins w:id="27575" w:author="Thomas Dietz" w:date="2012-08-08T17:05:00Z"/>
                <w:rPrChange w:id="27576" w:author="Thomas Dietz" w:date="2012-08-10T13:22:00Z">
                  <w:rPr>
                    <w:ins w:id="27577" w:author="Thomas Dietz" w:date="2012-08-08T17:05:00Z"/>
                    <w:lang w:val="de-DE"/>
                  </w:rPr>
                </w:rPrChange>
              </w:rPr>
            </w:pPr>
            <w:ins w:id="27578" w:author="Thomas Dietz" w:date="2012-08-08T17:05:00Z">
              <w:r w:rsidRPr="00B80901">
                <w:rPr>
                  <w:rPrChange w:id="27579" w:author="Thomas Dietz" w:date="2012-08-10T13:22:00Z">
                    <w:rPr>
                      <w:lang w:val="de-DE"/>
                    </w:rPr>
                  </w:rPrChange>
                </w:rPr>
                <w:t xml:space="preserve">      type inet:ip-address;</w:t>
              </w:r>
            </w:ins>
          </w:p>
          <w:p w14:paraId="1CA31C26" w14:textId="77777777" w:rsidR="009F3611" w:rsidRPr="00B80901" w:rsidRDefault="009F3611" w:rsidP="009F3611">
            <w:pPr>
              <w:pStyle w:val="XML1"/>
              <w:rPr>
                <w:ins w:id="27580" w:author="Thomas Dietz" w:date="2012-08-08T17:05:00Z"/>
                <w:rPrChange w:id="27581" w:author="Thomas Dietz" w:date="2012-08-10T13:22:00Z">
                  <w:rPr>
                    <w:ins w:id="27582" w:author="Thomas Dietz" w:date="2012-08-08T17:05:00Z"/>
                    <w:lang w:val="de-DE"/>
                  </w:rPr>
                </w:rPrChange>
              </w:rPr>
            </w:pPr>
            <w:ins w:id="27583" w:author="Thomas Dietz" w:date="2012-08-08T17:05:00Z">
              <w:r w:rsidRPr="00B80901">
                <w:rPr>
                  <w:rPrChange w:id="27584" w:author="Thomas Dietz" w:date="2012-08-10T13:22:00Z">
                    <w:rPr>
                      <w:lang w:val="de-DE"/>
                    </w:rPr>
                  </w:rPrChange>
                </w:rPr>
                <w:t xml:space="preserve">      description "If IP multicast is used to support broadcast</w:t>
              </w:r>
            </w:ins>
          </w:p>
          <w:p w14:paraId="387B8D3C" w14:textId="77777777" w:rsidR="009F3611" w:rsidRPr="00B80901" w:rsidRDefault="009F3611" w:rsidP="009F3611">
            <w:pPr>
              <w:pStyle w:val="XML1"/>
              <w:rPr>
                <w:ins w:id="27585" w:author="Thomas Dietz" w:date="2012-08-08T17:05:00Z"/>
                <w:rPrChange w:id="27586" w:author="Thomas Dietz" w:date="2012-08-10T13:22:00Z">
                  <w:rPr>
                    <w:ins w:id="27587" w:author="Thomas Dietz" w:date="2012-08-08T17:05:00Z"/>
                    <w:lang w:val="de-DE"/>
                  </w:rPr>
                </w:rPrChange>
              </w:rPr>
            </w:pPr>
            <w:ins w:id="27588" w:author="Thomas Dietz" w:date="2012-08-08T17:05:00Z">
              <w:r w:rsidRPr="00B80901">
                <w:rPr>
                  <w:rPrChange w:id="27589" w:author="Thomas Dietz" w:date="2012-08-10T13:22:00Z">
                    <w:rPr>
                      <w:lang w:val="de-DE"/>
                    </w:rPr>
                  </w:rPrChange>
                </w:rPr>
                <w:t xml:space="preserve">        on the tunnel this specifies the corresponding multicast</w:t>
              </w:r>
            </w:ins>
          </w:p>
          <w:p w14:paraId="76E60FCF" w14:textId="77777777" w:rsidR="009F3611" w:rsidRPr="00B80901" w:rsidRDefault="009F3611" w:rsidP="009F3611">
            <w:pPr>
              <w:pStyle w:val="XML1"/>
              <w:rPr>
                <w:ins w:id="27590" w:author="Thomas Dietz" w:date="2012-08-08T17:05:00Z"/>
                <w:rPrChange w:id="27591" w:author="Thomas Dietz" w:date="2012-08-10T13:22:00Z">
                  <w:rPr>
                    <w:ins w:id="27592" w:author="Thomas Dietz" w:date="2012-08-08T17:05:00Z"/>
                    <w:lang w:val="de-DE"/>
                  </w:rPr>
                </w:rPrChange>
              </w:rPr>
            </w:pPr>
            <w:ins w:id="27593" w:author="Thomas Dietz" w:date="2012-08-08T17:05:00Z">
              <w:r w:rsidRPr="00B80901">
                <w:rPr>
                  <w:rPrChange w:id="27594" w:author="Thomas Dietz" w:date="2012-08-10T13:22:00Z">
                    <w:rPr>
                      <w:lang w:val="de-DE"/>
                    </w:rPr>
                  </w:rPrChange>
                </w:rPr>
                <w:t xml:space="preserve">        IP address";</w:t>
              </w:r>
            </w:ins>
          </w:p>
          <w:p w14:paraId="72F9704E" w14:textId="77777777" w:rsidR="009F3611" w:rsidRPr="00B80901" w:rsidRDefault="009F3611" w:rsidP="009F3611">
            <w:pPr>
              <w:pStyle w:val="XML1"/>
              <w:rPr>
                <w:ins w:id="27595" w:author="Thomas Dietz" w:date="2012-08-08T17:05:00Z"/>
                <w:rPrChange w:id="27596" w:author="Thomas Dietz" w:date="2012-08-10T13:22:00Z">
                  <w:rPr>
                    <w:ins w:id="27597" w:author="Thomas Dietz" w:date="2012-08-08T17:05:00Z"/>
                    <w:lang w:val="de-DE"/>
                  </w:rPr>
                </w:rPrChange>
              </w:rPr>
            </w:pPr>
            <w:ins w:id="27598" w:author="Thomas Dietz" w:date="2012-08-08T17:05:00Z">
              <w:r w:rsidRPr="00B80901">
                <w:rPr>
                  <w:rPrChange w:id="27599" w:author="Thomas Dietz" w:date="2012-08-10T13:22:00Z">
                    <w:rPr>
                      <w:lang w:val="de-DE"/>
                    </w:rPr>
                  </w:rPrChange>
                </w:rPr>
                <w:t xml:space="preserve">    }</w:t>
              </w:r>
            </w:ins>
          </w:p>
          <w:p w14:paraId="66566721" w14:textId="77777777" w:rsidR="009F3611" w:rsidRPr="00B80901" w:rsidRDefault="009F3611" w:rsidP="009F3611">
            <w:pPr>
              <w:pStyle w:val="XML1"/>
              <w:rPr>
                <w:ins w:id="27600" w:author="Thomas Dietz" w:date="2012-08-08T17:05:00Z"/>
                <w:rPrChange w:id="27601" w:author="Thomas Dietz" w:date="2012-08-10T13:22:00Z">
                  <w:rPr>
                    <w:ins w:id="27602" w:author="Thomas Dietz" w:date="2012-08-08T17:05:00Z"/>
                    <w:lang w:val="de-DE"/>
                  </w:rPr>
                </w:rPrChange>
              </w:rPr>
            </w:pPr>
            <w:ins w:id="27603" w:author="Thomas Dietz" w:date="2012-08-08T17:05:00Z">
              <w:r w:rsidRPr="00B80901">
                <w:rPr>
                  <w:rPrChange w:id="27604" w:author="Thomas Dietz" w:date="2012-08-10T13:22:00Z">
                    <w:rPr>
                      <w:lang w:val="de-DE"/>
                    </w:rPr>
                  </w:rPrChange>
                </w:rPr>
                <w:t xml:space="preserve">    leaf udp-source-port {</w:t>
              </w:r>
            </w:ins>
          </w:p>
          <w:p w14:paraId="1BBF5480" w14:textId="77777777" w:rsidR="009F3611" w:rsidRPr="00B80901" w:rsidRDefault="009F3611" w:rsidP="009F3611">
            <w:pPr>
              <w:pStyle w:val="XML1"/>
              <w:rPr>
                <w:ins w:id="27605" w:author="Thomas Dietz" w:date="2012-08-08T17:05:00Z"/>
                <w:rPrChange w:id="27606" w:author="Thomas Dietz" w:date="2012-08-10T13:22:00Z">
                  <w:rPr>
                    <w:ins w:id="27607" w:author="Thomas Dietz" w:date="2012-08-08T17:05:00Z"/>
                    <w:lang w:val="de-DE"/>
                  </w:rPr>
                </w:rPrChange>
              </w:rPr>
            </w:pPr>
            <w:ins w:id="27608" w:author="Thomas Dietz" w:date="2012-08-08T17:05:00Z">
              <w:r w:rsidRPr="00B80901">
                <w:rPr>
                  <w:rPrChange w:id="27609" w:author="Thomas Dietz" w:date="2012-08-10T13:22:00Z">
                    <w:rPr>
                      <w:lang w:val="de-DE"/>
                    </w:rPr>
                  </w:rPrChange>
                </w:rPr>
                <w:t xml:space="preserve">      type inet:port-number;</w:t>
              </w:r>
            </w:ins>
          </w:p>
          <w:p w14:paraId="1619817A" w14:textId="77777777" w:rsidR="009F3611" w:rsidRPr="00B80901" w:rsidRDefault="009F3611" w:rsidP="009F3611">
            <w:pPr>
              <w:pStyle w:val="XML1"/>
              <w:rPr>
                <w:ins w:id="27610" w:author="Thomas Dietz" w:date="2012-08-08T17:05:00Z"/>
                <w:rPrChange w:id="27611" w:author="Thomas Dietz" w:date="2012-08-10T13:22:00Z">
                  <w:rPr>
                    <w:ins w:id="27612" w:author="Thomas Dietz" w:date="2012-08-08T17:05:00Z"/>
                    <w:lang w:val="de-DE"/>
                  </w:rPr>
                </w:rPrChange>
              </w:rPr>
            </w:pPr>
            <w:ins w:id="27613" w:author="Thomas Dietz" w:date="2012-08-08T17:05:00Z">
              <w:r w:rsidRPr="00B80901">
                <w:rPr>
                  <w:rPrChange w:id="27614" w:author="Thomas Dietz" w:date="2012-08-10T13:22:00Z">
                    <w:rPr>
                      <w:lang w:val="de-DE"/>
                    </w:rPr>
                  </w:rPrChange>
                </w:rPr>
                <w:t xml:space="preserve">      description "Specifies the outer UDP source port number.</w:t>
              </w:r>
            </w:ins>
          </w:p>
          <w:p w14:paraId="6B88EA07" w14:textId="77777777" w:rsidR="009F3611" w:rsidRPr="00B80901" w:rsidRDefault="009F3611" w:rsidP="009F3611">
            <w:pPr>
              <w:pStyle w:val="XML1"/>
              <w:rPr>
                <w:ins w:id="27615" w:author="Thomas Dietz" w:date="2012-08-08T17:05:00Z"/>
                <w:rPrChange w:id="27616" w:author="Thomas Dietz" w:date="2012-08-10T13:22:00Z">
                  <w:rPr>
                    <w:ins w:id="27617" w:author="Thomas Dietz" w:date="2012-08-08T17:05:00Z"/>
                    <w:lang w:val="de-DE"/>
                  </w:rPr>
                </w:rPrChange>
              </w:rPr>
            </w:pPr>
            <w:ins w:id="27618" w:author="Thomas Dietz" w:date="2012-08-08T17:05:00Z">
              <w:r w:rsidRPr="00B80901">
                <w:rPr>
                  <w:rPrChange w:id="27619" w:author="Thomas Dietz" w:date="2012-08-10T13:22:00Z">
                    <w:rPr>
                      <w:lang w:val="de-DE"/>
                    </w:rPr>
                  </w:rPrChange>
                </w:rPr>
                <w:t xml:space="preserve">        If this element is absent, the port number MAY be chosen </w:t>
              </w:r>
            </w:ins>
          </w:p>
          <w:p w14:paraId="7E86FE08" w14:textId="77777777" w:rsidR="009F3611" w:rsidRPr="00B80901" w:rsidRDefault="009F3611" w:rsidP="009F3611">
            <w:pPr>
              <w:pStyle w:val="XML1"/>
              <w:rPr>
                <w:ins w:id="27620" w:author="Thomas Dietz" w:date="2012-08-08T17:05:00Z"/>
                <w:rPrChange w:id="27621" w:author="Thomas Dietz" w:date="2012-08-10T13:22:00Z">
                  <w:rPr>
                    <w:ins w:id="27622" w:author="Thomas Dietz" w:date="2012-08-08T17:05:00Z"/>
                    <w:lang w:val="de-DE"/>
                  </w:rPr>
                </w:rPrChange>
              </w:rPr>
            </w:pPr>
            <w:ins w:id="27623" w:author="Thomas Dietz" w:date="2012-08-08T17:05:00Z">
              <w:r w:rsidRPr="00B80901">
                <w:rPr>
                  <w:rPrChange w:id="27624" w:author="Thomas Dietz" w:date="2012-08-10T13:22:00Z">
                    <w:rPr>
                      <w:lang w:val="de-DE"/>
                    </w:rPr>
                  </w:rPrChange>
                </w:rPr>
                <w:t xml:space="preserve">        dynamically.";</w:t>
              </w:r>
            </w:ins>
          </w:p>
          <w:p w14:paraId="1BCC83E7" w14:textId="77777777" w:rsidR="009F3611" w:rsidRPr="00B80901" w:rsidRDefault="009F3611" w:rsidP="009F3611">
            <w:pPr>
              <w:pStyle w:val="XML1"/>
              <w:rPr>
                <w:ins w:id="27625" w:author="Thomas Dietz" w:date="2012-08-08T17:05:00Z"/>
                <w:rPrChange w:id="27626" w:author="Thomas Dietz" w:date="2012-08-10T13:22:00Z">
                  <w:rPr>
                    <w:ins w:id="27627" w:author="Thomas Dietz" w:date="2012-08-08T17:05:00Z"/>
                    <w:lang w:val="de-DE"/>
                  </w:rPr>
                </w:rPrChange>
              </w:rPr>
            </w:pPr>
            <w:ins w:id="27628" w:author="Thomas Dietz" w:date="2012-08-08T17:05:00Z">
              <w:r w:rsidRPr="00B80901">
                <w:rPr>
                  <w:rPrChange w:id="27629" w:author="Thomas Dietz" w:date="2012-08-10T13:22:00Z">
                    <w:rPr>
                      <w:lang w:val="de-DE"/>
                    </w:rPr>
                  </w:rPrChange>
                </w:rPr>
                <w:t xml:space="preserve">    }</w:t>
              </w:r>
            </w:ins>
          </w:p>
          <w:p w14:paraId="0FECE64D" w14:textId="77777777" w:rsidR="009F3611" w:rsidRPr="00B80901" w:rsidRDefault="009F3611" w:rsidP="009F3611">
            <w:pPr>
              <w:pStyle w:val="XML1"/>
              <w:rPr>
                <w:ins w:id="27630" w:author="Thomas Dietz" w:date="2012-08-08T17:05:00Z"/>
                <w:rPrChange w:id="27631" w:author="Thomas Dietz" w:date="2012-08-10T13:22:00Z">
                  <w:rPr>
                    <w:ins w:id="27632" w:author="Thomas Dietz" w:date="2012-08-08T17:05:00Z"/>
                    <w:lang w:val="de-DE"/>
                  </w:rPr>
                </w:rPrChange>
              </w:rPr>
            </w:pPr>
            <w:ins w:id="27633" w:author="Thomas Dietz" w:date="2012-08-08T17:05:00Z">
              <w:r w:rsidRPr="00B80901">
                <w:rPr>
                  <w:rPrChange w:id="27634" w:author="Thomas Dietz" w:date="2012-08-10T13:22:00Z">
                    <w:rPr>
                      <w:lang w:val="de-DE"/>
                    </w:rPr>
                  </w:rPrChange>
                </w:rPr>
                <w:t xml:space="preserve">    leaf udp-dest-port {</w:t>
              </w:r>
            </w:ins>
          </w:p>
          <w:p w14:paraId="0E4BBFFD" w14:textId="77777777" w:rsidR="009F3611" w:rsidRPr="00B80901" w:rsidRDefault="009F3611" w:rsidP="009F3611">
            <w:pPr>
              <w:pStyle w:val="XML1"/>
              <w:rPr>
                <w:ins w:id="27635" w:author="Thomas Dietz" w:date="2012-08-08T17:05:00Z"/>
                <w:rPrChange w:id="27636" w:author="Thomas Dietz" w:date="2012-08-10T13:22:00Z">
                  <w:rPr>
                    <w:ins w:id="27637" w:author="Thomas Dietz" w:date="2012-08-08T17:05:00Z"/>
                    <w:lang w:val="de-DE"/>
                  </w:rPr>
                </w:rPrChange>
              </w:rPr>
            </w:pPr>
            <w:ins w:id="27638" w:author="Thomas Dietz" w:date="2012-08-08T17:05:00Z">
              <w:r w:rsidRPr="00B80901">
                <w:rPr>
                  <w:rPrChange w:id="27639" w:author="Thomas Dietz" w:date="2012-08-10T13:22:00Z">
                    <w:rPr>
                      <w:lang w:val="de-DE"/>
                    </w:rPr>
                  </w:rPrChange>
                </w:rPr>
                <w:t xml:space="preserve">      type inet:port-number;</w:t>
              </w:r>
            </w:ins>
          </w:p>
          <w:p w14:paraId="0B11003D" w14:textId="77777777" w:rsidR="009F3611" w:rsidRPr="00B80901" w:rsidRDefault="009F3611" w:rsidP="009F3611">
            <w:pPr>
              <w:pStyle w:val="XML1"/>
              <w:rPr>
                <w:ins w:id="27640" w:author="Thomas Dietz" w:date="2012-08-08T17:05:00Z"/>
                <w:rPrChange w:id="27641" w:author="Thomas Dietz" w:date="2012-08-10T13:22:00Z">
                  <w:rPr>
                    <w:ins w:id="27642" w:author="Thomas Dietz" w:date="2012-08-08T17:05:00Z"/>
                    <w:lang w:val="de-DE"/>
                  </w:rPr>
                </w:rPrChange>
              </w:rPr>
            </w:pPr>
            <w:ins w:id="27643" w:author="Thomas Dietz" w:date="2012-08-08T17:05:00Z">
              <w:r w:rsidRPr="00B80901">
                <w:rPr>
                  <w:rPrChange w:id="27644" w:author="Thomas Dietz" w:date="2012-08-10T13:22:00Z">
                    <w:rPr>
                      <w:lang w:val="de-DE"/>
                    </w:rPr>
                  </w:rPrChange>
                </w:rPr>
                <w:t xml:space="preserve">      description "Specifies the outer UDP destination port</w:t>
              </w:r>
            </w:ins>
          </w:p>
          <w:p w14:paraId="2642E7E6" w14:textId="77777777" w:rsidR="009F3611" w:rsidRPr="00B80901" w:rsidRDefault="009F3611" w:rsidP="009F3611">
            <w:pPr>
              <w:pStyle w:val="XML1"/>
              <w:rPr>
                <w:ins w:id="27645" w:author="Thomas Dietz" w:date="2012-08-08T17:05:00Z"/>
                <w:rPrChange w:id="27646" w:author="Thomas Dietz" w:date="2012-08-10T13:22:00Z">
                  <w:rPr>
                    <w:ins w:id="27647" w:author="Thomas Dietz" w:date="2012-08-08T17:05:00Z"/>
                    <w:lang w:val="de-DE"/>
                  </w:rPr>
                </w:rPrChange>
              </w:rPr>
            </w:pPr>
            <w:ins w:id="27648" w:author="Thomas Dietz" w:date="2012-08-08T17:05:00Z">
              <w:r w:rsidRPr="00B80901">
                <w:rPr>
                  <w:rPrChange w:id="27649" w:author="Thomas Dietz" w:date="2012-08-10T13:22:00Z">
                    <w:rPr>
                      <w:lang w:val="de-DE"/>
                    </w:rPr>
                  </w:rPrChange>
                </w:rPr>
                <w:t xml:space="preserve">        number.  It is intended to reserve a port number for</w:t>
              </w:r>
            </w:ins>
          </w:p>
          <w:p w14:paraId="6FC71DD2" w14:textId="77777777" w:rsidR="009F3611" w:rsidRPr="00B80901" w:rsidRDefault="009F3611" w:rsidP="009F3611">
            <w:pPr>
              <w:pStyle w:val="XML1"/>
              <w:rPr>
                <w:ins w:id="27650" w:author="Thomas Dietz" w:date="2012-08-08T17:05:00Z"/>
                <w:rPrChange w:id="27651" w:author="Thomas Dietz" w:date="2012-08-10T13:22:00Z">
                  <w:rPr>
                    <w:ins w:id="27652" w:author="Thomas Dietz" w:date="2012-08-08T17:05:00Z"/>
                    <w:lang w:val="de-DE"/>
                  </w:rPr>
                </w:rPrChange>
              </w:rPr>
            </w:pPr>
            <w:ins w:id="27653" w:author="Thomas Dietz" w:date="2012-08-08T17:05:00Z">
              <w:r w:rsidRPr="00B80901">
                <w:rPr>
                  <w:rPrChange w:id="27654" w:author="Thomas Dietz" w:date="2012-08-10T13:22:00Z">
                    <w:rPr>
                      <w:lang w:val="de-DE"/>
                    </w:rPr>
                  </w:rPrChange>
                </w:rPr>
                <w:t xml:space="preserve">        VxLAN at IANA.  As soon as this has been reserved, the</w:t>
              </w:r>
            </w:ins>
          </w:p>
          <w:p w14:paraId="44CFF521" w14:textId="77777777" w:rsidR="009F3611" w:rsidRPr="00B80901" w:rsidRDefault="009F3611" w:rsidP="009F3611">
            <w:pPr>
              <w:pStyle w:val="XML1"/>
              <w:rPr>
                <w:ins w:id="27655" w:author="Thomas Dietz" w:date="2012-08-08T17:05:00Z"/>
                <w:rPrChange w:id="27656" w:author="Thomas Dietz" w:date="2012-08-10T13:22:00Z">
                  <w:rPr>
                    <w:ins w:id="27657" w:author="Thomas Dietz" w:date="2012-08-08T17:05:00Z"/>
                    <w:lang w:val="de-DE"/>
                  </w:rPr>
                </w:rPrChange>
              </w:rPr>
            </w:pPr>
            <w:ins w:id="27658" w:author="Thomas Dietz" w:date="2012-08-08T17:05:00Z">
              <w:r w:rsidRPr="00B80901">
                <w:rPr>
                  <w:rPrChange w:id="27659" w:author="Thomas Dietz" w:date="2012-08-10T13:22:00Z">
                    <w:rPr>
                      <w:lang w:val="de-DE"/>
                    </w:rPr>
                  </w:rPrChange>
                </w:rPr>
                <w:t xml:space="preserve">        reserved number SHOULD become the default value for this</w:t>
              </w:r>
            </w:ins>
          </w:p>
          <w:p w14:paraId="78FBC5C8" w14:textId="77777777" w:rsidR="009F3611" w:rsidRPr="00B80901" w:rsidRDefault="009F3611" w:rsidP="009F3611">
            <w:pPr>
              <w:pStyle w:val="XML1"/>
              <w:rPr>
                <w:ins w:id="27660" w:author="Thomas Dietz" w:date="2012-08-08T17:05:00Z"/>
                <w:rPrChange w:id="27661" w:author="Thomas Dietz" w:date="2012-08-10T13:22:00Z">
                  <w:rPr>
                    <w:ins w:id="27662" w:author="Thomas Dietz" w:date="2012-08-08T17:05:00Z"/>
                    <w:lang w:val="de-DE"/>
                  </w:rPr>
                </w:rPrChange>
              </w:rPr>
            </w:pPr>
            <w:ins w:id="27663" w:author="Thomas Dietz" w:date="2012-08-08T17:05:00Z">
              <w:r w:rsidRPr="00B80901">
                <w:rPr>
                  <w:rPrChange w:id="27664" w:author="Thomas Dietz" w:date="2012-08-10T13:22:00Z">
                    <w:rPr>
                      <w:lang w:val="de-DE"/>
                    </w:rPr>
                  </w:rPrChange>
                </w:rPr>
                <w:lastRenderedPageBreak/>
                <w:t xml:space="preserve">        element.";</w:t>
              </w:r>
            </w:ins>
          </w:p>
          <w:p w14:paraId="6DDF7ED7" w14:textId="77777777" w:rsidR="009F3611" w:rsidRPr="00B80901" w:rsidRDefault="009F3611" w:rsidP="009F3611">
            <w:pPr>
              <w:pStyle w:val="XML1"/>
              <w:rPr>
                <w:ins w:id="27665" w:author="Thomas Dietz" w:date="2012-08-08T17:05:00Z"/>
                <w:rPrChange w:id="27666" w:author="Thomas Dietz" w:date="2012-08-10T13:22:00Z">
                  <w:rPr>
                    <w:ins w:id="27667" w:author="Thomas Dietz" w:date="2012-08-08T17:05:00Z"/>
                    <w:lang w:val="de-DE"/>
                  </w:rPr>
                </w:rPrChange>
              </w:rPr>
            </w:pPr>
            <w:ins w:id="27668" w:author="Thomas Dietz" w:date="2012-08-08T17:05:00Z">
              <w:r w:rsidRPr="00B80901">
                <w:rPr>
                  <w:rPrChange w:id="27669" w:author="Thomas Dietz" w:date="2012-08-10T13:22:00Z">
                    <w:rPr>
                      <w:lang w:val="de-DE"/>
                    </w:rPr>
                  </w:rPrChange>
                </w:rPr>
                <w:t xml:space="preserve">    }</w:t>
              </w:r>
            </w:ins>
          </w:p>
          <w:p w14:paraId="3212019B" w14:textId="77777777" w:rsidR="009F3611" w:rsidRPr="00B80901" w:rsidRDefault="009F3611" w:rsidP="009F3611">
            <w:pPr>
              <w:pStyle w:val="XML1"/>
              <w:rPr>
                <w:ins w:id="27670" w:author="Thomas Dietz" w:date="2012-08-08T17:05:00Z"/>
                <w:rPrChange w:id="27671" w:author="Thomas Dietz" w:date="2012-08-10T13:22:00Z">
                  <w:rPr>
                    <w:ins w:id="27672" w:author="Thomas Dietz" w:date="2012-08-08T17:05:00Z"/>
                    <w:lang w:val="de-DE"/>
                  </w:rPr>
                </w:rPrChange>
              </w:rPr>
            </w:pPr>
            <w:ins w:id="27673" w:author="Thomas Dietz" w:date="2012-08-08T17:05:00Z">
              <w:r w:rsidRPr="00B80901">
                <w:rPr>
                  <w:rPrChange w:id="27674" w:author="Thomas Dietz" w:date="2012-08-10T13:22:00Z">
                    <w:rPr>
                      <w:lang w:val="de-DE"/>
                    </w:rPr>
                  </w:rPrChange>
                </w:rPr>
                <w:t xml:space="preserve">    leaf udp-checksum {</w:t>
              </w:r>
            </w:ins>
          </w:p>
          <w:p w14:paraId="77D468C1" w14:textId="77777777" w:rsidR="009F3611" w:rsidRPr="00B80901" w:rsidRDefault="009F3611" w:rsidP="009F3611">
            <w:pPr>
              <w:pStyle w:val="XML1"/>
              <w:rPr>
                <w:ins w:id="27675" w:author="Thomas Dietz" w:date="2012-08-08T17:05:00Z"/>
                <w:rPrChange w:id="27676" w:author="Thomas Dietz" w:date="2012-08-10T13:22:00Z">
                  <w:rPr>
                    <w:ins w:id="27677" w:author="Thomas Dietz" w:date="2012-08-08T17:05:00Z"/>
                    <w:lang w:val="de-DE"/>
                  </w:rPr>
                </w:rPrChange>
              </w:rPr>
            </w:pPr>
            <w:ins w:id="27678" w:author="Thomas Dietz" w:date="2012-08-08T17:05:00Z">
              <w:r w:rsidRPr="00B80901">
                <w:rPr>
                  <w:rPrChange w:id="27679" w:author="Thomas Dietz" w:date="2012-08-10T13:22:00Z">
                    <w:rPr>
                      <w:lang w:val="de-DE"/>
                    </w:rPr>
                  </w:rPrChange>
                </w:rPr>
                <w:t xml:space="preserve">      type boolean;</w:t>
              </w:r>
            </w:ins>
          </w:p>
          <w:p w14:paraId="2AC39EF6" w14:textId="77777777" w:rsidR="009F3611" w:rsidRPr="00B80901" w:rsidRDefault="009F3611" w:rsidP="009F3611">
            <w:pPr>
              <w:pStyle w:val="XML1"/>
              <w:rPr>
                <w:ins w:id="27680" w:author="Thomas Dietz" w:date="2012-08-08T17:05:00Z"/>
                <w:rPrChange w:id="27681" w:author="Thomas Dietz" w:date="2012-08-10T13:22:00Z">
                  <w:rPr>
                    <w:ins w:id="27682" w:author="Thomas Dietz" w:date="2012-08-08T17:05:00Z"/>
                    <w:lang w:val="de-DE"/>
                  </w:rPr>
                </w:rPrChange>
              </w:rPr>
            </w:pPr>
            <w:ins w:id="27683" w:author="Thomas Dietz" w:date="2012-08-08T17:05:00Z">
              <w:r w:rsidRPr="00B80901">
                <w:rPr>
                  <w:rPrChange w:id="27684" w:author="Thomas Dietz" w:date="2012-08-10T13:22:00Z">
                    <w:rPr>
                      <w:lang w:val="de-DE"/>
                    </w:rPr>
                  </w:rPrChange>
                </w:rPr>
                <w:t xml:space="preserve">      default false;</w:t>
              </w:r>
            </w:ins>
          </w:p>
          <w:p w14:paraId="2DB61DF5" w14:textId="77777777" w:rsidR="009F3611" w:rsidRPr="00B80901" w:rsidRDefault="009F3611" w:rsidP="009F3611">
            <w:pPr>
              <w:pStyle w:val="XML1"/>
              <w:rPr>
                <w:ins w:id="27685" w:author="Thomas Dietz" w:date="2012-08-08T17:05:00Z"/>
                <w:rPrChange w:id="27686" w:author="Thomas Dietz" w:date="2012-08-10T13:22:00Z">
                  <w:rPr>
                    <w:ins w:id="27687" w:author="Thomas Dietz" w:date="2012-08-08T17:05:00Z"/>
                    <w:lang w:val="de-DE"/>
                  </w:rPr>
                </w:rPrChange>
              </w:rPr>
            </w:pPr>
            <w:ins w:id="27688" w:author="Thomas Dietz" w:date="2012-08-08T17:05:00Z">
              <w:r w:rsidRPr="00B80901">
                <w:rPr>
                  <w:rPrChange w:id="27689" w:author="Thomas Dietz" w:date="2012-08-10T13:22:00Z">
                    <w:rPr>
                      <w:lang w:val="de-DE"/>
                    </w:rPr>
                  </w:rPrChange>
                </w:rPr>
                <w:t xml:space="preserve">      description "Boolean flag to indicate whether or not the</w:t>
              </w:r>
            </w:ins>
          </w:p>
          <w:p w14:paraId="3EA80AA2" w14:textId="77777777" w:rsidR="009F3611" w:rsidRPr="00B80901" w:rsidRDefault="009F3611" w:rsidP="009F3611">
            <w:pPr>
              <w:pStyle w:val="XML1"/>
              <w:rPr>
                <w:ins w:id="27690" w:author="Thomas Dietz" w:date="2012-08-08T17:05:00Z"/>
                <w:rPrChange w:id="27691" w:author="Thomas Dietz" w:date="2012-08-10T13:22:00Z">
                  <w:rPr>
                    <w:ins w:id="27692" w:author="Thomas Dietz" w:date="2012-08-08T17:05:00Z"/>
                    <w:lang w:val="de-DE"/>
                  </w:rPr>
                </w:rPrChange>
              </w:rPr>
            </w:pPr>
            <w:ins w:id="27693" w:author="Thomas Dietz" w:date="2012-08-08T17:05:00Z">
              <w:r w:rsidRPr="00B80901">
                <w:rPr>
                  <w:rPrChange w:id="27694" w:author="Thomas Dietz" w:date="2012-08-10T13:22:00Z">
                    <w:rPr>
                      <w:lang w:val="de-DE"/>
                    </w:rPr>
                  </w:rPrChange>
                </w:rPr>
                <w:t xml:space="preserve">        outer UDP checksum should be set";</w:t>
              </w:r>
            </w:ins>
          </w:p>
          <w:p w14:paraId="4FACBF65" w14:textId="77777777" w:rsidR="009F3611" w:rsidRPr="00B80901" w:rsidRDefault="009F3611" w:rsidP="009F3611">
            <w:pPr>
              <w:pStyle w:val="XML1"/>
              <w:rPr>
                <w:ins w:id="27695" w:author="Thomas Dietz" w:date="2012-08-08T17:05:00Z"/>
                <w:rPrChange w:id="27696" w:author="Thomas Dietz" w:date="2012-08-10T13:22:00Z">
                  <w:rPr>
                    <w:ins w:id="27697" w:author="Thomas Dietz" w:date="2012-08-08T17:05:00Z"/>
                    <w:lang w:val="de-DE"/>
                  </w:rPr>
                </w:rPrChange>
              </w:rPr>
            </w:pPr>
            <w:ins w:id="27698" w:author="Thomas Dietz" w:date="2012-08-08T17:05:00Z">
              <w:r w:rsidRPr="00B80901">
                <w:rPr>
                  <w:rPrChange w:id="27699" w:author="Thomas Dietz" w:date="2012-08-10T13:22:00Z">
                    <w:rPr>
                      <w:lang w:val="de-DE"/>
                    </w:rPr>
                  </w:rPrChange>
                </w:rPr>
                <w:t xml:space="preserve">    }</w:t>
              </w:r>
            </w:ins>
          </w:p>
          <w:p w14:paraId="313757AA" w14:textId="77777777" w:rsidR="009F3611" w:rsidRPr="00B80901" w:rsidRDefault="009F3611" w:rsidP="009F3611">
            <w:pPr>
              <w:pStyle w:val="XML1"/>
              <w:rPr>
                <w:ins w:id="27700" w:author="Thomas Dietz" w:date="2012-08-08T17:05:00Z"/>
                <w:rPrChange w:id="27701" w:author="Thomas Dietz" w:date="2012-08-10T13:22:00Z">
                  <w:rPr>
                    <w:ins w:id="27702" w:author="Thomas Dietz" w:date="2012-08-08T17:05:00Z"/>
                    <w:lang w:val="de-DE"/>
                  </w:rPr>
                </w:rPrChange>
              </w:rPr>
            </w:pPr>
            <w:ins w:id="27703" w:author="Thomas Dietz" w:date="2012-08-08T17:05:00Z">
              <w:r w:rsidRPr="00B80901">
                <w:rPr>
                  <w:rPrChange w:id="27704" w:author="Thomas Dietz" w:date="2012-08-10T13:22:00Z">
                    <w:rPr>
                      <w:lang w:val="de-DE"/>
                    </w:rPr>
                  </w:rPrChange>
                </w:rPr>
                <w:t xml:space="preserve">  }</w:t>
              </w:r>
            </w:ins>
          </w:p>
          <w:p w14:paraId="332AE3A9" w14:textId="77777777" w:rsidR="009F3611" w:rsidRPr="00B80901" w:rsidRDefault="009F3611" w:rsidP="009F3611">
            <w:pPr>
              <w:pStyle w:val="XML1"/>
              <w:rPr>
                <w:ins w:id="27705" w:author="Thomas Dietz" w:date="2012-08-08T17:05:00Z"/>
                <w:rPrChange w:id="27706" w:author="Thomas Dietz" w:date="2012-08-10T13:22:00Z">
                  <w:rPr>
                    <w:ins w:id="27707" w:author="Thomas Dietz" w:date="2012-08-08T17:05:00Z"/>
                    <w:lang w:val="de-DE"/>
                  </w:rPr>
                </w:rPrChange>
              </w:rPr>
            </w:pPr>
            <w:ins w:id="27708" w:author="Thomas Dietz" w:date="2012-08-08T17:05:00Z">
              <w:r w:rsidRPr="00B80901">
                <w:rPr>
                  <w:rPrChange w:id="27709" w:author="Thomas Dietz" w:date="2012-08-10T13:22:00Z">
                    <w:rPr>
                      <w:lang w:val="de-DE"/>
                    </w:rPr>
                  </w:rPrChange>
                </w:rPr>
                <w:t xml:space="preserve"> </w:t>
              </w:r>
            </w:ins>
          </w:p>
          <w:p w14:paraId="0F6C8824" w14:textId="77777777" w:rsidR="009F3611" w:rsidRPr="00B80901" w:rsidRDefault="009F3611" w:rsidP="009F3611">
            <w:pPr>
              <w:pStyle w:val="XML1"/>
              <w:rPr>
                <w:ins w:id="27710" w:author="Thomas Dietz" w:date="2012-08-08T17:05:00Z"/>
                <w:rPrChange w:id="27711" w:author="Thomas Dietz" w:date="2012-08-10T13:22:00Z">
                  <w:rPr>
                    <w:ins w:id="27712" w:author="Thomas Dietz" w:date="2012-08-08T17:05:00Z"/>
                    <w:lang w:val="de-DE"/>
                  </w:rPr>
                </w:rPrChange>
              </w:rPr>
            </w:pPr>
            <w:ins w:id="27713" w:author="Thomas Dietz" w:date="2012-08-08T17:05:00Z">
              <w:r w:rsidRPr="00B80901">
                <w:rPr>
                  <w:rPrChange w:id="27714" w:author="Thomas Dietz" w:date="2012-08-10T13:22:00Z">
                    <w:rPr>
                      <w:lang w:val="de-DE"/>
                    </w:rPr>
                  </w:rPrChange>
                </w:rPr>
                <w:t xml:space="preserve">  grouping OFPortNVGRETunnelType {</w:t>
              </w:r>
            </w:ins>
          </w:p>
          <w:p w14:paraId="51AF73F7" w14:textId="77777777" w:rsidR="009F3611" w:rsidRPr="00B80901" w:rsidRDefault="009F3611" w:rsidP="009F3611">
            <w:pPr>
              <w:pStyle w:val="XML1"/>
              <w:rPr>
                <w:ins w:id="27715" w:author="Thomas Dietz" w:date="2012-08-08T17:05:00Z"/>
                <w:rPrChange w:id="27716" w:author="Thomas Dietz" w:date="2012-08-10T13:22:00Z">
                  <w:rPr>
                    <w:ins w:id="27717" w:author="Thomas Dietz" w:date="2012-08-08T17:05:00Z"/>
                    <w:lang w:val="de-DE"/>
                  </w:rPr>
                </w:rPrChange>
              </w:rPr>
            </w:pPr>
            <w:ins w:id="27718" w:author="Thomas Dietz" w:date="2012-08-08T17:05:00Z">
              <w:r w:rsidRPr="00B80901">
                <w:rPr>
                  <w:rPrChange w:id="27719" w:author="Thomas Dietz" w:date="2012-08-10T13:22:00Z">
                    <w:rPr>
                      <w:lang w:val="de-DE"/>
                    </w:rPr>
                  </w:rPrChange>
                </w:rPr>
                <w:t xml:space="preserve">    description "Properties of a NVGRE tunnel.";</w:t>
              </w:r>
            </w:ins>
          </w:p>
          <w:p w14:paraId="5300AEFC" w14:textId="77777777" w:rsidR="009F3611" w:rsidRPr="00B80901" w:rsidRDefault="009F3611" w:rsidP="009F3611">
            <w:pPr>
              <w:pStyle w:val="XML1"/>
              <w:rPr>
                <w:ins w:id="27720" w:author="Thomas Dietz" w:date="2012-08-08T17:05:00Z"/>
                <w:rPrChange w:id="27721" w:author="Thomas Dietz" w:date="2012-08-10T13:22:00Z">
                  <w:rPr>
                    <w:ins w:id="27722" w:author="Thomas Dietz" w:date="2012-08-08T17:05:00Z"/>
                    <w:lang w:val="de-DE"/>
                  </w:rPr>
                </w:rPrChange>
              </w:rPr>
            </w:pPr>
            <w:ins w:id="27723" w:author="Thomas Dietz" w:date="2012-08-08T17:05:00Z">
              <w:r w:rsidRPr="00B80901">
                <w:rPr>
                  <w:rPrChange w:id="27724" w:author="Thomas Dietz" w:date="2012-08-10T13:22:00Z">
                    <w:rPr>
                      <w:lang w:val="de-DE"/>
                    </w:rPr>
                  </w:rPrChange>
                </w:rPr>
                <w:t xml:space="preserve">    uses OFPortBaseTunnelType;</w:t>
              </w:r>
            </w:ins>
          </w:p>
          <w:p w14:paraId="5C45D4BC" w14:textId="77777777" w:rsidR="009F3611" w:rsidRPr="00B80901" w:rsidRDefault="009F3611" w:rsidP="009F3611">
            <w:pPr>
              <w:pStyle w:val="XML1"/>
              <w:rPr>
                <w:ins w:id="27725" w:author="Thomas Dietz" w:date="2012-08-08T17:05:00Z"/>
                <w:rPrChange w:id="27726" w:author="Thomas Dietz" w:date="2012-08-10T13:22:00Z">
                  <w:rPr>
                    <w:ins w:id="27727" w:author="Thomas Dietz" w:date="2012-08-08T17:05:00Z"/>
                    <w:lang w:val="de-DE"/>
                  </w:rPr>
                </w:rPrChange>
              </w:rPr>
            </w:pPr>
            <w:ins w:id="27728" w:author="Thomas Dietz" w:date="2012-08-08T17:05:00Z">
              <w:r w:rsidRPr="00B80901">
                <w:rPr>
                  <w:rPrChange w:id="27729" w:author="Thomas Dietz" w:date="2012-08-10T13:22:00Z">
                    <w:rPr>
                      <w:lang w:val="de-DE"/>
                    </w:rPr>
                  </w:rPrChange>
                </w:rPr>
                <w:t xml:space="preserve">    leaf tni {</w:t>
              </w:r>
            </w:ins>
          </w:p>
          <w:p w14:paraId="7DFF0C4E" w14:textId="77777777" w:rsidR="009F3611" w:rsidRPr="00B80901" w:rsidRDefault="009F3611" w:rsidP="009F3611">
            <w:pPr>
              <w:pStyle w:val="XML1"/>
              <w:rPr>
                <w:ins w:id="27730" w:author="Thomas Dietz" w:date="2012-08-08T17:05:00Z"/>
                <w:rPrChange w:id="27731" w:author="Thomas Dietz" w:date="2012-08-10T13:22:00Z">
                  <w:rPr>
                    <w:ins w:id="27732" w:author="Thomas Dietz" w:date="2012-08-08T17:05:00Z"/>
                    <w:lang w:val="de-DE"/>
                  </w:rPr>
                </w:rPrChange>
              </w:rPr>
            </w:pPr>
            <w:ins w:id="27733" w:author="Thomas Dietz" w:date="2012-08-08T17:05:00Z">
              <w:r w:rsidRPr="00B80901">
                <w:rPr>
                  <w:rPrChange w:id="27734" w:author="Thomas Dietz" w:date="2012-08-10T13:22:00Z">
                    <w:rPr>
                      <w:lang w:val="de-DE"/>
                    </w:rPr>
                  </w:rPrChange>
                </w:rPr>
                <w:t xml:space="preserve">      type uint32;</w:t>
              </w:r>
            </w:ins>
          </w:p>
          <w:p w14:paraId="3C880EA3" w14:textId="77777777" w:rsidR="009F3611" w:rsidRPr="00B80901" w:rsidRDefault="009F3611" w:rsidP="009F3611">
            <w:pPr>
              <w:pStyle w:val="XML1"/>
              <w:rPr>
                <w:ins w:id="27735" w:author="Thomas Dietz" w:date="2012-08-08T17:05:00Z"/>
                <w:rPrChange w:id="27736" w:author="Thomas Dietz" w:date="2012-08-10T13:22:00Z">
                  <w:rPr>
                    <w:ins w:id="27737" w:author="Thomas Dietz" w:date="2012-08-08T17:05:00Z"/>
                    <w:lang w:val="de-DE"/>
                  </w:rPr>
                </w:rPrChange>
              </w:rPr>
            </w:pPr>
            <w:ins w:id="27738" w:author="Thomas Dietz" w:date="2012-08-08T17:05:00Z">
              <w:r w:rsidRPr="00B80901">
                <w:rPr>
                  <w:rPrChange w:id="27739" w:author="Thomas Dietz" w:date="2012-08-10T13:22:00Z">
                    <w:rPr>
                      <w:lang w:val="de-DE"/>
                    </w:rPr>
                  </w:rPrChange>
                </w:rPr>
                <w:t xml:space="preserve">      description "Specifies the tenant network identifier</w:t>
              </w:r>
            </w:ins>
          </w:p>
          <w:p w14:paraId="4AA65842" w14:textId="77777777" w:rsidR="009F3611" w:rsidRPr="00B80901" w:rsidRDefault="009F3611" w:rsidP="009F3611">
            <w:pPr>
              <w:pStyle w:val="XML1"/>
              <w:rPr>
                <w:ins w:id="27740" w:author="Thomas Dietz" w:date="2012-08-08T17:05:00Z"/>
                <w:rPrChange w:id="27741" w:author="Thomas Dietz" w:date="2012-08-10T13:22:00Z">
                  <w:rPr>
                    <w:ins w:id="27742" w:author="Thomas Dietz" w:date="2012-08-08T17:05:00Z"/>
                    <w:lang w:val="de-DE"/>
                  </w:rPr>
                </w:rPrChange>
              </w:rPr>
            </w:pPr>
            <w:ins w:id="27743" w:author="Thomas Dietz" w:date="2012-08-08T17:05:00Z">
              <w:r w:rsidRPr="00B80901">
                <w:rPr>
                  <w:rPrChange w:id="27744" w:author="Thomas Dietz" w:date="2012-08-10T13:22:00Z">
                    <w:rPr>
                      <w:lang w:val="de-DE"/>
                    </w:rPr>
                  </w:rPrChange>
                </w:rPr>
                <w:t xml:space="preserve">        assigned to all packets sent on the tunnel";</w:t>
              </w:r>
            </w:ins>
          </w:p>
          <w:p w14:paraId="6A94BC08" w14:textId="77777777" w:rsidR="009F3611" w:rsidRPr="00B80901" w:rsidRDefault="009F3611" w:rsidP="009F3611">
            <w:pPr>
              <w:pStyle w:val="XML1"/>
              <w:rPr>
                <w:ins w:id="27745" w:author="Thomas Dietz" w:date="2012-08-08T17:05:00Z"/>
                <w:rPrChange w:id="27746" w:author="Thomas Dietz" w:date="2012-08-10T13:22:00Z">
                  <w:rPr>
                    <w:ins w:id="27747" w:author="Thomas Dietz" w:date="2012-08-08T17:05:00Z"/>
                    <w:lang w:val="de-DE"/>
                  </w:rPr>
                </w:rPrChange>
              </w:rPr>
            </w:pPr>
            <w:ins w:id="27748" w:author="Thomas Dietz" w:date="2012-08-08T17:05:00Z">
              <w:r w:rsidRPr="00B80901">
                <w:rPr>
                  <w:rPrChange w:id="27749" w:author="Thomas Dietz" w:date="2012-08-10T13:22:00Z">
                    <w:rPr>
                      <w:lang w:val="de-DE"/>
                    </w:rPr>
                  </w:rPrChange>
                </w:rPr>
                <w:t xml:space="preserve">    }</w:t>
              </w:r>
            </w:ins>
          </w:p>
          <w:p w14:paraId="66FE79DD" w14:textId="77777777" w:rsidR="009F3611" w:rsidRPr="00B80901" w:rsidRDefault="009F3611" w:rsidP="009F3611">
            <w:pPr>
              <w:pStyle w:val="XML1"/>
              <w:rPr>
                <w:ins w:id="27750" w:author="Thomas Dietz" w:date="2012-08-08T17:05:00Z"/>
                <w:rPrChange w:id="27751" w:author="Thomas Dietz" w:date="2012-08-10T13:22:00Z">
                  <w:rPr>
                    <w:ins w:id="27752" w:author="Thomas Dietz" w:date="2012-08-08T17:05:00Z"/>
                    <w:lang w:val="de-DE"/>
                  </w:rPr>
                </w:rPrChange>
              </w:rPr>
            </w:pPr>
            <w:ins w:id="27753" w:author="Thomas Dietz" w:date="2012-08-08T17:05:00Z">
              <w:r w:rsidRPr="00B80901">
                <w:rPr>
                  <w:rPrChange w:id="27754" w:author="Thomas Dietz" w:date="2012-08-10T13:22:00Z">
                    <w:rPr>
                      <w:lang w:val="de-DE"/>
                    </w:rPr>
                  </w:rPrChange>
                </w:rPr>
                <w:t xml:space="preserve">    leaf tni-resv {</w:t>
              </w:r>
            </w:ins>
          </w:p>
          <w:p w14:paraId="4B95EFE5" w14:textId="77777777" w:rsidR="009F3611" w:rsidRPr="00B80901" w:rsidRDefault="009F3611" w:rsidP="009F3611">
            <w:pPr>
              <w:pStyle w:val="XML1"/>
              <w:rPr>
                <w:ins w:id="27755" w:author="Thomas Dietz" w:date="2012-08-08T17:05:00Z"/>
                <w:rPrChange w:id="27756" w:author="Thomas Dietz" w:date="2012-08-10T13:22:00Z">
                  <w:rPr>
                    <w:ins w:id="27757" w:author="Thomas Dietz" w:date="2012-08-08T17:05:00Z"/>
                    <w:lang w:val="de-DE"/>
                  </w:rPr>
                </w:rPrChange>
              </w:rPr>
            </w:pPr>
            <w:ins w:id="27758" w:author="Thomas Dietz" w:date="2012-08-08T17:05:00Z">
              <w:r w:rsidRPr="00B80901">
                <w:rPr>
                  <w:rPrChange w:id="27759" w:author="Thomas Dietz" w:date="2012-08-10T13:22:00Z">
                    <w:rPr>
                      <w:lang w:val="de-DE"/>
                    </w:rPr>
                  </w:rPrChange>
                </w:rPr>
                <w:t xml:space="preserve">      type uint32;</w:t>
              </w:r>
            </w:ins>
          </w:p>
          <w:p w14:paraId="52211183" w14:textId="77777777" w:rsidR="009F3611" w:rsidRPr="00B80901" w:rsidRDefault="009F3611" w:rsidP="009F3611">
            <w:pPr>
              <w:pStyle w:val="XML1"/>
              <w:rPr>
                <w:ins w:id="27760" w:author="Thomas Dietz" w:date="2012-08-08T17:05:00Z"/>
                <w:rPrChange w:id="27761" w:author="Thomas Dietz" w:date="2012-08-10T13:22:00Z">
                  <w:rPr>
                    <w:ins w:id="27762" w:author="Thomas Dietz" w:date="2012-08-08T17:05:00Z"/>
                    <w:lang w:val="de-DE"/>
                  </w:rPr>
                </w:rPrChange>
              </w:rPr>
            </w:pPr>
            <w:ins w:id="27763" w:author="Thomas Dietz" w:date="2012-08-08T17:05:00Z">
              <w:r w:rsidRPr="00B80901">
                <w:rPr>
                  <w:rPrChange w:id="27764" w:author="Thomas Dietz" w:date="2012-08-10T13:22:00Z">
                    <w:rPr>
                      <w:lang w:val="de-DE"/>
                    </w:rPr>
                  </w:rPrChange>
                </w:rPr>
                <w:t xml:space="preserve">      description "Used to set the reserved user-defined bits of</w:t>
              </w:r>
            </w:ins>
          </w:p>
          <w:p w14:paraId="59A9A8F4" w14:textId="77777777" w:rsidR="009F3611" w:rsidRPr="00B80901" w:rsidRDefault="009F3611" w:rsidP="009F3611">
            <w:pPr>
              <w:pStyle w:val="XML1"/>
              <w:rPr>
                <w:ins w:id="27765" w:author="Thomas Dietz" w:date="2012-08-08T17:05:00Z"/>
                <w:rPrChange w:id="27766" w:author="Thomas Dietz" w:date="2012-08-10T13:22:00Z">
                  <w:rPr>
                    <w:ins w:id="27767" w:author="Thomas Dietz" w:date="2012-08-08T17:05:00Z"/>
                    <w:lang w:val="de-DE"/>
                  </w:rPr>
                </w:rPrChange>
              </w:rPr>
            </w:pPr>
            <w:ins w:id="27768" w:author="Thomas Dietz" w:date="2012-08-08T17:05:00Z">
              <w:r w:rsidRPr="00B80901">
                <w:rPr>
                  <w:rPrChange w:id="27769" w:author="Thomas Dietz" w:date="2012-08-10T13:22:00Z">
                    <w:rPr>
                      <w:lang w:val="de-DE"/>
                    </w:rPr>
                  </w:rPrChange>
                </w:rPr>
                <w:t xml:space="preserve">        the GRE key field";</w:t>
              </w:r>
            </w:ins>
          </w:p>
          <w:p w14:paraId="5CC374BA" w14:textId="77777777" w:rsidR="009F3611" w:rsidRPr="00B80901" w:rsidRDefault="009F3611" w:rsidP="009F3611">
            <w:pPr>
              <w:pStyle w:val="XML1"/>
              <w:rPr>
                <w:ins w:id="27770" w:author="Thomas Dietz" w:date="2012-08-08T17:05:00Z"/>
                <w:rPrChange w:id="27771" w:author="Thomas Dietz" w:date="2012-08-10T13:22:00Z">
                  <w:rPr>
                    <w:ins w:id="27772" w:author="Thomas Dietz" w:date="2012-08-08T17:05:00Z"/>
                    <w:lang w:val="de-DE"/>
                  </w:rPr>
                </w:rPrChange>
              </w:rPr>
            </w:pPr>
            <w:ins w:id="27773" w:author="Thomas Dietz" w:date="2012-08-08T17:05:00Z">
              <w:r w:rsidRPr="00B80901">
                <w:rPr>
                  <w:rPrChange w:id="27774" w:author="Thomas Dietz" w:date="2012-08-10T13:22:00Z">
                    <w:rPr>
                      <w:lang w:val="de-DE"/>
                    </w:rPr>
                  </w:rPrChange>
                </w:rPr>
                <w:t xml:space="preserve">    }</w:t>
              </w:r>
            </w:ins>
          </w:p>
          <w:p w14:paraId="5161E67A" w14:textId="77777777" w:rsidR="009F3611" w:rsidRPr="00B80901" w:rsidRDefault="009F3611" w:rsidP="009F3611">
            <w:pPr>
              <w:pStyle w:val="XML1"/>
              <w:rPr>
                <w:ins w:id="27775" w:author="Thomas Dietz" w:date="2012-08-08T17:05:00Z"/>
                <w:rPrChange w:id="27776" w:author="Thomas Dietz" w:date="2012-08-10T13:22:00Z">
                  <w:rPr>
                    <w:ins w:id="27777" w:author="Thomas Dietz" w:date="2012-08-08T17:05:00Z"/>
                    <w:lang w:val="de-DE"/>
                  </w:rPr>
                </w:rPrChange>
              </w:rPr>
            </w:pPr>
            <w:ins w:id="27778" w:author="Thomas Dietz" w:date="2012-08-08T17:05:00Z">
              <w:r w:rsidRPr="00B80901">
                <w:rPr>
                  <w:rPrChange w:id="27779" w:author="Thomas Dietz" w:date="2012-08-10T13:22:00Z">
                    <w:rPr>
                      <w:lang w:val="de-DE"/>
                    </w:rPr>
                  </w:rPrChange>
                </w:rPr>
                <w:t xml:space="preserve">    leaf tni-multicast-group {</w:t>
              </w:r>
            </w:ins>
          </w:p>
          <w:p w14:paraId="33D3A72B" w14:textId="77777777" w:rsidR="009F3611" w:rsidRPr="00B80901" w:rsidRDefault="009F3611" w:rsidP="009F3611">
            <w:pPr>
              <w:pStyle w:val="XML1"/>
              <w:rPr>
                <w:ins w:id="27780" w:author="Thomas Dietz" w:date="2012-08-08T17:05:00Z"/>
                <w:rPrChange w:id="27781" w:author="Thomas Dietz" w:date="2012-08-10T13:22:00Z">
                  <w:rPr>
                    <w:ins w:id="27782" w:author="Thomas Dietz" w:date="2012-08-08T17:05:00Z"/>
                    <w:lang w:val="de-DE"/>
                  </w:rPr>
                </w:rPrChange>
              </w:rPr>
            </w:pPr>
            <w:ins w:id="27783" w:author="Thomas Dietz" w:date="2012-08-08T17:05:00Z">
              <w:r w:rsidRPr="00B80901">
                <w:rPr>
                  <w:rPrChange w:id="27784" w:author="Thomas Dietz" w:date="2012-08-10T13:22:00Z">
                    <w:rPr>
                      <w:lang w:val="de-DE"/>
                    </w:rPr>
                  </w:rPrChange>
                </w:rPr>
                <w:t xml:space="preserve">      type inet:ip-address;</w:t>
              </w:r>
            </w:ins>
          </w:p>
          <w:p w14:paraId="59C0F616" w14:textId="77777777" w:rsidR="009F3611" w:rsidRPr="00B80901" w:rsidRDefault="009F3611" w:rsidP="009F3611">
            <w:pPr>
              <w:pStyle w:val="XML1"/>
              <w:rPr>
                <w:ins w:id="27785" w:author="Thomas Dietz" w:date="2012-08-08T17:05:00Z"/>
                <w:rPrChange w:id="27786" w:author="Thomas Dietz" w:date="2012-08-10T13:22:00Z">
                  <w:rPr>
                    <w:ins w:id="27787" w:author="Thomas Dietz" w:date="2012-08-08T17:05:00Z"/>
                    <w:lang w:val="de-DE"/>
                  </w:rPr>
                </w:rPrChange>
              </w:rPr>
            </w:pPr>
            <w:ins w:id="27788" w:author="Thomas Dietz" w:date="2012-08-08T17:05:00Z">
              <w:r w:rsidRPr="00B80901">
                <w:rPr>
                  <w:rPrChange w:id="27789" w:author="Thomas Dietz" w:date="2012-08-10T13:22:00Z">
                    <w:rPr>
                      <w:lang w:val="de-DE"/>
                    </w:rPr>
                  </w:rPrChange>
                </w:rPr>
                <w:t xml:space="preserve">      description "If IP multicast is used to support broadcast</w:t>
              </w:r>
            </w:ins>
          </w:p>
          <w:p w14:paraId="5AAD7F2F" w14:textId="77777777" w:rsidR="009F3611" w:rsidRPr="00B80901" w:rsidRDefault="009F3611" w:rsidP="009F3611">
            <w:pPr>
              <w:pStyle w:val="XML1"/>
              <w:rPr>
                <w:ins w:id="27790" w:author="Thomas Dietz" w:date="2012-08-08T17:05:00Z"/>
                <w:rPrChange w:id="27791" w:author="Thomas Dietz" w:date="2012-08-10T13:22:00Z">
                  <w:rPr>
                    <w:ins w:id="27792" w:author="Thomas Dietz" w:date="2012-08-08T17:05:00Z"/>
                    <w:lang w:val="de-DE"/>
                  </w:rPr>
                </w:rPrChange>
              </w:rPr>
            </w:pPr>
            <w:ins w:id="27793" w:author="Thomas Dietz" w:date="2012-08-08T17:05:00Z">
              <w:r w:rsidRPr="00B80901">
                <w:rPr>
                  <w:rPrChange w:id="27794" w:author="Thomas Dietz" w:date="2012-08-10T13:22:00Z">
                    <w:rPr>
                      <w:lang w:val="de-DE"/>
                    </w:rPr>
                  </w:rPrChange>
                </w:rPr>
                <w:t xml:space="preserve">        on the tunnel this element specifies the corresponding </w:t>
              </w:r>
            </w:ins>
          </w:p>
          <w:p w14:paraId="4CF51C12" w14:textId="77777777" w:rsidR="009F3611" w:rsidRPr="00B80901" w:rsidRDefault="009F3611" w:rsidP="009F3611">
            <w:pPr>
              <w:pStyle w:val="XML1"/>
              <w:rPr>
                <w:ins w:id="27795" w:author="Thomas Dietz" w:date="2012-08-08T17:05:00Z"/>
                <w:rPrChange w:id="27796" w:author="Thomas Dietz" w:date="2012-08-10T13:22:00Z">
                  <w:rPr>
                    <w:ins w:id="27797" w:author="Thomas Dietz" w:date="2012-08-08T17:05:00Z"/>
                    <w:lang w:val="de-DE"/>
                  </w:rPr>
                </w:rPrChange>
              </w:rPr>
            </w:pPr>
            <w:ins w:id="27798" w:author="Thomas Dietz" w:date="2012-08-08T17:05:00Z">
              <w:r w:rsidRPr="00B80901">
                <w:rPr>
                  <w:rPrChange w:id="27799" w:author="Thomas Dietz" w:date="2012-08-10T13:22:00Z">
                    <w:rPr>
                      <w:lang w:val="de-DE"/>
                    </w:rPr>
                  </w:rPrChange>
                </w:rPr>
                <w:t xml:space="preserve">        multicast IP address";</w:t>
              </w:r>
            </w:ins>
          </w:p>
          <w:p w14:paraId="7242AAE3" w14:textId="77777777" w:rsidR="009F3611" w:rsidRPr="00B80901" w:rsidRDefault="009F3611" w:rsidP="009F3611">
            <w:pPr>
              <w:pStyle w:val="XML1"/>
              <w:rPr>
                <w:ins w:id="27800" w:author="Thomas Dietz" w:date="2012-08-08T17:05:00Z"/>
                <w:rPrChange w:id="27801" w:author="Thomas Dietz" w:date="2012-08-10T13:22:00Z">
                  <w:rPr>
                    <w:ins w:id="27802" w:author="Thomas Dietz" w:date="2012-08-08T17:05:00Z"/>
                    <w:lang w:val="de-DE"/>
                  </w:rPr>
                </w:rPrChange>
              </w:rPr>
            </w:pPr>
            <w:ins w:id="27803" w:author="Thomas Dietz" w:date="2012-08-08T17:05:00Z">
              <w:r w:rsidRPr="00B80901">
                <w:rPr>
                  <w:rPrChange w:id="27804" w:author="Thomas Dietz" w:date="2012-08-10T13:22:00Z">
                    <w:rPr>
                      <w:lang w:val="de-DE"/>
                    </w:rPr>
                  </w:rPrChange>
                </w:rPr>
                <w:t xml:space="preserve">    }</w:t>
              </w:r>
            </w:ins>
          </w:p>
          <w:p w14:paraId="02A2CA31" w14:textId="77777777" w:rsidR="009F3611" w:rsidRPr="00B80901" w:rsidRDefault="009F3611" w:rsidP="009F3611">
            <w:pPr>
              <w:pStyle w:val="XML1"/>
              <w:rPr>
                <w:ins w:id="27805" w:author="Thomas Dietz" w:date="2012-08-08T17:05:00Z"/>
                <w:rPrChange w:id="27806" w:author="Thomas Dietz" w:date="2012-08-10T13:22:00Z">
                  <w:rPr>
                    <w:ins w:id="27807" w:author="Thomas Dietz" w:date="2012-08-08T17:05:00Z"/>
                    <w:lang w:val="de-DE"/>
                  </w:rPr>
                </w:rPrChange>
              </w:rPr>
            </w:pPr>
            <w:ins w:id="27808" w:author="Thomas Dietz" w:date="2012-08-08T17:05:00Z">
              <w:r w:rsidRPr="00B80901">
                <w:rPr>
                  <w:rPrChange w:id="27809" w:author="Thomas Dietz" w:date="2012-08-10T13:22:00Z">
                    <w:rPr>
                      <w:lang w:val="de-DE"/>
                    </w:rPr>
                  </w:rPrChange>
                </w:rPr>
                <w:t xml:space="preserve">  }</w:t>
              </w:r>
            </w:ins>
          </w:p>
          <w:p w14:paraId="3A3379B7" w14:textId="77777777" w:rsidR="009F3611" w:rsidRPr="00B80901" w:rsidRDefault="009F3611" w:rsidP="009F3611">
            <w:pPr>
              <w:pStyle w:val="XML1"/>
              <w:rPr>
                <w:ins w:id="27810" w:author="Thomas Dietz" w:date="2012-08-08T17:05:00Z"/>
                <w:rPrChange w:id="27811" w:author="Thomas Dietz" w:date="2012-08-10T13:22:00Z">
                  <w:rPr>
                    <w:ins w:id="27812" w:author="Thomas Dietz" w:date="2012-08-08T17:05:00Z"/>
                    <w:lang w:val="de-DE"/>
                  </w:rPr>
                </w:rPrChange>
              </w:rPr>
            </w:pPr>
          </w:p>
          <w:p w14:paraId="63D138FF" w14:textId="77777777" w:rsidR="009F3611" w:rsidRPr="00B80901" w:rsidRDefault="009F3611" w:rsidP="009F3611">
            <w:pPr>
              <w:pStyle w:val="XML1"/>
              <w:rPr>
                <w:ins w:id="27813" w:author="Thomas Dietz" w:date="2012-08-08T17:05:00Z"/>
                <w:rPrChange w:id="27814" w:author="Thomas Dietz" w:date="2012-08-10T13:22:00Z">
                  <w:rPr>
                    <w:ins w:id="27815" w:author="Thomas Dietz" w:date="2012-08-08T17:05:00Z"/>
                    <w:lang w:val="de-DE"/>
                  </w:rPr>
                </w:rPrChange>
              </w:rPr>
            </w:pPr>
            <w:ins w:id="27816" w:author="Thomas Dietz" w:date="2012-08-08T17:05:00Z">
              <w:r w:rsidRPr="00B80901">
                <w:rPr>
                  <w:rPrChange w:id="27817" w:author="Thomas Dietz" w:date="2012-08-10T13:22:00Z">
                    <w:rPr>
                      <w:lang w:val="de-DE"/>
                    </w:rPr>
                  </w:rPrChange>
                </w:rPr>
                <w:t xml:space="preserve">  grouping OFPortType {</w:t>
              </w:r>
            </w:ins>
          </w:p>
          <w:p w14:paraId="6C848578" w14:textId="77777777" w:rsidR="009F3611" w:rsidRPr="00B80901" w:rsidRDefault="009F3611" w:rsidP="009F3611">
            <w:pPr>
              <w:pStyle w:val="XML1"/>
              <w:rPr>
                <w:ins w:id="27818" w:author="Thomas Dietz" w:date="2012-08-08T17:05:00Z"/>
                <w:rPrChange w:id="27819" w:author="Thomas Dietz" w:date="2012-08-10T13:22:00Z">
                  <w:rPr>
                    <w:ins w:id="27820" w:author="Thomas Dietz" w:date="2012-08-08T17:05:00Z"/>
                    <w:lang w:val="de-DE"/>
                  </w:rPr>
                </w:rPrChange>
              </w:rPr>
            </w:pPr>
            <w:ins w:id="27821" w:author="Thomas Dietz" w:date="2012-08-08T17:05:00Z">
              <w:r w:rsidRPr="00B80901">
                <w:rPr>
                  <w:rPrChange w:id="27822" w:author="Thomas Dietz" w:date="2012-08-10T13:22:00Z">
                    <w:rPr>
                      <w:lang w:val="de-DE"/>
                    </w:rPr>
                  </w:rPrChange>
                </w:rPr>
                <w:t xml:space="preserve">    description "This element specifies all properties of an</w:t>
              </w:r>
            </w:ins>
          </w:p>
          <w:p w14:paraId="33014FF2" w14:textId="77777777" w:rsidR="009F3611" w:rsidRPr="00B80901" w:rsidRDefault="009F3611" w:rsidP="009F3611">
            <w:pPr>
              <w:pStyle w:val="XML1"/>
              <w:rPr>
                <w:ins w:id="27823" w:author="Thomas Dietz" w:date="2012-08-08T17:05:00Z"/>
                <w:rPrChange w:id="27824" w:author="Thomas Dietz" w:date="2012-08-10T13:22:00Z">
                  <w:rPr>
                    <w:ins w:id="27825" w:author="Thomas Dietz" w:date="2012-08-08T17:05:00Z"/>
                    <w:lang w:val="de-DE"/>
                  </w:rPr>
                </w:rPrChange>
              </w:rPr>
            </w:pPr>
            <w:ins w:id="27826" w:author="Thomas Dietz" w:date="2012-08-08T17:05:00Z">
              <w:r w:rsidRPr="00B80901">
                <w:rPr>
                  <w:rPrChange w:id="27827" w:author="Thomas Dietz" w:date="2012-08-10T13:22:00Z">
                    <w:rPr>
                      <w:lang w:val="de-DE"/>
                    </w:rPr>
                  </w:rPrChange>
                </w:rPr>
                <w:t xml:space="preserve">      OpenFlow resource of type OpenFlow Port. It represent a</w:t>
              </w:r>
            </w:ins>
          </w:p>
          <w:p w14:paraId="5464BA6C" w14:textId="77777777" w:rsidR="009F3611" w:rsidRPr="00B80901" w:rsidRDefault="009F3611" w:rsidP="009F3611">
            <w:pPr>
              <w:pStyle w:val="XML1"/>
              <w:rPr>
                <w:ins w:id="27828" w:author="Thomas Dietz" w:date="2012-08-08T17:05:00Z"/>
                <w:rPrChange w:id="27829" w:author="Thomas Dietz" w:date="2012-08-10T13:22:00Z">
                  <w:rPr>
                    <w:ins w:id="27830" w:author="Thomas Dietz" w:date="2012-08-08T17:05:00Z"/>
                    <w:lang w:val="de-DE"/>
                  </w:rPr>
                </w:rPrChange>
              </w:rPr>
            </w:pPr>
            <w:ins w:id="27831" w:author="Thomas Dietz" w:date="2012-08-08T17:05:00Z">
              <w:r w:rsidRPr="00B80901">
                <w:rPr>
                  <w:rPrChange w:id="27832" w:author="Thomas Dietz" w:date="2012-08-10T13:22:00Z">
                    <w:rPr>
                      <w:lang w:val="de-DE"/>
                    </w:rPr>
                  </w:rPrChange>
                </w:rPr>
                <w:t xml:space="preserve">      physical port or a logical port of the OpenFlow Capable</w:t>
              </w:r>
            </w:ins>
          </w:p>
          <w:p w14:paraId="3750B453" w14:textId="77777777" w:rsidR="009F3611" w:rsidRPr="00B80901" w:rsidRDefault="009F3611" w:rsidP="009F3611">
            <w:pPr>
              <w:pStyle w:val="XML1"/>
              <w:rPr>
                <w:ins w:id="27833" w:author="Thomas Dietz" w:date="2012-08-08T17:05:00Z"/>
                <w:rPrChange w:id="27834" w:author="Thomas Dietz" w:date="2012-08-10T13:22:00Z">
                  <w:rPr>
                    <w:ins w:id="27835" w:author="Thomas Dietz" w:date="2012-08-08T17:05:00Z"/>
                    <w:lang w:val="de-DE"/>
                  </w:rPr>
                </w:rPrChange>
              </w:rPr>
            </w:pPr>
            <w:ins w:id="27836" w:author="Thomas Dietz" w:date="2012-08-08T17:05:00Z">
              <w:r w:rsidRPr="00B80901">
                <w:rPr>
                  <w:rPrChange w:id="27837" w:author="Thomas Dietz" w:date="2012-08-10T13:22:00Z">
                    <w:rPr>
                      <w:lang w:val="de-DE"/>
                    </w:rPr>
                  </w:rPrChange>
                </w:rPr>
                <w:t xml:space="preserve">      Switch and can be assigned for exclusive use to an OpenFlow</w:t>
              </w:r>
            </w:ins>
          </w:p>
          <w:p w14:paraId="2E22ADFE" w14:textId="77777777" w:rsidR="009F3611" w:rsidRPr="00B80901" w:rsidRDefault="009F3611" w:rsidP="009F3611">
            <w:pPr>
              <w:pStyle w:val="XML1"/>
              <w:rPr>
                <w:ins w:id="27838" w:author="Thomas Dietz" w:date="2012-08-08T17:05:00Z"/>
                <w:rPrChange w:id="27839" w:author="Thomas Dietz" w:date="2012-08-10T13:22:00Z">
                  <w:rPr>
                    <w:ins w:id="27840" w:author="Thomas Dietz" w:date="2012-08-08T17:05:00Z"/>
                    <w:lang w:val="de-DE"/>
                  </w:rPr>
                </w:rPrChange>
              </w:rPr>
            </w:pPr>
            <w:ins w:id="27841" w:author="Thomas Dietz" w:date="2012-08-08T17:05:00Z">
              <w:r w:rsidRPr="00B80901">
                <w:rPr>
                  <w:rPrChange w:id="27842" w:author="Thomas Dietz" w:date="2012-08-10T13:22:00Z">
                    <w:rPr>
                      <w:lang w:val="de-DE"/>
                    </w:rPr>
                  </w:rPrChange>
                </w:rPr>
                <w:t xml:space="preserve">      Logical Switch.  A logical port represents a tunnel endpoint</w:t>
              </w:r>
            </w:ins>
          </w:p>
          <w:p w14:paraId="0379BAF3" w14:textId="77777777" w:rsidR="009F3611" w:rsidRPr="00B80901" w:rsidRDefault="009F3611" w:rsidP="009F3611">
            <w:pPr>
              <w:pStyle w:val="XML1"/>
              <w:rPr>
                <w:ins w:id="27843" w:author="Thomas Dietz" w:date="2012-08-08T17:05:00Z"/>
                <w:rPrChange w:id="27844" w:author="Thomas Dietz" w:date="2012-08-10T13:22:00Z">
                  <w:rPr>
                    <w:ins w:id="27845" w:author="Thomas Dietz" w:date="2012-08-08T17:05:00Z"/>
                    <w:lang w:val="de-DE"/>
                  </w:rPr>
                </w:rPrChange>
              </w:rPr>
            </w:pPr>
            <w:ins w:id="27846" w:author="Thomas Dietz" w:date="2012-08-08T17:05:00Z">
              <w:r w:rsidRPr="00B80901">
                <w:rPr>
                  <w:rPrChange w:id="27847" w:author="Thomas Dietz" w:date="2012-08-10T13:22:00Z">
                    <w:rPr>
                      <w:lang w:val="de-DE"/>
                    </w:rPr>
                  </w:rPrChange>
                </w:rPr>
                <w:t xml:space="preserve">      as described in the OpenFlow protocol specification versions</w:t>
              </w:r>
            </w:ins>
          </w:p>
          <w:p w14:paraId="7005AF4D" w14:textId="77777777" w:rsidR="009F3611" w:rsidRPr="00B80901" w:rsidRDefault="009F3611" w:rsidP="009F3611">
            <w:pPr>
              <w:pStyle w:val="XML1"/>
              <w:rPr>
                <w:ins w:id="27848" w:author="Thomas Dietz" w:date="2012-08-08T17:05:00Z"/>
                <w:rPrChange w:id="27849" w:author="Thomas Dietz" w:date="2012-08-10T13:22:00Z">
                  <w:rPr>
                    <w:ins w:id="27850" w:author="Thomas Dietz" w:date="2012-08-08T17:05:00Z"/>
                    <w:lang w:val="de-DE"/>
                  </w:rPr>
                </w:rPrChange>
              </w:rPr>
            </w:pPr>
            <w:ins w:id="27851" w:author="Thomas Dietz" w:date="2012-08-08T17:05:00Z">
              <w:r w:rsidRPr="00B80901">
                <w:rPr>
                  <w:rPrChange w:id="27852" w:author="Thomas Dietz" w:date="2012-08-10T13:22:00Z">
                    <w:rPr>
                      <w:lang w:val="de-DE"/>
                    </w:rPr>
                  </w:rPrChange>
                </w:rPr>
                <w:t xml:space="preserve">      1.3 - 1.3.1.</w:t>
              </w:r>
            </w:ins>
          </w:p>
          <w:p w14:paraId="25231190" w14:textId="77777777" w:rsidR="009F3611" w:rsidRPr="00B80901" w:rsidRDefault="009F3611" w:rsidP="009F3611">
            <w:pPr>
              <w:pStyle w:val="XML1"/>
              <w:rPr>
                <w:ins w:id="27853" w:author="Thomas Dietz" w:date="2012-08-08T17:05:00Z"/>
                <w:rPrChange w:id="27854" w:author="Thomas Dietz" w:date="2012-08-10T13:22:00Z">
                  <w:rPr>
                    <w:ins w:id="27855" w:author="Thomas Dietz" w:date="2012-08-08T17:05:00Z"/>
                    <w:lang w:val="de-DE"/>
                  </w:rPr>
                </w:rPrChange>
              </w:rPr>
            </w:pPr>
          </w:p>
          <w:p w14:paraId="4D658D11" w14:textId="77777777" w:rsidR="009F3611" w:rsidRPr="00B80901" w:rsidRDefault="009F3611" w:rsidP="009F3611">
            <w:pPr>
              <w:pStyle w:val="XML1"/>
              <w:rPr>
                <w:ins w:id="27856" w:author="Thomas Dietz" w:date="2012-08-08T17:05:00Z"/>
                <w:rPrChange w:id="27857" w:author="Thomas Dietz" w:date="2012-08-10T13:22:00Z">
                  <w:rPr>
                    <w:ins w:id="27858" w:author="Thomas Dietz" w:date="2012-08-08T17:05:00Z"/>
                    <w:lang w:val="de-DE"/>
                  </w:rPr>
                </w:rPrChange>
              </w:rPr>
            </w:pPr>
            <w:ins w:id="27859" w:author="Thomas Dietz" w:date="2012-08-08T17:05:00Z">
              <w:r w:rsidRPr="00B80901">
                <w:rPr>
                  <w:rPrChange w:id="27860" w:author="Thomas Dietz" w:date="2012-08-10T13:22:00Z">
                    <w:rPr>
                      <w:lang w:val="de-DE"/>
                    </w:rPr>
                  </w:rPrChange>
                </w:rPr>
                <w:t xml:space="preserve">      NETCONF &lt;edit-config&gt; operations MUST be implemented as </w:t>
              </w:r>
            </w:ins>
          </w:p>
          <w:p w14:paraId="4BE19127" w14:textId="77777777" w:rsidR="009F3611" w:rsidRPr="00B80901" w:rsidRDefault="009F3611" w:rsidP="009F3611">
            <w:pPr>
              <w:pStyle w:val="XML1"/>
              <w:rPr>
                <w:ins w:id="27861" w:author="Thomas Dietz" w:date="2012-08-08T17:05:00Z"/>
                <w:rPrChange w:id="27862" w:author="Thomas Dietz" w:date="2012-08-10T13:22:00Z">
                  <w:rPr>
                    <w:ins w:id="27863" w:author="Thomas Dietz" w:date="2012-08-08T17:05:00Z"/>
                    <w:lang w:val="de-DE"/>
                  </w:rPr>
                </w:rPrChange>
              </w:rPr>
            </w:pPr>
            <w:ins w:id="27864" w:author="Thomas Dietz" w:date="2012-08-08T17:05:00Z">
              <w:r w:rsidRPr="00B80901">
                <w:rPr>
                  <w:rPrChange w:id="27865" w:author="Thomas Dietz" w:date="2012-08-10T13:22:00Z">
                    <w:rPr>
                      <w:lang w:val="de-DE"/>
                    </w:rPr>
                  </w:rPrChange>
                </w:rPr>
                <w:t xml:space="preserve">      follows: </w:t>
              </w:r>
            </w:ins>
          </w:p>
          <w:p w14:paraId="278A660D" w14:textId="77777777" w:rsidR="009F3611" w:rsidRPr="00B80901" w:rsidRDefault="009F3611" w:rsidP="009F3611">
            <w:pPr>
              <w:pStyle w:val="XML1"/>
              <w:rPr>
                <w:ins w:id="27866" w:author="Thomas Dietz" w:date="2012-08-08T17:05:00Z"/>
                <w:rPrChange w:id="27867" w:author="Thomas Dietz" w:date="2012-08-10T13:22:00Z">
                  <w:rPr>
                    <w:ins w:id="27868" w:author="Thomas Dietz" w:date="2012-08-08T17:05:00Z"/>
                    <w:lang w:val="de-DE"/>
                  </w:rPr>
                </w:rPrChange>
              </w:rPr>
            </w:pPr>
          </w:p>
          <w:p w14:paraId="0379D53F" w14:textId="77777777" w:rsidR="009F3611" w:rsidRPr="00B80901" w:rsidRDefault="009F3611" w:rsidP="009F3611">
            <w:pPr>
              <w:pStyle w:val="XML1"/>
              <w:rPr>
                <w:ins w:id="27869" w:author="Thomas Dietz" w:date="2012-08-08T17:05:00Z"/>
                <w:rPrChange w:id="27870" w:author="Thomas Dietz" w:date="2012-08-10T13:22:00Z">
                  <w:rPr>
                    <w:ins w:id="27871" w:author="Thomas Dietz" w:date="2012-08-08T17:05:00Z"/>
                    <w:lang w:val="de-DE"/>
                  </w:rPr>
                </w:rPrChange>
              </w:rPr>
            </w:pPr>
            <w:ins w:id="27872" w:author="Thomas Dietz" w:date="2012-08-08T17:05:00Z">
              <w:r w:rsidRPr="00B80901">
                <w:rPr>
                  <w:rPrChange w:id="27873" w:author="Thomas Dietz" w:date="2012-08-10T13:22:00Z">
                    <w:rPr>
                      <w:lang w:val="de-DE"/>
                    </w:rPr>
                  </w:rPrChange>
                </w:rPr>
                <w:t xml:space="preserve">      * The 'resource-id' element of OFResoureType MUST be present</w:t>
              </w:r>
            </w:ins>
          </w:p>
          <w:p w14:paraId="73F6812A" w14:textId="77777777" w:rsidR="009F3611" w:rsidRPr="00B80901" w:rsidRDefault="009F3611" w:rsidP="009F3611">
            <w:pPr>
              <w:pStyle w:val="XML1"/>
              <w:rPr>
                <w:ins w:id="27874" w:author="Thomas Dietz" w:date="2012-08-08T17:05:00Z"/>
                <w:rPrChange w:id="27875" w:author="Thomas Dietz" w:date="2012-08-10T13:22:00Z">
                  <w:rPr>
                    <w:ins w:id="27876" w:author="Thomas Dietz" w:date="2012-08-08T17:05:00Z"/>
                    <w:lang w:val="de-DE"/>
                  </w:rPr>
                </w:rPrChange>
              </w:rPr>
            </w:pPr>
            <w:ins w:id="27877" w:author="Thomas Dietz" w:date="2012-08-08T17:05:00Z">
              <w:r w:rsidRPr="00B80901">
                <w:rPr>
                  <w:rPrChange w:id="27878" w:author="Thomas Dietz" w:date="2012-08-10T13:22:00Z">
                    <w:rPr>
                      <w:lang w:val="de-DE"/>
                    </w:rPr>
                  </w:rPrChange>
                </w:rPr>
                <w:t xml:space="preserve">        at all &lt;edit-config&gt; operations to identify the port.</w:t>
              </w:r>
            </w:ins>
          </w:p>
          <w:p w14:paraId="52C619B3" w14:textId="77777777" w:rsidR="009F3611" w:rsidRPr="00B80901" w:rsidRDefault="009F3611" w:rsidP="009F3611">
            <w:pPr>
              <w:pStyle w:val="XML1"/>
              <w:rPr>
                <w:ins w:id="27879" w:author="Thomas Dietz" w:date="2012-08-08T17:05:00Z"/>
                <w:rPrChange w:id="27880" w:author="Thomas Dietz" w:date="2012-08-10T13:22:00Z">
                  <w:rPr>
                    <w:ins w:id="27881" w:author="Thomas Dietz" w:date="2012-08-08T17:05:00Z"/>
                    <w:lang w:val="de-DE"/>
                  </w:rPr>
                </w:rPrChange>
              </w:rPr>
            </w:pPr>
            <w:ins w:id="27882" w:author="Thomas Dietz" w:date="2012-08-08T17:05:00Z">
              <w:r w:rsidRPr="00B80901">
                <w:rPr>
                  <w:rPrChange w:id="27883" w:author="Thomas Dietz" w:date="2012-08-10T13:22:00Z">
                    <w:rPr>
                      <w:lang w:val="de-DE"/>
                    </w:rPr>
                  </w:rPrChange>
                </w:rPr>
                <w:t xml:space="preserve">      * If the operation is 'merge' or 'replace', the element is</w:t>
              </w:r>
            </w:ins>
          </w:p>
          <w:p w14:paraId="14D4C205" w14:textId="77777777" w:rsidR="009F3611" w:rsidRPr="00B80901" w:rsidRDefault="009F3611" w:rsidP="009F3611">
            <w:pPr>
              <w:pStyle w:val="XML1"/>
              <w:rPr>
                <w:ins w:id="27884" w:author="Thomas Dietz" w:date="2012-08-08T17:05:00Z"/>
                <w:rPrChange w:id="27885" w:author="Thomas Dietz" w:date="2012-08-10T13:22:00Z">
                  <w:rPr>
                    <w:ins w:id="27886" w:author="Thomas Dietz" w:date="2012-08-08T17:05:00Z"/>
                    <w:lang w:val="de-DE"/>
                  </w:rPr>
                </w:rPrChange>
              </w:rPr>
            </w:pPr>
            <w:ins w:id="27887" w:author="Thomas Dietz" w:date="2012-08-08T17:05:00Z">
              <w:r w:rsidRPr="00B80901">
                <w:rPr>
                  <w:rPrChange w:id="27888" w:author="Thomas Dietz" w:date="2012-08-10T13:22:00Z">
                    <w:rPr>
                      <w:lang w:val="de-DE"/>
                    </w:rPr>
                  </w:rPrChange>
                </w:rPr>
                <w:t xml:space="preserve">        created if it does not exist, and its value is set to the</w:t>
              </w:r>
            </w:ins>
          </w:p>
          <w:p w14:paraId="4123F310" w14:textId="77777777" w:rsidR="009F3611" w:rsidRPr="00B80901" w:rsidRDefault="009F3611" w:rsidP="009F3611">
            <w:pPr>
              <w:pStyle w:val="XML1"/>
              <w:rPr>
                <w:ins w:id="27889" w:author="Thomas Dietz" w:date="2012-08-08T17:05:00Z"/>
                <w:rPrChange w:id="27890" w:author="Thomas Dietz" w:date="2012-08-10T13:22:00Z">
                  <w:rPr>
                    <w:ins w:id="27891" w:author="Thomas Dietz" w:date="2012-08-08T17:05:00Z"/>
                    <w:lang w:val="de-DE"/>
                  </w:rPr>
                </w:rPrChange>
              </w:rPr>
            </w:pPr>
            <w:ins w:id="27892" w:author="Thomas Dietz" w:date="2012-08-08T17:05:00Z">
              <w:r w:rsidRPr="00B80901">
                <w:rPr>
                  <w:rPrChange w:id="27893" w:author="Thomas Dietz" w:date="2012-08-10T13:22:00Z">
                    <w:rPr>
                      <w:lang w:val="de-DE"/>
                    </w:rPr>
                  </w:rPrChange>
                </w:rPr>
                <w:t xml:space="preserve">        value found in the XML RPC data.</w:t>
              </w:r>
            </w:ins>
          </w:p>
          <w:p w14:paraId="1B307DF6" w14:textId="77777777" w:rsidR="009F3611" w:rsidRPr="00B80901" w:rsidRDefault="009F3611" w:rsidP="009F3611">
            <w:pPr>
              <w:pStyle w:val="XML1"/>
              <w:rPr>
                <w:ins w:id="27894" w:author="Thomas Dietz" w:date="2012-08-08T17:05:00Z"/>
                <w:rPrChange w:id="27895" w:author="Thomas Dietz" w:date="2012-08-10T13:22:00Z">
                  <w:rPr>
                    <w:ins w:id="27896" w:author="Thomas Dietz" w:date="2012-08-08T17:05:00Z"/>
                    <w:lang w:val="de-DE"/>
                  </w:rPr>
                </w:rPrChange>
              </w:rPr>
            </w:pPr>
            <w:ins w:id="27897" w:author="Thomas Dietz" w:date="2012-08-08T17:05:00Z">
              <w:r w:rsidRPr="00B80901">
                <w:rPr>
                  <w:rPrChange w:id="27898" w:author="Thomas Dietz" w:date="2012-08-10T13:22:00Z">
                    <w:rPr>
                      <w:lang w:val="de-DE"/>
                    </w:rPr>
                  </w:rPrChange>
                </w:rPr>
                <w:t xml:space="preserve">      * If the operation is 'create', the element is created if it</w:t>
              </w:r>
            </w:ins>
          </w:p>
          <w:p w14:paraId="2E5D1558" w14:textId="77777777" w:rsidR="009F3611" w:rsidRPr="00B80901" w:rsidRDefault="009F3611" w:rsidP="009F3611">
            <w:pPr>
              <w:pStyle w:val="XML1"/>
              <w:rPr>
                <w:ins w:id="27899" w:author="Thomas Dietz" w:date="2012-08-08T17:05:00Z"/>
                <w:rPrChange w:id="27900" w:author="Thomas Dietz" w:date="2012-08-10T13:22:00Z">
                  <w:rPr>
                    <w:ins w:id="27901" w:author="Thomas Dietz" w:date="2012-08-08T17:05:00Z"/>
                    <w:lang w:val="de-DE"/>
                  </w:rPr>
                </w:rPrChange>
              </w:rPr>
            </w:pPr>
            <w:ins w:id="27902" w:author="Thomas Dietz" w:date="2012-08-08T17:05:00Z">
              <w:r w:rsidRPr="00B80901">
                <w:rPr>
                  <w:rPrChange w:id="27903" w:author="Thomas Dietz" w:date="2012-08-10T13:22:00Z">
                    <w:rPr>
                      <w:lang w:val="de-DE"/>
                    </w:rPr>
                  </w:rPrChange>
                </w:rPr>
                <w:t xml:space="preserve">        does not exist. If the element already exists, a</w:t>
              </w:r>
            </w:ins>
          </w:p>
          <w:p w14:paraId="440895AE" w14:textId="77777777" w:rsidR="009F3611" w:rsidRPr="00B80901" w:rsidRDefault="009F3611" w:rsidP="009F3611">
            <w:pPr>
              <w:pStyle w:val="XML1"/>
              <w:rPr>
                <w:ins w:id="27904" w:author="Thomas Dietz" w:date="2012-08-08T17:05:00Z"/>
                <w:rPrChange w:id="27905" w:author="Thomas Dietz" w:date="2012-08-10T13:22:00Z">
                  <w:rPr>
                    <w:ins w:id="27906" w:author="Thomas Dietz" w:date="2012-08-08T17:05:00Z"/>
                    <w:lang w:val="de-DE"/>
                  </w:rPr>
                </w:rPrChange>
              </w:rPr>
            </w:pPr>
            <w:ins w:id="27907" w:author="Thomas Dietz" w:date="2012-08-08T17:05:00Z">
              <w:r w:rsidRPr="00B80901">
                <w:rPr>
                  <w:rPrChange w:id="27908" w:author="Thomas Dietz" w:date="2012-08-10T13:22:00Z">
                    <w:rPr>
                      <w:lang w:val="de-DE"/>
                    </w:rPr>
                  </w:rPrChange>
                </w:rPr>
                <w:t xml:space="preserve">        'data</w:t>
              </w:r>
              <w:r w:rsidRPr="00B80901">
                <w:rPr>
                  <w:rFonts w:ascii="MS Mincho" w:eastAsia="MS Mincho" w:hAnsi="MS Mincho" w:cs="MS Mincho"/>
                  <w:rPrChange w:id="27909" w:author="Thomas Dietz" w:date="2012-08-10T13:22:00Z">
                    <w:rPr>
                      <w:rFonts w:ascii="MS Mincho" w:eastAsia="MS Mincho" w:hAnsi="MS Mincho" w:cs="MS Mincho"/>
                      <w:lang w:val="de-DE"/>
                    </w:rPr>
                  </w:rPrChange>
                </w:rPr>
                <w:t>‑</w:t>
              </w:r>
              <w:r w:rsidRPr="00B80901">
                <w:rPr>
                  <w:rPrChange w:id="27910" w:author="Thomas Dietz" w:date="2012-08-10T13:22:00Z">
                    <w:rPr>
                      <w:lang w:val="de-DE"/>
                    </w:rPr>
                  </w:rPrChange>
                </w:rPr>
                <w:t>exists' error is returned.</w:t>
              </w:r>
            </w:ins>
          </w:p>
          <w:p w14:paraId="1862FD58" w14:textId="77777777" w:rsidR="009F3611" w:rsidRPr="00B80901" w:rsidRDefault="009F3611" w:rsidP="009F3611">
            <w:pPr>
              <w:pStyle w:val="XML1"/>
              <w:rPr>
                <w:ins w:id="27911" w:author="Thomas Dietz" w:date="2012-08-08T17:05:00Z"/>
                <w:rPrChange w:id="27912" w:author="Thomas Dietz" w:date="2012-08-10T13:22:00Z">
                  <w:rPr>
                    <w:ins w:id="27913" w:author="Thomas Dietz" w:date="2012-08-08T17:05:00Z"/>
                    <w:lang w:val="de-DE"/>
                  </w:rPr>
                </w:rPrChange>
              </w:rPr>
            </w:pPr>
            <w:ins w:id="27914" w:author="Thomas Dietz" w:date="2012-08-08T17:05:00Z">
              <w:r w:rsidRPr="00B80901">
                <w:rPr>
                  <w:rPrChange w:id="27915" w:author="Thomas Dietz" w:date="2012-08-10T13:22:00Z">
                    <w:rPr>
                      <w:lang w:val="de-DE"/>
                    </w:rPr>
                  </w:rPrChange>
                </w:rPr>
                <w:t xml:space="preserve">      * If the operation is 'delete', the element is deleted if it</w:t>
              </w:r>
            </w:ins>
          </w:p>
          <w:p w14:paraId="289DD73C" w14:textId="77777777" w:rsidR="009F3611" w:rsidRPr="00B80901" w:rsidRDefault="009F3611" w:rsidP="009F3611">
            <w:pPr>
              <w:pStyle w:val="XML1"/>
              <w:rPr>
                <w:ins w:id="27916" w:author="Thomas Dietz" w:date="2012-08-08T17:05:00Z"/>
                <w:rPrChange w:id="27917" w:author="Thomas Dietz" w:date="2012-08-10T13:22:00Z">
                  <w:rPr>
                    <w:ins w:id="27918" w:author="Thomas Dietz" w:date="2012-08-08T17:05:00Z"/>
                    <w:lang w:val="de-DE"/>
                  </w:rPr>
                </w:rPrChange>
              </w:rPr>
            </w:pPr>
            <w:ins w:id="27919" w:author="Thomas Dietz" w:date="2012-08-08T17:05:00Z">
              <w:r w:rsidRPr="00B80901">
                <w:rPr>
                  <w:rPrChange w:id="27920" w:author="Thomas Dietz" w:date="2012-08-10T13:22:00Z">
                    <w:rPr>
                      <w:lang w:val="de-DE"/>
                    </w:rPr>
                  </w:rPrChange>
                </w:rPr>
                <w:t xml:space="preserve">        exists. If the element does not exist, a 'data</w:t>
              </w:r>
              <w:r w:rsidRPr="00B80901">
                <w:rPr>
                  <w:rFonts w:ascii="MS Mincho" w:eastAsia="MS Mincho" w:hAnsi="MS Mincho" w:cs="MS Mincho"/>
                  <w:rPrChange w:id="27921" w:author="Thomas Dietz" w:date="2012-08-10T13:22:00Z">
                    <w:rPr>
                      <w:rFonts w:ascii="MS Mincho" w:eastAsia="MS Mincho" w:hAnsi="MS Mincho" w:cs="MS Mincho"/>
                      <w:lang w:val="de-DE"/>
                    </w:rPr>
                  </w:rPrChange>
                </w:rPr>
                <w:t>‑</w:t>
              </w:r>
              <w:r w:rsidRPr="00B80901">
                <w:rPr>
                  <w:rPrChange w:id="27922" w:author="Thomas Dietz" w:date="2012-08-10T13:22:00Z">
                    <w:rPr>
                      <w:lang w:val="de-DE"/>
                    </w:rPr>
                  </w:rPrChange>
                </w:rPr>
                <w:t>missing'</w:t>
              </w:r>
            </w:ins>
          </w:p>
          <w:p w14:paraId="4A56F076" w14:textId="77777777" w:rsidR="009F3611" w:rsidRPr="00B80901" w:rsidRDefault="009F3611" w:rsidP="009F3611">
            <w:pPr>
              <w:pStyle w:val="XML1"/>
              <w:rPr>
                <w:ins w:id="27923" w:author="Thomas Dietz" w:date="2012-08-08T17:05:00Z"/>
                <w:rPrChange w:id="27924" w:author="Thomas Dietz" w:date="2012-08-10T13:22:00Z">
                  <w:rPr>
                    <w:ins w:id="27925" w:author="Thomas Dietz" w:date="2012-08-08T17:05:00Z"/>
                    <w:lang w:val="de-DE"/>
                  </w:rPr>
                </w:rPrChange>
              </w:rPr>
            </w:pPr>
            <w:ins w:id="27926" w:author="Thomas Dietz" w:date="2012-08-08T17:05:00Z">
              <w:r w:rsidRPr="00B80901">
                <w:rPr>
                  <w:rPrChange w:id="27927" w:author="Thomas Dietz" w:date="2012-08-10T13:22:00Z">
                    <w:rPr>
                      <w:lang w:val="de-DE"/>
                    </w:rPr>
                  </w:rPrChange>
                </w:rPr>
                <w:t xml:space="preserve">        error is returned.";</w:t>
              </w:r>
            </w:ins>
          </w:p>
          <w:p w14:paraId="0453CCA4" w14:textId="77777777" w:rsidR="009F3611" w:rsidRPr="00B80901" w:rsidRDefault="009F3611" w:rsidP="009F3611">
            <w:pPr>
              <w:pStyle w:val="XML1"/>
              <w:rPr>
                <w:ins w:id="27928" w:author="Thomas Dietz" w:date="2012-08-08T17:05:00Z"/>
                <w:rPrChange w:id="27929" w:author="Thomas Dietz" w:date="2012-08-10T13:22:00Z">
                  <w:rPr>
                    <w:ins w:id="27930" w:author="Thomas Dietz" w:date="2012-08-08T17:05:00Z"/>
                    <w:lang w:val="de-DE"/>
                  </w:rPr>
                </w:rPrChange>
              </w:rPr>
            </w:pPr>
            <w:ins w:id="27931" w:author="Thomas Dietz" w:date="2012-08-08T17:05:00Z">
              <w:r w:rsidRPr="00B80901">
                <w:rPr>
                  <w:rPrChange w:id="27932" w:author="Thomas Dietz" w:date="2012-08-10T13:22:00Z">
                    <w:rPr>
                      <w:lang w:val="de-DE"/>
                    </w:rPr>
                  </w:rPrChange>
                </w:rPr>
                <w:t xml:space="preserve">    uses OFResourceType;</w:t>
              </w:r>
            </w:ins>
          </w:p>
          <w:p w14:paraId="1DDE6707" w14:textId="77777777" w:rsidR="009F3611" w:rsidRPr="00B80901" w:rsidRDefault="009F3611" w:rsidP="009F3611">
            <w:pPr>
              <w:pStyle w:val="XML1"/>
              <w:rPr>
                <w:ins w:id="27933" w:author="Thomas Dietz" w:date="2012-08-08T17:05:00Z"/>
                <w:rPrChange w:id="27934" w:author="Thomas Dietz" w:date="2012-08-10T13:22:00Z">
                  <w:rPr>
                    <w:ins w:id="27935" w:author="Thomas Dietz" w:date="2012-08-08T17:05:00Z"/>
                    <w:lang w:val="de-DE"/>
                  </w:rPr>
                </w:rPrChange>
              </w:rPr>
            </w:pPr>
            <w:ins w:id="27936" w:author="Thomas Dietz" w:date="2012-08-08T17:05:00Z">
              <w:r w:rsidRPr="00B80901">
                <w:rPr>
                  <w:rPrChange w:id="27937" w:author="Thomas Dietz" w:date="2012-08-10T13:22:00Z">
                    <w:rPr>
                      <w:lang w:val="de-DE"/>
                    </w:rPr>
                  </w:rPrChange>
                </w:rPr>
                <w:t xml:space="preserve">    leaf number {</w:t>
              </w:r>
            </w:ins>
          </w:p>
          <w:p w14:paraId="78233AE7" w14:textId="77777777" w:rsidR="009F3611" w:rsidRPr="00B80901" w:rsidRDefault="009F3611" w:rsidP="009F3611">
            <w:pPr>
              <w:pStyle w:val="XML1"/>
              <w:rPr>
                <w:ins w:id="27938" w:author="Thomas Dietz" w:date="2012-08-08T17:05:00Z"/>
                <w:rPrChange w:id="27939" w:author="Thomas Dietz" w:date="2012-08-10T13:22:00Z">
                  <w:rPr>
                    <w:ins w:id="27940" w:author="Thomas Dietz" w:date="2012-08-08T17:05:00Z"/>
                    <w:lang w:val="de-DE"/>
                  </w:rPr>
                </w:rPrChange>
              </w:rPr>
            </w:pPr>
            <w:ins w:id="27941" w:author="Thomas Dietz" w:date="2012-08-08T17:05:00Z">
              <w:r w:rsidRPr="00B80901">
                <w:rPr>
                  <w:rPrChange w:id="27942" w:author="Thomas Dietz" w:date="2012-08-10T13:22:00Z">
                    <w:rPr>
                      <w:lang w:val="de-DE"/>
                    </w:rPr>
                  </w:rPrChange>
                </w:rPr>
                <w:lastRenderedPageBreak/>
                <w:t xml:space="preserve">      type uint64;</w:t>
              </w:r>
            </w:ins>
          </w:p>
          <w:p w14:paraId="7A979511" w14:textId="77777777" w:rsidR="009F3611" w:rsidRPr="00B80901" w:rsidRDefault="009F3611" w:rsidP="009F3611">
            <w:pPr>
              <w:pStyle w:val="XML1"/>
              <w:rPr>
                <w:ins w:id="27943" w:author="Thomas Dietz" w:date="2012-08-08T17:05:00Z"/>
                <w:rPrChange w:id="27944" w:author="Thomas Dietz" w:date="2012-08-10T13:22:00Z">
                  <w:rPr>
                    <w:ins w:id="27945" w:author="Thomas Dietz" w:date="2012-08-08T17:05:00Z"/>
                    <w:lang w:val="de-DE"/>
                  </w:rPr>
                </w:rPrChange>
              </w:rPr>
            </w:pPr>
            <w:ins w:id="27946" w:author="Thomas Dietz" w:date="2012-08-08T17:05:00Z">
              <w:r w:rsidRPr="00B80901">
                <w:rPr>
                  <w:rPrChange w:id="27947" w:author="Thomas Dietz" w:date="2012-08-10T13:22:00Z">
                    <w:rPr>
                      <w:lang w:val="de-DE"/>
                    </w:rPr>
                  </w:rPrChange>
                </w:rPr>
                <w:t xml:space="preserve">      config false;</w:t>
              </w:r>
            </w:ins>
          </w:p>
          <w:p w14:paraId="243EB59F" w14:textId="77777777" w:rsidR="009F3611" w:rsidRPr="00B80901" w:rsidRDefault="009F3611" w:rsidP="009F3611">
            <w:pPr>
              <w:pStyle w:val="XML1"/>
              <w:rPr>
                <w:ins w:id="27948" w:author="Thomas Dietz" w:date="2012-08-08T17:05:00Z"/>
                <w:rPrChange w:id="27949" w:author="Thomas Dietz" w:date="2012-08-10T13:22:00Z">
                  <w:rPr>
                    <w:ins w:id="27950" w:author="Thomas Dietz" w:date="2012-08-08T17:05:00Z"/>
                    <w:lang w:val="de-DE"/>
                  </w:rPr>
                </w:rPrChange>
              </w:rPr>
            </w:pPr>
            <w:ins w:id="27951" w:author="Thomas Dietz" w:date="2012-08-08T17:05:00Z">
              <w:r w:rsidRPr="00B80901">
                <w:rPr>
                  <w:rPrChange w:id="27952" w:author="Thomas Dietz" w:date="2012-08-10T13:22:00Z">
                    <w:rPr>
                      <w:lang w:val="de-DE"/>
                    </w:rPr>
                  </w:rPrChange>
                </w:rPr>
                <w:t xml:space="preserve">      description "This number identifies the OpenFlow Port to </w:t>
              </w:r>
            </w:ins>
          </w:p>
          <w:p w14:paraId="14CA65C3" w14:textId="77777777" w:rsidR="009F3611" w:rsidRPr="00B80901" w:rsidRDefault="009F3611" w:rsidP="009F3611">
            <w:pPr>
              <w:pStyle w:val="XML1"/>
              <w:rPr>
                <w:ins w:id="27953" w:author="Thomas Dietz" w:date="2012-08-08T17:05:00Z"/>
                <w:rPrChange w:id="27954" w:author="Thomas Dietz" w:date="2012-08-10T13:22:00Z">
                  <w:rPr>
                    <w:ins w:id="27955" w:author="Thomas Dietz" w:date="2012-08-08T17:05:00Z"/>
                    <w:lang w:val="de-DE"/>
                  </w:rPr>
                </w:rPrChange>
              </w:rPr>
            </w:pPr>
            <w:ins w:id="27956" w:author="Thomas Dietz" w:date="2012-08-08T17:05:00Z">
              <w:r w:rsidRPr="00B80901">
                <w:rPr>
                  <w:rPrChange w:id="27957" w:author="Thomas Dietz" w:date="2012-08-10T13:22:00Z">
                    <w:rPr>
                      <w:lang w:val="de-DE"/>
                    </w:rPr>
                  </w:rPrChange>
                </w:rPr>
                <w:t xml:space="preserve">        OpenFlow Controllers. It is assigned to an OpenFlow Port </w:t>
              </w:r>
            </w:ins>
          </w:p>
          <w:p w14:paraId="33AEAAE1" w14:textId="77777777" w:rsidR="009F3611" w:rsidRPr="00B80901" w:rsidRDefault="009F3611" w:rsidP="009F3611">
            <w:pPr>
              <w:pStyle w:val="XML1"/>
              <w:rPr>
                <w:ins w:id="27958" w:author="Thomas Dietz" w:date="2012-08-08T17:05:00Z"/>
                <w:rPrChange w:id="27959" w:author="Thomas Dietz" w:date="2012-08-10T13:22:00Z">
                  <w:rPr>
                    <w:ins w:id="27960" w:author="Thomas Dietz" w:date="2012-08-08T17:05:00Z"/>
                    <w:lang w:val="de-DE"/>
                  </w:rPr>
                </w:rPrChange>
              </w:rPr>
            </w:pPr>
            <w:ins w:id="27961" w:author="Thomas Dietz" w:date="2012-08-08T17:05:00Z">
              <w:r w:rsidRPr="00B80901">
                <w:rPr>
                  <w:rPrChange w:id="27962" w:author="Thomas Dietz" w:date="2012-08-10T13:22:00Z">
                    <w:rPr>
                      <w:lang w:val="de-DE"/>
                    </w:rPr>
                  </w:rPrChange>
                </w:rPr>
                <w:t xml:space="preserve">        latest when the OpenFlow Port is associated with and</w:t>
              </w:r>
            </w:ins>
          </w:p>
          <w:p w14:paraId="4EDE46B0" w14:textId="77777777" w:rsidR="009F3611" w:rsidRPr="00B80901" w:rsidRDefault="009F3611" w:rsidP="009F3611">
            <w:pPr>
              <w:pStyle w:val="XML1"/>
              <w:rPr>
                <w:ins w:id="27963" w:author="Thomas Dietz" w:date="2012-08-08T17:05:00Z"/>
                <w:rPrChange w:id="27964" w:author="Thomas Dietz" w:date="2012-08-10T13:22:00Z">
                  <w:rPr>
                    <w:ins w:id="27965" w:author="Thomas Dietz" w:date="2012-08-08T17:05:00Z"/>
                    <w:lang w:val="de-DE"/>
                  </w:rPr>
                </w:rPrChange>
              </w:rPr>
            </w:pPr>
            <w:ins w:id="27966" w:author="Thomas Dietz" w:date="2012-08-08T17:05:00Z">
              <w:r w:rsidRPr="00B80901">
                <w:rPr>
                  <w:rPrChange w:id="27967" w:author="Thomas Dietz" w:date="2012-08-10T13:22:00Z">
                    <w:rPr>
                      <w:lang w:val="de-DE"/>
                    </w:rPr>
                  </w:rPrChange>
                </w:rPr>
                <w:t xml:space="preserve">        OpenFlow Logical Switch.  If the OpenFlow Port is</w:t>
              </w:r>
            </w:ins>
          </w:p>
          <w:p w14:paraId="404ABCAF" w14:textId="77777777" w:rsidR="009F3611" w:rsidRPr="00B80901" w:rsidRDefault="009F3611" w:rsidP="009F3611">
            <w:pPr>
              <w:pStyle w:val="XML1"/>
              <w:rPr>
                <w:ins w:id="27968" w:author="Thomas Dietz" w:date="2012-08-08T17:05:00Z"/>
                <w:rPrChange w:id="27969" w:author="Thomas Dietz" w:date="2012-08-10T13:22:00Z">
                  <w:rPr>
                    <w:ins w:id="27970" w:author="Thomas Dietz" w:date="2012-08-08T17:05:00Z"/>
                    <w:lang w:val="de-DE"/>
                  </w:rPr>
                </w:rPrChange>
              </w:rPr>
            </w:pPr>
            <w:ins w:id="27971" w:author="Thomas Dietz" w:date="2012-08-08T17:05:00Z">
              <w:r w:rsidRPr="00B80901">
                <w:rPr>
                  <w:rPrChange w:id="27972" w:author="Thomas Dietz" w:date="2012-08-10T13:22:00Z">
                    <w:rPr>
                      <w:lang w:val="de-DE"/>
                    </w:rPr>
                  </w:rPrChange>
                </w:rPr>
                <w:t xml:space="preserve">        associated with an OpenFlow Logical Switch, this element</w:t>
              </w:r>
            </w:ins>
          </w:p>
          <w:p w14:paraId="0E354AE3" w14:textId="77777777" w:rsidR="009F3611" w:rsidRPr="00B80901" w:rsidRDefault="009F3611" w:rsidP="009F3611">
            <w:pPr>
              <w:pStyle w:val="XML1"/>
              <w:rPr>
                <w:ins w:id="27973" w:author="Thomas Dietz" w:date="2012-08-08T17:05:00Z"/>
                <w:rPrChange w:id="27974" w:author="Thomas Dietz" w:date="2012-08-10T13:22:00Z">
                  <w:rPr>
                    <w:ins w:id="27975" w:author="Thomas Dietz" w:date="2012-08-08T17:05:00Z"/>
                    <w:lang w:val="de-DE"/>
                  </w:rPr>
                </w:rPrChange>
              </w:rPr>
            </w:pPr>
            <w:ins w:id="27976" w:author="Thomas Dietz" w:date="2012-08-08T17:05:00Z">
              <w:r w:rsidRPr="00B80901">
                <w:rPr>
                  <w:rPrChange w:id="27977" w:author="Thomas Dietz" w:date="2012-08-10T13:22:00Z">
                    <w:rPr>
                      <w:lang w:val="de-DE"/>
                    </w:rPr>
                  </w:rPrChange>
                </w:rPr>
                <w:t xml:space="preserve">        MUST be unique within the context of the OpenFlow Logical</w:t>
              </w:r>
            </w:ins>
          </w:p>
          <w:p w14:paraId="2D869A9E" w14:textId="77777777" w:rsidR="009F3611" w:rsidRPr="00B80901" w:rsidRDefault="009F3611" w:rsidP="009F3611">
            <w:pPr>
              <w:pStyle w:val="XML1"/>
              <w:rPr>
                <w:ins w:id="27978" w:author="Thomas Dietz" w:date="2012-08-08T17:05:00Z"/>
                <w:rPrChange w:id="27979" w:author="Thomas Dietz" w:date="2012-08-10T13:22:00Z">
                  <w:rPr>
                    <w:ins w:id="27980" w:author="Thomas Dietz" w:date="2012-08-08T17:05:00Z"/>
                    <w:lang w:val="de-DE"/>
                  </w:rPr>
                </w:rPrChange>
              </w:rPr>
            </w:pPr>
            <w:ins w:id="27981" w:author="Thomas Dietz" w:date="2012-08-08T17:05:00Z">
              <w:r w:rsidRPr="00B80901">
                <w:rPr>
                  <w:rPrChange w:id="27982" w:author="Thomas Dietz" w:date="2012-08-10T13:22:00Z">
                    <w:rPr>
                      <w:lang w:val="de-DE"/>
                    </w:rPr>
                  </w:rPrChange>
                </w:rPr>
                <w:t xml:space="preserve">        Switch.  </w:t>
              </w:r>
            </w:ins>
          </w:p>
          <w:p w14:paraId="1FE66310" w14:textId="77777777" w:rsidR="009F3611" w:rsidRPr="00B80901" w:rsidRDefault="009F3611" w:rsidP="009F3611">
            <w:pPr>
              <w:pStyle w:val="XML1"/>
              <w:rPr>
                <w:ins w:id="27983" w:author="Thomas Dietz" w:date="2012-08-08T17:05:00Z"/>
                <w:rPrChange w:id="27984" w:author="Thomas Dietz" w:date="2012-08-10T13:22:00Z">
                  <w:rPr>
                    <w:ins w:id="27985" w:author="Thomas Dietz" w:date="2012-08-08T17:05:00Z"/>
                    <w:lang w:val="de-DE"/>
                  </w:rPr>
                </w:rPrChange>
              </w:rPr>
            </w:pPr>
            <w:ins w:id="27986" w:author="Thomas Dietz" w:date="2012-08-08T17:05:00Z">
              <w:r w:rsidRPr="00B80901">
                <w:rPr>
                  <w:rPrChange w:id="27987" w:author="Thomas Dietz" w:date="2012-08-10T13:22:00Z">
                    <w:rPr>
                      <w:lang w:val="de-DE"/>
                    </w:rPr>
                  </w:rPrChange>
                </w:rPr>
                <w:t xml:space="preserve">      </w:t>
              </w:r>
            </w:ins>
          </w:p>
          <w:p w14:paraId="6473111C" w14:textId="77777777" w:rsidR="009F3611" w:rsidRPr="00B80901" w:rsidRDefault="009F3611" w:rsidP="009F3611">
            <w:pPr>
              <w:pStyle w:val="XML1"/>
              <w:rPr>
                <w:ins w:id="27988" w:author="Thomas Dietz" w:date="2012-08-08T17:05:00Z"/>
                <w:rPrChange w:id="27989" w:author="Thomas Dietz" w:date="2012-08-10T13:22:00Z">
                  <w:rPr>
                    <w:ins w:id="27990" w:author="Thomas Dietz" w:date="2012-08-08T17:05:00Z"/>
                    <w:lang w:val="de-DE"/>
                  </w:rPr>
                </w:rPrChange>
              </w:rPr>
            </w:pPr>
            <w:ins w:id="27991" w:author="Thomas Dietz" w:date="2012-08-08T17:05:00Z">
              <w:r w:rsidRPr="00B80901">
                <w:rPr>
                  <w:rPrChange w:id="27992" w:author="Thomas Dietz" w:date="2012-08-10T13:22:00Z">
                    <w:rPr>
                      <w:lang w:val="de-DE"/>
                    </w:rPr>
                  </w:rPrChange>
                </w:rPr>
                <w:t xml:space="preserve">        OpenFlow Capable Switch implementations may choose to</w:t>
              </w:r>
            </w:ins>
          </w:p>
          <w:p w14:paraId="2D645722" w14:textId="77777777" w:rsidR="009F3611" w:rsidRPr="00B80901" w:rsidRDefault="009F3611" w:rsidP="009F3611">
            <w:pPr>
              <w:pStyle w:val="XML1"/>
              <w:rPr>
                <w:ins w:id="27993" w:author="Thomas Dietz" w:date="2012-08-08T17:05:00Z"/>
                <w:rPrChange w:id="27994" w:author="Thomas Dietz" w:date="2012-08-10T13:22:00Z">
                  <w:rPr>
                    <w:ins w:id="27995" w:author="Thomas Dietz" w:date="2012-08-08T17:05:00Z"/>
                    <w:lang w:val="de-DE"/>
                  </w:rPr>
                </w:rPrChange>
              </w:rPr>
            </w:pPr>
            <w:ins w:id="27996" w:author="Thomas Dietz" w:date="2012-08-08T17:05:00Z">
              <w:r w:rsidRPr="00B80901">
                <w:rPr>
                  <w:rPrChange w:id="27997" w:author="Thomas Dietz" w:date="2012-08-10T13:22:00Z">
                    <w:rPr>
                      <w:lang w:val="de-DE"/>
                    </w:rPr>
                  </w:rPrChange>
                </w:rPr>
                <w:t xml:space="preserve">        assign values to OpenFlow Ports that are unique within the</w:t>
              </w:r>
            </w:ins>
          </w:p>
          <w:p w14:paraId="7D6F85C5" w14:textId="77777777" w:rsidR="009F3611" w:rsidRPr="00B80901" w:rsidRDefault="009F3611" w:rsidP="009F3611">
            <w:pPr>
              <w:pStyle w:val="XML1"/>
              <w:rPr>
                <w:ins w:id="27998" w:author="Thomas Dietz" w:date="2012-08-08T17:05:00Z"/>
                <w:rPrChange w:id="27999" w:author="Thomas Dietz" w:date="2012-08-10T13:22:00Z">
                  <w:rPr>
                    <w:ins w:id="28000" w:author="Thomas Dietz" w:date="2012-08-08T17:05:00Z"/>
                    <w:lang w:val="de-DE"/>
                  </w:rPr>
                </w:rPrChange>
              </w:rPr>
            </w:pPr>
            <w:ins w:id="28001" w:author="Thomas Dietz" w:date="2012-08-08T17:05:00Z">
              <w:r w:rsidRPr="00B80901">
                <w:rPr>
                  <w:rPrChange w:id="28002" w:author="Thomas Dietz" w:date="2012-08-10T13:22:00Z">
                    <w:rPr>
                      <w:lang w:val="de-DE"/>
                    </w:rPr>
                  </w:rPrChange>
                </w:rPr>
                <w:t xml:space="preserve">        context of the OpenFlow Logical Switch.  These numbers can</w:t>
              </w:r>
            </w:ins>
          </w:p>
          <w:p w14:paraId="3A6BCF47" w14:textId="77777777" w:rsidR="009F3611" w:rsidRPr="00B80901" w:rsidRDefault="009F3611" w:rsidP="009F3611">
            <w:pPr>
              <w:pStyle w:val="XML1"/>
              <w:rPr>
                <w:ins w:id="28003" w:author="Thomas Dietz" w:date="2012-08-08T17:05:00Z"/>
                <w:rPrChange w:id="28004" w:author="Thomas Dietz" w:date="2012-08-10T13:22:00Z">
                  <w:rPr>
                    <w:ins w:id="28005" w:author="Thomas Dietz" w:date="2012-08-08T17:05:00Z"/>
                    <w:lang w:val="de-DE"/>
                  </w:rPr>
                </w:rPrChange>
              </w:rPr>
            </w:pPr>
            <w:ins w:id="28006" w:author="Thomas Dietz" w:date="2012-08-08T17:05:00Z">
              <w:r w:rsidRPr="00B80901">
                <w:rPr>
                  <w:rPrChange w:id="28007" w:author="Thomas Dietz" w:date="2012-08-10T13:22:00Z">
                    <w:rPr>
                      <w:lang w:val="de-DE"/>
                    </w:rPr>
                  </w:rPrChange>
                </w:rPr>
                <w:t xml:space="preserve">        be used independent of assignments to OpenFlow Logical</w:t>
              </w:r>
            </w:ins>
          </w:p>
          <w:p w14:paraId="54FBA23F" w14:textId="77777777" w:rsidR="009F3611" w:rsidRPr="00B80901" w:rsidRDefault="009F3611" w:rsidP="009F3611">
            <w:pPr>
              <w:pStyle w:val="XML1"/>
              <w:rPr>
                <w:ins w:id="28008" w:author="Thomas Dietz" w:date="2012-08-08T17:05:00Z"/>
                <w:rPrChange w:id="28009" w:author="Thomas Dietz" w:date="2012-08-10T13:22:00Z">
                  <w:rPr>
                    <w:ins w:id="28010" w:author="Thomas Dietz" w:date="2012-08-08T17:05:00Z"/>
                    <w:lang w:val="de-DE"/>
                  </w:rPr>
                </w:rPrChange>
              </w:rPr>
            </w:pPr>
            <w:ins w:id="28011" w:author="Thomas Dietz" w:date="2012-08-08T17:05:00Z">
              <w:r w:rsidRPr="00B80901">
                <w:rPr>
                  <w:rPrChange w:id="28012" w:author="Thomas Dietz" w:date="2012-08-10T13:22:00Z">
                    <w:rPr>
                      <w:lang w:val="de-DE"/>
                    </w:rPr>
                  </w:rPrChange>
                </w:rPr>
                <w:t xml:space="preserve">        Switches. </w:t>
              </w:r>
            </w:ins>
          </w:p>
          <w:p w14:paraId="548C215A" w14:textId="77777777" w:rsidR="009F3611" w:rsidRPr="00B80901" w:rsidRDefault="009F3611" w:rsidP="009F3611">
            <w:pPr>
              <w:pStyle w:val="XML1"/>
              <w:rPr>
                <w:ins w:id="28013" w:author="Thomas Dietz" w:date="2012-08-08T17:05:00Z"/>
                <w:rPrChange w:id="28014" w:author="Thomas Dietz" w:date="2012-08-10T13:22:00Z">
                  <w:rPr>
                    <w:ins w:id="28015" w:author="Thomas Dietz" w:date="2012-08-08T17:05:00Z"/>
                    <w:lang w:val="de-DE"/>
                  </w:rPr>
                </w:rPrChange>
              </w:rPr>
            </w:pPr>
            <w:ins w:id="28016" w:author="Thomas Dietz" w:date="2012-08-08T17:05:00Z">
              <w:r w:rsidRPr="00B80901">
                <w:rPr>
                  <w:rPrChange w:id="28017" w:author="Thomas Dietz" w:date="2012-08-10T13:22:00Z">
                    <w:rPr>
                      <w:lang w:val="de-DE"/>
                    </w:rPr>
                  </w:rPrChange>
                </w:rPr>
                <w:t xml:space="preserve">      </w:t>
              </w:r>
            </w:ins>
          </w:p>
          <w:p w14:paraId="1EE86B10" w14:textId="77777777" w:rsidR="009F3611" w:rsidRPr="00B80901" w:rsidRDefault="009F3611" w:rsidP="009F3611">
            <w:pPr>
              <w:pStyle w:val="XML1"/>
              <w:rPr>
                <w:ins w:id="28018" w:author="Thomas Dietz" w:date="2012-08-08T17:05:00Z"/>
                <w:rPrChange w:id="28019" w:author="Thomas Dietz" w:date="2012-08-10T13:22:00Z">
                  <w:rPr>
                    <w:ins w:id="28020" w:author="Thomas Dietz" w:date="2012-08-08T17:05:00Z"/>
                    <w:lang w:val="de-DE"/>
                  </w:rPr>
                </w:rPrChange>
              </w:rPr>
            </w:pPr>
            <w:ins w:id="28021" w:author="Thomas Dietz" w:date="2012-08-08T17:05:00Z">
              <w:r w:rsidRPr="00B80901">
                <w:rPr>
                  <w:rPrChange w:id="28022" w:author="Thomas Dietz" w:date="2012-08-10T13:22:00Z">
                    <w:rPr>
                      <w:lang w:val="de-DE"/>
                    </w:rPr>
                  </w:rPrChange>
                </w:rPr>
                <w:t xml:space="preserve">        Other implementations may assign values to this element</w:t>
              </w:r>
            </w:ins>
          </w:p>
          <w:p w14:paraId="556017D5" w14:textId="77777777" w:rsidR="009F3611" w:rsidRPr="00B80901" w:rsidRDefault="009F3611" w:rsidP="009F3611">
            <w:pPr>
              <w:pStyle w:val="XML1"/>
              <w:rPr>
                <w:ins w:id="28023" w:author="Thomas Dietz" w:date="2012-08-08T17:05:00Z"/>
                <w:rPrChange w:id="28024" w:author="Thomas Dietz" w:date="2012-08-10T13:22:00Z">
                  <w:rPr>
                    <w:ins w:id="28025" w:author="Thomas Dietz" w:date="2012-08-08T17:05:00Z"/>
                    <w:lang w:val="de-DE"/>
                  </w:rPr>
                </w:rPrChange>
              </w:rPr>
            </w:pPr>
            <w:ins w:id="28026" w:author="Thomas Dietz" w:date="2012-08-08T17:05:00Z">
              <w:r w:rsidRPr="00B80901">
                <w:rPr>
                  <w:rPrChange w:id="28027" w:author="Thomas Dietz" w:date="2012-08-10T13:22:00Z">
                    <w:rPr>
                      <w:lang w:val="de-DE"/>
                    </w:rPr>
                  </w:rPrChange>
                </w:rPr>
                <w:t xml:space="preserve">        only if the OpenFlow Port is assigned to an OpenFlow</w:t>
              </w:r>
            </w:ins>
          </w:p>
          <w:p w14:paraId="627F2A1B" w14:textId="77777777" w:rsidR="009F3611" w:rsidRPr="00B80901" w:rsidRDefault="009F3611" w:rsidP="009F3611">
            <w:pPr>
              <w:pStyle w:val="XML1"/>
              <w:rPr>
                <w:ins w:id="28028" w:author="Thomas Dietz" w:date="2012-08-08T17:05:00Z"/>
                <w:rPrChange w:id="28029" w:author="Thomas Dietz" w:date="2012-08-10T13:22:00Z">
                  <w:rPr>
                    <w:ins w:id="28030" w:author="Thomas Dietz" w:date="2012-08-08T17:05:00Z"/>
                    <w:lang w:val="de-DE"/>
                  </w:rPr>
                </w:rPrChange>
              </w:rPr>
            </w:pPr>
            <w:ins w:id="28031" w:author="Thomas Dietz" w:date="2012-08-08T17:05:00Z">
              <w:r w:rsidRPr="00B80901">
                <w:rPr>
                  <w:rPrChange w:id="28032" w:author="Thomas Dietz" w:date="2012-08-10T13:22:00Z">
                    <w:rPr>
                      <w:lang w:val="de-DE"/>
                    </w:rPr>
                  </w:rPrChange>
                </w:rPr>
                <w:t xml:space="preserve">        Logical Switch.  If no value is currently assigned to this</w:t>
              </w:r>
            </w:ins>
          </w:p>
          <w:p w14:paraId="437F44F2" w14:textId="77777777" w:rsidR="009F3611" w:rsidRPr="00B80901" w:rsidRDefault="009F3611" w:rsidP="009F3611">
            <w:pPr>
              <w:pStyle w:val="XML1"/>
              <w:rPr>
                <w:ins w:id="28033" w:author="Thomas Dietz" w:date="2012-08-08T17:05:00Z"/>
                <w:rPrChange w:id="28034" w:author="Thomas Dietz" w:date="2012-08-10T13:22:00Z">
                  <w:rPr>
                    <w:ins w:id="28035" w:author="Thomas Dietz" w:date="2012-08-08T17:05:00Z"/>
                    <w:lang w:val="de-DE"/>
                  </w:rPr>
                </w:rPrChange>
              </w:rPr>
            </w:pPr>
            <w:ins w:id="28036" w:author="Thomas Dietz" w:date="2012-08-08T17:05:00Z">
              <w:r w:rsidRPr="00B80901">
                <w:rPr>
                  <w:rPrChange w:id="28037" w:author="Thomas Dietz" w:date="2012-08-10T13:22:00Z">
                    <w:rPr>
                      <w:lang w:val="de-DE"/>
                    </w:rPr>
                  </w:rPrChange>
                </w:rPr>
                <w:t xml:space="preserve">        element then this element MUST NOT be included in replies</w:t>
              </w:r>
            </w:ins>
          </w:p>
          <w:p w14:paraId="0484CA6A" w14:textId="77777777" w:rsidR="009F3611" w:rsidRPr="00B80901" w:rsidRDefault="009F3611" w:rsidP="009F3611">
            <w:pPr>
              <w:pStyle w:val="XML1"/>
              <w:rPr>
                <w:ins w:id="28038" w:author="Thomas Dietz" w:date="2012-08-08T17:05:00Z"/>
                <w:rPrChange w:id="28039" w:author="Thomas Dietz" w:date="2012-08-10T13:22:00Z">
                  <w:rPr>
                    <w:ins w:id="28040" w:author="Thomas Dietz" w:date="2012-08-08T17:05:00Z"/>
                    <w:lang w:val="de-DE"/>
                  </w:rPr>
                </w:rPrChange>
              </w:rPr>
            </w:pPr>
            <w:ins w:id="28041" w:author="Thomas Dietz" w:date="2012-08-08T17:05:00Z">
              <w:r w:rsidRPr="00B80901">
                <w:rPr>
                  <w:rPrChange w:id="28042" w:author="Thomas Dietz" w:date="2012-08-10T13:22:00Z">
                    <w:rPr>
                      <w:lang w:val="de-DE"/>
                    </w:rPr>
                  </w:rPrChange>
                </w:rPr>
                <w:t xml:space="preserve">        to NETCONF &lt;get&gt; requests. Since this element is not</w:t>
              </w:r>
            </w:ins>
          </w:p>
          <w:p w14:paraId="7555F775" w14:textId="77777777" w:rsidR="009F3611" w:rsidRPr="00B80901" w:rsidRDefault="009F3611" w:rsidP="009F3611">
            <w:pPr>
              <w:pStyle w:val="XML1"/>
              <w:rPr>
                <w:ins w:id="28043" w:author="Thomas Dietz" w:date="2012-08-08T17:05:00Z"/>
                <w:rPrChange w:id="28044" w:author="Thomas Dietz" w:date="2012-08-10T13:22:00Z">
                  <w:rPr>
                    <w:ins w:id="28045" w:author="Thomas Dietz" w:date="2012-08-08T17:05:00Z"/>
                    <w:lang w:val="de-DE"/>
                  </w:rPr>
                </w:rPrChange>
              </w:rPr>
            </w:pPr>
            <w:ins w:id="28046" w:author="Thomas Dietz" w:date="2012-08-08T17:05:00Z">
              <w:r w:rsidRPr="00B80901">
                <w:rPr>
                  <w:rPrChange w:id="28047" w:author="Thomas Dietz" w:date="2012-08-10T13:22:00Z">
                    <w:rPr>
                      <w:lang w:val="de-DE"/>
                    </w:rPr>
                  </w:rPrChange>
                </w:rPr>
                <w:t xml:space="preserve">        configurable with the NETCONF protocol it MUST NOT be</w:t>
              </w:r>
            </w:ins>
          </w:p>
          <w:p w14:paraId="7E03311F" w14:textId="77777777" w:rsidR="009F3611" w:rsidRPr="00B80901" w:rsidRDefault="009F3611" w:rsidP="009F3611">
            <w:pPr>
              <w:pStyle w:val="XML1"/>
              <w:rPr>
                <w:ins w:id="28048" w:author="Thomas Dietz" w:date="2012-08-08T17:05:00Z"/>
                <w:rPrChange w:id="28049" w:author="Thomas Dietz" w:date="2012-08-10T13:22:00Z">
                  <w:rPr>
                    <w:ins w:id="28050" w:author="Thomas Dietz" w:date="2012-08-08T17:05:00Z"/>
                    <w:lang w:val="de-DE"/>
                  </w:rPr>
                </w:rPrChange>
              </w:rPr>
            </w:pPr>
            <w:ins w:id="28051" w:author="Thomas Dietz" w:date="2012-08-08T17:05:00Z">
              <w:r w:rsidRPr="00B80901">
                <w:rPr>
                  <w:rPrChange w:id="28052" w:author="Thomas Dietz" w:date="2012-08-10T13:22:00Z">
                    <w:rPr>
                      <w:lang w:val="de-DE"/>
                    </w:rPr>
                  </w:rPrChange>
                </w:rPr>
                <w:t xml:space="preserve">        included in replies to NETCONF &lt;get-config&gt; requests.";</w:t>
              </w:r>
            </w:ins>
          </w:p>
          <w:p w14:paraId="5B806892" w14:textId="77777777" w:rsidR="009F3611" w:rsidRPr="00B80901" w:rsidRDefault="009F3611" w:rsidP="009F3611">
            <w:pPr>
              <w:pStyle w:val="XML1"/>
              <w:rPr>
                <w:ins w:id="28053" w:author="Thomas Dietz" w:date="2012-08-08T17:05:00Z"/>
                <w:rPrChange w:id="28054" w:author="Thomas Dietz" w:date="2012-08-10T13:22:00Z">
                  <w:rPr>
                    <w:ins w:id="28055" w:author="Thomas Dietz" w:date="2012-08-08T17:05:00Z"/>
                    <w:lang w:val="de-DE"/>
                  </w:rPr>
                </w:rPrChange>
              </w:rPr>
            </w:pPr>
            <w:ins w:id="28056" w:author="Thomas Dietz" w:date="2012-08-08T17:05:00Z">
              <w:r w:rsidRPr="00B80901">
                <w:rPr>
                  <w:rPrChange w:id="28057" w:author="Thomas Dietz" w:date="2012-08-10T13:22:00Z">
                    <w:rPr>
                      <w:lang w:val="de-DE"/>
                    </w:rPr>
                  </w:rPrChange>
                </w:rPr>
                <w:t xml:space="preserve">    }</w:t>
              </w:r>
            </w:ins>
          </w:p>
          <w:p w14:paraId="6838A20C" w14:textId="77777777" w:rsidR="009F3611" w:rsidRPr="00B80901" w:rsidRDefault="009F3611" w:rsidP="009F3611">
            <w:pPr>
              <w:pStyle w:val="XML1"/>
              <w:rPr>
                <w:ins w:id="28058" w:author="Thomas Dietz" w:date="2012-08-08T17:05:00Z"/>
                <w:rPrChange w:id="28059" w:author="Thomas Dietz" w:date="2012-08-10T13:22:00Z">
                  <w:rPr>
                    <w:ins w:id="28060" w:author="Thomas Dietz" w:date="2012-08-08T17:05:00Z"/>
                    <w:lang w:val="de-DE"/>
                  </w:rPr>
                </w:rPrChange>
              </w:rPr>
            </w:pPr>
            <w:ins w:id="28061" w:author="Thomas Dietz" w:date="2012-08-08T17:05:00Z">
              <w:r w:rsidRPr="00B80901">
                <w:rPr>
                  <w:rPrChange w:id="28062" w:author="Thomas Dietz" w:date="2012-08-10T13:22:00Z">
                    <w:rPr>
                      <w:lang w:val="de-DE"/>
                    </w:rPr>
                  </w:rPrChange>
                </w:rPr>
                <w:t xml:space="preserve">    leaf name {</w:t>
              </w:r>
            </w:ins>
          </w:p>
          <w:p w14:paraId="5FAD8D9C" w14:textId="77777777" w:rsidR="009F3611" w:rsidRPr="00B80901" w:rsidRDefault="009F3611" w:rsidP="009F3611">
            <w:pPr>
              <w:pStyle w:val="XML1"/>
              <w:rPr>
                <w:ins w:id="28063" w:author="Thomas Dietz" w:date="2012-08-08T17:05:00Z"/>
                <w:rPrChange w:id="28064" w:author="Thomas Dietz" w:date="2012-08-10T13:22:00Z">
                  <w:rPr>
                    <w:ins w:id="28065" w:author="Thomas Dietz" w:date="2012-08-08T17:05:00Z"/>
                    <w:lang w:val="de-DE"/>
                  </w:rPr>
                </w:rPrChange>
              </w:rPr>
            </w:pPr>
            <w:ins w:id="28066" w:author="Thomas Dietz" w:date="2012-08-08T17:05:00Z">
              <w:r w:rsidRPr="00B80901">
                <w:rPr>
                  <w:rPrChange w:id="28067" w:author="Thomas Dietz" w:date="2012-08-10T13:22:00Z">
                    <w:rPr>
                      <w:lang w:val="de-DE"/>
                    </w:rPr>
                  </w:rPrChange>
                </w:rPr>
                <w:t xml:space="preserve">      type string { length "1..16"; }</w:t>
              </w:r>
            </w:ins>
          </w:p>
          <w:p w14:paraId="201E7F0D" w14:textId="77777777" w:rsidR="009F3611" w:rsidRPr="00B80901" w:rsidRDefault="009F3611" w:rsidP="009F3611">
            <w:pPr>
              <w:pStyle w:val="XML1"/>
              <w:rPr>
                <w:ins w:id="28068" w:author="Thomas Dietz" w:date="2012-08-08T17:05:00Z"/>
                <w:rPrChange w:id="28069" w:author="Thomas Dietz" w:date="2012-08-10T13:22:00Z">
                  <w:rPr>
                    <w:ins w:id="28070" w:author="Thomas Dietz" w:date="2012-08-08T17:05:00Z"/>
                    <w:lang w:val="de-DE"/>
                  </w:rPr>
                </w:rPrChange>
              </w:rPr>
            </w:pPr>
            <w:ins w:id="28071" w:author="Thomas Dietz" w:date="2012-08-08T17:05:00Z">
              <w:r w:rsidRPr="00B80901">
                <w:rPr>
                  <w:rPrChange w:id="28072" w:author="Thomas Dietz" w:date="2012-08-10T13:22:00Z">
                    <w:rPr>
                      <w:lang w:val="de-DE"/>
                    </w:rPr>
                  </w:rPrChange>
                </w:rPr>
                <w:t xml:space="preserve">      config false;</w:t>
              </w:r>
            </w:ins>
          </w:p>
          <w:p w14:paraId="4CFCE658" w14:textId="77777777" w:rsidR="009F3611" w:rsidRPr="00B80901" w:rsidRDefault="009F3611" w:rsidP="009F3611">
            <w:pPr>
              <w:pStyle w:val="XML1"/>
              <w:rPr>
                <w:ins w:id="28073" w:author="Thomas Dietz" w:date="2012-08-08T17:05:00Z"/>
                <w:rPrChange w:id="28074" w:author="Thomas Dietz" w:date="2012-08-10T13:22:00Z">
                  <w:rPr>
                    <w:ins w:id="28075" w:author="Thomas Dietz" w:date="2012-08-08T17:05:00Z"/>
                    <w:lang w:val="de-DE"/>
                  </w:rPr>
                </w:rPrChange>
              </w:rPr>
            </w:pPr>
            <w:ins w:id="28076" w:author="Thomas Dietz" w:date="2012-08-08T17:05:00Z">
              <w:r w:rsidRPr="00B80901">
                <w:rPr>
                  <w:rPrChange w:id="28077" w:author="Thomas Dietz" w:date="2012-08-10T13:22:00Z">
                    <w:rPr>
                      <w:lang w:val="de-DE"/>
                    </w:rPr>
                  </w:rPrChange>
                </w:rPr>
                <w:t xml:space="preserve">      description "This element assists OpenFlow Controllers in </w:t>
              </w:r>
            </w:ins>
          </w:p>
          <w:p w14:paraId="1D1DA8E5" w14:textId="77777777" w:rsidR="009F3611" w:rsidRPr="00B80901" w:rsidRDefault="009F3611" w:rsidP="009F3611">
            <w:pPr>
              <w:pStyle w:val="XML1"/>
              <w:rPr>
                <w:ins w:id="28078" w:author="Thomas Dietz" w:date="2012-08-08T17:05:00Z"/>
                <w:rPrChange w:id="28079" w:author="Thomas Dietz" w:date="2012-08-10T13:22:00Z">
                  <w:rPr>
                    <w:ins w:id="28080" w:author="Thomas Dietz" w:date="2012-08-08T17:05:00Z"/>
                    <w:lang w:val="de-DE"/>
                  </w:rPr>
                </w:rPrChange>
              </w:rPr>
            </w:pPr>
            <w:ins w:id="28081" w:author="Thomas Dietz" w:date="2012-08-08T17:05:00Z">
              <w:r w:rsidRPr="00B80901">
                <w:rPr>
                  <w:rPrChange w:id="28082" w:author="Thomas Dietz" w:date="2012-08-10T13:22:00Z">
                    <w:rPr>
                      <w:lang w:val="de-DE"/>
                    </w:rPr>
                  </w:rPrChange>
                </w:rPr>
                <w:t xml:space="preserve">        identifying OpenFlow Ports.  </w:t>
              </w:r>
            </w:ins>
          </w:p>
          <w:p w14:paraId="15E51463" w14:textId="77777777" w:rsidR="009F3611" w:rsidRPr="00B80901" w:rsidRDefault="009F3611" w:rsidP="009F3611">
            <w:pPr>
              <w:pStyle w:val="XML1"/>
              <w:rPr>
                <w:ins w:id="28083" w:author="Thomas Dietz" w:date="2012-08-08T17:05:00Z"/>
                <w:rPrChange w:id="28084" w:author="Thomas Dietz" w:date="2012-08-10T13:22:00Z">
                  <w:rPr>
                    <w:ins w:id="28085" w:author="Thomas Dietz" w:date="2012-08-08T17:05:00Z"/>
                    <w:lang w:val="de-DE"/>
                  </w:rPr>
                </w:rPrChange>
              </w:rPr>
            </w:pPr>
            <w:ins w:id="28086" w:author="Thomas Dietz" w:date="2012-08-08T17:05:00Z">
              <w:r w:rsidRPr="00B80901">
                <w:rPr>
                  <w:rPrChange w:id="28087" w:author="Thomas Dietz" w:date="2012-08-10T13:22:00Z">
                    <w:rPr>
                      <w:lang w:val="de-DE"/>
                    </w:rPr>
                  </w:rPrChange>
                </w:rPr>
                <w:t xml:space="preserve">      </w:t>
              </w:r>
            </w:ins>
          </w:p>
          <w:p w14:paraId="104BE07A" w14:textId="77777777" w:rsidR="009F3611" w:rsidRPr="00B80901" w:rsidRDefault="009F3611" w:rsidP="009F3611">
            <w:pPr>
              <w:pStyle w:val="XML1"/>
              <w:rPr>
                <w:ins w:id="28088" w:author="Thomas Dietz" w:date="2012-08-08T17:05:00Z"/>
                <w:rPrChange w:id="28089" w:author="Thomas Dietz" w:date="2012-08-10T13:22:00Z">
                  <w:rPr>
                    <w:ins w:id="28090" w:author="Thomas Dietz" w:date="2012-08-08T17:05:00Z"/>
                    <w:lang w:val="de-DE"/>
                  </w:rPr>
                </w:rPrChange>
              </w:rPr>
            </w:pPr>
            <w:ins w:id="28091" w:author="Thomas Dietz" w:date="2012-08-08T17:05:00Z">
              <w:r w:rsidRPr="00B80901">
                <w:rPr>
                  <w:rPrChange w:id="28092" w:author="Thomas Dietz" w:date="2012-08-10T13:22:00Z">
                    <w:rPr>
                      <w:lang w:val="de-DE"/>
                    </w:rPr>
                  </w:rPrChange>
                </w:rPr>
                <w:t xml:space="preserve">        This element is not to be set by the OP-CONFIG protocol,</w:t>
              </w:r>
            </w:ins>
          </w:p>
          <w:p w14:paraId="49EF58E0" w14:textId="77777777" w:rsidR="009F3611" w:rsidRPr="00B80901" w:rsidRDefault="009F3611" w:rsidP="009F3611">
            <w:pPr>
              <w:pStyle w:val="XML1"/>
              <w:rPr>
                <w:ins w:id="28093" w:author="Thomas Dietz" w:date="2012-08-08T17:05:00Z"/>
                <w:rPrChange w:id="28094" w:author="Thomas Dietz" w:date="2012-08-10T13:22:00Z">
                  <w:rPr>
                    <w:ins w:id="28095" w:author="Thomas Dietz" w:date="2012-08-08T17:05:00Z"/>
                    <w:lang w:val="de-DE"/>
                  </w:rPr>
                </w:rPrChange>
              </w:rPr>
            </w:pPr>
            <w:ins w:id="28096" w:author="Thomas Dietz" w:date="2012-08-08T17:05:00Z">
              <w:r w:rsidRPr="00B80901">
                <w:rPr>
                  <w:rPrChange w:id="28097" w:author="Thomas Dietz" w:date="2012-08-10T13:22:00Z">
                    <w:rPr>
                      <w:lang w:val="de-DE"/>
                    </w:rPr>
                  </w:rPrChange>
                </w:rPr>
                <w:t xml:space="preserve">        but it is set by the switch implementation.  It may be set</w:t>
              </w:r>
            </w:ins>
          </w:p>
          <w:p w14:paraId="7E3157D2" w14:textId="77777777" w:rsidR="009F3611" w:rsidRPr="00B80901" w:rsidRDefault="009F3611" w:rsidP="009F3611">
            <w:pPr>
              <w:pStyle w:val="XML1"/>
              <w:rPr>
                <w:ins w:id="28098" w:author="Thomas Dietz" w:date="2012-08-08T17:05:00Z"/>
                <w:rPrChange w:id="28099" w:author="Thomas Dietz" w:date="2012-08-10T13:22:00Z">
                  <w:rPr>
                    <w:ins w:id="28100" w:author="Thomas Dietz" w:date="2012-08-08T17:05:00Z"/>
                    <w:lang w:val="de-DE"/>
                  </w:rPr>
                </w:rPrChange>
              </w:rPr>
            </w:pPr>
            <w:ins w:id="28101" w:author="Thomas Dietz" w:date="2012-08-08T17:05:00Z">
              <w:r w:rsidRPr="00B80901">
                <w:rPr>
                  <w:rPrChange w:id="28102" w:author="Thomas Dietz" w:date="2012-08-10T13:22:00Z">
                    <w:rPr>
                      <w:lang w:val="de-DE"/>
                    </w:rPr>
                  </w:rPrChange>
                </w:rPr>
                <w:t xml:space="preserve">        at start-up time of an OpenFlow Capable Switch or when the </w:t>
              </w:r>
            </w:ins>
          </w:p>
          <w:p w14:paraId="46031A4F" w14:textId="77777777" w:rsidR="009F3611" w:rsidRPr="00B80901" w:rsidRDefault="009F3611" w:rsidP="009F3611">
            <w:pPr>
              <w:pStyle w:val="XML1"/>
              <w:rPr>
                <w:ins w:id="28103" w:author="Thomas Dietz" w:date="2012-08-08T17:05:00Z"/>
                <w:rPrChange w:id="28104" w:author="Thomas Dietz" w:date="2012-08-10T13:22:00Z">
                  <w:rPr>
                    <w:ins w:id="28105" w:author="Thomas Dietz" w:date="2012-08-08T17:05:00Z"/>
                    <w:lang w:val="de-DE"/>
                  </w:rPr>
                </w:rPrChange>
              </w:rPr>
            </w:pPr>
            <w:ins w:id="28106" w:author="Thomas Dietz" w:date="2012-08-08T17:05:00Z">
              <w:r w:rsidRPr="00B80901">
                <w:rPr>
                  <w:rPrChange w:id="28107" w:author="Thomas Dietz" w:date="2012-08-10T13:22:00Z">
                    <w:rPr>
                      <w:lang w:val="de-DE"/>
                    </w:rPr>
                  </w:rPrChange>
                </w:rPr>
                <w:t xml:space="preserve">        OpenFlow Port is assigned to an OpenFlow Logical Switch.</w:t>
              </w:r>
            </w:ins>
          </w:p>
          <w:p w14:paraId="00152EAE" w14:textId="77777777" w:rsidR="009F3611" w:rsidRPr="00B80901" w:rsidRDefault="009F3611" w:rsidP="009F3611">
            <w:pPr>
              <w:pStyle w:val="XML1"/>
              <w:rPr>
                <w:ins w:id="28108" w:author="Thomas Dietz" w:date="2012-08-08T17:05:00Z"/>
                <w:rPrChange w:id="28109" w:author="Thomas Dietz" w:date="2012-08-10T13:22:00Z">
                  <w:rPr>
                    <w:ins w:id="28110" w:author="Thomas Dietz" w:date="2012-08-08T17:05:00Z"/>
                    <w:lang w:val="de-DE"/>
                  </w:rPr>
                </w:rPrChange>
              </w:rPr>
            </w:pPr>
            <w:ins w:id="28111" w:author="Thomas Dietz" w:date="2012-08-08T17:05:00Z">
              <w:r w:rsidRPr="00B80901">
                <w:rPr>
                  <w:rPrChange w:id="28112" w:author="Thomas Dietz" w:date="2012-08-10T13:22:00Z">
                    <w:rPr>
                      <w:lang w:val="de-DE"/>
                    </w:rPr>
                  </w:rPrChange>
                </w:rPr>
                <w:t xml:space="preserve">        It MAY also be not set at all.  If this element is set to a</w:t>
              </w:r>
            </w:ins>
          </w:p>
          <w:p w14:paraId="47AC84DB" w14:textId="77777777" w:rsidR="009F3611" w:rsidRPr="00B80901" w:rsidRDefault="009F3611" w:rsidP="009F3611">
            <w:pPr>
              <w:pStyle w:val="XML1"/>
              <w:rPr>
                <w:ins w:id="28113" w:author="Thomas Dietz" w:date="2012-08-08T17:05:00Z"/>
                <w:rPrChange w:id="28114" w:author="Thomas Dietz" w:date="2012-08-10T13:22:00Z">
                  <w:rPr>
                    <w:ins w:id="28115" w:author="Thomas Dietz" w:date="2012-08-08T17:05:00Z"/>
                    <w:lang w:val="de-DE"/>
                  </w:rPr>
                </w:rPrChange>
              </w:rPr>
            </w:pPr>
            <w:ins w:id="28116" w:author="Thomas Dietz" w:date="2012-08-08T17:05:00Z">
              <w:r w:rsidRPr="00B80901">
                <w:rPr>
                  <w:rPrChange w:id="28117" w:author="Thomas Dietz" w:date="2012-08-10T13:22:00Z">
                    <w:rPr>
                      <w:lang w:val="de-DE"/>
                    </w:rPr>
                  </w:rPrChange>
                </w:rPr>
                <w:t xml:space="preserve">        value other than the empty string when being assigned to an</w:t>
              </w:r>
            </w:ins>
          </w:p>
          <w:p w14:paraId="40718F84" w14:textId="77777777" w:rsidR="009F3611" w:rsidRPr="00B80901" w:rsidRDefault="009F3611" w:rsidP="009F3611">
            <w:pPr>
              <w:pStyle w:val="XML1"/>
              <w:rPr>
                <w:ins w:id="28118" w:author="Thomas Dietz" w:date="2012-08-08T17:05:00Z"/>
                <w:rPrChange w:id="28119" w:author="Thomas Dietz" w:date="2012-08-10T13:22:00Z">
                  <w:rPr>
                    <w:ins w:id="28120" w:author="Thomas Dietz" w:date="2012-08-08T17:05:00Z"/>
                    <w:lang w:val="de-DE"/>
                  </w:rPr>
                </w:rPrChange>
              </w:rPr>
            </w:pPr>
            <w:ins w:id="28121" w:author="Thomas Dietz" w:date="2012-08-08T17:05:00Z">
              <w:r w:rsidRPr="00B80901">
                <w:rPr>
                  <w:rPrChange w:id="28122" w:author="Thomas Dietz" w:date="2012-08-10T13:22:00Z">
                    <w:rPr>
                      <w:lang w:val="de-DE"/>
                    </w:rPr>
                  </w:rPrChange>
                </w:rPr>
                <w:t xml:space="preserve">        OpenFlow Logical Switch, then the value of this element</w:t>
              </w:r>
            </w:ins>
          </w:p>
          <w:p w14:paraId="5F9B86C7" w14:textId="77777777" w:rsidR="009F3611" w:rsidRPr="00B80901" w:rsidRDefault="009F3611" w:rsidP="009F3611">
            <w:pPr>
              <w:pStyle w:val="XML1"/>
              <w:rPr>
                <w:ins w:id="28123" w:author="Thomas Dietz" w:date="2012-08-08T17:05:00Z"/>
                <w:rPrChange w:id="28124" w:author="Thomas Dietz" w:date="2012-08-10T13:22:00Z">
                  <w:rPr>
                    <w:ins w:id="28125" w:author="Thomas Dietz" w:date="2012-08-08T17:05:00Z"/>
                    <w:lang w:val="de-DE"/>
                  </w:rPr>
                </w:rPrChange>
              </w:rPr>
            </w:pPr>
            <w:ins w:id="28126" w:author="Thomas Dietz" w:date="2012-08-08T17:05:00Z">
              <w:r w:rsidRPr="00B80901">
                <w:rPr>
                  <w:rPrChange w:id="28127" w:author="Thomas Dietz" w:date="2012-08-10T13:22:00Z">
                    <w:rPr>
                      <w:lang w:val="de-DE"/>
                    </w:rPr>
                  </w:rPrChange>
                </w:rPr>
                <w:t xml:space="preserve">        MUST be unique within the context of the OpenFlow Logical</w:t>
              </w:r>
            </w:ins>
          </w:p>
          <w:p w14:paraId="6C8E7999" w14:textId="77777777" w:rsidR="009F3611" w:rsidRPr="00B80901" w:rsidRDefault="009F3611" w:rsidP="009F3611">
            <w:pPr>
              <w:pStyle w:val="XML1"/>
              <w:rPr>
                <w:ins w:id="28128" w:author="Thomas Dietz" w:date="2012-08-08T17:05:00Z"/>
                <w:rPrChange w:id="28129" w:author="Thomas Dietz" w:date="2012-08-10T13:22:00Z">
                  <w:rPr>
                    <w:ins w:id="28130" w:author="Thomas Dietz" w:date="2012-08-08T17:05:00Z"/>
                    <w:lang w:val="de-DE"/>
                  </w:rPr>
                </w:rPrChange>
              </w:rPr>
            </w:pPr>
            <w:ins w:id="28131" w:author="Thomas Dietz" w:date="2012-08-08T17:05:00Z">
              <w:r w:rsidRPr="00B80901">
                <w:rPr>
                  <w:rPrChange w:id="28132" w:author="Thomas Dietz" w:date="2012-08-10T13:22:00Z">
                    <w:rPr>
                      <w:lang w:val="de-DE"/>
                    </w:rPr>
                  </w:rPrChange>
                </w:rPr>
                <w:t xml:space="preserve">        Switch.  </w:t>
              </w:r>
            </w:ins>
          </w:p>
          <w:p w14:paraId="30DBE5B5" w14:textId="77777777" w:rsidR="009F3611" w:rsidRPr="00B80901" w:rsidRDefault="009F3611" w:rsidP="009F3611">
            <w:pPr>
              <w:pStyle w:val="XML1"/>
              <w:rPr>
                <w:ins w:id="28133" w:author="Thomas Dietz" w:date="2012-08-08T17:05:00Z"/>
                <w:rPrChange w:id="28134" w:author="Thomas Dietz" w:date="2012-08-10T13:22:00Z">
                  <w:rPr>
                    <w:ins w:id="28135" w:author="Thomas Dietz" w:date="2012-08-08T17:05:00Z"/>
                    <w:lang w:val="de-DE"/>
                  </w:rPr>
                </w:rPrChange>
              </w:rPr>
            </w:pPr>
            <w:ins w:id="28136" w:author="Thomas Dietz" w:date="2012-08-08T17:05:00Z">
              <w:r w:rsidRPr="00B80901">
                <w:rPr>
                  <w:rPrChange w:id="28137" w:author="Thomas Dietz" w:date="2012-08-10T13:22:00Z">
                    <w:rPr>
                      <w:lang w:val="de-DE"/>
                    </w:rPr>
                  </w:rPrChange>
                </w:rPr>
                <w:t xml:space="preserve">      </w:t>
              </w:r>
            </w:ins>
          </w:p>
          <w:p w14:paraId="7F0825A5" w14:textId="77777777" w:rsidR="009F3611" w:rsidRPr="00B80901" w:rsidRDefault="009F3611" w:rsidP="009F3611">
            <w:pPr>
              <w:pStyle w:val="XML1"/>
              <w:rPr>
                <w:ins w:id="28138" w:author="Thomas Dietz" w:date="2012-08-08T17:05:00Z"/>
                <w:rPrChange w:id="28139" w:author="Thomas Dietz" w:date="2012-08-10T13:22:00Z">
                  <w:rPr>
                    <w:ins w:id="28140" w:author="Thomas Dietz" w:date="2012-08-08T17:05:00Z"/>
                    <w:lang w:val="de-DE"/>
                  </w:rPr>
                </w:rPrChange>
              </w:rPr>
            </w:pPr>
            <w:ins w:id="28141" w:author="Thomas Dietz" w:date="2012-08-08T17:05:00Z">
              <w:r w:rsidRPr="00B80901">
                <w:rPr>
                  <w:rPrChange w:id="28142" w:author="Thomas Dietz" w:date="2012-08-10T13:22:00Z">
                    <w:rPr>
                      <w:lang w:val="de-DE"/>
                    </w:rPr>
                  </w:rPrChange>
                </w:rPr>
                <w:t xml:space="preserve">        If no value or the empty string is currently assigned to</w:t>
              </w:r>
            </w:ins>
          </w:p>
          <w:p w14:paraId="7699236C" w14:textId="77777777" w:rsidR="009F3611" w:rsidRPr="00B80901" w:rsidRDefault="009F3611" w:rsidP="009F3611">
            <w:pPr>
              <w:pStyle w:val="XML1"/>
              <w:rPr>
                <w:ins w:id="28143" w:author="Thomas Dietz" w:date="2012-08-08T17:05:00Z"/>
                <w:rPrChange w:id="28144" w:author="Thomas Dietz" w:date="2012-08-10T13:22:00Z">
                  <w:rPr>
                    <w:ins w:id="28145" w:author="Thomas Dietz" w:date="2012-08-08T17:05:00Z"/>
                    <w:lang w:val="de-DE"/>
                  </w:rPr>
                </w:rPrChange>
              </w:rPr>
            </w:pPr>
            <w:ins w:id="28146" w:author="Thomas Dietz" w:date="2012-08-08T17:05:00Z">
              <w:r w:rsidRPr="00B80901">
                <w:rPr>
                  <w:rPrChange w:id="28147" w:author="Thomas Dietz" w:date="2012-08-10T13:22:00Z">
                    <w:rPr>
                      <w:lang w:val="de-DE"/>
                    </w:rPr>
                  </w:rPrChange>
                </w:rPr>
                <w:t xml:space="preserve">        this element then this element MUST not be included in</w:t>
              </w:r>
            </w:ins>
          </w:p>
          <w:p w14:paraId="6BF0E96E" w14:textId="77777777" w:rsidR="009F3611" w:rsidRPr="00B80901" w:rsidRDefault="009F3611" w:rsidP="009F3611">
            <w:pPr>
              <w:pStyle w:val="XML1"/>
              <w:rPr>
                <w:ins w:id="28148" w:author="Thomas Dietz" w:date="2012-08-08T17:05:00Z"/>
                <w:rPrChange w:id="28149" w:author="Thomas Dietz" w:date="2012-08-10T13:22:00Z">
                  <w:rPr>
                    <w:ins w:id="28150" w:author="Thomas Dietz" w:date="2012-08-08T17:05:00Z"/>
                    <w:lang w:val="de-DE"/>
                  </w:rPr>
                </w:rPrChange>
              </w:rPr>
            </w:pPr>
            <w:ins w:id="28151" w:author="Thomas Dietz" w:date="2012-08-08T17:05:00Z">
              <w:r w:rsidRPr="00B80901">
                <w:rPr>
                  <w:rPrChange w:id="28152" w:author="Thomas Dietz" w:date="2012-08-10T13:22:00Z">
                    <w:rPr>
                      <w:lang w:val="de-DE"/>
                    </w:rPr>
                  </w:rPrChange>
                </w:rPr>
                <w:t xml:space="preserve">        replies to NETCONF &lt;get&gt; requests. Since this element is</w:t>
              </w:r>
            </w:ins>
          </w:p>
          <w:p w14:paraId="14382344" w14:textId="77777777" w:rsidR="009F3611" w:rsidRPr="00B80901" w:rsidRDefault="009F3611" w:rsidP="009F3611">
            <w:pPr>
              <w:pStyle w:val="XML1"/>
              <w:rPr>
                <w:ins w:id="28153" w:author="Thomas Dietz" w:date="2012-08-08T17:05:00Z"/>
                <w:rPrChange w:id="28154" w:author="Thomas Dietz" w:date="2012-08-10T13:22:00Z">
                  <w:rPr>
                    <w:ins w:id="28155" w:author="Thomas Dietz" w:date="2012-08-08T17:05:00Z"/>
                    <w:lang w:val="de-DE"/>
                  </w:rPr>
                </w:rPrChange>
              </w:rPr>
            </w:pPr>
            <w:ins w:id="28156" w:author="Thomas Dietz" w:date="2012-08-08T17:05:00Z">
              <w:r w:rsidRPr="00B80901">
                <w:rPr>
                  <w:rPrChange w:id="28157" w:author="Thomas Dietz" w:date="2012-08-10T13:22:00Z">
                    <w:rPr>
                      <w:lang w:val="de-DE"/>
                    </w:rPr>
                  </w:rPrChange>
                </w:rPr>
                <w:t xml:space="preserve">        not configurable with the NETCONF protocol it MUST NOT be</w:t>
              </w:r>
            </w:ins>
          </w:p>
          <w:p w14:paraId="48AD9662" w14:textId="77777777" w:rsidR="009F3611" w:rsidRPr="00B80901" w:rsidRDefault="009F3611" w:rsidP="009F3611">
            <w:pPr>
              <w:pStyle w:val="XML1"/>
              <w:rPr>
                <w:ins w:id="28158" w:author="Thomas Dietz" w:date="2012-08-08T17:05:00Z"/>
                <w:rPrChange w:id="28159" w:author="Thomas Dietz" w:date="2012-08-10T13:22:00Z">
                  <w:rPr>
                    <w:ins w:id="28160" w:author="Thomas Dietz" w:date="2012-08-08T17:05:00Z"/>
                    <w:lang w:val="de-DE"/>
                  </w:rPr>
                </w:rPrChange>
              </w:rPr>
            </w:pPr>
            <w:ins w:id="28161" w:author="Thomas Dietz" w:date="2012-08-08T17:05:00Z">
              <w:r w:rsidRPr="00B80901">
                <w:rPr>
                  <w:rPrChange w:id="28162" w:author="Thomas Dietz" w:date="2012-08-10T13:22:00Z">
                    <w:rPr>
                      <w:lang w:val="de-DE"/>
                    </w:rPr>
                  </w:rPrChange>
                </w:rPr>
                <w:t xml:space="preserve">        included in replies to NETCONF &lt;get-config&gt; requests.";</w:t>
              </w:r>
            </w:ins>
          </w:p>
          <w:p w14:paraId="466F0DA9" w14:textId="77777777" w:rsidR="009F3611" w:rsidRPr="00B80901" w:rsidRDefault="009F3611" w:rsidP="009F3611">
            <w:pPr>
              <w:pStyle w:val="XML1"/>
              <w:rPr>
                <w:ins w:id="28163" w:author="Thomas Dietz" w:date="2012-08-08T17:05:00Z"/>
                <w:rPrChange w:id="28164" w:author="Thomas Dietz" w:date="2012-08-10T13:22:00Z">
                  <w:rPr>
                    <w:ins w:id="28165" w:author="Thomas Dietz" w:date="2012-08-08T17:05:00Z"/>
                    <w:lang w:val="de-DE"/>
                  </w:rPr>
                </w:rPrChange>
              </w:rPr>
            </w:pPr>
            <w:ins w:id="28166" w:author="Thomas Dietz" w:date="2012-08-08T17:05:00Z">
              <w:r w:rsidRPr="00B80901">
                <w:rPr>
                  <w:rPrChange w:id="28167" w:author="Thomas Dietz" w:date="2012-08-10T13:22:00Z">
                    <w:rPr>
                      <w:lang w:val="de-DE"/>
                    </w:rPr>
                  </w:rPrChange>
                </w:rPr>
                <w:t xml:space="preserve">    }</w:t>
              </w:r>
            </w:ins>
          </w:p>
          <w:p w14:paraId="2D6BE0FD" w14:textId="77777777" w:rsidR="009F3611" w:rsidRPr="00B80901" w:rsidRDefault="009F3611" w:rsidP="009F3611">
            <w:pPr>
              <w:pStyle w:val="XML1"/>
              <w:rPr>
                <w:ins w:id="28168" w:author="Thomas Dietz" w:date="2012-08-08T17:05:00Z"/>
                <w:rPrChange w:id="28169" w:author="Thomas Dietz" w:date="2012-08-10T13:22:00Z">
                  <w:rPr>
                    <w:ins w:id="28170" w:author="Thomas Dietz" w:date="2012-08-08T17:05:00Z"/>
                    <w:lang w:val="de-DE"/>
                  </w:rPr>
                </w:rPrChange>
              </w:rPr>
            </w:pPr>
            <w:ins w:id="28171" w:author="Thomas Dietz" w:date="2012-08-08T17:05:00Z">
              <w:r w:rsidRPr="00B80901">
                <w:rPr>
                  <w:rPrChange w:id="28172" w:author="Thomas Dietz" w:date="2012-08-10T13:22:00Z">
                    <w:rPr>
                      <w:lang w:val="de-DE"/>
                    </w:rPr>
                  </w:rPrChange>
                </w:rPr>
                <w:t xml:space="preserve">    leaf current-rate {</w:t>
              </w:r>
            </w:ins>
          </w:p>
          <w:p w14:paraId="1EA32686" w14:textId="77777777" w:rsidR="009F3611" w:rsidRPr="00B80901" w:rsidRDefault="009F3611" w:rsidP="009F3611">
            <w:pPr>
              <w:pStyle w:val="XML1"/>
              <w:rPr>
                <w:ins w:id="28173" w:author="Thomas Dietz" w:date="2012-08-08T17:05:00Z"/>
                <w:rPrChange w:id="28174" w:author="Thomas Dietz" w:date="2012-08-10T13:22:00Z">
                  <w:rPr>
                    <w:ins w:id="28175" w:author="Thomas Dietz" w:date="2012-08-08T17:05:00Z"/>
                    <w:lang w:val="de-DE"/>
                  </w:rPr>
                </w:rPrChange>
              </w:rPr>
            </w:pPr>
            <w:ins w:id="28176" w:author="Thomas Dietz" w:date="2012-08-08T17:05:00Z">
              <w:r w:rsidRPr="00B80901">
                <w:rPr>
                  <w:rPrChange w:id="28177" w:author="Thomas Dietz" w:date="2012-08-10T13:22:00Z">
                    <w:rPr>
                      <w:lang w:val="de-DE"/>
                    </w:rPr>
                  </w:rPrChange>
                </w:rPr>
                <w:t xml:space="preserve">      when "../features/current/rate='other'" {</w:t>
              </w:r>
            </w:ins>
          </w:p>
          <w:p w14:paraId="7409A9A2" w14:textId="77777777" w:rsidR="009F3611" w:rsidRPr="00B80901" w:rsidRDefault="009F3611" w:rsidP="009F3611">
            <w:pPr>
              <w:pStyle w:val="XML1"/>
              <w:rPr>
                <w:ins w:id="28178" w:author="Thomas Dietz" w:date="2012-08-08T17:05:00Z"/>
                <w:rPrChange w:id="28179" w:author="Thomas Dietz" w:date="2012-08-10T13:22:00Z">
                  <w:rPr>
                    <w:ins w:id="28180" w:author="Thomas Dietz" w:date="2012-08-08T17:05:00Z"/>
                    <w:lang w:val="de-DE"/>
                  </w:rPr>
                </w:rPrChange>
              </w:rPr>
            </w:pPr>
            <w:ins w:id="28181" w:author="Thomas Dietz" w:date="2012-08-08T17:05:00Z">
              <w:r w:rsidRPr="00B80901">
                <w:rPr>
                  <w:rPrChange w:id="28182" w:author="Thomas Dietz" w:date="2012-08-10T13:22:00Z">
                    <w:rPr>
                      <w:lang w:val="de-DE"/>
                    </w:rPr>
                  </w:rPrChange>
                </w:rPr>
                <w:t xml:space="preserve">        description "This element is only valid if the element rate</w:t>
              </w:r>
            </w:ins>
          </w:p>
          <w:p w14:paraId="31BDAC94" w14:textId="77777777" w:rsidR="009F3611" w:rsidRPr="00B80901" w:rsidRDefault="009F3611" w:rsidP="009F3611">
            <w:pPr>
              <w:pStyle w:val="XML1"/>
              <w:rPr>
                <w:ins w:id="28183" w:author="Thomas Dietz" w:date="2012-08-08T17:05:00Z"/>
                <w:rPrChange w:id="28184" w:author="Thomas Dietz" w:date="2012-08-10T13:22:00Z">
                  <w:rPr>
                    <w:ins w:id="28185" w:author="Thomas Dietz" w:date="2012-08-08T17:05:00Z"/>
                    <w:lang w:val="de-DE"/>
                  </w:rPr>
                </w:rPrChange>
              </w:rPr>
            </w:pPr>
            <w:ins w:id="28186" w:author="Thomas Dietz" w:date="2012-08-08T17:05:00Z">
              <w:r w:rsidRPr="00B80901">
                <w:rPr>
                  <w:rPrChange w:id="28187" w:author="Thomas Dietz" w:date="2012-08-10T13:22:00Z">
                    <w:rPr>
                      <w:lang w:val="de-DE"/>
                    </w:rPr>
                  </w:rPrChange>
                </w:rPr>
                <w:t xml:space="preserve">          of the current features has value 'other'.";</w:t>
              </w:r>
            </w:ins>
          </w:p>
          <w:p w14:paraId="549285DA" w14:textId="77777777" w:rsidR="009F3611" w:rsidRPr="00B80901" w:rsidRDefault="009F3611" w:rsidP="009F3611">
            <w:pPr>
              <w:pStyle w:val="XML1"/>
              <w:rPr>
                <w:ins w:id="28188" w:author="Thomas Dietz" w:date="2012-08-08T17:05:00Z"/>
                <w:rPrChange w:id="28189" w:author="Thomas Dietz" w:date="2012-08-10T13:22:00Z">
                  <w:rPr>
                    <w:ins w:id="28190" w:author="Thomas Dietz" w:date="2012-08-08T17:05:00Z"/>
                    <w:lang w:val="de-DE"/>
                  </w:rPr>
                </w:rPrChange>
              </w:rPr>
            </w:pPr>
            <w:ins w:id="28191" w:author="Thomas Dietz" w:date="2012-08-08T17:05:00Z">
              <w:r w:rsidRPr="00B80901">
                <w:rPr>
                  <w:rPrChange w:id="28192" w:author="Thomas Dietz" w:date="2012-08-10T13:22:00Z">
                    <w:rPr>
                      <w:lang w:val="de-DE"/>
                    </w:rPr>
                  </w:rPrChange>
                </w:rPr>
                <w:t xml:space="preserve">      }</w:t>
              </w:r>
            </w:ins>
          </w:p>
          <w:p w14:paraId="1425DF1B" w14:textId="77777777" w:rsidR="009F3611" w:rsidRPr="00B80901" w:rsidRDefault="009F3611" w:rsidP="009F3611">
            <w:pPr>
              <w:pStyle w:val="XML1"/>
              <w:rPr>
                <w:ins w:id="28193" w:author="Thomas Dietz" w:date="2012-08-08T17:05:00Z"/>
                <w:rPrChange w:id="28194" w:author="Thomas Dietz" w:date="2012-08-10T13:22:00Z">
                  <w:rPr>
                    <w:ins w:id="28195" w:author="Thomas Dietz" w:date="2012-08-08T17:05:00Z"/>
                    <w:lang w:val="de-DE"/>
                  </w:rPr>
                </w:rPrChange>
              </w:rPr>
            </w:pPr>
            <w:ins w:id="28196" w:author="Thomas Dietz" w:date="2012-08-08T17:05:00Z">
              <w:r w:rsidRPr="00B80901">
                <w:rPr>
                  <w:rPrChange w:id="28197" w:author="Thomas Dietz" w:date="2012-08-10T13:22:00Z">
                    <w:rPr>
                      <w:lang w:val="de-DE"/>
                    </w:rPr>
                  </w:rPrChange>
                </w:rPr>
                <w:t xml:space="preserve">      type uint32;</w:t>
              </w:r>
            </w:ins>
          </w:p>
          <w:p w14:paraId="0BECB94C" w14:textId="77777777" w:rsidR="009F3611" w:rsidRPr="00B80901" w:rsidRDefault="009F3611" w:rsidP="009F3611">
            <w:pPr>
              <w:pStyle w:val="XML1"/>
              <w:rPr>
                <w:ins w:id="28198" w:author="Thomas Dietz" w:date="2012-08-08T17:05:00Z"/>
                <w:rPrChange w:id="28199" w:author="Thomas Dietz" w:date="2012-08-10T13:22:00Z">
                  <w:rPr>
                    <w:ins w:id="28200" w:author="Thomas Dietz" w:date="2012-08-08T17:05:00Z"/>
                    <w:lang w:val="de-DE"/>
                  </w:rPr>
                </w:rPrChange>
              </w:rPr>
            </w:pPr>
            <w:ins w:id="28201" w:author="Thomas Dietz" w:date="2012-08-08T17:05:00Z">
              <w:r w:rsidRPr="00B80901">
                <w:rPr>
                  <w:rPrChange w:id="28202" w:author="Thomas Dietz" w:date="2012-08-10T13:22:00Z">
                    <w:rPr>
                      <w:lang w:val="de-DE"/>
                    </w:rPr>
                  </w:rPrChange>
                </w:rPr>
                <w:t xml:space="preserve">      units "kbit/s";</w:t>
              </w:r>
            </w:ins>
          </w:p>
          <w:p w14:paraId="138D4BB7" w14:textId="77777777" w:rsidR="009F3611" w:rsidRPr="00B80901" w:rsidRDefault="009F3611" w:rsidP="009F3611">
            <w:pPr>
              <w:pStyle w:val="XML1"/>
              <w:rPr>
                <w:ins w:id="28203" w:author="Thomas Dietz" w:date="2012-08-08T17:05:00Z"/>
                <w:rPrChange w:id="28204" w:author="Thomas Dietz" w:date="2012-08-10T13:22:00Z">
                  <w:rPr>
                    <w:ins w:id="28205" w:author="Thomas Dietz" w:date="2012-08-08T17:05:00Z"/>
                    <w:lang w:val="de-DE"/>
                  </w:rPr>
                </w:rPrChange>
              </w:rPr>
            </w:pPr>
            <w:ins w:id="28206" w:author="Thomas Dietz" w:date="2012-08-08T17:05:00Z">
              <w:r w:rsidRPr="00B80901">
                <w:rPr>
                  <w:rPrChange w:id="28207" w:author="Thomas Dietz" w:date="2012-08-10T13:22:00Z">
                    <w:rPr>
                      <w:lang w:val="de-DE"/>
                    </w:rPr>
                  </w:rPrChange>
                </w:rPr>
                <w:t xml:space="preserve">      config false;</w:t>
              </w:r>
            </w:ins>
          </w:p>
          <w:p w14:paraId="2E9E5A50" w14:textId="77777777" w:rsidR="009F3611" w:rsidRPr="00B80901" w:rsidRDefault="009F3611" w:rsidP="009F3611">
            <w:pPr>
              <w:pStyle w:val="XML1"/>
              <w:rPr>
                <w:ins w:id="28208" w:author="Thomas Dietz" w:date="2012-08-08T17:05:00Z"/>
                <w:rPrChange w:id="28209" w:author="Thomas Dietz" w:date="2012-08-10T13:22:00Z">
                  <w:rPr>
                    <w:ins w:id="28210" w:author="Thomas Dietz" w:date="2012-08-08T17:05:00Z"/>
                    <w:lang w:val="de-DE"/>
                  </w:rPr>
                </w:rPrChange>
              </w:rPr>
            </w:pPr>
            <w:ins w:id="28211" w:author="Thomas Dietz" w:date="2012-08-08T17:05:00Z">
              <w:r w:rsidRPr="00B80901">
                <w:rPr>
                  <w:rPrChange w:id="28212" w:author="Thomas Dietz" w:date="2012-08-10T13:22:00Z">
                    <w:rPr>
                      <w:lang w:val="de-DE"/>
                    </w:rPr>
                  </w:rPrChange>
                </w:rPr>
                <w:t xml:space="preserve">      description "This element indicates the current bit rate of </w:t>
              </w:r>
            </w:ins>
          </w:p>
          <w:p w14:paraId="0BFB76B3" w14:textId="77777777" w:rsidR="009F3611" w:rsidRPr="00B80901" w:rsidRDefault="009F3611" w:rsidP="009F3611">
            <w:pPr>
              <w:pStyle w:val="XML1"/>
              <w:rPr>
                <w:ins w:id="28213" w:author="Thomas Dietz" w:date="2012-08-08T17:05:00Z"/>
                <w:rPrChange w:id="28214" w:author="Thomas Dietz" w:date="2012-08-10T13:22:00Z">
                  <w:rPr>
                    <w:ins w:id="28215" w:author="Thomas Dietz" w:date="2012-08-08T17:05:00Z"/>
                    <w:lang w:val="de-DE"/>
                  </w:rPr>
                </w:rPrChange>
              </w:rPr>
            </w:pPr>
            <w:ins w:id="28216" w:author="Thomas Dietz" w:date="2012-08-08T17:05:00Z">
              <w:r w:rsidRPr="00B80901">
                <w:rPr>
                  <w:rPrChange w:id="28217" w:author="Thomas Dietz" w:date="2012-08-10T13:22:00Z">
                    <w:rPr>
                      <w:lang w:val="de-DE"/>
                    </w:rPr>
                  </w:rPrChange>
                </w:rPr>
                <w:t xml:space="preserve">        the port. Its values is to be provided in units of kilobit </w:t>
              </w:r>
            </w:ins>
          </w:p>
          <w:p w14:paraId="49055704" w14:textId="77777777" w:rsidR="009F3611" w:rsidRPr="00B80901" w:rsidRDefault="009F3611" w:rsidP="009F3611">
            <w:pPr>
              <w:pStyle w:val="XML1"/>
              <w:rPr>
                <w:ins w:id="28218" w:author="Thomas Dietz" w:date="2012-08-08T17:05:00Z"/>
                <w:rPrChange w:id="28219" w:author="Thomas Dietz" w:date="2012-08-10T13:22:00Z">
                  <w:rPr>
                    <w:ins w:id="28220" w:author="Thomas Dietz" w:date="2012-08-08T17:05:00Z"/>
                    <w:lang w:val="de-DE"/>
                  </w:rPr>
                </w:rPrChange>
              </w:rPr>
            </w:pPr>
            <w:ins w:id="28221" w:author="Thomas Dietz" w:date="2012-08-08T17:05:00Z">
              <w:r w:rsidRPr="00B80901">
                <w:rPr>
                  <w:rPrChange w:id="28222" w:author="Thomas Dietz" w:date="2012-08-10T13:22:00Z">
                    <w:rPr>
                      <w:lang w:val="de-DE"/>
                    </w:rPr>
                  </w:rPrChange>
                </w:rPr>
                <w:lastRenderedPageBreak/>
                <w:t xml:space="preserve">        per second (kbps). This element is only valid if the </w:t>
              </w:r>
            </w:ins>
          </w:p>
          <w:p w14:paraId="6CE811D0" w14:textId="77777777" w:rsidR="009F3611" w:rsidRPr="00B80901" w:rsidRDefault="009F3611" w:rsidP="009F3611">
            <w:pPr>
              <w:pStyle w:val="XML1"/>
              <w:rPr>
                <w:ins w:id="28223" w:author="Thomas Dietz" w:date="2012-08-08T17:05:00Z"/>
                <w:rPrChange w:id="28224" w:author="Thomas Dietz" w:date="2012-08-10T13:22:00Z">
                  <w:rPr>
                    <w:ins w:id="28225" w:author="Thomas Dietz" w:date="2012-08-08T17:05:00Z"/>
                    <w:lang w:val="de-DE"/>
                  </w:rPr>
                </w:rPrChange>
              </w:rPr>
            </w:pPr>
            <w:ins w:id="28226" w:author="Thomas Dietz" w:date="2012-08-08T17:05:00Z">
              <w:r w:rsidRPr="00B80901">
                <w:rPr>
                  <w:rPrChange w:id="28227" w:author="Thomas Dietz" w:date="2012-08-10T13:22:00Z">
                    <w:rPr>
                      <w:lang w:val="de-DE"/>
                    </w:rPr>
                  </w:rPrChange>
                </w:rPr>
                <w:t xml:space="preserve">        element called 'rate' in the current Port Features has a </w:t>
              </w:r>
            </w:ins>
          </w:p>
          <w:p w14:paraId="1E003ED8" w14:textId="77777777" w:rsidR="009F3611" w:rsidRPr="00B80901" w:rsidRDefault="009F3611" w:rsidP="009F3611">
            <w:pPr>
              <w:pStyle w:val="XML1"/>
              <w:rPr>
                <w:ins w:id="28228" w:author="Thomas Dietz" w:date="2012-08-08T17:05:00Z"/>
                <w:rPrChange w:id="28229" w:author="Thomas Dietz" w:date="2012-08-10T13:22:00Z">
                  <w:rPr>
                    <w:ins w:id="28230" w:author="Thomas Dietz" w:date="2012-08-08T17:05:00Z"/>
                    <w:lang w:val="de-DE"/>
                  </w:rPr>
                </w:rPrChange>
              </w:rPr>
            </w:pPr>
            <w:ins w:id="28231" w:author="Thomas Dietz" w:date="2012-08-08T17:05:00Z">
              <w:r w:rsidRPr="00B80901">
                <w:rPr>
                  <w:rPrChange w:id="28232" w:author="Thomas Dietz" w:date="2012-08-10T13:22:00Z">
                    <w:rPr>
                      <w:lang w:val="de-DE"/>
                    </w:rPr>
                  </w:rPrChange>
                </w:rPr>
                <w:t xml:space="preserve">        value of 'other'.</w:t>
              </w:r>
            </w:ins>
          </w:p>
          <w:p w14:paraId="0A7795B3" w14:textId="77777777" w:rsidR="009F3611" w:rsidRPr="00B80901" w:rsidRDefault="009F3611" w:rsidP="009F3611">
            <w:pPr>
              <w:pStyle w:val="XML1"/>
              <w:rPr>
                <w:ins w:id="28233" w:author="Thomas Dietz" w:date="2012-08-08T17:05:00Z"/>
                <w:rPrChange w:id="28234" w:author="Thomas Dietz" w:date="2012-08-10T13:22:00Z">
                  <w:rPr>
                    <w:ins w:id="28235" w:author="Thomas Dietz" w:date="2012-08-08T17:05:00Z"/>
                    <w:lang w:val="de-DE"/>
                  </w:rPr>
                </w:rPrChange>
              </w:rPr>
            </w:pPr>
          </w:p>
          <w:p w14:paraId="28B6B478" w14:textId="77777777" w:rsidR="009F3611" w:rsidRPr="00B80901" w:rsidRDefault="009F3611" w:rsidP="009F3611">
            <w:pPr>
              <w:pStyle w:val="XML1"/>
              <w:rPr>
                <w:ins w:id="28236" w:author="Thomas Dietz" w:date="2012-08-08T17:05:00Z"/>
                <w:rPrChange w:id="28237" w:author="Thomas Dietz" w:date="2012-08-10T13:22:00Z">
                  <w:rPr>
                    <w:ins w:id="28238" w:author="Thomas Dietz" w:date="2012-08-08T17:05:00Z"/>
                    <w:lang w:val="de-DE"/>
                  </w:rPr>
                </w:rPrChange>
              </w:rPr>
            </w:pPr>
            <w:ins w:id="28239" w:author="Thomas Dietz" w:date="2012-08-08T17:05:00Z">
              <w:r w:rsidRPr="00B80901">
                <w:rPr>
                  <w:rPrChange w:id="28240" w:author="Thomas Dietz" w:date="2012-08-10T13:22:00Z">
                    <w:rPr>
                      <w:lang w:val="de-DE"/>
                    </w:rPr>
                  </w:rPrChange>
                </w:rPr>
                <w:t xml:space="preserve">        Since this element is not configurable with the NETCONF</w:t>
              </w:r>
            </w:ins>
          </w:p>
          <w:p w14:paraId="04361B2A" w14:textId="77777777" w:rsidR="009F3611" w:rsidRPr="00B80901" w:rsidRDefault="009F3611" w:rsidP="009F3611">
            <w:pPr>
              <w:pStyle w:val="XML1"/>
              <w:rPr>
                <w:ins w:id="28241" w:author="Thomas Dietz" w:date="2012-08-08T17:05:00Z"/>
                <w:rPrChange w:id="28242" w:author="Thomas Dietz" w:date="2012-08-10T13:22:00Z">
                  <w:rPr>
                    <w:ins w:id="28243" w:author="Thomas Dietz" w:date="2012-08-08T17:05:00Z"/>
                    <w:lang w:val="de-DE"/>
                  </w:rPr>
                </w:rPrChange>
              </w:rPr>
            </w:pPr>
            <w:ins w:id="28244" w:author="Thomas Dietz" w:date="2012-08-08T17:05:00Z">
              <w:r w:rsidRPr="00B80901">
                <w:rPr>
                  <w:rPrChange w:id="28245" w:author="Thomas Dietz" w:date="2012-08-10T13:22:00Z">
                    <w:rPr>
                      <w:lang w:val="de-DE"/>
                    </w:rPr>
                  </w:rPrChange>
                </w:rPr>
                <w:t xml:space="preserve">        protocol it MUST NOT be included in replies to NETCONF</w:t>
              </w:r>
            </w:ins>
          </w:p>
          <w:p w14:paraId="2ABCDD3F" w14:textId="77777777" w:rsidR="009F3611" w:rsidRPr="00B80901" w:rsidRDefault="009F3611" w:rsidP="009F3611">
            <w:pPr>
              <w:pStyle w:val="XML1"/>
              <w:rPr>
                <w:ins w:id="28246" w:author="Thomas Dietz" w:date="2012-08-08T17:05:00Z"/>
                <w:rPrChange w:id="28247" w:author="Thomas Dietz" w:date="2012-08-10T13:22:00Z">
                  <w:rPr>
                    <w:ins w:id="28248" w:author="Thomas Dietz" w:date="2012-08-08T17:05:00Z"/>
                    <w:lang w:val="de-DE"/>
                  </w:rPr>
                </w:rPrChange>
              </w:rPr>
            </w:pPr>
            <w:ins w:id="28249" w:author="Thomas Dietz" w:date="2012-08-08T17:05:00Z">
              <w:r w:rsidRPr="00B80901">
                <w:rPr>
                  <w:rPrChange w:id="28250" w:author="Thomas Dietz" w:date="2012-08-10T13:22:00Z">
                    <w:rPr>
                      <w:lang w:val="de-DE"/>
                    </w:rPr>
                  </w:rPrChange>
                </w:rPr>
                <w:t xml:space="preserve">        &lt;get-config&gt; requests.";</w:t>
              </w:r>
            </w:ins>
          </w:p>
          <w:p w14:paraId="2A807C33" w14:textId="77777777" w:rsidR="009F3611" w:rsidRPr="00B80901" w:rsidRDefault="009F3611" w:rsidP="009F3611">
            <w:pPr>
              <w:pStyle w:val="XML1"/>
              <w:rPr>
                <w:ins w:id="28251" w:author="Thomas Dietz" w:date="2012-08-08T17:05:00Z"/>
                <w:rPrChange w:id="28252" w:author="Thomas Dietz" w:date="2012-08-10T13:22:00Z">
                  <w:rPr>
                    <w:ins w:id="28253" w:author="Thomas Dietz" w:date="2012-08-08T17:05:00Z"/>
                    <w:lang w:val="de-DE"/>
                  </w:rPr>
                </w:rPrChange>
              </w:rPr>
            </w:pPr>
            <w:ins w:id="28254" w:author="Thomas Dietz" w:date="2012-08-08T17:05:00Z">
              <w:r w:rsidRPr="00B80901">
                <w:rPr>
                  <w:rPrChange w:id="28255" w:author="Thomas Dietz" w:date="2012-08-10T13:22:00Z">
                    <w:rPr>
                      <w:lang w:val="de-DE"/>
                    </w:rPr>
                  </w:rPrChange>
                </w:rPr>
                <w:t xml:space="preserve">    }</w:t>
              </w:r>
            </w:ins>
          </w:p>
          <w:p w14:paraId="1E2980DA" w14:textId="77777777" w:rsidR="009F3611" w:rsidRPr="00B80901" w:rsidRDefault="009F3611" w:rsidP="009F3611">
            <w:pPr>
              <w:pStyle w:val="XML1"/>
              <w:rPr>
                <w:ins w:id="28256" w:author="Thomas Dietz" w:date="2012-08-08T17:05:00Z"/>
                <w:rPrChange w:id="28257" w:author="Thomas Dietz" w:date="2012-08-10T13:22:00Z">
                  <w:rPr>
                    <w:ins w:id="28258" w:author="Thomas Dietz" w:date="2012-08-08T17:05:00Z"/>
                    <w:lang w:val="de-DE"/>
                  </w:rPr>
                </w:rPrChange>
              </w:rPr>
            </w:pPr>
            <w:ins w:id="28259" w:author="Thomas Dietz" w:date="2012-08-08T17:05:00Z">
              <w:r w:rsidRPr="00B80901">
                <w:rPr>
                  <w:rPrChange w:id="28260" w:author="Thomas Dietz" w:date="2012-08-10T13:22:00Z">
                    <w:rPr>
                      <w:lang w:val="de-DE"/>
                    </w:rPr>
                  </w:rPrChange>
                </w:rPr>
                <w:t xml:space="preserve">    leaf max-rate {</w:t>
              </w:r>
            </w:ins>
          </w:p>
          <w:p w14:paraId="3940FA3F" w14:textId="77777777" w:rsidR="009F3611" w:rsidRPr="00B80901" w:rsidRDefault="009F3611" w:rsidP="009F3611">
            <w:pPr>
              <w:pStyle w:val="XML1"/>
              <w:rPr>
                <w:ins w:id="28261" w:author="Thomas Dietz" w:date="2012-08-08T17:05:00Z"/>
                <w:rPrChange w:id="28262" w:author="Thomas Dietz" w:date="2012-08-10T13:22:00Z">
                  <w:rPr>
                    <w:ins w:id="28263" w:author="Thomas Dietz" w:date="2012-08-08T17:05:00Z"/>
                    <w:lang w:val="de-DE"/>
                  </w:rPr>
                </w:rPrChange>
              </w:rPr>
            </w:pPr>
            <w:ins w:id="28264" w:author="Thomas Dietz" w:date="2012-08-08T17:05:00Z">
              <w:r w:rsidRPr="00B80901">
                <w:rPr>
                  <w:rPrChange w:id="28265" w:author="Thomas Dietz" w:date="2012-08-10T13:22:00Z">
                    <w:rPr>
                      <w:lang w:val="de-DE"/>
                    </w:rPr>
                  </w:rPrChange>
                </w:rPr>
                <w:t xml:space="preserve">      when "../features/current/rate='other'" {</w:t>
              </w:r>
            </w:ins>
          </w:p>
          <w:p w14:paraId="0CCD0E91" w14:textId="77777777" w:rsidR="009F3611" w:rsidRPr="00B80901" w:rsidRDefault="009F3611" w:rsidP="009F3611">
            <w:pPr>
              <w:pStyle w:val="XML1"/>
              <w:rPr>
                <w:ins w:id="28266" w:author="Thomas Dietz" w:date="2012-08-08T17:05:00Z"/>
                <w:rPrChange w:id="28267" w:author="Thomas Dietz" w:date="2012-08-10T13:22:00Z">
                  <w:rPr>
                    <w:ins w:id="28268" w:author="Thomas Dietz" w:date="2012-08-08T17:05:00Z"/>
                    <w:lang w:val="de-DE"/>
                  </w:rPr>
                </w:rPrChange>
              </w:rPr>
            </w:pPr>
            <w:ins w:id="28269" w:author="Thomas Dietz" w:date="2012-08-08T17:05:00Z">
              <w:r w:rsidRPr="00B80901">
                <w:rPr>
                  <w:rPrChange w:id="28270" w:author="Thomas Dietz" w:date="2012-08-10T13:22:00Z">
                    <w:rPr>
                      <w:lang w:val="de-DE"/>
                    </w:rPr>
                  </w:rPrChange>
                </w:rPr>
                <w:t xml:space="preserve">        description "This element is only valid if the element rate</w:t>
              </w:r>
            </w:ins>
          </w:p>
          <w:p w14:paraId="31B495B0" w14:textId="77777777" w:rsidR="009F3611" w:rsidRPr="00B80901" w:rsidRDefault="009F3611" w:rsidP="009F3611">
            <w:pPr>
              <w:pStyle w:val="XML1"/>
              <w:rPr>
                <w:ins w:id="28271" w:author="Thomas Dietz" w:date="2012-08-08T17:05:00Z"/>
                <w:rPrChange w:id="28272" w:author="Thomas Dietz" w:date="2012-08-10T13:22:00Z">
                  <w:rPr>
                    <w:ins w:id="28273" w:author="Thomas Dietz" w:date="2012-08-08T17:05:00Z"/>
                    <w:lang w:val="de-DE"/>
                  </w:rPr>
                </w:rPrChange>
              </w:rPr>
            </w:pPr>
            <w:ins w:id="28274" w:author="Thomas Dietz" w:date="2012-08-08T17:05:00Z">
              <w:r w:rsidRPr="00B80901">
                <w:rPr>
                  <w:rPrChange w:id="28275" w:author="Thomas Dietz" w:date="2012-08-10T13:22:00Z">
                    <w:rPr>
                      <w:lang w:val="de-DE"/>
                    </w:rPr>
                  </w:rPrChange>
                </w:rPr>
                <w:t xml:space="preserve">          of the current features has value 'other'.";</w:t>
              </w:r>
            </w:ins>
          </w:p>
          <w:p w14:paraId="77DF3F93" w14:textId="77777777" w:rsidR="009F3611" w:rsidRPr="00B80901" w:rsidRDefault="009F3611" w:rsidP="009F3611">
            <w:pPr>
              <w:pStyle w:val="XML1"/>
              <w:rPr>
                <w:ins w:id="28276" w:author="Thomas Dietz" w:date="2012-08-08T17:05:00Z"/>
                <w:rPrChange w:id="28277" w:author="Thomas Dietz" w:date="2012-08-10T13:22:00Z">
                  <w:rPr>
                    <w:ins w:id="28278" w:author="Thomas Dietz" w:date="2012-08-08T17:05:00Z"/>
                    <w:lang w:val="de-DE"/>
                  </w:rPr>
                </w:rPrChange>
              </w:rPr>
            </w:pPr>
            <w:ins w:id="28279" w:author="Thomas Dietz" w:date="2012-08-08T17:05:00Z">
              <w:r w:rsidRPr="00B80901">
                <w:rPr>
                  <w:rPrChange w:id="28280" w:author="Thomas Dietz" w:date="2012-08-10T13:22:00Z">
                    <w:rPr>
                      <w:lang w:val="de-DE"/>
                    </w:rPr>
                  </w:rPrChange>
                </w:rPr>
                <w:t xml:space="preserve">      }</w:t>
              </w:r>
            </w:ins>
          </w:p>
          <w:p w14:paraId="4A96E4E9" w14:textId="77777777" w:rsidR="009F3611" w:rsidRPr="00B80901" w:rsidRDefault="009F3611" w:rsidP="009F3611">
            <w:pPr>
              <w:pStyle w:val="XML1"/>
              <w:rPr>
                <w:ins w:id="28281" w:author="Thomas Dietz" w:date="2012-08-08T17:05:00Z"/>
                <w:rPrChange w:id="28282" w:author="Thomas Dietz" w:date="2012-08-10T13:22:00Z">
                  <w:rPr>
                    <w:ins w:id="28283" w:author="Thomas Dietz" w:date="2012-08-08T17:05:00Z"/>
                    <w:lang w:val="de-DE"/>
                  </w:rPr>
                </w:rPrChange>
              </w:rPr>
            </w:pPr>
            <w:ins w:id="28284" w:author="Thomas Dietz" w:date="2012-08-08T17:05:00Z">
              <w:r w:rsidRPr="00B80901">
                <w:rPr>
                  <w:rPrChange w:id="28285" w:author="Thomas Dietz" w:date="2012-08-10T13:22:00Z">
                    <w:rPr>
                      <w:lang w:val="de-DE"/>
                    </w:rPr>
                  </w:rPrChange>
                </w:rPr>
                <w:t xml:space="preserve">      type uint32;</w:t>
              </w:r>
            </w:ins>
          </w:p>
          <w:p w14:paraId="19D897E3" w14:textId="77777777" w:rsidR="009F3611" w:rsidRPr="00B80901" w:rsidRDefault="009F3611" w:rsidP="009F3611">
            <w:pPr>
              <w:pStyle w:val="XML1"/>
              <w:rPr>
                <w:ins w:id="28286" w:author="Thomas Dietz" w:date="2012-08-08T17:05:00Z"/>
                <w:rPrChange w:id="28287" w:author="Thomas Dietz" w:date="2012-08-10T13:22:00Z">
                  <w:rPr>
                    <w:ins w:id="28288" w:author="Thomas Dietz" w:date="2012-08-08T17:05:00Z"/>
                    <w:lang w:val="de-DE"/>
                  </w:rPr>
                </w:rPrChange>
              </w:rPr>
            </w:pPr>
            <w:ins w:id="28289" w:author="Thomas Dietz" w:date="2012-08-08T17:05:00Z">
              <w:r w:rsidRPr="00B80901">
                <w:rPr>
                  <w:rPrChange w:id="28290" w:author="Thomas Dietz" w:date="2012-08-10T13:22:00Z">
                    <w:rPr>
                      <w:lang w:val="de-DE"/>
                    </w:rPr>
                  </w:rPrChange>
                </w:rPr>
                <w:t xml:space="preserve">      units "kbit/s";</w:t>
              </w:r>
            </w:ins>
          </w:p>
          <w:p w14:paraId="25479FC1" w14:textId="77777777" w:rsidR="009F3611" w:rsidRPr="00B80901" w:rsidRDefault="009F3611" w:rsidP="009F3611">
            <w:pPr>
              <w:pStyle w:val="XML1"/>
              <w:rPr>
                <w:ins w:id="28291" w:author="Thomas Dietz" w:date="2012-08-08T17:05:00Z"/>
                <w:rPrChange w:id="28292" w:author="Thomas Dietz" w:date="2012-08-10T13:22:00Z">
                  <w:rPr>
                    <w:ins w:id="28293" w:author="Thomas Dietz" w:date="2012-08-08T17:05:00Z"/>
                    <w:lang w:val="de-DE"/>
                  </w:rPr>
                </w:rPrChange>
              </w:rPr>
            </w:pPr>
            <w:ins w:id="28294" w:author="Thomas Dietz" w:date="2012-08-08T17:05:00Z">
              <w:r w:rsidRPr="00B80901">
                <w:rPr>
                  <w:rPrChange w:id="28295" w:author="Thomas Dietz" w:date="2012-08-10T13:22:00Z">
                    <w:rPr>
                      <w:lang w:val="de-DE"/>
                    </w:rPr>
                  </w:rPrChange>
                </w:rPr>
                <w:t xml:space="preserve">      config false;</w:t>
              </w:r>
            </w:ins>
          </w:p>
          <w:p w14:paraId="47C8831C" w14:textId="77777777" w:rsidR="009F3611" w:rsidRPr="00B80901" w:rsidRDefault="009F3611" w:rsidP="009F3611">
            <w:pPr>
              <w:pStyle w:val="XML1"/>
              <w:rPr>
                <w:ins w:id="28296" w:author="Thomas Dietz" w:date="2012-08-08T17:05:00Z"/>
                <w:rPrChange w:id="28297" w:author="Thomas Dietz" w:date="2012-08-10T13:22:00Z">
                  <w:rPr>
                    <w:ins w:id="28298" w:author="Thomas Dietz" w:date="2012-08-08T17:05:00Z"/>
                    <w:lang w:val="de-DE"/>
                  </w:rPr>
                </w:rPrChange>
              </w:rPr>
            </w:pPr>
            <w:ins w:id="28299" w:author="Thomas Dietz" w:date="2012-08-08T17:05:00Z">
              <w:r w:rsidRPr="00B80901">
                <w:rPr>
                  <w:rPrChange w:id="28300" w:author="Thomas Dietz" w:date="2012-08-10T13:22:00Z">
                    <w:rPr>
                      <w:lang w:val="de-DE"/>
                    </w:rPr>
                  </w:rPrChange>
                </w:rPr>
                <w:t xml:space="preserve">      description "This element indicates the maximum bit rate of </w:t>
              </w:r>
            </w:ins>
          </w:p>
          <w:p w14:paraId="725A9466" w14:textId="77777777" w:rsidR="009F3611" w:rsidRPr="00B80901" w:rsidRDefault="009F3611" w:rsidP="009F3611">
            <w:pPr>
              <w:pStyle w:val="XML1"/>
              <w:rPr>
                <w:ins w:id="28301" w:author="Thomas Dietz" w:date="2012-08-08T17:05:00Z"/>
                <w:rPrChange w:id="28302" w:author="Thomas Dietz" w:date="2012-08-10T13:22:00Z">
                  <w:rPr>
                    <w:ins w:id="28303" w:author="Thomas Dietz" w:date="2012-08-08T17:05:00Z"/>
                    <w:lang w:val="de-DE"/>
                  </w:rPr>
                </w:rPrChange>
              </w:rPr>
            </w:pPr>
            <w:ins w:id="28304" w:author="Thomas Dietz" w:date="2012-08-08T17:05:00Z">
              <w:r w:rsidRPr="00B80901">
                <w:rPr>
                  <w:rPrChange w:id="28305" w:author="Thomas Dietz" w:date="2012-08-10T13:22:00Z">
                    <w:rPr>
                      <w:lang w:val="de-DE"/>
                    </w:rPr>
                  </w:rPrChange>
                </w:rPr>
                <w:t xml:space="preserve">        the port. Its values is to be provided in units of kilobit </w:t>
              </w:r>
            </w:ins>
          </w:p>
          <w:p w14:paraId="17FBF4FC" w14:textId="77777777" w:rsidR="009F3611" w:rsidRPr="00B80901" w:rsidRDefault="009F3611" w:rsidP="009F3611">
            <w:pPr>
              <w:pStyle w:val="XML1"/>
              <w:rPr>
                <w:ins w:id="28306" w:author="Thomas Dietz" w:date="2012-08-08T17:05:00Z"/>
                <w:rPrChange w:id="28307" w:author="Thomas Dietz" w:date="2012-08-10T13:22:00Z">
                  <w:rPr>
                    <w:ins w:id="28308" w:author="Thomas Dietz" w:date="2012-08-08T17:05:00Z"/>
                    <w:lang w:val="de-DE"/>
                  </w:rPr>
                </w:rPrChange>
              </w:rPr>
            </w:pPr>
            <w:ins w:id="28309" w:author="Thomas Dietz" w:date="2012-08-08T17:05:00Z">
              <w:r w:rsidRPr="00B80901">
                <w:rPr>
                  <w:rPrChange w:id="28310" w:author="Thomas Dietz" w:date="2012-08-10T13:22:00Z">
                    <w:rPr>
                      <w:lang w:val="de-DE"/>
                    </w:rPr>
                  </w:rPrChange>
                </w:rPr>
                <w:t xml:space="preserve">        per second (kbps). This element is only valid if the </w:t>
              </w:r>
            </w:ins>
          </w:p>
          <w:p w14:paraId="37F218A0" w14:textId="77777777" w:rsidR="009F3611" w:rsidRPr="00B80901" w:rsidRDefault="009F3611" w:rsidP="009F3611">
            <w:pPr>
              <w:pStyle w:val="XML1"/>
              <w:rPr>
                <w:ins w:id="28311" w:author="Thomas Dietz" w:date="2012-08-08T17:05:00Z"/>
                <w:rPrChange w:id="28312" w:author="Thomas Dietz" w:date="2012-08-10T13:22:00Z">
                  <w:rPr>
                    <w:ins w:id="28313" w:author="Thomas Dietz" w:date="2012-08-08T17:05:00Z"/>
                    <w:lang w:val="de-DE"/>
                  </w:rPr>
                </w:rPrChange>
              </w:rPr>
            </w:pPr>
            <w:ins w:id="28314" w:author="Thomas Dietz" w:date="2012-08-08T17:05:00Z">
              <w:r w:rsidRPr="00B80901">
                <w:rPr>
                  <w:rPrChange w:id="28315" w:author="Thomas Dietz" w:date="2012-08-10T13:22:00Z">
                    <w:rPr>
                      <w:lang w:val="de-DE"/>
                    </w:rPr>
                  </w:rPrChange>
                </w:rPr>
                <w:t xml:space="preserve">        element called 'rate' in the current Port Features has a </w:t>
              </w:r>
            </w:ins>
          </w:p>
          <w:p w14:paraId="5DA78AFD" w14:textId="77777777" w:rsidR="009F3611" w:rsidRPr="00B80901" w:rsidRDefault="009F3611" w:rsidP="009F3611">
            <w:pPr>
              <w:pStyle w:val="XML1"/>
              <w:rPr>
                <w:ins w:id="28316" w:author="Thomas Dietz" w:date="2012-08-08T17:05:00Z"/>
                <w:rPrChange w:id="28317" w:author="Thomas Dietz" w:date="2012-08-10T13:22:00Z">
                  <w:rPr>
                    <w:ins w:id="28318" w:author="Thomas Dietz" w:date="2012-08-08T17:05:00Z"/>
                    <w:lang w:val="de-DE"/>
                  </w:rPr>
                </w:rPrChange>
              </w:rPr>
            </w:pPr>
            <w:ins w:id="28319" w:author="Thomas Dietz" w:date="2012-08-08T17:05:00Z">
              <w:r w:rsidRPr="00B80901">
                <w:rPr>
                  <w:rPrChange w:id="28320" w:author="Thomas Dietz" w:date="2012-08-10T13:22:00Z">
                    <w:rPr>
                      <w:lang w:val="de-DE"/>
                    </w:rPr>
                  </w:rPrChange>
                </w:rPr>
                <w:t xml:space="preserve">        value of 'other'.</w:t>
              </w:r>
            </w:ins>
          </w:p>
          <w:p w14:paraId="7F8BF614" w14:textId="77777777" w:rsidR="009F3611" w:rsidRPr="00B80901" w:rsidRDefault="009F3611" w:rsidP="009F3611">
            <w:pPr>
              <w:pStyle w:val="XML1"/>
              <w:rPr>
                <w:ins w:id="28321" w:author="Thomas Dietz" w:date="2012-08-08T17:05:00Z"/>
                <w:rPrChange w:id="28322" w:author="Thomas Dietz" w:date="2012-08-10T13:22:00Z">
                  <w:rPr>
                    <w:ins w:id="28323" w:author="Thomas Dietz" w:date="2012-08-08T17:05:00Z"/>
                    <w:lang w:val="de-DE"/>
                  </w:rPr>
                </w:rPrChange>
              </w:rPr>
            </w:pPr>
          </w:p>
          <w:p w14:paraId="376C6C3B" w14:textId="77777777" w:rsidR="009F3611" w:rsidRPr="00B80901" w:rsidRDefault="009F3611" w:rsidP="009F3611">
            <w:pPr>
              <w:pStyle w:val="XML1"/>
              <w:rPr>
                <w:ins w:id="28324" w:author="Thomas Dietz" w:date="2012-08-08T17:05:00Z"/>
                <w:rPrChange w:id="28325" w:author="Thomas Dietz" w:date="2012-08-10T13:22:00Z">
                  <w:rPr>
                    <w:ins w:id="28326" w:author="Thomas Dietz" w:date="2012-08-08T17:05:00Z"/>
                    <w:lang w:val="de-DE"/>
                  </w:rPr>
                </w:rPrChange>
              </w:rPr>
            </w:pPr>
            <w:ins w:id="28327" w:author="Thomas Dietz" w:date="2012-08-08T17:05:00Z">
              <w:r w:rsidRPr="00B80901">
                <w:rPr>
                  <w:rPrChange w:id="28328" w:author="Thomas Dietz" w:date="2012-08-10T13:22:00Z">
                    <w:rPr>
                      <w:lang w:val="de-DE"/>
                    </w:rPr>
                  </w:rPrChange>
                </w:rPr>
                <w:t xml:space="preserve">        Since this element is not configurable with the NETCONF</w:t>
              </w:r>
            </w:ins>
          </w:p>
          <w:p w14:paraId="5580DCCA" w14:textId="77777777" w:rsidR="009F3611" w:rsidRPr="00B80901" w:rsidRDefault="009F3611" w:rsidP="009F3611">
            <w:pPr>
              <w:pStyle w:val="XML1"/>
              <w:rPr>
                <w:ins w:id="28329" w:author="Thomas Dietz" w:date="2012-08-08T17:05:00Z"/>
                <w:rPrChange w:id="28330" w:author="Thomas Dietz" w:date="2012-08-10T13:22:00Z">
                  <w:rPr>
                    <w:ins w:id="28331" w:author="Thomas Dietz" w:date="2012-08-08T17:05:00Z"/>
                    <w:lang w:val="de-DE"/>
                  </w:rPr>
                </w:rPrChange>
              </w:rPr>
            </w:pPr>
            <w:ins w:id="28332" w:author="Thomas Dietz" w:date="2012-08-08T17:05:00Z">
              <w:r w:rsidRPr="00B80901">
                <w:rPr>
                  <w:rPrChange w:id="28333" w:author="Thomas Dietz" w:date="2012-08-10T13:22:00Z">
                    <w:rPr>
                      <w:lang w:val="de-DE"/>
                    </w:rPr>
                  </w:rPrChange>
                </w:rPr>
                <w:t xml:space="preserve">        protocol it MUST NOT be included in replies to NETCONF</w:t>
              </w:r>
            </w:ins>
          </w:p>
          <w:p w14:paraId="4BA3048E" w14:textId="77777777" w:rsidR="009F3611" w:rsidRPr="00B80901" w:rsidRDefault="009F3611" w:rsidP="009F3611">
            <w:pPr>
              <w:pStyle w:val="XML1"/>
              <w:rPr>
                <w:ins w:id="28334" w:author="Thomas Dietz" w:date="2012-08-08T17:05:00Z"/>
                <w:rPrChange w:id="28335" w:author="Thomas Dietz" w:date="2012-08-10T13:22:00Z">
                  <w:rPr>
                    <w:ins w:id="28336" w:author="Thomas Dietz" w:date="2012-08-08T17:05:00Z"/>
                    <w:lang w:val="de-DE"/>
                  </w:rPr>
                </w:rPrChange>
              </w:rPr>
            </w:pPr>
            <w:ins w:id="28337" w:author="Thomas Dietz" w:date="2012-08-08T17:05:00Z">
              <w:r w:rsidRPr="00B80901">
                <w:rPr>
                  <w:rPrChange w:id="28338" w:author="Thomas Dietz" w:date="2012-08-10T13:22:00Z">
                    <w:rPr>
                      <w:lang w:val="de-DE"/>
                    </w:rPr>
                  </w:rPrChange>
                </w:rPr>
                <w:t xml:space="preserve">        &lt;get-config&gt; requests.";</w:t>
              </w:r>
            </w:ins>
          </w:p>
          <w:p w14:paraId="47F286E4" w14:textId="77777777" w:rsidR="009F3611" w:rsidRPr="00B80901" w:rsidRDefault="009F3611" w:rsidP="009F3611">
            <w:pPr>
              <w:pStyle w:val="XML1"/>
              <w:rPr>
                <w:ins w:id="28339" w:author="Thomas Dietz" w:date="2012-08-08T17:05:00Z"/>
                <w:rPrChange w:id="28340" w:author="Thomas Dietz" w:date="2012-08-10T13:22:00Z">
                  <w:rPr>
                    <w:ins w:id="28341" w:author="Thomas Dietz" w:date="2012-08-08T17:05:00Z"/>
                    <w:lang w:val="de-DE"/>
                  </w:rPr>
                </w:rPrChange>
              </w:rPr>
            </w:pPr>
            <w:ins w:id="28342" w:author="Thomas Dietz" w:date="2012-08-08T17:05:00Z">
              <w:r w:rsidRPr="00B80901">
                <w:rPr>
                  <w:rPrChange w:id="28343" w:author="Thomas Dietz" w:date="2012-08-10T13:22:00Z">
                    <w:rPr>
                      <w:lang w:val="de-DE"/>
                    </w:rPr>
                  </w:rPrChange>
                </w:rPr>
                <w:t xml:space="preserve">    }</w:t>
              </w:r>
            </w:ins>
          </w:p>
          <w:p w14:paraId="3E2DA15C" w14:textId="77777777" w:rsidR="009F3611" w:rsidRPr="00B80901" w:rsidRDefault="009F3611" w:rsidP="009F3611">
            <w:pPr>
              <w:pStyle w:val="XML1"/>
              <w:rPr>
                <w:ins w:id="28344" w:author="Thomas Dietz" w:date="2012-08-08T17:05:00Z"/>
                <w:rPrChange w:id="28345" w:author="Thomas Dietz" w:date="2012-08-10T13:22:00Z">
                  <w:rPr>
                    <w:ins w:id="28346" w:author="Thomas Dietz" w:date="2012-08-08T17:05:00Z"/>
                    <w:lang w:val="de-DE"/>
                  </w:rPr>
                </w:rPrChange>
              </w:rPr>
            </w:pPr>
            <w:ins w:id="28347" w:author="Thomas Dietz" w:date="2012-08-08T17:05:00Z">
              <w:r w:rsidRPr="00B80901">
                <w:rPr>
                  <w:rPrChange w:id="28348" w:author="Thomas Dietz" w:date="2012-08-10T13:22:00Z">
                    <w:rPr>
                      <w:lang w:val="de-DE"/>
                    </w:rPr>
                  </w:rPrChange>
                </w:rPr>
                <w:t xml:space="preserve">    container configuration {</w:t>
              </w:r>
            </w:ins>
          </w:p>
          <w:p w14:paraId="779419AA" w14:textId="77777777" w:rsidR="009F3611" w:rsidRPr="00B80901" w:rsidRDefault="009F3611" w:rsidP="009F3611">
            <w:pPr>
              <w:pStyle w:val="XML1"/>
              <w:rPr>
                <w:ins w:id="28349" w:author="Thomas Dietz" w:date="2012-08-08T17:05:00Z"/>
                <w:rPrChange w:id="28350" w:author="Thomas Dietz" w:date="2012-08-10T13:22:00Z">
                  <w:rPr>
                    <w:ins w:id="28351" w:author="Thomas Dietz" w:date="2012-08-08T17:05:00Z"/>
                    <w:lang w:val="de-DE"/>
                  </w:rPr>
                </w:rPrChange>
              </w:rPr>
            </w:pPr>
            <w:ins w:id="28352" w:author="Thomas Dietz" w:date="2012-08-08T17:05:00Z">
              <w:r w:rsidRPr="00B80901">
                <w:rPr>
                  <w:rPrChange w:id="28353" w:author="Thomas Dietz" w:date="2012-08-10T13:22:00Z">
                    <w:rPr>
                      <w:lang w:val="de-DE"/>
                    </w:rPr>
                  </w:rPrChange>
                </w:rPr>
                <w:t xml:space="preserve">      description "This element represents the general</w:t>
              </w:r>
            </w:ins>
          </w:p>
          <w:p w14:paraId="07A98765" w14:textId="77777777" w:rsidR="009F3611" w:rsidRPr="00B80901" w:rsidRDefault="009F3611" w:rsidP="009F3611">
            <w:pPr>
              <w:pStyle w:val="XML1"/>
              <w:rPr>
                <w:ins w:id="28354" w:author="Thomas Dietz" w:date="2012-08-08T17:05:00Z"/>
                <w:rPrChange w:id="28355" w:author="Thomas Dietz" w:date="2012-08-10T13:22:00Z">
                  <w:rPr>
                    <w:ins w:id="28356" w:author="Thomas Dietz" w:date="2012-08-08T17:05:00Z"/>
                    <w:lang w:val="de-DE"/>
                  </w:rPr>
                </w:rPrChange>
              </w:rPr>
            </w:pPr>
            <w:ins w:id="28357" w:author="Thomas Dietz" w:date="2012-08-08T17:05:00Z">
              <w:r w:rsidRPr="00B80901">
                <w:rPr>
                  <w:rPrChange w:id="28358" w:author="Thomas Dietz" w:date="2012-08-10T13:22:00Z">
                    <w:rPr>
                      <w:lang w:val="de-DE"/>
                    </w:rPr>
                  </w:rPrChange>
                </w:rPr>
                <w:t xml:space="preserve">        adminitrative configuration of the OpenFlow Port.";</w:t>
              </w:r>
            </w:ins>
          </w:p>
          <w:p w14:paraId="0DBBF21B" w14:textId="77777777" w:rsidR="009F3611" w:rsidRPr="00B80901" w:rsidRDefault="009F3611" w:rsidP="009F3611">
            <w:pPr>
              <w:pStyle w:val="XML1"/>
              <w:rPr>
                <w:ins w:id="28359" w:author="Thomas Dietz" w:date="2012-08-08T17:05:00Z"/>
                <w:rPrChange w:id="28360" w:author="Thomas Dietz" w:date="2012-08-10T13:22:00Z">
                  <w:rPr>
                    <w:ins w:id="28361" w:author="Thomas Dietz" w:date="2012-08-08T17:05:00Z"/>
                    <w:lang w:val="de-DE"/>
                  </w:rPr>
                </w:rPrChange>
              </w:rPr>
            </w:pPr>
            <w:ins w:id="28362" w:author="Thomas Dietz" w:date="2012-08-08T17:05:00Z">
              <w:r w:rsidRPr="00B80901">
                <w:rPr>
                  <w:rPrChange w:id="28363" w:author="Thomas Dietz" w:date="2012-08-10T13:22:00Z">
                    <w:rPr>
                      <w:lang w:val="de-DE"/>
                    </w:rPr>
                  </w:rPrChange>
                </w:rPr>
                <w:t xml:space="preserve">      leaf admin-state {</w:t>
              </w:r>
            </w:ins>
          </w:p>
          <w:p w14:paraId="7E43A310" w14:textId="77777777" w:rsidR="009F3611" w:rsidRPr="00B80901" w:rsidRDefault="009F3611" w:rsidP="009F3611">
            <w:pPr>
              <w:pStyle w:val="XML1"/>
              <w:rPr>
                <w:ins w:id="28364" w:author="Thomas Dietz" w:date="2012-08-08T17:05:00Z"/>
                <w:rPrChange w:id="28365" w:author="Thomas Dietz" w:date="2012-08-10T13:22:00Z">
                  <w:rPr>
                    <w:ins w:id="28366" w:author="Thomas Dietz" w:date="2012-08-08T17:05:00Z"/>
                    <w:lang w:val="de-DE"/>
                  </w:rPr>
                </w:rPrChange>
              </w:rPr>
            </w:pPr>
            <w:ins w:id="28367" w:author="Thomas Dietz" w:date="2012-08-08T17:05:00Z">
              <w:r w:rsidRPr="00B80901">
                <w:rPr>
                  <w:rPrChange w:id="28368" w:author="Thomas Dietz" w:date="2012-08-10T13:22:00Z">
                    <w:rPr>
                      <w:lang w:val="de-DE"/>
                    </w:rPr>
                  </w:rPrChange>
                </w:rPr>
                <w:t xml:space="preserve">        type OFUpDownStateType;</w:t>
              </w:r>
            </w:ins>
          </w:p>
          <w:p w14:paraId="03D391EE" w14:textId="77777777" w:rsidR="009F3611" w:rsidRPr="00B80901" w:rsidRDefault="009F3611" w:rsidP="009F3611">
            <w:pPr>
              <w:pStyle w:val="XML1"/>
              <w:rPr>
                <w:ins w:id="28369" w:author="Thomas Dietz" w:date="2012-08-08T17:05:00Z"/>
                <w:rPrChange w:id="28370" w:author="Thomas Dietz" w:date="2012-08-10T13:22:00Z">
                  <w:rPr>
                    <w:ins w:id="28371" w:author="Thomas Dietz" w:date="2012-08-08T17:05:00Z"/>
                    <w:lang w:val="de-DE"/>
                  </w:rPr>
                </w:rPrChange>
              </w:rPr>
            </w:pPr>
            <w:ins w:id="28372" w:author="Thomas Dietz" w:date="2012-08-08T17:05:00Z">
              <w:r w:rsidRPr="00B80901">
                <w:rPr>
                  <w:rPrChange w:id="28373" w:author="Thomas Dietz" w:date="2012-08-10T13:22:00Z">
                    <w:rPr>
                      <w:lang w:val="de-DE"/>
                    </w:rPr>
                  </w:rPrChange>
                </w:rPr>
                <w:t xml:space="preserve">        default 'up';</w:t>
              </w:r>
            </w:ins>
          </w:p>
          <w:p w14:paraId="66920757" w14:textId="77777777" w:rsidR="009F3611" w:rsidRPr="00B80901" w:rsidRDefault="009F3611" w:rsidP="009F3611">
            <w:pPr>
              <w:pStyle w:val="XML1"/>
              <w:rPr>
                <w:ins w:id="28374" w:author="Thomas Dietz" w:date="2012-08-08T17:05:00Z"/>
                <w:rPrChange w:id="28375" w:author="Thomas Dietz" w:date="2012-08-10T13:22:00Z">
                  <w:rPr>
                    <w:ins w:id="28376" w:author="Thomas Dietz" w:date="2012-08-08T17:05:00Z"/>
                    <w:lang w:val="de-DE"/>
                  </w:rPr>
                </w:rPrChange>
              </w:rPr>
            </w:pPr>
            <w:ins w:id="28377" w:author="Thomas Dietz" w:date="2012-08-08T17:05:00Z">
              <w:r w:rsidRPr="00B80901">
                <w:rPr>
                  <w:rPrChange w:id="28378" w:author="Thomas Dietz" w:date="2012-08-10T13:22:00Z">
                    <w:rPr>
                      <w:lang w:val="de-DE"/>
                    </w:rPr>
                  </w:rPrChange>
                </w:rPr>
                <w:t xml:space="preserve">        description "The administrative state of the port.  If</w:t>
              </w:r>
            </w:ins>
          </w:p>
          <w:p w14:paraId="0B307112" w14:textId="77777777" w:rsidR="009F3611" w:rsidRPr="00B80901" w:rsidRDefault="009F3611" w:rsidP="009F3611">
            <w:pPr>
              <w:pStyle w:val="XML1"/>
              <w:rPr>
                <w:ins w:id="28379" w:author="Thomas Dietz" w:date="2012-08-08T17:05:00Z"/>
                <w:rPrChange w:id="28380" w:author="Thomas Dietz" w:date="2012-08-10T13:22:00Z">
                  <w:rPr>
                    <w:ins w:id="28381" w:author="Thomas Dietz" w:date="2012-08-08T17:05:00Z"/>
                    <w:lang w:val="de-DE"/>
                  </w:rPr>
                </w:rPrChange>
              </w:rPr>
            </w:pPr>
            <w:ins w:id="28382" w:author="Thomas Dietz" w:date="2012-08-08T17:05:00Z">
              <w:r w:rsidRPr="00B80901">
                <w:rPr>
                  <w:rPrChange w:id="28383" w:author="Thomas Dietz" w:date="2012-08-10T13:22:00Z">
                    <w:rPr>
                      <w:lang w:val="de-DE"/>
                    </w:rPr>
                  </w:rPrChange>
                </w:rPr>
                <w:t xml:space="preserve">          true, the port has been administratively brought down and</w:t>
              </w:r>
            </w:ins>
          </w:p>
          <w:p w14:paraId="5C6E788F" w14:textId="77777777" w:rsidR="009F3611" w:rsidRPr="00B80901" w:rsidRDefault="009F3611" w:rsidP="009F3611">
            <w:pPr>
              <w:pStyle w:val="XML1"/>
              <w:rPr>
                <w:ins w:id="28384" w:author="Thomas Dietz" w:date="2012-08-08T17:05:00Z"/>
                <w:rPrChange w:id="28385" w:author="Thomas Dietz" w:date="2012-08-10T13:22:00Z">
                  <w:rPr>
                    <w:ins w:id="28386" w:author="Thomas Dietz" w:date="2012-08-08T17:05:00Z"/>
                    <w:lang w:val="de-DE"/>
                  </w:rPr>
                </w:rPrChange>
              </w:rPr>
            </w:pPr>
            <w:ins w:id="28387" w:author="Thomas Dietz" w:date="2012-08-08T17:05:00Z">
              <w:r w:rsidRPr="00B80901">
                <w:rPr>
                  <w:rPrChange w:id="28388" w:author="Thomas Dietz" w:date="2012-08-10T13:22:00Z">
                    <w:rPr>
                      <w:lang w:val="de-DE"/>
                    </w:rPr>
                  </w:rPrChange>
                </w:rPr>
                <w:t xml:space="preserve">          SHOULD not be used by OpenFlow.</w:t>
              </w:r>
            </w:ins>
          </w:p>
          <w:p w14:paraId="1513E88F" w14:textId="77777777" w:rsidR="009F3611" w:rsidRPr="00B80901" w:rsidRDefault="009F3611" w:rsidP="009F3611">
            <w:pPr>
              <w:pStyle w:val="XML1"/>
              <w:rPr>
                <w:ins w:id="28389" w:author="Thomas Dietz" w:date="2012-08-08T17:05:00Z"/>
                <w:rPrChange w:id="28390" w:author="Thomas Dietz" w:date="2012-08-10T13:22:00Z">
                  <w:rPr>
                    <w:ins w:id="28391" w:author="Thomas Dietz" w:date="2012-08-08T17:05:00Z"/>
                    <w:lang w:val="de-DE"/>
                  </w:rPr>
                </w:rPrChange>
              </w:rPr>
            </w:pPr>
          </w:p>
          <w:p w14:paraId="37CD6AED" w14:textId="77777777" w:rsidR="009F3611" w:rsidRPr="00B80901" w:rsidRDefault="009F3611" w:rsidP="009F3611">
            <w:pPr>
              <w:pStyle w:val="XML1"/>
              <w:rPr>
                <w:ins w:id="28392" w:author="Thomas Dietz" w:date="2012-08-08T17:05:00Z"/>
                <w:rPrChange w:id="28393" w:author="Thomas Dietz" w:date="2012-08-10T13:22:00Z">
                  <w:rPr>
                    <w:ins w:id="28394" w:author="Thomas Dietz" w:date="2012-08-08T17:05:00Z"/>
                    <w:lang w:val="de-DE"/>
                  </w:rPr>
                </w:rPrChange>
              </w:rPr>
            </w:pPr>
            <w:ins w:id="28395" w:author="Thomas Dietz" w:date="2012-08-08T17:05:00Z">
              <w:r w:rsidRPr="00B80901">
                <w:rPr>
                  <w:rPrChange w:id="28396" w:author="Thomas Dietz" w:date="2012-08-10T13:22:00Z">
                    <w:rPr>
                      <w:lang w:val="de-DE"/>
                    </w:rPr>
                  </w:rPrChange>
                </w:rPr>
                <w:t xml:space="preserve">          This element is optional. If this element is not present</w:t>
              </w:r>
            </w:ins>
          </w:p>
          <w:p w14:paraId="5E8BC9AE" w14:textId="77777777" w:rsidR="009F3611" w:rsidRPr="00B80901" w:rsidRDefault="009F3611" w:rsidP="009F3611">
            <w:pPr>
              <w:pStyle w:val="XML1"/>
              <w:rPr>
                <w:ins w:id="28397" w:author="Thomas Dietz" w:date="2012-08-08T17:05:00Z"/>
                <w:rPrChange w:id="28398" w:author="Thomas Dietz" w:date="2012-08-10T13:22:00Z">
                  <w:rPr>
                    <w:ins w:id="28399" w:author="Thomas Dietz" w:date="2012-08-08T17:05:00Z"/>
                    <w:lang w:val="de-DE"/>
                  </w:rPr>
                </w:rPrChange>
              </w:rPr>
            </w:pPr>
            <w:ins w:id="28400" w:author="Thomas Dietz" w:date="2012-08-08T17:05:00Z">
              <w:r w:rsidRPr="00B80901">
                <w:rPr>
                  <w:rPrChange w:id="28401" w:author="Thomas Dietz" w:date="2012-08-10T13:22:00Z">
                    <w:rPr>
                      <w:lang w:val="de-DE"/>
                    </w:rPr>
                  </w:rPrChange>
                </w:rPr>
                <w:t xml:space="preserve">          it defaults to 'up'.";</w:t>
              </w:r>
            </w:ins>
          </w:p>
          <w:p w14:paraId="33C51245" w14:textId="77777777" w:rsidR="009F3611" w:rsidRPr="00B80901" w:rsidRDefault="009F3611" w:rsidP="009F3611">
            <w:pPr>
              <w:pStyle w:val="XML1"/>
              <w:rPr>
                <w:ins w:id="28402" w:author="Thomas Dietz" w:date="2012-08-08T17:05:00Z"/>
                <w:rPrChange w:id="28403" w:author="Thomas Dietz" w:date="2012-08-10T13:22:00Z">
                  <w:rPr>
                    <w:ins w:id="28404" w:author="Thomas Dietz" w:date="2012-08-08T17:05:00Z"/>
                    <w:lang w:val="de-DE"/>
                  </w:rPr>
                </w:rPrChange>
              </w:rPr>
            </w:pPr>
            <w:ins w:id="28405" w:author="Thomas Dietz" w:date="2012-08-08T17:05:00Z">
              <w:r w:rsidRPr="00B80901">
                <w:rPr>
                  <w:rPrChange w:id="28406" w:author="Thomas Dietz" w:date="2012-08-10T13:22:00Z">
                    <w:rPr>
                      <w:lang w:val="de-DE"/>
                    </w:rPr>
                  </w:rPrChange>
                </w:rPr>
                <w:t xml:space="preserve">      }</w:t>
              </w:r>
            </w:ins>
          </w:p>
          <w:p w14:paraId="2A5AB6C9" w14:textId="77777777" w:rsidR="009F3611" w:rsidRPr="00B80901" w:rsidRDefault="009F3611" w:rsidP="009F3611">
            <w:pPr>
              <w:pStyle w:val="XML1"/>
              <w:rPr>
                <w:ins w:id="28407" w:author="Thomas Dietz" w:date="2012-08-08T17:05:00Z"/>
                <w:rPrChange w:id="28408" w:author="Thomas Dietz" w:date="2012-08-10T13:22:00Z">
                  <w:rPr>
                    <w:ins w:id="28409" w:author="Thomas Dietz" w:date="2012-08-08T17:05:00Z"/>
                    <w:lang w:val="de-DE"/>
                  </w:rPr>
                </w:rPrChange>
              </w:rPr>
            </w:pPr>
            <w:ins w:id="28410" w:author="Thomas Dietz" w:date="2012-08-08T17:05:00Z">
              <w:r w:rsidRPr="00B80901">
                <w:rPr>
                  <w:rPrChange w:id="28411" w:author="Thomas Dietz" w:date="2012-08-10T13:22:00Z">
                    <w:rPr>
                      <w:lang w:val="de-DE"/>
                    </w:rPr>
                  </w:rPrChange>
                </w:rPr>
                <w:t xml:space="preserve">      leaf no-receive {</w:t>
              </w:r>
            </w:ins>
          </w:p>
          <w:p w14:paraId="75230F10" w14:textId="77777777" w:rsidR="009F3611" w:rsidRPr="00B80901" w:rsidRDefault="009F3611" w:rsidP="009F3611">
            <w:pPr>
              <w:pStyle w:val="XML1"/>
              <w:rPr>
                <w:ins w:id="28412" w:author="Thomas Dietz" w:date="2012-08-08T17:05:00Z"/>
                <w:rPrChange w:id="28413" w:author="Thomas Dietz" w:date="2012-08-10T13:22:00Z">
                  <w:rPr>
                    <w:ins w:id="28414" w:author="Thomas Dietz" w:date="2012-08-08T17:05:00Z"/>
                    <w:lang w:val="de-DE"/>
                  </w:rPr>
                </w:rPrChange>
              </w:rPr>
            </w:pPr>
            <w:ins w:id="28415" w:author="Thomas Dietz" w:date="2012-08-08T17:05:00Z">
              <w:r w:rsidRPr="00B80901">
                <w:rPr>
                  <w:rPrChange w:id="28416" w:author="Thomas Dietz" w:date="2012-08-10T13:22:00Z">
                    <w:rPr>
                      <w:lang w:val="de-DE"/>
                    </w:rPr>
                  </w:rPrChange>
                </w:rPr>
                <w:t xml:space="preserve">        type boolean;</w:t>
              </w:r>
            </w:ins>
          </w:p>
          <w:p w14:paraId="5D05D50B" w14:textId="77777777" w:rsidR="009F3611" w:rsidRPr="00B80901" w:rsidRDefault="009F3611" w:rsidP="009F3611">
            <w:pPr>
              <w:pStyle w:val="XML1"/>
              <w:rPr>
                <w:ins w:id="28417" w:author="Thomas Dietz" w:date="2012-08-08T17:05:00Z"/>
                <w:rPrChange w:id="28418" w:author="Thomas Dietz" w:date="2012-08-10T13:22:00Z">
                  <w:rPr>
                    <w:ins w:id="28419" w:author="Thomas Dietz" w:date="2012-08-08T17:05:00Z"/>
                    <w:lang w:val="de-DE"/>
                  </w:rPr>
                </w:rPrChange>
              </w:rPr>
            </w:pPr>
            <w:ins w:id="28420" w:author="Thomas Dietz" w:date="2012-08-08T17:05:00Z">
              <w:r w:rsidRPr="00B80901">
                <w:rPr>
                  <w:rPrChange w:id="28421" w:author="Thomas Dietz" w:date="2012-08-10T13:22:00Z">
                    <w:rPr>
                      <w:lang w:val="de-DE"/>
                    </w:rPr>
                  </w:rPrChange>
                </w:rPr>
                <w:t xml:space="preserve">        default false;</w:t>
              </w:r>
            </w:ins>
          </w:p>
          <w:p w14:paraId="43CAE6FB" w14:textId="77777777" w:rsidR="009F3611" w:rsidRPr="00B80901" w:rsidRDefault="009F3611" w:rsidP="009F3611">
            <w:pPr>
              <w:pStyle w:val="XML1"/>
              <w:rPr>
                <w:ins w:id="28422" w:author="Thomas Dietz" w:date="2012-08-08T17:05:00Z"/>
                <w:rPrChange w:id="28423" w:author="Thomas Dietz" w:date="2012-08-10T13:22:00Z">
                  <w:rPr>
                    <w:ins w:id="28424" w:author="Thomas Dietz" w:date="2012-08-08T17:05:00Z"/>
                    <w:lang w:val="de-DE"/>
                  </w:rPr>
                </w:rPrChange>
              </w:rPr>
            </w:pPr>
            <w:ins w:id="28425" w:author="Thomas Dietz" w:date="2012-08-08T17:05:00Z">
              <w:r w:rsidRPr="00B80901">
                <w:rPr>
                  <w:rPrChange w:id="28426" w:author="Thomas Dietz" w:date="2012-08-10T13:22:00Z">
                    <w:rPr>
                      <w:lang w:val="de-DE"/>
                    </w:rPr>
                  </w:rPrChange>
                </w:rPr>
                <w:t xml:space="preserve">        description "If true, packets received at this OpenFlow</w:t>
              </w:r>
            </w:ins>
          </w:p>
          <w:p w14:paraId="5A0BF8CF" w14:textId="77777777" w:rsidR="009F3611" w:rsidRPr="00B80901" w:rsidRDefault="009F3611" w:rsidP="009F3611">
            <w:pPr>
              <w:pStyle w:val="XML1"/>
              <w:rPr>
                <w:ins w:id="28427" w:author="Thomas Dietz" w:date="2012-08-08T17:05:00Z"/>
                <w:rPrChange w:id="28428" w:author="Thomas Dietz" w:date="2012-08-10T13:22:00Z">
                  <w:rPr>
                    <w:ins w:id="28429" w:author="Thomas Dietz" w:date="2012-08-08T17:05:00Z"/>
                    <w:lang w:val="de-DE"/>
                  </w:rPr>
                </w:rPrChange>
              </w:rPr>
            </w:pPr>
            <w:ins w:id="28430" w:author="Thomas Dietz" w:date="2012-08-08T17:05:00Z">
              <w:r w:rsidRPr="00B80901">
                <w:rPr>
                  <w:rPrChange w:id="28431" w:author="Thomas Dietz" w:date="2012-08-10T13:22:00Z">
                    <w:rPr>
                      <w:lang w:val="de-DE"/>
                    </w:rPr>
                  </w:rPrChange>
                </w:rPr>
                <w:t xml:space="preserve">          port SHOULD be dropped.</w:t>
              </w:r>
            </w:ins>
          </w:p>
          <w:p w14:paraId="1854FDEF" w14:textId="77777777" w:rsidR="009F3611" w:rsidRPr="00B80901" w:rsidRDefault="009F3611" w:rsidP="009F3611">
            <w:pPr>
              <w:pStyle w:val="XML1"/>
              <w:rPr>
                <w:ins w:id="28432" w:author="Thomas Dietz" w:date="2012-08-08T17:05:00Z"/>
                <w:rPrChange w:id="28433" w:author="Thomas Dietz" w:date="2012-08-10T13:22:00Z">
                  <w:rPr>
                    <w:ins w:id="28434" w:author="Thomas Dietz" w:date="2012-08-08T17:05:00Z"/>
                    <w:lang w:val="de-DE"/>
                  </w:rPr>
                </w:rPrChange>
              </w:rPr>
            </w:pPr>
          </w:p>
          <w:p w14:paraId="0F9E8069" w14:textId="77777777" w:rsidR="009F3611" w:rsidRPr="00B80901" w:rsidRDefault="009F3611" w:rsidP="009F3611">
            <w:pPr>
              <w:pStyle w:val="XML1"/>
              <w:rPr>
                <w:ins w:id="28435" w:author="Thomas Dietz" w:date="2012-08-08T17:05:00Z"/>
                <w:rPrChange w:id="28436" w:author="Thomas Dietz" w:date="2012-08-10T13:22:00Z">
                  <w:rPr>
                    <w:ins w:id="28437" w:author="Thomas Dietz" w:date="2012-08-08T17:05:00Z"/>
                    <w:lang w:val="de-DE"/>
                  </w:rPr>
                </w:rPrChange>
              </w:rPr>
            </w:pPr>
            <w:ins w:id="28438" w:author="Thomas Dietz" w:date="2012-08-08T17:05:00Z">
              <w:r w:rsidRPr="00B80901">
                <w:rPr>
                  <w:rPrChange w:id="28439" w:author="Thomas Dietz" w:date="2012-08-10T13:22:00Z">
                    <w:rPr>
                      <w:lang w:val="de-DE"/>
                    </w:rPr>
                  </w:rPrChange>
                </w:rPr>
                <w:t xml:space="preserve">          This element is optional. If this element is not present</w:t>
              </w:r>
            </w:ins>
          </w:p>
          <w:p w14:paraId="4EB0F3AA" w14:textId="77777777" w:rsidR="009F3611" w:rsidRPr="00B80901" w:rsidRDefault="009F3611" w:rsidP="009F3611">
            <w:pPr>
              <w:pStyle w:val="XML1"/>
              <w:rPr>
                <w:ins w:id="28440" w:author="Thomas Dietz" w:date="2012-08-08T17:05:00Z"/>
                <w:rPrChange w:id="28441" w:author="Thomas Dietz" w:date="2012-08-10T13:22:00Z">
                  <w:rPr>
                    <w:ins w:id="28442" w:author="Thomas Dietz" w:date="2012-08-08T17:05:00Z"/>
                    <w:lang w:val="de-DE"/>
                  </w:rPr>
                </w:rPrChange>
              </w:rPr>
            </w:pPr>
            <w:ins w:id="28443" w:author="Thomas Dietz" w:date="2012-08-08T17:05:00Z">
              <w:r w:rsidRPr="00B80901">
                <w:rPr>
                  <w:rPrChange w:id="28444" w:author="Thomas Dietz" w:date="2012-08-10T13:22:00Z">
                    <w:rPr>
                      <w:lang w:val="de-DE"/>
                    </w:rPr>
                  </w:rPrChange>
                </w:rPr>
                <w:t xml:space="preserve">          it defaults to 'false'.";</w:t>
              </w:r>
            </w:ins>
          </w:p>
          <w:p w14:paraId="7580B172" w14:textId="77777777" w:rsidR="009F3611" w:rsidRPr="00B80901" w:rsidRDefault="009F3611" w:rsidP="009F3611">
            <w:pPr>
              <w:pStyle w:val="XML1"/>
              <w:rPr>
                <w:ins w:id="28445" w:author="Thomas Dietz" w:date="2012-08-08T17:05:00Z"/>
                <w:rPrChange w:id="28446" w:author="Thomas Dietz" w:date="2012-08-10T13:22:00Z">
                  <w:rPr>
                    <w:ins w:id="28447" w:author="Thomas Dietz" w:date="2012-08-08T17:05:00Z"/>
                    <w:lang w:val="de-DE"/>
                  </w:rPr>
                </w:rPrChange>
              </w:rPr>
            </w:pPr>
            <w:ins w:id="28448" w:author="Thomas Dietz" w:date="2012-08-08T17:05:00Z">
              <w:r w:rsidRPr="00B80901">
                <w:rPr>
                  <w:rPrChange w:id="28449" w:author="Thomas Dietz" w:date="2012-08-10T13:22:00Z">
                    <w:rPr>
                      <w:lang w:val="de-DE"/>
                    </w:rPr>
                  </w:rPrChange>
                </w:rPr>
                <w:t xml:space="preserve">      }</w:t>
              </w:r>
            </w:ins>
          </w:p>
          <w:p w14:paraId="652469CF" w14:textId="77777777" w:rsidR="009F3611" w:rsidRPr="00B80901" w:rsidRDefault="009F3611" w:rsidP="009F3611">
            <w:pPr>
              <w:pStyle w:val="XML1"/>
              <w:rPr>
                <w:ins w:id="28450" w:author="Thomas Dietz" w:date="2012-08-08T17:05:00Z"/>
                <w:rPrChange w:id="28451" w:author="Thomas Dietz" w:date="2012-08-10T13:22:00Z">
                  <w:rPr>
                    <w:ins w:id="28452" w:author="Thomas Dietz" w:date="2012-08-08T17:05:00Z"/>
                    <w:lang w:val="de-DE"/>
                  </w:rPr>
                </w:rPrChange>
              </w:rPr>
            </w:pPr>
            <w:ins w:id="28453" w:author="Thomas Dietz" w:date="2012-08-08T17:05:00Z">
              <w:r w:rsidRPr="00B80901">
                <w:rPr>
                  <w:rPrChange w:id="28454" w:author="Thomas Dietz" w:date="2012-08-10T13:22:00Z">
                    <w:rPr>
                      <w:lang w:val="de-DE"/>
                    </w:rPr>
                  </w:rPrChange>
                </w:rPr>
                <w:t xml:space="preserve">      leaf no-forward {</w:t>
              </w:r>
            </w:ins>
          </w:p>
          <w:p w14:paraId="40FC0CBB" w14:textId="77777777" w:rsidR="009F3611" w:rsidRPr="00B80901" w:rsidRDefault="009F3611" w:rsidP="009F3611">
            <w:pPr>
              <w:pStyle w:val="XML1"/>
              <w:rPr>
                <w:ins w:id="28455" w:author="Thomas Dietz" w:date="2012-08-08T17:05:00Z"/>
                <w:rPrChange w:id="28456" w:author="Thomas Dietz" w:date="2012-08-10T13:22:00Z">
                  <w:rPr>
                    <w:ins w:id="28457" w:author="Thomas Dietz" w:date="2012-08-08T17:05:00Z"/>
                    <w:lang w:val="de-DE"/>
                  </w:rPr>
                </w:rPrChange>
              </w:rPr>
            </w:pPr>
            <w:ins w:id="28458" w:author="Thomas Dietz" w:date="2012-08-08T17:05:00Z">
              <w:r w:rsidRPr="00B80901">
                <w:rPr>
                  <w:rPrChange w:id="28459" w:author="Thomas Dietz" w:date="2012-08-10T13:22:00Z">
                    <w:rPr>
                      <w:lang w:val="de-DE"/>
                    </w:rPr>
                  </w:rPrChange>
                </w:rPr>
                <w:t xml:space="preserve">        type boolean;</w:t>
              </w:r>
            </w:ins>
          </w:p>
          <w:p w14:paraId="2081364E" w14:textId="77777777" w:rsidR="009F3611" w:rsidRPr="00B80901" w:rsidRDefault="009F3611" w:rsidP="009F3611">
            <w:pPr>
              <w:pStyle w:val="XML1"/>
              <w:rPr>
                <w:ins w:id="28460" w:author="Thomas Dietz" w:date="2012-08-08T17:05:00Z"/>
                <w:rPrChange w:id="28461" w:author="Thomas Dietz" w:date="2012-08-10T13:22:00Z">
                  <w:rPr>
                    <w:ins w:id="28462" w:author="Thomas Dietz" w:date="2012-08-08T17:05:00Z"/>
                    <w:lang w:val="de-DE"/>
                  </w:rPr>
                </w:rPrChange>
              </w:rPr>
            </w:pPr>
            <w:ins w:id="28463" w:author="Thomas Dietz" w:date="2012-08-08T17:05:00Z">
              <w:r w:rsidRPr="00B80901">
                <w:rPr>
                  <w:rPrChange w:id="28464" w:author="Thomas Dietz" w:date="2012-08-10T13:22:00Z">
                    <w:rPr>
                      <w:lang w:val="de-DE"/>
                    </w:rPr>
                  </w:rPrChange>
                </w:rPr>
                <w:t xml:space="preserve">        default false;</w:t>
              </w:r>
            </w:ins>
          </w:p>
          <w:p w14:paraId="180D160C" w14:textId="77777777" w:rsidR="009F3611" w:rsidRPr="00B80901" w:rsidRDefault="009F3611" w:rsidP="009F3611">
            <w:pPr>
              <w:pStyle w:val="XML1"/>
              <w:rPr>
                <w:ins w:id="28465" w:author="Thomas Dietz" w:date="2012-08-08T17:05:00Z"/>
                <w:rPrChange w:id="28466" w:author="Thomas Dietz" w:date="2012-08-10T13:22:00Z">
                  <w:rPr>
                    <w:ins w:id="28467" w:author="Thomas Dietz" w:date="2012-08-08T17:05:00Z"/>
                    <w:lang w:val="de-DE"/>
                  </w:rPr>
                </w:rPrChange>
              </w:rPr>
            </w:pPr>
            <w:ins w:id="28468" w:author="Thomas Dietz" w:date="2012-08-08T17:05:00Z">
              <w:r w:rsidRPr="00B80901">
                <w:rPr>
                  <w:rPrChange w:id="28469" w:author="Thomas Dietz" w:date="2012-08-10T13:22:00Z">
                    <w:rPr>
                      <w:lang w:val="de-DE"/>
                    </w:rPr>
                  </w:rPrChange>
                </w:rPr>
                <w:t xml:space="preserve">        description "If true, packets forwarded to this OpenFlow</w:t>
              </w:r>
            </w:ins>
          </w:p>
          <w:p w14:paraId="49137751" w14:textId="77777777" w:rsidR="009F3611" w:rsidRPr="00B80901" w:rsidRDefault="009F3611" w:rsidP="009F3611">
            <w:pPr>
              <w:pStyle w:val="XML1"/>
              <w:rPr>
                <w:ins w:id="28470" w:author="Thomas Dietz" w:date="2012-08-08T17:05:00Z"/>
                <w:rPrChange w:id="28471" w:author="Thomas Dietz" w:date="2012-08-10T13:22:00Z">
                  <w:rPr>
                    <w:ins w:id="28472" w:author="Thomas Dietz" w:date="2012-08-08T17:05:00Z"/>
                    <w:lang w:val="de-DE"/>
                  </w:rPr>
                </w:rPrChange>
              </w:rPr>
            </w:pPr>
            <w:ins w:id="28473" w:author="Thomas Dietz" w:date="2012-08-08T17:05:00Z">
              <w:r w:rsidRPr="00B80901">
                <w:rPr>
                  <w:rPrChange w:id="28474" w:author="Thomas Dietz" w:date="2012-08-10T13:22:00Z">
                    <w:rPr>
                      <w:lang w:val="de-DE"/>
                    </w:rPr>
                  </w:rPrChange>
                </w:rPr>
                <w:t xml:space="preserve">          port SHOULD be dropped.</w:t>
              </w:r>
            </w:ins>
          </w:p>
          <w:p w14:paraId="0AD537AB" w14:textId="77777777" w:rsidR="009F3611" w:rsidRPr="00B80901" w:rsidRDefault="009F3611" w:rsidP="009F3611">
            <w:pPr>
              <w:pStyle w:val="XML1"/>
              <w:rPr>
                <w:ins w:id="28475" w:author="Thomas Dietz" w:date="2012-08-08T17:05:00Z"/>
                <w:rPrChange w:id="28476" w:author="Thomas Dietz" w:date="2012-08-10T13:22:00Z">
                  <w:rPr>
                    <w:ins w:id="28477" w:author="Thomas Dietz" w:date="2012-08-08T17:05:00Z"/>
                    <w:lang w:val="de-DE"/>
                  </w:rPr>
                </w:rPrChange>
              </w:rPr>
            </w:pPr>
          </w:p>
          <w:p w14:paraId="30C55B69" w14:textId="77777777" w:rsidR="009F3611" w:rsidRPr="00B80901" w:rsidRDefault="009F3611" w:rsidP="009F3611">
            <w:pPr>
              <w:pStyle w:val="XML1"/>
              <w:rPr>
                <w:ins w:id="28478" w:author="Thomas Dietz" w:date="2012-08-08T17:05:00Z"/>
                <w:rPrChange w:id="28479" w:author="Thomas Dietz" w:date="2012-08-10T13:22:00Z">
                  <w:rPr>
                    <w:ins w:id="28480" w:author="Thomas Dietz" w:date="2012-08-08T17:05:00Z"/>
                    <w:lang w:val="de-DE"/>
                  </w:rPr>
                </w:rPrChange>
              </w:rPr>
            </w:pPr>
            <w:ins w:id="28481" w:author="Thomas Dietz" w:date="2012-08-08T17:05:00Z">
              <w:r w:rsidRPr="00B80901">
                <w:rPr>
                  <w:rPrChange w:id="28482" w:author="Thomas Dietz" w:date="2012-08-10T13:22:00Z">
                    <w:rPr>
                      <w:lang w:val="de-DE"/>
                    </w:rPr>
                  </w:rPrChange>
                </w:rPr>
                <w:t xml:space="preserve">          This element is optional. If this element is not present</w:t>
              </w:r>
            </w:ins>
          </w:p>
          <w:p w14:paraId="1E509F24" w14:textId="77777777" w:rsidR="009F3611" w:rsidRPr="00B80901" w:rsidRDefault="009F3611" w:rsidP="009F3611">
            <w:pPr>
              <w:pStyle w:val="XML1"/>
              <w:rPr>
                <w:ins w:id="28483" w:author="Thomas Dietz" w:date="2012-08-08T17:05:00Z"/>
                <w:rPrChange w:id="28484" w:author="Thomas Dietz" w:date="2012-08-10T13:22:00Z">
                  <w:rPr>
                    <w:ins w:id="28485" w:author="Thomas Dietz" w:date="2012-08-08T17:05:00Z"/>
                    <w:lang w:val="de-DE"/>
                  </w:rPr>
                </w:rPrChange>
              </w:rPr>
            </w:pPr>
            <w:ins w:id="28486" w:author="Thomas Dietz" w:date="2012-08-08T17:05:00Z">
              <w:r w:rsidRPr="00B80901">
                <w:rPr>
                  <w:rPrChange w:id="28487" w:author="Thomas Dietz" w:date="2012-08-10T13:22:00Z">
                    <w:rPr>
                      <w:lang w:val="de-DE"/>
                    </w:rPr>
                  </w:rPrChange>
                </w:rPr>
                <w:t xml:space="preserve">          it defaults to 'false'.";</w:t>
              </w:r>
            </w:ins>
          </w:p>
          <w:p w14:paraId="15F5F34F" w14:textId="77777777" w:rsidR="009F3611" w:rsidRPr="00B80901" w:rsidRDefault="009F3611" w:rsidP="009F3611">
            <w:pPr>
              <w:pStyle w:val="XML1"/>
              <w:rPr>
                <w:ins w:id="28488" w:author="Thomas Dietz" w:date="2012-08-08T17:05:00Z"/>
                <w:rPrChange w:id="28489" w:author="Thomas Dietz" w:date="2012-08-10T13:22:00Z">
                  <w:rPr>
                    <w:ins w:id="28490" w:author="Thomas Dietz" w:date="2012-08-08T17:05:00Z"/>
                    <w:lang w:val="de-DE"/>
                  </w:rPr>
                </w:rPrChange>
              </w:rPr>
            </w:pPr>
            <w:ins w:id="28491" w:author="Thomas Dietz" w:date="2012-08-08T17:05:00Z">
              <w:r w:rsidRPr="00B80901">
                <w:rPr>
                  <w:rPrChange w:id="28492" w:author="Thomas Dietz" w:date="2012-08-10T13:22:00Z">
                    <w:rPr>
                      <w:lang w:val="de-DE"/>
                    </w:rPr>
                  </w:rPrChange>
                </w:rPr>
                <w:lastRenderedPageBreak/>
                <w:t xml:space="preserve">      }</w:t>
              </w:r>
            </w:ins>
          </w:p>
          <w:p w14:paraId="1783DF44" w14:textId="77777777" w:rsidR="009F3611" w:rsidRPr="00B80901" w:rsidRDefault="009F3611" w:rsidP="009F3611">
            <w:pPr>
              <w:pStyle w:val="XML1"/>
              <w:rPr>
                <w:ins w:id="28493" w:author="Thomas Dietz" w:date="2012-08-08T17:05:00Z"/>
                <w:rPrChange w:id="28494" w:author="Thomas Dietz" w:date="2012-08-10T13:22:00Z">
                  <w:rPr>
                    <w:ins w:id="28495" w:author="Thomas Dietz" w:date="2012-08-08T17:05:00Z"/>
                    <w:lang w:val="de-DE"/>
                  </w:rPr>
                </w:rPrChange>
              </w:rPr>
            </w:pPr>
            <w:ins w:id="28496" w:author="Thomas Dietz" w:date="2012-08-08T17:05:00Z">
              <w:r w:rsidRPr="00B80901">
                <w:rPr>
                  <w:rPrChange w:id="28497" w:author="Thomas Dietz" w:date="2012-08-10T13:22:00Z">
                    <w:rPr>
                      <w:lang w:val="de-DE"/>
                    </w:rPr>
                  </w:rPrChange>
                </w:rPr>
                <w:t xml:space="preserve">      leaf no-packet-in {</w:t>
              </w:r>
            </w:ins>
          </w:p>
          <w:p w14:paraId="3918E4B5" w14:textId="77777777" w:rsidR="009F3611" w:rsidRPr="00B80901" w:rsidRDefault="009F3611" w:rsidP="009F3611">
            <w:pPr>
              <w:pStyle w:val="XML1"/>
              <w:rPr>
                <w:ins w:id="28498" w:author="Thomas Dietz" w:date="2012-08-08T17:05:00Z"/>
                <w:rPrChange w:id="28499" w:author="Thomas Dietz" w:date="2012-08-10T13:22:00Z">
                  <w:rPr>
                    <w:ins w:id="28500" w:author="Thomas Dietz" w:date="2012-08-08T17:05:00Z"/>
                    <w:lang w:val="de-DE"/>
                  </w:rPr>
                </w:rPrChange>
              </w:rPr>
            </w:pPr>
            <w:ins w:id="28501" w:author="Thomas Dietz" w:date="2012-08-08T17:05:00Z">
              <w:r w:rsidRPr="00B80901">
                <w:rPr>
                  <w:rPrChange w:id="28502" w:author="Thomas Dietz" w:date="2012-08-10T13:22:00Z">
                    <w:rPr>
                      <w:lang w:val="de-DE"/>
                    </w:rPr>
                  </w:rPrChange>
                </w:rPr>
                <w:t xml:space="preserve">        type boolean;</w:t>
              </w:r>
            </w:ins>
          </w:p>
          <w:p w14:paraId="0B0AC5A7" w14:textId="77777777" w:rsidR="009F3611" w:rsidRPr="00B80901" w:rsidRDefault="009F3611" w:rsidP="009F3611">
            <w:pPr>
              <w:pStyle w:val="XML1"/>
              <w:rPr>
                <w:ins w:id="28503" w:author="Thomas Dietz" w:date="2012-08-08T17:05:00Z"/>
                <w:rPrChange w:id="28504" w:author="Thomas Dietz" w:date="2012-08-10T13:22:00Z">
                  <w:rPr>
                    <w:ins w:id="28505" w:author="Thomas Dietz" w:date="2012-08-08T17:05:00Z"/>
                    <w:lang w:val="de-DE"/>
                  </w:rPr>
                </w:rPrChange>
              </w:rPr>
            </w:pPr>
            <w:ins w:id="28506" w:author="Thomas Dietz" w:date="2012-08-08T17:05:00Z">
              <w:r w:rsidRPr="00B80901">
                <w:rPr>
                  <w:rPrChange w:id="28507" w:author="Thomas Dietz" w:date="2012-08-10T13:22:00Z">
                    <w:rPr>
                      <w:lang w:val="de-DE"/>
                    </w:rPr>
                  </w:rPrChange>
                </w:rPr>
                <w:t xml:space="preserve">        default false;</w:t>
              </w:r>
            </w:ins>
          </w:p>
          <w:p w14:paraId="374D5F9A" w14:textId="77777777" w:rsidR="009F3611" w:rsidRPr="00B80901" w:rsidRDefault="009F3611" w:rsidP="009F3611">
            <w:pPr>
              <w:pStyle w:val="XML1"/>
              <w:rPr>
                <w:ins w:id="28508" w:author="Thomas Dietz" w:date="2012-08-08T17:05:00Z"/>
                <w:rPrChange w:id="28509" w:author="Thomas Dietz" w:date="2012-08-10T13:22:00Z">
                  <w:rPr>
                    <w:ins w:id="28510" w:author="Thomas Dietz" w:date="2012-08-08T17:05:00Z"/>
                    <w:lang w:val="de-DE"/>
                  </w:rPr>
                </w:rPrChange>
              </w:rPr>
            </w:pPr>
            <w:ins w:id="28511" w:author="Thomas Dietz" w:date="2012-08-08T17:05:00Z">
              <w:r w:rsidRPr="00B80901">
                <w:rPr>
                  <w:rPrChange w:id="28512" w:author="Thomas Dietz" w:date="2012-08-10T13:22:00Z">
                    <w:rPr>
                      <w:lang w:val="de-DE"/>
                    </w:rPr>
                  </w:rPrChange>
                </w:rPr>
                <w:t xml:space="preserve">        description "If true, packets received on that port that </w:t>
              </w:r>
            </w:ins>
          </w:p>
          <w:p w14:paraId="2E5958CF" w14:textId="77777777" w:rsidR="009F3611" w:rsidRPr="00B80901" w:rsidRDefault="009F3611" w:rsidP="009F3611">
            <w:pPr>
              <w:pStyle w:val="XML1"/>
              <w:rPr>
                <w:ins w:id="28513" w:author="Thomas Dietz" w:date="2012-08-08T17:05:00Z"/>
                <w:rPrChange w:id="28514" w:author="Thomas Dietz" w:date="2012-08-10T13:22:00Z">
                  <w:rPr>
                    <w:ins w:id="28515" w:author="Thomas Dietz" w:date="2012-08-08T17:05:00Z"/>
                    <w:lang w:val="de-DE"/>
                  </w:rPr>
                </w:rPrChange>
              </w:rPr>
            </w:pPr>
            <w:ins w:id="28516" w:author="Thomas Dietz" w:date="2012-08-08T17:05:00Z">
              <w:r w:rsidRPr="00B80901">
                <w:rPr>
                  <w:rPrChange w:id="28517" w:author="Thomas Dietz" w:date="2012-08-10T13:22:00Z">
                    <w:rPr>
                      <w:lang w:val="de-DE"/>
                    </w:rPr>
                  </w:rPrChange>
                </w:rPr>
                <w:t xml:space="preserve">          generate a table miss should never trigger a packet-in </w:t>
              </w:r>
            </w:ins>
          </w:p>
          <w:p w14:paraId="34B0CA14" w14:textId="77777777" w:rsidR="009F3611" w:rsidRPr="00B80901" w:rsidRDefault="009F3611" w:rsidP="009F3611">
            <w:pPr>
              <w:pStyle w:val="XML1"/>
              <w:rPr>
                <w:ins w:id="28518" w:author="Thomas Dietz" w:date="2012-08-08T17:05:00Z"/>
                <w:rPrChange w:id="28519" w:author="Thomas Dietz" w:date="2012-08-10T13:22:00Z">
                  <w:rPr>
                    <w:ins w:id="28520" w:author="Thomas Dietz" w:date="2012-08-08T17:05:00Z"/>
                    <w:lang w:val="de-DE"/>
                  </w:rPr>
                </w:rPrChange>
              </w:rPr>
            </w:pPr>
            <w:ins w:id="28521" w:author="Thomas Dietz" w:date="2012-08-08T17:05:00Z">
              <w:r w:rsidRPr="00B80901">
                <w:rPr>
                  <w:rPrChange w:id="28522" w:author="Thomas Dietz" w:date="2012-08-10T13:22:00Z">
                    <w:rPr>
                      <w:lang w:val="de-DE"/>
                    </w:rPr>
                  </w:rPrChange>
                </w:rPr>
                <w:t xml:space="preserve">          message to the OpenFlow Controller.</w:t>
              </w:r>
            </w:ins>
          </w:p>
          <w:p w14:paraId="7D4522AD" w14:textId="77777777" w:rsidR="009F3611" w:rsidRPr="00B80901" w:rsidRDefault="009F3611" w:rsidP="009F3611">
            <w:pPr>
              <w:pStyle w:val="XML1"/>
              <w:rPr>
                <w:ins w:id="28523" w:author="Thomas Dietz" w:date="2012-08-08T17:05:00Z"/>
                <w:rPrChange w:id="28524" w:author="Thomas Dietz" w:date="2012-08-10T13:22:00Z">
                  <w:rPr>
                    <w:ins w:id="28525" w:author="Thomas Dietz" w:date="2012-08-08T17:05:00Z"/>
                    <w:lang w:val="de-DE"/>
                  </w:rPr>
                </w:rPrChange>
              </w:rPr>
            </w:pPr>
          </w:p>
          <w:p w14:paraId="605036A4" w14:textId="77777777" w:rsidR="009F3611" w:rsidRPr="00B80901" w:rsidRDefault="009F3611" w:rsidP="009F3611">
            <w:pPr>
              <w:pStyle w:val="XML1"/>
              <w:rPr>
                <w:ins w:id="28526" w:author="Thomas Dietz" w:date="2012-08-08T17:05:00Z"/>
                <w:rPrChange w:id="28527" w:author="Thomas Dietz" w:date="2012-08-10T13:22:00Z">
                  <w:rPr>
                    <w:ins w:id="28528" w:author="Thomas Dietz" w:date="2012-08-08T17:05:00Z"/>
                    <w:lang w:val="de-DE"/>
                  </w:rPr>
                </w:rPrChange>
              </w:rPr>
            </w:pPr>
            <w:ins w:id="28529" w:author="Thomas Dietz" w:date="2012-08-08T17:05:00Z">
              <w:r w:rsidRPr="00B80901">
                <w:rPr>
                  <w:rPrChange w:id="28530" w:author="Thomas Dietz" w:date="2012-08-10T13:22:00Z">
                    <w:rPr>
                      <w:lang w:val="de-DE"/>
                    </w:rPr>
                  </w:rPrChange>
                </w:rPr>
                <w:t xml:space="preserve">          This element is optional. If this element is not present</w:t>
              </w:r>
            </w:ins>
          </w:p>
          <w:p w14:paraId="004D0BB9" w14:textId="77777777" w:rsidR="009F3611" w:rsidRPr="00B80901" w:rsidRDefault="009F3611" w:rsidP="009F3611">
            <w:pPr>
              <w:pStyle w:val="XML1"/>
              <w:rPr>
                <w:ins w:id="28531" w:author="Thomas Dietz" w:date="2012-08-08T17:05:00Z"/>
                <w:rPrChange w:id="28532" w:author="Thomas Dietz" w:date="2012-08-10T13:22:00Z">
                  <w:rPr>
                    <w:ins w:id="28533" w:author="Thomas Dietz" w:date="2012-08-08T17:05:00Z"/>
                    <w:lang w:val="de-DE"/>
                  </w:rPr>
                </w:rPrChange>
              </w:rPr>
            </w:pPr>
            <w:ins w:id="28534" w:author="Thomas Dietz" w:date="2012-08-08T17:05:00Z">
              <w:r w:rsidRPr="00B80901">
                <w:rPr>
                  <w:rPrChange w:id="28535" w:author="Thomas Dietz" w:date="2012-08-10T13:22:00Z">
                    <w:rPr>
                      <w:lang w:val="de-DE"/>
                    </w:rPr>
                  </w:rPrChange>
                </w:rPr>
                <w:t xml:space="preserve">          it defaults to 'false'.";</w:t>
              </w:r>
            </w:ins>
          </w:p>
          <w:p w14:paraId="26C75907" w14:textId="77777777" w:rsidR="009F3611" w:rsidRPr="00B80901" w:rsidRDefault="009F3611" w:rsidP="009F3611">
            <w:pPr>
              <w:pStyle w:val="XML1"/>
              <w:rPr>
                <w:ins w:id="28536" w:author="Thomas Dietz" w:date="2012-08-08T17:05:00Z"/>
                <w:rPrChange w:id="28537" w:author="Thomas Dietz" w:date="2012-08-10T13:22:00Z">
                  <w:rPr>
                    <w:ins w:id="28538" w:author="Thomas Dietz" w:date="2012-08-08T17:05:00Z"/>
                    <w:lang w:val="de-DE"/>
                  </w:rPr>
                </w:rPrChange>
              </w:rPr>
            </w:pPr>
            <w:ins w:id="28539" w:author="Thomas Dietz" w:date="2012-08-08T17:05:00Z">
              <w:r w:rsidRPr="00B80901">
                <w:rPr>
                  <w:rPrChange w:id="28540" w:author="Thomas Dietz" w:date="2012-08-10T13:22:00Z">
                    <w:rPr>
                      <w:lang w:val="de-DE"/>
                    </w:rPr>
                  </w:rPrChange>
                </w:rPr>
                <w:t xml:space="preserve">      }</w:t>
              </w:r>
            </w:ins>
          </w:p>
          <w:p w14:paraId="48AF2A73" w14:textId="77777777" w:rsidR="009F3611" w:rsidRPr="00B80901" w:rsidRDefault="009F3611" w:rsidP="009F3611">
            <w:pPr>
              <w:pStyle w:val="XML1"/>
              <w:rPr>
                <w:ins w:id="28541" w:author="Thomas Dietz" w:date="2012-08-08T17:05:00Z"/>
                <w:rPrChange w:id="28542" w:author="Thomas Dietz" w:date="2012-08-10T13:22:00Z">
                  <w:rPr>
                    <w:ins w:id="28543" w:author="Thomas Dietz" w:date="2012-08-08T17:05:00Z"/>
                    <w:lang w:val="de-DE"/>
                  </w:rPr>
                </w:rPrChange>
              </w:rPr>
            </w:pPr>
            <w:ins w:id="28544" w:author="Thomas Dietz" w:date="2012-08-08T17:05:00Z">
              <w:r w:rsidRPr="00B80901">
                <w:rPr>
                  <w:rPrChange w:id="28545" w:author="Thomas Dietz" w:date="2012-08-10T13:22:00Z">
                    <w:rPr>
                      <w:lang w:val="de-DE"/>
                    </w:rPr>
                  </w:rPrChange>
                </w:rPr>
                <w:t xml:space="preserve">    }</w:t>
              </w:r>
            </w:ins>
          </w:p>
          <w:p w14:paraId="02FC5BE4" w14:textId="77777777" w:rsidR="009F3611" w:rsidRPr="00B80901" w:rsidRDefault="009F3611" w:rsidP="009F3611">
            <w:pPr>
              <w:pStyle w:val="XML1"/>
              <w:rPr>
                <w:ins w:id="28546" w:author="Thomas Dietz" w:date="2012-08-08T17:05:00Z"/>
                <w:rPrChange w:id="28547" w:author="Thomas Dietz" w:date="2012-08-10T13:22:00Z">
                  <w:rPr>
                    <w:ins w:id="28548" w:author="Thomas Dietz" w:date="2012-08-08T17:05:00Z"/>
                    <w:lang w:val="de-DE"/>
                  </w:rPr>
                </w:rPrChange>
              </w:rPr>
            </w:pPr>
            <w:ins w:id="28549" w:author="Thomas Dietz" w:date="2012-08-08T17:05:00Z">
              <w:r w:rsidRPr="00B80901">
                <w:rPr>
                  <w:rPrChange w:id="28550" w:author="Thomas Dietz" w:date="2012-08-10T13:22:00Z">
                    <w:rPr>
                      <w:lang w:val="de-DE"/>
                    </w:rPr>
                  </w:rPrChange>
                </w:rPr>
                <w:t xml:space="preserve">    container state {</w:t>
              </w:r>
            </w:ins>
          </w:p>
          <w:p w14:paraId="265DF2B3" w14:textId="77777777" w:rsidR="009F3611" w:rsidRPr="00B80901" w:rsidRDefault="009F3611" w:rsidP="009F3611">
            <w:pPr>
              <w:pStyle w:val="XML1"/>
              <w:rPr>
                <w:ins w:id="28551" w:author="Thomas Dietz" w:date="2012-08-08T17:05:00Z"/>
                <w:rPrChange w:id="28552" w:author="Thomas Dietz" w:date="2012-08-10T13:22:00Z">
                  <w:rPr>
                    <w:ins w:id="28553" w:author="Thomas Dietz" w:date="2012-08-08T17:05:00Z"/>
                    <w:lang w:val="de-DE"/>
                  </w:rPr>
                </w:rPrChange>
              </w:rPr>
            </w:pPr>
            <w:ins w:id="28554" w:author="Thomas Dietz" w:date="2012-08-08T17:05:00Z">
              <w:r w:rsidRPr="00B80901">
                <w:rPr>
                  <w:rPrChange w:id="28555" w:author="Thomas Dietz" w:date="2012-08-10T13:22:00Z">
                    <w:rPr>
                      <w:lang w:val="de-DE"/>
                    </w:rPr>
                  </w:rPrChange>
                </w:rPr>
                <w:t xml:space="preserve">      config false;</w:t>
              </w:r>
            </w:ins>
          </w:p>
          <w:p w14:paraId="7D3491B2" w14:textId="77777777" w:rsidR="009F3611" w:rsidRPr="00B80901" w:rsidRDefault="009F3611" w:rsidP="009F3611">
            <w:pPr>
              <w:pStyle w:val="XML1"/>
              <w:rPr>
                <w:ins w:id="28556" w:author="Thomas Dietz" w:date="2012-08-08T17:05:00Z"/>
                <w:rPrChange w:id="28557" w:author="Thomas Dietz" w:date="2012-08-10T13:22:00Z">
                  <w:rPr>
                    <w:ins w:id="28558" w:author="Thomas Dietz" w:date="2012-08-08T17:05:00Z"/>
                    <w:lang w:val="de-DE"/>
                  </w:rPr>
                </w:rPrChange>
              </w:rPr>
            </w:pPr>
            <w:ins w:id="28559" w:author="Thomas Dietz" w:date="2012-08-08T17:05:00Z">
              <w:r w:rsidRPr="00B80901">
                <w:rPr>
                  <w:rPrChange w:id="28560" w:author="Thomas Dietz" w:date="2012-08-10T13:22:00Z">
                    <w:rPr>
                      <w:lang w:val="de-DE"/>
                    </w:rPr>
                  </w:rPrChange>
                </w:rPr>
                <w:t xml:space="preserve">      description "This element represents the general operational </w:t>
              </w:r>
            </w:ins>
          </w:p>
          <w:p w14:paraId="64C6543F" w14:textId="77777777" w:rsidR="009F3611" w:rsidRPr="00B80901" w:rsidRDefault="009F3611" w:rsidP="009F3611">
            <w:pPr>
              <w:pStyle w:val="XML1"/>
              <w:rPr>
                <w:ins w:id="28561" w:author="Thomas Dietz" w:date="2012-08-08T17:05:00Z"/>
                <w:rPrChange w:id="28562" w:author="Thomas Dietz" w:date="2012-08-10T13:22:00Z">
                  <w:rPr>
                    <w:ins w:id="28563" w:author="Thomas Dietz" w:date="2012-08-08T17:05:00Z"/>
                    <w:lang w:val="de-DE"/>
                  </w:rPr>
                </w:rPrChange>
              </w:rPr>
            </w:pPr>
            <w:ins w:id="28564" w:author="Thomas Dietz" w:date="2012-08-08T17:05:00Z">
              <w:r w:rsidRPr="00B80901">
                <w:rPr>
                  <w:rPrChange w:id="28565" w:author="Thomas Dietz" w:date="2012-08-10T13:22:00Z">
                    <w:rPr>
                      <w:lang w:val="de-DE"/>
                    </w:rPr>
                  </w:rPrChange>
                </w:rPr>
                <w:t xml:space="preserve">      state of the OpenFlow Port.</w:t>
              </w:r>
            </w:ins>
          </w:p>
          <w:p w14:paraId="279AD506" w14:textId="77777777" w:rsidR="009F3611" w:rsidRPr="00B80901" w:rsidRDefault="009F3611" w:rsidP="009F3611">
            <w:pPr>
              <w:pStyle w:val="XML1"/>
              <w:rPr>
                <w:ins w:id="28566" w:author="Thomas Dietz" w:date="2012-08-08T17:05:00Z"/>
                <w:rPrChange w:id="28567" w:author="Thomas Dietz" w:date="2012-08-10T13:22:00Z">
                  <w:rPr>
                    <w:ins w:id="28568" w:author="Thomas Dietz" w:date="2012-08-08T17:05:00Z"/>
                    <w:lang w:val="de-DE"/>
                  </w:rPr>
                </w:rPrChange>
              </w:rPr>
            </w:pPr>
          </w:p>
          <w:p w14:paraId="79EAFC60" w14:textId="77777777" w:rsidR="009F3611" w:rsidRPr="00B80901" w:rsidRDefault="009F3611" w:rsidP="009F3611">
            <w:pPr>
              <w:pStyle w:val="XML1"/>
              <w:rPr>
                <w:ins w:id="28569" w:author="Thomas Dietz" w:date="2012-08-08T17:05:00Z"/>
                <w:rPrChange w:id="28570" w:author="Thomas Dietz" w:date="2012-08-10T13:22:00Z">
                  <w:rPr>
                    <w:ins w:id="28571" w:author="Thomas Dietz" w:date="2012-08-08T17:05:00Z"/>
                    <w:lang w:val="de-DE"/>
                  </w:rPr>
                </w:rPrChange>
              </w:rPr>
            </w:pPr>
            <w:ins w:id="28572" w:author="Thomas Dietz" w:date="2012-08-08T17:05:00Z">
              <w:r w:rsidRPr="00B80901">
                <w:rPr>
                  <w:rPrChange w:id="28573" w:author="Thomas Dietz" w:date="2012-08-10T13:22:00Z">
                    <w:rPr>
                      <w:lang w:val="de-DE"/>
                    </w:rPr>
                  </w:rPrChange>
                </w:rPr>
                <w:t xml:space="preserve">      Children of this element are not configurable and can only be</w:t>
              </w:r>
            </w:ins>
          </w:p>
          <w:p w14:paraId="46E0EDBA" w14:textId="77777777" w:rsidR="009F3611" w:rsidRPr="00B80901" w:rsidRDefault="009F3611" w:rsidP="009F3611">
            <w:pPr>
              <w:pStyle w:val="XML1"/>
              <w:rPr>
                <w:ins w:id="28574" w:author="Thomas Dietz" w:date="2012-08-08T17:05:00Z"/>
                <w:rPrChange w:id="28575" w:author="Thomas Dietz" w:date="2012-08-10T13:22:00Z">
                  <w:rPr>
                    <w:ins w:id="28576" w:author="Thomas Dietz" w:date="2012-08-08T17:05:00Z"/>
                    <w:lang w:val="de-DE"/>
                  </w:rPr>
                </w:rPrChange>
              </w:rPr>
            </w:pPr>
            <w:ins w:id="28577" w:author="Thomas Dietz" w:date="2012-08-08T17:05:00Z">
              <w:r w:rsidRPr="00B80901">
                <w:rPr>
                  <w:rPrChange w:id="28578" w:author="Thomas Dietz" w:date="2012-08-10T13:22:00Z">
                    <w:rPr>
                      <w:lang w:val="de-DE"/>
                    </w:rPr>
                  </w:rPrChange>
                </w:rPr>
                <w:t xml:space="preserve">      retrieved by NETCONF &lt;get&gt; operations. Attemps to modify this</w:t>
              </w:r>
            </w:ins>
          </w:p>
          <w:p w14:paraId="3E0CE657" w14:textId="77777777" w:rsidR="009F3611" w:rsidRPr="00B80901" w:rsidRDefault="009F3611" w:rsidP="009F3611">
            <w:pPr>
              <w:pStyle w:val="XML1"/>
              <w:rPr>
                <w:ins w:id="28579" w:author="Thomas Dietz" w:date="2012-08-08T17:05:00Z"/>
                <w:rPrChange w:id="28580" w:author="Thomas Dietz" w:date="2012-08-10T13:22:00Z">
                  <w:rPr>
                    <w:ins w:id="28581" w:author="Thomas Dietz" w:date="2012-08-08T17:05:00Z"/>
                    <w:lang w:val="de-DE"/>
                  </w:rPr>
                </w:rPrChange>
              </w:rPr>
            </w:pPr>
            <w:ins w:id="28582" w:author="Thomas Dietz" w:date="2012-08-08T17:05:00Z">
              <w:r w:rsidRPr="00B80901">
                <w:rPr>
                  <w:rPrChange w:id="28583" w:author="Thomas Dietz" w:date="2012-08-10T13:22:00Z">
                    <w:rPr>
                      <w:lang w:val="de-DE"/>
                    </w:rPr>
                  </w:rPrChange>
                </w:rPr>
                <w:t xml:space="preserve">      element and its children with a NETCONF &lt;edit-config&gt;</w:t>
              </w:r>
            </w:ins>
          </w:p>
          <w:p w14:paraId="0FED756B" w14:textId="77777777" w:rsidR="009F3611" w:rsidRPr="00B80901" w:rsidRDefault="009F3611" w:rsidP="009F3611">
            <w:pPr>
              <w:pStyle w:val="XML1"/>
              <w:rPr>
                <w:ins w:id="28584" w:author="Thomas Dietz" w:date="2012-08-08T17:05:00Z"/>
                <w:rPrChange w:id="28585" w:author="Thomas Dietz" w:date="2012-08-10T13:22:00Z">
                  <w:rPr>
                    <w:ins w:id="28586" w:author="Thomas Dietz" w:date="2012-08-08T17:05:00Z"/>
                    <w:lang w:val="de-DE"/>
                  </w:rPr>
                </w:rPrChange>
              </w:rPr>
            </w:pPr>
            <w:ins w:id="28587" w:author="Thomas Dietz" w:date="2012-08-08T17:05:00Z">
              <w:r w:rsidRPr="00B80901">
                <w:rPr>
                  <w:rPrChange w:id="28588" w:author="Thomas Dietz" w:date="2012-08-10T13:22:00Z">
                    <w:rPr>
                      <w:lang w:val="de-DE"/>
                    </w:rPr>
                  </w:rPrChange>
                </w:rPr>
                <w:t xml:space="preserve">      operation MUST result in an 'operation-not-supported' error</w:t>
              </w:r>
            </w:ins>
          </w:p>
          <w:p w14:paraId="23BE4D3C" w14:textId="77777777" w:rsidR="009F3611" w:rsidRPr="00B80901" w:rsidRDefault="009F3611" w:rsidP="009F3611">
            <w:pPr>
              <w:pStyle w:val="XML1"/>
              <w:rPr>
                <w:ins w:id="28589" w:author="Thomas Dietz" w:date="2012-08-08T17:05:00Z"/>
                <w:rPrChange w:id="28590" w:author="Thomas Dietz" w:date="2012-08-10T13:22:00Z">
                  <w:rPr>
                    <w:ins w:id="28591" w:author="Thomas Dietz" w:date="2012-08-08T17:05:00Z"/>
                    <w:lang w:val="de-DE"/>
                  </w:rPr>
                </w:rPrChange>
              </w:rPr>
            </w:pPr>
            <w:ins w:id="28592" w:author="Thomas Dietz" w:date="2012-08-08T17:05:00Z">
              <w:r w:rsidRPr="00B80901">
                <w:rPr>
                  <w:rPrChange w:id="28593" w:author="Thomas Dietz" w:date="2012-08-10T13:22:00Z">
                    <w:rPr>
                      <w:lang w:val="de-DE"/>
                    </w:rPr>
                  </w:rPrChange>
                </w:rPr>
                <w:t xml:space="preserve">      with type 'application'.";</w:t>
              </w:r>
            </w:ins>
          </w:p>
          <w:p w14:paraId="56A5B596" w14:textId="77777777" w:rsidR="009F3611" w:rsidRPr="00B80901" w:rsidRDefault="009F3611" w:rsidP="009F3611">
            <w:pPr>
              <w:pStyle w:val="XML1"/>
              <w:rPr>
                <w:ins w:id="28594" w:author="Thomas Dietz" w:date="2012-08-08T17:05:00Z"/>
                <w:rPrChange w:id="28595" w:author="Thomas Dietz" w:date="2012-08-10T13:22:00Z">
                  <w:rPr>
                    <w:ins w:id="28596" w:author="Thomas Dietz" w:date="2012-08-08T17:05:00Z"/>
                    <w:lang w:val="de-DE"/>
                  </w:rPr>
                </w:rPrChange>
              </w:rPr>
            </w:pPr>
            <w:ins w:id="28597" w:author="Thomas Dietz" w:date="2012-08-08T17:05:00Z">
              <w:r w:rsidRPr="00B80901">
                <w:rPr>
                  <w:rPrChange w:id="28598" w:author="Thomas Dietz" w:date="2012-08-10T13:22:00Z">
                    <w:rPr>
                      <w:lang w:val="de-DE"/>
                    </w:rPr>
                  </w:rPrChange>
                </w:rPr>
                <w:t xml:space="preserve">      leaf oper-state {</w:t>
              </w:r>
            </w:ins>
          </w:p>
          <w:p w14:paraId="2E341D93" w14:textId="77777777" w:rsidR="009F3611" w:rsidRPr="00B80901" w:rsidRDefault="009F3611" w:rsidP="009F3611">
            <w:pPr>
              <w:pStyle w:val="XML1"/>
              <w:rPr>
                <w:ins w:id="28599" w:author="Thomas Dietz" w:date="2012-08-08T17:05:00Z"/>
                <w:rPrChange w:id="28600" w:author="Thomas Dietz" w:date="2012-08-10T13:22:00Z">
                  <w:rPr>
                    <w:ins w:id="28601" w:author="Thomas Dietz" w:date="2012-08-08T17:05:00Z"/>
                    <w:lang w:val="de-DE"/>
                  </w:rPr>
                </w:rPrChange>
              </w:rPr>
            </w:pPr>
            <w:ins w:id="28602" w:author="Thomas Dietz" w:date="2012-08-08T17:05:00Z">
              <w:r w:rsidRPr="00B80901">
                <w:rPr>
                  <w:rPrChange w:id="28603" w:author="Thomas Dietz" w:date="2012-08-10T13:22:00Z">
                    <w:rPr>
                      <w:lang w:val="de-DE"/>
                    </w:rPr>
                  </w:rPrChange>
                </w:rPr>
                <w:t xml:space="preserve">        type OFUpDownStateType;</w:t>
              </w:r>
            </w:ins>
          </w:p>
          <w:p w14:paraId="205F6154" w14:textId="77777777" w:rsidR="009F3611" w:rsidRPr="00B80901" w:rsidRDefault="009F3611" w:rsidP="009F3611">
            <w:pPr>
              <w:pStyle w:val="XML1"/>
              <w:rPr>
                <w:ins w:id="28604" w:author="Thomas Dietz" w:date="2012-08-08T17:05:00Z"/>
                <w:rPrChange w:id="28605" w:author="Thomas Dietz" w:date="2012-08-10T13:22:00Z">
                  <w:rPr>
                    <w:ins w:id="28606" w:author="Thomas Dietz" w:date="2012-08-08T17:05:00Z"/>
                    <w:lang w:val="de-DE"/>
                  </w:rPr>
                </w:rPrChange>
              </w:rPr>
            </w:pPr>
            <w:ins w:id="28607" w:author="Thomas Dietz" w:date="2012-08-08T17:05:00Z">
              <w:r w:rsidRPr="00B80901">
                <w:rPr>
                  <w:rPrChange w:id="28608" w:author="Thomas Dietz" w:date="2012-08-10T13:22:00Z">
                    <w:rPr>
                      <w:lang w:val="de-DE"/>
                    </w:rPr>
                  </w:rPrChange>
                </w:rPr>
                <w:t xml:space="preserve">        description "If the value of this element is 'down', it </w:t>
              </w:r>
            </w:ins>
          </w:p>
          <w:p w14:paraId="06258D97" w14:textId="77777777" w:rsidR="009F3611" w:rsidRPr="00B80901" w:rsidRDefault="009F3611" w:rsidP="009F3611">
            <w:pPr>
              <w:pStyle w:val="XML1"/>
              <w:rPr>
                <w:ins w:id="28609" w:author="Thomas Dietz" w:date="2012-08-08T17:05:00Z"/>
                <w:rPrChange w:id="28610" w:author="Thomas Dietz" w:date="2012-08-10T13:22:00Z">
                  <w:rPr>
                    <w:ins w:id="28611" w:author="Thomas Dietz" w:date="2012-08-08T17:05:00Z"/>
                    <w:lang w:val="de-DE"/>
                  </w:rPr>
                </w:rPrChange>
              </w:rPr>
            </w:pPr>
            <w:ins w:id="28612" w:author="Thomas Dietz" w:date="2012-08-08T17:05:00Z">
              <w:r w:rsidRPr="00B80901">
                <w:rPr>
                  <w:rPrChange w:id="28613" w:author="Thomas Dietz" w:date="2012-08-10T13:22:00Z">
                    <w:rPr>
                      <w:lang w:val="de-DE"/>
                    </w:rPr>
                  </w:rPrChange>
                </w:rPr>
                <w:t xml:space="preserve">          indicates that there is no physical link present.";</w:t>
              </w:r>
            </w:ins>
          </w:p>
          <w:p w14:paraId="69B58490" w14:textId="77777777" w:rsidR="009F3611" w:rsidRPr="00B80901" w:rsidRDefault="009F3611" w:rsidP="009F3611">
            <w:pPr>
              <w:pStyle w:val="XML1"/>
              <w:rPr>
                <w:ins w:id="28614" w:author="Thomas Dietz" w:date="2012-08-08T17:05:00Z"/>
                <w:rPrChange w:id="28615" w:author="Thomas Dietz" w:date="2012-08-10T13:22:00Z">
                  <w:rPr>
                    <w:ins w:id="28616" w:author="Thomas Dietz" w:date="2012-08-08T17:05:00Z"/>
                    <w:lang w:val="de-DE"/>
                  </w:rPr>
                </w:rPrChange>
              </w:rPr>
            </w:pPr>
            <w:ins w:id="28617" w:author="Thomas Dietz" w:date="2012-08-08T17:05:00Z">
              <w:r w:rsidRPr="00B80901">
                <w:rPr>
                  <w:rPrChange w:id="28618" w:author="Thomas Dietz" w:date="2012-08-10T13:22:00Z">
                    <w:rPr>
                      <w:lang w:val="de-DE"/>
                    </w:rPr>
                  </w:rPrChange>
                </w:rPr>
                <w:t xml:space="preserve">      }</w:t>
              </w:r>
            </w:ins>
          </w:p>
          <w:p w14:paraId="73AB76AE" w14:textId="77777777" w:rsidR="009F3611" w:rsidRPr="00B80901" w:rsidRDefault="009F3611" w:rsidP="009F3611">
            <w:pPr>
              <w:pStyle w:val="XML1"/>
              <w:rPr>
                <w:ins w:id="28619" w:author="Thomas Dietz" w:date="2012-08-08T17:05:00Z"/>
                <w:rPrChange w:id="28620" w:author="Thomas Dietz" w:date="2012-08-10T13:22:00Z">
                  <w:rPr>
                    <w:ins w:id="28621" w:author="Thomas Dietz" w:date="2012-08-08T17:05:00Z"/>
                    <w:lang w:val="de-DE"/>
                  </w:rPr>
                </w:rPrChange>
              </w:rPr>
            </w:pPr>
            <w:ins w:id="28622" w:author="Thomas Dietz" w:date="2012-08-08T17:05:00Z">
              <w:r w:rsidRPr="00B80901">
                <w:rPr>
                  <w:rPrChange w:id="28623" w:author="Thomas Dietz" w:date="2012-08-10T13:22:00Z">
                    <w:rPr>
                      <w:lang w:val="de-DE"/>
                    </w:rPr>
                  </w:rPrChange>
                </w:rPr>
                <w:t xml:space="preserve">      leaf blocked {</w:t>
              </w:r>
            </w:ins>
          </w:p>
          <w:p w14:paraId="13F4E068" w14:textId="77777777" w:rsidR="009F3611" w:rsidRPr="00B80901" w:rsidRDefault="009F3611" w:rsidP="009F3611">
            <w:pPr>
              <w:pStyle w:val="XML1"/>
              <w:rPr>
                <w:ins w:id="28624" w:author="Thomas Dietz" w:date="2012-08-08T17:05:00Z"/>
                <w:rPrChange w:id="28625" w:author="Thomas Dietz" w:date="2012-08-10T13:22:00Z">
                  <w:rPr>
                    <w:ins w:id="28626" w:author="Thomas Dietz" w:date="2012-08-08T17:05:00Z"/>
                    <w:lang w:val="de-DE"/>
                  </w:rPr>
                </w:rPrChange>
              </w:rPr>
            </w:pPr>
            <w:ins w:id="28627" w:author="Thomas Dietz" w:date="2012-08-08T17:05:00Z">
              <w:r w:rsidRPr="00B80901">
                <w:rPr>
                  <w:rPrChange w:id="28628" w:author="Thomas Dietz" w:date="2012-08-10T13:22:00Z">
                    <w:rPr>
                      <w:lang w:val="de-DE"/>
                    </w:rPr>
                  </w:rPrChange>
                </w:rPr>
                <w:t xml:space="preserve">        type boolean;</w:t>
              </w:r>
            </w:ins>
          </w:p>
          <w:p w14:paraId="3451BE8A" w14:textId="77777777" w:rsidR="009F3611" w:rsidRPr="00B80901" w:rsidRDefault="009F3611" w:rsidP="009F3611">
            <w:pPr>
              <w:pStyle w:val="XML1"/>
              <w:rPr>
                <w:ins w:id="28629" w:author="Thomas Dietz" w:date="2012-08-08T17:05:00Z"/>
                <w:rPrChange w:id="28630" w:author="Thomas Dietz" w:date="2012-08-10T13:22:00Z">
                  <w:rPr>
                    <w:ins w:id="28631" w:author="Thomas Dietz" w:date="2012-08-08T17:05:00Z"/>
                    <w:lang w:val="de-DE"/>
                  </w:rPr>
                </w:rPrChange>
              </w:rPr>
            </w:pPr>
            <w:ins w:id="28632" w:author="Thomas Dietz" w:date="2012-08-08T17:05:00Z">
              <w:r w:rsidRPr="00B80901">
                <w:rPr>
                  <w:rPrChange w:id="28633" w:author="Thomas Dietz" w:date="2012-08-10T13:22:00Z">
                    <w:rPr>
                      <w:lang w:val="de-DE"/>
                    </w:rPr>
                  </w:rPrChange>
                </w:rPr>
                <w:t xml:space="preserve">        description "If the value of this element is 'true', it </w:t>
              </w:r>
            </w:ins>
          </w:p>
          <w:p w14:paraId="3F0775EC" w14:textId="77777777" w:rsidR="009F3611" w:rsidRPr="00B80901" w:rsidRDefault="009F3611" w:rsidP="009F3611">
            <w:pPr>
              <w:pStyle w:val="XML1"/>
              <w:rPr>
                <w:ins w:id="28634" w:author="Thomas Dietz" w:date="2012-08-08T17:05:00Z"/>
                <w:rPrChange w:id="28635" w:author="Thomas Dietz" w:date="2012-08-10T13:22:00Z">
                  <w:rPr>
                    <w:ins w:id="28636" w:author="Thomas Dietz" w:date="2012-08-08T17:05:00Z"/>
                    <w:lang w:val="de-DE"/>
                  </w:rPr>
                </w:rPrChange>
              </w:rPr>
            </w:pPr>
            <w:ins w:id="28637" w:author="Thomas Dietz" w:date="2012-08-08T17:05:00Z">
              <w:r w:rsidRPr="00B80901">
                <w:rPr>
                  <w:rPrChange w:id="28638" w:author="Thomas Dietz" w:date="2012-08-10T13:22:00Z">
                    <w:rPr>
                      <w:lang w:val="de-DE"/>
                    </w:rPr>
                  </w:rPrChange>
                </w:rPr>
                <w:t xml:space="preserve">          indicates that a switch protocol outside of OpenFlow,</w:t>
              </w:r>
            </w:ins>
          </w:p>
          <w:p w14:paraId="1C43A4A5" w14:textId="77777777" w:rsidR="009F3611" w:rsidRPr="00B80901" w:rsidRDefault="009F3611" w:rsidP="009F3611">
            <w:pPr>
              <w:pStyle w:val="XML1"/>
              <w:rPr>
                <w:ins w:id="28639" w:author="Thomas Dietz" w:date="2012-08-08T17:05:00Z"/>
                <w:rPrChange w:id="28640" w:author="Thomas Dietz" w:date="2012-08-10T13:22:00Z">
                  <w:rPr>
                    <w:ins w:id="28641" w:author="Thomas Dietz" w:date="2012-08-08T17:05:00Z"/>
                    <w:lang w:val="de-DE"/>
                  </w:rPr>
                </w:rPrChange>
              </w:rPr>
            </w:pPr>
            <w:ins w:id="28642" w:author="Thomas Dietz" w:date="2012-08-08T17:05:00Z">
              <w:r w:rsidRPr="00B80901">
                <w:rPr>
                  <w:rPrChange w:id="28643" w:author="Thomas Dietz" w:date="2012-08-10T13:22:00Z">
                    <w:rPr>
                      <w:lang w:val="de-DE"/>
                    </w:rPr>
                  </w:rPrChange>
                </w:rPr>
                <w:t xml:space="preserve">          such as 802.1D Spanning Tree, is preventing the use of</w:t>
              </w:r>
            </w:ins>
          </w:p>
          <w:p w14:paraId="6A101379" w14:textId="77777777" w:rsidR="009F3611" w:rsidRPr="00B80901" w:rsidRDefault="009F3611" w:rsidP="009F3611">
            <w:pPr>
              <w:pStyle w:val="XML1"/>
              <w:rPr>
                <w:ins w:id="28644" w:author="Thomas Dietz" w:date="2012-08-08T17:05:00Z"/>
                <w:rPrChange w:id="28645" w:author="Thomas Dietz" w:date="2012-08-10T13:22:00Z">
                  <w:rPr>
                    <w:ins w:id="28646" w:author="Thomas Dietz" w:date="2012-08-08T17:05:00Z"/>
                    <w:lang w:val="de-DE"/>
                  </w:rPr>
                </w:rPrChange>
              </w:rPr>
            </w:pPr>
            <w:ins w:id="28647" w:author="Thomas Dietz" w:date="2012-08-08T17:05:00Z">
              <w:r w:rsidRPr="00B80901">
                <w:rPr>
                  <w:rPrChange w:id="28648" w:author="Thomas Dietz" w:date="2012-08-10T13:22:00Z">
                    <w:rPr>
                      <w:lang w:val="de-DE"/>
                    </w:rPr>
                  </w:rPrChange>
                </w:rPr>
                <w:t xml:space="preserve">          this OpenFlow port for OpenFlow flooding.";</w:t>
              </w:r>
            </w:ins>
          </w:p>
          <w:p w14:paraId="05C7F861" w14:textId="77777777" w:rsidR="009F3611" w:rsidRPr="00B80901" w:rsidRDefault="009F3611" w:rsidP="009F3611">
            <w:pPr>
              <w:pStyle w:val="XML1"/>
              <w:rPr>
                <w:ins w:id="28649" w:author="Thomas Dietz" w:date="2012-08-08T17:05:00Z"/>
                <w:rPrChange w:id="28650" w:author="Thomas Dietz" w:date="2012-08-10T13:22:00Z">
                  <w:rPr>
                    <w:ins w:id="28651" w:author="Thomas Dietz" w:date="2012-08-08T17:05:00Z"/>
                    <w:lang w:val="de-DE"/>
                  </w:rPr>
                </w:rPrChange>
              </w:rPr>
            </w:pPr>
            <w:ins w:id="28652" w:author="Thomas Dietz" w:date="2012-08-08T17:05:00Z">
              <w:r w:rsidRPr="00B80901">
                <w:rPr>
                  <w:rPrChange w:id="28653" w:author="Thomas Dietz" w:date="2012-08-10T13:22:00Z">
                    <w:rPr>
                      <w:lang w:val="de-DE"/>
                    </w:rPr>
                  </w:rPrChange>
                </w:rPr>
                <w:t xml:space="preserve">      }</w:t>
              </w:r>
            </w:ins>
          </w:p>
          <w:p w14:paraId="63905889" w14:textId="77777777" w:rsidR="009F3611" w:rsidRPr="00B80901" w:rsidRDefault="009F3611" w:rsidP="009F3611">
            <w:pPr>
              <w:pStyle w:val="XML1"/>
              <w:rPr>
                <w:ins w:id="28654" w:author="Thomas Dietz" w:date="2012-08-08T17:05:00Z"/>
                <w:rPrChange w:id="28655" w:author="Thomas Dietz" w:date="2012-08-10T13:22:00Z">
                  <w:rPr>
                    <w:ins w:id="28656" w:author="Thomas Dietz" w:date="2012-08-08T17:05:00Z"/>
                    <w:lang w:val="de-DE"/>
                  </w:rPr>
                </w:rPrChange>
              </w:rPr>
            </w:pPr>
            <w:ins w:id="28657" w:author="Thomas Dietz" w:date="2012-08-08T17:05:00Z">
              <w:r w:rsidRPr="00B80901">
                <w:rPr>
                  <w:rPrChange w:id="28658" w:author="Thomas Dietz" w:date="2012-08-10T13:22:00Z">
                    <w:rPr>
                      <w:lang w:val="de-DE"/>
                    </w:rPr>
                  </w:rPrChange>
                </w:rPr>
                <w:t xml:space="preserve">      leaf live {</w:t>
              </w:r>
            </w:ins>
          </w:p>
          <w:p w14:paraId="33A15B8F" w14:textId="77777777" w:rsidR="009F3611" w:rsidRPr="00B80901" w:rsidRDefault="009F3611" w:rsidP="009F3611">
            <w:pPr>
              <w:pStyle w:val="XML1"/>
              <w:rPr>
                <w:ins w:id="28659" w:author="Thomas Dietz" w:date="2012-08-08T17:05:00Z"/>
                <w:rPrChange w:id="28660" w:author="Thomas Dietz" w:date="2012-08-10T13:22:00Z">
                  <w:rPr>
                    <w:ins w:id="28661" w:author="Thomas Dietz" w:date="2012-08-08T17:05:00Z"/>
                    <w:lang w:val="de-DE"/>
                  </w:rPr>
                </w:rPrChange>
              </w:rPr>
            </w:pPr>
            <w:ins w:id="28662" w:author="Thomas Dietz" w:date="2012-08-08T17:05:00Z">
              <w:r w:rsidRPr="00B80901">
                <w:rPr>
                  <w:rPrChange w:id="28663" w:author="Thomas Dietz" w:date="2012-08-10T13:22:00Z">
                    <w:rPr>
                      <w:lang w:val="de-DE"/>
                    </w:rPr>
                  </w:rPrChange>
                </w:rPr>
                <w:t xml:space="preserve">        type boolean;</w:t>
              </w:r>
            </w:ins>
          </w:p>
          <w:p w14:paraId="504243FB" w14:textId="77777777" w:rsidR="009F3611" w:rsidRPr="00B80901" w:rsidRDefault="009F3611" w:rsidP="009F3611">
            <w:pPr>
              <w:pStyle w:val="XML1"/>
              <w:rPr>
                <w:ins w:id="28664" w:author="Thomas Dietz" w:date="2012-08-08T17:05:00Z"/>
                <w:rPrChange w:id="28665" w:author="Thomas Dietz" w:date="2012-08-10T13:22:00Z">
                  <w:rPr>
                    <w:ins w:id="28666" w:author="Thomas Dietz" w:date="2012-08-08T17:05:00Z"/>
                    <w:lang w:val="de-DE"/>
                  </w:rPr>
                </w:rPrChange>
              </w:rPr>
            </w:pPr>
            <w:ins w:id="28667" w:author="Thomas Dietz" w:date="2012-08-08T17:05:00Z">
              <w:r w:rsidRPr="00B80901">
                <w:rPr>
                  <w:rPrChange w:id="28668" w:author="Thomas Dietz" w:date="2012-08-10T13:22:00Z">
                    <w:rPr>
                      <w:lang w:val="de-DE"/>
                    </w:rPr>
                  </w:rPrChange>
                </w:rPr>
                <w:t xml:space="preserve">        description "If the value of this element is 'true', it </w:t>
              </w:r>
            </w:ins>
          </w:p>
          <w:p w14:paraId="1936D585" w14:textId="77777777" w:rsidR="009F3611" w:rsidRPr="00B80901" w:rsidRDefault="009F3611" w:rsidP="009F3611">
            <w:pPr>
              <w:pStyle w:val="XML1"/>
              <w:rPr>
                <w:ins w:id="28669" w:author="Thomas Dietz" w:date="2012-08-08T17:05:00Z"/>
                <w:rPrChange w:id="28670" w:author="Thomas Dietz" w:date="2012-08-10T13:22:00Z">
                  <w:rPr>
                    <w:ins w:id="28671" w:author="Thomas Dietz" w:date="2012-08-08T17:05:00Z"/>
                    <w:lang w:val="de-DE"/>
                  </w:rPr>
                </w:rPrChange>
              </w:rPr>
            </w:pPr>
            <w:ins w:id="28672" w:author="Thomas Dietz" w:date="2012-08-08T17:05:00Z">
              <w:r w:rsidRPr="00B80901">
                <w:rPr>
                  <w:rPrChange w:id="28673" w:author="Thomas Dietz" w:date="2012-08-10T13:22:00Z">
                    <w:rPr>
                      <w:lang w:val="de-DE"/>
                    </w:rPr>
                  </w:rPrChange>
                </w:rPr>
                <w:t xml:space="preserve">          indicates that this OpenFlow Port is live and can be used</w:t>
              </w:r>
            </w:ins>
          </w:p>
          <w:p w14:paraId="67AA00EB" w14:textId="77777777" w:rsidR="009F3611" w:rsidRPr="00B80901" w:rsidRDefault="009F3611" w:rsidP="009F3611">
            <w:pPr>
              <w:pStyle w:val="XML1"/>
              <w:rPr>
                <w:ins w:id="28674" w:author="Thomas Dietz" w:date="2012-08-08T17:05:00Z"/>
                <w:rPrChange w:id="28675" w:author="Thomas Dietz" w:date="2012-08-10T13:22:00Z">
                  <w:rPr>
                    <w:ins w:id="28676" w:author="Thomas Dietz" w:date="2012-08-08T17:05:00Z"/>
                    <w:lang w:val="de-DE"/>
                  </w:rPr>
                </w:rPrChange>
              </w:rPr>
            </w:pPr>
            <w:ins w:id="28677" w:author="Thomas Dietz" w:date="2012-08-08T17:05:00Z">
              <w:r w:rsidRPr="00B80901">
                <w:rPr>
                  <w:rPrChange w:id="28678" w:author="Thomas Dietz" w:date="2012-08-10T13:22:00Z">
                    <w:rPr>
                      <w:lang w:val="de-DE"/>
                    </w:rPr>
                  </w:rPrChange>
                </w:rPr>
                <w:t xml:space="preserve">          for fast failover.";</w:t>
              </w:r>
            </w:ins>
          </w:p>
          <w:p w14:paraId="7FF21AA6" w14:textId="77777777" w:rsidR="009F3611" w:rsidRPr="00B80901" w:rsidRDefault="009F3611" w:rsidP="009F3611">
            <w:pPr>
              <w:pStyle w:val="XML1"/>
              <w:rPr>
                <w:ins w:id="28679" w:author="Thomas Dietz" w:date="2012-08-08T17:05:00Z"/>
                <w:rPrChange w:id="28680" w:author="Thomas Dietz" w:date="2012-08-10T13:22:00Z">
                  <w:rPr>
                    <w:ins w:id="28681" w:author="Thomas Dietz" w:date="2012-08-08T17:05:00Z"/>
                    <w:lang w:val="de-DE"/>
                  </w:rPr>
                </w:rPrChange>
              </w:rPr>
            </w:pPr>
            <w:ins w:id="28682" w:author="Thomas Dietz" w:date="2012-08-08T17:05:00Z">
              <w:r w:rsidRPr="00B80901">
                <w:rPr>
                  <w:rPrChange w:id="28683" w:author="Thomas Dietz" w:date="2012-08-10T13:22:00Z">
                    <w:rPr>
                      <w:lang w:val="de-DE"/>
                    </w:rPr>
                  </w:rPrChange>
                </w:rPr>
                <w:t xml:space="preserve">      }</w:t>
              </w:r>
            </w:ins>
          </w:p>
          <w:p w14:paraId="05F545FF" w14:textId="77777777" w:rsidR="009F3611" w:rsidRPr="00B80901" w:rsidRDefault="009F3611" w:rsidP="009F3611">
            <w:pPr>
              <w:pStyle w:val="XML1"/>
              <w:rPr>
                <w:ins w:id="28684" w:author="Thomas Dietz" w:date="2012-08-08T17:05:00Z"/>
                <w:rPrChange w:id="28685" w:author="Thomas Dietz" w:date="2012-08-10T13:22:00Z">
                  <w:rPr>
                    <w:ins w:id="28686" w:author="Thomas Dietz" w:date="2012-08-08T17:05:00Z"/>
                    <w:lang w:val="de-DE"/>
                  </w:rPr>
                </w:rPrChange>
              </w:rPr>
            </w:pPr>
            <w:ins w:id="28687" w:author="Thomas Dietz" w:date="2012-08-08T17:05:00Z">
              <w:r w:rsidRPr="00B80901">
                <w:rPr>
                  <w:rPrChange w:id="28688" w:author="Thomas Dietz" w:date="2012-08-10T13:22:00Z">
                    <w:rPr>
                      <w:lang w:val="de-DE"/>
                    </w:rPr>
                  </w:rPrChange>
                </w:rPr>
                <w:t xml:space="preserve">    }</w:t>
              </w:r>
            </w:ins>
          </w:p>
          <w:p w14:paraId="2D8B0C7F" w14:textId="77777777" w:rsidR="009F3611" w:rsidRPr="00B80901" w:rsidRDefault="009F3611" w:rsidP="009F3611">
            <w:pPr>
              <w:pStyle w:val="XML1"/>
              <w:rPr>
                <w:ins w:id="28689" w:author="Thomas Dietz" w:date="2012-08-08T17:05:00Z"/>
                <w:rPrChange w:id="28690" w:author="Thomas Dietz" w:date="2012-08-10T13:22:00Z">
                  <w:rPr>
                    <w:ins w:id="28691" w:author="Thomas Dietz" w:date="2012-08-08T17:05:00Z"/>
                    <w:lang w:val="de-DE"/>
                  </w:rPr>
                </w:rPrChange>
              </w:rPr>
            </w:pPr>
            <w:ins w:id="28692" w:author="Thomas Dietz" w:date="2012-08-08T17:05:00Z">
              <w:r w:rsidRPr="00B80901">
                <w:rPr>
                  <w:rPrChange w:id="28693" w:author="Thomas Dietz" w:date="2012-08-10T13:22:00Z">
                    <w:rPr>
                      <w:lang w:val="de-DE"/>
                    </w:rPr>
                  </w:rPrChange>
                </w:rPr>
                <w:t xml:space="preserve">    container features {</w:t>
              </w:r>
            </w:ins>
          </w:p>
          <w:p w14:paraId="4A6B3B34" w14:textId="77777777" w:rsidR="009F3611" w:rsidRPr="00B80901" w:rsidRDefault="009F3611" w:rsidP="009F3611">
            <w:pPr>
              <w:pStyle w:val="XML1"/>
              <w:rPr>
                <w:ins w:id="28694" w:author="Thomas Dietz" w:date="2012-08-08T17:05:00Z"/>
                <w:rPrChange w:id="28695" w:author="Thomas Dietz" w:date="2012-08-10T13:22:00Z">
                  <w:rPr>
                    <w:ins w:id="28696" w:author="Thomas Dietz" w:date="2012-08-08T17:05:00Z"/>
                    <w:lang w:val="de-DE"/>
                  </w:rPr>
                </w:rPrChange>
              </w:rPr>
            </w:pPr>
            <w:ins w:id="28697" w:author="Thomas Dietz" w:date="2012-08-08T17:05:00Z">
              <w:r w:rsidRPr="00B80901">
                <w:rPr>
                  <w:rPrChange w:id="28698" w:author="Thomas Dietz" w:date="2012-08-10T13:22:00Z">
                    <w:rPr>
                      <w:lang w:val="de-DE"/>
                    </w:rPr>
                  </w:rPrChange>
                </w:rPr>
                <w:t xml:space="preserve">      container current {</w:t>
              </w:r>
            </w:ins>
          </w:p>
          <w:p w14:paraId="0ECB1648" w14:textId="77777777" w:rsidR="009F3611" w:rsidRPr="00B80901" w:rsidRDefault="009F3611" w:rsidP="009F3611">
            <w:pPr>
              <w:pStyle w:val="XML1"/>
              <w:rPr>
                <w:ins w:id="28699" w:author="Thomas Dietz" w:date="2012-08-08T17:05:00Z"/>
                <w:rPrChange w:id="28700" w:author="Thomas Dietz" w:date="2012-08-10T13:22:00Z">
                  <w:rPr>
                    <w:ins w:id="28701" w:author="Thomas Dietz" w:date="2012-08-08T17:05:00Z"/>
                    <w:lang w:val="de-DE"/>
                  </w:rPr>
                </w:rPrChange>
              </w:rPr>
            </w:pPr>
            <w:ins w:id="28702" w:author="Thomas Dietz" w:date="2012-08-08T17:05:00Z">
              <w:r w:rsidRPr="00B80901">
                <w:rPr>
                  <w:rPrChange w:id="28703" w:author="Thomas Dietz" w:date="2012-08-10T13:22:00Z">
                    <w:rPr>
                      <w:lang w:val="de-DE"/>
                    </w:rPr>
                  </w:rPrChange>
                </w:rPr>
                <w:t xml:space="preserve">        uses OFPortCurrentFeatureListType;</w:t>
              </w:r>
            </w:ins>
          </w:p>
          <w:p w14:paraId="20227A36" w14:textId="77777777" w:rsidR="009F3611" w:rsidRPr="00B80901" w:rsidRDefault="009F3611" w:rsidP="009F3611">
            <w:pPr>
              <w:pStyle w:val="XML1"/>
              <w:rPr>
                <w:ins w:id="28704" w:author="Thomas Dietz" w:date="2012-08-08T17:05:00Z"/>
                <w:rPrChange w:id="28705" w:author="Thomas Dietz" w:date="2012-08-10T13:22:00Z">
                  <w:rPr>
                    <w:ins w:id="28706" w:author="Thomas Dietz" w:date="2012-08-08T17:05:00Z"/>
                    <w:lang w:val="de-DE"/>
                  </w:rPr>
                </w:rPrChange>
              </w:rPr>
            </w:pPr>
            <w:ins w:id="28707" w:author="Thomas Dietz" w:date="2012-08-08T17:05:00Z">
              <w:r w:rsidRPr="00B80901">
                <w:rPr>
                  <w:rPrChange w:id="28708" w:author="Thomas Dietz" w:date="2012-08-10T13:22:00Z">
                    <w:rPr>
                      <w:lang w:val="de-DE"/>
                    </w:rPr>
                  </w:rPrChange>
                </w:rPr>
                <w:t xml:space="preserve">        config false;</w:t>
              </w:r>
            </w:ins>
          </w:p>
          <w:p w14:paraId="65B729FB" w14:textId="77777777" w:rsidR="009F3611" w:rsidRPr="00B80901" w:rsidRDefault="009F3611" w:rsidP="009F3611">
            <w:pPr>
              <w:pStyle w:val="XML1"/>
              <w:rPr>
                <w:ins w:id="28709" w:author="Thomas Dietz" w:date="2012-08-08T17:05:00Z"/>
                <w:rPrChange w:id="28710" w:author="Thomas Dietz" w:date="2012-08-10T13:22:00Z">
                  <w:rPr>
                    <w:ins w:id="28711" w:author="Thomas Dietz" w:date="2012-08-08T17:05:00Z"/>
                    <w:lang w:val="de-DE"/>
                  </w:rPr>
                </w:rPrChange>
              </w:rPr>
            </w:pPr>
            <w:ins w:id="28712" w:author="Thomas Dietz" w:date="2012-08-08T17:05:00Z">
              <w:r w:rsidRPr="00B80901">
                <w:rPr>
                  <w:rPrChange w:id="28713" w:author="Thomas Dietz" w:date="2012-08-10T13:22:00Z">
                    <w:rPr>
                      <w:lang w:val="de-DE"/>
                    </w:rPr>
                  </w:rPrChange>
                </w:rPr>
                <w:t xml:space="preserve">        description "The features (rates, duplex, etc.) of the</w:t>
              </w:r>
            </w:ins>
          </w:p>
          <w:p w14:paraId="3ED25D26" w14:textId="77777777" w:rsidR="009F3611" w:rsidRPr="00B80901" w:rsidRDefault="009F3611" w:rsidP="009F3611">
            <w:pPr>
              <w:pStyle w:val="XML1"/>
              <w:rPr>
                <w:ins w:id="28714" w:author="Thomas Dietz" w:date="2012-08-08T17:05:00Z"/>
                <w:rPrChange w:id="28715" w:author="Thomas Dietz" w:date="2012-08-10T13:22:00Z">
                  <w:rPr>
                    <w:ins w:id="28716" w:author="Thomas Dietz" w:date="2012-08-08T17:05:00Z"/>
                    <w:lang w:val="de-DE"/>
                  </w:rPr>
                </w:rPrChange>
              </w:rPr>
            </w:pPr>
            <w:ins w:id="28717" w:author="Thomas Dietz" w:date="2012-08-08T17:05:00Z">
              <w:r w:rsidRPr="00B80901">
                <w:rPr>
                  <w:rPrChange w:id="28718" w:author="Thomas Dietz" w:date="2012-08-10T13:22:00Z">
                    <w:rPr>
                      <w:lang w:val="de-DE"/>
                    </w:rPr>
                  </w:rPrChange>
                </w:rPr>
                <w:t xml:space="preserve">          port, that are currently in use.</w:t>
              </w:r>
            </w:ins>
          </w:p>
          <w:p w14:paraId="274C41EA" w14:textId="77777777" w:rsidR="009F3611" w:rsidRPr="00B80901" w:rsidRDefault="009F3611" w:rsidP="009F3611">
            <w:pPr>
              <w:pStyle w:val="XML1"/>
              <w:rPr>
                <w:ins w:id="28719" w:author="Thomas Dietz" w:date="2012-08-08T17:05:00Z"/>
                <w:rPrChange w:id="28720" w:author="Thomas Dietz" w:date="2012-08-10T13:22:00Z">
                  <w:rPr>
                    <w:ins w:id="28721" w:author="Thomas Dietz" w:date="2012-08-08T17:05:00Z"/>
                    <w:lang w:val="de-DE"/>
                  </w:rPr>
                </w:rPrChange>
              </w:rPr>
            </w:pPr>
          </w:p>
          <w:p w14:paraId="33896FF2" w14:textId="77777777" w:rsidR="009F3611" w:rsidRPr="00B80901" w:rsidRDefault="009F3611" w:rsidP="009F3611">
            <w:pPr>
              <w:pStyle w:val="XML1"/>
              <w:rPr>
                <w:ins w:id="28722" w:author="Thomas Dietz" w:date="2012-08-08T17:05:00Z"/>
                <w:rPrChange w:id="28723" w:author="Thomas Dietz" w:date="2012-08-10T13:22:00Z">
                  <w:rPr>
                    <w:ins w:id="28724" w:author="Thomas Dietz" w:date="2012-08-08T17:05:00Z"/>
                    <w:lang w:val="de-DE"/>
                  </w:rPr>
                </w:rPrChange>
              </w:rPr>
            </w:pPr>
            <w:ins w:id="28725" w:author="Thomas Dietz" w:date="2012-08-08T17:05:00Z">
              <w:r w:rsidRPr="00B80901">
                <w:rPr>
                  <w:rPrChange w:id="28726" w:author="Thomas Dietz" w:date="2012-08-10T13:22:00Z">
                    <w:rPr>
                      <w:lang w:val="de-DE"/>
                    </w:rPr>
                  </w:rPrChange>
                </w:rPr>
                <w:t xml:space="preserve">          Children of this element are not configurable and can</w:t>
              </w:r>
            </w:ins>
          </w:p>
          <w:p w14:paraId="3A986AC2" w14:textId="77777777" w:rsidR="009F3611" w:rsidRPr="00B80901" w:rsidRDefault="009F3611" w:rsidP="009F3611">
            <w:pPr>
              <w:pStyle w:val="XML1"/>
              <w:rPr>
                <w:ins w:id="28727" w:author="Thomas Dietz" w:date="2012-08-08T17:05:00Z"/>
                <w:rPrChange w:id="28728" w:author="Thomas Dietz" w:date="2012-08-10T13:22:00Z">
                  <w:rPr>
                    <w:ins w:id="28729" w:author="Thomas Dietz" w:date="2012-08-08T17:05:00Z"/>
                    <w:lang w:val="de-DE"/>
                  </w:rPr>
                </w:rPrChange>
              </w:rPr>
            </w:pPr>
            <w:ins w:id="28730" w:author="Thomas Dietz" w:date="2012-08-08T17:05:00Z">
              <w:r w:rsidRPr="00B80901">
                <w:rPr>
                  <w:rPrChange w:id="28731" w:author="Thomas Dietz" w:date="2012-08-10T13:22:00Z">
                    <w:rPr>
                      <w:lang w:val="de-DE"/>
                    </w:rPr>
                  </w:rPrChange>
                </w:rPr>
                <w:t xml:space="preserve">          only be retrieved by NETCONF &lt;get&gt; operations. Attemps to</w:t>
              </w:r>
            </w:ins>
          </w:p>
          <w:p w14:paraId="04447823" w14:textId="77777777" w:rsidR="009F3611" w:rsidRPr="00B80901" w:rsidRDefault="009F3611" w:rsidP="009F3611">
            <w:pPr>
              <w:pStyle w:val="XML1"/>
              <w:rPr>
                <w:ins w:id="28732" w:author="Thomas Dietz" w:date="2012-08-08T17:05:00Z"/>
                <w:rPrChange w:id="28733" w:author="Thomas Dietz" w:date="2012-08-10T13:22:00Z">
                  <w:rPr>
                    <w:ins w:id="28734" w:author="Thomas Dietz" w:date="2012-08-08T17:05:00Z"/>
                    <w:lang w:val="de-DE"/>
                  </w:rPr>
                </w:rPrChange>
              </w:rPr>
            </w:pPr>
            <w:ins w:id="28735" w:author="Thomas Dietz" w:date="2012-08-08T17:05:00Z">
              <w:r w:rsidRPr="00B80901">
                <w:rPr>
                  <w:rPrChange w:id="28736" w:author="Thomas Dietz" w:date="2012-08-10T13:22:00Z">
                    <w:rPr>
                      <w:lang w:val="de-DE"/>
                    </w:rPr>
                  </w:rPrChange>
                </w:rPr>
                <w:t xml:space="preserve">          modify this element and its children with a NETCONF</w:t>
              </w:r>
            </w:ins>
          </w:p>
          <w:p w14:paraId="51C17A28" w14:textId="77777777" w:rsidR="009F3611" w:rsidRPr="00B80901" w:rsidRDefault="009F3611" w:rsidP="009F3611">
            <w:pPr>
              <w:pStyle w:val="XML1"/>
              <w:rPr>
                <w:ins w:id="28737" w:author="Thomas Dietz" w:date="2012-08-08T17:05:00Z"/>
                <w:rPrChange w:id="28738" w:author="Thomas Dietz" w:date="2012-08-10T13:22:00Z">
                  <w:rPr>
                    <w:ins w:id="28739" w:author="Thomas Dietz" w:date="2012-08-08T17:05:00Z"/>
                    <w:lang w:val="de-DE"/>
                  </w:rPr>
                </w:rPrChange>
              </w:rPr>
            </w:pPr>
            <w:ins w:id="28740" w:author="Thomas Dietz" w:date="2012-08-08T17:05:00Z">
              <w:r w:rsidRPr="00B80901">
                <w:rPr>
                  <w:rPrChange w:id="28741" w:author="Thomas Dietz" w:date="2012-08-10T13:22:00Z">
                    <w:rPr>
                      <w:lang w:val="de-DE"/>
                    </w:rPr>
                  </w:rPrChange>
                </w:rPr>
                <w:t xml:space="preserve">          &lt;edit-config&gt; operation MUST result in an</w:t>
              </w:r>
            </w:ins>
          </w:p>
          <w:p w14:paraId="06782727" w14:textId="77777777" w:rsidR="009F3611" w:rsidRPr="00B80901" w:rsidRDefault="009F3611" w:rsidP="009F3611">
            <w:pPr>
              <w:pStyle w:val="XML1"/>
              <w:rPr>
                <w:ins w:id="28742" w:author="Thomas Dietz" w:date="2012-08-08T17:05:00Z"/>
                <w:rPrChange w:id="28743" w:author="Thomas Dietz" w:date="2012-08-10T13:22:00Z">
                  <w:rPr>
                    <w:ins w:id="28744" w:author="Thomas Dietz" w:date="2012-08-08T17:05:00Z"/>
                    <w:lang w:val="de-DE"/>
                  </w:rPr>
                </w:rPrChange>
              </w:rPr>
            </w:pPr>
            <w:ins w:id="28745" w:author="Thomas Dietz" w:date="2012-08-08T17:05:00Z">
              <w:r w:rsidRPr="00B80901">
                <w:rPr>
                  <w:rPrChange w:id="28746" w:author="Thomas Dietz" w:date="2012-08-10T13:22:00Z">
                    <w:rPr>
                      <w:lang w:val="de-DE"/>
                    </w:rPr>
                  </w:rPrChange>
                </w:rPr>
                <w:t xml:space="preserve">          'operation-not-supported' error with type</w:t>
              </w:r>
            </w:ins>
          </w:p>
          <w:p w14:paraId="4A82B5BF" w14:textId="77777777" w:rsidR="009F3611" w:rsidRPr="00B80901" w:rsidRDefault="009F3611" w:rsidP="009F3611">
            <w:pPr>
              <w:pStyle w:val="XML1"/>
              <w:rPr>
                <w:ins w:id="28747" w:author="Thomas Dietz" w:date="2012-08-08T17:05:00Z"/>
                <w:rPrChange w:id="28748" w:author="Thomas Dietz" w:date="2012-08-10T13:22:00Z">
                  <w:rPr>
                    <w:ins w:id="28749" w:author="Thomas Dietz" w:date="2012-08-08T17:05:00Z"/>
                    <w:lang w:val="de-DE"/>
                  </w:rPr>
                </w:rPrChange>
              </w:rPr>
            </w:pPr>
            <w:ins w:id="28750" w:author="Thomas Dietz" w:date="2012-08-08T17:05:00Z">
              <w:r w:rsidRPr="00B80901">
                <w:rPr>
                  <w:rPrChange w:id="28751" w:author="Thomas Dietz" w:date="2012-08-10T13:22:00Z">
                    <w:rPr>
                      <w:lang w:val="de-DE"/>
                    </w:rPr>
                  </w:rPrChange>
                </w:rPr>
                <w:t xml:space="preserve">          'application'.";</w:t>
              </w:r>
            </w:ins>
          </w:p>
          <w:p w14:paraId="13832B2B" w14:textId="77777777" w:rsidR="009F3611" w:rsidRPr="00B80901" w:rsidRDefault="009F3611" w:rsidP="009F3611">
            <w:pPr>
              <w:pStyle w:val="XML1"/>
              <w:rPr>
                <w:ins w:id="28752" w:author="Thomas Dietz" w:date="2012-08-08T17:05:00Z"/>
                <w:rPrChange w:id="28753" w:author="Thomas Dietz" w:date="2012-08-10T13:22:00Z">
                  <w:rPr>
                    <w:ins w:id="28754" w:author="Thomas Dietz" w:date="2012-08-08T17:05:00Z"/>
                    <w:lang w:val="de-DE"/>
                  </w:rPr>
                </w:rPrChange>
              </w:rPr>
            </w:pPr>
            <w:ins w:id="28755" w:author="Thomas Dietz" w:date="2012-08-08T17:05:00Z">
              <w:r w:rsidRPr="00B80901">
                <w:rPr>
                  <w:rPrChange w:id="28756" w:author="Thomas Dietz" w:date="2012-08-10T13:22:00Z">
                    <w:rPr>
                      <w:lang w:val="de-DE"/>
                    </w:rPr>
                  </w:rPrChange>
                </w:rPr>
                <w:t xml:space="preserve">      }</w:t>
              </w:r>
            </w:ins>
          </w:p>
          <w:p w14:paraId="2A1BCEBD" w14:textId="77777777" w:rsidR="009F3611" w:rsidRPr="00B80901" w:rsidRDefault="009F3611" w:rsidP="009F3611">
            <w:pPr>
              <w:pStyle w:val="XML1"/>
              <w:rPr>
                <w:ins w:id="28757" w:author="Thomas Dietz" w:date="2012-08-08T17:05:00Z"/>
                <w:rPrChange w:id="28758" w:author="Thomas Dietz" w:date="2012-08-10T13:22:00Z">
                  <w:rPr>
                    <w:ins w:id="28759" w:author="Thomas Dietz" w:date="2012-08-08T17:05:00Z"/>
                    <w:lang w:val="de-DE"/>
                  </w:rPr>
                </w:rPrChange>
              </w:rPr>
            </w:pPr>
            <w:ins w:id="28760" w:author="Thomas Dietz" w:date="2012-08-08T17:05:00Z">
              <w:r w:rsidRPr="00B80901">
                <w:rPr>
                  <w:rPrChange w:id="28761" w:author="Thomas Dietz" w:date="2012-08-10T13:22:00Z">
                    <w:rPr>
                      <w:lang w:val="de-DE"/>
                    </w:rPr>
                  </w:rPrChange>
                </w:rPr>
                <w:t xml:space="preserve">      container advertised {</w:t>
              </w:r>
            </w:ins>
          </w:p>
          <w:p w14:paraId="07D6F265" w14:textId="77777777" w:rsidR="009F3611" w:rsidRPr="00B80901" w:rsidRDefault="009F3611" w:rsidP="009F3611">
            <w:pPr>
              <w:pStyle w:val="XML1"/>
              <w:rPr>
                <w:ins w:id="28762" w:author="Thomas Dietz" w:date="2012-08-08T17:05:00Z"/>
                <w:rPrChange w:id="28763" w:author="Thomas Dietz" w:date="2012-08-10T13:22:00Z">
                  <w:rPr>
                    <w:ins w:id="28764" w:author="Thomas Dietz" w:date="2012-08-08T17:05:00Z"/>
                    <w:lang w:val="de-DE"/>
                  </w:rPr>
                </w:rPrChange>
              </w:rPr>
            </w:pPr>
            <w:ins w:id="28765" w:author="Thomas Dietz" w:date="2012-08-08T17:05:00Z">
              <w:r w:rsidRPr="00B80901">
                <w:rPr>
                  <w:rPrChange w:id="28766" w:author="Thomas Dietz" w:date="2012-08-10T13:22:00Z">
                    <w:rPr>
                      <w:lang w:val="de-DE"/>
                    </w:rPr>
                  </w:rPrChange>
                </w:rPr>
                <w:lastRenderedPageBreak/>
                <w:t xml:space="preserve">        uses OFPortOtherFeatureListType;</w:t>
              </w:r>
            </w:ins>
          </w:p>
          <w:p w14:paraId="5C1DB5FA" w14:textId="77777777" w:rsidR="009F3611" w:rsidRPr="00B80901" w:rsidRDefault="009F3611" w:rsidP="009F3611">
            <w:pPr>
              <w:pStyle w:val="XML1"/>
              <w:rPr>
                <w:ins w:id="28767" w:author="Thomas Dietz" w:date="2012-08-08T17:05:00Z"/>
                <w:rPrChange w:id="28768" w:author="Thomas Dietz" w:date="2012-08-10T13:22:00Z">
                  <w:rPr>
                    <w:ins w:id="28769" w:author="Thomas Dietz" w:date="2012-08-08T17:05:00Z"/>
                    <w:lang w:val="de-DE"/>
                  </w:rPr>
                </w:rPrChange>
              </w:rPr>
            </w:pPr>
            <w:ins w:id="28770" w:author="Thomas Dietz" w:date="2012-08-08T17:05:00Z">
              <w:r w:rsidRPr="00B80901">
                <w:rPr>
                  <w:rPrChange w:id="28771" w:author="Thomas Dietz" w:date="2012-08-10T13:22:00Z">
                    <w:rPr>
                      <w:lang w:val="de-DE"/>
                    </w:rPr>
                  </w:rPrChange>
                </w:rPr>
                <w:t xml:space="preserve">        description "The features (rates, duplex, etc.) of the</w:t>
              </w:r>
            </w:ins>
          </w:p>
          <w:p w14:paraId="7ADB14E1" w14:textId="77777777" w:rsidR="009F3611" w:rsidRPr="00B80901" w:rsidRDefault="009F3611" w:rsidP="009F3611">
            <w:pPr>
              <w:pStyle w:val="XML1"/>
              <w:rPr>
                <w:ins w:id="28772" w:author="Thomas Dietz" w:date="2012-08-08T17:05:00Z"/>
                <w:rPrChange w:id="28773" w:author="Thomas Dietz" w:date="2012-08-10T13:22:00Z">
                  <w:rPr>
                    <w:ins w:id="28774" w:author="Thomas Dietz" w:date="2012-08-08T17:05:00Z"/>
                    <w:lang w:val="de-DE"/>
                  </w:rPr>
                </w:rPrChange>
              </w:rPr>
            </w:pPr>
            <w:ins w:id="28775" w:author="Thomas Dietz" w:date="2012-08-08T17:05:00Z">
              <w:r w:rsidRPr="00B80901">
                <w:rPr>
                  <w:rPrChange w:id="28776" w:author="Thomas Dietz" w:date="2012-08-10T13:22:00Z">
                    <w:rPr>
                      <w:lang w:val="de-DE"/>
                    </w:rPr>
                  </w:rPrChange>
                </w:rPr>
                <w:t xml:space="preserve">          port, that are advertised to the peer port.</w:t>
              </w:r>
            </w:ins>
          </w:p>
          <w:p w14:paraId="41BCEC81" w14:textId="77777777" w:rsidR="009F3611" w:rsidRPr="00B80901" w:rsidRDefault="009F3611" w:rsidP="009F3611">
            <w:pPr>
              <w:pStyle w:val="XML1"/>
              <w:rPr>
                <w:ins w:id="28777" w:author="Thomas Dietz" w:date="2012-08-08T17:05:00Z"/>
                <w:rPrChange w:id="28778" w:author="Thomas Dietz" w:date="2012-08-10T13:22:00Z">
                  <w:rPr>
                    <w:ins w:id="28779" w:author="Thomas Dietz" w:date="2012-08-08T17:05:00Z"/>
                    <w:lang w:val="de-DE"/>
                  </w:rPr>
                </w:rPrChange>
              </w:rPr>
            </w:pPr>
          </w:p>
          <w:p w14:paraId="07C9F8F1" w14:textId="77777777" w:rsidR="009F3611" w:rsidRPr="00B80901" w:rsidRDefault="009F3611" w:rsidP="009F3611">
            <w:pPr>
              <w:pStyle w:val="XML1"/>
              <w:rPr>
                <w:ins w:id="28780" w:author="Thomas Dietz" w:date="2012-08-08T17:05:00Z"/>
                <w:rPrChange w:id="28781" w:author="Thomas Dietz" w:date="2012-08-10T13:22:00Z">
                  <w:rPr>
                    <w:ins w:id="28782" w:author="Thomas Dietz" w:date="2012-08-08T17:05:00Z"/>
                    <w:lang w:val="de-DE"/>
                  </w:rPr>
                </w:rPrChange>
              </w:rPr>
            </w:pPr>
            <w:ins w:id="28783" w:author="Thomas Dietz" w:date="2012-08-08T17:05:00Z">
              <w:r w:rsidRPr="00B80901">
                <w:rPr>
                  <w:rPrChange w:id="28784" w:author="Thomas Dietz" w:date="2012-08-10T13:22:00Z">
                    <w:rPr>
                      <w:lang w:val="de-DE"/>
                    </w:rPr>
                  </w:rPrChange>
                </w:rPr>
                <w:t xml:space="preserve">          NETCONF &lt;edit-config&gt; operations MUST be implemented as </w:t>
              </w:r>
            </w:ins>
          </w:p>
          <w:p w14:paraId="6A5FF47D" w14:textId="77777777" w:rsidR="009F3611" w:rsidRPr="00B80901" w:rsidRDefault="009F3611" w:rsidP="009F3611">
            <w:pPr>
              <w:pStyle w:val="XML1"/>
              <w:rPr>
                <w:ins w:id="28785" w:author="Thomas Dietz" w:date="2012-08-08T17:05:00Z"/>
                <w:rPrChange w:id="28786" w:author="Thomas Dietz" w:date="2012-08-10T13:22:00Z">
                  <w:rPr>
                    <w:ins w:id="28787" w:author="Thomas Dietz" w:date="2012-08-08T17:05:00Z"/>
                    <w:lang w:val="de-DE"/>
                  </w:rPr>
                </w:rPrChange>
              </w:rPr>
            </w:pPr>
            <w:ins w:id="28788" w:author="Thomas Dietz" w:date="2012-08-08T17:05:00Z">
              <w:r w:rsidRPr="00B80901">
                <w:rPr>
                  <w:rPrChange w:id="28789" w:author="Thomas Dietz" w:date="2012-08-10T13:22:00Z">
                    <w:rPr>
                      <w:lang w:val="de-DE"/>
                    </w:rPr>
                  </w:rPrChange>
                </w:rPr>
                <w:t xml:space="preserve">          follows: </w:t>
              </w:r>
            </w:ins>
          </w:p>
          <w:p w14:paraId="7E334F6D" w14:textId="77777777" w:rsidR="009F3611" w:rsidRPr="00B80901" w:rsidRDefault="009F3611" w:rsidP="009F3611">
            <w:pPr>
              <w:pStyle w:val="XML1"/>
              <w:rPr>
                <w:ins w:id="28790" w:author="Thomas Dietz" w:date="2012-08-08T17:05:00Z"/>
                <w:rPrChange w:id="28791" w:author="Thomas Dietz" w:date="2012-08-10T13:22:00Z">
                  <w:rPr>
                    <w:ins w:id="28792" w:author="Thomas Dietz" w:date="2012-08-08T17:05:00Z"/>
                    <w:lang w:val="de-DE"/>
                  </w:rPr>
                </w:rPrChange>
              </w:rPr>
            </w:pPr>
          </w:p>
          <w:p w14:paraId="117AF7A5" w14:textId="77777777" w:rsidR="009F3611" w:rsidRPr="00B80901" w:rsidRDefault="009F3611" w:rsidP="009F3611">
            <w:pPr>
              <w:pStyle w:val="XML1"/>
              <w:rPr>
                <w:ins w:id="28793" w:author="Thomas Dietz" w:date="2012-08-08T17:05:00Z"/>
                <w:rPrChange w:id="28794" w:author="Thomas Dietz" w:date="2012-08-10T13:22:00Z">
                  <w:rPr>
                    <w:ins w:id="28795" w:author="Thomas Dietz" w:date="2012-08-08T17:05:00Z"/>
                    <w:lang w:val="de-DE"/>
                  </w:rPr>
                </w:rPrChange>
              </w:rPr>
            </w:pPr>
            <w:ins w:id="28796" w:author="Thomas Dietz" w:date="2012-08-08T17:05:00Z">
              <w:r w:rsidRPr="00B80901">
                <w:rPr>
                  <w:rPrChange w:id="28797" w:author="Thomas Dietz" w:date="2012-08-10T13:22:00Z">
                    <w:rPr>
                      <w:lang w:val="de-DE"/>
                    </w:rPr>
                  </w:rPrChange>
                </w:rPr>
                <w:t xml:space="preserve">          * The 'resource-id' element of OFResoureType MUST be</w:t>
              </w:r>
            </w:ins>
          </w:p>
          <w:p w14:paraId="357B2FC3" w14:textId="77777777" w:rsidR="009F3611" w:rsidRPr="00B80901" w:rsidRDefault="009F3611" w:rsidP="009F3611">
            <w:pPr>
              <w:pStyle w:val="XML1"/>
              <w:rPr>
                <w:ins w:id="28798" w:author="Thomas Dietz" w:date="2012-08-08T17:05:00Z"/>
                <w:rPrChange w:id="28799" w:author="Thomas Dietz" w:date="2012-08-10T13:22:00Z">
                  <w:rPr>
                    <w:ins w:id="28800" w:author="Thomas Dietz" w:date="2012-08-08T17:05:00Z"/>
                    <w:lang w:val="de-DE"/>
                  </w:rPr>
                </w:rPrChange>
              </w:rPr>
            </w:pPr>
            <w:ins w:id="28801" w:author="Thomas Dietz" w:date="2012-08-08T17:05:00Z">
              <w:r w:rsidRPr="00B80901">
                <w:rPr>
                  <w:rPrChange w:id="28802" w:author="Thomas Dietz" w:date="2012-08-10T13:22:00Z">
                    <w:rPr>
                      <w:lang w:val="de-DE"/>
                    </w:rPr>
                  </w:rPrChange>
                </w:rPr>
                <w:t xml:space="preserve">            present in the path or in the filter at all</w:t>
              </w:r>
            </w:ins>
          </w:p>
          <w:p w14:paraId="51E415DE" w14:textId="77777777" w:rsidR="009F3611" w:rsidRPr="00B80901" w:rsidRDefault="009F3611" w:rsidP="009F3611">
            <w:pPr>
              <w:pStyle w:val="XML1"/>
              <w:rPr>
                <w:ins w:id="28803" w:author="Thomas Dietz" w:date="2012-08-08T17:05:00Z"/>
                <w:rPrChange w:id="28804" w:author="Thomas Dietz" w:date="2012-08-10T13:22:00Z">
                  <w:rPr>
                    <w:ins w:id="28805" w:author="Thomas Dietz" w:date="2012-08-08T17:05:00Z"/>
                    <w:lang w:val="de-DE"/>
                  </w:rPr>
                </w:rPrChange>
              </w:rPr>
            </w:pPr>
            <w:ins w:id="28806" w:author="Thomas Dietz" w:date="2012-08-08T17:05:00Z">
              <w:r w:rsidRPr="00B80901">
                <w:rPr>
                  <w:rPrChange w:id="28807" w:author="Thomas Dietz" w:date="2012-08-10T13:22:00Z">
                    <w:rPr>
                      <w:lang w:val="de-DE"/>
                    </w:rPr>
                  </w:rPrChange>
                </w:rPr>
                <w:t xml:space="preserve">            &lt;edit-config&gt; operations to identify the port.</w:t>
              </w:r>
            </w:ins>
          </w:p>
          <w:p w14:paraId="3627D12C" w14:textId="77777777" w:rsidR="009F3611" w:rsidRPr="00B80901" w:rsidRDefault="009F3611" w:rsidP="009F3611">
            <w:pPr>
              <w:pStyle w:val="XML1"/>
              <w:rPr>
                <w:ins w:id="28808" w:author="Thomas Dietz" w:date="2012-08-08T17:05:00Z"/>
                <w:rPrChange w:id="28809" w:author="Thomas Dietz" w:date="2012-08-10T13:22:00Z">
                  <w:rPr>
                    <w:ins w:id="28810" w:author="Thomas Dietz" w:date="2012-08-08T17:05:00Z"/>
                    <w:lang w:val="de-DE"/>
                  </w:rPr>
                </w:rPrChange>
              </w:rPr>
            </w:pPr>
            <w:ins w:id="28811" w:author="Thomas Dietz" w:date="2012-08-08T17:05:00Z">
              <w:r w:rsidRPr="00B80901">
                <w:rPr>
                  <w:rPrChange w:id="28812" w:author="Thomas Dietz" w:date="2012-08-10T13:22:00Z">
                    <w:rPr>
                      <w:lang w:val="de-DE"/>
                    </w:rPr>
                  </w:rPrChange>
                </w:rPr>
                <w:t xml:space="preserve">          * If the operation is 'merge' or 'replace', the element</w:t>
              </w:r>
            </w:ins>
          </w:p>
          <w:p w14:paraId="30905190" w14:textId="77777777" w:rsidR="009F3611" w:rsidRPr="00B80901" w:rsidRDefault="009F3611" w:rsidP="009F3611">
            <w:pPr>
              <w:pStyle w:val="XML1"/>
              <w:rPr>
                <w:ins w:id="28813" w:author="Thomas Dietz" w:date="2012-08-08T17:05:00Z"/>
                <w:rPrChange w:id="28814" w:author="Thomas Dietz" w:date="2012-08-10T13:22:00Z">
                  <w:rPr>
                    <w:ins w:id="28815" w:author="Thomas Dietz" w:date="2012-08-08T17:05:00Z"/>
                    <w:lang w:val="de-DE"/>
                  </w:rPr>
                </w:rPrChange>
              </w:rPr>
            </w:pPr>
            <w:ins w:id="28816" w:author="Thomas Dietz" w:date="2012-08-08T17:05:00Z">
              <w:r w:rsidRPr="00B80901">
                <w:rPr>
                  <w:rPrChange w:id="28817" w:author="Thomas Dietz" w:date="2012-08-10T13:22:00Z">
                    <w:rPr>
                      <w:lang w:val="de-DE"/>
                    </w:rPr>
                  </w:rPrChange>
                </w:rPr>
                <w:t xml:space="preserve">            is created if it does not exist, and its value is set</w:t>
              </w:r>
            </w:ins>
          </w:p>
          <w:p w14:paraId="2B95CD37" w14:textId="77777777" w:rsidR="009F3611" w:rsidRPr="00B80901" w:rsidRDefault="009F3611" w:rsidP="009F3611">
            <w:pPr>
              <w:pStyle w:val="XML1"/>
              <w:rPr>
                <w:ins w:id="28818" w:author="Thomas Dietz" w:date="2012-08-08T17:05:00Z"/>
                <w:rPrChange w:id="28819" w:author="Thomas Dietz" w:date="2012-08-10T13:22:00Z">
                  <w:rPr>
                    <w:ins w:id="28820" w:author="Thomas Dietz" w:date="2012-08-08T17:05:00Z"/>
                    <w:lang w:val="de-DE"/>
                  </w:rPr>
                </w:rPrChange>
              </w:rPr>
            </w:pPr>
            <w:ins w:id="28821" w:author="Thomas Dietz" w:date="2012-08-08T17:05:00Z">
              <w:r w:rsidRPr="00B80901">
                <w:rPr>
                  <w:rPrChange w:id="28822" w:author="Thomas Dietz" w:date="2012-08-10T13:22:00Z">
                    <w:rPr>
                      <w:lang w:val="de-DE"/>
                    </w:rPr>
                  </w:rPrChange>
                </w:rPr>
                <w:t xml:space="preserve">            to the value found in the XML RPC data.</w:t>
              </w:r>
            </w:ins>
          </w:p>
          <w:p w14:paraId="2CEE90E5" w14:textId="77777777" w:rsidR="009F3611" w:rsidRPr="00B80901" w:rsidRDefault="009F3611" w:rsidP="009F3611">
            <w:pPr>
              <w:pStyle w:val="XML1"/>
              <w:rPr>
                <w:ins w:id="28823" w:author="Thomas Dietz" w:date="2012-08-08T17:05:00Z"/>
                <w:rPrChange w:id="28824" w:author="Thomas Dietz" w:date="2012-08-10T13:22:00Z">
                  <w:rPr>
                    <w:ins w:id="28825" w:author="Thomas Dietz" w:date="2012-08-08T17:05:00Z"/>
                    <w:lang w:val="de-DE"/>
                  </w:rPr>
                </w:rPrChange>
              </w:rPr>
            </w:pPr>
            <w:ins w:id="28826" w:author="Thomas Dietz" w:date="2012-08-08T17:05:00Z">
              <w:r w:rsidRPr="00B80901">
                <w:rPr>
                  <w:rPrChange w:id="28827" w:author="Thomas Dietz" w:date="2012-08-10T13:22:00Z">
                    <w:rPr>
                      <w:lang w:val="de-DE"/>
                    </w:rPr>
                  </w:rPrChange>
                </w:rPr>
                <w:t xml:space="preserve">          * If the operation is 'create', the element is created if</w:t>
              </w:r>
            </w:ins>
          </w:p>
          <w:p w14:paraId="573979D5" w14:textId="77777777" w:rsidR="009F3611" w:rsidRPr="00B80901" w:rsidRDefault="009F3611" w:rsidP="009F3611">
            <w:pPr>
              <w:pStyle w:val="XML1"/>
              <w:rPr>
                <w:ins w:id="28828" w:author="Thomas Dietz" w:date="2012-08-08T17:05:00Z"/>
                <w:rPrChange w:id="28829" w:author="Thomas Dietz" w:date="2012-08-10T13:22:00Z">
                  <w:rPr>
                    <w:ins w:id="28830" w:author="Thomas Dietz" w:date="2012-08-08T17:05:00Z"/>
                    <w:lang w:val="de-DE"/>
                  </w:rPr>
                </w:rPrChange>
              </w:rPr>
            </w:pPr>
            <w:ins w:id="28831" w:author="Thomas Dietz" w:date="2012-08-08T17:05:00Z">
              <w:r w:rsidRPr="00B80901">
                <w:rPr>
                  <w:rPrChange w:id="28832" w:author="Thomas Dietz" w:date="2012-08-10T13:22:00Z">
                    <w:rPr>
                      <w:lang w:val="de-DE"/>
                    </w:rPr>
                  </w:rPrChange>
                </w:rPr>
                <w:t xml:space="preserve">            it does not exist. If the element already exists, a</w:t>
              </w:r>
            </w:ins>
          </w:p>
          <w:p w14:paraId="5303B5A5" w14:textId="77777777" w:rsidR="009F3611" w:rsidRPr="00B80901" w:rsidRDefault="009F3611" w:rsidP="009F3611">
            <w:pPr>
              <w:pStyle w:val="XML1"/>
              <w:rPr>
                <w:ins w:id="28833" w:author="Thomas Dietz" w:date="2012-08-08T17:05:00Z"/>
                <w:rPrChange w:id="28834" w:author="Thomas Dietz" w:date="2012-08-10T13:22:00Z">
                  <w:rPr>
                    <w:ins w:id="28835" w:author="Thomas Dietz" w:date="2012-08-08T17:05:00Z"/>
                    <w:lang w:val="de-DE"/>
                  </w:rPr>
                </w:rPrChange>
              </w:rPr>
            </w:pPr>
            <w:ins w:id="28836" w:author="Thomas Dietz" w:date="2012-08-08T17:05:00Z">
              <w:r w:rsidRPr="00B80901">
                <w:rPr>
                  <w:rPrChange w:id="28837" w:author="Thomas Dietz" w:date="2012-08-10T13:22:00Z">
                    <w:rPr>
                      <w:lang w:val="de-DE"/>
                    </w:rPr>
                  </w:rPrChange>
                </w:rPr>
                <w:t xml:space="preserve">            'data</w:t>
              </w:r>
              <w:r w:rsidRPr="00B80901">
                <w:rPr>
                  <w:rFonts w:ascii="MS Mincho" w:eastAsia="MS Mincho" w:hAnsi="MS Mincho" w:cs="MS Mincho"/>
                  <w:rPrChange w:id="28838" w:author="Thomas Dietz" w:date="2012-08-10T13:22:00Z">
                    <w:rPr>
                      <w:rFonts w:ascii="MS Mincho" w:eastAsia="MS Mincho" w:hAnsi="MS Mincho" w:cs="MS Mincho"/>
                      <w:lang w:val="de-DE"/>
                    </w:rPr>
                  </w:rPrChange>
                </w:rPr>
                <w:t>‑</w:t>
              </w:r>
              <w:r w:rsidRPr="00B80901">
                <w:rPr>
                  <w:rPrChange w:id="28839" w:author="Thomas Dietz" w:date="2012-08-10T13:22:00Z">
                    <w:rPr>
                      <w:lang w:val="de-DE"/>
                    </w:rPr>
                  </w:rPrChange>
                </w:rPr>
                <w:t>exists' error is returned.</w:t>
              </w:r>
            </w:ins>
          </w:p>
          <w:p w14:paraId="505C6FE7" w14:textId="77777777" w:rsidR="009F3611" w:rsidRPr="00B80901" w:rsidRDefault="009F3611" w:rsidP="009F3611">
            <w:pPr>
              <w:pStyle w:val="XML1"/>
              <w:rPr>
                <w:ins w:id="28840" w:author="Thomas Dietz" w:date="2012-08-08T17:05:00Z"/>
                <w:rPrChange w:id="28841" w:author="Thomas Dietz" w:date="2012-08-10T13:22:00Z">
                  <w:rPr>
                    <w:ins w:id="28842" w:author="Thomas Dietz" w:date="2012-08-08T17:05:00Z"/>
                    <w:lang w:val="de-DE"/>
                  </w:rPr>
                </w:rPrChange>
              </w:rPr>
            </w:pPr>
            <w:ins w:id="28843" w:author="Thomas Dietz" w:date="2012-08-08T17:05:00Z">
              <w:r w:rsidRPr="00B80901">
                <w:rPr>
                  <w:rPrChange w:id="28844" w:author="Thomas Dietz" w:date="2012-08-10T13:22:00Z">
                    <w:rPr>
                      <w:lang w:val="de-DE"/>
                    </w:rPr>
                  </w:rPrChange>
                </w:rPr>
                <w:t xml:space="preserve">          * If the operation is 'delete', the element is deleted if</w:t>
              </w:r>
            </w:ins>
          </w:p>
          <w:p w14:paraId="053DDF84" w14:textId="77777777" w:rsidR="009F3611" w:rsidRPr="00B80901" w:rsidRDefault="009F3611" w:rsidP="009F3611">
            <w:pPr>
              <w:pStyle w:val="XML1"/>
              <w:rPr>
                <w:ins w:id="28845" w:author="Thomas Dietz" w:date="2012-08-08T17:05:00Z"/>
                <w:rPrChange w:id="28846" w:author="Thomas Dietz" w:date="2012-08-10T13:22:00Z">
                  <w:rPr>
                    <w:ins w:id="28847" w:author="Thomas Dietz" w:date="2012-08-08T17:05:00Z"/>
                    <w:lang w:val="de-DE"/>
                  </w:rPr>
                </w:rPrChange>
              </w:rPr>
            </w:pPr>
            <w:ins w:id="28848" w:author="Thomas Dietz" w:date="2012-08-08T17:05:00Z">
              <w:r w:rsidRPr="00B80901">
                <w:rPr>
                  <w:rPrChange w:id="28849" w:author="Thomas Dietz" w:date="2012-08-10T13:22:00Z">
                    <w:rPr>
                      <w:lang w:val="de-DE"/>
                    </w:rPr>
                  </w:rPrChange>
                </w:rPr>
                <w:t xml:space="preserve">            it exists. If the element does not exist, a</w:t>
              </w:r>
            </w:ins>
          </w:p>
          <w:p w14:paraId="31B48254" w14:textId="77777777" w:rsidR="009F3611" w:rsidRPr="00B80901" w:rsidRDefault="009F3611" w:rsidP="009F3611">
            <w:pPr>
              <w:pStyle w:val="XML1"/>
              <w:rPr>
                <w:ins w:id="28850" w:author="Thomas Dietz" w:date="2012-08-08T17:05:00Z"/>
                <w:rPrChange w:id="28851" w:author="Thomas Dietz" w:date="2012-08-10T13:22:00Z">
                  <w:rPr>
                    <w:ins w:id="28852" w:author="Thomas Dietz" w:date="2012-08-08T17:05:00Z"/>
                    <w:lang w:val="de-DE"/>
                  </w:rPr>
                </w:rPrChange>
              </w:rPr>
            </w:pPr>
            <w:ins w:id="28853" w:author="Thomas Dietz" w:date="2012-08-08T17:05:00Z">
              <w:r w:rsidRPr="00B80901">
                <w:rPr>
                  <w:rPrChange w:id="28854" w:author="Thomas Dietz" w:date="2012-08-10T13:22:00Z">
                    <w:rPr>
                      <w:lang w:val="de-DE"/>
                    </w:rPr>
                  </w:rPrChange>
                </w:rPr>
                <w:t xml:space="preserve">            'data</w:t>
              </w:r>
              <w:r w:rsidRPr="00B80901">
                <w:rPr>
                  <w:rFonts w:ascii="MS Mincho" w:eastAsia="MS Mincho" w:hAnsi="MS Mincho" w:cs="MS Mincho"/>
                  <w:rPrChange w:id="28855" w:author="Thomas Dietz" w:date="2012-08-10T13:22:00Z">
                    <w:rPr>
                      <w:rFonts w:ascii="MS Mincho" w:eastAsia="MS Mincho" w:hAnsi="MS Mincho" w:cs="MS Mincho"/>
                      <w:lang w:val="de-DE"/>
                    </w:rPr>
                  </w:rPrChange>
                </w:rPr>
                <w:t>‑</w:t>
              </w:r>
              <w:r w:rsidRPr="00B80901">
                <w:rPr>
                  <w:rPrChange w:id="28856" w:author="Thomas Dietz" w:date="2012-08-10T13:22:00Z">
                    <w:rPr>
                      <w:lang w:val="de-DE"/>
                    </w:rPr>
                  </w:rPrChange>
                </w:rPr>
                <w:t>missing' error is returned.";</w:t>
              </w:r>
            </w:ins>
          </w:p>
          <w:p w14:paraId="74F88CE8" w14:textId="77777777" w:rsidR="009F3611" w:rsidRPr="00B80901" w:rsidRDefault="009F3611" w:rsidP="009F3611">
            <w:pPr>
              <w:pStyle w:val="XML1"/>
              <w:rPr>
                <w:ins w:id="28857" w:author="Thomas Dietz" w:date="2012-08-08T17:05:00Z"/>
                <w:rPrChange w:id="28858" w:author="Thomas Dietz" w:date="2012-08-10T13:22:00Z">
                  <w:rPr>
                    <w:ins w:id="28859" w:author="Thomas Dietz" w:date="2012-08-08T17:05:00Z"/>
                    <w:lang w:val="de-DE"/>
                  </w:rPr>
                </w:rPrChange>
              </w:rPr>
            </w:pPr>
            <w:ins w:id="28860" w:author="Thomas Dietz" w:date="2012-08-08T17:05:00Z">
              <w:r w:rsidRPr="00B80901">
                <w:rPr>
                  <w:rPrChange w:id="28861" w:author="Thomas Dietz" w:date="2012-08-10T13:22:00Z">
                    <w:rPr>
                      <w:lang w:val="de-DE"/>
                    </w:rPr>
                  </w:rPrChange>
                </w:rPr>
                <w:t xml:space="preserve">      }</w:t>
              </w:r>
            </w:ins>
          </w:p>
          <w:p w14:paraId="7E42898D" w14:textId="77777777" w:rsidR="009F3611" w:rsidRPr="00B80901" w:rsidRDefault="009F3611" w:rsidP="009F3611">
            <w:pPr>
              <w:pStyle w:val="XML1"/>
              <w:rPr>
                <w:ins w:id="28862" w:author="Thomas Dietz" w:date="2012-08-08T17:05:00Z"/>
                <w:rPrChange w:id="28863" w:author="Thomas Dietz" w:date="2012-08-10T13:22:00Z">
                  <w:rPr>
                    <w:ins w:id="28864" w:author="Thomas Dietz" w:date="2012-08-08T17:05:00Z"/>
                    <w:lang w:val="de-DE"/>
                  </w:rPr>
                </w:rPrChange>
              </w:rPr>
            </w:pPr>
            <w:ins w:id="28865" w:author="Thomas Dietz" w:date="2012-08-08T17:05:00Z">
              <w:r w:rsidRPr="00B80901">
                <w:rPr>
                  <w:rPrChange w:id="28866" w:author="Thomas Dietz" w:date="2012-08-10T13:22:00Z">
                    <w:rPr>
                      <w:lang w:val="de-DE"/>
                    </w:rPr>
                  </w:rPrChange>
                </w:rPr>
                <w:t xml:space="preserve">      container supported {</w:t>
              </w:r>
            </w:ins>
          </w:p>
          <w:p w14:paraId="59A3EE5E" w14:textId="77777777" w:rsidR="009F3611" w:rsidRPr="00B80901" w:rsidRDefault="009F3611" w:rsidP="009F3611">
            <w:pPr>
              <w:pStyle w:val="XML1"/>
              <w:rPr>
                <w:ins w:id="28867" w:author="Thomas Dietz" w:date="2012-08-08T17:05:00Z"/>
                <w:rPrChange w:id="28868" w:author="Thomas Dietz" w:date="2012-08-10T13:22:00Z">
                  <w:rPr>
                    <w:ins w:id="28869" w:author="Thomas Dietz" w:date="2012-08-08T17:05:00Z"/>
                    <w:lang w:val="de-DE"/>
                  </w:rPr>
                </w:rPrChange>
              </w:rPr>
            </w:pPr>
            <w:ins w:id="28870" w:author="Thomas Dietz" w:date="2012-08-08T17:05:00Z">
              <w:r w:rsidRPr="00B80901">
                <w:rPr>
                  <w:rPrChange w:id="28871" w:author="Thomas Dietz" w:date="2012-08-10T13:22:00Z">
                    <w:rPr>
                      <w:lang w:val="de-DE"/>
                    </w:rPr>
                  </w:rPrChange>
                </w:rPr>
                <w:t xml:space="preserve">        uses OFPortOtherFeatureListType;</w:t>
              </w:r>
            </w:ins>
          </w:p>
          <w:p w14:paraId="00FC67A4" w14:textId="77777777" w:rsidR="009F3611" w:rsidRPr="00B80901" w:rsidRDefault="009F3611" w:rsidP="009F3611">
            <w:pPr>
              <w:pStyle w:val="XML1"/>
              <w:rPr>
                <w:ins w:id="28872" w:author="Thomas Dietz" w:date="2012-08-08T17:05:00Z"/>
                <w:rPrChange w:id="28873" w:author="Thomas Dietz" w:date="2012-08-10T13:22:00Z">
                  <w:rPr>
                    <w:ins w:id="28874" w:author="Thomas Dietz" w:date="2012-08-08T17:05:00Z"/>
                    <w:lang w:val="de-DE"/>
                  </w:rPr>
                </w:rPrChange>
              </w:rPr>
            </w:pPr>
            <w:ins w:id="28875" w:author="Thomas Dietz" w:date="2012-08-08T17:05:00Z">
              <w:r w:rsidRPr="00B80901">
                <w:rPr>
                  <w:rPrChange w:id="28876" w:author="Thomas Dietz" w:date="2012-08-10T13:22:00Z">
                    <w:rPr>
                      <w:lang w:val="de-DE"/>
                    </w:rPr>
                  </w:rPrChange>
                </w:rPr>
                <w:t xml:space="preserve">        config false;</w:t>
              </w:r>
            </w:ins>
          </w:p>
          <w:p w14:paraId="6E20A9BC" w14:textId="77777777" w:rsidR="009F3611" w:rsidRPr="00B80901" w:rsidRDefault="009F3611" w:rsidP="009F3611">
            <w:pPr>
              <w:pStyle w:val="XML1"/>
              <w:rPr>
                <w:ins w:id="28877" w:author="Thomas Dietz" w:date="2012-08-08T17:05:00Z"/>
                <w:rPrChange w:id="28878" w:author="Thomas Dietz" w:date="2012-08-10T13:22:00Z">
                  <w:rPr>
                    <w:ins w:id="28879" w:author="Thomas Dietz" w:date="2012-08-08T17:05:00Z"/>
                    <w:lang w:val="de-DE"/>
                  </w:rPr>
                </w:rPrChange>
              </w:rPr>
            </w:pPr>
            <w:ins w:id="28880" w:author="Thomas Dietz" w:date="2012-08-08T17:05:00Z">
              <w:r w:rsidRPr="00B80901">
                <w:rPr>
                  <w:rPrChange w:id="28881" w:author="Thomas Dietz" w:date="2012-08-10T13:22:00Z">
                    <w:rPr>
                      <w:lang w:val="de-DE"/>
                    </w:rPr>
                  </w:rPrChange>
                </w:rPr>
                <w:t xml:space="preserve">        description "The features (rates, duplex, etc.) of the</w:t>
              </w:r>
            </w:ins>
          </w:p>
          <w:p w14:paraId="761C831C" w14:textId="77777777" w:rsidR="009F3611" w:rsidRPr="00B80901" w:rsidRDefault="009F3611" w:rsidP="009F3611">
            <w:pPr>
              <w:pStyle w:val="XML1"/>
              <w:rPr>
                <w:ins w:id="28882" w:author="Thomas Dietz" w:date="2012-08-08T17:05:00Z"/>
                <w:rPrChange w:id="28883" w:author="Thomas Dietz" w:date="2012-08-10T13:22:00Z">
                  <w:rPr>
                    <w:ins w:id="28884" w:author="Thomas Dietz" w:date="2012-08-08T17:05:00Z"/>
                    <w:lang w:val="de-DE"/>
                  </w:rPr>
                </w:rPrChange>
              </w:rPr>
            </w:pPr>
            <w:ins w:id="28885" w:author="Thomas Dietz" w:date="2012-08-08T17:05:00Z">
              <w:r w:rsidRPr="00B80901">
                <w:rPr>
                  <w:rPrChange w:id="28886" w:author="Thomas Dietz" w:date="2012-08-10T13:22:00Z">
                    <w:rPr>
                      <w:lang w:val="de-DE"/>
                    </w:rPr>
                  </w:rPrChange>
                </w:rPr>
                <w:t xml:space="preserve">          port, that are supported on the port.</w:t>
              </w:r>
            </w:ins>
          </w:p>
          <w:p w14:paraId="3EDED178" w14:textId="77777777" w:rsidR="009F3611" w:rsidRPr="00B80901" w:rsidRDefault="009F3611" w:rsidP="009F3611">
            <w:pPr>
              <w:pStyle w:val="XML1"/>
              <w:rPr>
                <w:ins w:id="28887" w:author="Thomas Dietz" w:date="2012-08-08T17:05:00Z"/>
                <w:rPrChange w:id="28888" w:author="Thomas Dietz" w:date="2012-08-10T13:22:00Z">
                  <w:rPr>
                    <w:ins w:id="28889" w:author="Thomas Dietz" w:date="2012-08-08T17:05:00Z"/>
                    <w:lang w:val="de-DE"/>
                  </w:rPr>
                </w:rPrChange>
              </w:rPr>
            </w:pPr>
          </w:p>
          <w:p w14:paraId="0516ABA9" w14:textId="77777777" w:rsidR="009F3611" w:rsidRPr="00B80901" w:rsidRDefault="009F3611" w:rsidP="009F3611">
            <w:pPr>
              <w:pStyle w:val="XML1"/>
              <w:rPr>
                <w:ins w:id="28890" w:author="Thomas Dietz" w:date="2012-08-08T17:05:00Z"/>
                <w:rPrChange w:id="28891" w:author="Thomas Dietz" w:date="2012-08-10T13:22:00Z">
                  <w:rPr>
                    <w:ins w:id="28892" w:author="Thomas Dietz" w:date="2012-08-08T17:05:00Z"/>
                    <w:lang w:val="de-DE"/>
                  </w:rPr>
                </w:rPrChange>
              </w:rPr>
            </w:pPr>
            <w:ins w:id="28893" w:author="Thomas Dietz" w:date="2012-08-08T17:05:00Z">
              <w:r w:rsidRPr="00B80901">
                <w:rPr>
                  <w:rPrChange w:id="28894" w:author="Thomas Dietz" w:date="2012-08-10T13:22:00Z">
                    <w:rPr>
                      <w:lang w:val="de-DE"/>
                    </w:rPr>
                  </w:rPrChange>
                </w:rPr>
                <w:t xml:space="preserve">          Children of this element are not configurable and can</w:t>
              </w:r>
            </w:ins>
          </w:p>
          <w:p w14:paraId="51C4154F" w14:textId="77777777" w:rsidR="009F3611" w:rsidRPr="00B80901" w:rsidRDefault="009F3611" w:rsidP="009F3611">
            <w:pPr>
              <w:pStyle w:val="XML1"/>
              <w:rPr>
                <w:ins w:id="28895" w:author="Thomas Dietz" w:date="2012-08-08T17:05:00Z"/>
                <w:rPrChange w:id="28896" w:author="Thomas Dietz" w:date="2012-08-10T13:22:00Z">
                  <w:rPr>
                    <w:ins w:id="28897" w:author="Thomas Dietz" w:date="2012-08-08T17:05:00Z"/>
                    <w:lang w:val="de-DE"/>
                  </w:rPr>
                </w:rPrChange>
              </w:rPr>
            </w:pPr>
            <w:ins w:id="28898" w:author="Thomas Dietz" w:date="2012-08-08T17:05:00Z">
              <w:r w:rsidRPr="00B80901">
                <w:rPr>
                  <w:rPrChange w:id="28899" w:author="Thomas Dietz" w:date="2012-08-10T13:22:00Z">
                    <w:rPr>
                      <w:lang w:val="de-DE"/>
                    </w:rPr>
                  </w:rPrChange>
                </w:rPr>
                <w:t xml:space="preserve">          only be retrieved by NETCONF &lt;get&gt; operations. Attemps to</w:t>
              </w:r>
            </w:ins>
          </w:p>
          <w:p w14:paraId="6A726A43" w14:textId="77777777" w:rsidR="009F3611" w:rsidRPr="00B80901" w:rsidRDefault="009F3611" w:rsidP="009F3611">
            <w:pPr>
              <w:pStyle w:val="XML1"/>
              <w:rPr>
                <w:ins w:id="28900" w:author="Thomas Dietz" w:date="2012-08-08T17:05:00Z"/>
                <w:rPrChange w:id="28901" w:author="Thomas Dietz" w:date="2012-08-10T13:22:00Z">
                  <w:rPr>
                    <w:ins w:id="28902" w:author="Thomas Dietz" w:date="2012-08-08T17:05:00Z"/>
                    <w:lang w:val="de-DE"/>
                  </w:rPr>
                </w:rPrChange>
              </w:rPr>
            </w:pPr>
            <w:ins w:id="28903" w:author="Thomas Dietz" w:date="2012-08-08T17:05:00Z">
              <w:r w:rsidRPr="00B80901">
                <w:rPr>
                  <w:rPrChange w:id="28904" w:author="Thomas Dietz" w:date="2012-08-10T13:22:00Z">
                    <w:rPr>
                      <w:lang w:val="de-DE"/>
                    </w:rPr>
                  </w:rPrChange>
                </w:rPr>
                <w:t xml:space="preserve">          modify this element and its children with a NETCONF</w:t>
              </w:r>
            </w:ins>
          </w:p>
          <w:p w14:paraId="42638221" w14:textId="77777777" w:rsidR="009F3611" w:rsidRPr="00B80901" w:rsidRDefault="009F3611" w:rsidP="009F3611">
            <w:pPr>
              <w:pStyle w:val="XML1"/>
              <w:rPr>
                <w:ins w:id="28905" w:author="Thomas Dietz" w:date="2012-08-08T17:05:00Z"/>
                <w:rPrChange w:id="28906" w:author="Thomas Dietz" w:date="2012-08-10T13:22:00Z">
                  <w:rPr>
                    <w:ins w:id="28907" w:author="Thomas Dietz" w:date="2012-08-08T17:05:00Z"/>
                    <w:lang w:val="de-DE"/>
                  </w:rPr>
                </w:rPrChange>
              </w:rPr>
            </w:pPr>
            <w:ins w:id="28908" w:author="Thomas Dietz" w:date="2012-08-08T17:05:00Z">
              <w:r w:rsidRPr="00B80901">
                <w:rPr>
                  <w:rPrChange w:id="28909" w:author="Thomas Dietz" w:date="2012-08-10T13:22:00Z">
                    <w:rPr>
                      <w:lang w:val="de-DE"/>
                    </w:rPr>
                  </w:rPrChange>
                </w:rPr>
                <w:t xml:space="preserve">          &lt;edit-config&gt; operation MUST result in an</w:t>
              </w:r>
            </w:ins>
          </w:p>
          <w:p w14:paraId="7E83F424" w14:textId="77777777" w:rsidR="009F3611" w:rsidRPr="00B80901" w:rsidRDefault="009F3611" w:rsidP="009F3611">
            <w:pPr>
              <w:pStyle w:val="XML1"/>
              <w:rPr>
                <w:ins w:id="28910" w:author="Thomas Dietz" w:date="2012-08-08T17:05:00Z"/>
                <w:rPrChange w:id="28911" w:author="Thomas Dietz" w:date="2012-08-10T13:22:00Z">
                  <w:rPr>
                    <w:ins w:id="28912" w:author="Thomas Dietz" w:date="2012-08-08T17:05:00Z"/>
                    <w:lang w:val="de-DE"/>
                  </w:rPr>
                </w:rPrChange>
              </w:rPr>
            </w:pPr>
            <w:ins w:id="28913" w:author="Thomas Dietz" w:date="2012-08-08T17:05:00Z">
              <w:r w:rsidRPr="00B80901">
                <w:rPr>
                  <w:rPrChange w:id="28914" w:author="Thomas Dietz" w:date="2012-08-10T13:22:00Z">
                    <w:rPr>
                      <w:lang w:val="de-DE"/>
                    </w:rPr>
                  </w:rPrChange>
                </w:rPr>
                <w:t xml:space="preserve">          'operation-not-supported' error with type</w:t>
              </w:r>
            </w:ins>
          </w:p>
          <w:p w14:paraId="273A0636" w14:textId="77777777" w:rsidR="009F3611" w:rsidRPr="00B80901" w:rsidRDefault="009F3611" w:rsidP="009F3611">
            <w:pPr>
              <w:pStyle w:val="XML1"/>
              <w:rPr>
                <w:ins w:id="28915" w:author="Thomas Dietz" w:date="2012-08-08T17:05:00Z"/>
                <w:rPrChange w:id="28916" w:author="Thomas Dietz" w:date="2012-08-10T13:22:00Z">
                  <w:rPr>
                    <w:ins w:id="28917" w:author="Thomas Dietz" w:date="2012-08-08T17:05:00Z"/>
                    <w:lang w:val="de-DE"/>
                  </w:rPr>
                </w:rPrChange>
              </w:rPr>
            </w:pPr>
            <w:ins w:id="28918" w:author="Thomas Dietz" w:date="2012-08-08T17:05:00Z">
              <w:r w:rsidRPr="00B80901">
                <w:rPr>
                  <w:rPrChange w:id="28919" w:author="Thomas Dietz" w:date="2012-08-10T13:22:00Z">
                    <w:rPr>
                      <w:lang w:val="de-DE"/>
                    </w:rPr>
                  </w:rPrChange>
                </w:rPr>
                <w:t xml:space="preserve">          'application'.";</w:t>
              </w:r>
            </w:ins>
          </w:p>
          <w:p w14:paraId="780D0621" w14:textId="77777777" w:rsidR="009F3611" w:rsidRPr="00B80901" w:rsidRDefault="009F3611" w:rsidP="009F3611">
            <w:pPr>
              <w:pStyle w:val="XML1"/>
              <w:rPr>
                <w:ins w:id="28920" w:author="Thomas Dietz" w:date="2012-08-08T17:05:00Z"/>
                <w:rPrChange w:id="28921" w:author="Thomas Dietz" w:date="2012-08-10T13:22:00Z">
                  <w:rPr>
                    <w:ins w:id="28922" w:author="Thomas Dietz" w:date="2012-08-08T17:05:00Z"/>
                    <w:lang w:val="de-DE"/>
                  </w:rPr>
                </w:rPrChange>
              </w:rPr>
            </w:pPr>
            <w:ins w:id="28923" w:author="Thomas Dietz" w:date="2012-08-08T17:05:00Z">
              <w:r w:rsidRPr="00B80901">
                <w:rPr>
                  <w:rPrChange w:id="28924" w:author="Thomas Dietz" w:date="2012-08-10T13:22:00Z">
                    <w:rPr>
                      <w:lang w:val="de-DE"/>
                    </w:rPr>
                  </w:rPrChange>
                </w:rPr>
                <w:t xml:space="preserve">      }</w:t>
              </w:r>
            </w:ins>
          </w:p>
          <w:p w14:paraId="26B108E4" w14:textId="77777777" w:rsidR="009F3611" w:rsidRPr="00B80901" w:rsidRDefault="009F3611" w:rsidP="009F3611">
            <w:pPr>
              <w:pStyle w:val="XML1"/>
              <w:rPr>
                <w:ins w:id="28925" w:author="Thomas Dietz" w:date="2012-08-08T17:05:00Z"/>
                <w:rPrChange w:id="28926" w:author="Thomas Dietz" w:date="2012-08-10T13:22:00Z">
                  <w:rPr>
                    <w:ins w:id="28927" w:author="Thomas Dietz" w:date="2012-08-08T17:05:00Z"/>
                    <w:lang w:val="de-DE"/>
                  </w:rPr>
                </w:rPrChange>
              </w:rPr>
            </w:pPr>
            <w:ins w:id="28928" w:author="Thomas Dietz" w:date="2012-08-08T17:05:00Z">
              <w:r w:rsidRPr="00B80901">
                <w:rPr>
                  <w:rPrChange w:id="28929" w:author="Thomas Dietz" w:date="2012-08-10T13:22:00Z">
                    <w:rPr>
                      <w:lang w:val="de-DE"/>
                    </w:rPr>
                  </w:rPrChange>
                </w:rPr>
                <w:t xml:space="preserve">      container advertised-peer {</w:t>
              </w:r>
            </w:ins>
          </w:p>
          <w:p w14:paraId="70AED1B1" w14:textId="77777777" w:rsidR="009F3611" w:rsidRPr="00B80901" w:rsidRDefault="009F3611" w:rsidP="009F3611">
            <w:pPr>
              <w:pStyle w:val="XML1"/>
              <w:rPr>
                <w:ins w:id="28930" w:author="Thomas Dietz" w:date="2012-08-08T17:05:00Z"/>
                <w:rPrChange w:id="28931" w:author="Thomas Dietz" w:date="2012-08-10T13:22:00Z">
                  <w:rPr>
                    <w:ins w:id="28932" w:author="Thomas Dietz" w:date="2012-08-08T17:05:00Z"/>
                    <w:lang w:val="de-DE"/>
                  </w:rPr>
                </w:rPrChange>
              </w:rPr>
            </w:pPr>
            <w:ins w:id="28933" w:author="Thomas Dietz" w:date="2012-08-08T17:05:00Z">
              <w:r w:rsidRPr="00B80901">
                <w:rPr>
                  <w:rPrChange w:id="28934" w:author="Thomas Dietz" w:date="2012-08-10T13:22:00Z">
                    <w:rPr>
                      <w:lang w:val="de-DE"/>
                    </w:rPr>
                  </w:rPrChange>
                </w:rPr>
                <w:t xml:space="preserve">        uses OFPortOtherFeatureListType;</w:t>
              </w:r>
            </w:ins>
          </w:p>
          <w:p w14:paraId="7DAF5C59" w14:textId="77777777" w:rsidR="009F3611" w:rsidRPr="00B80901" w:rsidRDefault="009F3611" w:rsidP="009F3611">
            <w:pPr>
              <w:pStyle w:val="XML1"/>
              <w:rPr>
                <w:ins w:id="28935" w:author="Thomas Dietz" w:date="2012-08-08T17:05:00Z"/>
                <w:rPrChange w:id="28936" w:author="Thomas Dietz" w:date="2012-08-10T13:22:00Z">
                  <w:rPr>
                    <w:ins w:id="28937" w:author="Thomas Dietz" w:date="2012-08-08T17:05:00Z"/>
                    <w:lang w:val="de-DE"/>
                  </w:rPr>
                </w:rPrChange>
              </w:rPr>
            </w:pPr>
            <w:ins w:id="28938" w:author="Thomas Dietz" w:date="2012-08-08T17:05:00Z">
              <w:r w:rsidRPr="00B80901">
                <w:rPr>
                  <w:rPrChange w:id="28939" w:author="Thomas Dietz" w:date="2012-08-10T13:22:00Z">
                    <w:rPr>
                      <w:lang w:val="de-DE"/>
                    </w:rPr>
                  </w:rPrChange>
                </w:rPr>
                <w:t xml:space="preserve">        config false;</w:t>
              </w:r>
            </w:ins>
          </w:p>
          <w:p w14:paraId="4B76B57F" w14:textId="77777777" w:rsidR="009F3611" w:rsidRPr="00B80901" w:rsidRDefault="009F3611" w:rsidP="009F3611">
            <w:pPr>
              <w:pStyle w:val="XML1"/>
              <w:rPr>
                <w:ins w:id="28940" w:author="Thomas Dietz" w:date="2012-08-08T17:05:00Z"/>
                <w:rPrChange w:id="28941" w:author="Thomas Dietz" w:date="2012-08-10T13:22:00Z">
                  <w:rPr>
                    <w:ins w:id="28942" w:author="Thomas Dietz" w:date="2012-08-08T17:05:00Z"/>
                    <w:lang w:val="de-DE"/>
                  </w:rPr>
                </w:rPrChange>
              </w:rPr>
            </w:pPr>
            <w:ins w:id="28943" w:author="Thomas Dietz" w:date="2012-08-08T17:05:00Z">
              <w:r w:rsidRPr="00B80901">
                <w:rPr>
                  <w:rPrChange w:id="28944" w:author="Thomas Dietz" w:date="2012-08-10T13:22:00Z">
                    <w:rPr>
                      <w:lang w:val="de-DE"/>
                    </w:rPr>
                  </w:rPrChange>
                </w:rPr>
                <w:t xml:space="preserve">        description "The features (rates, duplex, etc.) that are</w:t>
              </w:r>
            </w:ins>
          </w:p>
          <w:p w14:paraId="241DAA05" w14:textId="77777777" w:rsidR="009F3611" w:rsidRPr="00B80901" w:rsidRDefault="009F3611" w:rsidP="009F3611">
            <w:pPr>
              <w:pStyle w:val="XML1"/>
              <w:rPr>
                <w:ins w:id="28945" w:author="Thomas Dietz" w:date="2012-08-08T17:05:00Z"/>
                <w:rPrChange w:id="28946" w:author="Thomas Dietz" w:date="2012-08-10T13:22:00Z">
                  <w:rPr>
                    <w:ins w:id="28947" w:author="Thomas Dietz" w:date="2012-08-08T17:05:00Z"/>
                    <w:lang w:val="de-DE"/>
                  </w:rPr>
                </w:rPrChange>
              </w:rPr>
            </w:pPr>
            <w:ins w:id="28948" w:author="Thomas Dietz" w:date="2012-08-08T17:05:00Z">
              <w:r w:rsidRPr="00B80901">
                <w:rPr>
                  <w:rPrChange w:id="28949" w:author="Thomas Dietz" w:date="2012-08-10T13:22:00Z">
                    <w:rPr>
                      <w:lang w:val="de-DE"/>
                    </w:rPr>
                  </w:rPrChange>
                </w:rPr>
                <w:t xml:space="preserve">          currently advertised by the peer port.</w:t>
              </w:r>
            </w:ins>
          </w:p>
          <w:p w14:paraId="21105656" w14:textId="77777777" w:rsidR="009F3611" w:rsidRPr="00B80901" w:rsidRDefault="009F3611" w:rsidP="009F3611">
            <w:pPr>
              <w:pStyle w:val="XML1"/>
              <w:rPr>
                <w:ins w:id="28950" w:author="Thomas Dietz" w:date="2012-08-08T17:05:00Z"/>
                <w:rPrChange w:id="28951" w:author="Thomas Dietz" w:date="2012-08-10T13:22:00Z">
                  <w:rPr>
                    <w:ins w:id="28952" w:author="Thomas Dietz" w:date="2012-08-08T17:05:00Z"/>
                    <w:lang w:val="de-DE"/>
                  </w:rPr>
                </w:rPrChange>
              </w:rPr>
            </w:pPr>
          </w:p>
          <w:p w14:paraId="0ACCF6E4" w14:textId="77777777" w:rsidR="009F3611" w:rsidRPr="00B80901" w:rsidRDefault="009F3611" w:rsidP="009F3611">
            <w:pPr>
              <w:pStyle w:val="XML1"/>
              <w:rPr>
                <w:ins w:id="28953" w:author="Thomas Dietz" w:date="2012-08-08T17:05:00Z"/>
                <w:rPrChange w:id="28954" w:author="Thomas Dietz" w:date="2012-08-10T13:22:00Z">
                  <w:rPr>
                    <w:ins w:id="28955" w:author="Thomas Dietz" w:date="2012-08-08T17:05:00Z"/>
                    <w:lang w:val="de-DE"/>
                  </w:rPr>
                </w:rPrChange>
              </w:rPr>
            </w:pPr>
            <w:ins w:id="28956" w:author="Thomas Dietz" w:date="2012-08-08T17:05:00Z">
              <w:r w:rsidRPr="00B80901">
                <w:rPr>
                  <w:rPrChange w:id="28957" w:author="Thomas Dietz" w:date="2012-08-10T13:22:00Z">
                    <w:rPr>
                      <w:lang w:val="de-DE"/>
                    </w:rPr>
                  </w:rPrChange>
                </w:rPr>
                <w:t xml:space="preserve">          Children of this element are not configurable and can</w:t>
              </w:r>
            </w:ins>
          </w:p>
          <w:p w14:paraId="74282D8A" w14:textId="77777777" w:rsidR="009F3611" w:rsidRPr="00B80901" w:rsidRDefault="009F3611" w:rsidP="009F3611">
            <w:pPr>
              <w:pStyle w:val="XML1"/>
              <w:rPr>
                <w:ins w:id="28958" w:author="Thomas Dietz" w:date="2012-08-08T17:05:00Z"/>
                <w:rPrChange w:id="28959" w:author="Thomas Dietz" w:date="2012-08-10T13:22:00Z">
                  <w:rPr>
                    <w:ins w:id="28960" w:author="Thomas Dietz" w:date="2012-08-08T17:05:00Z"/>
                    <w:lang w:val="de-DE"/>
                  </w:rPr>
                </w:rPrChange>
              </w:rPr>
            </w:pPr>
            <w:ins w:id="28961" w:author="Thomas Dietz" w:date="2012-08-08T17:05:00Z">
              <w:r w:rsidRPr="00B80901">
                <w:rPr>
                  <w:rPrChange w:id="28962" w:author="Thomas Dietz" w:date="2012-08-10T13:22:00Z">
                    <w:rPr>
                      <w:lang w:val="de-DE"/>
                    </w:rPr>
                  </w:rPrChange>
                </w:rPr>
                <w:t xml:space="preserve">          only be retrieved by NETCONF &lt;get&gt; operations. Attemps to</w:t>
              </w:r>
            </w:ins>
          </w:p>
          <w:p w14:paraId="4468077C" w14:textId="77777777" w:rsidR="009F3611" w:rsidRPr="00B80901" w:rsidRDefault="009F3611" w:rsidP="009F3611">
            <w:pPr>
              <w:pStyle w:val="XML1"/>
              <w:rPr>
                <w:ins w:id="28963" w:author="Thomas Dietz" w:date="2012-08-08T17:05:00Z"/>
                <w:rPrChange w:id="28964" w:author="Thomas Dietz" w:date="2012-08-10T13:22:00Z">
                  <w:rPr>
                    <w:ins w:id="28965" w:author="Thomas Dietz" w:date="2012-08-08T17:05:00Z"/>
                    <w:lang w:val="de-DE"/>
                  </w:rPr>
                </w:rPrChange>
              </w:rPr>
            </w:pPr>
            <w:ins w:id="28966" w:author="Thomas Dietz" w:date="2012-08-08T17:05:00Z">
              <w:r w:rsidRPr="00B80901">
                <w:rPr>
                  <w:rPrChange w:id="28967" w:author="Thomas Dietz" w:date="2012-08-10T13:22:00Z">
                    <w:rPr>
                      <w:lang w:val="de-DE"/>
                    </w:rPr>
                  </w:rPrChange>
                </w:rPr>
                <w:t xml:space="preserve">          modify this element and its children with a NETCONF</w:t>
              </w:r>
            </w:ins>
          </w:p>
          <w:p w14:paraId="65F3FFBA" w14:textId="77777777" w:rsidR="009F3611" w:rsidRPr="00B80901" w:rsidRDefault="009F3611" w:rsidP="009F3611">
            <w:pPr>
              <w:pStyle w:val="XML1"/>
              <w:rPr>
                <w:ins w:id="28968" w:author="Thomas Dietz" w:date="2012-08-08T17:05:00Z"/>
                <w:rPrChange w:id="28969" w:author="Thomas Dietz" w:date="2012-08-10T13:22:00Z">
                  <w:rPr>
                    <w:ins w:id="28970" w:author="Thomas Dietz" w:date="2012-08-08T17:05:00Z"/>
                    <w:lang w:val="de-DE"/>
                  </w:rPr>
                </w:rPrChange>
              </w:rPr>
            </w:pPr>
            <w:ins w:id="28971" w:author="Thomas Dietz" w:date="2012-08-08T17:05:00Z">
              <w:r w:rsidRPr="00B80901">
                <w:rPr>
                  <w:rPrChange w:id="28972" w:author="Thomas Dietz" w:date="2012-08-10T13:22:00Z">
                    <w:rPr>
                      <w:lang w:val="de-DE"/>
                    </w:rPr>
                  </w:rPrChange>
                </w:rPr>
                <w:t xml:space="preserve">          &lt;edit-config&gt; operation MUST result in an</w:t>
              </w:r>
            </w:ins>
          </w:p>
          <w:p w14:paraId="5CA6810C" w14:textId="77777777" w:rsidR="009F3611" w:rsidRPr="00B80901" w:rsidRDefault="009F3611" w:rsidP="009F3611">
            <w:pPr>
              <w:pStyle w:val="XML1"/>
              <w:rPr>
                <w:ins w:id="28973" w:author="Thomas Dietz" w:date="2012-08-08T17:05:00Z"/>
                <w:rPrChange w:id="28974" w:author="Thomas Dietz" w:date="2012-08-10T13:22:00Z">
                  <w:rPr>
                    <w:ins w:id="28975" w:author="Thomas Dietz" w:date="2012-08-08T17:05:00Z"/>
                    <w:lang w:val="de-DE"/>
                  </w:rPr>
                </w:rPrChange>
              </w:rPr>
            </w:pPr>
            <w:ins w:id="28976" w:author="Thomas Dietz" w:date="2012-08-08T17:05:00Z">
              <w:r w:rsidRPr="00B80901">
                <w:rPr>
                  <w:rPrChange w:id="28977" w:author="Thomas Dietz" w:date="2012-08-10T13:22:00Z">
                    <w:rPr>
                      <w:lang w:val="de-DE"/>
                    </w:rPr>
                  </w:rPrChange>
                </w:rPr>
                <w:t xml:space="preserve">          'operation-not-supported' error with type</w:t>
              </w:r>
            </w:ins>
          </w:p>
          <w:p w14:paraId="7AB19A93" w14:textId="77777777" w:rsidR="009F3611" w:rsidRPr="00B80901" w:rsidRDefault="009F3611" w:rsidP="009F3611">
            <w:pPr>
              <w:pStyle w:val="XML1"/>
              <w:rPr>
                <w:ins w:id="28978" w:author="Thomas Dietz" w:date="2012-08-08T17:05:00Z"/>
                <w:rPrChange w:id="28979" w:author="Thomas Dietz" w:date="2012-08-10T13:22:00Z">
                  <w:rPr>
                    <w:ins w:id="28980" w:author="Thomas Dietz" w:date="2012-08-08T17:05:00Z"/>
                    <w:lang w:val="de-DE"/>
                  </w:rPr>
                </w:rPrChange>
              </w:rPr>
            </w:pPr>
            <w:ins w:id="28981" w:author="Thomas Dietz" w:date="2012-08-08T17:05:00Z">
              <w:r w:rsidRPr="00B80901">
                <w:rPr>
                  <w:rPrChange w:id="28982" w:author="Thomas Dietz" w:date="2012-08-10T13:22:00Z">
                    <w:rPr>
                      <w:lang w:val="de-DE"/>
                    </w:rPr>
                  </w:rPrChange>
                </w:rPr>
                <w:t xml:space="preserve">          'application'.";</w:t>
              </w:r>
            </w:ins>
          </w:p>
          <w:p w14:paraId="0A83E4DA" w14:textId="77777777" w:rsidR="009F3611" w:rsidRPr="00B80901" w:rsidRDefault="009F3611" w:rsidP="009F3611">
            <w:pPr>
              <w:pStyle w:val="XML1"/>
              <w:rPr>
                <w:ins w:id="28983" w:author="Thomas Dietz" w:date="2012-08-08T17:05:00Z"/>
                <w:rPrChange w:id="28984" w:author="Thomas Dietz" w:date="2012-08-10T13:22:00Z">
                  <w:rPr>
                    <w:ins w:id="28985" w:author="Thomas Dietz" w:date="2012-08-08T17:05:00Z"/>
                    <w:lang w:val="de-DE"/>
                  </w:rPr>
                </w:rPrChange>
              </w:rPr>
            </w:pPr>
            <w:ins w:id="28986" w:author="Thomas Dietz" w:date="2012-08-08T17:05:00Z">
              <w:r w:rsidRPr="00B80901">
                <w:rPr>
                  <w:rPrChange w:id="28987" w:author="Thomas Dietz" w:date="2012-08-10T13:22:00Z">
                    <w:rPr>
                      <w:lang w:val="de-DE"/>
                    </w:rPr>
                  </w:rPrChange>
                </w:rPr>
                <w:t xml:space="preserve">      }</w:t>
              </w:r>
            </w:ins>
          </w:p>
          <w:p w14:paraId="00EF44CF" w14:textId="77777777" w:rsidR="009F3611" w:rsidRPr="00B80901" w:rsidRDefault="009F3611" w:rsidP="009F3611">
            <w:pPr>
              <w:pStyle w:val="XML1"/>
              <w:rPr>
                <w:ins w:id="28988" w:author="Thomas Dietz" w:date="2012-08-08T17:05:00Z"/>
                <w:rPrChange w:id="28989" w:author="Thomas Dietz" w:date="2012-08-10T13:22:00Z">
                  <w:rPr>
                    <w:ins w:id="28990" w:author="Thomas Dietz" w:date="2012-08-08T17:05:00Z"/>
                    <w:lang w:val="de-DE"/>
                  </w:rPr>
                </w:rPrChange>
              </w:rPr>
            </w:pPr>
            <w:ins w:id="28991" w:author="Thomas Dietz" w:date="2012-08-08T17:05:00Z">
              <w:r w:rsidRPr="00B80901">
                <w:rPr>
                  <w:rPrChange w:id="28992" w:author="Thomas Dietz" w:date="2012-08-10T13:22:00Z">
                    <w:rPr>
                      <w:lang w:val="de-DE"/>
                    </w:rPr>
                  </w:rPrChange>
                </w:rPr>
                <w:t xml:space="preserve">    }</w:t>
              </w:r>
            </w:ins>
          </w:p>
          <w:p w14:paraId="762F62DB" w14:textId="77777777" w:rsidR="009F3611" w:rsidRPr="00B80901" w:rsidRDefault="009F3611" w:rsidP="009F3611">
            <w:pPr>
              <w:pStyle w:val="XML1"/>
              <w:rPr>
                <w:ins w:id="28993" w:author="Thomas Dietz" w:date="2012-08-08T17:05:00Z"/>
                <w:rPrChange w:id="28994" w:author="Thomas Dietz" w:date="2012-08-10T13:22:00Z">
                  <w:rPr>
                    <w:ins w:id="28995" w:author="Thomas Dietz" w:date="2012-08-08T17:05:00Z"/>
                    <w:lang w:val="de-DE"/>
                  </w:rPr>
                </w:rPrChange>
              </w:rPr>
            </w:pPr>
            <w:ins w:id="28996" w:author="Thomas Dietz" w:date="2012-08-08T17:05:00Z">
              <w:r w:rsidRPr="00B80901">
                <w:rPr>
                  <w:rPrChange w:id="28997" w:author="Thomas Dietz" w:date="2012-08-10T13:22:00Z">
                    <w:rPr>
                      <w:lang w:val="de-DE"/>
                    </w:rPr>
                  </w:rPrChange>
                </w:rPr>
                <w:t xml:space="preserve">    choice tunnel-type {</w:t>
              </w:r>
            </w:ins>
          </w:p>
          <w:p w14:paraId="12F06B77" w14:textId="77777777" w:rsidR="009F3611" w:rsidRPr="00B80901" w:rsidRDefault="009F3611" w:rsidP="009F3611">
            <w:pPr>
              <w:pStyle w:val="XML1"/>
              <w:rPr>
                <w:ins w:id="28998" w:author="Thomas Dietz" w:date="2012-08-08T17:05:00Z"/>
                <w:rPrChange w:id="28999" w:author="Thomas Dietz" w:date="2012-08-10T13:22:00Z">
                  <w:rPr>
                    <w:ins w:id="29000" w:author="Thomas Dietz" w:date="2012-08-08T17:05:00Z"/>
                    <w:lang w:val="de-DE"/>
                  </w:rPr>
                </w:rPrChange>
              </w:rPr>
            </w:pPr>
            <w:ins w:id="29001" w:author="Thomas Dietz" w:date="2012-08-08T17:05:00Z">
              <w:r w:rsidRPr="00B80901">
                <w:rPr>
                  <w:rPrChange w:id="29002" w:author="Thomas Dietz" w:date="2012-08-10T13:22:00Z">
                    <w:rPr>
                      <w:lang w:val="de-DE"/>
                    </w:rPr>
                  </w:rPrChange>
                </w:rPr>
                <w:t xml:space="preserve">      description "Tunnels are modeled as logical ports.</w:t>
              </w:r>
            </w:ins>
          </w:p>
          <w:p w14:paraId="2C57757F" w14:textId="77777777" w:rsidR="009F3611" w:rsidRPr="00B80901" w:rsidRDefault="009F3611" w:rsidP="009F3611">
            <w:pPr>
              <w:pStyle w:val="XML1"/>
              <w:rPr>
                <w:ins w:id="29003" w:author="Thomas Dietz" w:date="2012-08-08T17:05:00Z"/>
                <w:rPrChange w:id="29004" w:author="Thomas Dietz" w:date="2012-08-10T13:22:00Z">
                  <w:rPr>
                    <w:ins w:id="29005" w:author="Thomas Dietz" w:date="2012-08-08T17:05:00Z"/>
                    <w:lang w:val="de-DE"/>
                  </w:rPr>
                </w:rPrChange>
              </w:rPr>
            </w:pPr>
          </w:p>
          <w:p w14:paraId="324344A2" w14:textId="77777777" w:rsidR="009F3611" w:rsidRPr="00B80901" w:rsidRDefault="009F3611" w:rsidP="009F3611">
            <w:pPr>
              <w:pStyle w:val="XML1"/>
              <w:rPr>
                <w:ins w:id="29006" w:author="Thomas Dietz" w:date="2012-08-08T17:05:00Z"/>
                <w:rPrChange w:id="29007" w:author="Thomas Dietz" w:date="2012-08-10T13:22:00Z">
                  <w:rPr>
                    <w:ins w:id="29008" w:author="Thomas Dietz" w:date="2012-08-08T17:05:00Z"/>
                    <w:lang w:val="de-DE"/>
                  </w:rPr>
                </w:rPrChange>
              </w:rPr>
            </w:pPr>
            <w:ins w:id="29009" w:author="Thomas Dietz" w:date="2012-08-08T17:05:00Z">
              <w:r w:rsidRPr="00B80901">
                <w:rPr>
                  <w:rPrChange w:id="29010" w:author="Thomas Dietz" w:date="2012-08-10T13:22:00Z">
                    <w:rPr>
                      <w:lang w:val="de-DE"/>
                    </w:rPr>
                  </w:rPrChange>
                </w:rPr>
                <w:t xml:space="preserve">        Elements in this choice are not configurable and can only</w:t>
              </w:r>
            </w:ins>
          </w:p>
          <w:p w14:paraId="59ACB6DE" w14:textId="77777777" w:rsidR="009F3611" w:rsidRPr="00B80901" w:rsidRDefault="009F3611" w:rsidP="009F3611">
            <w:pPr>
              <w:pStyle w:val="XML1"/>
              <w:rPr>
                <w:ins w:id="29011" w:author="Thomas Dietz" w:date="2012-08-08T17:05:00Z"/>
                <w:rPrChange w:id="29012" w:author="Thomas Dietz" w:date="2012-08-10T13:22:00Z">
                  <w:rPr>
                    <w:ins w:id="29013" w:author="Thomas Dietz" w:date="2012-08-08T17:05:00Z"/>
                    <w:lang w:val="de-DE"/>
                  </w:rPr>
                </w:rPrChange>
              </w:rPr>
            </w:pPr>
            <w:ins w:id="29014" w:author="Thomas Dietz" w:date="2012-08-08T17:05:00Z">
              <w:r w:rsidRPr="00B80901">
                <w:rPr>
                  <w:rPrChange w:id="29015" w:author="Thomas Dietz" w:date="2012-08-10T13:22:00Z">
                    <w:rPr>
                      <w:lang w:val="de-DE"/>
                    </w:rPr>
                  </w:rPrChange>
                </w:rPr>
                <w:t xml:space="preserve">        be retrieved by NETCONF &lt;get&gt; operations. Attemps to modify</w:t>
              </w:r>
            </w:ins>
          </w:p>
          <w:p w14:paraId="51F04F72" w14:textId="77777777" w:rsidR="009F3611" w:rsidRPr="00B80901" w:rsidRDefault="009F3611" w:rsidP="009F3611">
            <w:pPr>
              <w:pStyle w:val="XML1"/>
              <w:rPr>
                <w:ins w:id="29016" w:author="Thomas Dietz" w:date="2012-08-08T17:05:00Z"/>
                <w:rPrChange w:id="29017" w:author="Thomas Dietz" w:date="2012-08-10T13:22:00Z">
                  <w:rPr>
                    <w:ins w:id="29018" w:author="Thomas Dietz" w:date="2012-08-08T17:05:00Z"/>
                    <w:lang w:val="de-DE"/>
                  </w:rPr>
                </w:rPrChange>
              </w:rPr>
            </w:pPr>
            <w:ins w:id="29019" w:author="Thomas Dietz" w:date="2012-08-08T17:05:00Z">
              <w:r w:rsidRPr="00B80901">
                <w:rPr>
                  <w:rPrChange w:id="29020" w:author="Thomas Dietz" w:date="2012-08-10T13:22:00Z">
                    <w:rPr>
                      <w:lang w:val="de-DE"/>
                    </w:rPr>
                  </w:rPrChange>
                </w:rPr>
                <w:t xml:space="preserve">        this element and its children with a NETCONF &lt;edit-config&gt;</w:t>
              </w:r>
            </w:ins>
          </w:p>
          <w:p w14:paraId="0B24985E" w14:textId="77777777" w:rsidR="009F3611" w:rsidRPr="00B80901" w:rsidRDefault="009F3611" w:rsidP="009F3611">
            <w:pPr>
              <w:pStyle w:val="XML1"/>
              <w:rPr>
                <w:ins w:id="29021" w:author="Thomas Dietz" w:date="2012-08-08T17:05:00Z"/>
                <w:rPrChange w:id="29022" w:author="Thomas Dietz" w:date="2012-08-10T13:22:00Z">
                  <w:rPr>
                    <w:ins w:id="29023" w:author="Thomas Dietz" w:date="2012-08-08T17:05:00Z"/>
                    <w:lang w:val="de-DE"/>
                  </w:rPr>
                </w:rPrChange>
              </w:rPr>
            </w:pPr>
            <w:ins w:id="29024" w:author="Thomas Dietz" w:date="2012-08-08T17:05:00Z">
              <w:r w:rsidRPr="00B80901">
                <w:rPr>
                  <w:rPrChange w:id="29025" w:author="Thomas Dietz" w:date="2012-08-10T13:22:00Z">
                    <w:rPr>
                      <w:lang w:val="de-DE"/>
                    </w:rPr>
                  </w:rPrChange>
                </w:rPr>
                <w:t xml:space="preserve">        operation MUST result in an 'operation-not-supported' error</w:t>
              </w:r>
            </w:ins>
          </w:p>
          <w:p w14:paraId="15F5FA5C" w14:textId="77777777" w:rsidR="009F3611" w:rsidRPr="00B80901" w:rsidRDefault="009F3611" w:rsidP="009F3611">
            <w:pPr>
              <w:pStyle w:val="XML1"/>
              <w:rPr>
                <w:ins w:id="29026" w:author="Thomas Dietz" w:date="2012-08-08T17:05:00Z"/>
                <w:rPrChange w:id="29027" w:author="Thomas Dietz" w:date="2012-08-10T13:22:00Z">
                  <w:rPr>
                    <w:ins w:id="29028" w:author="Thomas Dietz" w:date="2012-08-08T17:05:00Z"/>
                    <w:lang w:val="de-DE"/>
                  </w:rPr>
                </w:rPrChange>
              </w:rPr>
            </w:pPr>
            <w:ins w:id="29029" w:author="Thomas Dietz" w:date="2012-08-08T17:05:00Z">
              <w:r w:rsidRPr="00B80901">
                <w:rPr>
                  <w:rPrChange w:id="29030" w:author="Thomas Dietz" w:date="2012-08-10T13:22:00Z">
                    <w:rPr>
                      <w:lang w:val="de-DE"/>
                    </w:rPr>
                  </w:rPrChange>
                </w:rPr>
                <w:t xml:space="preserve">        with type 'application'.</w:t>
              </w:r>
            </w:ins>
          </w:p>
          <w:p w14:paraId="18925558" w14:textId="77777777" w:rsidR="009F3611" w:rsidRPr="00B80901" w:rsidRDefault="009F3611" w:rsidP="009F3611">
            <w:pPr>
              <w:pStyle w:val="XML1"/>
              <w:rPr>
                <w:ins w:id="29031" w:author="Thomas Dietz" w:date="2012-08-08T17:05:00Z"/>
                <w:rPrChange w:id="29032" w:author="Thomas Dietz" w:date="2012-08-10T13:22:00Z">
                  <w:rPr>
                    <w:ins w:id="29033" w:author="Thomas Dietz" w:date="2012-08-08T17:05:00Z"/>
                    <w:lang w:val="de-DE"/>
                  </w:rPr>
                </w:rPrChange>
              </w:rPr>
            </w:pPr>
          </w:p>
          <w:p w14:paraId="40E0D41B" w14:textId="77777777" w:rsidR="009F3611" w:rsidRPr="00B80901" w:rsidRDefault="009F3611" w:rsidP="009F3611">
            <w:pPr>
              <w:pStyle w:val="XML1"/>
              <w:rPr>
                <w:ins w:id="29034" w:author="Thomas Dietz" w:date="2012-08-08T17:05:00Z"/>
                <w:rPrChange w:id="29035" w:author="Thomas Dietz" w:date="2012-08-10T13:22:00Z">
                  <w:rPr>
                    <w:ins w:id="29036" w:author="Thomas Dietz" w:date="2012-08-08T17:05:00Z"/>
                    <w:lang w:val="de-DE"/>
                  </w:rPr>
                </w:rPrChange>
              </w:rPr>
            </w:pPr>
            <w:ins w:id="29037" w:author="Thomas Dietz" w:date="2012-08-08T17:05:00Z">
              <w:r w:rsidRPr="00B80901">
                <w:rPr>
                  <w:rPrChange w:id="29038" w:author="Thomas Dietz" w:date="2012-08-10T13:22:00Z">
                    <w:rPr>
                      <w:lang w:val="de-DE"/>
                    </w:rPr>
                  </w:rPrChange>
                </w:rPr>
                <w:lastRenderedPageBreak/>
                <w:t xml:space="preserve">        Only elements from one choice must exist at a time.";</w:t>
              </w:r>
            </w:ins>
          </w:p>
          <w:p w14:paraId="0C35E00F" w14:textId="77777777" w:rsidR="009F3611" w:rsidRPr="00B80901" w:rsidRDefault="009F3611" w:rsidP="009F3611">
            <w:pPr>
              <w:pStyle w:val="XML1"/>
              <w:rPr>
                <w:ins w:id="29039" w:author="Thomas Dietz" w:date="2012-08-08T17:05:00Z"/>
                <w:rPrChange w:id="29040" w:author="Thomas Dietz" w:date="2012-08-10T13:22:00Z">
                  <w:rPr>
                    <w:ins w:id="29041" w:author="Thomas Dietz" w:date="2012-08-08T17:05:00Z"/>
                    <w:lang w:val="de-DE"/>
                  </w:rPr>
                </w:rPrChange>
              </w:rPr>
            </w:pPr>
            <w:ins w:id="29042" w:author="Thomas Dietz" w:date="2012-08-08T17:05:00Z">
              <w:r w:rsidRPr="00B80901">
                <w:rPr>
                  <w:rPrChange w:id="29043" w:author="Thomas Dietz" w:date="2012-08-10T13:22:00Z">
                    <w:rPr>
                      <w:lang w:val="de-DE"/>
                    </w:rPr>
                  </w:rPrChange>
                </w:rPr>
                <w:t xml:space="preserve">      container tunnel {</w:t>
              </w:r>
            </w:ins>
          </w:p>
          <w:p w14:paraId="09E16789" w14:textId="77777777" w:rsidR="009F3611" w:rsidRPr="00B80901" w:rsidRDefault="009F3611" w:rsidP="009F3611">
            <w:pPr>
              <w:pStyle w:val="XML1"/>
              <w:rPr>
                <w:ins w:id="29044" w:author="Thomas Dietz" w:date="2012-08-08T17:05:00Z"/>
                <w:rPrChange w:id="29045" w:author="Thomas Dietz" w:date="2012-08-10T13:22:00Z">
                  <w:rPr>
                    <w:ins w:id="29046" w:author="Thomas Dietz" w:date="2012-08-08T17:05:00Z"/>
                    <w:lang w:val="de-DE"/>
                  </w:rPr>
                </w:rPrChange>
              </w:rPr>
            </w:pPr>
            <w:ins w:id="29047" w:author="Thomas Dietz" w:date="2012-08-08T17:05:00Z">
              <w:r w:rsidRPr="00B80901">
                <w:rPr>
                  <w:rPrChange w:id="29048" w:author="Thomas Dietz" w:date="2012-08-10T13:22:00Z">
                    <w:rPr>
                      <w:lang w:val="de-DE"/>
                    </w:rPr>
                  </w:rPrChange>
                </w:rPr>
                <w:t xml:space="preserve">        description "Properties of a basic IP-in-GRE tunnel.";</w:t>
              </w:r>
            </w:ins>
          </w:p>
          <w:p w14:paraId="274D9C35" w14:textId="77777777" w:rsidR="009F3611" w:rsidRPr="00B80901" w:rsidRDefault="009F3611" w:rsidP="009F3611">
            <w:pPr>
              <w:pStyle w:val="XML1"/>
              <w:rPr>
                <w:ins w:id="29049" w:author="Thomas Dietz" w:date="2012-08-08T17:05:00Z"/>
                <w:rPrChange w:id="29050" w:author="Thomas Dietz" w:date="2012-08-10T13:22:00Z">
                  <w:rPr>
                    <w:ins w:id="29051" w:author="Thomas Dietz" w:date="2012-08-08T17:05:00Z"/>
                    <w:lang w:val="de-DE"/>
                  </w:rPr>
                </w:rPrChange>
              </w:rPr>
            </w:pPr>
            <w:ins w:id="29052" w:author="Thomas Dietz" w:date="2012-08-08T17:05:00Z">
              <w:r w:rsidRPr="00B80901">
                <w:rPr>
                  <w:rPrChange w:id="29053" w:author="Thomas Dietz" w:date="2012-08-10T13:22:00Z">
                    <w:rPr>
                      <w:lang w:val="de-DE"/>
                    </w:rPr>
                  </w:rPrChange>
                </w:rPr>
                <w:t xml:space="preserve">        uses OFPortBaseTunnelType;</w:t>
              </w:r>
            </w:ins>
          </w:p>
          <w:p w14:paraId="676E61E3" w14:textId="77777777" w:rsidR="009F3611" w:rsidRPr="00B80901" w:rsidRDefault="009F3611" w:rsidP="009F3611">
            <w:pPr>
              <w:pStyle w:val="XML1"/>
              <w:rPr>
                <w:ins w:id="29054" w:author="Thomas Dietz" w:date="2012-08-08T17:05:00Z"/>
                <w:rPrChange w:id="29055" w:author="Thomas Dietz" w:date="2012-08-10T13:22:00Z">
                  <w:rPr>
                    <w:ins w:id="29056" w:author="Thomas Dietz" w:date="2012-08-08T17:05:00Z"/>
                    <w:lang w:val="de-DE"/>
                  </w:rPr>
                </w:rPrChange>
              </w:rPr>
            </w:pPr>
            <w:ins w:id="29057" w:author="Thomas Dietz" w:date="2012-08-08T17:05:00Z">
              <w:r w:rsidRPr="00B80901">
                <w:rPr>
                  <w:rPrChange w:id="29058" w:author="Thomas Dietz" w:date="2012-08-10T13:22:00Z">
                    <w:rPr>
                      <w:lang w:val="de-DE"/>
                    </w:rPr>
                  </w:rPrChange>
                </w:rPr>
                <w:t xml:space="preserve">      }</w:t>
              </w:r>
            </w:ins>
          </w:p>
          <w:p w14:paraId="10AE29FE" w14:textId="77777777" w:rsidR="009F3611" w:rsidRPr="00B80901" w:rsidRDefault="009F3611" w:rsidP="009F3611">
            <w:pPr>
              <w:pStyle w:val="XML1"/>
              <w:rPr>
                <w:ins w:id="29059" w:author="Thomas Dietz" w:date="2012-08-08T17:05:00Z"/>
                <w:rPrChange w:id="29060" w:author="Thomas Dietz" w:date="2012-08-10T13:22:00Z">
                  <w:rPr>
                    <w:ins w:id="29061" w:author="Thomas Dietz" w:date="2012-08-08T17:05:00Z"/>
                    <w:lang w:val="de-DE"/>
                  </w:rPr>
                </w:rPrChange>
              </w:rPr>
            </w:pPr>
            <w:ins w:id="29062" w:author="Thomas Dietz" w:date="2012-08-08T17:05:00Z">
              <w:r w:rsidRPr="00B80901">
                <w:rPr>
                  <w:rPrChange w:id="29063" w:author="Thomas Dietz" w:date="2012-08-10T13:22:00Z">
                    <w:rPr>
                      <w:lang w:val="de-DE"/>
                    </w:rPr>
                  </w:rPrChange>
                </w:rPr>
                <w:t xml:space="preserve">      container ipgre-tunnel {</w:t>
              </w:r>
            </w:ins>
          </w:p>
          <w:p w14:paraId="048DB7AA" w14:textId="77777777" w:rsidR="009F3611" w:rsidRPr="00B80901" w:rsidRDefault="009F3611" w:rsidP="009F3611">
            <w:pPr>
              <w:pStyle w:val="XML1"/>
              <w:rPr>
                <w:ins w:id="29064" w:author="Thomas Dietz" w:date="2012-08-08T17:05:00Z"/>
                <w:rPrChange w:id="29065" w:author="Thomas Dietz" w:date="2012-08-10T13:22:00Z">
                  <w:rPr>
                    <w:ins w:id="29066" w:author="Thomas Dietz" w:date="2012-08-08T17:05:00Z"/>
                    <w:lang w:val="de-DE"/>
                  </w:rPr>
                </w:rPrChange>
              </w:rPr>
            </w:pPr>
            <w:ins w:id="29067" w:author="Thomas Dietz" w:date="2012-08-08T17:05:00Z">
              <w:r w:rsidRPr="00B80901">
                <w:rPr>
                  <w:rPrChange w:id="29068" w:author="Thomas Dietz" w:date="2012-08-10T13:22:00Z">
                    <w:rPr>
                      <w:lang w:val="de-DE"/>
                    </w:rPr>
                  </w:rPrChange>
                </w:rPr>
                <w:t xml:space="preserve">        description "Properties of a IP-in-GRE tunnel.";</w:t>
              </w:r>
            </w:ins>
          </w:p>
          <w:p w14:paraId="4BCBA5B0" w14:textId="77777777" w:rsidR="009F3611" w:rsidRPr="00B80901" w:rsidRDefault="009F3611" w:rsidP="009F3611">
            <w:pPr>
              <w:pStyle w:val="XML1"/>
              <w:rPr>
                <w:ins w:id="29069" w:author="Thomas Dietz" w:date="2012-08-08T17:05:00Z"/>
                <w:rPrChange w:id="29070" w:author="Thomas Dietz" w:date="2012-08-10T13:22:00Z">
                  <w:rPr>
                    <w:ins w:id="29071" w:author="Thomas Dietz" w:date="2012-08-08T17:05:00Z"/>
                    <w:lang w:val="de-DE"/>
                  </w:rPr>
                </w:rPrChange>
              </w:rPr>
            </w:pPr>
            <w:ins w:id="29072" w:author="Thomas Dietz" w:date="2012-08-08T17:05:00Z">
              <w:r w:rsidRPr="00B80901">
                <w:rPr>
                  <w:rPrChange w:id="29073" w:author="Thomas Dietz" w:date="2012-08-10T13:22:00Z">
                    <w:rPr>
                      <w:lang w:val="de-DE"/>
                    </w:rPr>
                  </w:rPrChange>
                </w:rPr>
                <w:t xml:space="preserve">        uses OFPortIPGRETunnelType;</w:t>
              </w:r>
            </w:ins>
          </w:p>
          <w:p w14:paraId="5EA01BDD" w14:textId="77777777" w:rsidR="009F3611" w:rsidRPr="00B80901" w:rsidRDefault="009F3611" w:rsidP="009F3611">
            <w:pPr>
              <w:pStyle w:val="XML1"/>
              <w:rPr>
                <w:ins w:id="29074" w:author="Thomas Dietz" w:date="2012-08-08T17:05:00Z"/>
                <w:rPrChange w:id="29075" w:author="Thomas Dietz" w:date="2012-08-10T13:22:00Z">
                  <w:rPr>
                    <w:ins w:id="29076" w:author="Thomas Dietz" w:date="2012-08-08T17:05:00Z"/>
                    <w:lang w:val="de-DE"/>
                  </w:rPr>
                </w:rPrChange>
              </w:rPr>
            </w:pPr>
            <w:ins w:id="29077" w:author="Thomas Dietz" w:date="2012-08-08T17:05:00Z">
              <w:r w:rsidRPr="00B80901">
                <w:rPr>
                  <w:rPrChange w:id="29078" w:author="Thomas Dietz" w:date="2012-08-10T13:22:00Z">
                    <w:rPr>
                      <w:lang w:val="de-DE"/>
                    </w:rPr>
                  </w:rPrChange>
                </w:rPr>
                <w:t xml:space="preserve">      }</w:t>
              </w:r>
            </w:ins>
          </w:p>
          <w:p w14:paraId="3F59DFB3" w14:textId="77777777" w:rsidR="009F3611" w:rsidRPr="00B80901" w:rsidRDefault="009F3611" w:rsidP="009F3611">
            <w:pPr>
              <w:pStyle w:val="XML1"/>
              <w:rPr>
                <w:ins w:id="29079" w:author="Thomas Dietz" w:date="2012-08-08T17:05:00Z"/>
                <w:rPrChange w:id="29080" w:author="Thomas Dietz" w:date="2012-08-10T13:22:00Z">
                  <w:rPr>
                    <w:ins w:id="29081" w:author="Thomas Dietz" w:date="2012-08-08T17:05:00Z"/>
                    <w:lang w:val="de-DE"/>
                  </w:rPr>
                </w:rPrChange>
              </w:rPr>
            </w:pPr>
            <w:ins w:id="29082" w:author="Thomas Dietz" w:date="2012-08-08T17:05:00Z">
              <w:r w:rsidRPr="00B80901">
                <w:rPr>
                  <w:rPrChange w:id="29083" w:author="Thomas Dietz" w:date="2012-08-10T13:22:00Z">
                    <w:rPr>
                      <w:lang w:val="de-DE"/>
                    </w:rPr>
                  </w:rPrChange>
                </w:rPr>
                <w:t xml:space="preserve">      container vxlan-tunnel {</w:t>
              </w:r>
            </w:ins>
          </w:p>
          <w:p w14:paraId="75E7BDE0" w14:textId="77777777" w:rsidR="009F3611" w:rsidRPr="00B80901" w:rsidRDefault="009F3611" w:rsidP="009F3611">
            <w:pPr>
              <w:pStyle w:val="XML1"/>
              <w:rPr>
                <w:ins w:id="29084" w:author="Thomas Dietz" w:date="2012-08-08T17:05:00Z"/>
                <w:rPrChange w:id="29085" w:author="Thomas Dietz" w:date="2012-08-10T13:22:00Z">
                  <w:rPr>
                    <w:ins w:id="29086" w:author="Thomas Dietz" w:date="2012-08-08T17:05:00Z"/>
                    <w:lang w:val="de-DE"/>
                  </w:rPr>
                </w:rPrChange>
              </w:rPr>
            </w:pPr>
            <w:ins w:id="29087" w:author="Thomas Dietz" w:date="2012-08-08T17:05:00Z">
              <w:r w:rsidRPr="00B80901">
                <w:rPr>
                  <w:rPrChange w:id="29088" w:author="Thomas Dietz" w:date="2012-08-10T13:22:00Z">
                    <w:rPr>
                      <w:lang w:val="de-DE"/>
                    </w:rPr>
                  </w:rPrChange>
                </w:rPr>
                <w:t xml:space="preserve">        description "Properties of a VxLAN tunnel.";</w:t>
              </w:r>
            </w:ins>
          </w:p>
          <w:p w14:paraId="566C3123" w14:textId="77777777" w:rsidR="009F3611" w:rsidRPr="00B80901" w:rsidRDefault="009F3611" w:rsidP="009F3611">
            <w:pPr>
              <w:pStyle w:val="XML1"/>
              <w:rPr>
                <w:ins w:id="29089" w:author="Thomas Dietz" w:date="2012-08-08T17:05:00Z"/>
                <w:rPrChange w:id="29090" w:author="Thomas Dietz" w:date="2012-08-10T13:22:00Z">
                  <w:rPr>
                    <w:ins w:id="29091" w:author="Thomas Dietz" w:date="2012-08-08T17:05:00Z"/>
                    <w:lang w:val="de-DE"/>
                  </w:rPr>
                </w:rPrChange>
              </w:rPr>
            </w:pPr>
            <w:ins w:id="29092" w:author="Thomas Dietz" w:date="2012-08-08T17:05:00Z">
              <w:r w:rsidRPr="00B80901">
                <w:rPr>
                  <w:rPrChange w:id="29093" w:author="Thomas Dietz" w:date="2012-08-10T13:22:00Z">
                    <w:rPr>
                      <w:lang w:val="de-DE"/>
                    </w:rPr>
                  </w:rPrChange>
                </w:rPr>
                <w:t xml:space="preserve">        uses OFPortVXLANTunnelType;</w:t>
              </w:r>
            </w:ins>
          </w:p>
          <w:p w14:paraId="0FA5E1D0" w14:textId="77777777" w:rsidR="009F3611" w:rsidRPr="00B80901" w:rsidRDefault="009F3611" w:rsidP="009F3611">
            <w:pPr>
              <w:pStyle w:val="XML1"/>
              <w:rPr>
                <w:ins w:id="29094" w:author="Thomas Dietz" w:date="2012-08-08T17:05:00Z"/>
                <w:rPrChange w:id="29095" w:author="Thomas Dietz" w:date="2012-08-10T13:22:00Z">
                  <w:rPr>
                    <w:ins w:id="29096" w:author="Thomas Dietz" w:date="2012-08-08T17:05:00Z"/>
                    <w:lang w:val="de-DE"/>
                  </w:rPr>
                </w:rPrChange>
              </w:rPr>
            </w:pPr>
            <w:ins w:id="29097" w:author="Thomas Dietz" w:date="2012-08-08T17:05:00Z">
              <w:r w:rsidRPr="00B80901">
                <w:rPr>
                  <w:rPrChange w:id="29098" w:author="Thomas Dietz" w:date="2012-08-10T13:22:00Z">
                    <w:rPr>
                      <w:lang w:val="de-DE"/>
                    </w:rPr>
                  </w:rPrChange>
                </w:rPr>
                <w:t xml:space="preserve">      }</w:t>
              </w:r>
            </w:ins>
          </w:p>
          <w:p w14:paraId="69D490B9" w14:textId="77777777" w:rsidR="009F3611" w:rsidRPr="00B80901" w:rsidRDefault="009F3611" w:rsidP="009F3611">
            <w:pPr>
              <w:pStyle w:val="XML1"/>
              <w:rPr>
                <w:ins w:id="29099" w:author="Thomas Dietz" w:date="2012-08-08T17:05:00Z"/>
                <w:rPrChange w:id="29100" w:author="Thomas Dietz" w:date="2012-08-10T13:22:00Z">
                  <w:rPr>
                    <w:ins w:id="29101" w:author="Thomas Dietz" w:date="2012-08-08T17:05:00Z"/>
                    <w:lang w:val="de-DE"/>
                  </w:rPr>
                </w:rPrChange>
              </w:rPr>
            </w:pPr>
            <w:ins w:id="29102" w:author="Thomas Dietz" w:date="2012-08-08T17:05:00Z">
              <w:r w:rsidRPr="00B80901">
                <w:rPr>
                  <w:rPrChange w:id="29103" w:author="Thomas Dietz" w:date="2012-08-10T13:22:00Z">
                    <w:rPr>
                      <w:lang w:val="de-DE"/>
                    </w:rPr>
                  </w:rPrChange>
                </w:rPr>
                <w:t xml:space="preserve">      container nvgre-tunnel {</w:t>
              </w:r>
            </w:ins>
          </w:p>
          <w:p w14:paraId="1AC0F0D6" w14:textId="77777777" w:rsidR="009F3611" w:rsidRPr="00B80901" w:rsidRDefault="009F3611" w:rsidP="009F3611">
            <w:pPr>
              <w:pStyle w:val="XML1"/>
              <w:rPr>
                <w:ins w:id="29104" w:author="Thomas Dietz" w:date="2012-08-08T17:05:00Z"/>
                <w:rPrChange w:id="29105" w:author="Thomas Dietz" w:date="2012-08-10T13:22:00Z">
                  <w:rPr>
                    <w:ins w:id="29106" w:author="Thomas Dietz" w:date="2012-08-08T17:05:00Z"/>
                    <w:lang w:val="de-DE"/>
                  </w:rPr>
                </w:rPrChange>
              </w:rPr>
            </w:pPr>
            <w:ins w:id="29107" w:author="Thomas Dietz" w:date="2012-08-08T17:05:00Z">
              <w:r w:rsidRPr="00B80901">
                <w:rPr>
                  <w:rPrChange w:id="29108" w:author="Thomas Dietz" w:date="2012-08-10T13:22:00Z">
                    <w:rPr>
                      <w:lang w:val="de-DE"/>
                    </w:rPr>
                  </w:rPrChange>
                </w:rPr>
                <w:t xml:space="preserve">        description "Properties of a NVGRE tunnel.";</w:t>
              </w:r>
            </w:ins>
          </w:p>
          <w:p w14:paraId="76E3FD3B" w14:textId="77777777" w:rsidR="009F3611" w:rsidRPr="00B80901" w:rsidRDefault="009F3611" w:rsidP="009F3611">
            <w:pPr>
              <w:pStyle w:val="XML1"/>
              <w:rPr>
                <w:ins w:id="29109" w:author="Thomas Dietz" w:date="2012-08-08T17:05:00Z"/>
                <w:rPrChange w:id="29110" w:author="Thomas Dietz" w:date="2012-08-10T13:22:00Z">
                  <w:rPr>
                    <w:ins w:id="29111" w:author="Thomas Dietz" w:date="2012-08-08T17:05:00Z"/>
                    <w:lang w:val="de-DE"/>
                  </w:rPr>
                </w:rPrChange>
              </w:rPr>
            </w:pPr>
            <w:ins w:id="29112" w:author="Thomas Dietz" w:date="2012-08-08T17:05:00Z">
              <w:r w:rsidRPr="00B80901">
                <w:rPr>
                  <w:rPrChange w:id="29113" w:author="Thomas Dietz" w:date="2012-08-10T13:22:00Z">
                    <w:rPr>
                      <w:lang w:val="de-DE"/>
                    </w:rPr>
                  </w:rPrChange>
                </w:rPr>
                <w:t xml:space="preserve">        uses OFPortNVGRETunnelType;</w:t>
              </w:r>
            </w:ins>
          </w:p>
          <w:p w14:paraId="2376C92E" w14:textId="77777777" w:rsidR="009F3611" w:rsidRPr="00B80901" w:rsidRDefault="009F3611" w:rsidP="009F3611">
            <w:pPr>
              <w:pStyle w:val="XML1"/>
              <w:rPr>
                <w:ins w:id="29114" w:author="Thomas Dietz" w:date="2012-08-08T17:05:00Z"/>
                <w:rPrChange w:id="29115" w:author="Thomas Dietz" w:date="2012-08-10T13:22:00Z">
                  <w:rPr>
                    <w:ins w:id="29116" w:author="Thomas Dietz" w:date="2012-08-08T17:05:00Z"/>
                    <w:lang w:val="de-DE"/>
                  </w:rPr>
                </w:rPrChange>
              </w:rPr>
            </w:pPr>
            <w:ins w:id="29117" w:author="Thomas Dietz" w:date="2012-08-08T17:05:00Z">
              <w:r w:rsidRPr="00B80901">
                <w:rPr>
                  <w:rPrChange w:id="29118" w:author="Thomas Dietz" w:date="2012-08-10T13:22:00Z">
                    <w:rPr>
                      <w:lang w:val="de-DE"/>
                    </w:rPr>
                  </w:rPrChange>
                </w:rPr>
                <w:t xml:space="preserve">      }</w:t>
              </w:r>
            </w:ins>
          </w:p>
          <w:p w14:paraId="1F10B039" w14:textId="77777777" w:rsidR="009F3611" w:rsidRPr="00B80901" w:rsidRDefault="009F3611" w:rsidP="009F3611">
            <w:pPr>
              <w:pStyle w:val="XML1"/>
              <w:rPr>
                <w:ins w:id="29119" w:author="Thomas Dietz" w:date="2012-08-08T17:05:00Z"/>
                <w:rPrChange w:id="29120" w:author="Thomas Dietz" w:date="2012-08-10T13:22:00Z">
                  <w:rPr>
                    <w:ins w:id="29121" w:author="Thomas Dietz" w:date="2012-08-08T17:05:00Z"/>
                    <w:lang w:val="de-DE"/>
                  </w:rPr>
                </w:rPrChange>
              </w:rPr>
            </w:pPr>
            <w:ins w:id="29122" w:author="Thomas Dietz" w:date="2012-08-08T17:05:00Z">
              <w:r w:rsidRPr="00B80901">
                <w:rPr>
                  <w:rPrChange w:id="29123" w:author="Thomas Dietz" w:date="2012-08-10T13:22:00Z">
                    <w:rPr>
                      <w:lang w:val="de-DE"/>
                    </w:rPr>
                  </w:rPrChange>
                </w:rPr>
                <w:t xml:space="preserve">    }</w:t>
              </w:r>
            </w:ins>
          </w:p>
          <w:p w14:paraId="5E452B42" w14:textId="77777777" w:rsidR="009F3611" w:rsidRPr="00B80901" w:rsidRDefault="009F3611" w:rsidP="009F3611">
            <w:pPr>
              <w:pStyle w:val="XML1"/>
              <w:rPr>
                <w:ins w:id="29124" w:author="Thomas Dietz" w:date="2012-08-08T17:05:00Z"/>
                <w:rPrChange w:id="29125" w:author="Thomas Dietz" w:date="2012-08-10T13:22:00Z">
                  <w:rPr>
                    <w:ins w:id="29126" w:author="Thomas Dietz" w:date="2012-08-08T17:05:00Z"/>
                    <w:lang w:val="de-DE"/>
                  </w:rPr>
                </w:rPrChange>
              </w:rPr>
            </w:pPr>
            <w:ins w:id="29127" w:author="Thomas Dietz" w:date="2012-08-08T17:05:00Z">
              <w:r w:rsidRPr="00B80901">
                <w:rPr>
                  <w:rPrChange w:id="29128" w:author="Thomas Dietz" w:date="2012-08-10T13:22:00Z">
                    <w:rPr>
                      <w:lang w:val="de-DE"/>
                    </w:rPr>
                  </w:rPrChange>
                </w:rPr>
                <w:t xml:space="preserve">  }</w:t>
              </w:r>
            </w:ins>
          </w:p>
          <w:p w14:paraId="1E9977CB" w14:textId="77777777" w:rsidR="009F3611" w:rsidRPr="00B80901" w:rsidRDefault="009F3611" w:rsidP="009F3611">
            <w:pPr>
              <w:pStyle w:val="XML1"/>
              <w:rPr>
                <w:ins w:id="29129" w:author="Thomas Dietz" w:date="2012-08-08T17:05:00Z"/>
                <w:rPrChange w:id="29130" w:author="Thomas Dietz" w:date="2012-08-10T13:22:00Z">
                  <w:rPr>
                    <w:ins w:id="29131" w:author="Thomas Dietz" w:date="2012-08-08T17:05:00Z"/>
                    <w:lang w:val="de-DE"/>
                  </w:rPr>
                </w:rPrChange>
              </w:rPr>
            </w:pPr>
          </w:p>
          <w:p w14:paraId="0095610B" w14:textId="77777777" w:rsidR="009F3611" w:rsidRPr="00B80901" w:rsidRDefault="009F3611" w:rsidP="009F3611">
            <w:pPr>
              <w:pStyle w:val="XML1"/>
              <w:rPr>
                <w:ins w:id="29132" w:author="Thomas Dietz" w:date="2012-08-08T17:05:00Z"/>
                <w:rPrChange w:id="29133" w:author="Thomas Dietz" w:date="2012-08-10T13:22:00Z">
                  <w:rPr>
                    <w:ins w:id="29134" w:author="Thomas Dietz" w:date="2012-08-08T17:05:00Z"/>
                    <w:lang w:val="de-DE"/>
                  </w:rPr>
                </w:rPrChange>
              </w:rPr>
            </w:pPr>
            <w:ins w:id="29135" w:author="Thomas Dietz" w:date="2012-08-08T17:05:00Z">
              <w:r w:rsidRPr="00B80901">
                <w:rPr>
                  <w:rPrChange w:id="29136" w:author="Thomas Dietz" w:date="2012-08-10T13:22:00Z">
                    <w:rPr>
                      <w:lang w:val="de-DE"/>
                    </w:rPr>
                  </w:rPrChange>
                </w:rPr>
                <w:t xml:space="preserve">  grouping OFQueueType {</w:t>
              </w:r>
            </w:ins>
          </w:p>
          <w:p w14:paraId="7DB8A29B" w14:textId="77777777" w:rsidR="009F3611" w:rsidRPr="00B80901" w:rsidRDefault="009F3611" w:rsidP="009F3611">
            <w:pPr>
              <w:pStyle w:val="XML1"/>
              <w:rPr>
                <w:ins w:id="29137" w:author="Thomas Dietz" w:date="2012-08-08T17:05:00Z"/>
                <w:rPrChange w:id="29138" w:author="Thomas Dietz" w:date="2012-08-10T13:22:00Z">
                  <w:rPr>
                    <w:ins w:id="29139" w:author="Thomas Dietz" w:date="2012-08-08T17:05:00Z"/>
                    <w:lang w:val="de-DE"/>
                  </w:rPr>
                </w:rPrChange>
              </w:rPr>
            </w:pPr>
            <w:ins w:id="29140" w:author="Thomas Dietz" w:date="2012-08-08T17:05:00Z">
              <w:r w:rsidRPr="00B80901">
                <w:rPr>
                  <w:rPrChange w:id="29141" w:author="Thomas Dietz" w:date="2012-08-10T13:22:00Z">
                    <w:rPr>
                      <w:lang w:val="de-DE"/>
                    </w:rPr>
                  </w:rPrChange>
                </w:rPr>
                <w:t xml:space="preserve">    description "This grouping specifies all properties of a queue</w:t>
              </w:r>
            </w:ins>
          </w:p>
          <w:p w14:paraId="2F431CAE" w14:textId="77777777" w:rsidR="009F3611" w:rsidRPr="00B80901" w:rsidRDefault="009F3611" w:rsidP="009F3611">
            <w:pPr>
              <w:pStyle w:val="XML1"/>
              <w:rPr>
                <w:ins w:id="29142" w:author="Thomas Dietz" w:date="2012-08-08T17:05:00Z"/>
                <w:rPrChange w:id="29143" w:author="Thomas Dietz" w:date="2012-08-10T13:22:00Z">
                  <w:rPr>
                    <w:ins w:id="29144" w:author="Thomas Dietz" w:date="2012-08-08T17:05:00Z"/>
                    <w:lang w:val="de-DE"/>
                  </w:rPr>
                </w:rPrChange>
              </w:rPr>
            </w:pPr>
            <w:ins w:id="29145" w:author="Thomas Dietz" w:date="2012-08-08T17:05:00Z">
              <w:r w:rsidRPr="00B80901">
                <w:rPr>
                  <w:rPrChange w:id="29146" w:author="Thomas Dietz" w:date="2012-08-10T13:22:00Z">
                    <w:rPr>
                      <w:lang w:val="de-DE"/>
                    </w:rPr>
                  </w:rPrChange>
                </w:rPr>
                <w:t xml:space="preserve">      resource.</w:t>
              </w:r>
            </w:ins>
          </w:p>
          <w:p w14:paraId="3CB014B4" w14:textId="77777777" w:rsidR="009F3611" w:rsidRPr="00B80901" w:rsidRDefault="009F3611" w:rsidP="009F3611">
            <w:pPr>
              <w:pStyle w:val="XML1"/>
              <w:rPr>
                <w:ins w:id="29147" w:author="Thomas Dietz" w:date="2012-08-08T17:05:00Z"/>
                <w:rPrChange w:id="29148" w:author="Thomas Dietz" w:date="2012-08-10T13:22:00Z">
                  <w:rPr>
                    <w:ins w:id="29149" w:author="Thomas Dietz" w:date="2012-08-08T17:05:00Z"/>
                    <w:lang w:val="de-DE"/>
                  </w:rPr>
                </w:rPrChange>
              </w:rPr>
            </w:pPr>
          </w:p>
          <w:p w14:paraId="4A1720E5" w14:textId="77777777" w:rsidR="009F3611" w:rsidRPr="00B80901" w:rsidRDefault="009F3611" w:rsidP="009F3611">
            <w:pPr>
              <w:pStyle w:val="XML1"/>
              <w:rPr>
                <w:ins w:id="29150" w:author="Thomas Dietz" w:date="2012-08-08T17:05:00Z"/>
                <w:rPrChange w:id="29151" w:author="Thomas Dietz" w:date="2012-08-10T13:22:00Z">
                  <w:rPr>
                    <w:ins w:id="29152" w:author="Thomas Dietz" w:date="2012-08-08T17:05:00Z"/>
                    <w:lang w:val="de-DE"/>
                  </w:rPr>
                </w:rPrChange>
              </w:rPr>
            </w:pPr>
            <w:ins w:id="29153" w:author="Thomas Dietz" w:date="2012-08-08T17:05:00Z">
              <w:r w:rsidRPr="00B80901">
                <w:rPr>
                  <w:rPrChange w:id="29154" w:author="Thomas Dietz" w:date="2012-08-10T13:22:00Z">
                    <w:rPr>
                      <w:lang w:val="de-DE"/>
                    </w:rPr>
                  </w:rPrChange>
                </w:rPr>
                <w:t xml:space="preserve">      NETCONF &lt;edit-config&gt; operations MUST be implemented as </w:t>
              </w:r>
            </w:ins>
          </w:p>
          <w:p w14:paraId="7455D36B" w14:textId="77777777" w:rsidR="009F3611" w:rsidRPr="00B80901" w:rsidRDefault="009F3611" w:rsidP="009F3611">
            <w:pPr>
              <w:pStyle w:val="XML1"/>
              <w:rPr>
                <w:ins w:id="29155" w:author="Thomas Dietz" w:date="2012-08-08T17:05:00Z"/>
                <w:rPrChange w:id="29156" w:author="Thomas Dietz" w:date="2012-08-10T13:22:00Z">
                  <w:rPr>
                    <w:ins w:id="29157" w:author="Thomas Dietz" w:date="2012-08-08T17:05:00Z"/>
                    <w:lang w:val="de-DE"/>
                  </w:rPr>
                </w:rPrChange>
              </w:rPr>
            </w:pPr>
            <w:ins w:id="29158" w:author="Thomas Dietz" w:date="2012-08-08T17:05:00Z">
              <w:r w:rsidRPr="00B80901">
                <w:rPr>
                  <w:rPrChange w:id="29159" w:author="Thomas Dietz" w:date="2012-08-10T13:22:00Z">
                    <w:rPr>
                      <w:lang w:val="de-DE"/>
                    </w:rPr>
                  </w:rPrChange>
                </w:rPr>
                <w:t xml:space="preserve">      follows: </w:t>
              </w:r>
            </w:ins>
          </w:p>
          <w:p w14:paraId="1B9CB519" w14:textId="77777777" w:rsidR="009F3611" w:rsidRPr="00B80901" w:rsidRDefault="009F3611" w:rsidP="009F3611">
            <w:pPr>
              <w:pStyle w:val="XML1"/>
              <w:rPr>
                <w:ins w:id="29160" w:author="Thomas Dietz" w:date="2012-08-08T17:05:00Z"/>
                <w:rPrChange w:id="29161" w:author="Thomas Dietz" w:date="2012-08-10T13:22:00Z">
                  <w:rPr>
                    <w:ins w:id="29162" w:author="Thomas Dietz" w:date="2012-08-08T17:05:00Z"/>
                    <w:lang w:val="de-DE"/>
                  </w:rPr>
                </w:rPrChange>
              </w:rPr>
            </w:pPr>
          </w:p>
          <w:p w14:paraId="65DC31E8" w14:textId="77777777" w:rsidR="009F3611" w:rsidRPr="00B80901" w:rsidRDefault="009F3611" w:rsidP="009F3611">
            <w:pPr>
              <w:pStyle w:val="XML1"/>
              <w:rPr>
                <w:ins w:id="29163" w:author="Thomas Dietz" w:date="2012-08-08T17:05:00Z"/>
                <w:rPrChange w:id="29164" w:author="Thomas Dietz" w:date="2012-08-10T13:22:00Z">
                  <w:rPr>
                    <w:ins w:id="29165" w:author="Thomas Dietz" w:date="2012-08-08T17:05:00Z"/>
                    <w:lang w:val="de-DE"/>
                  </w:rPr>
                </w:rPrChange>
              </w:rPr>
            </w:pPr>
            <w:ins w:id="29166" w:author="Thomas Dietz" w:date="2012-08-08T17:05:00Z">
              <w:r w:rsidRPr="00B80901">
                <w:rPr>
                  <w:rPrChange w:id="29167" w:author="Thomas Dietz" w:date="2012-08-10T13:22:00Z">
                    <w:rPr>
                      <w:lang w:val="de-DE"/>
                    </w:rPr>
                  </w:rPrChange>
                </w:rPr>
                <w:t xml:space="preserve">      * The 'resource-id' element of OFResoureType MUST be present</w:t>
              </w:r>
            </w:ins>
          </w:p>
          <w:p w14:paraId="4B738977" w14:textId="77777777" w:rsidR="009F3611" w:rsidRPr="00B80901" w:rsidRDefault="009F3611" w:rsidP="009F3611">
            <w:pPr>
              <w:pStyle w:val="XML1"/>
              <w:rPr>
                <w:ins w:id="29168" w:author="Thomas Dietz" w:date="2012-08-08T17:05:00Z"/>
                <w:rPrChange w:id="29169" w:author="Thomas Dietz" w:date="2012-08-10T13:22:00Z">
                  <w:rPr>
                    <w:ins w:id="29170" w:author="Thomas Dietz" w:date="2012-08-08T17:05:00Z"/>
                    <w:lang w:val="de-DE"/>
                  </w:rPr>
                </w:rPrChange>
              </w:rPr>
            </w:pPr>
            <w:ins w:id="29171" w:author="Thomas Dietz" w:date="2012-08-08T17:05:00Z">
              <w:r w:rsidRPr="00B80901">
                <w:rPr>
                  <w:rPrChange w:id="29172" w:author="Thomas Dietz" w:date="2012-08-10T13:22:00Z">
                    <w:rPr>
                      <w:lang w:val="de-DE"/>
                    </w:rPr>
                  </w:rPrChange>
                </w:rPr>
                <w:t xml:space="preserve">        at all &lt;edit-config&gt; operations to identify the port.</w:t>
              </w:r>
            </w:ins>
          </w:p>
          <w:p w14:paraId="2A6D818F" w14:textId="77777777" w:rsidR="009F3611" w:rsidRPr="00B80901" w:rsidRDefault="009F3611" w:rsidP="009F3611">
            <w:pPr>
              <w:pStyle w:val="XML1"/>
              <w:rPr>
                <w:ins w:id="29173" w:author="Thomas Dietz" w:date="2012-08-08T17:05:00Z"/>
                <w:rPrChange w:id="29174" w:author="Thomas Dietz" w:date="2012-08-10T13:22:00Z">
                  <w:rPr>
                    <w:ins w:id="29175" w:author="Thomas Dietz" w:date="2012-08-08T17:05:00Z"/>
                    <w:lang w:val="de-DE"/>
                  </w:rPr>
                </w:rPrChange>
              </w:rPr>
            </w:pPr>
            <w:ins w:id="29176" w:author="Thomas Dietz" w:date="2012-08-08T17:05:00Z">
              <w:r w:rsidRPr="00B80901">
                <w:rPr>
                  <w:rPrChange w:id="29177" w:author="Thomas Dietz" w:date="2012-08-10T13:22:00Z">
                    <w:rPr>
                      <w:lang w:val="de-DE"/>
                    </w:rPr>
                  </w:rPrChange>
                </w:rPr>
                <w:t xml:space="preserve">      * If the operation is 'merge' or 'replace', the element is</w:t>
              </w:r>
            </w:ins>
          </w:p>
          <w:p w14:paraId="461010EF" w14:textId="77777777" w:rsidR="009F3611" w:rsidRPr="00B80901" w:rsidRDefault="009F3611" w:rsidP="009F3611">
            <w:pPr>
              <w:pStyle w:val="XML1"/>
              <w:rPr>
                <w:ins w:id="29178" w:author="Thomas Dietz" w:date="2012-08-08T17:05:00Z"/>
                <w:rPrChange w:id="29179" w:author="Thomas Dietz" w:date="2012-08-10T13:22:00Z">
                  <w:rPr>
                    <w:ins w:id="29180" w:author="Thomas Dietz" w:date="2012-08-08T17:05:00Z"/>
                    <w:lang w:val="de-DE"/>
                  </w:rPr>
                </w:rPrChange>
              </w:rPr>
            </w:pPr>
            <w:ins w:id="29181" w:author="Thomas Dietz" w:date="2012-08-08T17:05:00Z">
              <w:r w:rsidRPr="00B80901">
                <w:rPr>
                  <w:rPrChange w:id="29182" w:author="Thomas Dietz" w:date="2012-08-10T13:22:00Z">
                    <w:rPr>
                      <w:lang w:val="de-DE"/>
                    </w:rPr>
                  </w:rPrChange>
                </w:rPr>
                <w:t xml:space="preserve">        created if it does not exist, and its value is set to the</w:t>
              </w:r>
            </w:ins>
          </w:p>
          <w:p w14:paraId="71666D53" w14:textId="77777777" w:rsidR="009F3611" w:rsidRPr="00B80901" w:rsidRDefault="009F3611" w:rsidP="009F3611">
            <w:pPr>
              <w:pStyle w:val="XML1"/>
              <w:rPr>
                <w:ins w:id="29183" w:author="Thomas Dietz" w:date="2012-08-08T17:05:00Z"/>
                <w:rPrChange w:id="29184" w:author="Thomas Dietz" w:date="2012-08-10T13:22:00Z">
                  <w:rPr>
                    <w:ins w:id="29185" w:author="Thomas Dietz" w:date="2012-08-08T17:05:00Z"/>
                    <w:lang w:val="de-DE"/>
                  </w:rPr>
                </w:rPrChange>
              </w:rPr>
            </w:pPr>
            <w:ins w:id="29186" w:author="Thomas Dietz" w:date="2012-08-08T17:05:00Z">
              <w:r w:rsidRPr="00B80901">
                <w:rPr>
                  <w:rPrChange w:id="29187" w:author="Thomas Dietz" w:date="2012-08-10T13:22:00Z">
                    <w:rPr>
                      <w:lang w:val="de-DE"/>
                    </w:rPr>
                  </w:rPrChange>
                </w:rPr>
                <w:t xml:space="preserve">        value found in the XML RPC data.</w:t>
              </w:r>
            </w:ins>
          </w:p>
          <w:p w14:paraId="017CF474" w14:textId="77777777" w:rsidR="009F3611" w:rsidRPr="00B80901" w:rsidRDefault="009F3611" w:rsidP="009F3611">
            <w:pPr>
              <w:pStyle w:val="XML1"/>
              <w:rPr>
                <w:ins w:id="29188" w:author="Thomas Dietz" w:date="2012-08-08T17:05:00Z"/>
                <w:rPrChange w:id="29189" w:author="Thomas Dietz" w:date="2012-08-10T13:22:00Z">
                  <w:rPr>
                    <w:ins w:id="29190" w:author="Thomas Dietz" w:date="2012-08-08T17:05:00Z"/>
                    <w:lang w:val="de-DE"/>
                  </w:rPr>
                </w:rPrChange>
              </w:rPr>
            </w:pPr>
            <w:ins w:id="29191" w:author="Thomas Dietz" w:date="2012-08-08T17:05:00Z">
              <w:r w:rsidRPr="00B80901">
                <w:rPr>
                  <w:rPrChange w:id="29192" w:author="Thomas Dietz" w:date="2012-08-10T13:22:00Z">
                    <w:rPr>
                      <w:lang w:val="de-DE"/>
                    </w:rPr>
                  </w:rPrChange>
                </w:rPr>
                <w:t xml:space="preserve">      * If the operation is 'create', the element is created if it</w:t>
              </w:r>
            </w:ins>
          </w:p>
          <w:p w14:paraId="31BABDD0" w14:textId="77777777" w:rsidR="009F3611" w:rsidRPr="00B80901" w:rsidRDefault="009F3611" w:rsidP="009F3611">
            <w:pPr>
              <w:pStyle w:val="XML1"/>
              <w:rPr>
                <w:ins w:id="29193" w:author="Thomas Dietz" w:date="2012-08-08T17:05:00Z"/>
                <w:rPrChange w:id="29194" w:author="Thomas Dietz" w:date="2012-08-10T13:22:00Z">
                  <w:rPr>
                    <w:ins w:id="29195" w:author="Thomas Dietz" w:date="2012-08-08T17:05:00Z"/>
                    <w:lang w:val="de-DE"/>
                  </w:rPr>
                </w:rPrChange>
              </w:rPr>
            </w:pPr>
            <w:ins w:id="29196" w:author="Thomas Dietz" w:date="2012-08-08T17:05:00Z">
              <w:r w:rsidRPr="00B80901">
                <w:rPr>
                  <w:rPrChange w:id="29197" w:author="Thomas Dietz" w:date="2012-08-10T13:22:00Z">
                    <w:rPr>
                      <w:lang w:val="de-DE"/>
                    </w:rPr>
                  </w:rPrChange>
                </w:rPr>
                <w:t xml:space="preserve">        does not exist. If the element already exists, a</w:t>
              </w:r>
            </w:ins>
          </w:p>
          <w:p w14:paraId="6410ACD4" w14:textId="77777777" w:rsidR="009F3611" w:rsidRPr="00B80901" w:rsidRDefault="009F3611" w:rsidP="009F3611">
            <w:pPr>
              <w:pStyle w:val="XML1"/>
              <w:rPr>
                <w:ins w:id="29198" w:author="Thomas Dietz" w:date="2012-08-08T17:05:00Z"/>
                <w:rPrChange w:id="29199" w:author="Thomas Dietz" w:date="2012-08-10T13:22:00Z">
                  <w:rPr>
                    <w:ins w:id="29200" w:author="Thomas Dietz" w:date="2012-08-08T17:05:00Z"/>
                    <w:lang w:val="de-DE"/>
                  </w:rPr>
                </w:rPrChange>
              </w:rPr>
            </w:pPr>
            <w:ins w:id="29201" w:author="Thomas Dietz" w:date="2012-08-08T17:05:00Z">
              <w:r w:rsidRPr="00B80901">
                <w:rPr>
                  <w:rPrChange w:id="29202" w:author="Thomas Dietz" w:date="2012-08-10T13:22:00Z">
                    <w:rPr>
                      <w:lang w:val="de-DE"/>
                    </w:rPr>
                  </w:rPrChange>
                </w:rPr>
                <w:t xml:space="preserve">        'data</w:t>
              </w:r>
              <w:r w:rsidRPr="00B80901">
                <w:rPr>
                  <w:rFonts w:ascii="MS Mincho" w:eastAsia="MS Mincho" w:hAnsi="MS Mincho" w:cs="MS Mincho"/>
                  <w:rPrChange w:id="29203" w:author="Thomas Dietz" w:date="2012-08-10T13:22:00Z">
                    <w:rPr>
                      <w:rFonts w:ascii="MS Mincho" w:eastAsia="MS Mincho" w:hAnsi="MS Mincho" w:cs="MS Mincho"/>
                      <w:lang w:val="de-DE"/>
                    </w:rPr>
                  </w:rPrChange>
                </w:rPr>
                <w:t>‑</w:t>
              </w:r>
              <w:r w:rsidRPr="00B80901">
                <w:rPr>
                  <w:rPrChange w:id="29204" w:author="Thomas Dietz" w:date="2012-08-10T13:22:00Z">
                    <w:rPr>
                      <w:lang w:val="de-DE"/>
                    </w:rPr>
                  </w:rPrChange>
                </w:rPr>
                <w:t>exists' error is returned.</w:t>
              </w:r>
            </w:ins>
          </w:p>
          <w:p w14:paraId="6EC3254E" w14:textId="77777777" w:rsidR="009F3611" w:rsidRPr="00B80901" w:rsidRDefault="009F3611" w:rsidP="009F3611">
            <w:pPr>
              <w:pStyle w:val="XML1"/>
              <w:rPr>
                <w:ins w:id="29205" w:author="Thomas Dietz" w:date="2012-08-08T17:05:00Z"/>
                <w:rPrChange w:id="29206" w:author="Thomas Dietz" w:date="2012-08-10T13:22:00Z">
                  <w:rPr>
                    <w:ins w:id="29207" w:author="Thomas Dietz" w:date="2012-08-08T17:05:00Z"/>
                    <w:lang w:val="de-DE"/>
                  </w:rPr>
                </w:rPrChange>
              </w:rPr>
            </w:pPr>
            <w:ins w:id="29208" w:author="Thomas Dietz" w:date="2012-08-08T17:05:00Z">
              <w:r w:rsidRPr="00B80901">
                <w:rPr>
                  <w:rPrChange w:id="29209" w:author="Thomas Dietz" w:date="2012-08-10T13:22:00Z">
                    <w:rPr>
                      <w:lang w:val="de-DE"/>
                    </w:rPr>
                  </w:rPrChange>
                </w:rPr>
                <w:t xml:space="preserve">      * If the operation is 'delete', the element is deleted if it</w:t>
              </w:r>
            </w:ins>
          </w:p>
          <w:p w14:paraId="4F7B133A" w14:textId="77777777" w:rsidR="009F3611" w:rsidRPr="00B80901" w:rsidRDefault="009F3611" w:rsidP="009F3611">
            <w:pPr>
              <w:pStyle w:val="XML1"/>
              <w:rPr>
                <w:ins w:id="29210" w:author="Thomas Dietz" w:date="2012-08-08T17:05:00Z"/>
                <w:rPrChange w:id="29211" w:author="Thomas Dietz" w:date="2012-08-10T13:22:00Z">
                  <w:rPr>
                    <w:ins w:id="29212" w:author="Thomas Dietz" w:date="2012-08-08T17:05:00Z"/>
                    <w:lang w:val="de-DE"/>
                  </w:rPr>
                </w:rPrChange>
              </w:rPr>
            </w:pPr>
            <w:ins w:id="29213" w:author="Thomas Dietz" w:date="2012-08-08T17:05:00Z">
              <w:r w:rsidRPr="00B80901">
                <w:rPr>
                  <w:rPrChange w:id="29214" w:author="Thomas Dietz" w:date="2012-08-10T13:22:00Z">
                    <w:rPr>
                      <w:lang w:val="de-DE"/>
                    </w:rPr>
                  </w:rPrChange>
                </w:rPr>
                <w:t xml:space="preserve">        exists. If the element does not exist, a 'data</w:t>
              </w:r>
              <w:r w:rsidRPr="00B80901">
                <w:rPr>
                  <w:rFonts w:ascii="MS Mincho" w:eastAsia="MS Mincho" w:hAnsi="MS Mincho" w:cs="MS Mincho"/>
                  <w:rPrChange w:id="29215" w:author="Thomas Dietz" w:date="2012-08-10T13:22:00Z">
                    <w:rPr>
                      <w:rFonts w:ascii="MS Mincho" w:eastAsia="MS Mincho" w:hAnsi="MS Mincho" w:cs="MS Mincho"/>
                      <w:lang w:val="de-DE"/>
                    </w:rPr>
                  </w:rPrChange>
                </w:rPr>
                <w:t>‑</w:t>
              </w:r>
              <w:r w:rsidRPr="00B80901">
                <w:rPr>
                  <w:rPrChange w:id="29216" w:author="Thomas Dietz" w:date="2012-08-10T13:22:00Z">
                    <w:rPr>
                      <w:lang w:val="de-DE"/>
                    </w:rPr>
                  </w:rPrChange>
                </w:rPr>
                <w:t>missing'</w:t>
              </w:r>
            </w:ins>
          </w:p>
          <w:p w14:paraId="3F9D7582" w14:textId="77777777" w:rsidR="009F3611" w:rsidRPr="00B80901" w:rsidRDefault="009F3611" w:rsidP="009F3611">
            <w:pPr>
              <w:pStyle w:val="XML1"/>
              <w:rPr>
                <w:ins w:id="29217" w:author="Thomas Dietz" w:date="2012-08-08T17:05:00Z"/>
                <w:rPrChange w:id="29218" w:author="Thomas Dietz" w:date="2012-08-10T13:22:00Z">
                  <w:rPr>
                    <w:ins w:id="29219" w:author="Thomas Dietz" w:date="2012-08-08T17:05:00Z"/>
                    <w:lang w:val="de-DE"/>
                  </w:rPr>
                </w:rPrChange>
              </w:rPr>
            </w:pPr>
            <w:ins w:id="29220" w:author="Thomas Dietz" w:date="2012-08-08T17:05:00Z">
              <w:r w:rsidRPr="00B80901">
                <w:rPr>
                  <w:rPrChange w:id="29221" w:author="Thomas Dietz" w:date="2012-08-10T13:22:00Z">
                    <w:rPr>
                      <w:lang w:val="de-DE"/>
                    </w:rPr>
                  </w:rPrChange>
                </w:rPr>
                <w:t xml:space="preserve">        error is returned.";</w:t>
              </w:r>
            </w:ins>
          </w:p>
          <w:p w14:paraId="16B1C31D" w14:textId="77777777" w:rsidR="009F3611" w:rsidRPr="00B80901" w:rsidRDefault="009F3611" w:rsidP="009F3611">
            <w:pPr>
              <w:pStyle w:val="XML1"/>
              <w:rPr>
                <w:ins w:id="29222" w:author="Thomas Dietz" w:date="2012-08-08T17:05:00Z"/>
                <w:rPrChange w:id="29223" w:author="Thomas Dietz" w:date="2012-08-10T13:22:00Z">
                  <w:rPr>
                    <w:ins w:id="29224" w:author="Thomas Dietz" w:date="2012-08-08T17:05:00Z"/>
                    <w:lang w:val="de-DE"/>
                  </w:rPr>
                </w:rPrChange>
              </w:rPr>
            </w:pPr>
            <w:ins w:id="29225" w:author="Thomas Dietz" w:date="2012-08-08T17:05:00Z">
              <w:r w:rsidRPr="00B80901">
                <w:rPr>
                  <w:rPrChange w:id="29226" w:author="Thomas Dietz" w:date="2012-08-10T13:22:00Z">
                    <w:rPr>
                      <w:lang w:val="de-DE"/>
                    </w:rPr>
                  </w:rPrChange>
                </w:rPr>
                <w:t xml:space="preserve">    uses OFResourceType;</w:t>
              </w:r>
            </w:ins>
          </w:p>
          <w:p w14:paraId="3C96DC91" w14:textId="77777777" w:rsidR="009F3611" w:rsidRPr="00B80901" w:rsidRDefault="009F3611" w:rsidP="009F3611">
            <w:pPr>
              <w:pStyle w:val="XML1"/>
              <w:rPr>
                <w:ins w:id="29227" w:author="Thomas Dietz" w:date="2012-08-08T17:05:00Z"/>
                <w:rPrChange w:id="29228" w:author="Thomas Dietz" w:date="2012-08-10T13:22:00Z">
                  <w:rPr>
                    <w:ins w:id="29229" w:author="Thomas Dietz" w:date="2012-08-08T17:05:00Z"/>
                    <w:lang w:val="de-DE"/>
                  </w:rPr>
                </w:rPrChange>
              </w:rPr>
            </w:pPr>
            <w:ins w:id="29230" w:author="Thomas Dietz" w:date="2012-08-08T17:05:00Z">
              <w:r w:rsidRPr="00B80901">
                <w:rPr>
                  <w:rPrChange w:id="29231" w:author="Thomas Dietz" w:date="2012-08-10T13:22:00Z">
                    <w:rPr>
                      <w:lang w:val="de-DE"/>
                    </w:rPr>
                  </w:rPrChange>
                </w:rPr>
                <w:t xml:space="preserve">    leaf id {</w:t>
              </w:r>
            </w:ins>
          </w:p>
          <w:p w14:paraId="029886E3" w14:textId="77777777" w:rsidR="009F3611" w:rsidRPr="00B80901" w:rsidRDefault="009F3611" w:rsidP="009F3611">
            <w:pPr>
              <w:pStyle w:val="XML1"/>
              <w:rPr>
                <w:ins w:id="29232" w:author="Thomas Dietz" w:date="2012-08-08T17:05:00Z"/>
                <w:rPrChange w:id="29233" w:author="Thomas Dietz" w:date="2012-08-10T13:22:00Z">
                  <w:rPr>
                    <w:ins w:id="29234" w:author="Thomas Dietz" w:date="2012-08-08T17:05:00Z"/>
                    <w:lang w:val="de-DE"/>
                  </w:rPr>
                </w:rPrChange>
              </w:rPr>
            </w:pPr>
            <w:ins w:id="29235" w:author="Thomas Dietz" w:date="2012-08-08T17:05:00Z">
              <w:r w:rsidRPr="00B80901">
                <w:rPr>
                  <w:rPrChange w:id="29236" w:author="Thomas Dietz" w:date="2012-08-10T13:22:00Z">
                    <w:rPr>
                      <w:lang w:val="de-DE"/>
                    </w:rPr>
                  </w:rPrChange>
                </w:rPr>
                <w:t xml:space="preserve">      type uint64;</w:t>
              </w:r>
            </w:ins>
          </w:p>
          <w:p w14:paraId="307B6EA2" w14:textId="77777777" w:rsidR="009F3611" w:rsidRPr="00B80901" w:rsidRDefault="009F3611" w:rsidP="009F3611">
            <w:pPr>
              <w:pStyle w:val="XML1"/>
              <w:rPr>
                <w:ins w:id="29237" w:author="Thomas Dietz" w:date="2012-08-08T17:05:00Z"/>
                <w:rPrChange w:id="29238" w:author="Thomas Dietz" w:date="2012-08-10T13:22:00Z">
                  <w:rPr>
                    <w:ins w:id="29239" w:author="Thomas Dietz" w:date="2012-08-08T17:05:00Z"/>
                    <w:lang w:val="de-DE"/>
                  </w:rPr>
                </w:rPrChange>
              </w:rPr>
            </w:pPr>
            <w:ins w:id="29240" w:author="Thomas Dietz" w:date="2012-08-08T17:05:00Z">
              <w:r w:rsidRPr="00B80901">
                <w:rPr>
                  <w:rPrChange w:id="29241" w:author="Thomas Dietz" w:date="2012-08-10T13:22:00Z">
                    <w:rPr>
                      <w:lang w:val="de-DE"/>
                    </w:rPr>
                  </w:rPrChange>
                </w:rPr>
                <w:t xml:space="preserve">      mandatory true;</w:t>
              </w:r>
            </w:ins>
          </w:p>
          <w:p w14:paraId="0A50113A" w14:textId="77777777" w:rsidR="009F3611" w:rsidRPr="00B80901" w:rsidRDefault="009F3611" w:rsidP="009F3611">
            <w:pPr>
              <w:pStyle w:val="XML1"/>
              <w:rPr>
                <w:ins w:id="29242" w:author="Thomas Dietz" w:date="2012-08-08T17:05:00Z"/>
                <w:rPrChange w:id="29243" w:author="Thomas Dietz" w:date="2012-08-10T13:22:00Z">
                  <w:rPr>
                    <w:ins w:id="29244" w:author="Thomas Dietz" w:date="2012-08-08T17:05:00Z"/>
                    <w:lang w:val="de-DE"/>
                  </w:rPr>
                </w:rPrChange>
              </w:rPr>
            </w:pPr>
            <w:ins w:id="29245" w:author="Thomas Dietz" w:date="2012-08-08T17:05:00Z">
              <w:r w:rsidRPr="00B80901">
                <w:rPr>
                  <w:rPrChange w:id="29246" w:author="Thomas Dietz" w:date="2012-08-10T13:22:00Z">
                    <w:rPr>
                      <w:lang w:val="de-DE"/>
                    </w:rPr>
                  </w:rPrChange>
                </w:rPr>
                <w:t xml:space="preserve">      description "This id identifies the OpenFlow Queue to </w:t>
              </w:r>
            </w:ins>
          </w:p>
          <w:p w14:paraId="3CB1966B" w14:textId="77777777" w:rsidR="009F3611" w:rsidRPr="00B80901" w:rsidRDefault="009F3611" w:rsidP="009F3611">
            <w:pPr>
              <w:pStyle w:val="XML1"/>
              <w:rPr>
                <w:ins w:id="29247" w:author="Thomas Dietz" w:date="2012-08-08T17:05:00Z"/>
                <w:rPrChange w:id="29248" w:author="Thomas Dietz" w:date="2012-08-10T13:22:00Z">
                  <w:rPr>
                    <w:ins w:id="29249" w:author="Thomas Dietz" w:date="2012-08-08T17:05:00Z"/>
                    <w:lang w:val="de-DE"/>
                  </w:rPr>
                </w:rPrChange>
              </w:rPr>
            </w:pPr>
            <w:ins w:id="29250" w:author="Thomas Dietz" w:date="2012-08-08T17:05:00Z">
              <w:r w:rsidRPr="00B80901">
                <w:rPr>
                  <w:rPrChange w:id="29251" w:author="Thomas Dietz" w:date="2012-08-10T13:22:00Z">
                    <w:rPr>
                      <w:lang w:val="de-DE"/>
                    </w:rPr>
                  </w:rPrChange>
                </w:rPr>
                <w:t xml:space="preserve">        OpenFlow Controllers. It is assigned to an OpenFlow Queue </w:t>
              </w:r>
            </w:ins>
          </w:p>
          <w:p w14:paraId="03E45121" w14:textId="77777777" w:rsidR="009F3611" w:rsidRPr="00B80901" w:rsidRDefault="009F3611" w:rsidP="009F3611">
            <w:pPr>
              <w:pStyle w:val="XML1"/>
              <w:rPr>
                <w:ins w:id="29252" w:author="Thomas Dietz" w:date="2012-08-08T17:05:00Z"/>
                <w:rPrChange w:id="29253" w:author="Thomas Dietz" w:date="2012-08-10T13:22:00Z">
                  <w:rPr>
                    <w:ins w:id="29254" w:author="Thomas Dietz" w:date="2012-08-08T17:05:00Z"/>
                    <w:lang w:val="de-DE"/>
                  </w:rPr>
                </w:rPrChange>
              </w:rPr>
            </w:pPr>
            <w:ins w:id="29255" w:author="Thomas Dietz" w:date="2012-08-08T17:05:00Z">
              <w:r w:rsidRPr="00B80901">
                <w:rPr>
                  <w:rPrChange w:id="29256" w:author="Thomas Dietz" w:date="2012-08-10T13:22:00Z">
                    <w:rPr>
                      <w:lang w:val="de-DE"/>
                    </w:rPr>
                  </w:rPrChange>
                </w:rPr>
                <w:t xml:space="preserve">        latest when the OpenFlow Queue is associated with and</w:t>
              </w:r>
            </w:ins>
          </w:p>
          <w:p w14:paraId="690912B0" w14:textId="77777777" w:rsidR="009F3611" w:rsidRPr="00B80901" w:rsidRDefault="009F3611" w:rsidP="009F3611">
            <w:pPr>
              <w:pStyle w:val="XML1"/>
              <w:rPr>
                <w:ins w:id="29257" w:author="Thomas Dietz" w:date="2012-08-08T17:05:00Z"/>
                <w:rPrChange w:id="29258" w:author="Thomas Dietz" w:date="2012-08-10T13:22:00Z">
                  <w:rPr>
                    <w:ins w:id="29259" w:author="Thomas Dietz" w:date="2012-08-08T17:05:00Z"/>
                    <w:lang w:val="de-DE"/>
                  </w:rPr>
                </w:rPrChange>
              </w:rPr>
            </w:pPr>
            <w:ins w:id="29260" w:author="Thomas Dietz" w:date="2012-08-08T17:05:00Z">
              <w:r w:rsidRPr="00B80901">
                <w:rPr>
                  <w:rPrChange w:id="29261" w:author="Thomas Dietz" w:date="2012-08-10T13:22:00Z">
                    <w:rPr>
                      <w:lang w:val="de-DE"/>
                    </w:rPr>
                  </w:rPrChange>
                </w:rPr>
                <w:t xml:space="preserve">        OpenFlow Logical Switch.  If the OpenFlow Queue is</w:t>
              </w:r>
            </w:ins>
          </w:p>
          <w:p w14:paraId="1C1ED084" w14:textId="77777777" w:rsidR="009F3611" w:rsidRPr="00B80901" w:rsidRDefault="009F3611" w:rsidP="009F3611">
            <w:pPr>
              <w:pStyle w:val="XML1"/>
              <w:rPr>
                <w:ins w:id="29262" w:author="Thomas Dietz" w:date="2012-08-08T17:05:00Z"/>
                <w:rPrChange w:id="29263" w:author="Thomas Dietz" w:date="2012-08-10T13:22:00Z">
                  <w:rPr>
                    <w:ins w:id="29264" w:author="Thomas Dietz" w:date="2012-08-08T17:05:00Z"/>
                    <w:lang w:val="de-DE"/>
                  </w:rPr>
                </w:rPrChange>
              </w:rPr>
            </w:pPr>
            <w:ins w:id="29265" w:author="Thomas Dietz" w:date="2012-08-08T17:05:00Z">
              <w:r w:rsidRPr="00B80901">
                <w:rPr>
                  <w:rPrChange w:id="29266" w:author="Thomas Dietz" w:date="2012-08-10T13:22:00Z">
                    <w:rPr>
                      <w:lang w:val="de-DE"/>
                    </w:rPr>
                  </w:rPrChange>
                </w:rPr>
                <w:t xml:space="preserve">        associated with an OpenFlow Logical Switch, this element</w:t>
              </w:r>
            </w:ins>
          </w:p>
          <w:p w14:paraId="653224FA" w14:textId="77777777" w:rsidR="009F3611" w:rsidRPr="00B80901" w:rsidRDefault="009F3611" w:rsidP="009F3611">
            <w:pPr>
              <w:pStyle w:val="XML1"/>
              <w:rPr>
                <w:ins w:id="29267" w:author="Thomas Dietz" w:date="2012-08-08T17:05:00Z"/>
                <w:rPrChange w:id="29268" w:author="Thomas Dietz" w:date="2012-08-10T13:22:00Z">
                  <w:rPr>
                    <w:ins w:id="29269" w:author="Thomas Dietz" w:date="2012-08-08T17:05:00Z"/>
                    <w:lang w:val="de-DE"/>
                  </w:rPr>
                </w:rPrChange>
              </w:rPr>
            </w:pPr>
            <w:ins w:id="29270" w:author="Thomas Dietz" w:date="2012-08-08T17:05:00Z">
              <w:r w:rsidRPr="00B80901">
                <w:rPr>
                  <w:rPrChange w:id="29271" w:author="Thomas Dietz" w:date="2012-08-10T13:22:00Z">
                    <w:rPr>
                      <w:lang w:val="de-DE"/>
                    </w:rPr>
                  </w:rPrChange>
                </w:rPr>
                <w:t xml:space="preserve">        MUST be unique within the context of the OpenFlow Logical</w:t>
              </w:r>
            </w:ins>
          </w:p>
          <w:p w14:paraId="4FC18088" w14:textId="77777777" w:rsidR="009F3611" w:rsidRPr="00B80901" w:rsidRDefault="009F3611" w:rsidP="009F3611">
            <w:pPr>
              <w:pStyle w:val="XML1"/>
              <w:rPr>
                <w:ins w:id="29272" w:author="Thomas Dietz" w:date="2012-08-08T17:05:00Z"/>
                <w:rPrChange w:id="29273" w:author="Thomas Dietz" w:date="2012-08-10T13:22:00Z">
                  <w:rPr>
                    <w:ins w:id="29274" w:author="Thomas Dietz" w:date="2012-08-08T17:05:00Z"/>
                    <w:lang w:val="de-DE"/>
                  </w:rPr>
                </w:rPrChange>
              </w:rPr>
            </w:pPr>
            <w:ins w:id="29275" w:author="Thomas Dietz" w:date="2012-08-08T17:05:00Z">
              <w:r w:rsidRPr="00B80901">
                <w:rPr>
                  <w:rPrChange w:id="29276" w:author="Thomas Dietz" w:date="2012-08-10T13:22:00Z">
                    <w:rPr>
                      <w:lang w:val="de-DE"/>
                    </w:rPr>
                  </w:rPrChange>
                </w:rPr>
                <w:t xml:space="preserve">        Switch.  </w:t>
              </w:r>
            </w:ins>
          </w:p>
          <w:p w14:paraId="4D6CC8F5" w14:textId="77777777" w:rsidR="009F3611" w:rsidRPr="00B80901" w:rsidRDefault="009F3611" w:rsidP="009F3611">
            <w:pPr>
              <w:pStyle w:val="XML1"/>
              <w:rPr>
                <w:ins w:id="29277" w:author="Thomas Dietz" w:date="2012-08-08T17:05:00Z"/>
                <w:rPrChange w:id="29278" w:author="Thomas Dietz" w:date="2012-08-10T13:22:00Z">
                  <w:rPr>
                    <w:ins w:id="29279" w:author="Thomas Dietz" w:date="2012-08-08T17:05:00Z"/>
                    <w:lang w:val="de-DE"/>
                  </w:rPr>
                </w:rPrChange>
              </w:rPr>
            </w:pPr>
            <w:ins w:id="29280" w:author="Thomas Dietz" w:date="2012-08-08T17:05:00Z">
              <w:r w:rsidRPr="00B80901">
                <w:rPr>
                  <w:rPrChange w:id="29281" w:author="Thomas Dietz" w:date="2012-08-10T13:22:00Z">
                    <w:rPr>
                      <w:lang w:val="de-DE"/>
                    </w:rPr>
                  </w:rPrChange>
                </w:rPr>
                <w:t xml:space="preserve">      </w:t>
              </w:r>
            </w:ins>
          </w:p>
          <w:p w14:paraId="616639E4" w14:textId="77777777" w:rsidR="009F3611" w:rsidRPr="00B80901" w:rsidRDefault="009F3611" w:rsidP="009F3611">
            <w:pPr>
              <w:pStyle w:val="XML1"/>
              <w:rPr>
                <w:ins w:id="29282" w:author="Thomas Dietz" w:date="2012-08-08T17:05:00Z"/>
                <w:rPrChange w:id="29283" w:author="Thomas Dietz" w:date="2012-08-10T13:22:00Z">
                  <w:rPr>
                    <w:ins w:id="29284" w:author="Thomas Dietz" w:date="2012-08-08T17:05:00Z"/>
                    <w:lang w:val="de-DE"/>
                  </w:rPr>
                </w:rPrChange>
              </w:rPr>
            </w:pPr>
            <w:ins w:id="29285" w:author="Thomas Dietz" w:date="2012-08-08T17:05:00Z">
              <w:r w:rsidRPr="00B80901">
                <w:rPr>
                  <w:rPrChange w:id="29286" w:author="Thomas Dietz" w:date="2012-08-10T13:22:00Z">
                    <w:rPr>
                      <w:lang w:val="de-DE"/>
                    </w:rPr>
                  </w:rPrChange>
                </w:rPr>
                <w:t xml:space="preserve">        OpenFlow Capable Switch implementations may choose to</w:t>
              </w:r>
            </w:ins>
          </w:p>
          <w:p w14:paraId="29C7C655" w14:textId="77777777" w:rsidR="009F3611" w:rsidRPr="00B80901" w:rsidRDefault="009F3611" w:rsidP="009F3611">
            <w:pPr>
              <w:pStyle w:val="XML1"/>
              <w:rPr>
                <w:ins w:id="29287" w:author="Thomas Dietz" w:date="2012-08-08T17:05:00Z"/>
                <w:rPrChange w:id="29288" w:author="Thomas Dietz" w:date="2012-08-10T13:22:00Z">
                  <w:rPr>
                    <w:ins w:id="29289" w:author="Thomas Dietz" w:date="2012-08-08T17:05:00Z"/>
                    <w:lang w:val="de-DE"/>
                  </w:rPr>
                </w:rPrChange>
              </w:rPr>
            </w:pPr>
            <w:ins w:id="29290" w:author="Thomas Dietz" w:date="2012-08-08T17:05:00Z">
              <w:r w:rsidRPr="00B80901">
                <w:rPr>
                  <w:rPrChange w:id="29291" w:author="Thomas Dietz" w:date="2012-08-10T13:22:00Z">
                    <w:rPr>
                      <w:lang w:val="de-DE"/>
                    </w:rPr>
                  </w:rPrChange>
                </w:rPr>
                <w:t xml:space="preserve">        assign values to OpenFlow Queues that are unique within the</w:t>
              </w:r>
            </w:ins>
          </w:p>
          <w:p w14:paraId="701070EF" w14:textId="77777777" w:rsidR="009F3611" w:rsidRPr="00B80901" w:rsidRDefault="009F3611" w:rsidP="009F3611">
            <w:pPr>
              <w:pStyle w:val="XML1"/>
              <w:rPr>
                <w:ins w:id="29292" w:author="Thomas Dietz" w:date="2012-08-08T17:05:00Z"/>
                <w:rPrChange w:id="29293" w:author="Thomas Dietz" w:date="2012-08-10T13:22:00Z">
                  <w:rPr>
                    <w:ins w:id="29294" w:author="Thomas Dietz" w:date="2012-08-08T17:05:00Z"/>
                    <w:lang w:val="de-DE"/>
                  </w:rPr>
                </w:rPrChange>
              </w:rPr>
            </w:pPr>
            <w:ins w:id="29295" w:author="Thomas Dietz" w:date="2012-08-08T17:05:00Z">
              <w:r w:rsidRPr="00B80901">
                <w:rPr>
                  <w:rPrChange w:id="29296" w:author="Thomas Dietz" w:date="2012-08-10T13:22:00Z">
                    <w:rPr>
                      <w:lang w:val="de-DE"/>
                    </w:rPr>
                  </w:rPrChange>
                </w:rPr>
                <w:t xml:space="preserve">        context of the OpenFlow Logical Switch.  These id can be</w:t>
              </w:r>
            </w:ins>
          </w:p>
          <w:p w14:paraId="41C97AA8" w14:textId="77777777" w:rsidR="009F3611" w:rsidRPr="00B80901" w:rsidRDefault="009F3611" w:rsidP="009F3611">
            <w:pPr>
              <w:pStyle w:val="XML1"/>
              <w:rPr>
                <w:ins w:id="29297" w:author="Thomas Dietz" w:date="2012-08-08T17:05:00Z"/>
                <w:rPrChange w:id="29298" w:author="Thomas Dietz" w:date="2012-08-10T13:22:00Z">
                  <w:rPr>
                    <w:ins w:id="29299" w:author="Thomas Dietz" w:date="2012-08-08T17:05:00Z"/>
                    <w:lang w:val="de-DE"/>
                  </w:rPr>
                </w:rPrChange>
              </w:rPr>
            </w:pPr>
            <w:ins w:id="29300" w:author="Thomas Dietz" w:date="2012-08-08T17:05:00Z">
              <w:r w:rsidRPr="00B80901">
                <w:rPr>
                  <w:rPrChange w:id="29301" w:author="Thomas Dietz" w:date="2012-08-10T13:22:00Z">
                    <w:rPr>
                      <w:lang w:val="de-DE"/>
                    </w:rPr>
                  </w:rPrChange>
                </w:rPr>
                <w:t xml:space="preserve">        used independent of assignments to OpenFlow Logical</w:t>
              </w:r>
            </w:ins>
          </w:p>
          <w:p w14:paraId="69736635" w14:textId="77777777" w:rsidR="009F3611" w:rsidRPr="00B80901" w:rsidRDefault="009F3611" w:rsidP="009F3611">
            <w:pPr>
              <w:pStyle w:val="XML1"/>
              <w:rPr>
                <w:ins w:id="29302" w:author="Thomas Dietz" w:date="2012-08-08T17:05:00Z"/>
                <w:rPrChange w:id="29303" w:author="Thomas Dietz" w:date="2012-08-10T13:22:00Z">
                  <w:rPr>
                    <w:ins w:id="29304" w:author="Thomas Dietz" w:date="2012-08-08T17:05:00Z"/>
                    <w:lang w:val="de-DE"/>
                  </w:rPr>
                </w:rPrChange>
              </w:rPr>
            </w:pPr>
            <w:ins w:id="29305" w:author="Thomas Dietz" w:date="2012-08-08T17:05:00Z">
              <w:r w:rsidRPr="00B80901">
                <w:rPr>
                  <w:rPrChange w:id="29306" w:author="Thomas Dietz" w:date="2012-08-10T13:22:00Z">
                    <w:rPr>
                      <w:lang w:val="de-DE"/>
                    </w:rPr>
                  </w:rPrChange>
                </w:rPr>
                <w:t xml:space="preserve">        Switches. </w:t>
              </w:r>
            </w:ins>
          </w:p>
          <w:p w14:paraId="0B24DDAB" w14:textId="77777777" w:rsidR="009F3611" w:rsidRPr="00B80901" w:rsidRDefault="009F3611" w:rsidP="009F3611">
            <w:pPr>
              <w:pStyle w:val="XML1"/>
              <w:rPr>
                <w:ins w:id="29307" w:author="Thomas Dietz" w:date="2012-08-08T17:05:00Z"/>
                <w:rPrChange w:id="29308" w:author="Thomas Dietz" w:date="2012-08-10T13:22:00Z">
                  <w:rPr>
                    <w:ins w:id="29309" w:author="Thomas Dietz" w:date="2012-08-08T17:05:00Z"/>
                    <w:lang w:val="de-DE"/>
                  </w:rPr>
                </w:rPrChange>
              </w:rPr>
            </w:pPr>
            <w:ins w:id="29310" w:author="Thomas Dietz" w:date="2012-08-08T17:05:00Z">
              <w:r w:rsidRPr="00B80901">
                <w:rPr>
                  <w:rPrChange w:id="29311" w:author="Thomas Dietz" w:date="2012-08-10T13:22:00Z">
                    <w:rPr>
                      <w:lang w:val="de-DE"/>
                    </w:rPr>
                  </w:rPrChange>
                </w:rPr>
                <w:t xml:space="preserve">      </w:t>
              </w:r>
            </w:ins>
          </w:p>
          <w:p w14:paraId="20589781" w14:textId="77777777" w:rsidR="009F3611" w:rsidRPr="00B80901" w:rsidRDefault="009F3611" w:rsidP="009F3611">
            <w:pPr>
              <w:pStyle w:val="XML1"/>
              <w:rPr>
                <w:ins w:id="29312" w:author="Thomas Dietz" w:date="2012-08-08T17:05:00Z"/>
                <w:rPrChange w:id="29313" w:author="Thomas Dietz" w:date="2012-08-10T13:22:00Z">
                  <w:rPr>
                    <w:ins w:id="29314" w:author="Thomas Dietz" w:date="2012-08-08T17:05:00Z"/>
                    <w:lang w:val="de-DE"/>
                  </w:rPr>
                </w:rPrChange>
              </w:rPr>
            </w:pPr>
            <w:ins w:id="29315" w:author="Thomas Dietz" w:date="2012-08-08T17:05:00Z">
              <w:r w:rsidRPr="00B80901">
                <w:rPr>
                  <w:rPrChange w:id="29316" w:author="Thomas Dietz" w:date="2012-08-10T13:22:00Z">
                    <w:rPr>
                      <w:lang w:val="de-DE"/>
                    </w:rPr>
                  </w:rPrChange>
                </w:rPr>
                <w:lastRenderedPageBreak/>
                <w:t xml:space="preserve">        Other implementations may assign values to this element</w:t>
              </w:r>
            </w:ins>
          </w:p>
          <w:p w14:paraId="01B8F40D" w14:textId="77777777" w:rsidR="009F3611" w:rsidRPr="00B80901" w:rsidRDefault="009F3611" w:rsidP="009F3611">
            <w:pPr>
              <w:pStyle w:val="XML1"/>
              <w:rPr>
                <w:ins w:id="29317" w:author="Thomas Dietz" w:date="2012-08-08T17:05:00Z"/>
                <w:rPrChange w:id="29318" w:author="Thomas Dietz" w:date="2012-08-10T13:22:00Z">
                  <w:rPr>
                    <w:ins w:id="29319" w:author="Thomas Dietz" w:date="2012-08-08T17:05:00Z"/>
                    <w:lang w:val="de-DE"/>
                  </w:rPr>
                </w:rPrChange>
              </w:rPr>
            </w:pPr>
            <w:ins w:id="29320" w:author="Thomas Dietz" w:date="2012-08-08T17:05:00Z">
              <w:r w:rsidRPr="00B80901">
                <w:rPr>
                  <w:rPrChange w:id="29321" w:author="Thomas Dietz" w:date="2012-08-10T13:22:00Z">
                    <w:rPr>
                      <w:lang w:val="de-DE"/>
                    </w:rPr>
                  </w:rPrChange>
                </w:rPr>
                <w:t xml:space="preserve">        only if the OpenFlow Queue is assigned to an OpenFlow</w:t>
              </w:r>
            </w:ins>
          </w:p>
          <w:p w14:paraId="2F775570" w14:textId="77777777" w:rsidR="009F3611" w:rsidRPr="00B80901" w:rsidRDefault="009F3611" w:rsidP="009F3611">
            <w:pPr>
              <w:pStyle w:val="XML1"/>
              <w:rPr>
                <w:ins w:id="29322" w:author="Thomas Dietz" w:date="2012-08-08T17:05:00Z"/>
                <w:rPrChange w:id="29323" w:author="Thomas Dietz" w:date="2012-08-10T13:22:00Z">
                  <w:rPr>
                    <w:ins w:id="29324" w:author="Thomas Dietz" w:date="2012-08-08T17:05:00Z"/>
                    <w:lang w:val="de-DE"/>
                  </w:rPr>
                </w:rPrChange>
              </w:rPr>
            </w:pPr>
            <w:ins w:id="29325" w:author="Thomas Dietz" w:date="2012-08-08T17:05:00Z">
              <w:r w:rsidRPr="00B80901">
                <w:rPr>
                  <w:rPrChange w:id="29326" w:author="Thomas Dietz" w:date="2012-08-10T13:22:00Z">
                    <w:rPr>
                      <w:lang w:val="de-DE"/>
                    </w:rPr>
                  </w:rPrChange>
                </w:rPr>
                <w:t xml:space="preserve">        Logical Switch.  If no value is currently assigned to this</w:t>
              </w:r>
            </w:ins>
          </w:p>
          <w:p w14:paraId="101584CE" w14:textId="77777777" w:rsidR="009F3611" w:rsidRPr="00B80901" w:rsidRDefault="009F3611" w:rsidP="009F3611">
            <w:pPr>
              <w:pStyle w:val="XML1"/>
              <w:rPr>
                <w:ins w:id="29327" w:author="Thomas Dietz" w:date="2012-08-08T17:05:00Z"/>
                <w:rPrChange w:id="29328" w:author="Thomas Dietz" w:date="2012-08-10T13:22:00Z">
                  <w:rPr>
                    <w:ins w:id="29329" w:author="Thomas Dietz" w:date="2012-08-08T17:05:00Z"/>
                    <w:lang w:val="de-DE"/>
                  </w:rPr>
                </w:rPrChange>
              </w:rPr>
            </w:pPr>
            <w:ins w:id="29330" w:author="Thomas Dietz" w:date="2012-08-08T17:05:00Z">
              <w:r w:rsidRPr="00B80901">
                <w:rPr>
                  <w:rPrChange w:id="29331" w:author="Thomas Dietz" w:date="2012-08-10T13:22:00Z">
                    <w:rPr>
                      <w:lang w:val="de-DE"/>
                    </w:rPr>
                  </w:rPrChange>
                </w:rPr>
                <w:t xml:space="preserve">        element then this element MUST NOT be included in replies</w:t>
              </w:r>
            </w:ins>
          </w:p>
          <w:p w14:paraId="24949885" w14:textId="77777777" w:rsidR="009F3611" w:rsidRPr="00B80901" w:rsidRDefault="009F3611" w:rsidP="009F3611">
            <w:pPr>
              <w:pStyle w:val="XML1"/>
              <w:rPr>
                <w:ins w:id="29332" w:author="Thomas Dietz" w:date="2012-08-08T17:05:00Z"/>
                <w:rPrChange w:id="29333" w:author="Thomas Dietz" w:date="2012-08-10T13:22:00Z">
                  <w:rPr>
                    <w:ins w:id="29334" w:author="Thomas Dietz" w:date="2012-08-08T17:05:00Z"/>
                    <w:lang w:val="de-DE"/>
                  </w:rPr>
                </w:rPrChange>
              </w:rPr>
            </w:pPr>
            <w:ins w:id="29335" w:author="Thomas Dietz" w:date="2012-08-08T17:05:00Z">
              <w:r w:rsidRPr="00B80901">
                <w:rPr>
                  <w:rPrChange w:id="29336" w:author="Thomas Dietz" w:date="2012-08-10T13:22:00Z">
                    <w:rPr>
                      <w:lang w:val="de-DE"/>
                    </w:rPr>
                  </w:rPrChange>
                </w:rPr>
                <w:t xml:space="preserve">        to NETCONF &lt;get&gt; requests. Since this element is not</w:t>
              </w:r>
            </w:ins>
          </w:p>
          <w:p w14:paraId="73ABFD4E" w14:textId="77777777" w:rsidR="009F3611" w:rsidRPr="00B80901" w:rsidRDefault="009F3611" w:rsidP="009F3611">
            <w:pPr>
              <w:pStyle w:val="XML1"/>
              <w:rPr>
                <w:ins w:id="29337" w:author="Thomas Dietz" w:date="2012-08-08T17:05:00Z"/>
                <w:rPrChange w:id="29338" w:author="Thomas Dietz" w:date="2012-08-10T13:22:00Z">
                  <w:rPr>
                    <w:ins w:id="29339" w:author="Thomas Dietz" w:date="2012-08-08T17:05:00Z"/>
                    <w:lang w:val="de-DE"/>
                  </w:rPr>
                </w:rPrChange>
              </w:rPr>
            </w:pPr>
            <w:ins w:id="29340" w:author="Thomas Dietz" w:date="2012-08-08T17:05:00Z">
              <w:r w:rsidRPr="00B80901">
                <w:rPr>
                  <w:rPrChange w:id="29341" w:author="Thomas Dietz" w:date="2012-08-10T13:22:00Z">
                    <w:rPr>
                      <w:lang w:val="de-DE"/>
                    </w:rPr>
                  </w:rPrChange>
                </w:rPr>
                <w:t xml:space="preserve">        configurable with the NETCONF protocol it MUST NOT be</w:t>
              </w:r>
            </w:ins>
          </w:p>
          <w:p w14:paraId="2821951F" w14:textId="77777777" w:rsidR="009F3611" w:rsidRPr="00B80901" w:rsidRDefault="009F3611" w:rsidP="009F3611">
            <w:pPr>
              <w:pStyle w:val="XML1"/>
              <w:rPr>
                <w:ins w:id="29342" w:author="Thomas Dietz" w:date="2012-08-08T17:05:00Z"/>
                <w:rPrChange w:id="29343" w:author="Thomas Dietz" w:date="2012-08-10T13:22:00Z">
                  <w:rPr>
                    <w:ins w:id="29344" w:author="Thomas Dietz" w:date="2012-08-08T17:05:00Z"/>
                    <w:lang w:val="de-DE"/>
                  </w:rPr>
                </w:rPrChange>
              </w:rPr>
            </w:pPr>
            <w:ins w:id="29345" w:author="Thomas Dietz" w:date="2012-08-08T17:05:00Z">
              <w:r w:rsidRPr="00B80901">
                <w:rPr>
                  <w:rPrChange w:id="29346" w:author="Thomas Dietz" w:date="2012-08-10T13:22:00Z">
                    <w:rPr>
                      <w:lang w:val="de-DE"/>
                    </w:rPr>
                  </w:rPrChange>
                </w:rPr>
                <w:t xml:space="preserve">        included in replies to NETCONF &lt;get-config&gt; requests.";</w:t>
              </w:r>
            </w:ins>
          </w:p>
          <w:p w14:paraId="2B627C70" w14:textId="77777777" w:rsidR="009F3611" w:rsidRPr="00B80901" w:rsidRDefault="009F3611" w:rsidP="009F3611">
            <w:pPr>
              <w:pStyle w:val="XML1"/>
              <w:rPr>
                <w:ins w:id="29347" w:author="Thomas Dietz" w:date="2012-08-08T17:05:00Z"/>
                <w:rPrChange w:id="29348" w:author="Thomas Dietz" w:date="2012-08-10T13:22:00Z">
                  <w:rPr>
                    <w:ins w:id="29349" w:author="Thomas Dietz" w:date="2012-08-08T17:05:00Z"/>
                    <w:lang w:val="de-DE"/>
                  </w:rPr>
                </w:rPrChange>
              </w:rPr>
            </w:pPr>
            <w:ins w:id="29350" w:author="Thomas Dietz" w:date="2012-08-08T17:05:00Z">
              <w:r w:rsidRPr="00B80901">
                <w:rPr>
                  <w:rPrChange w:id="29351" w:author="Thomas Dietz" w:date="2012-08-10T13:22:00Z">
                    <w:rPr>
                      <w:lang w:val="de-DE"/>
                    </w:rPr>
                  </w:rPrChange>
                </w:rPr>
                <w:t xml:space="preserve">    }</w:t>
              </w:r>
            </w:ins>
          </w:p>
          <w:p w14:paraId="7C4C94AC" w14:textId="77777777" w:rsidR="009F3611" w:rsidRPr="00B80901" w:rsidRDefault="009F3611" w:rsidP="009F3611">
            <w:pPr>
              <w:pStyle w:val="XML1"/>
              <w:rPr>
                <w:ins w:id="29352" w:author="Thomas Dietz" w:date="2012-08-08T17:05:00Z"/>
                <w:rPrChange w:id="29353" w:author="Thomas Dietz" w:date="2012-08-10T13:22:00Z">
                  <w:rPr>
                    <w:ins w:id="29354" w:author="Thomas Dietz" w:date="2012-08-08T17:05:00Z"/>
                    <w:lang w:val="de-DE"/>
                  </w:rPr>
                </w:rPrChange>
              </w:rPr>
            </w:pPr>
            <w:ins w:id="29355" w:author="Thomas Dietz" w:date="2012-08-08T17:05:00Z">
              <w:r w:rsidRPr="00B80901">
                <w:rPr>
                  <w:rPrChange w:id="29356" w:author="Thomas Dietz" w:date="2012-08-10T13:22:00Z">
                    <w:rPr>
                      <w:lang w:val="de-DE"/>
                    </w:rPr>
                  </w:rPrChange>
                </w:rPr>
                <w:t xml:space="preserve">    leaf port {</w:t>
              </w:r>
            </w:ins>
          </w:p>
          <w:p w14:paraId="20F08F56" w14:textId="77777777" w:rsidR="009F3611" w:rsidRPr="00B80901" w:rsidRDefault="009F3611" w:rsidP="009F3611">
            <w:pPr>
              <w:pStyle w:val="XML1"/>
              <w:rPr>
                <w:ins w:id="29357" w:author="Thomas Dietz" w:date="2012-08-08T17:05:00Z"/>
                <w:rPrChange w:id="29358" w:author="Thomas Dietz" w:date="2012-08-10T13:22:00Z">
                  <w:rPr>
                    <w:ins w:id="29359" w:author="Thomas Dietz" w:date="2012-08-08T17:05:00Z"/>
                    <w:lang w:val="de-DE"/>
                  </w:rPr>
                </w:rPrChange>
              </w:rPr>
            </w:pPr>
            <w:ins w:id="29360" w:author="Thomas Dietz" w:date="2012-08-08T17:05:00Z">
              <w:r w:rsidRPr="00B80901">
                <w:rPr>
                  <w:rPrChange w:id="29361" w:author="Thomas Dietz" w:date="2012-08-10T13:22:00Z">
                    <w:rPr>
                      <w:lang w:val="de-DE"/>
                    </w:rPr>
                  </w:rPrChange>
                </w:rPr>
                <w:t xml:space="preserve">      type leafref {</w:t>
              </w:r>
            </w:ins>
          </w:p>
          <w:p w14:paraId="47B78BAA" w14:textId="77777777" w:rsidR="009F3611" w:rsidRPr="00B80901" w:rsidRDefault="009F3611" w:rsidP="009F3611">
            <w:pPr>
              <w:pStyle w:val="XML1"/>
              <w:rPr>
                <w:ins w:id="29362" w:author="Thomas Dietz" w:date="2012-08-08T17:05:00Z"/>
                <w:rPrChange w:id="29363" w:author="Thomas Dietz" w:date="2012-08-10T13:22:00Z">
                  <w:rPr>
                    <w:ins w:id="29364" w:author="Thomas Dietz" w:date="2012-08-08T17:05:00Z"/>
                    <w:lang w:val="de-DE"/>
                  </w:rPr>
                </w:rPrChange>
              </w:rPr>
            </w:pPr>
            <w:ins w:id="29365" w:author="Thomas Dietz" w:date="2012-08-08T17:05:00Z">
              <w:r w:rsidRPr="00B80901">
                <w:rPr>
                  <w:rPrChange w:id="29366" w:author="Thomas Dietz" w:date="2012-08-10T13:22:00Z">
                    <w:rPr>
                      <w:lang w:val="de-DE"/>
                    </w:rPr>
                  </w:rPrChange>
                </w:rPr>
                <w:t xml:space="preserve">        path "/capable-switch/resources/port/resource-id";</w:t>
              </w:r>
            </w:ins>
          </w:p>
          <w:p w14:paraId="6775E627" w14:textId="77777777" w:rsidR="009F3611" w:rsidRPr="00B80901" w:rsidRDefault="009F3611" w:rsidP="009F3611">
            <w:pPr>
              <w:pStyle w:val="XML1"/>
              <w:rPr>
                <w:ins w:id="29367" w:author="Thomas Dietz" w:date="2012-08-08T17:05:00Z"/>
                <w:rPrChange w:id="29368" w:author="Thomas Dietz" w:date="2012-08-10T13:22:00Z">
                  <w:rPr>
                    <w:ins w:id="29369" w:author="Thomas Dietz" w:date="2012-08-08T17:05:00Z"/>
                    <w:lang w:val="de-DE"/>
                  </w:rPr>
                </w:rPrChange>
              </w:rPr>
            </w:pPr>
            <w:ins w:id="29370" w:author="Thomas Dietz" w:date="2012-08-08T17:05:00Z">
              <w:r w:rsidRPr="00B80901">
                <w:rPr>
                  <w:rPrChange w:id="29371" w:author="Thomas Dietz" w:date="2012-08-10T13:22:00Z">
                    <w:rPr>
                      <w:lang w:val="de-DE"/>
                    </w:rPr>
                  </w:rPrChange>
                </w:rPr>
                <w:t xml:space="preserve">      }</w:t>
              </w:r>
            </w:ins>
          </w:p>
          <w:p w14:paraId="310B4780" w14:textId="77777777" w:rsidR="009F3611" w:rsidRPr="00B80901" w:rsidRDefault="009F3611" w:rsidP="009F3611">
            <w:pPr>
              <w:pStyle w:val="XML1"/>
              <w:rPr>
                <w:ins w:id="29372" w:author="Thomas Dietz" w:date="2012-08-08T17:05:00Z"/>
                <w:rPrChange w:id="29373" w:author="Thomas Dietz" w:date="2012-08-10T13:22:00Z">
                  <w:rPr>
                    <w:ins w:id="29374" w:author="Thomas Dietz" w:date="2012-08-08T17:05:00Z"/>
                    <w:lang w:val="de-DE"/>
                  </w:rPr>
                </w:rPrChange>
              </w:rPr>
            </w:pPr>
            <w:ins w:id="29375" w:author="Thomas Dietz" w:date="2012-08-08T17:05:00Z">
              <w:r w:rsidRPr="00B80901">
                <w:rPr>
                  <w:rPrChange w:id="29376" w:author="Thomas Dietz" w:date="2012-08-10T13:22:00Z">
                    <w:rPr>
                      <w:lang w:val="de-DE"/>
                    </w:rPr>
                  </w:rPrChange>
                </w:rPr>
                <w:t xml:space="preserve">      description "Reference to port resources in the Capable</w:t>
              </w:r>
            </w:ins>
          </w:p>
          <w:p w14:paraId="18C2D178" w14:textId="77777777" w:rsidR="009F3611" w:rsidRPr="00B80901" w:rsidRDefault="009F3611" w:rsidP="009F3611">
            <w:pPr>
              <w:pStyle w:val="XML1"/>
              <w:rPr>
                <w:ins w:id="29377" w:author="Thomas Dietz" w:date="2012-08-08T17:05:00Z"/>
                <w:rPrChange w:id="29378" w:author="Thomas Dietz" w:date="2012-08-10T13:22:00Z">
                  <w:rPr>
                    <w:ins w:id="29379" w:author="Thomas Dietz" w:date="2012-08-08T17:05:00Z"/>
                    <w:lang w:val="de-DE"/>
                  </w:rPr>
                </w:rPrChange>
              </w:rPr>
            </w:pPr>
            <w:ins w:id="29380" w:author="Thomas Dietz" w:date="2012-08-08T17:05:00Z">
              <w:r w:rsidRPr="00B80901">
                <w:rPr>
                  <w:rPrChange w:id="29381" w:author="Thomas Dietz" w:date="2012-08-10T13:22:00Z">
                    <w:rPr>
                      <w:lang w:val="de-DE"/>
                    </w:rPr>
                  </w:rPrChange>
                </w:rPr>
                <w:t xml:space="preserve">        Switch.</w:t>
              </w:r>
            </w:ins>
          </w:p>
          <w:p w14:paraId="04EAA584" w14:textId="77777777" w:rsidR="009F3611" w:rsidRPr="00B80901" w:rsidRDefault="009F3611" w:rsidP="009F3611">
            <w:pPr>
              <w:pStyle w:val="XML1"/>
              <w:rPr>
                <w:ins w:id="29382" w:author="Thomas Dietz" w:date="2012-08-08T17:05:00Z"/>
                <w:rPrChange w:id="29383" w:author="Thomas Dietz" w:date="2012-08-10T13:22:00Z">
                  <w:rPr>
                    <w:ins w:id="29384" w:author="Thomas Dietz" w:date="2012-08-08T17:05:00Z"/>
                    <w:lang w:val="de-DE"/>
                  </w:rPr>
                </w:rPrChange>
              </w:rPr>
            </w:pPr>
            <w:ins w:id="29385" w:author="Thomas Dietz" w:date="2012-08-08T17:05:00Z">
              <w:r w:rsidRPr="00B80901">
                <w:rPr>
                  <w:rPrChange w:id="29386" w:author="Thomas Dietz" w:date="2012-08-10T13:22:00Z">
                    <w:rPr>
                      <w:lang w:val="de-DE"/>
                    </w:rPr>
                  </w:rPrChange>
                </w:rPr>
                <w:t xml:space="preserve">      </w:t>
              </w:r>
            </w:ins>
          </w:p>
          <w:p w14:paraId="38DC5FEB" w14:textId="77777777" w:rsidR="009F3611" w:rsidRPr="00B80901" w:rsidRDefault="009F3611" w:rsidP="009F3611">
            <w:pPr>
              <w:pStyle w:val="XML1"/>
              <w:rPr>
                <w:ins w:id="29387" w:author="Thomas Dietz" w:date="2012-08-08T17:05:00Z"/>
                <w:rPrChange w:id="29388" w:author="Thomas Dietz" w:date="2012-08-10T13:22:00Z">
                  <w:rPr>
                    <w:ins w:id="29389" w:author="Thomas Dietz" w:date="2012-08-08T17:05:00Z"/>
                    <w:lang w:val="de-DE"/>
                  </w:rPr>
                </w:rPrChange>
              </w:rPr>
            </w:pPr>
            <w:ins w:id="29390" w:author="Thomas Dietz" w:date="2012-08-08T17:05:00Z">
              <w:r w:rsidRPr="00B80901">
                <w:rPr>
                  <w:rPrChange w:id="29391" w:author="Thomas Dietz" w:date="2012-08-10T13:22:00Z">
                    <w:rPr>
                      <w:lang w:val="de-DE"/>
                    </w:rPr>
                  </w:rPrChange>
                </w:rPr>
                <w:t xml:space="preserve">        This element associates an OpenFlow Queue with an OpenFlow </w:t>
              </w:r>
            </w:ins>
          </w:p>
          <w:p w14:paraId="79587F3A" w14:textId="77777777" w:rsidR="009F3611" w:rsidRPr="00B80901" w:rsidRDefault="009F3611" w:rsidP="009F3611">
            <w:pPr>
              <w:pStyle w:val="XML1"/>
              <w:rPr>
                <w:ins w:id="29392" w:author="Thomas Dietz" w:date="2012-08-08T17:05:00Z"/>
                <w:rPrChange w:id="29393" w:author="Thomas Dietz" w:date="2012-08-10T13:22:00Z">
                  <w:rPr>
                    <w:ins w:id="29394" w:author="Thomas Dietz" w:date="2012-08-08T17:05:00Z"/>
                    <w:lang w:val="de-DE"/>
                  </w:rPr>
                </w:rPrChange>
              </w:rPr>
            </w:pPr>
            <w:ins w:id="29395" w:author="Thomas Dietz" w:date="2012-08-08T17:05:00Z">
              <w:r w:rsidRPr="00B80901">
                <w:rPr>
                  <w:rPrChange w:id="29396" w:author="Thomas Dietz" w:date="2012-08-10T13:22:00Z">
                    <w:rPr>
                      <w:lang w:val="de-DE"/>
                    </w:rPr>
                  </w:rPrChange>
                </w:rPr>
                <w:t xml:space="preserve">        Port. If the OpenFlow Queue is associated with an OpenFlow </w:t>
              </w:r>
            </w:ins>
          </w:p>
          <w:p w14:paraId="5315D180" w14:textId="77777777" w:rsidR="009F3611" w:rsidRPr="00B80901" w:rsidRDefault="009F3611" w:rsidP="009F3611">
            <w:pPr>
              <w:pStyle w:val="XML1"/>
              <w:rPr>
                <w:ins w:id="29397" w:author="Thomas Dietz" w:date="2012-08-08T17:05:00Z"/>
                <w:rPrChange w:id="29398" w:author="Thomas Dietz" w:date="2012-08-10T13:22:00Z">
                  <w:rPr>
                    <w:ins w:id="29399" w:author="Thomas Dietz" w:date="2012-08-08T17:05:00Z"/>
                    <w:lang w:val="de-DE"/>
                  </w:rPr>
                </w:rPrChange>
              </w:rPr>
            </w:pPr>
            <w:ins w:id="29400" w:author="Thomas Dietz" w:date="2012-08-08T17:05:00Z">
              <w:r w:rsidRPr="00B80901">
                <w:rPr>
                  <w:rPrChange w:id="29401" w:author="Thomas Dietz" w:date="2012-08-10T13:22:00Z">
                    <w:rPr>
                      <w:lang w:val="de-DE"/>
                    </w:rPr>
                  </w:rPrChange>
                </w:rPr>
                <w:t xml:space="preserve">        Logical Switch S and this element is present, then it MUST </w:t>
              </w:r>
            </w:ins>
          </w:p>
          <w:p w14:paraId="0712F7E4" w14:textId="77777777" w:rsidR="009F3611" w:rsidRPr="00B80901" w:rsidRDefault="009F3611" w:rsidP="009F3611">
            <w:pPr>
              <w:pStyle w:val="XML1"/>
              <w:rPr>
                <w:ins w:id="29402" w:author="Thomas Dietz" w:date="2012-08-08T17:05:00Z"/>
                <w:rPrChange w:id="29403" w:author="Thomas Dietz" w:date="2012-08-10T13:22:00Z">
                  <w:rPr>
                    <w:ins w:id="29404" w:author="Thomas Dietz" w:date="2012-08-08T17:05:00Z"/>
                    <w:lang w:val="de-DE"/>
                  </w:rPr>
                </w:rPrChange>
              </w:rPr>
            </w:pPr>
            <w:ins w:id="29405" w:author="Thomas Dietz" w:date="2012-08-08T17:05:00Z">
              <w:r w:rsidRPr="00B80901">
                <w:rPr>
                  <w:rPrChange w:id="29406" w:author="Thomas Dietz" w:date="2012-08-10T13:22:00Z">
                    <w:rPr>
                      <w:lang w:val="de-DE"/>
                    </w:rPr>
                  </w:rPrChange>
                </w:rPr>
                <w:t xml:space="preserve">        be set to the value of element resource-id of an OpenFlow</w:t>
              </w:r>
            </w:ins>
          </w:p>
          <w:p w14:paraId="7DBC97E0" w14:textId="77777777" w:rsidR="009F3611" w:rsidRPr="00B80901" w:rsidRDefault="009F3611" w:rsidP="009F3611">
            <w:pPr>
              <w:pStyle w:val="XML1"/>
              <w:rPr>
                <w:ins w:id="29407" w:author="Thomas Dietz" w:date="2012-08-08T17:05:00Z"/>
                <w:rPrChange w:id="29408" w:author="Thomas Dietz" w:date="2012-08-10T13:22:00Z">
                  <w:rPr>
                    <w:ins w:id="29409" w:author="Thomas Dietz" w:date="2012-08-08T17:05:00Z"/>
                    <w:lang w:val="de-DE"/>
                  </w:rPr>
                </w:rPrChange>
              </w:rPr>
            </w:pPr>
            <w:ins w:id="29410" w:author="Thomas Dietz" w:date="2012-08-08T17:05:00Z">
              <w:r w:rsidRPr="00B80901">
                <w:rPr>
                  <w:rPrChange w:id="29411" w:author="Thomas Dietz" w:date="2012-08-10T13:22:00Z">
                    <w:rPr>
                      <w:lang w:val="de-DE"/>
                    </w:rPr>
                  </w:rPrChange>
                </w:rPr>
                <w:t xml:space="preserve">        Port which is associated with the OpenFlow Logical Switch</w:t>
              </w:r>
            </w:ins>
          </w:p>
          <w:p w14:paraId="471B7977" w14:textId="77777777" w:rsidR="009F3611" w:rsidRPr="00B80901" w:rsidRDefault="009F3611" w:rsidP="009F3611">
            <w:pPr>
              <w:pStyle w:val="XML1"/>
              <w:rPr>
                <w:ins w:id="29412" w:author="Thomas Dietz" w:date="2012-08-08T17:05:00Z"/>
                <w:rPrChange w:id="29413" w:author="Thomas Dietz" w:date="2012-08-10T13:22:00Z">
                  <w:rPr>
                    <w:ins w:id="29414" w:author="Thomas Dietz" w:date="2012-08-08T17:05:00Z"/>
                    <w:lang w:val="de-DE"/>
                  </w:rPr>
                </w:rPrChange>
              </w:rPr>
            </w:pPr>
            <w:ins w:id="29415" w:author="Thomas Dietz" w:date="2012-08-08T17:05:00Z">
              <w:r w:rsidRPr="00B80901">
                <w:rPr>
                  <w:rPrChange w:id="29416" w:author="Thomas Dietz" w:date="2012-08-10T13:22:00Z">
                    <w:rPr>
                      <w:lang w:val="de-DE"/>
                    </w:rPr>
                  </w:rPrChange>
                </w:rPr>
                <w:t xml:space="preserve">        S.</w:t>
              </w:r>
            </w:ins>
          </w:p>
          <w:p w14:paraId="040FA546" w14:textId="77777777" w:rsidR="009F3611" w:rsidRPr="00B80901" w:rsidRDefault="009F3611" w:rsidP="009F3611">
            <w:pPr>
              <w:pStyle w:val="XML1"/>
              <w:rPr>
                <w:ins w:id="29417" w:author="Thomas Dietz" w:date="2012-08-08T17:05:00Z"/>
                <w:rPrChange w:id="29418" w:author="Thomas Dietz" w:date="2012-08-10T13:22:00Z">
                  <w:rPr>
                    <w:ins w:id="29419" w:author="Thomas Dietz" w:date="2012-08-08T17:05:00Z"/>
                    <w:lang w:val="de-DE"/>
                  </w:rPr>
                </w:rPrChange>
              </w:rPr>
            </w:pPr>
          </w:p>
          <w:p w14:paraId="67441624" w14:textId="77777777" w:rsidR="009F3611" w:rsidRPr="00B80901" w:rsidRDefault="009F3611" w:rsidP="009F3611">
            <w:pPr>
              <w:pStyle w:val="XML1"/>
              <w:rPr>
                <w:ins w:id="29420" w:author="Thomas Dietz" w:date="2012-08-08T17:05:00Z"/>
                <w:rPrChange w:id="29421" w:author="Thomas Dietz" w:date="2012-08-10T13:22:00Z">
                  <w:rPr>
                    <w:ins w:id="29422" w:author="Thomas Dietz" w:date="2012-08-08T17:05:00Z"/>
                    <w:lang w:val="de-DE"/>
                  </w:rPr>
                </w:rPrChange>
              </w:rPr>
            </w:pPr>
            <w:ins w:id="29423" w:author="Thomas Dietz" w:date="2012-08-08T17:05:00Z">
              <w:r w:rsidRPr="00B80901">
                <w:rPr>
                  <w:rPrChange w:id="29424" w:author="Thomas Dietz" w:date="2012-08-10T13:22:00Z">
                    <w:rPr>
                      <w:lang w:val="de-DE"/>
                    </w:rPr>
                  </w:rPrChange>
                </w:rPr>
                <w:t xml:space="preserve">        The element MUST refer to an element at the following path:</w:t>
              </w:r>
            </w:ins>
          </w:p>
          <w:p w14:paraId="3A124742" w14:textId="77777777" w:rsidR="009F3611" w:rsidRPr="00B80901" w:rsidRDefault="009F3611" w:rsidP="009F3611">
            <w:pPr>
              <w:pStyle w:val="XML1"/>
              <w:rPr>
                <w:ins w:id="29425" w:author="Thomas Dietz" w:date="2012-08-08T17:05:00Z"/>
                <w:rPrChange w:id="29426" w:author="Thomas Dietz" w:date="2012-08-10T13:22:00Z">
                  <w:rPr>
                    <w:ins w:id="29427" w:author="Thomas Dietz" w:date="2012-08-08T17:05:00Z"/>
                    <w:lang w:val="de-DE"/>
                  </w:rPr>
                </w:rPrChange>
              </w:rPr>
            </w:pPr>
            <w:ins w:id="29428" w:author="Thomas Dietz" w:date="2012-08-08T17:05:00Z">
              <w:r w:rsidRPr="00B80901">
                <w:rPr>
                  <w:rPrChange w:id="29429" w:author="Thomas Dietz" w:date="2012-08-10T13:22:00Z">
                    <w:rPr>
                      <w:lang w:val="de-DE"/>
                    </w:rPr>
                  </w:rPrChange>
                </w:rPr>
                <w:t xml:space="preserve">          /capable-switch/resources/port/resource-id";</w:t>
              </w:r>
            </w:ins>
          </w:p>
          <w:p w14:paraId="6A448332" w14:textId="77777777" w:rsidR="009F3611" w:rsidRPr="00B80901" w:rsidRDefault="009F3611" w:rsidP="009F3611">
            <w:pPr>
              <w:pStyle w:val="XML1"/>
              <w:rPr>
                <w:ins w:id="29430" w:author="Thomas Dietz" w:date="2012-08-08T17:05:00Z"/>
                <w:rPrChange w:id="29431" w:author="Thomas Dietz" w:date="2012-08-10T13:22:00Z">
                  <w:rPr>
                    <w:ins w:id="29432" w:author="Thomas Dietz" w:date="2012-08-08T17:05:00Z"/>
                    <w:lang w:val="de-DE"/>
                  </w:rPr>
                </w:rPrChange>
              </w:rPr>
            </w:pPr>
            <w:ins w:id="29433" w:author="Thomas Dietz" w:date="2012-08-08T17:05:00Z">
              <w:r w:rsidRPr="00B80901">
                <w:rPr>
                  <w:rPrChange w:id="29434" w:author="Thomas Dietz" w:date="2012-08-10T13:22:00Z">
                    <w:rPr>
                      <w:lang w:val="de-DE"/>
                    </w:rPr>
                  </w:rPrChange>
                </w:rPr>
                <w:t xml:space="preserve">    }</w:t>
              </w:r>
            </w:ins>
          </w:p>
          <w:p w14:paraId="6169F54C" w14:textId="77777777" w:rsidR="009F3611" w:rsidRPr="00B80901" w:rsidRDefault="009F3611" w:rsidP="009F3611">
            <w:pPr>
              <w:pStyle w:val="XML1"/>
              <w:rPr>
                <w:ins w:id="29435" w:author="Thomas Dietz" w:date="2012-08-08T17:05:00Z"/>
                <w:rPrChange w:id="29436" w:author="Thomas Dietz" w:date="2012-08-10T13:22:00Z">
                  <w:rPr>
                    <w:ins w:id="29437" w:author="Thomas Dietz" w:date="2012-08-08T17:05:00Z"/>
                    <w:lang w:val="de-DE"/>
                  </w:rPr>
                </w:rPrChange>
              </w:rPr>
            </w:pPr>
            <w:ins w:id="29438" w:author="Thomas Dietz" w:date="2012-08-08T17:05:00Z">
              <w:r w:rsidRPr="00B80901">
                <w:rPr>
                  <w:rPrChange w:id="29439" w:author="Thomas Dietz" w:date="2012-08-10T13:22:00Z">
                    <w:rPr>
                      <w:lang w:val="de-DE"/>
                    </w:rPr>
                  </w:rPrChange>
                </w:rPr>
                <w:t xml:space="preserve">    container properties {</w:t>
              </w:r>
            </w:ins>
          </w:p>
          <w:p w14:paraId="38F4402C" w14:textId="77777777" w:rsidR="009F3611" w:rsidRPr="00B80901" w:rsidRDefault="009F3611" w:rsidP="009F3611">
            <w:pPr>
              <w:pStyle w:val="XML1"/>
              <w:rPr>
                <w:ins w:id="29440" w:author="Thomas Dietz" w:date="2012-08-08T17:05:00Z"/>
                <w:rPrChange w:id="29441" w:author="Thomas Dietz" w:date="2012-08-10T13:22:00Z">
                  <w:rPr>
                    <w:ins w:id="29442" w:author="Thomas Dietz" w:date="2012-08-08T17:05:00Z"/>
                    <w:lang w:val="de-DE"/>
                  </w:rPr>
                </w:rPrChange>
              </w:rPr>
            </w:pPr>
            <w:ins w:id="29443" w:author="Thomas Dietz" w:date="2012-08-08T17:05:00Z">
              <w:r w:rsidRPr="00B80901">
                <w:rPr>
                  <w:rPrChange w:id="29444" w:author="Thomas Dietz" w:date="2012-08-10T13:22:00Z">
                    <w:rPr>
                      <w:lang w:val="de-DE"/>
                    </w:rPr>
                  </w:rPrChange>
                </w:rPr>
                <w:t xml:space="preserve">      description "The queue properties currently configured.";</w:t>
              </w:r>
            </w:ins>
          </w:p>
          <w:p w14:paraId="0D4EB07A" w14:textId="77777777" w:rsidR="009F3611" w:rsidRPr="00B80901" w:rsidRDefault="009F3611" w:rsidP="009F3611">
            <w:pPr>
              <w:pStyle w:val="XML1"/>
              <w:rPr>
                <w:ins w:id="29445" w:author="Thomas Dietz" w:date="2012-08-08T17:05:00Z"/>
                <w:rPrChange w:id="29446" w:author="Thomas Dietz" w:date="2012-08-10T13:22:00Z">
                  <w:rPr>
                    <w:ins w:id="29447" w:author="Thomas Dietz" w:date="2012-08-08T17:05:00Z"/>
                    <w:lang w:val="de-DE"/>
                  </w:rPr>
                </w:rPrChange>
              </w:rPr>
            </w:pPr>
            <w:ins w:id="29448" w:author="Thomas Dietz" w:date="2012-08-08T17:05:00Z">
              <w:r w:rsidRPr="00B80901">
                <w:rPr>
                  <w:rPrChange w:id="29449" w:author="Thomas Dietz" w:date="2012-08-10T13:22:00Z">
                    <w:rPr>
                      <w:lang w:val="de-DE"/>
                    </w:rPr>
                  </w:rPrChange>
                </w:rPr>
                <w:t xml:space="preserve">      leaf min-rate {</w:t>
              </w:r>
            </w:ins>
          </w:p>
          <w:p w14:paraId="1ED4FFA8" w14:textId="77777777" w:rsidR="009F3611" w:rsidRPr="00B80901" w:rsidRDefault="009F3611" w:rsidP="009F3611">
            <w:pPr>
              <w:pStyle w:val="XML1"/>
              <w:rPr>
                <w:ins w:id="29450" w:author="Thomas Dietz" w:date="2012-08-08T17:05:00Z"/>
                <w:rPrChange w:id="29451" w:author="Thomas Dietz" w:date="2012-08-10T13:22:00Z">
                  <w:rPr>
                    <w:ins w:id="29452" w:author="Thomas Dietz" w:date="2012-08-08T17:05:00Z"/>
                    <w:lang w:val="de-DE"/>
                  </w:rPr>
                </w:rPrChange>
              </w:rPr>
            </w:pPr>
            <w:ins w:id="29453" w:author="Thomas Dietz" w:date="2012-08-08T17:05:00Z">
              <w:r w:rsidRPr="00B80901">
                <w:rPr>
                  <w:rPrChange w:id="29454" w:author="Thomas Dietz" w:date="2012-08-10T13:22:00Z">
                    <w:rPr>
                      <w:lang w:val="de-DE"/>
                    </w:rPr>
                  </w:rPrChange>
                </w:rPr>
                <w:t xml:space="preserve">        type OFTenthOfAPercentType;</w:t>
              </w:r>
            </w:ins>
          </w:p>
          <w:p w14:paraId="6C608082" w14:textId="77777777" w:rsidR="009F3611" w:rsidRPr="00B80901" w:rsidRDefault="009F3611" w:rsidP="009F3611">
            <w:pPr>
              <w:pStyle w:val="XML1"/>
              <w:rPr>
                <w:ins w:id="29455" w:author="Thomas Dietz" w:date="2012-08-08T17:05:00Z"/>
                <w:rPrChange w:id="29456" w:author="Thomas Dietz" w:date="2012-08-10T13:22:00Z">
                  <w:rPr>
                    <w:ins w:id="29457" w:author="Thomas Dietz" w:date="2012-08-08T17:05:00Z"/>
                    <w:lang w:val="de-DE"/>
                  </w:rPr>
                </w:rPrChange>
              </w:rPr>
            </w:pPr>
            <w:ins w:id="29458" w:author="Thomas Dietz" w:date="2012-08-08T17:05:00Z">
              <w:r w:rsidRPr="00B80901">
                <w:rPr>
                  <w:rPrChange w:id="29459" w:author="Thomas Dietz" w:date="2012-08-10T13:22:00Z">
                    <w:rPr>
                      <w:lang w:val="de-DE"/>
                    </w:rPr>
                  </w:rPrChange>
                </w:rPr>
                <w:t xml:space="preserve">        description "The minimal rate that is reserved for this</w:t>
              </w:r>
            </w:ins>
          </w:p>
          <w:p w14:paraId="4D2EE912" w14:textId="77777777" w:rsidR="009F3611" w:rsidRPr="00B80901" w:rsidRDefault="009F3611" w:rsidP="009F3611">
            <w:pPr>
              <w:pStyle w:val="XML1"/>
              <w:rPr>
                <w:ins w:id="29460" w:author="Thomas Dietz" w:date="2012-08-08T17:05:00Z"/>
                <w:rPrChange w:id="29461" w:author="Thomas Dietz" w:date="2012-08-10T13:22:00Z">
                  <w:rPr>
                    <w:ins w:id="29462" w:author="Thomas Dietz" w:date="2012-08-08T17:05:00Z"/>
                    <w:lang w:val="de-DE"/>
                  </w:rPr>
                </w:rPrChange>
              </w:rPr>
            </w:pPr>
            <w:ins w:id="29463" w:author="Thomas Dietz" w:date="2012-08-08T17:05:00Z">
              <w:r w:rsidRPr="00B80901">
                <w:rPr>
                  <w:rPrChange w:id="29464" w:author="Thomas Dietz" w:date="2012-08-10T13:22:00Z">
                    <w:rPr>
                      <w:lang w:val="de-DE"/>
                    </w:rPr>
                  </w:rPrChange>
                </w:rPr>
                <w:t xml:space="preserve">          queue in 1/10 of a percent of the actual rate.</w:t>
              </w:r>
            </w:ins>
          </w:p>
          <w:p w14:paraId="1BB03C52" w14:textId="77777777" w:rsidR="009F3611" w:rsidRPr="00B80901" w:rsidRDefault="009F3611" w:rsidP="009F3611">
            <w:pPr>
              <w:pStyle w:val="XML1"/>
              <w:rPr>
                <w:ins w:id="29465" w:author="Thomas Dietz" w:date="2012-08-08T17:05:00Z"/>
                <w:rPrChange w:id="29466" w:author="Thomas Dietz" w:date="2012-08-10T13:22:00Z">
                  <w:rPr>
                    <w:ins w:id="29467" w:author="Thomas Dietz" w:date="2012-08-08T17:05:00Z"/>
                    <w:lang w:val="de-DE"/>
                  </w:rPr>
                </w:rPrChange>
              </w:rPr>
            </w:pPr>
          </w:p>
          <w:p w14:paraId="5306D507" w14:textId="77777777" w:rsidR="009F3611" w:rsidRPr="00B80901" w:rsidRDefault="009F3611" w:rsidP="009F3611">
            <w:pPr>
              <w:pStyle w:val="XML1"/>
              <w:rPr>
                <w:ins w:id="29468" w:author="Thomas Dietz" w:date="2012-08-08T17:05:00Z"/>
                <w:rPrChange w:id="29469" w:author="Thomas Dietz" w:date="2012-08-10T13:22:00Z">
                  <w:rPr>
                    <w:ins w:id="29470" w:author="Thomas Dietz" w:date="2012-08-08T17:05:00Z"/>
                    <w:lang w:val="de-DE"/>
                  </w:rPr>
                </w:rPrChange>
              </w:rPr>
            </w:pPr>
            <w:ins w:id="29471" w:author="Thomas Dietz" w:date="2012-08-08T17:05:00Z">
              <w:r w:rsidRPr="00B80901">
                <w:rPr>
                  <w:rPrChange w:id="29472" w:author="Thomas Dietz" w:date="2012-08-10T13:22:00Z">
                    <w:rPr>
                      <w:lang w:val="de-DE"/>
                    </w:rPr>
                  </w:rPrChange>
                </w:rPr>
                <w:t xml:space="preserve">          This element is optional. If not present a min-rate is</w:t>
              </w:r>
            </w:ins>
          </w:p>
          <w:p w14:paraId="48275312" w14:textId="77777777" w:rsidR="009F3611" w:rsidRPr="00B80901" w:rsidRDefault="009F3611" w:rsidP="009F3611">
            <w:pPr>
              <w:pStyle w:val="XML1"/>
              <w:rPr>
                <w:ins w:id="29473" w:author="Thomas Dietz" w:date="2012-08-08T17:05:00Z"/>
                <w:rPrChange w:id="29474" w:author="Thomas Dietz" w:date="2012-08-10T13:22:00Z">
                  <w:rPr>
                    <w:ins w:id="29475" w:author="Thomas Dietz" w:date="2012-08-08T17:05:00Z"/>
                    <w:lang w:val="de-DE"/>
                  </w:rPr>
                </w:rPrChange>
              </w:rPr>
            </w:pPr>
            <w:ins w:id="29476" w:author="Thomas Dietz" w:date="2012-08-08T17:05:00Z">
              <w:r w:rsidRPr="00B80901">
                <w:rPr>
                  <w:rPrChange w:id="29477" w:author="Thomas Dietz" w:date="2012-08-10T13:22:00Z">
                    <w:rPr>
                      <w:lang w:val="de-DE"/>
                    </w:rPr>
                  </w:rPrChange>
                </w:rPr>
                <w:t xml:space="preserve">          not set.";</w:t>
              </w:r>
            </w:ins>
          </w:p>
          <w:p w14:paraId="27AAB81A" w14:textId="77777777" w:rsidR="009F3611" w:rsidRPr="00B80901" w:rsidRDefault="009F3611" w:rsidP="009F3611">
            <w:pPr>
              <w:pStyle w:val="XML1"/>
              <w:rPr>
                <w:ins w:id="29478" w:author="Thomas Dietz" w:date="2012-08-08T17:05:00Z"/>
                <w:rPrChange w:id="29479" w:author="Thomas Dietz" w:date="2012-08-10T13:22:00Z">
                  <w:rPr>
                    <w:ins w:id="29480" w:author="Thomas Dietz" w:date="2012-08-08T17:05:00Z"/>
                    <w:lang w:val="de-DE"/>
                  </w:rPr>
                </w:rPrChange>
              </w:rPr>
            </w:pPr>
            <w:ins w:id="29481" w:author="Thomas Dietz" w:date="2012-08-08T17:05:00Z">
              <w:r w:rsidRPr="00B80901">
                <w:rPr>
                  <w:rPrChange w:id="29482" w:author="Thomas Dietz" w:date="2012-08-10T13:22:00Z">
                    <w:rPr>
                      <w:lang w:val="de-DE"/>
                    </w:rPr>
                  </w:rPrChange>
                </w:rPr>
                <w:t xml:space="preserve">      }</w:t>
              </w:r>
            </w:ins>
          </w:p>
          <w:p w14:paraId="5B6579C3" w14:textId="77777777" w:rsidR="009F3611" w:rsidRPr="00B80901" w:rsidRDefault="009F3611" w:rsidP="009F3611">
            <w:pPr>
              <w:pStyle w:val="XML1"/>
              <w:rPr>
                <w:ins w:id="29483" w:author="Thomas Dietz" w:date="2012-08-08T17:05:00Z"/>
                <w:rPrChange w:id="29484" w:author="Thomas Dietz" w:date="2012-08-10T13:22:00Z">
                  <w:rPr>
                    <w:ins w:id="29485" w:author="Thomas Dietz" w:date="2012-08-08T17:05:00Z"/>
                    <w:lang w:val="de-DE"/>
                  </w:rPr>
                </w:rPrChange>
              </w:rPr>
            </w:pPr>
            <w:ins w:id="29486" w:author="Thomas Dietz" w:date="2012-08-08T17:05:00Z">
              <w:r w:rsidRPr="00B80901">
                <w:rPr>
                  <w:rPrChange w:id="29487" w:author="Thomas Dietz" w:date="2012-08-10T13:22:00Z">
                    <w:rPr>
                      <w:lang w:val="de-DE"/>
                    </w:rPr>
                  </w:rPrChange>
                </w:rPr>
                <w:t xml:space="preserve">      leaf max-rate {</w:t>
              </w:r>
            </w:ins>
          </w:p>
          <w:p w14:paraId="5EFD1025" w14:textId="77777777" w:rsidR="009F3611" w:rsidRPr="00B80901" w:rsidRDefault="009F3611" w:rsidP="009F3611">
            <w:pPr>
              <w:pStyle w:val="XML1"/>
              <w:rPr>
                <w:ins w:id="29488" w:author="Thomas Dietz" w:date="2012-08-08T17:05:00Z"/>
                <w:rPrChange w:id="29489" w:author="Thomas Dietz" w:date="2012-08-10T13:22:00Z">
                  <w:rPr>
                    <w:ins w:id="29490" w:author="Thomas Dietz" w:date="2012-08-08T17:05:00Z"/>
                    <w:lang w:val="de-DE"/>
                  </w:rPr>
                </w:rPrChange>
              </w:rPr>
            </w:pPr>
            <w:ins w:id="29491" w:author="Thomas Dietz" w:date="2012-08-08T17:05:00Z">
              <w:r w:rsidRPr="00B80901">
                <w:rPr>
                  <w:rPrChange w:id="29492" w:author="Thomas Dietz" w:date="2012-08-10T13:22:00Z">
                    <w:rPr>
                      <w:lang w:val="de-DE"/>
                    </w:rPr>
                  </w:rPrChange>
                </w:rPr>
                <w:t xml:space="preserve">        type OFTenthOfAPercentType;</w:t>
              </w:r>
            </w:ins>
          </w:p>
          <w:p w14:paraId="2D614145" w14:textId="77777777" w:rsidR="009F3611" w:rsidRPr="00B80901" w:rsidRDefault="009F3611" w:rsidP="009F3611">
            <w:pPr>
              <w:pStyle w:val="XML1"/>
              <w:rPr>
                <w:ins w:id="29493" w:author="Thomas Dietz" w:date="2012-08-08T17:05:00Z"/>
                <w:rPrChange w:id="29494" w:author="Thomas Dietz" w:date="2012-08-10T13:22:00Z">
                  <w:rPr>
                    <w:ins w:id="29495" w:author="Thomas Dietz" w:date="2012-08-08T17:05:00Z"/>
                    <w:lang w:val="de-DE"/>
                  </w:rPr>
                </w:rPrChange>
              </w:rPr>
            </w:pPr>
            <w:ins w:id="29496" w:author="Thomas Dietz" w:date="2012-08-08T17:05:00Z">
              <w:r w:rsidRPr="00B80901">
                <w:rPr>
                  <w:rPrChange w:id="29497" w:author="Thomas Dietz" w:date="2012-08-10T13:22:00Z">
                    <w:rPr>
                      <w:lang w:val="de-DE"/>
                    </w:rPr>
                  </w:rPrChange>
                </w:rPr>
                <w:t xml:space="preserve">        description "The maximum rate that is reserved for this</w:t>
              </w:r>
            </w:ins>
          </w:p>
          <w:p w14:paraId="0711C824" w14:textId="77777777" w:rsidR="009F3611" w:rsidRPr="00B80901" w:rsidRDefault="009F3611" w:rsidP="009F3611">
            <w:pPr>
              <w:pStyle w:val="XML1"/>
              <w:rPr>
                <w:ins w:id="29498" w:author="Thomas Dietz" w:date="2012-08-08T17:05:00Z"/>
                <w:rPrChange w:id="29499" w:author="Thomas Dietz" w:date="2012-08-10T13:22:00Z">
                  <w:rPr>
                    <w:ins w:id="29500" w:author="Thomas Dietz" w:date="2012-08-08T17:05:00Z"/>
                    <w:lang w:val="de-DE"/>
                  </w:rPr>
                </w:rPrChange>
              </w:rPr>
            </w:pPr>
            <w:ins w:id="29501" w:author="Thomas Dietz" w:date="2012-08-08T17:05:00Z">
              <w:r w:rsidRPr="00B80901">
                <w:rPr>
                  <w:rPrChange w:id="29502" w:author="Thomas Dietz" w:date="2012-08-10T13:22:00Z">
                    <w:rPr>
                      <w:lang w:val="de-DE"/>
                    </w:rPr>
                  </w:rPrChange>
                </w:rPr>
                <w:t xml:space="preserve">          queue in 1/10 of a percent of the actual rate.</w:t>
              </w:r>
            </w:ins>
          </w:p>
          <w:p w14:paraId="5037B8E9" w14:textId="77777777" w:rsidR="009F3611" w:rsidRPr="00B80901" w:rsidRDefault="009F3611" w:rsidP="009F3611">
            <w:pPr>
              <w:pStyle w:val="XML1"/>
              <w:rPr>
                <w:ins w:id="29503" w:author="Thomas Dietz" w:date="2012-08-08T17:05:00Z"/>
                <w:rPrChange w:id="29504" w:author="Thomas Dietz" w:date="2012-08-10T13:22:00Z">
                  <w:rPr>
                    <w:ins w:id="29505" w:author="Thomas Dietz" w:date="2012-08-08T17:05:00Z"/>
                    <w:lang w:val="de-DE"/>
                  </w:rPr>
                </w:rPrChange>
              </w:rPr>
            </w:pPr>
          </w:p>
          <w:p w14:paraId="04BDA674" w14:textId="77777777" w:rsidR="009F3611" w:rsidRPr="00B80901" w:rsidRDefault="009F3611" w:rsidP="009F3611">
            <w:pPr>
              <w:pStyle w:val="XML1"/>
              <w:rPr>
                <w:ins w:id="29506" w:author="Thomas Dietz" w:date="2012-08-08T17:05:00Z"/>
                <w:rPrChange w:id="29507" w:author="Thomas Dietz" w:date="2012-08-10T13:22:00Z">
                  <w:rPr>
                    <w:ins w:id="29508" w:author="Thomas Dietz" w:date="2012-08-08T17:05:00Z"/>
                    <w:lang w:val="de-DE"/>
                  </w:rPr>
                </w:rPrChange>
              </w:rPr>
            </w:pPr>
            <w:ins w:id="29509" w:author="Thomas Dietz" w:date="2012-08-08T17:05:00Z">
              <w:r w:rsidRPr="00B80901">
                <w:rPr>
                  <w:rPrChange w:id="29510" w:author="Thomas Dietz" w:date="2012-08-10T13:22:00Z">
                    <w:rPr>
                      <w:lang w:val="de-DE"/>
                    </w:rPr>
                  </w:rPrChange>
                </w:rPr>
                <w:t xml:space="preserve">          This element is optional. If not present the max-rate is</w:t>
              </w:r>
            </w:ins>
          </w:p>
          <w:p w14:paraId="7AA76184" w14:textId="77777777" w:rsidR="009F3611" w:rsidRPr="00B80901" w:rsidRDefault="009F3611" w:rsidP="009F3611">
            <w:pPr>
              <w:pStyle w:val="XML1"/>
              <w:rPr>
                <w:ins w:id="29511" w:author="Thomas Dietz" w:date="2012-08-08T17:05:00Z"/>
                <w:rPrChange w:id="29512" w:author="Thomas Dietz" w:date="2012-08-10T13:22:00Z">
                  <w:rPr>
                    <w:ins w:id="29513" w:author="Thomas Dietz" w:date="2012-08-08T17:05:00Z"/>
                    <w:lang w:val="de-DE"/>
                  </w:rPr>
                </w:rPrChange>
              </w:rPr>
            </w:pPr>
            <w:ins w:id="29514" w:author="Thomas Dietz" w:date="2012-08-08T17:05:00Z">
              <w:r w:rsidRPr="00B80901">
                <w:rPr>
                  <w:rPrChange w:id="29515" w:author="Thomas Dietz" w:date="2012-08-10T13:22:00Z">
                    <w:rPr>
                      <w:lang w:val="de-DE"/>
                    </w:rPr>
                  </w:rPrChange>
                </w:rPr>
                <w:t xml:space="preserve">          not set.";</w:t>
              </w:r>
            </w:ins>
          </w:p>
          <w:p w14:paraId="0254F9B2" w14:textId="77777777" w:rsidR="009F3611" w:rsidRPr="00B80901" w:rsidRDefault="009F3611" w:rsidP="009F3611">
            <w:pPr>
              <w:pStyle w:val="XML1"/>
              <w:rPr>
                <w:ins w:id="29516" w:author="Thomas Dietz" w:date="2012-08-08T17:05:00Z"/>
                <w:rPrChange w:id="29517" w:author="Thomas Dietz" w:date="2012-08-10T13:22:00Z">
                  <w:rPr>
                    <w:ins w:id="29518" w:author="Thomas Dietz" w:date="2012-08-08T17:05:00Z"/>
                    <w:lang w:val="de-DE"/>
                  </w:rPr>
                </w:rPrChange>
              </w:rPr>
            </w:pPr>
            <w:ins w:id="29519" w:author="Thomas Dietz" w:date="2012-08-08T17:05:00Z">
              <w:r w:rsidRPr="00B80901">
                <w:rPr>
                  <w:rPrChange w:id="29520" w:author="Thomas Dietz" w:date="2012-08-10T13:22:00Z">
                    <w:rPr>
                      <w:lang w:val="de-DE"/>
                    </w:rPr>
                  </w:rPrChange>
                </w:rPr>
                <w:t xml:space="preserve">      }</w:t>
              </w:r>
            </w:ins>
          </w:p>
          <w:p w14:paraId="10FBD4FE" w14:textId="77777777" w:rsidR="009F3611" w:rsidRPr="00B80901" w:rsidRDefault="009F3611" w:rsidP="009F3611">
            <w:pPr>
              <w:pStyle w:val="XML1"/>
              <w:rPr>
                <w:ins w:id="29521" w:author="Thomas Dietz" w:date="2012-08-08T17:05:00Z"/>
                <w:rPrChange w:id="29522" w:author="Thomas Dietz" w:date="2012-08-10T13:22:00Z">
                  <w:rPr>
                    <w:ins w:id="29523" w:author="Thomas Dietz" w:date="2012-08-08T17:05:00Z"/>
                    <w:lang w:val="de-DE"/>
                  </w:rPr>
                </w:rPrChange>
              </w:rPr>
            </w:pPr>
            <w:ins w:id="29524" w:author="Thomas Dietz" w:date="2012-08-08T17:05:00Z">
              <w:r w:rsidRPr="00B80901">
                <w:rPr>
                  <w:rPrChange w:id="29525" w:author="Thomas Dietz" w:date="2012-08-10T13:22:00Z">
                    <w:rPr>
                      <w:lang w:val="de-DE"/>
                    </w:rPr>
                  </w:rPrChange>
                </w:rPr>
                <w:t xml:space="preserve">      leaf-list experimenter {</w:t>
              </w:r>
            </w:ins>
          </w:p>
          <w:p w14:paraId="2826D803" w14:textId="77777777" w:rsidR="009F3611" w:rsidRPr="00B80901" w:rsidRDefault="009F3611" w:rsidP="009F3611">
            <w:pPr>
              <w:pStyle w:val="XML1"/>
              <w:rPr>
                <w:ins w:id="29526" w:author="Thomas Dietz" w:date="2012-08-08T17:05:00Z"/>
                <w:rPrChange w:id="29527" w:author="Thomas Dietz" w:date="2012-08-10T13:22:00Z">
                  <w:rPr>
                    <w:ins w:id="29528" w:author="Thomas Dietz" w:date="2012-08-08T17:05:00Z"/>
                    <w:lang w:val="de-DE"/>
                  </w:rPr>
                </w:rPrChange>
              </w:rPr>
            </w:pPr>
            <w:ins w:id="29529" w:author="Thomas Dietz" w:date="2012-08-08T17:05:00Z">
              <w:r w:rsidRPr="00B80901">
                <w:rPr>
                  <w:rPrChange w:id="29530" w:author="Thomas Dietz" w:date="2012-08-10T13:22:00Z">
                    <w:rPr>
                      <w:lang w:val="de-DE"/>
                    </w:rPr>
                  </w:rPrChange>
                </w:rPr>
                <w:t xml:space="preserve">        type uint32;</w:t>
              </w:r>
            </w:ins>
          </w:p>
          <w:p w14:paraId="7539BD5C" w14:textId="77777777" w:rsidR="009F3611" w:rsidRPr="00B80901" w:rsidRDefault="009F3611" w:rsidP="009F3611">
            <w:pPr>
              <w:pStyle w:val="XML1"/>
              <w:rPr>
                <w:ins w:id="29531" w:author="Thomas Dietz" w:date="2012-08-08T17:05:00Z"/>
                <w:rPrChange w:id="29532" w:author="Thomas Dietz" w:date="2012-08-10T13:22:00Z">
                  <w:rPr>
                    <w:ins w:id="29533" w:author="Thomas Dietz" w:date="2012-08-08T17:05:00Z"/>
                    <w:lang w:val="de-DE"/>
                  </w:rPr>
                </w:rPrChange>
              </w:rPr>
            </w:pPr>
            <w:ins w:id="29534" w:author="Thomas Dietz" w:date="2012-08-08T17:05:00Z">
              <w:r w:rsidRPr="00B80901">
                <w:rPr>
                  <w:rPrChange w:id="29535" w:author="Thomas Dietz" w:date="2012-08-10T13:22:00Z">
                    <w:rPr>
                      <w:lang w:val="de-DE"/>
                    </w:rPr>
                  </w:rPrChange>
                </w:rPr>
                <w:t xml:space="preserve">        description "A list of experimenter identifiers of queue</w:t>
              </w:r>
            </w:ins>
          </w:p>
          <w:p w14:paraId="43225D32" w14:textId="77777777" w:rsidR="009F3611" w:rsidRPr="00B80901" w:rsidRDefault="009F3611" w:rsidP="009F3611">
            <w:pPr>
              <w:pStyle w:val="XML1"/>
              <w:rPr>
                <w:ins w:id="29536" w:author="Thomas Dietz" w:date="2012-08-08T17:05:00Z"/>
                <w:rPrChange w:id="29537" w:author="Thomas Dietz" w:date="2012-08-10T13:22:00Z">
                  <w:rPr>
                    <w:ins w:id="29538" w:author="Thomas Dietz" w:date="2012-08-08T17:05:00Z"/>
                    <w:lang w:val="de-DE"/>
                  </w:rPr>
                </w:rPrChange>
              </w:rPr>
            </w:pPr>
            <w:ins w:id="29539" w:author="Thomas Dietz" w:date="2012-08-08T17:05:00Z">
              <w:r w:rsidRPr="00B80901">
                <w:rPr>
                  <w:rPrChange w:id="29540" w:author="Thomas Dietz" w:date="2012-08-10T13:22:00Z">
                    <w:rPr>
                      <w:lang w:val="de-DE"/>
                    </w:rPr>
                  </w:rPrChange>
                </w:rPr>
                <w:t xml:space="preserve">          properties used.</w:t>
              </w:r>
            </w:ins>
          </w:p>
          <w:p w14:paraId="185E1ADD" w14:textId="77777777" w:rsidR="009F3611" w:rsidRPr="00B80901" w:rsidRDefault="009F3611" w:rsidP="009F3611">
            <w:pPr>
              <w:pStyle w:val="XML1"/>
              <w:rPr>
                <w:ins w:id="29541" w:author="Thomas Dietz" w:date="2012-08-08T17:05:00Z"/>
                <w:rPrChange w:id="29542" w:author="Thomas Dietz" w:date="2012-08-10T13:22:00Z">
                  <w:rPr>
                    <w:ins w:id="29543" w:author="Thomas Dietz" w:date="2012-08-08T17:05:00Z"/>
                    <w:lang w:val="de-DE"/>
                  </w:rPr>
                </w:rPrChange>
              </w:rPr>
            </w:pPr>
          </w:p>
          <w:p w14:paraId="6D393FA3" w14:textId="77777777" w:rsidR="009F3611" w:rsidRPr="00B80901" w:rsidRDefault="009F3611" w:rsidP="009F3611">
            <w:pPr>
              <w:pStyle w:val="XML1"/>
              <w:rPr>
                <w:ins w:id="29544" w:author="Thomas Dietz" w:date="2012-08-08T17:05:00Z"/>
                <w:rPrChange w:id="29545" w:author="Thomas Dietz" w:date="2012-08-10T13:22:00Z">
                  <w:rPr>
                    <w:ins w:id="29546" w:author="Thomas Dietz" w:date="2012-08-08T17:05:00Z"/>
                    <w:lang w:val="de-DE"/>
                  </w:rPr>
                </w:rPrChange>
              </w:rPr>
            </w:pPr>
            <w:ins w:id="29547" w:author="Thomas Dietz" w:date="2012-08-08T17:05:00Z">
              <w:r w:rsidRPr="00B80901">
                <w:rPr>
                  <w:rPrChange w:id="29548" w:author="Thomas Dietz" w:date="2012-08-10T13:22:00Z">
                    <w:rPr>
                      <w:lang w:val="de-DE"/>
                    </w:rPr>
                  </w:rPrChange>
                </w:rPr>
                <w:t xml:space="preserve">          This element is optional.";</w:t>
              </w:r>
            </w:ins>
          </w:p>
          <w:p w14:paraId="484B48A0" w14:textId="77777777" w:rsidR="009F3611" w:rsidRPr="00B80901" w:rsidRDefault="009F3611" w:rsidP="009F3611">
            <w:pPr>
              <w:pStyle w:val="XML1"/>
              <w:rPr>
                <w:ins w:id="29549" w:author="Thomas Dietz" w:date="2012-08-08T17:05:00Z"/>
                <w:rPrChange w:id="29550" w:author="Thomas Dietz" w:date="2012-08-10T13:22:00Z">
                  <w:rPr>
                    <w:ins w:id="29551" w:author="Thomas Dietz" w:date="2012-08-08T17:05:00Z"/>
                    <w:lang w:val="de-DE"/>
                  </w:rPr>
                </w:rPrChange>
              </w:rPr>
            </w:pPr>
            <w:ins w:id="29552" w:author="Thomas Dietz" w:date="2012-08-08T17:05:00Z">
              <w:r w:rsidRPr="00B80901">
                <w:rPr>
                  <w:rPrChange w:id="29553" w:author="Thomas Dietz" w:date="2012-08-10T13:22:00Z">
                    <w:rPr>
                      <w:lang w:val="de-DE"/>
                    </w:rPr>
                  </w:rPrChange>
                </w:rPr>
                <w:t xml:space="preserve">      }</w:t>
              </w:r>
            </w:ins>
          </w:p>
          <w:p w14:paraId="0B2DF812" w14:textId="77777777" w:rsidR="009F3611" w:rsidRPr="00B80901" w:rsidRDefault="009F3611" w:rsidP="009F3611">
            <w:pPr>
              <w:pStyle w:val="XML1"/>
              <w:rPr>
                <w:ins w:id="29554" w:author="Thomas Dietz" w:date="2012-08-08T17:05:00Z"/>
                <w:rPrChange w:id="29555" w:author="Thomas Dietz" w:date="2012-08-10T13:22:00Z">
                  <w:rPr>
                    <w:ins w:id="29556" w:author="Thomas Dietz" w:date="2012-08-08T17:05:00Z"/>
                    <w:lang w:val="de-DE"/>
                  </w:rPr>
                </w:rPrChange>
              </w:rPr>
            </w:pPr>
            <w:ins w:id="29557" w:author="Thomas Dietz" w:date="2012-08-08T17:05:00Z">
              <w:r w:rsidRPr="00B80901">
                <w:rPr>
                  <w:rPrChange w:id="29558" w:author="Thomas Dietz" w:date="2012-08-10T13:22:00Z">
                    <w:rPr>
                      <w:lang w:val="de-DE"/>
                    </w:rPr>
                  </w:rPrChange>
                </w:rPr>
                <w:t xml:space="preserve">    }</w:t>
              </w:r>
            </w:ins>
          </w:p>
          <w:p w14:paraId="7D928B20" w14:textId="77777777" w:rsidR="009F3611" w:rsidRPr="00B80901" w:rsidRDefault="009F3611" w:rsidP="009F3611">
            <w:pPr>
              <w:pStyle w:val="XML1"/>
              <w:rPr>
                <w:ins w:id="29559" w:author="Thomas Dietz" w:date="2012-08-08T17:05:00Z"/>
                <w:rPrChange w:id="29560" w:author="Thomas Dietz" w:date="2012-08-10T13:22:00Z">
                  <w:rPr>
                    <w:ins w:id="29561" w:author="Thomas Dietz" w:date="2012-08-08T17:05:00Z"/>
                    <w:lang w:val="de-DE"/>
                  </w:rPr>
                </w:rPrChange>
              </w:rPr>
            </w:pPr>
            <w:ins w:id="29562" w:author="Thomas Dietz" w:date="2012-08-08T17:05:00Z">
              <w:r w:rsidRPr="00B80901">
                <w:rPr>
                  <w:rPrChange w:id="29563" w:author="Thomas Dietz" w:date="2012-08-10T13:22:00Z">
                    <w:rPr>
                      <w:lang w:val="de-DE"/>
                    </w:rPr>
                  </w:rPrChange>
                </w:rPr>
                <w:t xml:space="preserve">  }</w:t>
              </w:r>
            </w:ins>
          </w:p>
          <w:p w14:paraId="79F03A7D" w14:textId="77777777" w:rsidR="009F3611" w:rsidRPr="00B80901" w:rsidRDefault="009F3611" w:rsidP="009F3611">
            <w:pPr>
              <w:pStyle w:val="XML1"/>
              <w:rPr>
                <w:ins w:id="29564" w:author="Thomas Dietz" w:date="2012-08-08T17:05:00Z"/>
                <w:rPrChange w:id="29565" w:author="Thomas Dietz" w:date="2012-08-10T13:22:00Z">
                  <w:rPr>
                    <w:ins w:id="29566" w:author="Thomas Dietz" w:date="2012-08-08T17:05:00Z"/>
                    <w:lang w:val="de-DE"/>
                  </w:rPr>
                </w:rPrChange>
              </w:rPr>
            </w:pPr>
          </w:p>
          <w:p w14:paraId="1000D4F5" w14:textId="77777777" w:rsidR="009F3611" w:rsidRPr="00B80901" w:rsidRDefault="009F3611" w:rsidP="009F3611">
            <w:pPr>
              <w:pStyle w:val="XML1"/>
              <w:rPr>
                <w:ins w:id="29567" w:author="Thomas Dietz" w:date="2012-08-08T17:05:00Z"/>
                <w:rPrChange w:id="29568" w:author="Thomas Dietz" w:date="2012-08-10T13:22:00Z">
                  <w:rPr>
                    <w:ins w:id="29569" w:author="Thomas Dietz" w:date="2012-08-08T17:05:00Z"/>
                    <w:lang w:val="de-DE"/>
                  </w:rPr>
                </w:rPrChange>
              </w:rPr>
            </w:pPr>
            <w:ins w:id="29570" w:author="Thomas Dietz" w:date="2012-08-08T17:05:00Z">
              <w:r w:rsidRPr="00B80901">
                <w:rPr>
                  <w:rPrChange w:id="29571" w:author="Thomas Dietz" w:date="2012-08-10T13:22:00Z">
                    <w:rPr>
                      <w:lang w:val="de-DE"/>
                    </w:rPr>
                  </w:rPrChange>
                </w:rPr>
                <w:t xml:space="preserve">  grouping OFPortCurrentFeatureListType {</w:t>
              </w:r>
            </w:ins>
          </w:p>
          <w:p w14:paraId="0AF6851D" w14:textId="77777777" w:rsidR="009F3611" w:rsidRPr="00B80901" w:rsidRDefault="009F3611" w:rsidP="009F3611">
            <w:pPr>
              <w:pStyle w:val="XML1"/>
              <w:rPr>
                <w:ins w:id="29572" w:author="Thomas Dietz" w:date="2012-08-08T17:05:00Z"/>
                <w:rPrChange w:id="29573" w:author="Thomas Dietz" w:date="2012-08-10T13:22:00Z">
                  <w:rPr>
                    <w:ins w:id="29574" w:author="Thomas Dietz" w:date="2012-08-08T17:05:00Z"/>
                    <w:lang w:val="de-DE"/>
                  </w:rPr>
                </w:rPrChange>
              </w:rPr>
            </w:pPr>
            <w:ins w:id="29575" w:author="Thomas Dietz" w:date="2012-08-08T17:05:00Z">
              <w:r w:rsidRPr="00B80901">
                <w:rPr>
                  <w:rPrChange w:id="29576" w:author="Thomas Dietz" w:date="2012-08-10T13:22:00Z">
                    <w:rPr>
                      <w:lang w:val="de-DE"/>
                    </w:rPr>
                  </w:rPrChange>
                </w:rPr>
                <w:t xml:space="preserve">    description "The current features of a port.</w:t>
              </w:r>
            </w:ins>
          </w:p>
          <w:p w14:paraId="2E5D4F4D" w14:textId="77777777" w:rsidR="009F3611" w:rsidRPr="00B80901" w:rsidRDefault="009F3611" w:rsidP="009F3611">
            <w:pPr>
              <w:pStyle w:val="XML1"/>
              <w:rPr>
                <w:ins w:id="29577" w:author="Thomas Dietz" w:date="2012-08-08T17:05:00Z"/>
                <w:rPrChange w:id="29578" w:author="Thomas Dietz" w:date="2012-08-10T13:22:00Z">
                  <w:rPr>
                    <w:ins w:id="29579" w:author="Thomas Dietz" w:date="2012-08-08T17:05:00Z"/>
                    <w:lang w:val="de-DE"/>
                  </w:rPr>
                </w:rPrChange>
              </w:rPr>
            </w:pPr>
          </w:p>
          <w:p w14:paraId="4CB8056E" w14:textId="77777777" w:rsidR="009F3611" w:rsidRPr="00B80901" w:rsidRDefault="009F3611" w:rsidP="009F3611">
            <w:pPr>
              <w:pStyle w:val="XML1"/>
              <w:rPr>
                <w:ins w:id="29580" w:author="Thomas Dietz" w:date="2012-08-08T17:05:00Z"/>
                <w:rPrChange w:id="29581" w:author="Thomas Dietz" w:date="2012-08-10T13:22:00Z">
                  <w:rPr>
                    <w:ins w:id="29582" w:author="Thomas Dietz" w:date="2012-08-08T17:05:00Z"/>
                    <w:lang w:val="de-DE"/>
                  </w:rPr>
                </w:rPrChange>
              </w:rPr>
            </w:pPr>
            <w:ins w:id="29583" w:author="Thomas Dietz" w:date="2012-08-08T17:05:00Z">
              <w:r w:rsidRPr="00B80901">
                <w:rPr>
                  <w:rPrChange w:id="29584" w:author="Thomas Dietz" w:date="2012-08-10T13:22:00Z">
                    <w:rPr>
                      <w:lang w:val="de-DE"/>
                    </w:rPr>
                  </w:rPrChange>
                </w:rPr>
                <w:lastRenderedPageBreak/>
                <w:t xml:space="preserve">      Elements in the type OFPortCurrentFeatureListType are not</w:t>
              </w:r>
            </w:ins>
          </w:p>
          <w:p w14:paraId="4AB5193D" w14:textId="77777777" w:rsidR="009F3611" w:rsidRPr="00B80901" w:rsidRDefault="009F3611" w:rsidP="009F3611">
            <w:pPr>
              <w:pStyle w:val="XML1"/>
              <w:rPr>
                <w:ins w:id="29585" w:author="Thomas Dietz" w:date="2012-08-08T17:05:00Z"/>
                <w:rPrChange w:id="29586" w:author="Thomas Dietz" w:date="2012-08-10T13:22:00Z">
                  <w:rPr>
                    <w:ins w:id="29587" w:author="Thomas Dietz" w:date="2012-08-08T17:05:00Z"/>
                    <w:lang w:val="de-DE"/>
                  </w:rPr>
                </w:rPrChange>
              </w:rPr>
            </w:pPr>
            <w:ins w:id="29588" w:author="Thomas Dietz" w:date="2012-08-08T17:05:00Z">
              <w:r w:rsidRPr="00B80901">
                <w:rPr>
                  <w:rPrChange w:id="29589" w:author="Thomas Dietz" w:date="2012-08-10T13:22:00Z">
                    <w:rPr>
                      <w:lang w:val="de-DE"/>
                    </w:rPr>
                  </w:rPrChange>
                </w:rPr>
                <w:t xml:space="preserve">      configurable and can only be retrieved by NETCONF &lt;get&gt;</w:t>
              </w:r>
            </w:ins>
          </w:p>
          <w:p w14:paraId="20960F8E" w14:textId="77777777" w:rsidR="009F3611" w:rsidRPr="00B80901" w:rsidRDefault="009F3611" w:rsidP="009F3611">
            <w:pPr>
              <w:pStyle w:val="XML1"/>
              <w:rPr>
                <w:ins w:id="29590" w:author="Thomas Dietz" w:date="2012-08-08T17:05:00Z"/>
                <w:rPrChange w:id="29591" w:author="Thomas Dietz" w:date="2012-08-10T13:22:00Z">
                  <w:rPr>
                    <w:ins w:id="29592" w:author="Thomas Dietz" w:date="2012-08-08T17:05:00Z"/>
                    <w:lang w:val="de-DE"/>
                  </w:rPr>
                </w:rPrChange>
              </w:rPr>
            </w:pPr>
            <w:ins w:id="29593" w:author="Thomas Dietz" w:date="2012-08-08T17:05:00Z">
              <w:r w:rsidRPr="00B80901">
                <w:rPr>
                  <w:rPrChange w:id="29594" w:author="Thomas Dietz" w:date="2012-08-10T13:22:00Z">
                    <w:rPr>
                      <w:lang w:val="de-DE"/>
                    </w:rPr>
                  </w:rPrChange>
                </w:rPr>
                <w:t xml:space="preserve">      operations. Attemps to modify this element and its children</w:t>
              </w:r>
            </w:ins>
          </w:p>
          <w:p w14:paraId="37DF7E9F" w14:textId="77777777" w:rsidR="009F3611" w:rsidRPr="00B80901" w:rsidRDefault="009F3611" w:rsidP="009F3611">
            <w:pPr>
              <w:pStyle w:val="XML1"/>
              <w:rPr>
                <w:ins w:id="29595" w:author="Thomas Dietz" w:date="2012-08-08T17:05:00Z"/>
                <w:rPrChange w:id="29596" w:author="Thomas Dietz" w:date="2012-08-10T13:22:00Z">
                  <w:rPr>
                    <w:ins w:id="29597" w:author="Thomas Dietz" w:date="2012-08-08T17:05:00Z"/>
                    <w:lang w:val="de-DE"/>
                  </w:rPr>
                </w:rPrChange>
              </w:rPr>
            </w:pPr>
            <w:ins w:id="29598" w:author="Thomas Dietz" w:date="2012-08-08T17:05:00Z">
              <w:r w:rsidRPr="00B80901">
                <w:rPr>
                  <w:rPrChange w:id="29599" w:author="Thomas Dietz" w:date="2012-08-10T13:22:00Z">
                    <w:rPr>
                      <w:lang w:val="de-DE"/>
                    </w:rPr>
                  </w:rPrChange>
                </w:rPr>
                <w:t xml:space="preserve">      with a NETCONF &lt;edit-config&gt; operation MUST result in an </w:t>
              </w:r>
            </w:ins>
          </w:p>
          <w:p w14:paraId="140970E8" w14:textId="77777777" w:rsidR="009F3611" w:rsidRPr="00B80901" w:rsidRDefault="009F3611" w:rsidP="009F3611">
            <w:pPr>
              <w:pStyle w:val="XML1"/>
              <w:rPr>
                <w:ins w:id="29600" w:author="Thomas Dietz" w:date="2012-08-08T17:05:00Z"/>
                <w:rPrChange w:id="29601" w:author="Thomas Dietz" w:date="2012-08-10T13:22:00Z">
                  <w:rPr>
                    <w:ins w:id="29602" w:author="Thomas Dietz" w:date="2012-08-08T17:05:00Z"/>
                    <w:lang w:val="de-DE"/>
                  </w:rPr>
                </w:rPrChange>
              </w:rPr>
            </w:pPr>
            <w:ins w:id="29603" w:author="Thomas Dietz" w:date="2012-08-08T17:05:00Z">
              <w:r w:rsidRPr="00B80901">
                <w:rPr>
                  <w:rPrChange w:id="29604" w:author="Thomas Dietz" w:date="2012-08-10T13:22:00Z">
                    <w:rPr>
                      <w:lang w:val="de-DE"/>
                    </w:rPr>
                  </w:rPrChange>
                </w:rPr>
                <w:t xml:space="preserve">      'operation-not-supported' error with type 'application'.";</w:t>
              </w:r>
            </w:ins>
          </w:p>
          <w:p w14:paraId="493D3146" w14:textId="77777777" w:rsidR="009F3611" w:rsidRPr="00B80901" w:rsidRDefault="009F3611" w:rsidP="009F3611">
            <w:pPr>
              <w:pStyle w:val="XML1"/>
              <w:rPr>
                <w:ins w:id="29605" w:author="Thomas Dietz" w:date="2012-08-08T17:05:00Z"/>
                <w:rPrChange w:id="29606" w:author="Thomas Dietz" w:date="2012-08-10T13:22:00Z">
                  <w:rPr>
                    <w:ins w:id="29607" w:author="Thomas Dietz" w:date="2012-08-08T17:05:00Z"/>
                    <w:lang w:val="de-DE"/>
                  </w:rPr>
                </w:rPrChange>
              </w:rPr>
            </w:pPr>
            <w:ins w:id="29608" w:author="Thomas Dietz" w:date="2012-08-08T17:05:00Z">
              <w:r w:rsidRPr="00B80901">
                <w:rPr>
                  <w:rPrChange w:id="29609" w:author="Thomas Dietz" w:date="2012-08-10T13:22:00Z">
                    <w:rPr>
                      <w:lang w:val="de-DE"/>
                    </w:rPr>
                  </w:rPrChange>
                </w:rPr>
                <w:t xml:space="preserve">    leaf rate {</w:t>
              </w:r>
            </w:ins>
          </w:p>
          <w:p w14:paraId="4B981EB9" w14:textId="77777777" w:rsidR="009F3611" w:rsidRPr="00B80901" w:rsidRDefault="009F3611" w:rsidP="009F3611">
            <w:pPr>
              <w:pStyle w:val="XML1"/>
              <w:rPr>
                <w:ins w:id="29610" w:author="Thomas Dietz" w:date="2012-08-08T17:05:00Z"/>
                <w:rPrChange w:id="29611" w:author="Thomas Dietz" w:date="2012-08-10T13:22:00Z">
                  <w:rPr>
                    <w:ins w:id="29612" w:author="Thomas Dietz" w:date="2012-08-08T17:05:00Z"/>
                    <w:lang w:val="de-DE"/>
                  </w:rPr>
                </w:rPrChange>
              </w:rPr>
            </w:pPr>
            <w:ins w:id="29613" w:author="Thomas Dietz" w:date="2012-08-08T17:05:00Z">
              <w:r w:rsidRPr="00B80901">
                <w:rPr>
                  <w:rPrChange w:id="29614" w:author="Thomas Dietz" w:date="2012-08-10T13:22:00Z">
                    <w:rPr>
                      <w:lang w:val="de-DE"/>
                    </w:rPr>
                  </w:rPrChange>
                </w:rPr>
                <w:t xml:space="preserve">      type OFPortRateType;</w:t>
              </w:r>
            </w:ins>
          </w:p>
          <w:p w14:paraId="25DF864F" w14:textId="77777777" w:rsidR="009F3611" w:rsidRPr="00B80901" w:rsidRDefault="009F3611" w:rsidP="009F3611">
            <w:pPr>
              <w:pStyle w:val="XML1"/>
              <w:rPr>
                <w:ins w:id="29615" w:author="Thomas Dietz" w:date="2012-08-08T17:05:00Z"/>
                <w:rPrChange w:id="29616" w:author="Thomas Dietz" w:date="2012-08-10T13:22:00Z">
                  <w:rPr>
                    <w:ins w:id="29617" w:author="Thomas Dietz" w:date="2012-08-08T17:05:00Z"/>
                    <w:lang w:val="de-DE"/>
                  </w:rPr>
                </w:rPrChange>
              </w:rPr>
            </w:pPr>
            <w:ins w:id="29618" w:author="Thomas Dietz" w:date="2012-08-08T17:05:00Z">
              <w:r w:rsidRPr="00B80901">
                <w:rPr>
                  <w:rPrChange w:id="29619" w:author="Thomas Dietz" w:date="2012-08-10T13:22:00Z">
                    <w:rPr>
                      <w:lang w:val="de-DE"/>
                    </w:rPr>
                  </w:rPrChange>
                </w:rPr>
                <w:t xml:space="preserve">      description "The transmission rate that is currently used.</w:t>
              </w:r>
            </w:ins>
          </w:p>
          <w:p w14:paraId="0B305C25" w14:textId="77777777" w:rsidR="009F3611" w:rsidRPr="00B80901" w:rsidRDefault="009F3611" w:rsidP="009F3611">
            <w:pPr>
              <w:pStyle w:val="XML1"/>
              <w:rPr>
                <w:ins w:id="29620" w:author="Thomas Dietz" w:date="2012-08-08T17:05:00Z"/>
                <w:rPrChange w:id="29621" w:author="Thomas Dietz" w:date="2012-08-10T13:22:00Z">
                  <w:rPr>
                    <w:ins w:id="29622" w:author="Thomas Dietz" w:date="2012-08-08T17:05:00Z"/>
                    <w:lang w:val="de-DE"/>
                  </w:rPr>
                </w:rPrChange>
              </w:rPr>
            </w:pPr>
            <w:ins w:id="29623" w:author="Thomas Dietz" w:date="2012-08-08T17:05:00Z">
              <w:r w:rsidRPr="00B80901">
                <w:rPr>
                  <w:rPrChange w:id="29624" w:author="Thomas Dietz" w:date="2012-08-10T13:22:00Z">
                    <w:rPr>
                      <w:lang w:val="de-DE"/>
                    </w:rPr>
                  </w:rPrChange>
                </w:rPr>
                <w:t xml:space="preserve">        The value MUST indicate a valid forwarding rate.  </w:t>
              </w:r>
            </w:ins>
          </w:p>
          <w:p w14:paraId="594BA9F1" w14:textId="77777777" w:rsidR="009F3611" w:rsidRPr="00B80901" w:rsidRDefault="009F3611" w:rsidP="009F3611">
            <w:pPr>
              <w:pStyle w:val="XML1"/>
              <w:rPr>
                <w:ins w:id="29625" w:author="Thomas Dietz" w:date="2012-08-08T17:05:00Z"/>
                <w:rPrChange w:id="29626" w:author="Thomas Dietz" w:date="2012-08-10T13:22:00Z">
                  <w:rPr>
                    <w:ins w:id="29627" w:author="Thomas Dietz" w:date="2012-08-08T17:05:00Z"/>
                    <w:lang w:val="de-DE"/>
                  </w:rPr>
                </w:rPrChange>
              </w:rPr>
            </w:pPr>
            <w:ins w:id="29628" w:author="Thomas Dietz" w:date="2012-08-08T17:05:00Z">
              <w:r w:rsidRPr="00B80901">
                <w:rPr>
                  <w:rPrChange w:id="29629" w:author="Thomas Dietz" w:date="2012-08-10T13:22:00Z">
                    <w:rPr>
                      <w:lang w:val="de-DE"/>
                    </w:rPr>
                  </w:rPrChange>
                </w:rPr>
                <w:t xml:space="preserve">      </w:t>
              </w:r>
            </w:ins>
          </w:p>
          <w:p w14:paraId="46C36CB9" w14:textId="77777777" w:rsidR="009F3611" w:rsidRPr="00B80901" w:rsidRDefault="009F3611" w:rsidP="009F3611">
            <w:pPr>
              <w:pStyle w:val="XML1"/>
              <w:rPr>
                <w:ins w:id="29630" w:author="Thomas Dietz" w:date="2012-08-08T17:05:00Z"/>
                <w:rPrChange w:id="29631" w:author="Thomas Dietz" w:date="2012-08-10T13:22:00Z">
                  <w:rPr>
                    <w:ins w:id="29632" w:author="Thomas Dietz" w:date="2012-08-08T17:05:00Z"/>
                    <w:lang w:val="de-DE"/>
                  </w:rPr>
                </w:rPrChange>
              </w:rPr>
            </w:pPr>
            <w:ins w:id="29633" w:author="Thomas Dietz" w:date="2012-08-08T17:05:00Z">
              <w:r w:rsidRPr="00B80901">
                <w:rPr>
                  <w:rPrChange w:id="29634" w:author="Thomas Dietz" w:date="2012-08-10T13:22:00Z">
                    <w:rPr>
                      <w:lang w:val="de-DE"/>
                    </w:rPr>
                  </w:rPrChange>
                </w:rPr>
                <w:t xml:space="preserve">        The current Port Feature set MUST contain this element</w:t>
              </w:r>
            </w:ins>
          </w:p>
          <w:p w14:paraId="522EDDCE" w14:textId="77777777" w:rsidR="009F3611" w:rsidRPr="00B80901" w:rsidRDefault="009F3611" w:rsidP="009F3611">
            <w:pPr>
              <w:pStyle w:val="XML1"/>
              <w:rPr>
                <w:ins w:id="29635" w:author="Thomas Dietz" w:date="2012-08-08T17:05:00Z"/>
                <w:rPrChange w:id="29636" w:author="Thomas Dietz" w:date="2012-08-10T13:22:00Z">
                  <w:rPr>
                    <w:ins w:id="29637" w:author="Thomas Dietz" w:date="2012-08-08T17:05:00Z"/>
                    <w:lang w:val="de-DE"/>
                  </w:rPr>
                </w:rPrChange>
              </w:rPr>
            </w:pPr>
            <w:ins w:id="29638" w:author="Thomas Dietz" w:date="2012-08-08T17:05:00Z">
              <w:r w:rsidRPr="00B80901">
                <w:rPr>
                  <w:rPrChange w:id="29639" w:author="Thomas Dietz" w:date="2012-08-10T13:22:00Z">
                    <w:rPr>
                      <w:lang w:val="de-DE"/>
                    </w:rPr>
                  </w:rPrChange>
                </w:rPr>
                <w:t xml:space="preserve">        exactly once.  The other Port Feature sets MAY contain this</w:t>
              </w:r>
            </w:ins>
          </w:p>
          <w:p w14:paraId="6B00178D" w14:textId="77777777" w:rsidR="009F3611" w:rsidRPr="00B80901" w:rsidRDefault="009F3611" w:rsidP="009F3611">
            <w:pPr>
              <w:pStyle w:val="XML1"/>
              <w:rPr>
                <w:ins w:id="29640" w:author="Thomas Dietz" w:date="2012-08-08T17:05:00Z"/>
                <w:rPrChange w:id="29641" w:author="Thomas Dietz" w:date="2012-08-10T13:22:00Z">
                  <w:rPr>
                    <w:ins w:id="29642" w:author="Thomas Dietz" w:date="2012-08-08T17:05:00Z"/>
                    <w:lang w:val="de-DE"/>
                  </w:rPr>
                </w:rPrChange>
              </w:rPr>
            </w:pPr>
            <w:ins w:id="29643" w:author="Thomas Dietz" w:date="2012-08-08T17:05:00Z">
              <w:r w:rsidRPr="00B80901">
                <w:rPr>
                  <w:rPrChange w:id="29644" w:author="Thomas Dietz" w:date="2012-08-10T13:22:00Z">
                    <w:rPr>
                      <w:lang w:val="de-DE"/>
                    </w:rPr>
                  </w:rPrChange>
                </w:rPr>
                <w:t xml:space="preserve">        element more than once.  If this element appears more than</w:t>
              </w:r>
            </w:ins>
          </w:p>
          <w:p w14:paraId="7D9475C1" w14:textId="77777777" w:rsidR="009F3611" w:rsidRPr="00B80901" w:rsidRDefault="009F3611" w:rsidP="009F3611">
            <w:pPr>
              <w:pStyle w:val="XML1"/>
              <w:rPr>
                <w:ins w:id="29645" w:author="Thomas Dietz" w:date="2012-08-08T17:05:00Z"/>
                <w:rPrChange w:id="29646" w:author="Thomas Dietz" w:date="2012-08-10T13:22:00Z">
                  <w:rPr>
                    <w:ins w:id="29647" w:author="Thomas Dietz" w:date="2012-08-08T17:05:00Z"/>
                    <w:lang w:val="de-DE"/>
                  </w:rPr>
                </w:rPrChange>
              </w:rPr>
            </w:pPr>
            <w:ins w:id="29648" w:author="Thomas Dietz" w:date="2012-08-08T17:05:00Z">
              <w:r w:rsidRPr="00B80901">
                <w:rPr>
                  <w:rPrChange w:id="29649" w:author="Thomas Dietz" w:date="2012-08-10T13:22:00Z">
                    <w:rPr>
                      <w:lang w:val="de-DE"/>
                    </w:rPr>
                  </w:rPrChange>
                </w:rPr>
                <w:t xml:space="preserve">        once in a Port Feature set than the value MUST be unique</w:t>
              </w:r>
            </w:ins>
          </w:p>
          <w:p w14:paraId="43765EC8" w14:textId="77777777" w:rsidR="009F3611" w:rsidRPr="00B80901" w:rsidRDefault="009F3611" w:rsidP="009F3611">
            <w:pPr>
              <w:pStyle w:val="XML1"/>
              <w:rPr>
                <w:ins w:id="29650" w:author="Thomas Dietz" w:date="2012-08-08T17:05:00Z"/>
                <w:rPrChange w:id="29651" w:author="Thomas Dietz" w:date="2012-08-10T13:22:00Z">
                  <w:rPr>
                    <w:ins w:id="29652" w:author="Thomas Dietz" w:date="2012-08-08T17:05:00Z"/>
                    <w:lang w:val="de-DE"/>
                  </w:rPr>
                </w:rPrChange>
              </w:rPr>
            </w:pPr>
            <w:ins w:id="29653" w:author="Thomas Dietz" w:date="2012-08-08T17:05:00Z">
              <w:r w:rsidRPr="00B80901">
                <w:rPr>
                  <w:rPrChange w:id="29654" w:author="Thomas Dietz" w:date="2012-08-10T13:22:00Z">
                    <w:rPr>
                      <w:lang w:val="de-DE"/>
                    </w:rPr>
                  </w:rPrChange>
                </w:rPr>
                <w:t xml:space="preserve">        within the Port Feature set.";</w:t>
              </w:r>
            </w:ins>
          </w:p>
          <w:p w14:paraId="2F1EE743" w14:textId="77777777" w:rsidR="009F3611" w:rsidRPr="00B80901" w:rsidRDefault="009F3611" w:rsidP="009F3611">
            <w:pPr>
              <w:pStyle w:val="XML1"/>
              <w:rPr>
                <w:ins w:id="29655" w:author="Thomas Dietz" w:date="2012-08-08T17:05:00Z"/>
                <w:rPrChange w:id="29656" w:author="Thomas Dietz" w:date="2012-08-10T13:22:00Z">
                  <w:rPr>
                    <w:ins w:id="29657" w:author="Thomas Dietz" w:date="2012-08-08T17:05:00Z"/>
                    <w:lang w:val="de-DE"/>
                  </w:rPr>
                </w:rPrChange>
              </w:rPr>
            </w:pPr>
            <w:ins w:id="29658" w:author="Thomas Dietz" w:date="2012-08-08T17:05:00Z">
              <w:r w:rsidRPr="00B80901">
                <w:rPr>
                  <w:rPrChange w:id="29659" w:author="Thomas Dietz" w:date="2012-08-10T13:22:00Z">
                    <w:rPr>
                      <w:lang w:val="de-DE"/>
                    </w:rPr>
                  </w:rPrChange>
                </w:rPr>
                <w:t xml:space="preserve">    }</w:t>
              </w:r>
            </w:ins>
          </w:p>
          <w:p w14:paraId="4F9ACF8E" w14:textId="77777777" w:rsidR="009F3611" w:rsidRPr="00B80901" w:rsidRDefault="009F3611" w:rsidP="009F3611">
            <w:pPr>
              <w:pStyle w:val="XML1"/>
              <w:rPr>
                <w:ins w:id="29660" w:author="Thomas Dietz" w:date="2012-08-08T17:05:00Z"/>
                <w:rPrChange w:id="29661" w:author="Thomas Dietz" w:date="2012-08-10T13:22:00Z">
                  <w:rPr>
                    <w:ins w:id="29662" w:author="Thomas Dietz" w:date="2012-08-08T17:05:00Z"/>
                    <w:lang w:val="de-DE"/>
                  </w:rPr>
                </w:rPrChange>
              </w:rPr>
            </w:pPr>
            <w:ins w:id="29663" w:author="Thomas Dietz" w:date="2012-08-08T17:05:00Z">
              <w:r w:rsidRPr="00B80901">
                <w:rPr>
                  <w:rPrChange w:id="29664" w:author="Thomas Dietz" w:date="2012-08-10T13:22:00Z">
                    <w:rPr>
                      <w:lang w:val="de-DE"/>
                    </w:rPr>
                  </w:rPrChange>
                </w:rPr>
                <w:t xml:space="preserve">    leaf auto-negotiate { </w:t>
              </w:r>
            </w:ins>
          </w:p>
          <w:p w14:paraId="011948BE" w14:textId="77777777" w:rsidR="009F3611" w:rsidRPr="00B80901" w:rsidRDefault="009F3611" w:rsidP="009F3611">
            <w:pPr>
              <w:pStyle w:val="XML1"/>
              <w:rPr>
                <w:ins w:id="29665" w:author="Thomas Dietz" w:date="2012-08-08T17:05:00Z"/>
                <w:rPrChange w:id="29666" w:author="Thomas Dietz" w:date="2012-08-10T13:22:00Z">
                  <w:rPr>
                    <w:ins w:id="29667" w:author="Thomas Dietz" w:date="2012-08-08T17:05:00Z"/>
                    <w:lang w:val="de-DE"/>
                  </w:rPr>
                </w:rPrChange>
              </w:rPr>
            </w:pPr>
            <w:ins w:id="29668" w:author="Thomas Dietz" w:date="2012-08-08T17:05:00Z">
              <w:r w:rsidRPr="00B80901">
                <w:rPr>
                  <w:rPrChange w:id="29669" w:author="Thomas Dietz" w:date="2012-08-10T13:22:00Z">
                    <w:rPr>
                      <w:lang w:val="de-DE"/>
                    </w:rPr>
                  </w:rPrChange>
                </w:rPr>
                <w:t xml:space="preserve">      type boolean;</w:t>
              </w:r>
            </w:ins>
          </w:p>
          <w:p w14:paraId="42083F72" w14:textId="77777777" w:rsidR="009F3611" w:rsidRPr="00B80901" w:rsidRDefault="009F3611" w:rsidP="009F3611">
            <w:pPr>
              <w:pStyle w:val="XML1"/>
              <w:rPr>
                <w:ins w:id="29670" w:author="Thomas Dietz" w:date="2012-08-08T17:05:00Z"/>
                <w:rPrChange w:id="29671" w:author="Thomas Dietz" w:date="2012-08-10T13:22:00Z">
                  <w:rPr>
                    <w:ins w:id="29672" w:author="Thomas Dietz" w:date="2012-08-08T17:05:00Z"/>
                    <w:lang w:val="de-DE"/>
                  </w:rPr>
                </w:rPrChange>
              </w:rPr>
            </w:pPr>
            <w:ins w:id="29673" w:author="Thomas Dietz" w:date="2012-08-08T17:05:00Z">
              <w:r w:rsidRPr="00B80901">
                <w:rPr>
                  <w:rPrChange w:id="29674" w:author="Thomas Dietz" w:date="2012-08-10T13:22:00Z">
                    <w:rPr>
                      <w:lang w:val="de-DE"/>
                    </w:rPr>
                  </w:rPrChange>
                </w:rPr>
                <w:t xml:space="preserve">      description "Specifies the administrative state of the </w:t>
              </w:r>
            </w:ins>
          </w:p>
          <w:p w14:paraId="5176C883" w14:textId="77777777" w:rsidR="009F3611" w:rsidRPr="00B80901" w:rsidRDefault="009F3611" w:rsidP="009F3611">
            <w:pPr>
              <w:pStyle w:val="XML1"/>
              <w:rPr>
                <w:ins w:id="29675" w:author="Thomas Dietz" w:date="2012-08-08T17:05:00Z"/>
                <w:rPrChange w:id="29676" w:author="Thomas Dietz" w:date="2012-08-10T13:22:00Z">
                  <w:rPr>
                    <w:ins w:id="29677" w:author="Thomas Dietz" w:date="2012-08-08T17:05:00Z"/>
                    <w:lang w:val="de-DE"/>
                  </w:rPr>
                </w:rPrChange>
              </w:rPr>
            </w:pPr>
            <w:ins w:id="29678" w:author="Thomas Dietz" w:date="2012-08-08T17:05:00Z">
              <w:r w:rsidRPr="00B80901">
                <w:rPr>
                  <w:rPrChange w:id="29679" w:author="Thomas Dietz" w:date="2012-08-10T13:22:00Z">
                    <w:rPr>
                      <w:lang w:val="de-DE"/>
                    </w:rPr>
                  </w:rPrChange>
                </w:rPr>
                <w:t xml:space="preserve">        forwarding rate auto-negotiation protocol at this OpenFlow</w:t>
              </w:r>
            </w:ins>
          </w:p>
          <w:p w14:paraId="54F73590" w14:textId="77777777" w:rsidR="009F3611" w:rsidRPr="00B80901" w:rsidRDefault="009F3611" w:rsidP="009F3611">
            <w:pPr>
              <w:pStyle w:val="XML1"/>
              <w:rPr>
                <w:ins w:id="29680" w:author="Thomas Dietz" w:date="2012-08-08T17:05:00Z"/>
                <w:rPrChange w:id="29681" w:author="Thomas Dietz" w:date="2012-08-10T13:22:00Z">
                  <w:rPr>
                    <w:ins w:id="29682" w:author="Thomas Dietz" w:date="2012-08-08T17:05:00Z"/>
                    <w:lang w:val="de-DE"/>
                  </w:rPr>
                </w:rPrChange>
              </w:rPr>
            </w:pPr>
            <w:ins w:id="29683" w:author="Thomas Dietz" w:date="2012-08-08T17:05:00Z">
              <w:r w:rsidRPr="00B80901">
                <w:rPr>
                  <w:rPrChange w:id="29684" w:author="Thomas Dietz" w:date="2012-08-10T13:22:00Z">
                    <w:rPr>
                      <w:lang w:val="de-DE"/>
                    </w:rPr>
                  </w:rPrChange>
                </w:rPr>
                <w:t xml:space="preserve">        Port.";</w:t>
              </w:r>
            </w:ins>
          </w:p>
          <w:p w14:paraId="2ACEA556" w14:textId="77777777" w:rsidR="009F3611" w:rsidRPr="00B80901" w:rsidRDefault="009F3611" w:rsidP="009F3611">
            <w:pPr>
              <w:pStyle w:val="XML1"/>
              <w:rPr>
                <w:ins w:id="29685" w:author="Thomas Dietz" w:date="2012-08-08T17:05:00Z"/>
                <w:rPrChange w:id="29686" w:author="Thomas Dietz" w:date="2012-08-10T13:22:00Z">
                  <w:rPr>
                    <w:ins w:id="29687" w:author="Thomas Dietz" w:date="2012-08-08T17:05:00Z"/>
                    <w:lang w:val="de-DE"/>
                  </w:rPr>
                </w:rPrChange>
              </w:rPr>
            </w:pPr>
            <w:ins w:id="29688" w:author="Thomas Dietz" w:date="2012-08-08T17:05:00Z">
              <w:r w:rsidRPr="00B80901">
                <w:rPr>
                  <w:rPrChange w:id="29689" w:author="Thomas Dietz" w:date="2012-08-10T13:22:00Z">
                    <w:rPr>
                      <w:lang w:val="de-DE"/>
                    </w:rPr>
                  </w:rPrChange>
                </w:rPr>
                <w:t xml:space="preserve">    }</w:t>
              </w:r>
            </w:ins>
          </w:p>
          <w:p w14:paraId="54A9ADC8" w14:textId="77777777" w:rsidR="009F3611" w:rsidRPr="00B80901" w:rsidRDefault="009F3611" w:rsidP="009F3611">
            <w:pPr>
              <w:pStyle w:val="XML1"/>
              <w:rPr>
                <w:ins w:id="29690" w:author="Thomas Dietz" w:date="2012-08-08T17:05:00Z"/>
                <w:rPrChange w:id="29691" w:author="Thomas Dietz" w:date="2012-08-10T13:22:00Z">
                  <w:rPr>
                    <w:ins w:id="29692" w:author="Thomas Dietz" w:date="2012-08-08T17:05:00Z"/>
                    <w:lang w:val="de-DE"/>
                  </w:rPr>
                </w:rPrChange>
              </w:rPr>
            </w:pPr>
            <w:ins w:id="29693" w:author="Thomas Dietz" w:date="2012-08-08T17:05:00Z">
              <w:r w:rsidRPr="00B80901">
                <w:rPr>
                  <w:rPrChange w:id="29694" w:author="Thomas Dietz" w:date="2012-08-10T13:22:00Z">
                    <w:rPr>
                      <w:lang w:val="de-DE"/>
                    </w:rPr>
                  </w:rPrChange>
                </w:rPr>
                <w:t xml:space="preserve">    leaf medium {</w:t>
              </w:r>
            </w:ins>
          </w:p>
          <w:p w14:paraId="0C7CADD2" w14:textId="77777777" w:rsidR="009F3611" w:rsidRPr="00B80901" w:rsidRDefault="009F3611" w:rsidP="009F3611">
            <w:pPr>
              <w:pStyle w:val="XML1"/>
              <w:rPr>
                <w:ins w:id="29695" w:author="Thomas Dietz" w:date="2012-08-08T17:05:00Z"/>
                <w:rPrChange w:id="29696" w:author="Thomas Dietz" w:date="2012-08-10T13:22:00Z">
                  <w:rPr>
                    <w:ins w:id="29697" w:author="Thomas Dietz" w:date="2012-08-08T17:05:00Z"/>
                    <w:lang w:val="de-DE"/>
                  </w:rPr>
                </w:rPrChange>
              </w:rPr>
            </w:pPr>
            <w:ins w:id="29698" w:author="Thomas Dietz" w:date="2012-08-08T17:05:00Z">
              <w:r w:rsidRPr="00B80901">
                <w:rPr>
                  <w:rPrChange w:id="29699" w:author="Thomas Dietz" w:date="2012-08-10T13:22:00Z">
                    <w:rPr>
                      <w:lang w:val="de-DE"/>
                    </w:rPr>
                  </w:rPrChange>
                </w:rPr>
                <w:t xml:space="preserve">      type enumeration {</w:t>
              </w:r>
            </w:ins>
          </w:p>
          <w:p w14:paraId="262514CD" w14:textId="77777777" w:rsidR="009F3611" w:rsidRPr="00B80901" w:rsidRDefault="009F3611" w:rsidP="009F3611">
            <w:pPr>
              <w:pStyle w:val="XML1"/>
              <w:rPr>
                <w:ins w:id="29700" w:author="Thomas Dietz" w:date="2012-08-08T17:05:00Z"/>
                <w:rPrChange w:id="29701" w:author="Thomas Dietz" w:date="2012-08-10T13:22:00Z">
                  <w:rPr>
                    <w:ins w:id="29702" w:author="Thomas Dietz" w:date="2012-08-08T17:05:00Z"/>
                    <w:lang w:val="de-DE"/>
                  </w:rPr>
                </w:rPrChange>
              </w:rPr>
            </w:pPr>
            <w:ins w:id="29703" w:author="Thomas Dietz" w:date="2012-08-08T17:05:00Z">
              <w:r w:rsidRPr="00B80901">
                <w:rPr>
                  <w:rPrChange w:id="29704" w:author="Thomas Dietz" w:date="2012-08-10T13:22:00Z">
                    <w:rPr>
                      <w:lang w:val="de-DE"/>
                    </w:rPr>
                  </w:rPrChange>
                </w:rPr>
                <w:t xml:space="preserve">        enum copper;</w:t>
              </w:r>
            </w:ins>
          </w:p>
          <w:p w14:paraId="779BC932" w14:textId="77777777" w:rsidR="009F3611" w:rsidRPr="00B80901" w:rsidRDefault="009F3611" w:rsidP="009F3611">
            <w:pPr>
              <w:pStyle w:val="XML1"/>
              <w:rPr>
                <w:ins w:id="29705" w:author="Thomas Dietz" w:date="2012-08-08T17:05:00Z"/>
                <w:rPrChange w:id="29706" w:author="Thomas Dietz" w:date="2012-08-10T13:22:00Z">
                  <w:rPr>
                    <w:ins w:id="29707" w:author="Thomas Dietz" w:date="2012-08-08T17:05:00Z"/>
                    <w:lang w:val="de-DE"/>
                  </w:rPr>
                </w:rPrChange>
              </w:rPr>
            </w:pPr>
            <w:ins w:id="29708" w:author="Thomas Dietz" w:date="2012-08-08T17:05:00Z">
              <w:r w:rsidRPr="00B80901">
                <w:rPr>
                  <w:rPrChange w:id="29709" w:author="Thomas Dietz" w:date="2012-08-10T13:22:00Z">
                    <w:rPr>
                      <w:lang w:val="de-DE"/>
                    </w:rPr>
                  </w:rPrChange>
                </w:rPr>
                <w:t xml:space="preserve">        enum fiber;</w:t>
              </w:r>
            </w:ins>
          </w:p>
          <w:p w14:paraId="2E82835E" w14:textId="77777777" w:rsidR="009F3611" w:rsidRPr="00B80901" w:rsidRDefault="009F3611" w:rsidP="009F3611">
            <w:pPr>
              <w:pStyle w:val="XML1"/>
              <w:rPr>
                <w:ins w:id="29710" w:author="Thomas Dietz" w:date="2012-08-08T17:05:00Z"/>
                <w:rPrChange w:id="29711" w:author="Thomas Dietz" w:date="2012-08-10T13:22:00Z">
                  <w:rPr>
                    <w:ins w:id="29712" w:author="Thomas Dietz" w:date="2012-08-08T17:05:00Z"/>
                    <w:lang w:val="de-DE"/>
                  </w:rPr>
                </w:rPrChange>
              </w:rPr>
            </w:pPr>
            <w:ins w:id="29713" w:author="Thomas Dietz" w:date="2012-08-08T17:05:00Z">
              <w:r w:rsidRPr="00B80901">
                <w:rPr>
                  <w:rPrChange w:id="29714" w:author="Thomas Dietz" w:date="2012-08-10T13:22:00Z">
                    <w:rPr>
                      <w:lang w:val="de-DE"/>
                    </w:rPr>
                  </w:rPrChange>
                </w:rPr>
                <w:t xml:space="preserve">      }</w:t>
              </w:r>
            </w:ins>
          </w:p>
          <w:p w14:paraId="5FF67EE5" w14:textId="77777777" w:rsidR="009F3611" w:rsidRPr="00B80901" w:rsidRDefault="009F3611" w:rsidP="009F3611">
            <w:pPr>
              <w:pStyle w:val="XML1"/>
              <w:rPr>
                <w:ins w:id="29715" w:author="Thomas Dietz" w:date="2012-08-08T17:05:00Z"/>
                <w:rPrChange w:id="29716" w:author="Thomas Dietz" w:date="2012-08-10T13:22:00Z">
                  <w:rPr>
                    <w:ins w:id="29717" w:author="Thomas Dietz" w:date="2012-08-08T17:05:00Z"/>
                    <w:lang w:val="de-DE"/>
                  </w:rPr>
                </w:rPrChange>
              </w:rPr>
            </w:pPr>
            <w:ins w:id="29718" w:author="Thomas Dietz" w:date="2012-08-08T17:05:00Z">
              <w:r w:rsidRPr="00B80901">
                <w:rPr>
                  <w:rPrChange w:id="29719" w:author="Thomas Dietz" w:date="2012-08-10T13:22:00Z">
                    <w:rPr>
                      <w:lang w:val="de-DE"/>
                    </w:rPr>
                  </w:rPrChange>
                </w:rPr>
                <w:t xml:space="preserve">      description "This element MUST indicate a valid physical</w:t>
              </w:r>
            </w:ins>
          </w:p>
          <w:p w14:paraId="0E6EF78D" w14:textId="77777777" w:rsidR="009F3611" w:rsidRPr="00B80901" w:rsidRDefault="009F3611" w:rsidP="009F3611">
            <w:pPr>
              <w:pStyle w:val="XML1"/>
              <w:rPr>
                <w:ins w:id="29720" w:author="Thomas Dietz" w:date="2012-08-08T17:05:00Z"/>
                <w:rPrChange w:id="29721" w:author="Thomas Dietz" w:date="2012-08-10T13:22:00Z">
                  <w:rPr>
                    <w:ins w:id="29722" w:author="Thomas Dietz" w:date="2012-08-08T17:05:00Z"/>
                    <w:lang w:val="de-DE"/>
                  </w:rPr>
                </w:rPrChange>
              </w:rPr>
            </w:pPr>
            <w:ins w:id="29723" w:author="Thomas Dietz" w:date="2012-08-08T17:05:00Z">
              <w:r w:rsidRPr="00B80901">
                <w:rPr>
                  <w:rPrChange w:id="29724" w:author="Thomas Dietz" w:date="2012-08-10T13:22:00Z">
                    <w:rPr>
                      <w:lang w:val="de-DE"/>
                    </w:rPr>
                  </w:rPrChange>
                </w:rPr>
                <w:t xml:space="preserve">        medium used by the OpenFlow Port.</w:t>
              </w:r>
            </w:ins>
          </w:p>
          <w:p w14:paraId="521BA653" w14:textId="77777777" w:rsidR="009F3611" w:rsidRPr="00B80901" w:rsidRDefault="009F3611" w:rsidP="009F3611">
            <w:pPr>
              <w:pStyle w:val="XML1"/>
              <w:rPr>
                <w:ins w:id="29725" w:author="Thomas Dietz" w:date="2012-08-08T17:05:00Z"/>
                <w:rPrChange w:id="29726" w:author="Thomas Dietz" w:date="2012-08-10T13:22:00Z">
                  <w:rPr>
                    <w:ins w:id="29727" w:author="Thomas Dietz" w:date="2012-08-08T17:05:00Z"/>
                    <w:lang w:val="de-DE"/>
                  </w:rPr>
                </w:rPrChange>
              </w:rPr>
            </w:pPr>
            <w:ins w:id="29728" w:author="Thomas Dietz" w:date="2012-08-08T17:05:00Z">
              <w:r w:rsidRPr="00B80901">
                <w:rPr>
                  <w:rPrChange w:id="29729" w:author="Thomas Dietz" w:date="2012-08-10T13:22:00Z">
                    <w:rPr>
                      <w:lang w:val="de-DE"/>
                    </w:rPr>
                  </w:rPrChange>
                </w:rPr>
                <w:t xml:space="preserve">      </w:t>
              </w:r>
            </w:ins>
          </w:p>
          <w:p w14:paraId="09C8B0A5" w14:textId="77777777" w:rsidR="009F3611" w:rsidRPr="00B80901" w:rsidRDefault="009F3611" w:rsidP="009F3611">
            <w:pPr>
              <w:pStyle w:val="XML1"/>
              <w:rPr>
                <w:ins w:id="29730" w:author="Thomas Dietz" w:date="2012-08-08T17:05:00Z"/>
                <w:rPrChange w:id="29731" w:author="Thomas Dietz" w:date="2012-08-10T13:22:00Z">
                  <w:rPr>
                    <w:ins w:id="29732" w:author="Thomas Dietz" w:date="2012-08-08T17:05:00Z"/>
                    <w:lang w:val="de-DE"/>
                  </w:rPr>
                </w:rPrChange>
              </w:rPr>
            </w:pPr>
            <w:ins w:id="29733" w:author="Thomas Dietz" w:date="2012-08-08T17:05:00Z">
              <w:r w:rsidRPr="00B80901">
                <w:rPr>
                  <w:rPrChange w:id="29734" w:author="Thomas Dietz" w:date="2012-08-10T13:22:00Z">
                    <w:rPr>
                      <w:lang w:val="de-DE"/>
                    </w:rPr>
                  </w:rPrChange>
                </w:rPr>
                <w:t xml:space="preserve">        The current Port Feature set MUST contain this element</w:t>
              </w:r>
            </w:ins>
          </w:p>
          <w:p w14:paraId="732D7265" w14:textId="77777777" w:rsidR="009F3611" w:rsidRPr="00B80901" w:rsidRDefault="009F3611" w:rsidP="009F3611">
            <w:pPr>
              <w:pStyle w:val="XML1"/>
              <w:rPr>
                <w:ins w:id="29735" w:author="Thomas Dietz" w:date="2012-08-08T17:05:00Z"/>
                <w:rPrChange w:id="29736" w:author="Thomas Dietz" w:date="2012-08-10T13:22:00Z">
                  <w:rPr>
                    <w:ins w:id="29737" w:author="Thomas Dietz" w:date="2012-08-08T17:05:00Z"/>
                    <w:lang w:val="de-DE"/>
                  </w:rPr>
                </w:rPrChange>
              </w:rPr>
            </w:pPr>
            <w:ins w:id="29738" w:author="Thomas Dietz" w:date="2012-08-08T17:05:00Z">
              <w:r w:rsidRPr="00B80901">
                <w:rPr>
                  <w:rPrChange w:id="29739" w:author="Thomas Dietz" w:date="2012-08-10T13:22:00Z">
                    <w:rPr>
                      <w:lang w:val="de-DE"/>
                    </w:rPr>
                  </w:rPrChange>
                </w:rPr>
                <w:t xml:space="preserve">        exactly once. The other Port Feature sets MAY contain this</w:t>
              </w:r>
            </w:ins>
          </w:p>
          <w:p w14:paraId="318A7F55" w14:textId="77777777" w:rsidR="009F3611" w:rsidRPr="00B80901" w:rsidRDefault="009F3611" w:rsidP="009F3611">
            <w:pPr>
              <w:pStyle w:val="XML1"/>
              <w:rPr>
                <w:ins w:id="29740" w:author="Thomas Dietz" w:date="2012-08-08T17:05:00Z"/>
                <w:rPrChange w:id="29741" w:author="Thomas Dietz" w:date="2012-08-10T13:22:00Z">
                  <w:rPr>
                    <w:ins w:id="29742" w:author="Thomas Dietz" w:date="2012-08-08T17:05:00Z"/>
                    <w:lang w:val="de-DE"/>
                  </w:rPr>
                </w:rPrChange>
              </w:rPr>
            </w:pPr>
            <w:ins w:id="29743" w:author="Thomas Dietz" w:date="2012-08-08T17:05:00Z">
              <w:r w:rsidRPr="00B80901">
                <w:rPr>
                  <w:rPrChange w:id="29744" w:author="Thomas Dietz" w:date="2012-08-10T13:22:00Z">
                    <w:rPr>
                      <w:lang w:val="de-DE"/>
                    </w:rPr>
                  </w:rPrChange>
                </w:rPr>
                <w:t xml:space="preserve">        element more than once. If this element appears more than</w:t>
              </w:r>
            </w:ins>
          </w:p>
          <w:p w14:paraId="2943B646" w14:textId="77777777" w:rsidR="009F3611" w:rsidRPr="00B80901" w:rsidRDefault="009F3611" w:rsidP="009F3611">
            <w:pPr>
              <w:pStyle w:val="XML1"/>
              <w:rPr>
                <w:ins w:id="29745" w:author="Thomas Dietz" w:date="2012-08-08T17:05:00Z"/>
                <w:rPrChange w:id="29746" w:author="Thomas Dietz" w:date="2012-08-10T13:22:00Z">
                  <w:rPr>
                    <w:ins w:id="29747" w:author="Thomas Dietz" w:date="2012-08-08T17:05:00Z"/>
                    <w:lang w:val="de-DE"/>
                  </w:rPr>
                </w:rPrChange>
              </w:rPr>
            </w:pPr>
            <w:ins w:id="29748" w:author="Thomas Dietz" w:date="2012-08-08T17:05:00Z">
              <w:r w:rsidRPr="00B80901">
                <w:rPr>
                  <w:rPrChange w:id="29749" w:author="Thomas Dietz" w:date="2012-08-10T13:22:00Z">
                    <w:rPr>
                      <w:lang w:val="de-DE"/>
                    </w:rPr>
                  </w:rPrChange>
                </w:rPr>
                <w:t xml:space="preserve">        once in a Port Feature set than the value MUST be unique</w:t>
              </w:r>
            </w:ins>
          </w:p>
          <w:p w14:paraId="25B45F77" w14:textId="77777777" w:rsidR="009F3611" w:rsidRPr="00B80901" w:rsidRDefault="009F3611" w:rsidP="009F3611">
            <w:pPr>
              <w:pStyle w:val="XML1"/>
              <w:rPr>
                <w:ins w:id="29750" w:author="Thomas Dietz" w:date="2012-08-08T17:05:00Z"/>
                <w:rPrChange w:id="29751" w:author="Thomas Dietz" w:date="2012-08-10T13:22:00Z">
                  <w:rPr>
                    <w:ins w:id="29752" w:author="Thomas Dietz" w:date="2012-08-08T17:05:00Z"/>
                    <w:lang w:val="de-DE"/>
                  </w:rPr>
                </w:rPrChange>
              </w:rPr>
            </w:pPr>
            <w:ins w:id="29753" w:author="Thomas Dietz" w:date="2012-08-08T17:05:00Z">
              <w:r w:rsidRPr="00B80901">
                <w:rPr>
                  <w:rPrChange w:id="29754" w:author="Thomas Dietz" w:date="2012-08-10T13:22:00Z">
                    <w:rPr>
                      <w:lang w:val="de-DE"/>
                    </w:rPr>
                  </w:rPrChange>
                </w:rPr>
                <w:t xml:space="preserve">        within the Port Feature set.";</w:t>
              </w:r>
            </w:ins>
          </w:p>
          <w:p w14:paraId="13BF2F60" w14:textId="77777777" w:rsidR="009F3611" w:rsidRPr="00B80901" w:rsidRDefault="009F3611" w:rsidP="009F3611">
            <w:pPr>
              <w:pStyle w:val="XML1"/>
              <w:rPr>
                <w:ins w:id="29755" w:author="Thomas Dietz" w:date="2012-08-08T17:05:00Z"/>
                <w:rPrChange w:id="29756" w:author="Thomas Dietz" w:date="2012-08-10T13:22:00Z">
                  <w:rPr>
                    <w:ins w:id="29757" w:author="Thomas Dietz" w:date="2012-08-08T17:05:00Z"/>
                    <w:lang w:val="de-DE"/>
                  </w:rPr>
                </w:rPrChange>
              </w:rPr>
            </w:pPr>
            <w:ins w:id="29758" w:author="Thomas Dietz" w:date="2012-08-08T17:05:00Z">
              <w:r w:rsidRPr="00B80901">
                <w:rPr>
                  <w:rPrChange w:id="29759" w:author="Thomas Dietz" w:date="2012-08-10T13:22:00Z">
                    <w:rPr>
                      <w:lang w:val="de-DE"/>
                    </w:rPr>
                  </w:rPrChange>
                </w:rPr>
                <w:t xml:space="preserve">    }</w:t>
              </w:r>
            </w:ins>
          </w:p>
          <w:p w14:paraId="288932DE" w14:textId="77777777" w:rsidR="009F3611" w:rsidRPr="00B80901" w:rsidRDefault="009F3611" w:rsidP="009F3611">
            <w:pPr>
              <w:pStyle w:val="XML1"/>
              <w:rPr>
                <w:ins w:id="29760" w:author="Thomas Dietz" w:date="2012-08-08T17:05:00Z"/>
                <w:rPrChange w:id="29761" w:author="Thomas Dietz" w:date="2012-08-10T13:22:00Z">
                  <w:rPr>
                    <w:ins w:id="29762" w:author="Thomas Dietz" w:date="2012-08-08T17:05:00Z"/>
                    <w:lang w:val="de-DE"/>
                  </w:rPr>
                </w:rPrChange>
              </w:rPr>
            </w:pPr>
            <w:ins w:id="29763" w:author="Thomas Dietz" w:date="2012-08-08T17:05:00Z">
              <w:r w:rsidRPr="00B80901">
                <w:rPr>
                  <w:rPrChange w:id="29764" w:author="Thomas Dietz" w:date="2012-08-10T13:22:00Z">
                    <w:rPr>
                      <w:lang w:val="de-DE"/>
                    </w:rPr>
                  </w:rPrChange>
                </w:rPr>
                <w:t xml:space="preserve">    leaf pause {</w:t>
              </w:r>
            </w:ins>
          </w:p>
          <w:p w14:paraId="327142F2" w14:textId="77777777" w:rsidR="009F3611" w:rsidRPr="00B80901" w:rsidRDefault="009F3611" w:rsidP="009F3611">
            <w:pPr>
              <w:pStyle w:val="XML1"/>
              <w:rPr>
                <w:ins w:id="29765" w:author="Thomas Dietz" w:date="2012-08-08T17:05:00Z"/>
                <w:rPrChange w:id="29766" w:author="Thomas Dietz" w:date="2012-08-10T13:22:00Z">
                  <w:rPr>
                    <w:ins w:id="29767" w:author="Thomas Dietz" w:date="2012-08-08T17:05:00Z"/>
                    <w:lang w:val="de-DE"/>
                  </w:rPr>
                </w:rPrChange>
              </w:rPr>
            </w:pPr>
            <w:ins w:id="29768" w:author="Thomas Dietz" w:date="2012-08-08T17:05:00Z">
              <w:r w:rsidRPr="00B80901">
                <w:rPr>
                  <w:rPrChange w:id="29769" w:author="Thomas Dietz" w:date="2012-08-10T13:22:00Z">
                    <w:rPr>
                      <w:lang w:val="de-DE"/>
                    </w:rPr>
                  </w:rPrChange>
                </w:rPr>
                <w:t xml:space="preserve">      type enumeration {</w:t>
              </w:r>
            </w:ins>
          </w:p>
          <w:p w14:paraId="3E21FEA7" w14:textId="77777777" w:rsidR="009F3611" w:rsidRPr="00B80901" w:rsidRDefault="009F3611" w:rsidP="009F3611">
            <w:pPr>
              <w:pStyle w:val="XML1"/>
              <w:rPr>
                <w:ins w:id="29770" w:author="Thomas Dietz" w:date="2012-08-08T17:05:00Z"/>
                <w:rPrChange w:id="29771" w:author="Thomas Dietz" w:date="2012-08-10T13:22:00Z">
                  <w:rPr>
                    <w:ins w:id="29772" w:author="Thomas Dietz" w:date="2012-08-08T17:05:00Z"/>
                    <w:lang w:val="de-DE"/>
                  </w:rPr>
                </w:rPrChange>
              </w:rPr>
            </w:pPr>
            <w:ins w:id="29773" w:author="Thomas Dietz" w:date="2012-08-08T17:05:00Z">
              <w:r w:rsidRPr="00B80901">
                <w:rPr>
                  <w:rPrChange w:id="29774" w:author="Thomas Dietz" w:date="2012-08-10T13:22:00Z">
                    <w:rPr>
                      <w:lang w:val="de-DE"/>
                    </w:rPr>
                  </w:rPrChange>
                </w:rPr>
                <w:t xml:space="preserve">        enum unsupported;</w:t>
              </w:r>
            </w:ins>
          </w:p>
          <w:p w14:paraId="3933241C" w14:textId="77777777" w:rsidR="009F3611" w:rsidRPr="00B80901" w:rsidRDefault="009F3611" w:rsidP="009F3611">
            <w:pPr>
              <w:pStyle w:val="XML1"/>
              <w:rPr>
                <w:ins w:id="29775" w:author="Thomas Dietz" w:date="2012-08-08T17:05:00Z"/>
                <w:rPrChange w:id="29776" w:author="Thomas Dietz" w:date="2012-08-10T13:22:00Z">
                  <w:rPr>
                    <w:ins w:id="29777" w:author="Thomas Dietz" w:date="2012-08-08T17:05:00Z"/>
                    <w:lang w:val="de-DE"/>
                  </w:rPr>
                </w:rPrChange>
              </w:rPr>
            </w:pPr>
            <w:ins w:id="29778" w:author="Thomas Dietz" w:date="2012-08-08T17:05:00Z">
              <w:r w:rsidRPr="00B80901">
                <w:rPr>
                  <w:rPrChange w:id="29779" w:author="Thomas Dietz" w:date="2012-08-10T13:22:00Z">
                    <w:rPr>
                      <w:lang w:val="de-DE"/>
                    </w:rPr>
                  </w:rPrChange>
                </w:rPr>
                <w:t xml:space="preserve">        enum symmetric;</w:t>
              </w:r>
            </w:ins>
          </w:p>
          <w:p w14:paraId="79FD1F09" w14:textId="77777777" w:rsidR="009F3611" w:rsidRPr="00B80901" w:rsidRDefault="009F3611" w:rsidP="009F3611">
            <w:pPr>
              <w:pStyle w:val="XML1"/>
              <w:rPr>
                <w:ins w:id="29780" w:author="Thomas Dietz" w:date="2012-08-08T17:05:00Z"/>
                <w:rPrChange w:id="29781" w:author="Thomas Dietz" w:date="2012-08-10T13:22:00Z">
                  <w:rPr>
                    <w:ins w:id="29782" w:author="Thomas Dietz" w:date="2012-08-08T17:05:00Z"/>
                    <w:lang w:val="de-DE"/>
                  </w:rPr>
                </w:rPrChange>
              </w:rPr>
            </w:pPr>
            <w:ins w:id="29783" w:author="Thomas Dietz" w:date="2012-08-08T17:05:00Z">
              <w:r w:rsidRPr="00B80901">
                <w:rPr>
                  <w:rPrChange w:id="29784" w:author="Thomas Dietz" w:date="2012-08-10T13:22:00Z">
                    <w:rPr>
                      <w:lang w:val="de-DE"/>
                    </w:rPr>
                  </w:rPrChange>
                </w:rPr>
                <w:t xml:space="preserve">        enum asymmetric;</w:t>
              </w:r>
            </w:ins>
          </w:p>
          <w:p w14:paraId="7E9C8670" w14:textId="77777777" w:rsidR="009F3611" w:rsidRPr="00B80901" w:rsidRDefault="009F3611" w:rsidP="009F3611">
            <w:pPr>
              <w:pStyle w:val="XML1"/>
              <w:rPr>
                <w:ins w:id="29785" w:author="Thomas Dietz" w:date="2012-08-08T17:05:00Z"/>
                <w:rPrChange w:id="29786" w:author="Thomas Dietz" w:date="2012-08-10T13:22:00Z">
                  <w:rPr>
                    <w:ins w:id="29787" w:author="Thomas Dietz" w:date="2012-08-08T17:05:00Z"/>
                    <w:lang w:val="de-DE"/>
                  </w:rPr>
                </w:rPrChange>
              </w:rPr>
            </w:pPr>
            <w:ins w:id="29788" w:author="Thomas Dietz" w:date="2012-08-08T17:05:00Z">
              <w:r w:rsidRPr="00B80901">
                <w:rPr>
                  <w:rPrChange w:id="29789" w:author="Thomas Dietz" w:date="2012-08-10T13:22:00Z">
                    <w:rPr>
                      <w:lang w:val="de-DE"/>
                    </w:rPr>
                  </w:rPrChange>
                </w:rPr>
                <w:t xml:space="preserve">      }</w:t>
              </w:r>
            </w:ins>
          </w:p>
          <w:p w14:paraId="55DE85B9" w14:textId="77777777" w:rsidR="009F3611" w:rsidRPr="00B80901" w:rsidRDefault="009F3611" w:rsidP="009F3611">
            <w:pPr>
              <w:pStyle w:val="XML1"/>
              <w:rPr>
                <w:ins w:id="29790" w:author="Thomas Dietz" w:date="2012-08-08T17:05:00Z"/>
                <w:rPrChange w:id="29791" w:author="Thomas Dietz" w:date="2012-08-10T13:22:00Z">
                  <w:rPr>
                    <w:ins w:id="29792" w:author="Thomas Dietz" w:date="2012-08-08T17:05:00Z"/>
                    <w:lang w:val="de-DE"/>
                  </w:rPr>
                </w:rPrChange>
              </w:rPr>
            </w:pPr>
            <w:ins w:id="29793" w:author="Thomas Dietz" w:date="2012-08-08T17:05:00Z">
              <w:r w:rsidRPr="00B80901">
                <w:rPr>
                  <w:rPrChange w:id="29794" w:author="Thomas Dietz" w:date="2012-08-10T13:22:00Z">
                    <w:rPr>
                      <w:lang w:val="de-DE"/>
                    </w:rPr>
                  </w:rPrChange>
                </w:rPr>
                <w:t xml:space="preserve">      description "Specifies if pausing of transmission is</w:t>
              </w:r>
            </w:ins>
          </w:p>
          <w:p w14:paraId="54BD00F8" w14:textId="77777777" w:rsidR="009F3611" w:rsidRPr="00B80901" w:rsidRDefault="009F3611" w:rsidP="009F3611">
            <w:pPr>
              <w:pStyle w:val="XML1"/>
              <w:rPr>
                <w:ins w:id="29795" w:author="Thomas Dietz" w:date="2012-08-08T17:05:00Z"/>
                <w:rPrChange w:id="29796" w:author="Thomas Dietz" w:date="2012-08-10T13:22:00Z">
                  <w:rPr>
                    <w:ins w:id="29797" w:author="Thomas Dietz" w:date="2012-08-08T17:05:00Z"/>
                    <w:lang w:val="de-DE"/>
                  </w:rPr>
                </w:rPrChange>
              </w:rPr>
            </w:pPr>
            <w:ins w:id="29798" w:author="Thomas Dietz" w:date="2012-08-08T17:05:00Z">
              <w:r w:rsidRPr="00B80901">
                <w:rPr>
                  <w:rPrChange w:id="29799" w:author="Thomas Dietz" w:date="2012-08-10T13:22:00Z">
                    <w:rPr>
                      <w:lang w:val="de-DE"/>
                    </w:rPr>
                  </w:rPrChange>
                </w:rPr>
                <w:t xml:space="preserve">        supported at all and if yes if it is asymmetric or</w:t>
              </w:r>
            </w:ins>
          </w:p>
          <w:p w14:paraId="71DB001C" w14:textId="77777777" w:rsidR="009F3611" w:rsidRPr="00B80901" w:rsidRDefault="009F3611" w:rsidP="009F3611">
            <w:pPr>
              <w:pStyle w:val="XML1"/>
              <w:rPr>
                <w:ins w:id="29800" w:author="Thomas Dietz" w:date="2012-08-08T17:05:00Z"/>
                <w:rPrChange w:id="29801" w:author="Thomas Dietz" w:date="2012-08-10T13:22:00Z">
                  <w:rPr>
                    <w:ins w:id="29802" w:author="Thomas Dietz" w:date="2012-08-08T17:05:00Z"/>
                    <w:lang w:val="de-DE"/>
                  </w:rPr>
                </w:rPrChange>
              </w:rPr>
            </w:pPr>
            <w:ins w:id="29803" w:author="Thomas Dietz" w:date="2012-08-08T17:05:00Z">
              <w:r w:rsidRPr="00B80901">
                <w:rPr>
                  <w:rPrChange w:id="29804" w:author="Thomas Dietz" w:date="2012-08-10T13:22:00Z">
                    <w:rPr>
                      <w:lang w:val="de-DE"/>
                    </w:rPr>
                  </w:rPrChange>
                </w:rPr>
                <w:t xml:space="preserve">        symmetric.";</w:t>
              </w:r>
            </w:ins>
          </w:p>
          <w:p w14:paraId="79A02017" w14:textId="77777777" w:rsidR="009F3611" w:rsidRPr="00B80901" w:rsidRDefault="009F3611" w:rsidP="009F3611">
            <w:pPr>
              <w:pStyle w:val="XML1"/>
              <w:rPr>
                <w:ins w:id="29805" w:author="Thomas Dietz" w:date="2012-08-08T17:05:00Z"/>
                <w:rPrChange w:id="29806" w:author="Thomas Dietz" w:date="2012-08-10T13:22:00Z">
                  <w:rPr>
                    <w:ins w:id="29807" w:author="Thomas Dietz" w:date="2012-08-08T17:05:00Z"/>
                    <w:lang w:val="de-DE"/>
                  </w:rPr>
                </w:rPrChange>
              </w:rPr>
            </w:pPr>
            <w:ins w:id="29808" w:author="Thomas Dietz" w:date="2012-08-08T17:05:00Z">
              <w:r w:rsidRPr="00B80901">
                <w:rPr>
                  <w:rPrChange w:id="29809" w:author="Thomas Dietz" w:date="2012-08-10T13:22:00Z">
                    <w:rPr>
                      <w:lang w:val="de-DE"/>
                    </w:rPr>
                  </w:rPrChange>
                </w:rPr>
                <w:t xml:space="preserve">    }</w:t>
              </w:r>
            </w:ins>
          </w:p>
          <w:p w14:paraId="0EFBFE2E" w14:textId="77777777" w:rsidR="009F3611" w:rsidRPr="00B80901" w:rsidRDefault="009F3611" w:rsidP="009F3611">
            <w:pPr>
              <w:pStyle w:val="XML1"/>
              <w:rPr>
                <w:ins w:id="29810" w:author="Thomas Dietz" w:date="2012-08-08T17:05:00Z"/>
                <w:rPrChange w:id="29811" w:author="Thomas Dietz" w:date="2012-08-10T13:22:00Z">
                  <w:rPr>
                    <w:ins w:id="29812" w:author="Thomas Dietz" w:date="2012-08-08T17:05:00Z"/>
                    <w:lang w:val="de-DE"/>
                  </w:rPr>
                </w:rPrChange>
              </w:rPr>
            </w:pPr>
            <w:ins w:id="29813" w:author="Thomas Dietz" w:date="2012-08-08T17:05:00Z">
              <w:r w:rsidRPr="00B80901">
                <w:rPr>
                  <w:rPrChange w:id="29814" w:author="Thomas Dietz" w:date="2012-08-10T13:22:00Z">
                    <w:rPr>
                      <w:lang w:val="de-DE"/>
                    </w:rPr>
                  </w:rPrChange>
                </w:rPr>
                <w:t xml:space="preserve">  }</w:t>
              </w:r>
            </w:ins>
          </w:p>
          <w:p w14:paraId="7452ECDF" w14:textId="77777777" w:rsidR="009F3611" w:rsidRPr="00B80901" w:rsidRDefault="009F3611" w:rsidP="009F3611">
            <w:pPr>
              <w:pStyle w:val="XML1"/>
              <w:rPr>
                <w:ins w:id="29815" w:author="Thomas Dietz" w:date="2012-08-08T17:05:00Z"/>
                <w:rPrChange w:id="29816" w:author="Thomas Dietz" w:date="2012-08-10T13:22:00Z">
                  <w:rPr>
                    <w:ins w:id="29817" w:author="Thomas Dietz" w:date="2012-08-08T17:05:00Z"/>
                    <w:lang w:val="de-DE"/>
                  </w:rPr>
                </w:rPrChange>
              </w:rPr>
            </w:pPr>
          </w:p>
          <w:p w14:paraId="2C560FC3" w14:textId="77777777" w:rsidR="009F3611" w:rsidRPr="00B80901" w:rsidRDefault="009F3611" w:rsidP="009F3611">
            <w:pPr>
              <w:pStyle w:val="XML1"/>
              <w:rPr>
                <w:ins w:id="29818" w:author="Thomas Dietz" w:date="2012-08-08T17:05:00Z"/>
                <w:rPrChange w:id="29819" w:author="Thomas Dietz" w:date="2012-08-10T13:22:00Z">
                  <w:rPr>
                    <w:ins w:id="29820" w:author="Thomas Dietz" w:date="2012-08-08T17:05:00Z"/>
                    <w:lang w:val="de-DE"/>
                  </w:rPr>
                </w:rPrChange>
              </w:rPr>
            </w:pPr>
            <w:ins w:id="29821" w:author="Thomas Dietz" w:date="2012-08-08T17:05:00Z">
              <w:r w:rsidRPr="00B80901">
                <w:rPr>
                  <w:rPrChange w:id="29822" w:author="Thomas Dietz" w:date="2012-08-10T13:22:00Z">
                    <w:rPr>
                      <w:lang w:val="de-DE"/>
                    </w:rPr>
                  </w:rPrChange>
                </w:rPr>
                <w:t xml:space="preserve">  grouping OFPortOtherFeatureListType {</w:t>
              </w:r>
            </w:ins>
          </w:p>
          <w:p w14:paraId="7CA78321" w14:textId="77777777" w:rsidR="009F3611" w:rsidRPr="00B80901" w:rsidRDefault="009F3611" w:rsidP="009F3611">
            <w:pPr>
              <w:pStyle w:val="XML1"/>
              <w:rPr>
                <w:ins w:id="29823" w:author="Thomas Dietz" w:date="2012-08-08T17:05:00Z"/>
                <w:rPrChange w:id="29824" w:author="Thomas Dietz" w:date="2012-08-10T13:22:00Z">
                  <w:rPr>
                    <w:ins w:id="29825" w:author="Thomas Dietz" w:date="2012-08-08T17:05:00Z"/>
                    <w:lang w:val="de-DE"/>
                  </w:rPr>
                </w:rPrChange>
              </w:rPr>
            </w:pPr>
            <w:ins w:id="29826" w:author="Thomas Dietz" w:date="2012-08-08T17:05:00Z">
              <w:r w:rsidRPr="00B80901">
                <w:rPr>
                  <w:rPrChange w:id="29827" w:author="Thomas Dietz" w:date="2012-08-10T13:22:00Z">
                    <w:rPr>
                      <w:lang w:val="de-DE"/>
                    </w:rPr>
                  </w:rPrChange>
                </w:rPr>
                <w:t xml:space="preserve">    description "The features of a port that are supported or</w:t>
              </w:r>
            </w:ins>
          </w:p>
          <w:p w14:paraId="415E7A48" w14:textId="77777777" w:rsidR="009F3611" w:rsidRPr="00B80901" w:rsidRDefault="009F3611" w:rsidP="009F3611">
            <w:pPr>
              <w:pStyle w:val="XML1"/>
              <w:rPr>
                <w:ins w:id="29828" w:author="Thomas Dietz" w:date="2012-08-08T17:05:00Z"/>
                <w:rPrChange w:id="29829" w:author="Thomas Dietz" w:date="2012-08-10T13:22:00Z">
                  <w:rPr>
                    <w:ins w:id="29830" w:author="Thomas Dietz" w:date="2012-08-08T17:05:00Z"/>
                    <w:lang w:val="de-DE"/>
                  </w:rPr>
                </w:rPrChange>
              </w:rPr>
            </w:pPr>
            <w:ins w:id="29831" w:author="Thomas Dietz" w:date="2012-08-08T17:05:00Z">
              <w:r w:rsidRPr="00B80901">
                <w:rPr>
                  <w:rPrChange w:id="29832" w:author="Thomas Dietz" w:date="2012-08-10T13:22:00Z">
                    <w:rPr>
                      <w:lang w:val="de-DE"/>
                    </w:rPr>
                  </w:rPrChange>
                </w:rPr>
                <w:t xml:space="preserve">      advertised.</w:t>
              </w:r>
            </w:ins>
          </w:p>
          <w:p w14:paraId="6085E835" w14:textId="77777777" w:rsidR="009F3611" w:rsidRPr="00B80901" w:rsidRDefault="009F3611" w:rsidP="009F3611">
            <w:pPr>
              <w:pStyle w:val="XML1"/>
              <w:rPr>
                <w:ins w:id="29833" w:author="Thomas Dietz" w:date="2012-08-08T17:05:00Z"/>
                <w:rPrChange w:id="29834" w:author="Thomas Dietz" w:date="2012-08-10T13:22:00Z">
                  <w:rPr>
                    <w:ins w:id="29835" w:author="Thomas Dietz" w:date="2012-08-08T17:05:00Z"/>
                    <w:lang w:val="de-DE"/>
                  </w:rPr>
                </w:rPrChange>
              </w:rPr>
            </w:pPr>
          </w:p>
          <w:p w14:paraId="0C2A211C" w14:textId="77777777" w:rsidR="009F3611" w:rsidRPr="00B80901" w:rsidRDefault="009F3611" w:rsidP="009F3611">
            <w:pPr>
              <w:pStyle w:val="XML1"/>
              <w:rPr>
                <w:ins w:id="29836" w:author="Thomas Dietz" w:date="2012-08-08T17:05:00Z"/>
                <w:rPrChange w:id="29837" w:author="Thomas Dietz" w:date="2012-08-10T13:22:00Z">
                  <w:rPr>
                    <w:ins w:id="29838" w:author="Thomas Dietz" w:date="2012-08-08T17:05:00Z"/>
                    <w:lang w:val="de-DE"/>
                  </w:rPr>
                </w:rPrChange>
              </w:rPr>
            </w:pPr>
            <w:ins w:id="29839" w:author="Thomas Dietz" w:date="2012-08-08T17:05:00Z">
              <w:r w:rsidRPr="00B80901">
                <w:rPr>
                  <w:rPrChange w:id="29840" w:author="Thomas Dietz" w:date="2012-08-10T13:22:00Z">
                    <w:rPr>
                      <w:lang w:val="de-DE"/>
                    </w:rPr>
                  </w:rPrChange>
                </w:rPr>
                <w:t xml:space="preserve">      If the elements in the OFPortOtherFeatureListType ares used</w:t>
              </w:r>
            </w:ins>
          </w:p>
          <w:p w14:paraId="4744D935" w14:textId="77777777" w:rsidR="009F3611" w:rsidRPr="00B80901" w:rsidRDefault="009F3611" w:rsidP="009F3611">
            <w:pPr>
              <w:pStyle w:val="XML1"/>
              <w:rPr>
                <w:ins w:id="29841" w:author="Thomas Dietz" w:date="2012-08-08T17:05:00Z"/>
                <w:rPrChange w:id="29842" w:author="Thomas Dietz" w:date="2012-08-10T13:22:00Z">
                  <w:rPr>
                    <w:ins w:id="29843" w:author="Thomas Dietz" w:date="2012-08-08T17:05:00Z"/>
                    <w:lang w:val="de-DE"/>
                  </w:rPr>
                </w:rPrChange>
              </w:rPr>
            </w:pPr>
            <w:ins w:id="29844" w:author="Thomas Dietz" w:date="2012-08-08T17:05:00Z">
              <w:r w:rsidRPr="00B80901">
                <w:rPr>
                  <w:rPrChange w:id="29845" w:author="Thomas Dietz" w:date="2012-08-10T13:22:00Z">
                    <w:rPr>
                      <w:lang w:val="de-DE"/>
                    </w:rPr>
                  </w:rPrChange>
                </w:rPr>
                <w:t xml:space="preserve">      as configurable elements the NETCONF &lt;edit-config&gt; operations</w:t>
              </w:r>
            </w:ins>
          </w:p>
          <w:p w14:paraId="374D9C46" w14:textId="77777777" w:rsidR="009F3611" w:rsidRPr="00B80901" w:rsidRDefault="009F3611" w:rsidP="009F3611">
            <w:pPr>
              <w:pStyle w:val="XML1"/>
              <w:rPr>
                <w:ins w:id="29846" w:author="Thomas Dietz" w:date="2012-08-08T17:05:00Z"/>
                <w:rPrChange w:id="29847" w:author="Thomas Dietz" w:date="2012-08-10T13:22:00Z">
                  <w:rPr>
                    <w:ins w:id="29848" w:author="Thomas Dietz" w:date="2012-08-08T17:05:00Z"/>
                    <w:lang w:val="de-DE"/>
                  </w:rPr>
                </w:rPrChange>
              </w:rPr>
            </w:pPr>
            <w:ins w:id="29849" w:author="Thomas Dietz" w:date="2012-08-08T17:05:00Z">
              <w:r w:rsidRPr="00B80901">
                <w:rPr>
                  <w:rPrChange w:id="29850" w:author="Thomas Dietz" w:date="2012-08-10T13:22:00Z">
                    <w:rPr>
                      <w:lang w:val="de-DE"/>
                    </w:rPr>
                  </w:rPrChange>
                </w:rPr>
                <w:t xml:space="preserve">      MUST be implemented as follows: </w:t>
              </w:r>
            </w:ins>
          </w:p>
          <w:p w14:paraId="3770F0FD" w14:textId="77777777" w:rsidR="009F3611" w:rsidRPr="00B80901" w:rsidRDefault="009F3611" w:rsidP="009F3611">
            <w:pPr>
              <w:pStyle w:val="XML1"/>
              <w:rPr>
                <w:ins w:id="29851" w:author="Thomas Dietz" w:date="2012-08-08T17:05:00Z"/>
                <w:rPrChange w:id="29852" w:author="Thomas Dietz" w:date="2012-08-10T13:22:00Z">
                  <w:rPr>
                    <w:ins w:id="29853" w:author="Thomas Dietz" w:date="2012-08-08T17:05:00Z"/>
                    <w:lang w:val="de-DE"/>
                  </w:rPr>
                </w:rPrChange>
              </w:rPr>
            </w:pPr>
          </w:p>
          <w:p w14:paraId="02D9DF4C" w14:textId="77777777" w:rsidR="009F3611" w:rsidRPr="00B80901" w:rsidRDefault="009F3611" w:rsidP="009F3611">
            <w:pPr>
              <w:pStyle w:val="XML1"/>
              <w:rPr>
                <w:ins w:id="29854" w:author="Thomas Dietz" w:date="2012-08-08T17:05:00Z"/>
                <w:rPrChange w:id="29855" w:author="Thomas Dietz" w:date="2012-08-10T13:22:00Z">
                  <w:rPr>
                    <w:ins w:id="29856" w:author="Thomas Dietz" w:date="2012-08-08T17:05:00Z"/>
                    <w:lang w:val="de-DE"/>
                  </w:rPr>
                </w:rPrChange>
              </w:rPr>
            </w:pPr>
            <w:ins w:id="29857" w:author="Thomas Dietz" w:date="2012-08-08T17:05:00Z">
              <w:r w:rsidRPr="00B80901">
                <w:rPr>
                  <w:rPrChange w:id="29858" w:author="Thomas Dietz" w:date="2012-08-10T13:22:00Z">
                    <w:rPr>
                      <w:lang w:val="de-DE"/>
                    </w:rPr>
                  </w:rPrChange>
                </w:rPr>
                <w:lastRenderedPageBreak/>
                <w:t xml:space="preserve">      * The 'resource-id' element MUST be present in the path or in</w:t>
              </w:r>
            </w:ins>
          </w:p>
          <w:p w14:paraId="7B5821B9" w14:textId="77777777" w:rsidR="009F3611" w:rsidRPr="00B80901" w:rsidRDefault="009F3611" w:rsidP="009F3611">
            <w:pPr>
              <w:pStyle w:val="XML1"/>
              <w:rPr>
                <w:ins w:id="29859" w:author="Thomas Dietz" w:date="2012-08-08T17:05:00Z"/>
                <w:rPrChange w:id="29860" w:author="Thomas Dietz" w:date="2012-08-10T13:22:00Z">
                  <w:rPr>
                    <w:ins w:id="29861" w:author="Thomas Dietz" w:date="2012-08-08T17:05:00Z"/>
                    <w:lang w:val="de-DE"/>
                  </w:rPr>
                </w:rPrChange>
              </w:rPr>
            </w:pPr>
            <w:ins w:id="29862" w:author="Thomas Dietz" w:date="2012-08-08T17:05:00Z">
              <w:r w:rsidRPr="00B80901">
                <w:rPr>
                  <w:rPrChange w:id="29863" w:author="Thomas Dietz" w:date="2012-08-10T13:22:00Z">
                    <w:rPr>
                      <w:lang w:val="de-DE"/>
                    </w:rPr>
                  </w:rPrChange>
                </w:rPr>
                <w:t xml:space="preserve">        the filter at all &lt;edit-config&gt; operations to identify the</w:t>
              </w:r>
            </w:ins>
          </w:p>
          <w:p w14:paraId="7F12C279" w14:textId="77777777" w:rsidR="009F3611" w:rsidRPr="00B80901" w:rsidRDefault="009F3611" w:rsidP="009F3611">
            <w:pPr>
              <w:pStyle w:val="XML1"/>
              <w:rPr>
                <w:ins w:id="29864" w:author="Thomas Dietz" w:date="2012-08-08T17:05:00Z"/>
                <w:rPrChange w:id="29865" w:author="Thomas Dietz" w:date="2012-08-10T13:22:00Z">
                  <w:rPr>
                    <w:ins w:id="29866" w:author="Thomas Dietz" w:date="2012-08-08T17:05:00Z"/>
                    <w:lang w:val="de-DE"/>
                  </w:rPr>
                </w:rPrChange>
              </w:rPr>
            </w:pPr>
            <w:ins w:id="29867" w:author="Thomas Dietz" w:date="2012-08-08T17:05:00Z">
              <w:r w:rsidRPr="00B80901">
                <w:rPr>
                  <w:rPrChange w:id="29868" w:author="Thomas Dietz" w:date="2012-08-10T13:22:00Z">
                    <w:rPr>
                      <w:lang w:val="de-DE"/>
                    </w:rPr>
                  </w:rPrChange>
                </w:rPr>
                <w:t xml:space="preserve">        resource.</w:t>
              </w:r>
            </w:ins>
          </w:p>
          <w:p w14:paraId="0DBB8DED" w14:textId="77777777" w:rsidR="009F3611" w:rsidRPr="00B80901" w:rsidRDefault="009F3611" w:rsidP="009F3611">
            <w:pPr>
              <w:pStyle w:val="XML1"/>
              <w:rPr>
                <w:ins w:id="29869" w:author="Thomas Dietz" w:date="2012-08-08T17:05:00Z"/>
                <w:rPrChange w:id="29870" w:author="Thomas Dietz" w:date="2012-08-10T13:22:00Z">
                  <w:rPr>
                    <w:ins w:id="29871" w:author="Thomas Dietz" w:date="2012-08-08T17:05:00Z"/>
                    <w:lang w:val="de-DE"/>
                  </w:rPr>
                </w:rPrChange>
              </w:rPr>
            </w:pPr>
            <w:ins w:id="29872" w:author="Thomas Dietz" w:date="2012-08-08T17:05:00Z">
              <w:r w:rsidRPr="00B80901">
                <w:rPr>
                  <w:rPrChange w:id="29873" w:author="Thomas Dietz" w:date="2012-08-10T13:22:00Z">
                    <w:rPr>
                      <w:lang w:val="de-DE"/>
                    </w:rPr>
                  </w:rPrChange>
                </w:rPr>
                <w:t xml:space="preserve">      * If the operation is 'merge' or 'replace', the element is</w:t>
              </w:r>
            </w:ins>
          </w:p>
          <w:p w14:paraId="6F407B36" w14:textId="77777777" w:rsidR="009F3611" w:rsidRPr="00B80901" w:rsidRDefault="009F3611" w:rsidP="009F3611">
            <w:pPr>
              <w:pStyle w:val="XML1"/>
              <w:rPr>
                <w:ins w:id="29874" w:author="Thomas Dietz" w:date="2012-08-08T17:05:00Z"/>
                <w:rPrChange w:id="29875" w:author="Thomas Dietz" w:date="2012-08-10T13:22:00Z">
                  <w:rPr>
                    <w:ins w:id="29876" w:author="Thomas Dietz" w:date="2012-08-08T17:05:00Z"/>
                    <w:lang w:val="de-DE"/>
                  </w:rPr>
                </w:rPrChange>
              </w:rPr>
            </w:pPr>
            <w:ins w:id="29877" w:author="Thomas Dietz" w:date="2012-08-08T17:05:00Z">
              <w:r w:rsidRPr="00B80901">
                <w:rPr>
                  <w:rPrChange w:id="29878" w:author="Thomas Dietz" w:date="2012-08-10T13:22:00Z">
                    <w:rPr>
                      <w:lang w:val="de-DE"/>
                    </w:rPr>
                  </w:rPrChange>
                </w:rPr>
                <w:t xml:space="preserve">        created if it does not exist, and its value is set to the</w:t>
              </w:r>
            </w:ins>
          </w:p>
          <w:p w14:paraId="17C3B6B6" w14:textId="77777777" w:rsidR="009F3611" w:rsidRPr="00B80901" w:rsidRDefault="009F3611" w:rsidP="009F3611">
            <w:pPr>
              <w:pStyle w:val="XML1"/>
              <w:rPr>
                <w:ins w:id="29879" w:author="Thomas Dietz" w:date="2012-08-08T17:05:00Z"/>
                <w:rPrChange w:id="29880" w:author="Thomas Dietz" w:date="2012-08-10T13:22:00Z">
                  <w:rPr>
                    <w:ins w:id="29881" w:author="Thomas Dietz" w:date="2012-08-08T17:05:00Z"/>
                    <w:lang w:val="de-DE"/>
                  </w:rPr>
                </w:rPrChange>
              </w:rPr>
            </w:pPr>
            <w:ins w:id="29882" w:author="Thomas Dietz" w:date="2012-08-08T17:05:00Z">
              <w:r w:rsidRPr="00B80901">
                <w:rPr>
                  <w:rPrChange w:id="29883" w:author="Thomas Dietz" w:date="2012-08-10T13:22:00Z">
                    <w:rPr>
                      <w:lang w:val="de-DE"/>
                    </w:rPr>
                  </w:rPrChange>
                </w:rPr>
                <w:t xml:space="preserve">        value found in the XML RPC data.</w:t>
              </w:r>
            </w:ins>
          </w:p>
          <w:p w14:paraId="4A4533C4" w14:textId="77777777" w:rsidR="009F3611" w:rsidRPr="00B80901" w:rsidRDefault="009F3611" w:rsidP="009F3611">
            <w:pPr>
              <w:pStyle w:val="XML1"/>
              <w:rPr>
                <w:ins w:id="29884" w:author="Thomas Dietz" w:date="2012-08-08T17:05:00Z"/>
                <w:rPrChange w:id="29885" w:author="Thomas Dietz" w:date="2012-08-10T13:22:00Z">
                  <w:rPr>
                    <w:ins w:id="29886" w:author="Thomas Dietz" w:date="2012-08-08T17:05:00Z"/>
                    <w:lang w:val="de-DE"/>
                  </w:rPr>
                </w:rPrChange>
              </w:rPr>
            </w:pPr>
            <w:ins w:id="29887" w:author="Thomas Dietz" w:date="2012-08-08T17:05:00Z">
              <w:r w:rsidRPr="00B80901">
                <w:rPr>
                  <w:rPrChange w:id="29888" w:author="Thomas Dietz" w:date="2012-08-10T13:22:00Z">
                    <w:rPr>
                      <w:lang w:val="de-DE"/>
                    </w:rPr>
                  </w:rPrChange>
                </w:rPr>
                <w:t xml:space="preserve">      * If the operation is 'create', the element is created if it</w:t>
              </w:r>
            </w:ins>
          </w:p>
          <w:p w14:paraId="5BDFC343" w14:textId="77777777" w:rsidR="009F3611" w:rsidRPr="00B80901" w:rsidRDefault="009F3611" w:rsidP="009F3611">
            <w:pPr>
              <w:pStyle w:val="XML1"/>
              <w:rPr>
                <w:ins w:id="29889" w:author="Thomas Dietz" w:date="2012-08-08T17:05:00Z"/>
                <w:rPrChange w:id="29890" w:author="Thomas Dietz" w:date="2012-08-10T13:22:00Z">
                  <w:rPr>
                    <w:ins w:id="29891" w:author="Thomas Dietz" w:date="2012-08-08T17:05:00Z"/>
                    <w:lang w:val="de-DE"/>
                  </w:rPr>
                </w:rPrChange>
              </w:rPr>
            </w:pPr>
            <w:ins w:id="29892" w:author="Thomas Dietz" w:date="2012-08-08T17:05:00Z">
              <w:r w:rsidRPr="00B80901">
                <w:rPr>
                  <w:rPrChange w:id="29893" w:author="Thomas Dietz" w:date="2012-08-10T13:22:00Z">
                    <w:rPr>
                      <w:lang w:val="de-DE"/>
                    </w:rPr>
                  </w:rPrChange>
                </w:rPr>
                <w:t xml:space="preserve">        does not exist. If the element already exists, a</w:t>
              </w:r>
            </w:ins>
          </w:p>
          <w:p w14:paraId="3252D21C" w14:textId="77777777" w:rsidR="009F3611" w:rsidRPr="00B80901" w:rsidRDefault="009F3611" w:rsidP="009F3611">
            <w:pPr>
              <w:pStyle w:val="XML1"/>
              <w:rPr>
                <w:ins w:id="29894" w:author="Thomas Dietz" w:date="2012-08-08T17:05:00Z"/>
                <w:rPrChange w:id="29895" w:author="Thomas Dietz" w:date="2012-08-10T13:22:00Z">
                  <w:rPr>
                    <w:ins w:id="29896" w:author="Thomas Dietz" w:date="2012-08-08T17:05:00Z"/>
                    <w:lang w:val="de-DE"/>
                  </w:rPr>
                </w:rPrChange>
              </w:rPr>
            </w:pPr>
            <w:ins w:id="29897" w:author="Thomas Dietz" w:date="2012-08-08T17:05:00Z">
              <w:r w:rsidRPr="00B80901">
                <w:rPr>
                  <w:rPrChange w:id="29898" w:author="Thomas Dietz" w:date="2012-08-10T13:22:00Z">
                    <w:rPr>
                      <w:lang w:val="de-DE"/>
                    </w:rPr>
                  </w:rPrChange>
                </w:rPr>
                <w:t xml:space="preserve">        'data</w:t>
              </w:r>
              <w:r w:rsidRPr="00B80901">
                <w:rPr>
                  <w:rFonts w:ascii="MS Mincho" w:eastAsia="MS Mincho" w:hAnsi="MS Mincho" w:cs="MS Mincho"/>
                  <w:rPrChange w:id="29899" w:author="Thomas Dietz" w:date="2012-08-10T13:22:00Z">
                    <w:rPr>
                      <w:rFonts w:ascii="MS Mincho" w:eastAsia="MS Mincho" w:hAnsi="MS Mincho" w:cs="MS Mincho"/>
                      <w:lang w:val="de-DE"/>
                    </w:rPr>
                  </w:rPrChange>
                </w:rPr>
                <w:t>‑</w:t>
              </w:r>
              <w:r w:rsidRPr="00B80901">
                <w:rPr>
                  <w:rPrChange w:id="29900" w:author="Thomas Dietz" w:date="2012-08-10T13:22:00Z">
                    <w:rPr>
                      <w:lang w:val="de-DE"/>
                    </w:rPr>
                  </w:rPrChange>
                </w:rPr>
                <w:t>exists' error is returned.</w:t>
              </w:r>
            </w:ins>
          </w:p>
          <w:p w14:paraId="2E533DCF" w14:textId="77777777" w:rsidR="009F3611" w:rsidRPr="00B80901" w:rsidRDefault="009F3611" w:rsidP="009F3611">
            <w:pPr>
              <w:pStyle w:val="XML1"/>
              <w:rPr>
                <w:ins w:id="29901" w:author="Thomas Dietz" w:date="2012-08-08T17:05:00Z"/>
                <w:rPrChange w:id="29902" w:author="Thomas Dietz" w:date="2012-08-10T13:22:00Z">
                  <w:rPr>
                    <w:ins w:id="29903" w:author="Thomas Dietz" w:date="2012-08-08T17:05:00Z"/>
                    <w:lang w:val="de-DE"/>
                  </w:rPr>
                </w:rPrChange>
              </w:rPr>
            </w:pPr>
            <w:ins w:id="29904" w:author="Thomas Dietz" w:date="2012-08-08T17:05:00Z">
              <w:r w:rsidRPr="00B80901">
                <w:rPr>
                  <w:rPrChange w:id="29905" w:author="Thomas Dietz" w:date="2012-08-10T13:22:00Z">
                    <w:rPr>
                      <w:lang w:val="de-DE"/>
                    </w:rPr>
                  </w:rPrChange>
                </w:rPr>
                <w:t xml:space="preserve">      * If the operation is 'delete', the element is deleted if it</w:t>
              </w:r>
            </w:ins>
          </w:p>
          <w:p w14:paraId="4A770C89" w14:textId="77777777" w:rsidR="009F3611" w:rsidRPr="00B80901" w:rsidRDefault="009F3611" w:rsidP="009F3611">
            <w:pPr>
              <w:pStyle w:val="XML1"/>
              <w:rPr>
                <w:ins w:id="29906" w:author="Thomas Dietz" w:date="2012-08-08T17:05:00Z"/>
                <w:rPrChange w:id="29907" w:author="Thomas Dietz" w:date="2012-08-10T13:22:00Z">
                  <w:rPr>
                    <w:ins w:id="29908" w:author="Thomas Dietz" w:date="2012-08-08T17:05:00Z"/>
                    <w:lang w:val="de-DE"/>
                  </w:rPr>
                </w:rPrChange>
              </w:rPr>
            </w:pPr>
            <w:ins w:id="29909" w:author="Thomas Dietz" w:date="2012-08-08T17:05:00Z">
              <w:r w:rsidRPr="00B80901">
                <w:rPr>
                  <w:rPrChange w:id="29910" w:author="Thomas Dietz" w:date="2012-08-10T13:22:00Z">
                    <w:rPr>
                      <w:lang w:val="de-DE"/>
                    </w:rPr>
                  </w:rPrChange>
                </w:rPr>
                <w:t xml:space="preserve">        exists. If the element does not exist, a 'data</w:t>
              </w:r>
              <w:r w:rsidRPr="00B80901">
                <w:rPr>
                  <w:rFonts w:ascii="MS Mincho" w:eastAsia="MS Mincho" w:hAnsi="MS Mincho" w:cs="MS Mincho"/>
                  <w:rPrChange w:id="29911" w:author="Thomas Dietz" w:date="2012-08-10T13:22:00Z">
                    <w:rPr>
                      <w:rFonts w:ascii="MS Mincho" w:eastAsia="MS Mincho" w:hAnsi="MS Mincho" w:cs="MS Mincho"/>
                      <w:lang w:val="de-DE"/>
                    </w:rPr>
                  </w:rPrChange>
                </w:rPr>
                <w:t>‑</w:t>
              </w:r>
              <w:r w:rsidRPr="00B80901">
                <w:rPr>
                  <w:rPrChange w:id="29912" w:author="Thomas Dietz" w:date="2012-08-10T13:22:00Z">
                    <w:rPr>
                      <w:lang w:val="de-DE"/>
                    </w:rPr>
                  </w:rPrChange>
                </w:rPr>
                <w:t>missing'</w:t>
              </w:r>
            </w:ins>
          </w:p>
          <w:p w14:paraId="5428B18B" w14:textId="77777777" w:rsidR="009F3611" w:rsidRPr="00B80901" w:rsidRDefault="009F3611" w:rsidP="009F3611">
            <w:pPr>
              <w:pStyle w:val="XML1"/>
              <w:rPr>
                <w:ins w:id="29913" w:author="Thomas Dietz" w:date="2012-08-08T17:05:00Z"/>
                <w:rPrChange w:id="29914" w:author="Thomas Dietz" w:date="2012-08-10T13:22:00Z">
                  <w:rPr>
                    <w:ins w:id="29915" w:author="Thomas Dietz" w:date="2012-08-08T17:05:00Z"/>
                    <w:lang w:val="de-DE"/>
                  </w:rPr>
                </w:rPrChange>
              </w:rPr>
            </w:pPr>
            <w:ins w:id="29916" w:author="Thomas Dietz" w:date="2012-08-08T17:05:00Z">
              <w:r w:rsidRPr="00B80901">
                <w:rPr>
                  <w:rPrChange w:id="29917" w:author="Thomas Dietz" w:date="2012-08-10T13:22:00Z">
                    <w:rPr>
                      <w:lang w:val="de-DE"/>
                    </w:rPr>
                  </w:rPrChange>
                </w:rPr>
                <w:t xml:space="preserve">        error is returned.</w:t>
              </w:r>
            </w:ins>
          </w:p>
          <w:p w14:paraId="3830102A" w14:textId="77777777" w:rsidR="009F3611" w:rsidRPr="00B80901" w:rsidRDefault="009F3611" w:rsidP="009F3611">
            <w:pPr>
              <w:pStyle w:val="XML1"/>
              <w:rPr>
                <w:ins w:id="29918" w:author="Thomas Dietz" w:date="2012-08-08T17:05:00Z"/>
                <w:rPrChange w:id="29919" w:author="Thomas Dietz" w:date="2012-08-10T13:22:00Z">
                  <w:rPr>
                    <w:ins w:id="29920" w:author="Thomas Dietz" w:date="2012-08-08T17:05:00Z"/>
                    <w:lang w:val="de-DE"/>
                  </w:rPr>
                </w:rPrChange>
              </w:rPr>
            </w:pPr>
          </w:p>
          <w:p w14:paraId="26E8FFF7" w14:textId="77777777" w:rsidR="009F3611" w:rsidRPr="00B80901" w:rsidRDefault="009F3611" w:rsidP="009F3611">
            <w:pPr>
              <w:pStyle w:val="XML1"/>
              <w:rPr>
                <w:ins w:id="29921" w:author="Thomas Dietz" w:date="2012-08-08T17:05:00Z"/>
                <w:rPrChange w:id="29922" w:author="Thomas Dietz" w:date="2012-08-10T13:22:00Z">
                  <w:rPr>
                    <w:ins w:id="29923" w:author="Thomas Dietz" w:date="2012-08-08T17:05:00Z"/>
                    <w:lang w:val="de-DE"/>
                  </w:rPr>
                </w:rPrChange>
              </w:rPr>
            </w:pPr>
            <w:ins w:id="29924" w:author="Thomas Dietz" w:date="2012-08-08T17:05:00Z">
              <w:r w:rsidRPr="00B80901">
                <w:rPr>
                  <w:rPrChange w:id="29925" w:author="Thomas Dietz" w:date="2012-08-10T13:22:00Z">
                    <w:rPr>
                      <w:lang w:val="de-DE"/>
                    </w:rPr>
                  </w:rPrChange>
                </w:rPr>
                <w:t xml:space="preserve">      If elements in the type OFPortOtherFeatureListType are used</w:t>
              </w:r>
            </w:ins>
          </w:p>
          <w:p w14:paraId="53B05F00" w14:textId="77777777" w:rsidR="009F3611" w:rsidRPr="00B80901" w:rsidRDefault="009F3611" w:rsidP="009F3611">
            <w:pPr>
              <w:pStyle w:val="XML1"/>
              <w:rPr>
                <w:ins w:id="29926" w:author="Thomas Dietz" w:date="2012-08-08T17:05:00Z"/>
                <w:rPrChange w:id="29927" w:author="Thomas Dietz" w:date="2012-08-10T13:22:00Z">
                  <w:rPr>
                    <w:ins w:id="29928" w:author="Thomas Dietz" w:date="2012-08-08T17:05:00Z"/>
                    <w:lang w:val="de-DE"/>
                  </w:rPr>
                </w:rPrChange>
              </w:rPr>
            </w:pPr>
            <w:ins w:id="29929" w:author="Thomas Dietz" w:date="2012-08-08T17:05:00Z">
              <w:r w:rsidRPr="00B80901">
                <w:rPr>
                  <w:rPrChange w:id="29930" w:author="Thomas Dietz" w:date="2012-08-10T13:22:00Z">
                    <w:rPr>
                      <w:lang w:val="de-DE"/>
                    </w:rPr>
                  </w:rPrChange>
                </w:rPr>
                <w:t xml:space="preserve">      in an non-configurable way, they only be retrieved by NETCONF</w:t>
              </w:r>
            </w:ins>
          </w:p>
          <w:p w14:paraId="30396CA6" w14:textId="77777777" w:rsidR="009F3611" w:rsidRPr="00B80901" w:rsidRDefault="009F3611" w:rsidP="009F3611">
            <w:pPr>
              <w:pStyle w:val="XML1"/>
              <w:rPr>
                <w:ins w:id="29931" w:author="Thomas Dietz" w:date="2012-08-08T17:05:00Z"/>
                <w:rPrChange w:id="29932" w:author="Thomas Dietz" w:date="2012-08-10T13:22:00Z">
                  <w:rPr>
                    <w:ins w:id="29933" w:author="Thomas Dietz" w:date="2012-08-08T17:05:00Z"/>
                    <w:lang w:val="de-DE"/>
                  </w:rPr>
                </w:rPrChange>
              </w:rPr>
            </w:pPr>
            <w:ins w:id="29934" w:author="Thomas Dietz" w:date="2012-08-08T17:05:00Z">
              <w:r w:rsidRPr="00B80901">
                <w:rPr>
                  <w:rPrChange w:id="29935" w:author="Thomas Dietz" w:date="2012-08-10T13:22:00Z">
                    <w:rPr>
                      <w:lang w:val="de-DE"/>
                    </w:rPr>
                  </w:rPrChange>
                </w:rPr>
                <w:t xml:space="preserve">      &lt;get&gt; operations. Attemps to modify this element and its</w:t>
              </w:r>
            </w:ins>
          </w:p>
          <w:p w14:paraId="2609FA7E" w14:textId="77777777" w:rsidR="009F3611" w:rsidRPr="00B80901" w:rsidRDefault="009F3611" w:rsidP="009F3611">
            <w:pPr>
              <w:pStyle w:val="XML1"/>
              <w:rPr>
                <w:ins w:id="29936" w:author="Thomas Dietz" w:date="2012-08-08T17:05:00Z"/>
                <w:rPrChange w:id="29937" w:author="Thomas Dietz" w:date="2012-08-10T13:22:00Z">
                  <w:rPr>
                    <w:ins w:id="29938" w:author="Thomas Dietz" w:date="2012-08-08T17:05:00Z"/>
                    <w:lang w:val="de-DE"/>
                  </w:rPr>
                </w:rPrChange>
              </w:rPr>
            </w:pPr>
            <w:ins w:id="29939" w:author="Thomas Dietz" w:date="2012-08-08T17:05:00Z">
              <w:r w:rsidRPr="00B80901">
                <w:rPr>
                  <w:rPrChange w:id="29940" w:author="Thomas Dietz" w:date="2012-08-10T13:22:00Z">
                    <w:rPr>
                      <w:lang w:val="de-DE"/>
                    </w:rPr>
                  </w:rPrChange>
                </w:rPr>
                <w:t xml:space="preserve">      children with a NETCONF &lt;edit-config&gt; operation MUST result</w:t>
              </w:r>
            </w:ins>
          </w:p>
          <w:p w14:paraId="67DB739C" w14:textId="77777777" w:rsidR="009F3611" w:rsidRPr="00B80901" w:rsidRDefault="009F3611" w:rsidP="009F3611">
            <w:pPr>
              <w:pStyle w:val="XML1"/>
              <w:rPr>
                <w:ins w:id="29941" w:author="Thomas Dietz" w:date="2012-08-08T17:05:00Z"/>
                <w:rPrChange w:id="29942" w:author="Thomas Dietz" w:date="2012-08-10T13:22:00Z">
                  <w:rPr>
                    <w:ins w:id="29943" w:author="Thomas Dietz" w:date="2012-08-08T17:05:00Z"/>
                    <w:lang w:val="de-DE"/>
                  </w:rPr>
                </w:rPrChange>
              </w:rPr>
            </w:pPr>
            <w:ins w:id="29944" w:author="Thomas Dietz" w:date="2012-08-08T17:05:00Z">
              <w:r w:rsidRPr="00B80901">
                <w:rPr>
                  <w:rPrChange w:id="29945" w:author="Thomas Dietz" w:date="2012-08-10T13:22:00Z">
                    <w:rPr>
                      <w:lang w:val="de-DE"/>
                    </w:rPr>
                  </w:rPrChange>
                </w:rPr>
                <w:t xml:space="preserve">      in an 'operation-not-supported' error with type</w:t>
              </w:r>
            </w:ins>
          </w:p>
          <w:p w14:paraId="68EF1E95" w14:textId="77777777" w:rsidR="009F3611" w:rsidRPr="00B80901" w:rsidRDefault="009F3611" w:rsidP="009F3611">
            <w:pPr>
              <w:pStyle w:val="XML1"/>
              <w:rPr>
                <w:ins w:id="29946" w:author="Thomas Dietz" w:date="2012-08-08T17:05:00Z"/>
                <w:rPrChange w:id="29947" w:author="Thomas Dietz" w:date="2012-08-10T13:22:00Z">
                  <w:rPr>
                    <w:ins w:id="29948" w:author="Thomas Dietz" w:date="2012-08-08T17:05:00Z"/>
                    <w:lang w:val="de-DE"/>
                  </w:rPr>
                </w:rPrChange>
              </w:rPr>
            </w:pPr>
            <w:ins w:id="29949" w:author="Thomas Dietz" w:date="2012-08-08T17:05:00Z">
              <w:r w:rsidRPr="00B80901">
                <w:rPr>
                  <w:rPrChange w:id="29950" w:author="Thomas Dietz" w:date="2012-08-10T13:22:00Z">
                    <w:rPr>
                      <w:lang w:val="de-DE"/>
                    </w:rPr>
                  </w:rPrChange>
                </w:rPr>
                <w:t xml:space="preserve">      'application'.";</w:t>
              </w:r>
            </w:ins>
          </w:p>
          <w:p w14:paraId="38751E16" w14:textId="77777777" w:rsidR="009F3611" w:rsidRPr="00B80901" w:rsidRDefault="009F3611" w:rsidP="009F3611">
            <w:pPr>
              <w:pStyle w:val="XML1"/>
              <w:rPr>
                <w:ins w:id="29951" w:author="Thomas Dietz" w:date="2012-08-08T17:05:00Z"/>
                <w:rPrChange w:id="29952" w:author="Thomas Dietz" w:date="2012-08-10T13:22:00Z">
                  <w:rPr>
                    <w:ins w:id="29953" w:author="Thomas Dietz" w:date="2012-08-08T17:05:00Z"/>
                    <w:lang w:val="de-DE"/>
                  </w:rPr>
                </w:rPrChange>
              </w:rPr>
            </w:pPr>
            <w:ins w:id="29954" w:author="Thomas Dietz" w:date="2012-08-08T17:05:00Z">
              <w:r w:rsidRPr="00B80901">
                <w:rPr>
                  <w:rPrChange w:id="29955" w:author="Thomas Dietz" w:date="2012-08-10T13:22:00Z">
                    <w:rPr>
                      <w:lang w:val="de-DE"/>
                    </w:rPr>
                  </w:rPrChange>
                </w:rPr>
                <w:t xml:space="preserve">    leaf-list rate {</w:t>
              </w:r>
            </w:ins>
          </w:p>
          <w:p w14:paraId="000FF150" w14:textId="77777777" w:rsidR="009F3611" w:rsidRPr="00B80901" w:rsidRDefault="009F3611" w:rsidP="009F3611">
            <w:pPr>
              <w:pStyle w:val="XML1"/>
              <w:rPr>
                <w:ins w:id="29956" w:author="Thomas Dietz" w:date="2012-08-08T17:05:00Z"/>
                <w:rPrChange w:id="29957" w:author="Thomas Dietz" w:date="2012-08-10T13:22:00Z">
                  <w:rPr>
                    <w:ins w:id="29958" w:author="Thomas Dietz" w:date="2012-08-08T17:05:00Z"/>
                    <w:lang w:val="de-DE"/>
                  </w:rPr>
                </w:rPrChange>
              </w:rPr>
            </w:pPr>
            <w:ins w:id="29959" w:author="Thomas Dietz" w:date="2012-08-08T17:05:00Z">
              <w:r w:rsidRPr="00B80901">
                <w:rPr>
                  <w:rPrChange w:id="29960" w:author="Thomas Dietz" w:date="2012-08-10T13:22:00Z">
                    <w:rPr>
                      <w:lang w:val="de-DE"/>
                    </w:rPr>
                  </w:rPrChange>
                </w:rPr>
                <w:t xml:space="preserve">      type OFPortRateType;</w:t>
              </w:r>
            </w:ins>
          </w:p>
          <w:p w14:paraId="7EA929D4" w14:textId="77777777" w:rsidR="009F3611" w:rsidRPr="00B80901" w:rsidRDefault="009F3611" w:rsidP="009F3611">
            <w:pPr>
              <w:pStyle w:val="XML1"/>
              <w:rPr>
                <w:ins w:id="29961" w:author="Thomas Dietz" w:date="2012-08-08T17:05:00Z"/>
                <w:rPrChange w:id="29962" w:author="Thomas Dietz" w:date="2012-08-10T13:22:00Z">
                  <w:rPr>
                    <w:ins w:id="29963" w:author="Thomas Dietz" w:date="2012-08-08T17:05:00Z"/>
                    <w:lang w:val="de-DE"/>
                  </w:rPr>
                </w:rPrChange>
              </w:rPr>
            </w:pPr>
            <w:ins w:id="29964" w:author="Thomas Dietz" w:date="2012-08-08T17:05:00Z">
              <w:r w:rsidRPr="00B80901">
                <w:rPr>
                  <w:rPrChange w:id="29965" w:author="Thomas Dietz" w:date="2012-08-10T13:22:00Z">
                    <w:rPr>
                      <w:lang w:val="de-DE"/>
                    </w:rPr>
                  </w:rPrChange>
                </w:rPr>
                <w:t xml:space="preserve">      min-elements 1;</w:t>
              </w:r>
            </w:ins>
          </w:p>
          <w:p w14:paraId="3AB6AAD2" w14:textId="77777777" w:rsidR="009F3611" w:rsidRPr="00B80901" w:rsidRDefault="009F3611" w:rsidP="009F3611">
            <w:pPr>
              <w:pStyle w:val="XML1"/>
              <w:rPr>
                <w:ins w:id="29966" w:author="Thomas Dietz" w:date="2012-08-08T17:05:00Z"/>
                <w:rPrChange w:id="29967" w:author="Thomas Dietz" w:date="2012-08-10T13:22:00Z">
                  <w:rPr>
                    <w:ins w:id="29968" w:author="Thomas Dietz" w:date="2012-08-08T17:05:00Z"/>
                    <w:lang w:val="de-DE"/>
                  </w:rPr>
                </w:rPrChange>
              </w:rPr>
            </w:pPr>
            <w:ins w:id="29969" w:author="Thomas Dietz" w:date="2012-08-08T17:05:00Z">
              <w:r w:rsidRPr="00B80901">
                <w:rPr>
                  <w:rPrChange w:id="29970" w:author="Thomas Dietz" w:date="2012-08-10T13:22:00Z">
                    <w:rPr>
                      <w:lang w:val="de-DE"/>
                    </w:rPr>
                  </w:rPrChange>
                </w:rPr>
                <w:t xml:space="preserve">      description "The transmission rate that is supported or</w:t>
              </w:r>
            </w:ins>
          </w:p>
          <w:p w14:paraId="0CC404B2" w14:textId="77777777" w:rsidR="009F3611" w:rsidRPr="00B80901" w:rsidRDefault="009F3611" w:rsidP="009F3611">
            <w:pPr>
              <w:pStyle w:val="XML1"/>
              <w:rPr>
                <w:ins w:id="29971" w:author="Thomas Dietz" w:date="2012-08-08T17:05:00Z"/>
                <w:rPrChange w:id="29972" w:author="Thomas Dietz" w:date="2012-08-10T13:22:00Z">
                  <w:rPr>
                    <w:ins w:id="29973" w:author="Thomas Dietz" w:date="2012-08-08T17:05:00Z"/>
                    <w:lang w:val="de-DE"/>
                  </w:rPr>
                </w:rPrChange>
              </w:rPr>
            </w:pPr>
            <w:ins w:id="29974" w:author="Thomas Dietz" w:date="2012-08-08T17:05:00Z">
              <w:r w:rsidRPr="00B80901">
                <w:rPr>
                  <w:rPrChange w:id="29975" w:author="Thomas Dietz" w:date="2012-08-10T13:22:00Z">
                    <w:rPr>
                      <w:lang w:val="de-DE"/>
                    </w:rPr>
                  </w:rPrChange>
                </w:rPr>
                <w:t xml:space="preserve">        advertised. Multiple transmissions rates are allowed.</w:t>
              </w:r>
            </w:ins>
          </w:p>
          <w:p w14:paraId="56F4E24D" w14:textId="77777777" w:rsidR="009F3611" w:rsidRPr="00B80901" w:rsidRDefault="009F3611" w:rsidP="009F3611">
            <w:pPr>
              <w:pStyle w:val="XML1"/>
              <w:rPr>
                <w:ins w:id="29976" w:author="Thomas Dietz" w:date="2012-08-08T17:05:00Z"/>
                <w:rPrChange w:id="29977" w:author="Thomas Dietz" w:date="2012-08-10T13:22:00Z">
                  <w:rPr>
                    <w:ins w:id="29978" w:author="Thomas Dietz" w:date="2012-08-08T17:05:00Z"/>
                    <w:lang w:val="de-DE"/>
                  </w:rPr>
                </w:rPrChange>
              </w:rPr>
            </w:pPr>
          </w:p>
          <w:p w14:paraId="0B9A8250" w14:textId="77777777" w:rsidR="009F3611" w:rsidRPr="00B80901" w:rsidRDefault="009F3611" w:rsidP="009F3611">
            <w:pPr>
              <w:pStyle w:val="XML1"/>
              <w:rPr>
                <w:ins w:id="29979" w:author="Thomas Dietz" w:date="2012-08-08T17:05:00Z"/>
                <w:rPrChange w:id="29980" w:author="Thomas Dietz" w:date="2012-08-10T13:22:00Z">
                  <w:rPr>
                    <w:ins w:id="29981" w:author="Thomas Dietz" w:date="2012-08-08T17:05:00Z"/>
                    <w:lang w:val="de-DE"/>
                  </w:rPr>
                </w:rPrChange>
              </w:rPr>
            </w:pPr>
            <w:ins w:id="29982" w:author="Thomas Dietz" w:date="2012-08-08T17:05:00Z">
              <w:r w:rsidRPr="00B80901">
                <w:rPr>
                  <w:rPrChange w:id="29983" w:author="Thomas Dietz" w:date="2012-08-10T13:22:00Z">
                    <w:rPr>
                      <w:lang w:val="de-DE"/>
                    </w:rPr>
                  </w:rPrChange>
                </w:rPr>
                <w:t xml:space="preserve">        At least one element MUST be present in the NETCONF data</w:t>
              </w:r>
            </w:ins>
          </w:p>
          <w:p w14:paraId="4185DE7A" w14:textId="77777777" w:rsidR="009F3611" w:rsidRPr="00B80901" w:rsidRDefault="009F3611" w:rsidP="009F3611">
            <w:pPr>
              <w:pStyle w:val="XML1"/>
              <w:rPr>
                <w:ins w:id="29984" w:author="Thomas Dietz" w:date="2012-08-08T17:05:00Z"/>
                <w:rPrChange w:id="29985" w:author="Thomas Dietz" w:date="2012-08-10T13:22:00Z">
                  <w:rPr>
                    <w:ins w:id="29986" w:author="Thomas Dietz" w:date="2012-08-08T17:05:00Z"/>
                    <w:lang w:val="de-DE"/>
                  </w:rPr>
                </w:rPrChange>
              </w:rPr>
            </w:pPr>
            <w:ins w:id="29987" w:author="Thomas Dietz" w:date="2012-08-08T17:05:00Z">
              <w:r w:rsidRPr="00B80901">
                <w:rPr>
                  <w:rPrChange w:id="29988" w:author="Thomas Dietz" w:date="2012-08-10T13:22:00Z">
                    <w:rPr>
                      <w:lang w:val="de-DE"/>
                    </w:rPr>
                  </w:rPrChange>
                </w:rPr>
                <w:t xml:space="preserve">        store. If none of this elements is are present in a NETCONF</w:t>
              </w:r>
            </w:ins>
          </w:p>
          <w:p w14:paraId="47B4B6A0" w14:textId="77777777" w:rsidR="009F3611" w:rsidRPr="00B80901" w:rsidRDefault="009F3611" w:rsidP="009F3611">
            <w:pPr>
              <w:pStyle w:val="XML1"/>
              <w:rPr>
                <w:ins w:id="29989" w:author="Thomas Dietz" w:date="2012-08-08T17:05:00Z"/>
                <w:rPrChange w:id="29990" w:author="Thomas Dietz" w:date="2012-08-10T13:22:00Z">
                  <w:rPr>
                    <w:ins w:id="29991" w:author="Thomas Dietz" w:date="2012-08-08T17:05:00Z"/>
                    <w:lang w:val="de-DE"/>
                  </w:rPr>
                </w:rPrChange>
              </w:rPr>
            </w:pPr>
            <w:ins w:id="29992" w:author="Thomas Dietz" w:date="2012-08-08T17:05:00Z">
              <w:r w:rsidRPr="00B80901">
                <w:rPr>
                  <w:rPrChange w:id="29993" w:author="Thomas Dietz" w:date="2012-08-10T13:22:00Z">
                    <w:rPr>
                      <w:lang w:val="de-DE"/>
                    </w:rPr>
                  </w:rPrChange>
                </w:rPr>
                <w:t xml:space="preserve">        &lt;edit-config&gt; operation 'create', 'merge' or 'replace' and</w:t>
              </w:r>
            </w:ins>
          </w:p>
          <w:p w14:paraId="7ACEFCD3" w14:textId="77777777" w:rsidR="009F3611" w:rsidRPr="00B80901" w:rsidRDefault="009F3611" w:rsidP="009F3611">
            <w:pPr>
              <w:pStyle w:val="XML1"/>
              <w:rPr>
                <w:ins w:id="29994" w:author="Thomas Dietz" w:date="2012-08-08T17:05:00Z"/>
                <w:rPrChange w:id="29995" w:author="Thomas Dietz" w:date="2012-08-10T13:22:00Z">
                  <w:rPr>
                    <w:ins w:id="29996" w:author="Thomas Dietz" w:date="2012-08-08T17:05:00Z"/>
                    <w:lang w:val="de-DE"/>
                  </w:rPr>
                </w:rPrChange>
              </w:rPr>
            </w:pPr>
            <w:ins w:id="29997" w:author="Thomas Dietz" w:date="2012-08-08T17:05:00Z">
              <w:r w:rsidRPr="00B80901">
                <w:rPr>
                  <w:rPrChange w:id="29998" w:author="Thomas Dietz" w:date="2012-08-10T13:22:00Z">
                    <w:rPr>
                      <w:lang w:val="de-DE"/>
                    </w:rPr>
                  </w:rPrChange>
                </w:rPr>
                <w:t xml:space="preserve">        the parent element does not exist, a 'data-missing' error</w:t>
              </w:r>
            </w:ins>
          </w:p>
          <w:p w14:paraId="71C62FA6" w14:textId="77777777" w:rsidR="009F3611" w:rsidRPr="00B80901" w:rsidRDefault="009F3611" w:rsidP="009F3611">
            <w:pPr>
              <w:pStyle w:val="XML1"/>
              <w:rPr>
                <w:ins w:id="29999" w:author="Thomas Dietz" w:date="2012-08-08T17:05:00Z"/>
                <w:rPrChange w:id="30000" w:author="Thomas Dietz" w:date="2012-08-10T13:22:00Z">
                  <w:rPr>
                    <w:ins w:id="30001" w:author="Thomas Dietz" w:date="2012-08-08T17:05:00Z"/>
                    <w:lang w:val="de-DE"/>
                  </w:rPr>
                </w:rPrChange>
              </w:rPr>
            </w:pPr>
            <w:ins w:id="30002" w:author="Thomas Dietz" w:date="2012-08-08T17:05:00Z">
              <w:r w:rsidRPr="00B80901">
                <w:rPr>
                  <w:rPrChange w:id="30003" w:author="Thomas Dietz" w:date="2012-08-10T13:22:00Z">
                    <w:rPr>
                      <w:lang w:val="de-DE"/>
                    </w:rPr>
                  </w:rPrChange>
                </w:rPr>
                <w:t xml:space="preserve">        is returned.";</w:t>
              </w:r>
            </w:ins>
          </w:p>
          <w:p w14:paraId="5B1EDD07" w14:textId="77777777" w:rsidR="009F3611" w:rsidRPr="00B80901" w:rsidRDefault="009F3611" w:rsidP="009F3611">
            <w:pPr>
              <w:pStyle w:val="XML1"/>
              <w:rPr>
                <w:ins w:id="30004" w:author="Thomas Dietz" w:date="2012-08-08T17:05:00Z"/>
                <w:rPrChange w:id="30005" w:author="Thomas Dietz" w:date="2012-08-10T13:22:00Z">
                  <w:rPr>
                    <w:ins w:id="30006" w:author="Thomas Dietz" w:date="2012-08-08T17:05:00Z"/>
                    <w:lang w:val="de-DE"/>
                  </w:rPr>
                </w:rPrChange>
              </w:rPr>
            </w:pPr>
            <w:ins w:id="30007" w:author="Thomas Dietz" w:date="2012-08-08T17:05:00Z">
              <w:r w:rsidRPr="00B80901">
                <w:rPr>
                  <w:rPrChange w:id="30008" w:author="Thomas Dietz" w:date="2012-08-10T13:22:00Z">
                    <w:rPr>
                      <w:lang w:val="de-DE"/>
                    </w:rPr>
                  </w:rPrChange>
                </w:rPr>
                <w:t xml:space="preserve">    }</w:t>
              </w:r>
            </w:ins>
          </w:p>
          <w:p w14:paraId="4A123AC5" w14:textId="77777777" w:rsidR="009F3611" w:rsidRPr="00B80901" w:rsidRDefault="009F3611" w:rsidP="009F3611">
            <w:pPr>
              <w:pStyle w:val="XML1"/>
              <w:rPr>
                <w:ins w:id="30009" w:author="Thomas Dietz" w:date="2012-08-08T17:05:00Z"/>
                <w:rPrChange w:id="30010" w:author="Thomas Dietz" w:date="2012-08-10T13:22:00Z">
                  <w:rPr>
                    <w:ins w:id="30011" w:author="Thomas Dietz" w:date="2012-08-08T17:05:00Z"/>
                    <w:lang w:val="de-DE"/>
                  </w:rPr>
                </w:rPrChange>
              </w:rPr>
            </w:pPr>
            <w:ins w:id="30012" w:author="Thomas Dietz" w:date="2012-08-08T17:05:00Z">
              <w:r w:rsidRPr="00B80901">
                <w:rPr>
                  <w:rPrChange w:id="30013" w:author="Thomas Dietz" w:date="2012-08-10T13:22:00Z">
                    <w:rPr>
                      <w:lang w:val="de-DE"/>
                    </w:rPr>
                  </w:rPrChange>
                </w:rPr>
                <w:t xml:space="preserve">    leaf auto-negotiate { </w:t>
              </w:r>
            </w:ins>
          </w:p>
          <w:p w14:paraId="3865809E" w14:textId="77777777" w:rsidR="009F3611" w:rsidRPr="00B80901" w:rsidRDefault="009F3611" w:rsidP="009F3611">
            <w:pPr>
              <w:pStyle w:val="XML1"/>
              <w:rPr>
                <w:ins w:id="30014" w:author="Thomas Dietz" w:date="2012-08-08T17:05:00Z"/>
                <w:rPrChange w:id="30015" w:author="Thomas Dietz" w:date="2012-08-10T13:22:00Z">
                  <w:rPr>
                    <w:ins w:id="30016" w:author="Thomas Dietz" w:date="2012-08-08T17:05:00Z"/>
                    <w:lang w:val="de-DE"/>
                  </w:rPr>
                </w:rPrChange>
              </w:rPr>
            </w:pPr>
            <w:ins w:id="30017" w:author="Thomas Dietz" w:date="2012-08-08T17:05:00Z">
              <w:r w:rsidRPr="00B80901">
                <w:rPr>
                  <w:rPrChange w:id="30018" w:author="Thomas Dietz" w:date="2012-08-10T13:22:00Z">
                    <w:rPr>
                      <w:lang w:val="de-DE"/>
                    </w:rPr>
                  </w:rPrChange>
                </w:rPr>
                <w:t xml:space="preserve">      type boolean;</w:t>
              </w:r>
            </w:ins>
          </w:p>
          <w:p w14:paraId="2903FA34" w14:textId="77777777" w:rsidR="009F3611" w:rsidRPr="00B80901" w:rsidRDefault="009F3611" w:rsidP="009F3611">
            <w:pPr>
              <w:pStyle w:val="XML1"/>
              <w:rPr>
                <w:ins w:id="30019" w:author="Thomas Dietz" w:date="2012-08-08T17:05:00Z"/>
                <w:rPrChange w:id="30020" w:author="Thomas Dietz" w:date="2012-08-10T13:22:00Z">
                  <w:rPr>
                    <w:ins w:id="30021" w:author="Thomas Dietz" w:date="2012-08-08T17:05:00Z"/>
                    <w:lang w:val="de-DE"/>
                  </w:rPr>
                </w:rPrChange>
              </w:rPr>
            </w:pPr>
            <w:ins w:id="30022" w:author="Thomas Dietz" w:date="2012-08-08T17:05:00Z">
              <w:r w:rsidRPr="00B80901">
                <w:rPr>
                  <w:rPrChange w:id="30023" w:author="Thomas Dietz" w:date="2012-08-10T13:22:00Z">
                    <w:rPr>
                      <w:lang w:val="de-DE"/>
                    </w:rPr>
                  </w:rPrChange>
                </w:rPr>
                <w:t xml:space="preserve">      default true;</w:t>
              </w:r>
            </w:ins>
          </w:p>
          <w:p w14:paraId="18A25756" w14:textId="77777777" w:rsidR="009F3611" w:rsidRPr="00B80901" w:rsidRDefault="009F3611" w:rsidP="009F3611">
            <w:pPr>
              <w:pStyle w:val="XML1"/>
              <w:rPr>
                <w:ins w:id="30024" w:author="Thomas Dietz" w:date="2012-08-08T17:05:00Z"/>
                <w:rPrChange w:id="30025" w:author="Thomas Dietz" w:date="2012-08-10T13:22:00Z">
                  <w:rPr>
                    <w:ins w:id="30026" w:author="Thomas Dietz" w:date="2012-08-08T17:05:00Z"/>
                    <w:lang w:val="de-DE"/>
                  </w:rPr>
                </w:rPrChange>
              </w:rPr>
            </w:pPr>
            <w:ins w:id="30027" w:author="Thomas Dietz" w:date="2012-08-08T17:05:00Z">
              <w:r w:rsidRPr="00B80901">
                <w:rPr>
                  <w:rPrChange w:id="30028" w:author="Thomas Dietz" w:date="2012-08-10T13:22:00Z">
                    <w:rPr>
                      <w:lang w:val="de-DE"/>
                    </w:rPr>
                  </w:rPrChange>
                </w:rPr>
                <w:t xml:space="preserve">      description "Specifies if auto-negotiation of transmission</w:t>
              </w:r>
            </w:ins>
          </w:p>
          <w:p w14:paraId="26FD4BCB" w14:textId="77777777" w:rsidR="009F3611" w:rsidRPr="00B80901" w:rsidRDefault="009F3611" w:rsidP="009F3611">
            <w:pPr>
              <w:pStyle w:val="XML1"/>
              <w:rPr>
                <w:ins w:id="30029" w:author="Thomas Dietz" w:date="2012-08-08T17:05:00Z"/>
                <w:rPrChange w:id="30030" w:author="Thomas Dietz" w:date="2012-08-10T13:22:00Z">
                  <w:rPr>
                    <w:ins w:id="30031" w:author="Thomas Dietz" w:date="2012-08-08T17:05:00Z"/>
                    <w:lang w:val="de-DE"/>
                  </w:rPr>
                </w:rPrChange>
              </w:rPr>
            </w:pPr>
            <w:ins w:id="30032" w:author="Thomas Dietz" w:date="2012-08-08T17:05:00Z">
              <w:r w:rsidRPr="00B80901">
                <w:rPr>
                  <w:rPrChange w:id="30033" w:author="Thomas Dietz" w:date="2012-08-10T13:22:00Z">
                    <w:rPr>
                      <w:lang w:val="de-DE"/>
                    </w:rPr>
                  </w:rPrChange>
                </w:rPr>
                <w:t xml:space="preserve">        parameters is enabled for the port.</w:t>
              </w:r>
            </w:ins>
          </w:p>
          <w:p w14:paraId="5E518482" w14:textId="77777777" w:rsidR="009F3611" w:rsidRPr="00B80901" w:rsidRDefault="009F3611" w:rsidP="009F3611">
            <w:pPr>
              <w:pStyle w:val="XML1"/>
              <w:rPr>
                <w:ins w:id="30034" w:author="Thomas Dietz" w:date="2012-08-08T17:05:00Z"/>
                <w:rPrChange w:id="30035" w:author="Thomas Dietz" w:date="2012-08-10T13:22:00Z">
                  <w:rPr>
                    <w:ins w:id="30036" w:author="Thomas Dietz" w:date="2012-08-08T17:05:00Z"/>
                    <w:lang w:val="de-DE"/>
                  </w:rPr>
                </w:rPrChange>
              </w:rPr>
            </w:pPr>
          </w:p>
          <w:p w14:paraId="7855604A" w14:textId="77777777" w:rsidR="009F3611" w:rsidRPr="00B80901" w:rsidRDefault="009F3611" w:rsidP="009F3611">
            <w:pPr>
              <w:pStyle w:val="XML1"/>
              <w:rPr>
                <w:ins w:id="30037" w:author="Thomas Dietz" w:date="2012-08-08T17:05:00Z"/>
                <w:rPrChange w:id="30038" w:author="Thomas Dietz" w:date="2012-08-10T13:22:00Z">
                  <w:rPr>
                    <w:ins w:id="30039" w:author="Thomas Dietz" w:date="2012-08-08T17:05:00Z"/>
                    <w:lang w:val="de-DE"/>
                  </w:rPr>
                </w:rPrChange>
              </w:rPr>
            </w:pPr>
            <w:ins w:id="30040" w:author="Thomas Dietz" w:date="2012-08-08T17:05:00Z">
              <w:r w:rsidRPr="00B80901">
                <w:rPr>
                  <w:rPrChange w:id="30041" w:author="Thomas Dietz" w:date="2012-08-10T13:22:00Z">
                    <w:rPr>
                      <w:lang w:val="de-DE"/>
                    </w:rPr>
                  </w:rPrChange>
                </w:rPr>
                <w:t xml:space="preserve">        This element is optional. If this element is not present it</w:t>
              </w:r>
            </w:ins>
          </w:p>
          <w:p w14:paraId="7E5BFAC1" w14:textId="77777777" w:rsidR="009F3611" w:rsidRPr="00B80901" w:rsidRDefault="009F3611" w:rsidP="009F3611">
            <w:pPr>
              <w:pStyle w:val="XML1"/>
              <w:rPr>
                <w:ins w:id="30042" w:author="Thomas Dietz" w:date="2012-08-08T17:05:00Z"/>
                <w:rPrChange w:id="30043" w:author="Thomas Dietz" w:date="2012-08-10T13:22:00Z">
                  <w:rPr>
                    <w:ins w:id="30044" w:author="Thomas Dietz" w:date="2012-08-08T17:05:00Z"/>
                    <w:lang w:val="de-DE"/>
                  </w:rPr>
                </w:rPrChange>
              </w:rPr>
            </w:pPr>
            <w:ins w:id="30045" w:author="Thomas Dietz" w:date="2012-08-08T17:05:00Z">
              <w:r w:rsidRPr="00B80901">
                <w:rPr>
                  <w:rPrChange w:id="30046" w:author="Thomas Dietz" w:date="2012-08-10T13:22:00Z">
                    <w:rPr>
                      <w:lang w:val="de-DE"/>
                    </w:rPr>
                  </w:rPrChange>
                </w:rPr>
                <w:t xml:space="preserve">        defaults to 'true'.";</w:t>
              </w:r>
            </w:ins>
          </w:p>
          <w:p w14:paraId="29AFB254" w14:textId="77777777" w:rsidR="009F3611" w:rsidRPr="00B80901" w:rsidRDefault="009F3611" w:rsidP="009F3611">
            <w:pPr>
              <w:pStyle w:val="XML1"/>
              <w:rPr>
                <w:ins w:id="30047" w:author="Thomas Dietz" w:date="2012-08-08T17:05:00Z"/>
                <w:rPrChange w:id="30048" w:author="Thomas Dietz" w:date="2012-08-10T13:22:00Z">
                  <w:rPr>
                    <w:ins w:id="30049" w:author="Thomas Dietz" w:date="2012-08-08T17:05:00Z"/>
                    <w:lang w:val="de-DE"/>
                  </w:rPr>
                </w:rPrChange>
              </w:rPr>
            </w:pPr>
            <w:ins w:id="30050" w:author="Thomas Dietz" w:date="2012-08-08T17:05:00Z">
              <w:r w:rsidRPr="00B80901">
                <w:rPr>
                  <w:rPrChange w:id="30051" w:author="Thomas Dietz" w:date="2012-08-10T13:22:00Z">
                    <w:rPr>
                      <w:lang w:val="de-DE"/>
                    </w:rPr>
                  </w:rPrChange>
                </w:rPr>
                <w:t xml:space="preserve">    }</w:t>
              </w:r>
            </w:ins>
          </w:p>
          <w:p w14:paraId="54590FDD" w14:textId="77777777" w:rsidR="009F3611" w:rsidRPr="00B80901" w:rsidRDefault="009F3611" w:rsidP="009F3611">
            <w:pPr>
              <w:pStyle w:val="XML1"/>
              <w:rPr>
                <w:ins w:id="30052" w:author="Thomas Dietz" w:date="2012-08-08T17:05:00Z"/>
                <w:rPrChange w:id="30053" w:author="Thomas Dietz" w:date="2012-08-10T13:22:00Z">
                  <w:rPr>
                    <w:ins w:id="30054" w:author="Thomas Dietz" w:date="2012-08-08T17:05:00Z"/>
                    <w:lang w:val="de-DE"/>
                  </w:rPr>
                </w:rPrChange>
              </w:rPr>
            </w:pPr>
            <w:ins w:id="30055" w:author="Thomas Dietz" w:date="2012-08-08T17:05:00Z">
              <w:r w:rsidRPr="00B80901">
                <w:rPr>
                  <w:rPrChange w:id="30056" w:author="Thomas Dietz" w:date="2012-08-10T13:22:00Z">
                    <w:rPr>
                      <w:lang w:val="de-DE"/>
                    </w:rPr>
                  </w:rPrChange>
                </w:rPr>
                <w:t xml:space="preserve">    leaf-list medium {</w:t>
              </w:r>
            </w:ins>
          </w:p>
          <w:p w14:paraId="77C278D5" w14:textId="77777777" w:rsidR="009F3611" w:rsidRPr="00B80901" w:rsidRDefault="009F3611" w:rsidP="009F3611">
            <w:pPr>
              <w:pStyle w:val="XML1"/>
              <w:rPr>
                <w:ins w:id="30057" w:author="Thomas Dietz" w:date="2012-08-08T17:05:00Z"/>
                <w:rPrChange w:id="30058" w:author="Thomas Dietz" w:date="2012-08-10T13:22:00Z">
                  <w:rPr>
                    <w:ins w:id="30059" w:author="Thomas Dietz" w:date="2012-08-08T17:05:00Z"/>
                    <w:lang w:val="de-DE"/>
                  </w:rPr>
                </w:rPrChange>
              </w:rPr>
            </w:pPr>
            <w:ins w:id="30060" w:author="Thomas Dietz" w:date="2012-08-08T17:05:00Z">
              <w:r w:rsidRPr="00B80901">
                <w:rPr>
                  <w:rPrChange w:id="30061" w:author="Thomas Dietz" w:date="2012-08-10T13:22:00Z">
                    <w:rPr>
                      <w:lang w:val="de-DE"/>
                    </w:rPr>
                  </w:rPrChange>
                </w:rPr>
                <w:t xml:space="preserve">      type enumeration {</w:t>
              </w:r>
            </w:ins>
          </w:p>
          <w:p w14:paraId="7AA284A1" w14:textId="77777777" w:rsidR="009F3611" w:rsidRPr="00B80901" w:rsidRDefault="009F3611" w:rsidP="009F3611">
            <w:pPr>
              <w:pStyle w:val="XML1"/>
              <w:rPr>
                <w:ins w:id="30062" w:author="Thomas Dietz" w:date="2012-08-08T17:05:00Z"/>
                <w:rPrChange w:id="30063" w:author="Thomas Dietz" w:date="2012-08-10T13:22:00Z">
                  <w:rPr>
                    <w:ins w:id="30064" w:author="Thomas Dietz" w:date="2012-08-08T17:05:00Z"/>
                    <w:lang w:val="de-DE"/>
                  </w:rPr>
                </w:rPrChange>
              </w:rPr>
            </w:pPr>
            <w:ins w:id="30065" w:author="Thomas Dietz" w:date="2012-08-08T17:05:00Z">
              <w:r w:rsidRPr="00B80901">
                <w:rPr>
                  <w:rPrChange w:id="30066" w:author="Thomas Dietz" w:date="2012-08-10T13:22:00Z">
                    <w:rPr>
                      <w:lang w:val="de-DE"/>
                    </w:rPr>
                  </w:rPrChange>
                </w:rPr>
                <w:t xml:space="preserve">        enum copper;</w:t>
              </w:r>
            </w:ins>
          </w:p>
          <w:p w14:paraId="47C6FB11" w14:textId="77777777" w:rsidR="009F3611" w:rsidRPr="00B80901" w:rsidRDefault="009F3611" w:rsidP="009F3611">
            <w:pPr>
              <w:pStyle w:val="XML1"/>
              <w:rPr>
                <w:ins w:id="30067" w:author="Thomas Dietz" w:date="2012-08-08T17:05:00Z"/>
                <w:rPrChange w:id="30068" w:author="Thomas Dietz" w:date="2012-08-10T13:22:00Z">
                  <w:rPr>
                    <w:ins w:id="30069" w:author="Thomas Dietz" w:date="2012-08-08T17:05:00Z"/>
                    <w:lang w:val="de-DE"/>
                  </w:rPr>
                </w:rPrChange>
              </w:rPr>
            </w:pPr>
            <w:ins w:id="30070" w:author="Thomas Dietz" w:date="2012-08-08T17:05:00Z">
              <w:r w:rsidRPr="00B80901">
                <w:rPr>
                  <w:rPrChange w:id="30071" w:author="Thomas Dietz" w:date="2012-08-10T13:22:00Z">
                    <w:rPr>
                      <w:lang w:val="de-DE"/>
                    </w:rPr>
                  </w:rPrChange>
                </w:rPr>
                <w:t xml:space="preserve">        enum fiber;</w:t>
              </w:r>
            </w:ins>
          </w:p>
          <w:p w14:paraId="379A8847" w14:textId="77777777" w:rsidR="009F3611" w:rsidRPr="00B80901" w:rsidRDefault="009F3611" w:rsidP="009F3611">
            <w:pPr>
              <w:pStyle w:val="XML1"/>
              <w:rPr>
                <w:ins w:id="30072" w:author="Thomas Dietz" w:date="2012-08-08T17:05:00Z"/>
                <w:rPrChange w:id="30073" w:author="Thomas Dietz" w:date="2012-08-10T13:22:00Z">
                  <w:rPr>
                    <w:ins w:id="30074" w:author="Thomas Dietz" w:date="2012-08-08T17:05:00Z"/>
                    <w:lang w:val="de-DE"/>
                  </w:rPr>
                </w:rPrChange>
              </w:rPr>
            </w:pPr>
            <w:ins w:id="30075" w:author="Thomas Dietz" w:date="2012-08-08T17:05:00Z">
              <w:r w:rsidRPr="00B80901">
                <w:rPr>
                  <w:rPrChange w:id="30076" w:author="Thomas Dietz" w:date="2012-08-10T13:22:00Z">
                    <w:rPr>
                      <w:lang w:val="de-DE"/>
                    </w:rPr>
                  </w:rPrChange>
                </w:rPr>
                <w:t xml:space="preserve">      }</w:t>
              </w:r>
            </w:ins>
          </w:p>
          <w:p w14:paraId="3E6AE21C" w14:textId="77777777" w:rsidR="009F3611" w:rsidRPr="00B80901" w:rsidRDefault="009F3611" w:rsidP="009F3611">
            <w:pPr>
              <w:pStyle w:val="XML1"/>
              <w:rPr>
                <w:ins w:id="30077" w:author="Thomas Dietz" w:date="2012-08-08T17:05:00Z"/>
                <w:rPrChange w:id="30078" w:author="Thomas Dietz" w:date="2012-08-10T13:22:00Z">
                  <w:rPr>
                    <w:ins w:id="30079" w:author="Thomas Dietz" w:date="2012-08-08T17:05:00Z"/>
                    <w:lang w:val="de-DE"/>
                  </w:rPr>
                </w:rPrChange>
              </w:rPr>
            </w:pPr>
            <w:ins w:id="30080" w:author="Thomas Dietz" w:date="2012-08-08T17:05:00Z">
              <w:r w:rsidRPr="00B80901">
                <w:rPr>
                  <w:rPrChange w:id="30081" w:author="Thomas Dietz" w:date="2012-08-10T13:22:00Z">
                    <w:rPr>
                      <w:lang w:val="de-DE"/>
                    </w:rPr>
                  </w:rPrChange>
                </w:rPr>
                <w:t xml:space="preserve">      min-elements 1;</w:t>
              </w:r>
            </w:ins>
          </w:p>
          <w:p w14:paraId="25712F9B" w14:textId="77777777" w:rsidR="009F3611" w:rsidRPr="00B80901" w:rsidRDefault="009F3611" w:rsidP="009F3611">
            <w:pPr>
              <w:pStyle w:val="XML1"/>
              <w:rPr>
                <w:ins w:id="30082" w:author="Thomas Dietz" w:date="2012-08-08T17:05:00Z"/>
                <w:rPrChange w:id="30083" w:author="Thomas Dietz" w:date="2012-08-10T13:22:00Z">
                  <w:rPr>
                    <w:ins w:id="30084" w:author="Thomas Dietz" w:date="2012-08-08T17:05:00Z"/>
                    <w:lang w:val="de-DE"/>
                  </w:rPr>
                </w:rPrChange>
              </w:rPr>
            </w:pPr>
            <w:ins w:id="30085" w:author="Thomas Dietz" w:date="2012-08-08T17:05:00Z">
              <w:r w:rsidRPr="00B80901">
                <w:rPr>
                  <w:rPrChange w:id="30086" w:author="Thomas Dietz" w:date="2012-08-10T13:22:00Z">
                    <w:rPr>
                      <w:lang w:val="de-DE"/>
                    </w:rPr>
                  </w:rPrChange>
                </w:rPr>
                <w:t xml:space="preserve">      description "The transmission medium used by the port.</w:t>
              </w:r>
            </w:ins>
          </w:p>
          <w:p w14:paraId="023C0236" w14:textId="77777777" w:rsidR="009F3611" w:rsidRPr="00B80901" w:rsidRDefault="009F3611" w:rsidP="009F3611">
            <w:pPr>
              <w:pStyle w:val="XML1"/>
              <w:rPr>
                <w:ins w:id="30087" w:author="Thomas Dietz" w:date="2012-08-08T17:05:00Z"/>
                <w:rPrChange w:id="30088" w:author="Thomas Dietz" w:date="2012-08-10T13:22:00Z">
                  <w:rPr>
                    <w:ins w:id="30089" w:author="Thomas Dietz" w:date="2012-08-08T17:05:00Z"/>
                    <w:lang w:val="de-DE"/>
                  </w:rPr>
                </w:rPrChange>
              </w:rPr>
            </w:pPr>
            <w:ins w:id="30090" w:author="Thomas Dietz" w:date="2012-08-08T17:05:00Z">
              <w:r w:rsidRPr="00B80901">
                <w:rPr>
                  <w:rPrChange w:id="30091" w:author="Thomas Dietz" w:date="2012-08-10T13:22:00Z">
                    <w:rPr>
                      <w:lang w:val="de-DE"/>
                    </w:rPr>
                  </w:rPrChange>
                </w:rPr>
                <w:t xml:space="preserve">        Multiple media are allowed.</w:t>
              </w:r>
            </w:ins>
          </w:p>
          <w:p w14:paraId="532D8E3C" w14:textId="77777777" w:rsidR="009F3611" w:rsidRPr="00B80901" w:rsidRDefault="009F3611" w:rsidP="009F3611">
            <w:pPr>
              <w:pStyle w:val="XML1"/>
              <w:rPr>
                <w:ins w:id="30092" w:author="Thomas Dietz" w:date="2012-08-08T17:05:00Z"/>
                <w:rPrChange w:id="30093" w:author="Thomas Dietz" w:date="2012-08-10T13:22:00Z">
                  <w:rPr>
                    <w:ins w:id="30094" w:author="Thomas Dietz" w:date="2012-08-08T17:05:00Z"/>
                    <w:lang w:val="de-DE"/>
                  </w:rPr>
                </w:rPrChange>
              </w:rPr>
            </w:pPr>
          </w:p>
          <w:p w14:paraId="15B66B9E" w14:textId="77777777" w:rsidR="009F3611" w:rsidRPr="00B80901" w:rsidRDefault="009F3611" w:rsidP="009F3611">
            <w:pPr>
              <w:pStyle w:val="XML1"/>
              <w:rPr>
                <w:ins w:id="30095" w:author="Thomas Dietz" w:date="2012-08-08T17:05:00Z"/>
                <w:rPrChange w:id="30096" w:author="Thomas Dietz" w:date="2012-08-10T13:22:00Z">
                  <w:rPr>
                    <w:ins w:id="30097" w:author="Thomas Dietz" w:date="2012-08-08T17:05:00Z"/>
                    <w:lang w:val="de-DE"/>
                  </w:rPr>
                </w:rPrChange>
              </w:rPr>
            </w:pPr>
            <w:ins w:id="30098" w:author="Thomas Dietz" w:date="2012-08-08T17:05:00Z">
              <w:r w:rsidRPr="00B80901">
                <w:rPr>
                  <w:rPrChange w:id="30099" w:author="Thomas Dietz" w:date="2012-08-10T13:22:00Z">
                    <w:rPr>
                      <w:lang w:val="de-DE"/>
                    </w:rPr>
                  </w:rPrChange>
                </w:rPr>
                <w:t xml:space="preserve">        At least one element MUST be present in the NETCONF data</w:t>
              </w:r>
            </w:ins>
          </w:p>
          <w:p w14:paraId="124B5262" w14:textId="77777777" w:rsidR="009F3611" w:rsidRPr="00B80901" w:rsidRDefault="009F3611" w:rsidP="009F3611">
            <w:pPr>
              <w:pStyle w:val="XML1"/>
              <w:rPr>
                <w:ins w:id="30100" w:author="Thomas Dietz" w:date="2012-08-08T17:05:00Z"/>
                <w:rPrChange w:id="30101" w:author="Thomas Dietz" w:date="2012-08-10T13:22:00Z">
                  <w:rPr>
                    <w:ins w:id="30102" w:author="Thomas Dietz" w:date="2012-08-08T17:05:00Z"/>
                    <w:lang w:val="de-DE"/>
                  </w:rPr>
                </w:rPrChange>
              </w:rPr>
            </w:pPr>
            <w:ins w:id="30103" w:author="Thomas Dietz" w:date="2012-08-08T17:05:00Z">
              <w:r w:rsidRPr="00B80901">
                <w:rPr>
                  <w:rPrChange w:id="30104" w:author="Thomas Dietz" w:date="2012-08-10T13:22:00Z">
                    <w:rPr>
                      <w:lang w:val="de-DE"/>
                    </w:rPr>
                  </w:rPrChange>
                </w:rPr>
                <w:t xml:space="preserve">        store. If none of this elements is are present in a NETCONF</w:t>
              </w:r>
            </w:ins>
          </w:p>
          <w:p w14:paraId="6EA4461A" w14:textId="77777777" w:rsidR="009F3611" w:rsidRPr="00B80901" w:rsidRDefault="009F3611" w:rsidP="009F3611">
            <w:pPr>
              <w:pStyle w:val="XML1"/>
              <w:rPr>
                <w:ins w:id="30105" w:author="Thomas Dietz" w:date="2012-08-08T17:05:00Z"/>
                <w:rPrChange w:id="30106" w:author="Thomas Dietz" w:date="2012-08-10T13:22:00Z">
                  <w:rPr>
                    <w:ins w:id="30107" w:author="Thomas Dietz" w:date="2012-08-08T17:05:00Z"/>
                    <w:lang w:val="de-DE"/>
                  </w:rPr>
                </w:rPrChange>
              </w:rPr>
            </w:pPr>
            <w:ins w:id="30108" w:author="Thomas Dietz" w:date="2012-08-08T17:05:00Z">
              <w:r w:rsidRPr="00B80901">
                <w:rPr>
                  <w:rPrChange w:id="30109" w:author="Thomas Dietz" w:date="2012-08-10T13:22:00Z">
                    <w:rPr>
                      <w:lang w:val="de-DE"/>
                    </w:rPr>
                  </w:rPrChange>
                </w:rPr>
                <w:t xml:space="preserve">        &lt;edit-config&gt; operation 'create', 'merge' or 'replace' and</w:t>
              </w:r>
            </w:ins>
          </w:p>
          <w:p w14:paraId="2F223EBE" w14:textId="77777777" w:rsidR="009F3611" w:rsidRPr="00B80901" w:rsidRDefault="009F3611" w:rsidP="009F3611">
            <w:pPr>
              <w:pStyle w:val="XML1"/>
              <w:rPr>
                <w:ins w:id="30110" w:author="Thomas Dietz" w:date="2012-08-08T17:05:00Z"/>
                <w:rPrChange w:id="30111" w:author="Thomas Dietz" w:date="2012-08-10T13:22:00Z">
                  <w:rPr>
                    <w:ins w:id="30112" w:author="Thomas Dietz" w:date="2012-08-08T17:05:00Z"/>
                    <w:lang w:val="de-DE"/>
                  </w:rPr>
                </w:rPrChange>
              </w:rPr>
            </w:pPr>
            <w:ins w:id="30113" w:author="Thomas Dietz" w:date="2012-08-08T17:05:00Z">
              <w:r w:rsidRPr="00B80901">
                <w:rPr>
                  <w:rPrChange w:id="30114" w:author="Thomas Dietz" w:date="2012-08-10T13:22:00Z">
                    <w:rPr>
                      <w:lang w:val="de-DE"/>
                    </w:rPr>
                  </w:rPrChange>
                </w:rPr>
                <w:t xml:space="preserve">        the parent element does not exist, a 'data-missing' error</w:t>
              </w:r>
            </w:ins>
          </w:p>
          <w:p w14:paraId="4FCDDD0F" w14:textId="77777777" w:rsidR="009F3611" w:rsidRPr="00B80901" w:rsidRDefault="009F3611" w:rsidP="009F3611">
            <w:pPr>
              <w:pStyle w:val="XML1"/>
              <w:rPr>
                <w:ins w:id="30115" w:author="Thomas Dietz" w:date="2012-08-08T17:05:00Z"/>
                <w:rPrChange w:id="30116" w:author="Thomas Dietz" w:date="2012-08-10T13:22:00Z">
                  <w:rPr>
                    <w:ins w:id="30117" w:author="Thomas Dietz" w:date="2012-08-08T17:05:00Z"/>
                    <w:lang w:val="de-DE"/>
                  </w:rPr>
                </w:rPrChange>
              </w:rPr>
            </w:pPr>
            <w:ins w:id="30118" w:author="Thomas Dietz" w:date="2012-08-08T17:05:00Z">
              <w:r w:rsidRPr="00B80901">
                <w:rPr>
                  <w:rPrChange w:id="30119" w:author="Thomas Dietz" w:date="2012-08-10T13:22:00Z">
                    <w:rPr>
                      <w:lang w:val="de-DE"/>
                    </w:rPr>
                  </w:rPrChange>
                </w:rPr>
                <w:t xml:space="preserve">        is returned.";</w:t>
              </w:r>
            </w:ins>
          </w:p>
          <w:p w14:paraId="27A660B7" w14:textId="77777777" w:rsidR="009F3611" w:rsidRPr="00B80901" w:rsidRDefault="009F3611" w:rsidP="009F3611">
            <w:pPr>
              <w:pStyle w:val="XML1"/>
              <w:rPr>
                <w:ins w:id="30120" w:author="Thomas Dietz" w:date="2012-08-08T17:05:00Z"/>
                <w:rPrChange w:id="30121" w:author="Thomas Dietz" w:date="2012-08-10T13:22:00Z">
                  <w:rPr>
                    <w:ins w:id="30122" w:author="Thomas Dietz" w:date="2012-08-08T17:05:00Z"/>
                    <w:lang w:val="de-DE"/>
                  </w:rPr>
                </w:rPrChange>
              </w:rPr>
            </w:pPr>
            <w:ins w:id="30123" w:author="Thomas Dietz" w:date="2012-08-08T17:05:00Z">
              <w:r w:rsidRPr="00B80901">
                <w:rPr>
                  <w:rPrChange w:id="30124" w:author="Thomas Dietz" w:date="2012-08-10T13:22:00Z">
                    <w:rPr>
                      <w:lang w:val="de-DE"/>
                    </w:rPr>
                  </w:rPrChange>
                </w:rPr>
                <w:t xml:space="preserve">    }</w:t>
              </w:r>
            </w:ins>
          </w:p>
          <w:p w14:paraId="34D92546" w14:textId="77777777" w:rsidR="009F3611" w:rsidRPr="00B80901" w:rsidRDefault="009F3611" w:rsidP="009F3611">
            <w:pPr>
              <w:pStyle w:val="XML1"/>
              <w:rPr>
                <w:ins w:id="30125" w:author="Thomas Dietz" w:date="2012-08-08T17:05:00Z"/>
                <w:rPrChange w:id="30126" w:author="Thomas Dietz" w:date="2012-08-10T13:22:00Z">
                  <w:rPr>
                    <w:ins w:id="30127" w:author="Thomas Dietz" w:date="2012-08-08T17:05:00Z"/>
                    <w:lang w:val="de-DE"/>
                  </w:rPr>
                </w:rPrChange>
              </w:rPr>
            </w:pPr>
            <w:ins w:id="30128" w:author="Thomas Dietz" w:date="2012-08-08T17:05:00Z">
              <w:r w:rsidRPr="00B80901">
                <w:rPr>
                  <w:rPrChange w:id="30129" w:author="Thomas Dietz" w:date="2012-08-10T13:22:00Z">
                    <w:rPr>
                      <w:lang w:val="de-DE"/>
                    </w:rPr>
                  </w:rPrChange>
                </w:rPr>
                <w:t xml:space="preserve">    leaf pause {</w:t>
              </w:r>
            </w:ins>
          </w:p>
          <w:p w14:paraId="0977AB46" w14:textId="77777777" w:rsidR="009F3611" w:rsidRPr="00B80901" w:rsidRDefault="009F3611" w:rsidP="009F3611">
            <w:pPr>
              <w:pStyle w:val="XML1"/>
              <w:rPr>
                <w:ins w:id="30130" w:author="Thomas Dietz" w:date="2012-08-08T17:05:00Z"/>
                <w:rPrChange w:id="30131" w:author="Thomas Dietz" w:date="2012-08-10T13:22:00Z">
                  <w:rPr>
                    <w:ins w:id="30132" w:author="Thomas Dietz" w:date="2012-08-08T17:05:00Z"/>
                    <w:lang w:val="de-DE"/>
                  </w:rPr>
                </w:rPrChange>
              </w:rPr>
            </w:pPr>
            <w:ins w:id="30133" w:author="Thomas Dietz" w:date="2012-08-08T17:05:00Z">
              <w:r w:rsidRPr="00B80901">
                <w:rPr>
                  <w:rPrChange w:id="30134" w:author="Thomas Dietz" w:date="2012-08-10T13:22:00Z">
                    <w:rPr>
                      <w:lang w:val="de-DE"/>
                    </w:rPr>
                  </w:rPrChange>
                </w:rPr>
                <w:lastRenderedPageBreak/>
                <w:t xml:space="preserve">      type enumeration {</w:t>
              </w:r>
            </w:ins>
          </w:p>
          <w:p w14:paraId="4EF262C9" w14:textId="77777777" w:rsidR="009F3611" w:rsidRPr="00B80901" w:rsidRDefault="009F3611" w:rsidP="009F3611">
            <w:pPr>
              <w:pStyle w:val="XML1"/>
              <w:rPr>
                <w:ins w:id="30135" w:author="Thomas Dietz" w:date="2012-08-08T17:05:00Z"/>
                <w:rPrChange w:id="30136" w:author="Thomas Dietz" w:date="2012-08-10T13:22:00Z">
                  <w:rPr>
                    <w:ins w:id="30137" w:author="Thomas Dietz" w:date="2012-08-08T17:05:00Z"/>
                    <w:lang w:val="de-DE"/>
                  </w:rPr>
                </w:rPrChange>
              </w:rPr>
            </w:pPr>
            <w:ins w:id="30138" w:author="Thomas Dietz" w:date="2012-08-08T17:05:00Z">
              <w:r w:rsidRPr="00B80901">
                <w:rPr>
                  <w:rPrChange w:id="30139" w:author="Thomas Dietz" w:date="2012-08-10T13:22:00Z">
                    <w:rPr>
                      <w:lang w:val="de-DE"/>
                    </w:rPr>
                  </w:rPrChange>
                </w:rPr>
                <w:t xml:space="preserve">        enum unsupported;</w:t>
              </w:r>
            </w:ins>
          </w:p>
          <w:p w14:paraId="43C4A85D" w14:textId="77777777" w:rsidR="009F3611" w:rsidRPr="00B80901" w:rsidRDefault="009F3611" w:rsidP="009F3611">
            <w:pPr>
              <w:pStyle w:val="XML1"/>
              <w:rPr>
                <w:ins w:id="30140" w:author="Thomas Dietz" w:date="2012-08-08T17:05:00Z"/>
                <w:rPrChange w:id="30141" w:author="Thomas Dietz" w:date="2012-08-10T13:22:00Z">
                  <w:rPr>
                    <w:ins w:id="30142" w:author="Thomas Dietz" w:date="2012-08-08T17:05:00Z"/>
                    <w:lang w:val="de-DE"/>
                  </w:rPr>
                </w:rPrChange>
              </w:rPr>
            </w:pPr>
            <w:ins w:id="30143" w:author="Thomas Dietz" w:date="2012-08-08T17:05:00Z">
              <w:r w:rsidRPr="00B80901">
                <w:rPr>
                  <w:rPrChange w:id="30144" w:author="Thomas Dietz" w:date="2012-08-10T13:22:00Z">
                    <w:rPr>
                      <w:lang w:val="de-DE"/>
                    </w:rPr>
                  </w:rPrChange>
                </w:rPr>
                <w:t xml:space="preserve">        enum symmetric;</w:t>
              </w:r>
            </w:ins>
          </w:p>
          <w:p w14:paraId="6A7BCE7A" w14:textId="77777777" w:rsidR="009F3611" w:rsidRPr="00B80901" w:rsidRDefault="009F3611" w:rsidP="009F3611">
            <w:pPr>
              <w:pStyle w:val="XML1"/>
              <w:rPr>
                <w:ins w:id="30145" w:author="Thomas Dietz" w:date="2012-08-08T17:05:00Z"/>
                <w:rPrChange w:id="30146" w:author="Thomas Dietz" w:date="2012-08-10T13:22:00Z">
                  <w:rPr>
                    <w:ins w:id="30147" w:author="Thomas Dietz" w:date="2012-08-08T17:05:00Z"/>
                    <w:lang w:val="de-DE"/>
                  </w:rPr>
                </w:rPrChange>
              </w:rPr>
            </w:pPr>
            <w:ins w:id="30148" w:author="Thomas Dietz" w:date="2012-08-08T17:05:00Z">
              <w:r w:rsidRPr="00B80901">
                <w:rPr>
                  <w:rPrChange w:id="30149" w:author="Thomas Dietz" w:date="2012-08-10T13:22:00Z">
                    <w:rPr>
                      <w:lang w:val="de-DE"/>
                    </w:rPr>
                  </w:rPrChange>
                </w:rPr>
                <w:t xml:space="preserve">        enum asymmetric;</w:t>
              </w:r>
            </w:ins>
          </w:p>
          <w:p w14:paraId="2AACFE3B" w14:textId="77777777" w:rsidR="009F3611" w:rsidRPr="00B80901" w:rsidRDefault="009F3611" w:rsidP="009F3611">
            <w:pPr>
              <w:pStyle w:val="XML1"/>
              <w:rPr>
                <w:ins w:id="30150" w:author="Thomas Dietz" w:date="2012-08-08T17:05:00Z"/>
                <w:rPrChange w:id="30151" w:author="Thomas Dietz" w:date="2012-08-10T13:22:00Z">
                  <w:rPr>
                    <w:ins w:id="30152" w:author="Thomas Dietz" w:date="2012-08-08T17:05:00Z"/>
                    <w:lang w:val="de-DE"/>
                  </w:rPr>
                </w:rPrChange>
              </w:rPr>
            </w:pPr>
            <w:ins w:id="30153" w:author="Thomas Dietz" w:date="2012-08-08T17:05:00Z">
              <w:r w:rsidRPr="00B80901">
                <w:rPr>
                  <w:rPrChange w:id="30154" w:author="Thomas Dietz" w:date="2012-08-10T13:22:00Z">
                    <w:rPr>
                      <w:lang w:val="de-DE"/>
                    </w:rPr>
                  </w:rPrChange>
                </w:rPr>
                <w:t xml:space="preserve">      }</w:t>
              </w:r>
            </w:ins>
          </w:p>
          <w:p w14:paraId="49A1E417" w14:textId="77777777" w:rsidR="009F3611" w:rsidRPr="00B80901" w:rsidRDefault="009F3611" w:rsidP="009F3611">
            <w:pPr>
              <w:pStyle w:val="XML1"/>
              <w:rPr>
                <w:ins w:id="30155" w:author="Thomas Dietz" w:date="2012-08-08T17:05:00Z"/>
                <w:rPrChange w:id="30156" w:author="Thomas Dietz" w:date="2012-08-10T13:22:00Z">
                  <w:rPr>
                    <w:ins w:id="30157" w:author="Thomas Dietz" w:date="2012-08-08T17:05:00Z"/>
                    <w:lang w:val="de-DE"/>
                  </w:rPr>
                </w:rPrChange>
              </w:rPr>
            </w:pPr>
            <w:ins w:id="30158" w:author="Thomas Dietz" w:date="2012-08-08T17:05:00Z">
              <w:r w:rsidRPr="00B80901">
                <w:rPr>
                  <w:rPrChange w:id="30159" w:author="Thomas Dietz" w:date="2012-08-10T13:22:00Z">
                    <w:rPr>
                      <w:lang w:val="de-DE"/>
                    </w:rPr>
                  </w:rPrChange>
                </w:rPr>
                <w:t xml:space="preserve">      mandatory true;</w:t>
              </w:r>
            </w:ins>
          </w:p>
          <w:p w14:paraId="62B82B35" w14:textId="77777777" w:rsidR="009F3611" w:rsidRPr="00B80901" w:rsidRDefault="009F3611" w:rsidP="009F3611">
            <w:pPr>
              <w:pStyle w:val="XML1"/>
              <w:rPr>
                <w:ins w:id="30160" w:author="Thomas Dietz" w:date="2012-08-08T17:05:00Z"/>
                <w:rPrChange w:id="30161" w:author="Thomas Dietz" w:date="2012-08-10T13:22:00Z">
                  <w:rPr>
                    <w:ins w:id="30162" w:author="Thomas Dietz" w:date="2012-08-08T17:05:00Z"/>
                    <w:lang w:val="de-DE"/>
                  </w:rPr>
                </w:rPrChange>
              </w:rPr>
            </w:pPr>
            <w:ins w:id="30163" w:author="Thomas Dietz" w:date="2012-08-08T17:05:00Z">
              <w:r w:rsidRPr="00B80901">
                <w:rPr>
                  <w:rPrChange w:id="30164" w:author="Thomas Dietz" w:date="2012-08-10T13:22:00Z">
                    <w:rPr>
                      <w:lang w:val="de-DE"/>
                    </w:rPr>
                  </w:rPrChange>
                </w:rPr>
                <w:t xml:space="preserve">      description "Specifies if pausing of transmission is</w:t>
              </w:r>
            </w:ins>
          </w:p>
          <w:p w14:paraId="4E5E7CD3" w14:textId="77777777" w:rsidR="009F3611" w:rsidRPr="00B80901" w:rsidRDefault="009F3611" w:rsidP="009F3611">
            <w:pPr>
              <w:pStyle w:val="XML1"/>
              <w:rPr>
                <w:ins w:id="30165" w:author="Thomas Dietz" w:date="2012-08-08T17:05:00Z"/>
                <w:rPrChange w:id="30166" w:author="Thomas Dietz" w:date="2012-08-10T13:22:00Z">
                  <w:rPr>
                    <w:ins w:id="30167" w:author="Thomas Dietz" w:date="2012-08-08T17:05:00Z"/>
                    <w:lang w:val="de-DE"/>
                  </w:rPr>
                </w:rPrChange>
              </w:rPr>
            </w:pPr>
            <w:ins w:id="30168" w:author="Thomas Dietz" w:date="2012-08-08T17:05:00Z">
              <w:r w:rsidRPr="00B80901">
                <w:rPr>
                  <w:rPrChange w:id="30169" w:author="Thomas Dietz" w:date="2012-08-10T13:22:00Z">
                    <w:rPr>
                      <w:lang w:val="de-DE"/>
                    </w:rPr>
                  </w:rPrChange>
                </w:rPr>
                <w:t xml:space="preserve">        supported at all and if yes if it is asymmetric or</w:t>
              </w:r>
            </w:ins>
          </w:p>
          <w:p w14:paraId="19E78C10" w14:textId="77777777" w:rsidR="009F3611" w:rsidRPr="00B80901" w:rsidRDefault="009F3611" w:rsidP="009F3611">
            <w:pPr>
              <w:pStyle w:val="XML1"/>
              <w:rPr>
                <w:ins w:id="30170" w:author="Thomas Dietz" w:date="2012-08-08T17:05:00Z"/>
                <w:rPrChange w:id="30171" w:author="Thomas Dietz" w:date="2012-08-10T13:22:00Z">
                  <w:rPr>
                    <w:ins w:id="30172" w:author="Thomas Dietz" w:date="2012-08-08T17:05:00Z"/>
                    <w:lang w:val="de-DE"/>
                  </w:rPr>
                </w:rPrChange>
              </w:rPr>
            </w:pPr>
            <w:ins w:id="30173" w:author="Thomas Dietz" w:date="2012-08-08T17:05:00Z">
              <w:r w:rsidRPr="00B80901">
                <w:rPr>
                  <w:rPrChange w:id="30174" w:author="Thomas Dietz" w:date="2012-08-10T13:22:00Z">
                    <w:rPr>
                      <w:lang w:val="de-DE"/>
                    </w:rPr>
                  </w:rPrChange>
                </w:rPr>
                <w:t xml:space="preserve">        symmetric.</w:t>
              </w:r>
            </w:ins>
          </w:p>
          <w:p w14:paraId="62F4FA62" w14:textId="77777777" w:rsidR="009F3611" w:rsidRPr="00B80901" w:rsidRDefault="009F3611" w:rsidP="009F3611">
            <w:pPr>
              <w:pStyle w:val="XML1"/>
              <w:rPr>
                <w:ins w:id="30175" w:author="Thomas Dietz" w:date="2012-08-08T17:05:00Z"/>
                <w:rPrChange w:id="30176" w:author="Thomas Dietz" w:date="2012-08-10T13:22:00Z">
                  <w:rPr>
                    <w:ins w:id="30177" w:author="Thomas Dietz" w:date="2012-08-08T17:05:00Z"/>
                    <w:lang w:val="de-DE"/>
                  </w:rPr>
                </w:rPrChange>
              </w:rPr>
            </w:pPr>
          </w:p>
          <w:p w14:paraId="6B3660C2" w14:textId="77777777" w:rsidR="009F3611" w:rsidRPr="00B80901" w:rsidRDefault="009F3611" w:rsidP="009F3611">
            <w:pPr>
              <w:pStyle w:val="XML1"/>
              <w:rPr>
                <w:ins w:id="30178" w:author="Thomas Dietz" w:date="2012-08-08T17:05:00Z"/>
                <w:rPrChange w:id="30179" w:author="Thomas Dietz" w:date="2012-08-10T13:22:00Z">
                  <w:rPr>
                    <w:ins w:id="30180" w:author="Thomas Dietz" w:date="2012-08-08T17:05:00Z"/>
                    <w:lang w:val="de-DE"/>
                  </w:rPr>
                </w:rPrChange>
              </w:rPr>
            </w:pPr>
            <w:ins w:id="30181" w:author="Thomas Dietz" w:date="2012-08-08T17:05:00Z">
              <w:r w:rsidRPr="00B80901">
                <w:rPr>
                  <w:rPrChange w:id="30182" w:author="Thomas Dietz" w:date="2012-08-10T13:22:00Z">
                    <w:rPr>
                      <w:lang w:val="de-DE"/>
                    </w:rPr>
                  </w:rPrChange>
                </w:rPr>
                <w:t xml:space="preserve">        This element MUST be present in the NETCONF data store.</w:t>
              </w:r>
            </w:ins>
          </w:p>
          <w:p w14:paraId="202AE68B" w14:textId="77777777" w:rsidR="009F3611" w:rsidRPr="00B80901" w:rsidRDefault="009F3611" w:rsidP="009F3611">
            <w:pPr>
              <w:pStyle w:val="XML1"/>
              <w:rPr>
                <w:ins w:id="30183" w:author="Thomas Dietz" w:date="2012-08-08T17:05:00Z"/>
                <w:rPrChange w:id="30184" w:author="Thomas Dietz" w:date="2012-08-10T13:22:00Z">
                  <w:rPr>
                    <w:ins w:id="30185" w:author="Thomas Dietz" w:date="2012-08-08T17:05:00Z"/>
                    <w:lang w:val="de-DE"/>
                  </w:rPr>
                </w:rPrChange>
              </w:rPr>
            </w:pPr>
            <w:ins w:id="30186" w:author="Thomas Dietz" w:date="2012-08-08T17:05:00Z">
              <w:r w:rsidRPr="00B80901">
                <w:rPr>
                  <w:rPrChange w:id="30187" w:author="Thomas Dietz" w:date="2012-08-10T13:22:00Z">
                    <w:rPr>
                      <w:lang w:val="de-DE"/>
                    </w:rPr>
                  </w:rPrChange>
                </w:rPr>
                <w:t xml:space="preserve">        If this element is not present in a NETCONF &lt;edit-config&gt;</w:t>
              </w:r>
            </w:ins>
          </w:p>
          <w:p w14:paraId="28DB23E9" w14:textId="77777777" w:rsidR="009F3611" w:rsidRPr="00B80901" w:rsidRDefault="009F3611" w:rsidP="009F3611">
            <w:pPr>
              <w:pStyle w:val="XML1"/>
              <w:rPr>
                <w:ins w:id="30188" w:author="Thomas Dietz" w:date="2012-08-08T17:05:00Z"/>
                <w:rPrChange w:id="30189" w:author="Thomas Dietz" w:date="2012-08-10T13:22:00Z">
                  <w:rPr>
                    <w:ins w:id="30190" w:author="Thomas Dietz" w:date="2012-08-08T17:05:00Z"/>
                    <w:lang w:val="de-DE"/>
                  </w:rPr>
                </w:rPrChange>
              </w:rPr>
            </w:pPr>
            <w:ins w:id="30191" w:author="Thomas Dietz" w:date="2012-08-08T17:05:00Z">
              <w:r w:rsidRPr="00B80901">
                <w:rPr>
                  <w:rPrChange w:id="30192" w:author="Thomas Dietz" w:date="2012-08-10T13:22:00Z">
                    <w:rPr>
                      <w:lang w:val="de-DE"/>
                    </w:rPr>
                  </w:rPrChange>
                </w:rPr>
                <w:t xml:space="preserve">        operation 'create', 'merge' or 'replace' and the parent</w:t>
              </w:r>
            </w:ins>
          </w:p>
          <w:p w14:paraId="79FD6B12" w14:textId="77777777" w:rsidR="009F3611" w:rsidRPr="00B80901" w:rsidRDefault="009F3611" w:rsidP="009F3611">
            <w:pPr>
              <w:pStyle w:val="XML1"/>
              <w:rPr>
                <w:ins w:id="30193" w:author="Thomas Dietz" w:date="2012-08-08T17:05:00Z"/>
                <w:rPrChange w:id="30194" w:author="Thomas Dietz" w:date="2012-08-10T13:22:00Z">
                  <w:rPr>
                    <w:ins w:id="30195" w:author="Thomas Dietz" w:date="2012-08-08T17:05:00Z"/>
                    <w:lang w:val="de-DE"/>
                  </w:rPr>
                </w:rPrChange>
              </w:rPr>
            </w:pPr>
            <w:ins w:id="30196" w:author="Thomas Dietz" w:date="2012-08-08T17:05:00Z">
              <w:r w:rsidRPr="00B80901">
                <w:rPr>
                  <w:rPrChange w:id="30197" w:author="Thomas Dietz" w:date="2012-08-10T13:22:00Z">
                    <w:rPr>
                      <w:lang w:val="de-DE"/>
                    </w:rPr>
                  </w:rPrChange>
                </w:rPr>
                <w:t xml:space="preserve">        element does not exist, a 'data-missing' error is</w:t>
              </w:r>
            </w:ins>
          </w:p>
          <w:p w14:paraId="0A01920B" w14:textId="77777777" w:rsidR="009F3611" w:rsidRPr="00B80901" w:rsidRDefault="009F3611" w:rsidP="009F3611">
            <w:pPr>
              <w:pStyle w:val="XML1"/>
              <w:rPr>
                <w:ins w:id="30198" w:author="Thomas Dietz" w:date="2012-08-08T17:05:00Z"/>
                <w:rPrChange w:id="30199" w:author="Thomas Dietz" w:date="2012-08-10T13:22:00Z">
                  <w:rPr>
                    <w:ins w:id="30200" w:author="Thomas Dietz" w:date="2012-08-08T17:05:00Z"/>
                    <w:lang w:val="de-DE"/>
                  </w:rPr>
                </w:rPrChange>
              </w:rPr>
            </w:pPr>
            <w:ins w:id="30201" w:author="Thomas Dietz" w:date="2012-08-08T17:05:00Z">
              <w:r w:rsidRPr="00B80901">
                <w:rPr>
                  <w:rPrChange w:id="30202" w:author="Thomas Dietz" w:date="2012-08-10T13:22:00Z">
                    <w:rPr>
                      <w:lang w:val="de-DE"/>
                    </w:rPr>
                  </w:rPrChange>
                </w:rPr>
                <w:t xml:space="preserve">        returned.";</w:t>
              </w:r>
            </w:ins>
          </w:p>
          <w:p w14:paraId="794C7740" w14:textId="77777777" w:rsidR="009F3611" w:rsidRPr="00B80901" w:rsidRDefault="009F3611" w:rsidP="009F3611">
            <w:pPr>
              <w:pStyle w:val="XML1"/>
              <w:rPr>
                <w:ins w:id="30203" w:author="Thomas Dietz" w:date="2012-08-08T17:05:00Z"/>
                <w:rPrChange w:id="30204" w:author="Thomas Dietz" w:date="2012-08-10T13:22:00Z">
                  <w:rPr>
                    <w:ins w:id="30205" w:author="Thomas Dietz" w:date="2012-08-08T17:05:00Z"/>
                    <w:lang w:val="de-DE"/>
                  </w:rPr>
                </w:rPrChange>
              </w:rPr>
            </w:pPr>
            <w:ins w:id="30206" w:author="Thomas Dietz" w:date="2012-08-08T17:05:00Z">
              <w:r w:rsidRPr="00B80901">
                <w:rPr>
                  <w:rPrChange w:id="30207" w:author="Thomas Dietz" w:date="2012-08-10T13:22:00Z">
                    <w:rPr>
                      <w:lang w:val="de-DE"/>
                    </w:rPr>
                  </w:rPrChange>
                </w:rPr>
                <w:t xml:space="preserve">    }</w:t>
              </w:r>
            </w:ins>
          </w:p>
          <w:p w14:paraId="0587C87E" w14:textId="77777777" w:rsidR="009F3611" w:rsidRPr="00B80901" w:rsidRDefault="009F3611" w:rsidP="009F3611">
            <w:pPr>
              <w:pStyle w:val="XML1"/>
              <w:rPr>
                <w:ins w:id="30208" w:author="Thomas Dietz" w:date="2012-08-08T17:05:00Z"/>
                <w:rPrChange w:id="30209" w:author="Thomas Dietz" w:date="2012-08-10T13:22:00Z">
                  <w:rPr>
                    <w:ins w:id="30210" w:author="Thomas Dietz" w:date="2012-08-08T17:05:00Z"/>
                    <w:lang w:val="de-DE"/>
                  </w:rPr>
                </w:rPrChange>
              </w:rPr>
            </w:pPr>
            <w:ins w:id="30211" w:author="Thomas Dietz" w:date="2012-08-08T17:05:00Z">
              <w:r w:rsidRPr="00B80901">
                <w:rPr>
                  <w:rPrChange w:id="30212" w:author="Thomas Dietz" w:date="2012-08-10T13:22:00Z">
                    <w:rPr>
                      <w:lang w:val="de-DE"/>
                    </w:rPr>
                  </w:rPrChange>
                </w:rPr>
                <w:t xml:space="preserve">  }</w:t>
              </w:r>
            </w:ins>
          </w:p>
          <w:p w14:paraId="45232F03" w14:textId="77777777" w:rsidR="009F3611" w:rsidRPr="00B80901" w:rsidRDefault="009F3611" w:rsidP="009F3611">
            <w:pPr>
              <w:pStyle w:val="XML1"/>
              <w:rPr>
                <w:ins w:id="30213" w:author="Thomas Dietz" w:date="2012-08-08T17:05:00Z"/>
                <w:rPrChange w:id="30214" w:author="Thomas Dietz" w:date="2012-08-10T13:22:00Z">
                  <w:rPr>
                    <w:ins w:id="30215" w:author="Thomas Dietz" w:date="2012-08-08T17:05:00Z"/>
                    <w:lang w:val="de-DE"/>
                  </w:rPr>
                </w:rPrChange>
              </w:rPr>
            </w:pPr>
            <w:ins w:id="30216" w:author="Thomas Dietz" w:date="2012-08-08T17:05:00Z">
              <w:r w:rsidRPr="00B80901">
                <w:rPr>
                  <w:rPrChange w:id="30217" w:author="Thomas Dietz" w:date="2012-08-10T13:22:00Z">
                    <w:rPr>
                      <w:lang w:val="de-DE"/>
                    </w:rPr>
                  </w:rPrChange>
                </w:rPr>
                <w:t xml:space="preserve">  </w:t>
              </w:r>
            </w:ins>
          </w:p>
          <w:p w14:paraId="71CF6A7E" w14:textId="77777777" w:rsidR="009F3611" w:rsidRPr="00B80901" w:rsidRDefault="009F3611" w:rsidP="009F3611">
            <w:pPr>
              <w:pStyle w:val="XML1"/>
              <w:rPr>
                <w:ins w:id="30218" w:author="Thomas Dietz" w:date="2012-08-08T17:05:00Z"/>
                <w:rPrChange w:id="30219" w:author="Thomas Dietz" w:date="2012-08-10T13:22:00Z">
                  <w:rPr>
                    <w:ins w:id="30220" w:author="Thomas Dietz" w:date="2012-08-08T17:05:00Z"/>
                    <w:lang w:val="de-DE"/>
                  </w:rPr>
                </w:rPrChange>
              </w:rPr>
            </w:pPr>
            <w:ins w:id="30221" w:author="Thomas Dietz" w:date="2012-08-08T17:05:00Z">
              <w:r w:rsidRPr="00B80901">
                <w:rPr>
                  <w:rPrChange w:id="30222" w:author="Thomas Dietz" w:date="2012-08-10T13:22:00Z">
                    <w:rPr>
                      <w:lang w:val="de-DE"/>
                    </w:rPr>
                  </w:rPrChange>
                </w:rPr>
                <w:t xml:space="preserve">  grouping OFExternalCertificateType {</w:t>
              </w:r>
            </w:ins>
          </w:p>
          <w:p w14:paraId="3D354CE6" w14:textId="77777777" w:rsidR="009F3611" w:rsidRPr="00B80901" w:rsidRDefault="009F3611" w:rsidP="009F3611">
            <w:pPr>
              <w:pStyle w:val="XML1"/>
              <w:rPr>
                <w:ins w:id="30223" w:author="Thomas Dietz" w:date="2012-08-08T17:05:00Z"/>
                <w:rPrChange w:id="30224" w:author="Thomas Dietz" w:date="2012-08-10T13:22:00Z">
                  <w:rPr>
                    <w:ins w:id="30225" w:author="Thomas Dietz" w:date="2012-08-08T17:05:00Z"/>
                    <w:lang w:val="de-DE"/>
                  </w:rPr>
                </w:rPrChange>
              </w:rPr>
            </w:pPr>
            <w:ins w:id="30226" w:author="Thomas Dietz" w:date="2012-08-08T17:05:00Z">
              <w:r w:rsidRPr="00B80901">
                <w:rPr>
                  <w:rPrChange w:id="30227" w:author="Thomas Dietz" w:date="2012-08-10T13:22:00Z">
                    <w:rPr>
                      <w:lang w:val="de-DE"/>
                    </w:rPr>
                  </w:rPrChange>
                </w:rPr>
                <w:t xml:space="preserve">    description "This grouping specifies a certificate that can be</w:t>
              </w:r>
            </w:ins>
          </w:p>
          <w:p w14:paraId="40D3E766" w14:textId="77777777" w:rsidR="009F3611" w:rsidRPr="00B80901" w:rsidRDefault="009F3611" w:rsidP="009F3611">
            <w:pPr>
              <w:pStyle w:val="XML1"/>
              <w:rPr>
                <w:ins w:id="30228" w:author="Thomas Dietz" w:date="2012-08-08T17:05:00Z"/>
                <w:rPrChange w:id="30229" w:author="Thomas Dietz" w:date="2012-08-10T13:22:00Z">
                  <w:rPr>
                    <w:ins w:id="30230" w:author="Thomas Dietz" w:date="2012-08-08T17:05:00Z"/>
                    <w:lang w:val="de-DE"/>
                  </w:rPr>
                </w:rPrChange>
              </w:rPr>
            </w:pPr>
            <w:ins w:id="30231" w:author="Thomas Dietz" w:date="2012-08-08T17:05:00Z">
              <w:r w:rsidRPr="00B80901">
                <w:rPr>
                  <w:rPrChange w:id="30232" w:author="Thomas Dietz" w:date="2012-08-10T13:22:00Z">
                    <w:rPr>
                      <w:lang w:val="de-DE"/>
                    </w:rPr>
                  </w:rPrChange>
                </w:rPr>
                <w:t xml:space="preserve">      used by an OpenFlow Logical Switch for authenticating a </w:t>
              </w:r>
            </w:ins>
          </w:p>
          <w:p w14:paraId="1C6117B6" w14:textId="77777777" w:rsidR="009F3611" w:rsidRPr="00B80901" w:rsidRDefault="009F3611" w:rsidP="009F3611">
            <w:pPr>
              <w:pStyle w:val="XML1"/>
              <w:rPr>
                <w:ins w:id="30233" w:author="Thomas Dietz" w:date="2012-08-08T17:05:00Z"/>
                <w:rPrChange w:id="30234" w:author="Thomas Dietz" w:date="2012-08-10T13:22:00Z">
                  <w:rPr>
                    <w:ins w:id="30235" w:author="Thomas Dietz" w:date="2012-08-08T17:05:00Z"/>
                    <w:lang w:val="de-DE"/>
                  </w:rPr>
                </w:rPrChange>
              </w:rPr>
            </w:pPr>
            <w:ins w:id="30236" w:author="Thomas Dietz" w:date="2012-08-08T17:05:00Z">
              <w:r w:rsidRPr="00B80901">
                <w:rPr>
                  <w:rPrChange w:id="30237" w:author="Thomas Dietz" w:date="2012-08-10T13:22:00Z">
                    <w:rPr>
                      <w:lang w:val="de-DE"/>
                    </w:rPr>
                  </w:rPrChange>
                </w:rPr>
                <w:t xml:space="preserve">      controller when a TLS connection is established.";</w:t>
              </w:r>
            </w:ins>
          </w:p>
          <w:p w14:paraId="53D76AEC" w14:textId="77777777" w:rsidR="009F3611" w:rsidRPr="00B80901" w:rsidRDefault="009F3611" w:rsidP="009F3611">
            <w:pPr>
              <w:pStyle w:val="XML1"/>
              <w:rPr>
                <w:ins w:id="30238" w:author="Thomas Dietz" w:date="2012-08-08T17:05:00Z"/>
                <w:rPrChange w:id="30239" w:author="Thomas Dietz" w:date="2012-08-10T13:22:00Z">
                  <w:rPr>
                    <w:ins w:id="30240" w:author="Thomas Dietz" w:date="2012-08-08T17:05:00Z"/>
                    <w:lang w:val="de-DE"/>
                  </w:rPr>
                </w:rPrChange>
              </w:rPr>
            </w:pPr>
            <w:ins w:id="30241" w:author="Thomas Dietz" w:date="2012-08-08T17:05:00Z">
              <w:r w:rsidRPr="00B80901">
                <w:rPr>
                  <w:rPrChange w:id="30242" w:author="Thomas Dietz" w:date="2012-08-10T13:22:00Z">
                    <w:rPr>
                      <w:lang w:val="de-DE"/>
                    </w:rPr>
                  </w:rPrChange>
                </w:rPr>
                <w:t xml:space="preserve">    uses OFResourceType;</w:t>
              </w:r>
            </w:ins>
          </w:p>
          <w:p w14:paraId="0A2DB65B" w14:textId="77777777" w:rsidR="009F3611" w:rsidRPr="00B80901" w:rsidRDefault="009F3611" w:rsidP="009F3611">
            <w:pPr>
              <w:pStyle w:val="XML1"/>
              <w:rPr>
                <w:ins w:id="30243" w:author="Thomas Dietz" w:date="2012-08-08T17:05:00Z"/>
                <w:rPrChange w:id="30244" w:author="Thomas Dietz" w:date="2012-08-10T13:22:00Z">
                  <w:rPr>
                    <w:ins w:id="30245" w:author="Thomas Dietz" w:date="2012-08-08T17:05:00Z"/>
                    <w:lang w:val="de-DE"/>
                  </w:rPr>
                </w:rPrChange>
              </w:rPr>
            </w:pPr>
            <w:ins w:id="30246" w:author="Thomas Dietz" w:date="2012-08-08T17:05:00Z">
              <w:r w:rsidRPr="00B80901">
                <w:rPr>
                  <w:rPrChange w:id="30247" w:author="Thomas Dietz" w:date="2012-08-10T13:22:00Z">
                    <w:rPr>
                      <w:lang w:val="de-DE"/>
                    </w:rPr>
                  </w:rPrChange>
                </w:rPr>
                <w:t xml:space="preserve">    leaf certificate {</w:t>
              </w:r>
            </w:ins>
          </w:p>
          <w:p w14:paraId="16B973A3" w14:textId="77777777" w:rsidR="009F3611" w:rsidRPr="00B80901" w:rsidRDefault="009F3611" w:rsidP="009F3611">
            <w:pPr>
              <w:pStyle w:val="XML1"/>
              <w:rPr>
                <w:ins w:id="30248" w:author="Thomas Dietz" w:date="2012-08-08T17:05:00Z"/>
                <w:rPrChange w:id="30249" w:author="Thomas Dietz" w:date="2012-08-10T13:22:00Z">
                  <w:rPr>
                    <w:ins w:id="30250" w:author="Thomas Dietz" w:date="2012-08-08T17:05:00Z"/>
                    <w:lang w:val="de-DE"/>
                  </w:rPr>
                </w:rPrChange>
              </w:rPr>
            </w:pPr>
            <w:ins w:id="30251" w:author="Thomas Dietz" w:date="2012-08-08T17:05:00Z">
              <w:r w:rsidRPr="00B80901">
                <w:rPr>
                  <w:rPrChange w:id="30252" w:author="Thomas Dietz" w:date="2012-08-10T13:22:00Z">
                    <w:rPr>
                      <w:lang w:val="de-DE"/>
                    </w:rPr>
                  </w:rPrChange>
                </w:rPr>
                <w:t xml:space="preserve">      type string;</w:t>
              </w:r>
            </w:ins>
          </w:p>
          <w:p w14:paraId="6395FEFE" w14:textId="77777777" w:rsidR="009F3611" w:rsidRPr="00B80901" w:rsidRDefault="009F3611" w:rsidP="009F3611">
            <w:pPr>
              <w:pStyle w:val="XML1"/>
              <w:rPr>
                <w:ins w:id="30253" w:author="Thomas Dietz" w:date="2012-08-08T17:05:00Z"/>
                <w:rPrChange w:id="30254" w:author="Thomas Dietz" w:date="2012-08-10T13:22:00Z">
                  <w:rPr>
                    <w:ins w:id="30255" w:author="Thomas Dietz" w:date="2012-08-08T17:05:00Z"/>
                    <w:lang w:val="de-DE"/>
                  </w:rPr>
                </w:rPrChange>
              </w:rPr>
            </w:pPr>
            <w:ins w:id="30256" w:author="Thomas Dietz" w:date="2012-08-08T17:05:00Z">
              <w:r w:rsidRPr="00B80901">
                <w:rPr>
                  <w:rPrChange w:id="30257" w:author="Thomas Dietz" w:date="2012-08-10T13:22:00Z">
                    <w:rPr>
                      <w:lang w:val="de-DE"/>
                    </w:rPr>
                  </w:rPrChange>
                </w:rPr>
                <w:t xml:space="preserve">      mandatory true;</w:t>
              </w:r>
            </w:ins>
          </w:p>
          <w:p w14:paraId="0C643AC1" w14:textId="77777777" w:rsidR="009F3611" w:rsidRPr="00B80901" w:rsidRDefault="009F3611" w:rsidP="009F3611">
            <w:pPr>
              <w:pStyle w:val="XML1"/>
              <w:rPr>
                <w:ins w:id="30258" w:author="Thomas Dietz" w:date="2012-08-08T17:05:00Z"/>
                <w:rPrChange w:id="30259" w:author="Thomas Dietz" w:date="2012-08-10T13:22:00Z">
                  <w:rPr>
                    <w:ins w:id="30260" w:author="Thomas Dietz" w:date="2012-08-08T17:05:00Z"/>
                    <w:lang w:val="de-DE"/>
                  </w:rPr>
                </w:rPrChange>
              </w:rPr>
            </w:pPr>
            <w:ins w:id="30261" w:author="Thomas Dietz" w:date="2012-08-08T17:05:00Z">
              <w:r w:rsidRPr="00B80901">
                <w:rPr>
                  <w:rPrChange w:id="30262" w:author="Thomas Dietz" w:date="2012-08-10T13:22:00Z">
                    <w:rPr>
                      <w:lang w:val="de-DE"/>
                    </w:rPr>
                  </w:rPrChange>
                </w:rPr>
                <w:t xml:space="preserve">      description "An X.509 certificate in DER format base64</w:t>
              </w:r>
            </w:ins>
          </w:p>
          <w:p w14:paraId="7C2EC7D7" w14:textId="77777777" w:rsidR="009F3611" w:rsidRPr="00B80901" w:rsidRDefault="009F3611" w:rsidP="009F3611">
            <w:pPr>
              <w:pStyle w:val="XML1"/>
              <w:rPr>
                <w:ins w:id="30263" w:author="Thomas Dietz" w:date="2012-08-08T17:05:00Z"/>
                <w:rPrChange w:id="30264" w:author="Thomas Dietz" w:date="2012-08-10T13:22:00Z">
                  <w:rPr>
                    <w:ins w:id="30265" w:author="Thomas Dietz" w:date="2012-08-08T17:05:00Z"/>
                    <w:lang w:val="de-DE"/>
                  </w:rPr>
                </w:rPrChange>
              </w:rPr>
            </w:pPr>
            <w:ins w:id="30266" w:author="Thomas Dietz" w:date="2012-08-08T17:05:00Z">
              <w:r w:rsidRPr="00B80901">
                <w:rPr>
                  <w:rPrChange w:id="30267" w:author="Thomas Dietz" w:date="2012-08-10T13:22:00Z">
                    <w:rPr>
                      <w:lang w:val="de-DE"/>
                    </w:rPr>
                  </w:rPrChange>
                </w:rPr>
                <w:t xml:space="preserve">        encoded.</w:t>
              </w:r>
            </w:ins>
          </w:p>
          <w:p w14:paraId="29B5791F" w14:textId="77777777" w:rsidR="009F3611" w:rsidRPr="00B80901" w:rsidRDefault="009F3611" w:rsidP="009F3611">
            <w:pPr>
              <w:pStyle w:val="XML1"/>
              <w:rPr>
                <w:ins w:id="30268" w:author="Thomas Dietz" w:date="2012-08-08T17:05:00Z"/>
                <w:rPrChange w:id="30269" w:author="Thomas Dietz" w:date="2012-08-10T13:22:00Z">
                  <w:rPr>
                    <w:ins w:id="30270" w:author="Thomas Dietz" w:date="2012-08-08T17:05:00Z"/>
                    <w:lang w:val="de-DE"/>
                  </w:rPr>
                </w:rPrChange>
              </w:rPr>
            </w:pPr>
          </w:p>
          <w:p w14:paraId="31F45109" w14:textId="77777777" w:rsidR="009F3611" w:rsidRPr="00B80901" w:rsidRDefault="009F3611" w:rsidP="009F3611">
            <w:pPr>
              <w:pStyle w:val="XML1"/>
              <w:rPr>
                <w:ins w:id="30271" w:author="Thomas Dietz" w:date="2012-08-08T17:05:00Z"/>
                <w:rPrChange w:id="30272" w:author="Thomas Dietz" w:date="2012-08-10T13:22:00Z">
                  <w:rPr>
                    <w:ins w:id="30273" w:author="Thomas Dietz" w:date="2012-08-08T17:05:00Z"/>
                    <w:lang w:val="de-DE"/>
                  </w:rPr>
                </w:rPrChange>
              </w:rPr>
            </w:pPr>
            <w:ins w:id="30274" w:author="Thomas Dietz" w:date="2012-08-08T17:05:00Z">
              <w:r w:rsidRPr="00B80901">
                <w:rPr>
                  <w:rPrChange w:id="30275" w:author="Thomas Dietz" w:date="2012-08-10T13:22:00Z">
                    <w:rPr>
                      <w:lang w:val="de-DE"/>
                    </w:rPr>
                  </w:rPrChange>
                </w:rPr>
                <w:t xml:space="preserve">        This element MUST be present in the NETCONF data store.</w:t>
              </w:r>
            </w:ins>
          </w:p>
          <w:p w14:paraId="04D597A5" w14:textId="77777777" w:rsidR="009F3611" w:rsidRPr="00B80901" w:rsidRDefault="009F3611" w:rsidP="009F3611">
            <w:pPr>
              <w:pStyle w:val="XML1"/>
              <w:rPr>
                <w:ins w:id="30276" w:author="Thomas Dietz" w:date="2012-08-08T17:05:00Z"/>
                <w:rPrChange w:id="30277" w:author="Thomas Dietz" w:date="2012-08-10T13:22:00Z">
                  <w:rPr>
                    <w:ins w:id="30278" w:author="Thomas Dietz" w:date="2012-08-08T17:05:00Z"/>
                    <w:lang w:val="de-DE"/>
                  </w:rPr>
                </w:rPrChange>
              </w:rPr>
            </w:pPr>
            <w:ins w:id="30279" w:author="Thomas Dietz" w:date="2012-08-08T17:05:00Z">
              <w:r w:rsidRPr="00B80901">
                <w:rPr>
                  <w:rPrChange w:id="30280" w:author="Thomas Dietz" w:date="2012-08-10T13:22:00Z">
                    <w:rPr>
                      <w:lang w:val="de-DE"/>
                    </w:rPr>
                  </w:rPrChange>
                </w:rPr>
                <w:t xml:space="preserve">        If this element is not present in a NETCONF &lt;edit-config&gt;</w:t>
              </w:r>
            </w:ins>
          </w:p>
          <w:p w14:paraId="11275276" w14:textId="77777777" w:rsidR="009F3611" w:rsidRPr="00B80901" w:rsidRDefault="009F3611" w:rsidP="009F3611">
            <w:pPr>
              <w:pStyle w:val="XML1"/>
              <w:rPr>
                <w:ins w:id="30281" w:author="Thomas Dietz" w:date="2012-08-08T17:05:00Z"/>
                <w:rPrChange w:id="30282" w:author="Thomas Dietz" w:date="2012-08-10T13:22:00Z">
                  <w:rPr>
                    <w:ins w:id="30283" w:author="Thomas Dietz" w:date="2012-08-08T17:05:00Z"/>
                    <w:lang w:val="de-DE"/>
                  </w:rPr>
                </w:rPrChange>
              </w:rPr>
            </w:pPr>
            <w:ins w:id="30284" w:author="Thomas Dietz" w:date="2012-08-08T17:05:00Z">
              <w:r w:rsidRPr="00B80901">
                <w:rPr>
                  <w:rPrChange w:id="30285" w:author="Thomas Dietz" w:date="2012-08-10T13:22:00Z">
                    <w:rPr>
                      <w:lang w:val="de-DE"/>
                    </w:rPr>
                  </w:rPrChange>
                </w:rPr>
                <w:t xml:space="preserve">        operation 'create', 'merge' or 'replace' and the parent</w:t>
              </w:r>
            </w:ins>
          </w:p>
          <w:p w14:paraId="2C933137" w14:textId="77777777" w:rsidR="009F3611" w:rsidRPr="00B80901" w:rsidRDefault="009F3611" w:rsidP="009F3611">
            <w:pPr>
              <w:pStyle w:val="XML1"/>
              <w:rPr>
                <w:ins w:id="30286" w:author="Thomas Dietz" w:date="2012-08-08T17:05:00Z"/>
                <w:rPrChange w:id="30287" w:author="Thomas Dietz" w:date="2012-08-10T13:22:00Z">
                  <w:rPr>
                    <w:ins w:id="30288" w:author="Thomas Dietz" w:date="2012-08-08T17:05:00Z"/>
                    <w:lang w:val="de-DE"/>
                  </w:rPr>
                </w:rPrChange>
              </w:rPr>
            </w:pPr>
            <w:ins w:id="30289" w:author="Thomas Dietz" w:date="2012-08-08T17:05:00Z">
              <w:r w:rsidRPr="00B80901">
                <w:rPr>
                  <w:rPrChange w:id="30290" w:author="Thomas Dietz" w:date="2012-08-10T13:22:00Z">
                    <w:rPr>
                      <w:lang w:val="de-DE"/>
                    </w:rPr>
                  </w:rPrChange>
                </w:rPr>
                <w:t xml:space="preserve">        element does not exist, a 'data-missing' error is</w:t>
              </w:r>
            </w:ins>
          </w:p>
          <w:p w14:paraId="25D3D53D" w14:textId="77777777" w:rsidR="009F3611" w:rsidRPr="00B80901" w:rsidRDefault="009F3611" w:rsidP="009F3611">
            <w:pPr>
              <w:pStyle w:val="XML1"/>
              <w:rPr>
                <w:ins w:id="30291" w:author="Thomas Dietz" w:date="2012-08-08T17:05:00Z"/>
                <w:rPrChange w:id="30292" w:author="Thomas Dietz" w:date="2012-08-10T13:22:00Z">
                  <w:rPr>
                    <w:ins w:id="30293" w:author="Thomas Dietz" w:date="2012-08-08T17:05:00Z"/>
                    <w:lang w:val="de-DE"/>
                  </w:rPr>
                </w:rPrChange>
              </w:rPr>
            </w:pPr>
            <w:ins w:id="30294" w:author="Thomas Dietz" w:date="2012-08-08T17:05:00Z">
              <w:r w:rsidRPr="00B80901">
                <w:rPr>
                  <w:rPrChange w:id="30295" w:author="Thomas Dietz" w:date="2012-08-10T13:22:00Z">
                    <w:rPr>
                      <w:lang w:val="de-DE"/>
                    </w:rPr>
                  </w:rPrChange>
                </w:rPr>
                <w:t xml:space="preserve">        returned.";</w:t>
              </w:r>
            </w:ins>
          </w:p>
          <w:p w14:paraId="4AA838DC" w14:textId="77777777" w:rsidR="009F3611" w:rsidRPr="00B80901" w:rsidRDefault="009F3611" w:rsidP="009F3611">
            <w:pPr>
              <w:pStyle w:val="XML1"/>
              <w:rPr>
                <w:ins w:id="30296" w:author="Thomas Dietz" w:date="2012-08-08T17:05:00Z"/>
                <w:rPrChange w:id="30297" w:author="Thomas Dietz" w:date="2012-08-10T13:22:00Z">
                  <w:rPr>
                    <w:ins w:id="30298" w:author="Thomas Dietz" w:date="2012-08-08T17:05:00Z"/>
                    <w:lang w:val="de-DE"/>
                  </w:rPr>
                </w:rPrChange>
              </w:rPr>
            </w:pPr>
            <w:ins w:id="30299" w:author="Thomas Dietz" w:date="2012-08-08T17:05:00Z">
              <w:r w:rsidRPr="00B80901">
                <w:rPr>
                  <w:rPrChange w:id="30300" w:author="Thomas Dietz" w:date="2012-08-10T13:22:00Z">
                    <w:rPr>
                      <w:lang w:val="de-DE"/>
                    </w:rPr>
                  </w:rPrChange>
                </w:rPr>
                <w:t xml:space="preserve">    }</w:t>
              </w:r>
            </w:ins>
          </w:p>
          <w:p w14:paraId="329A3680" w14:textId="77777777" w:rsidR="009F3611" w:rsidRPr="00B80901" w:rsidRDefault="009F3611" w:rsidP="009F3611">
            <w:pPr>
              <w:pStyle w:val="XML1"/>
              <w:rPr>
                <w:ins w:id="30301" w:author="Thomas Dietz" w:date="2012-08-08T17:05:00Z"/>
                <w:rPrChange w:id="30302" w:author="Thomas Dietz" w:date="2012-08-10T13:22:00Z">
                  <w:rPr>
                    <w:ins w:id="30303" w:author="Thomas Dietz" w:date="2012-08-08T17:05:00Z"/>
                    <w:lang w:val="de-DE"/>
                  </w:rPr>
                </w:rPrChange>
              </w:rPr>
            </w:pPr>
            <w:ins w:id="30304" w:author="Thomas Dietz" w:date="2012-08-08T17:05:00Z">
              <w:r w:rsidRPr="00B80901">
                <w:rPr>
                  <w:rPrChange w:id="30305" w:author="Thomas Dietz" w:date="2012-08-10T13:22:00Z">
                    <w:rPr>
                      <w:lang w:val="de-DE"/>
                    </w:rPr>
                  </w:rPrChange>
                </w:rPr>
                <w:t xml:space="preserve">  }</w:t>
              </w:r>
            </w:ins>
          </w:p>
          <w:p w14:paraId="61299986" w14:textId="77777777" w:rsidR="009F3611" w:rsidRPr="00B80901" w:rsidRDefault="009F3611" w:rsidP="009F3611">
            <w:pPr>
              <w:pStyle w:val="XML1"/>
              <w:rPr>
                <w:ins w:id="30306" w:author="Thomas Dietz" w:date="2012-08-08T17:05:00Z"/>
                <w:rPrChange w:id="30307" w:author="Thomas Dietz" w:date="2012-08-10T13:22:00Z">
                  <w:rPr>
                    <w:ins w:id="30308" w:author="Thomas Dietz" w:date="2012-08-08T17:05:00Z"/>
                    <w:lang w:val="de-DE"/>
                  </w:rPr>
                </w:rPrChange>
              </w:rPr>
            </w:pPr>
            <w:ins w:id="30309" w:author="Thomas Dietz" w:date="2012-08-08T17:05:00Z">
              <w:r w:rsidRPr="00B80901">
                <w:rPr>
                  <w:rPrChange w:id="30310" w:author="Thomas Dietz" w:date="2012-08-10T13:22:00Z">
                    <w:rPr>
                      <w:lang w:val="de-DE"/>
                    </w:rPr>
                  </w:rPrChange>
                </w:rPr>
                <w:t xml:space="preserve">  </w:t>
              </w:r>
            </w:ins>
          </w:p>
          <w:p w14:paraId="13F39F65" w14:textId="77777777" w:rsidR="009F3611" w:rsidRPr="00B80901" w:rsidRDefault="009F3611" w:rsidP="009F3611">
            <w:pPr>
              <w:pStyle w:val="XML1"/>
              <w:rPr>
                <w:ins w:id="30311" w:author="Thomas Dietz" w:date="2012-08-08T17:05:00Z"/>
                <w:rPrChange w:id="30312" w:author="Thomas Dietz" w:date="2012-08-10T13:22:00Z">
                  <w:rPr>
                    <w:ins w:id="30313" w:author="Thomas Dietz" w:date="2012-08-08T17:05:00Z"/>
                    <w:lang w:val="de-DE"/>
                  </w:rPr>
                </w:rPrChange>
              </w:rPr>
            </w:pPr>
            <w:ins w:id="30314" w:author="Thomas Dietz" w:date="2012-08-08T17:05:00Z">
              <w:r w:rsidRPr="00B80901">
                <w:rPr>
                  <w:rPrChange w:id="30315" w:author="Thomas Dietz" w:date="2012-08-10T13:22:00Z">
                    <w:rPr>
                      <w:lang w:val="de-DE"/>
                    </w:rPr>
                  </w:rPrChange>
                </w:rPr>
                <w:t xml:space="preserve">  grouping OFOwnedCertificateType {</w:t>
              </w:r>
            </w:ins>
          </w:p>
          <w:p w14:paraId="0436A6E2" w14:textId="77777777" w:rsidR="009F3611" w:rsidRPr="00B80901" w:rsidRDefault="009F3611" w:rsidP="009F3611">
            <w:pPr>
              <w:pStyle w:val="XML1"/>
              <w:rPr>
                <w:ins w:id="30316" w:author="Thomas Dietz" w:date="2012-08-08T17:05:00Z"/>
                <w:rPrChange w:id="30317" w:author="Thomas Dietz" w:date="2012-08-10T13:22:00Z">
                  <w:rPr>
                    <w:ins w:id="30318" w:author="Thomas Dietz" w:date="2012-08-08T17:05:00Z"/>
                    <w:lang w:val="de-DE"/>
                  </w:rPr>
                </w:rPrChange>
              </w:rPr>
            </w:pPr>
            <w:ins w:id="30319" w:author="Thomas Dietz" w:date="2012-08-08T17:05:00Z">
              <w:r w:rsidRPr="00B80901">
                <w:rPr>
                  <w:rPrChange w:id="30320" w:author="Thomas Dietz" w:date="2012-08-10T13:22:00Z">
                    <w:rPr>
                      <w:lang w:val="de-DE"/>
                    </w:rPr>
                  </w:rPrChange>
                </w:rPr>
                <w:t xml:space="preserve">    description "This grouping specifies a certificate and a</w:t>
              </w:r>
            </w:ins>
          </w:p>
          <w:p w14:paraId="3FACE0A0" w14:textId="77777777" w:rsidR="009F3611" w:rsidRPr="00B80901" w:rsidRDefault="009F3611" w:rsidP="009F3611">
            <w:pPr>
              <w:pStyle w:val="XML1"/>
              <w:rPr>
                <w:ins w:id="30321" w:author="Thomas Dietz" w:date="2012-08-08T17:05:00Z"/>
                <w:rPrChange w:id="30322" w:author="Thomas Dietz" w:date="2012-08-10T13:22:00Z">
                  <w:rPr>
                    <w:ins w:id="30323" w:author="Thomas Dietz" w:date="2012-08-08T17:05:00Z"/>
                    <w:lang w:val="de-DE"/>
                  </w:rPr>
                </w:rPrChange>
              </w:rPr>
            </w:pPr>
            <w:ins w:id="30324" w:author="Thomas Dietz" w:date="2012-08-08T17:05:00Z">
              <w:r w:rsidRPr="00B80901">
                <w:rPr>
                  <w:rPrChange w:id="30325" w:author="Thomas Dietz" w:date="2012-08-10T13:22:00Z">
                    <w:rPr>
                      <w:lang w:val="de-DE"/>
                    </w:rPr>
                  </w:rPrChange>
                </w:rPr>
                <w:t xml:space="preserve">      private key. It can be used by an OpenFlow Logical Switch for</w:t>
              </w:r>
            </w:ins>
          </w:p>
          <w:p w14:paraId="663240A0" w14:textId="77777777" w:rsidR="009F3611" w:rsidRPr="00B80901" w:rsidRDefault="009F3611" w:rsidP="009F3611">
            <w:pPr>
              <w:pStyle w:val="XML1"/>
              <w:rPr>
                <w:ins w:id="30326" w:author="Thomas Dietz" w:date="2012-08-08T17:05:00Z"/>
                <w:rPrChange w:id="30327" w:author="Thomas Dietz" w:date="2012-08-10T13:22:00Z">
                  <w:rPr>
                    <w:ins w:id="30328" w:author="Thomas Dietz" w:date="2012-08-08T17:05:00Z"/>
                    <w:lang w:val="de-DE"/>
                  </w:rPr>
                </w:rPrChange>
              </w:rPr>
            </w:pPr>
            <w:ins w:id="30329" w:author="Thomas Dietz" w:date="2012-08-08T17:05:00Z">
              <w:r w:rsidRPr="00B80901">
                <w:rPr>
                  <w:rPrChange w:id="30330" w:author="Thomas Dietz" w:date="2012-08-10T13:22:00Z">
                    <w:rPr>
                      <w:lang w:val="de-DE"/>
                    </w:rPr>
                  </w:rPrChange>
                </w:rPr>
                <w:t xml:space="preserve">      authenticating itself to a controller when a TLS connection</w:t>
              </w:r>
            </w:ins>
          </w:p>
          <w:p w14:paraId="30E6268C" w14:textId="77777777" w:rsidR="009F3611" w:rsidRPr="00B80901" w:rsidRDefault="009F3611" w:rsidP="009F3611">
            <w:pPr>
              <w:pStyle w:val="XML1"/>
              <w:rPr>
                <w:ins w:id="30331" w:author="Thomas Dietz" w:date="2012-08-08T17:05:00Z"/>
                <w:rPrChange w:id="30332" w:author="Thomas Dietz" w:date="2012-08-10T13:22:00Z">
                  <w:rPr>
                    <w:ins w:id="30333" w:author="Thomas Dietz" w:date="2012-08-08T17:05:00Z"/>
                    <w:lang w:val="de-DE"/>
                  </w:rPr>
                </w:rPrChange>
              </w:rPr>
            </w:pPr>
            <w:ins w:id="30334" w:author="Thomas Dietz" w:date="2012-08-08T17:05:00Z">
              <w:r w:rsidRPr="00B80901">
                <w:rPr>
                  <w:rPrChange w:id="30335" w:author="Thomas Dietz" w:date="2012-08-10T13:22:00Z">
                    <w:rPr>
                      <w:lang w:val="de-DE"/>
                    </w:rPr>
                  </w:rPrChange>
                </w:rPr>
                <w:t xml:space="preserve">      is established.";</w:t>
              </w:r>
            </w:ins>
          </w:p>
          <w:p w14:paraId="08619C55" w14:textId="77777777" w:rsidR="009F3611" w:rsidRPr="00B80901" w:rsidRDefault="009F3611" w:rsidP="009F3611">
            <w:pPr>
              <w:pStyle w:val="XML1"/>
              <w:rPr>
                <w:ins w:id="30336" w:author="Thomas Dietz" w:date="2012-08-08T17:05:00Z"/>
                <w:rPrChange w:id="30337" w:author="Thomas Dietz" w:date="2012-08-10T13:22:00Z">
                  <w:rPr>
                    <w:ins w:id="30338" w:author="Thomas Dietz" w:date="2012-08-08T17:05:00Z"/>
                    <w:lang w:val="de-DE"/>
                  </w:rPr>
                </w:rPrChange>
              </w:rPr>
            </w:pPr>
            <w:ins w:id="30339" w:author="Thomas Dietz" w:date="2012-08-08T17:05:00Z">
              <w:r w:rsidRPr="00B80901">
                <w:rPr>
                  <w:rPrChange w:id="30340" w:author="Thomas Dietz" w:date="2012-08-10T13:22:00Z">
                    <w:rPr>
                      <w:lang w:val="de-DE"/>
                    </w:rPr>
                  </w:rPrChange>
                </w:rPr>
                <w:t xml:space="preserve">    uses OFResourceType;</w:t>
              </w:r>
            </w:ins>
          </w:p>
          <w:p w14:paraId="23B729B2" w14:textId="77777777" w:rsidR="009F3611" w:rsidRPr="00B80901" w:rsidRDefault="009F3611" w:rsidP="009F3611">
            <w:pPr>
              <w:pStyle w:val="XML1"/>
              <w:rPr>
                <w:ins w:id="30341" w:author="Thomas Dietz" w:date="2012-08-08T17:05:00Z"/>
                <w:rPrChange w:id="30342" w:author="Thomas Dietz" w:date="2012-08-10T13:22:00Z">
                  <w:rPr>
                    <w:ins w:id="30343" w:author="Thomas Dietz" w:date="2012-08-08T17:05:00Z"/>
                    <w:lang w:val="de-DE"/>
                  </w:rPr>
                </w:rPrChange>
              </w:rPr>
            </w:pPr>
            <w:ins w:id="30344" w:author="Thomas Dietz" w:date="2012-08-08T17:05:00Z">
              <w:r w:rsidRPr="00B80901">
                <w:rPr>
                  <w:rPrChange w:id="30345" w:author="Thomas Dietz" w:date="2012-08-10T13:22:00Z">
                    <w:rPr>
                      <w:lang w:val="de-DE"/>
                    </w:rPr>
                  </w:rPrChange>
                </w:rPr>
                <w:t xml:space="preserve">    leaf certificate {</w:t>
              </w:r>
            </w:ins>
          </w:p>
          <w:p w14:paraId="44C749B6" w14:textId="77777777" w:rsidR="009F3611" w:rsidRPr="00B80901" w:rsidRDefault="009F3611" w:rsidP="009F3611">
            <w:pPr>
              <w:pStyle w:val="XML1"/>
              <w:rPr>
                <w:ins w:id="30346" w:author="Thomas Dietz" w:date="2012-08-08T17:05:00Z"/>
                <w:rPrChange w:id="30347" w:author="Thomas Dietz" w:date="2012-08-10T13:22:00Z">
                  <w:rPr>
                    <w:ins w:id="30348" w:author="Thomas Dietz" w:date="2012-08-08T17:05:00Z"/>
                    <w:lang w:val="de-DE"/>
                  </w:rPr>
                </w:rPrChange>
              </w:rPr>
            </w:pPr>
            <w:ins w:id="30349" w:author="Thomas Dietz" w:date="2012-08-08T17:05:00Z">
              <w:r w:rsidRPr="00B80901">
                <w:rPr>
                  <w:rPrChange w:id="30350" w:author="Thomas Dietz" w:date="2012-08-10T13:22:00Z">
                    <w:rPr>
                      <w:lang w:val="de-DE"/>
                    </w:rPr>
                  </w:rPrChange>
                </w:rPr>
                <w:t xml:space="preserve">      type string;</w:t>
              </w:r>
            </w:ins>
          </w:p>
          <w:p w14:paraId="2C639FDD" w14:textId="77777777" w:rsidR="009F3611" w:rsidRPr="00B80901" w:rsidRDefault="009F3611" w:rsidP="009F3611">
            <w:pPr>
              <w:pStyle w:val="XML1"/>
              <w:rPr>
                <w:ins w:id="30351" w:author="Thomas Dietz" w:date="2012-08-08T17:05:00Z"/>
                <w:rPrChange w:id="30352" w:author="Thomas Dietz" w:date="2012-08-10T13:22:00Z">
                  <w:rPr>
                    <w:ins w:id="30353" w:author="Thomas Dietz" w:date="2012-08-08T17:05:00Z"/>
                    <w:lang w:val="de-DE"/>
                  </w:rPr>
                </w:rPrChange>
              </w:rPr>
            </w:pPr>
            <w:ins w:id="30354" w:author="Thomas Dietz" w:date="2012-08-08T17:05:00Z">
              <w:r w:rsidRPr="00B80901">
                <w:rPr>
                  <w:rPrChange w:id="30355" w:author="Thomas Dietz" w:date="2012-08-10T13:22:00Z">
                    <w:rPr>
                      <w:lang w:val="de-DE"/>
                    </w:rPr>
                  </w:rPrChange>
                </w:rPr>
                <w:t xml:space="preserve">      mandatory true;</w:t>
              </w:r>
            </w:ins>
          </w:p>
          <w:p w14:paraId="04F8A579" w14:textId="77777777" w:rsidR="009F3611" w:rsidRPr="00B80901" w:rsidRDefault="009F3611" w:rsidP="009F3611">
            <w:pPr>
              <w:pStyle w:val="XML1"/>
              <w:rPr>
                <w:ins w:id="30356" w:author="Thomas Dietz" w:date="2012-08-08T17:05:00Z"/>
                <w:rPrChange w:id="30357" w:author="Thomas Dietz" w:date="2012-08-10T13:22:00Z">
                  <w:rPr>
                    <w:ins w:id="30358" w:author="Thomas Dietz" w:date="2012-08-08T17:05:00Z"/>
                    <w:lang w:val="de-DE"/>
                  </w:rPr>
                </w:rPrChange>
              </w:rPr>
            </w:pPr>
            <w:ins w:id="30359" w:author="Thomas Dietz" w:date="2012-08-08T17:05:00Z">
              <w:r w:rsidRPr="00B80901">
                <w:rPr>
                  <w:rPrChange w:id="30360" w:author="Thomas Dietz" w:date="2012-08-10T13:22:00Z">
                    <w:rPr>
                      <w:lang w:val="de-DE"/>
                    </w:rPr>
                  </w:rPrChange>
                </w:rPr>
                <w:t xml:space="preserve">      description "An X.509 certificate in DER format base64</w:t>
              </w:r>
            </w:ins>
          </w:p>
          <w:p w14:paraId="51F0D1AC" w14:textId="77777777" w:rsidR="009F3611" w:rsidRPr="00B80901" w:rsidRDefault="009F3611" w:rsidP="009F3611">
            <w:pPr>
              <w:pStyle w:val="XML1"/>
              <w:rPr>
                <w:ins w:id="30361" w:author="Thomas Dietz" w:date="2012-08-08T17:05:00Z"/>
                <w:rPrChange w:id="30362" w:author="Thomas Dietz" w:date="2012-08-10T13:22:00Z">
                  <w:rPr>
                    <w:ins w:id="30363" w:author="Thomas Dietz" w:date="2012-08-08T17:05:00Z"/>
                    <w:lang w:val="de-DE"/>
                  </w:rPr>
                </w:rPrChange>
              </w:rPr>
            </w:pPr>
            <w:ins w:id="30364" w:author="Thomas Dietz" w:date="2012-08-08T17:05:00Z">
              <w:r w:rsidRPr="00B80901">
                <w:rPr>
                  <w:rPrChange w:id="30365" w:author="Thomas Dietz" w:date="2012-08-10T13:22:00Z">
                    <w:rPr>
                      <w:lang w:val="de-DE"/>
                    </w:rPr>
                  </w:rPrChange>
                </w:rPr>
                <w:t xml:space="preserve">        encoded.</w:t>
              </w:r>
            </w:ins>
          </w:p>
          <w:p w14:paraId="1EA88E99" w14:textId="77777777" w:rsidR="009F3611" w:rsidRPr="00B80901" w:rsidRDefault="009F3611" w:rsidP="009F3611">
            <w:pPr>
              <w:pStyle w:val="XML1"/>
              <w:rPr>
                <w:ins w:id="30366" w:author="Thomas Dietz" w:date="2012-08-08T17:05:00Z"/>
                <w:rPrChange w:id="30367" w:author="Thomas Dietz" w:date="2012-08-10T13:22:00Z">
                  <w:rPr>
                    <w:ins w:id="30368" w:author="Thomas Dietz" w:date="2012-08-08T17:05:00Z"/>
                    <w:lang w:val="de-DE"/>
                  </w:rPr>
                </w:rPrChange>
              </w:rPr>
            </w:pPr>
          </w:p>
          <w:p w14:paraId="437358A0" w14:textId="77777777" w:rsidR="009F3611" w:rsidRPr="00B80901" w:rsidRDefault="009F3611" w:rsidP="009F3611">
            <w:pPr>
              <w:pStyle w:val="XML1"/>
              <w:rPr>
                <w:ins w:id="30369" w:author="Thomas Dietz" w:date="2012-08-08T17:05:00Z"/>
                <w:rPrChange w:id="30370" w:author="Thomas Dietz" w:date="2012-08-10T13:22:00Z">
                  <w:rPr>
                    <w:ins w:id="30371" w:author="Thomas Dietz" w:date="2012-08-08T17:05:00Z"/>
                    <w:lang w:val="de-DE"/>
                  </w:rPr>
                </w:rPrChange>
              </w:rPr>
            </w:pPr>
            <w:ins w:id="30372" w:author="Thomas Dietz" w:date="2012-08-08T17:05:00Z">
              <w:r w:rsidRPr="00B80901">
                <w:rPr>
                  <w:rPrChange w:id="30373" w:author="Thomas Dietz" w:date="2012-08-10T13:22:00Z">
                    <w:rPr>
                      <w:lang w:val="de-DE"/>
                    </w:rPr>
                  </w:rPrChange>
                </w:rPr>
                <w:t xml:space="preserve">        This element MUST be present in the NETCONF data store.</w:t>
              </w:r>
            </w:ins>
          </w:p>
          <w:p w14:paraId="3B1BD22F" w14:textId="77777777" w:rsidR="009F3611" w:rsidRPr="00B80901" w:rsidRDefault="009F3611" w:rsidP="009F3611">
            <w:pPr>
              <w:pStyle w:val="XML1"/>
              <w:rPr>
                <w:ins w:id="30374" w:author="Thomas Dietz" w:date="2012-08-08T17:05:00Z"/>
                <w:rPrChange w:id="30375" w:author="Thomas Dietz" w:date="2012-08-10T13:22:00Z">
                  <w:rPr>
                    <w:ins w:id="30376" w:author="Thomas Dietz" w:date="2012-08-08T17:05:00Z"/>
                    <w:lang w:val="de-DE"/>
                  </w:rPr>
                </w:rPrChange>
              </w:rPr>
            </w:pPr>
            <w:ins w:id="30377" w:author="Thomas Dietz" w:date="2012-08-08T17:05:00Z">
              <w:r w:rsidRPr="00B80901">
                <w:rPr>
                  <w:rPrChange w:id="30378" w:author="Thomas Dietz" w:date="2012-08-10T13:22:00Z">
                    <w:rPr>
                      <w:lang w:val="de-DE"/>
                    </w:rPr>
                  </w:rPrChange>
                </w:rPr>
                <w:t xml:space="preserve">        If this element is not present in a NETCONF &lt;edit-config&gt;</w:t>
              </w:r>
            </w:ins>
          </w:p>
          <w:p w14:paraId="355B29AB" w14:textId="77777777" w:rsidR="009F3611" w:rsidRPr="00B80901" w:rsidRDefault="009F3611" w:rsidP="009F3611">
            <w:pPr>
              <w:pStyle w:val="XML1"/>
              <w:rPr>
                <w:ins w:id="30379" w:author="Thomas Dietz" w:date="2012-08-08T17:05:00Z"/>
                <w:rPrChange w:id="30380" w:author="Thomas Dietz" w:date="2012-08-10T13:22:00Z">
                  <w:rPr>
                    <w:ins w:id="30381" w:author="Thomas Dietz" w:date="2012-08-08T17:05:00Z"/>
                    <w:lang w:val="de-DE"/>
                  </w:rPr>
                </w:rPrChange>
              </w:rPr>
            </w:pPr>
            <w:ins w:id="30382" w:author="Thomas Dietz" w:date="2012-08-08T17:05:00Z">
              <w:r w:rsidRPr="00B80901">
                <w:rPr>
                  <w:rPrChange w:id="30383" w:author="Thomas Dietz" w:date="2012-08-10T13:22:00Z">
                    <w:rPr>
                      <w:lang w:val="de-DE"/>
                    </w:rPr>
                  </w:rPrChange>
                </w:rPr>
                <w:t xml:space="preserve">        operation 'create', 'merge' or 'replace' and the parent</w:t>
              </w:r>
            </w:ins>
          </w:p>
          <w:p w14:paraId="055A61BD" w14:textId="77777777" w:rsidR="009F3611" w:rsidRPr="00B80901" w:rsidRDefault="009F3611" w:rsidP="009F3611">
            <w:pPr>
              <w:pStyle w:val="XML1"/>
              <w:rPr>
                <w:ins w:id="30384" w:author="Thomas Dietz" w:date="2012-08-08T17:05:00Z"/>
                <w:rPrChange w:id="30385" w:author="Thomas Dietz" w:date="2012-08-10T13:22:00Z">
                  <w:rPr>
                    <w:ins w:id="30386" w:author="Thomas Dietz" w:date="2012-08-08T17:05:00Z"/>
                    <w:lang w:val="de-DE"/>
                  </w:rPr>
                </w:rPrChange>
              </w:rPr>
            </w:pPr>
            <w:ins w:id="30387" w:author="Thomas Dietz" w:date="2012-08-08T17:05:00Z">
              <w:r w:rsidRPr="00B80901">
                <w:rPr>
                  <w:rPrChange w:id="30388" w:author="Thomas Dietz" w:date="2012-08-10T13:22:00Z">
                    <w:rPr>
                      <w:lang w:val="de-DE"/>
                    </w:rPr>
                  </w:rPrChange>
                </w:rPr>
                <w:t xml:space="preserve">        element does not exist, a 'data-missing' error is</w:t>
              </w:r>
            </w:ins>
          </w:p>
          <w:p w14:paraId="77643040" w14:textId="77777777" w:rsidR="009F3611" w:rsidRPr="00B80901" w:rsidRDefault="009F3611" w:rsidP="009F3611">
            <w:pPr>
              <w:pStyle w:val="XML1"/>
              <w:rPr>
                <w:ins w:id="30389" w:author="Thomas Dietz" w:date="2012-08-08T17:05:00Z"/>
                <w:rPrChange w:id="30390" w:author="Thomas Dietz" w:date="2012-08-10T13:22:00Z">
                  <w:rPr>
                    <w:ins w:id="30391" w:author="Thomas Dietz" w:date="2012-08-08T17:05:00Z"/>
                    <w:lang w:val="de-DE"/>
                  </w:rPr>
                </w:rPrChange>
              </w:rPr>
            </w:pPr>
            <w:ins w:id="30392" w:author="Thomas Dietz" w:date="2012-08-08T17:05:00Z">
              <w:r w:rsidRPr="00B80901">
                <w:rPr>
                  <w:rPrChange w:id="30393" w:author="Thomas Dietz" w:date="2012-08-10T13:22:00Z">
                    <w:rPr>
                      <w:lang w:val="de-DE"/>
                    </w:rPr>
                  </w:rPrChange>
                </w:rPr>
                <w:t xml:space="preserve">        returned.";</w:t>
              </w:r>
            </w:ins>
          </w:p>
          <w:p w14:paraId="599C07FA" w14:textId="77777777" w:rsidR="009F3611" w:rsidRPr="00B80901" w:rsidRDefault="009F3611" w:rsidP="009F3611">
            <w:pPr>
              <w:pStyle w:val="XML1"/>
              <w:rPr>
                <w:ins w:id="30394" w:author="Thomas Dietz" w:date="2012-08-08T17:05:00Z"/>
                <w:rPrChange w:id="30395" w:author="Thomas Dietz" w:date="2012-08-10T13:22:00Z">
                  <w:rPr>
                    <w:ins w:id="30396" w:author="Thomas Dietz" w:date="2012-08-08T17:05:00Z"/>
                    <w:lang w:val="de-DE"/>
                  </w:rPr>
                </w:rPrChange>
              </w:rPr>
            </w:pPr>
            <w:ins w:id="30397" w:author="Thomas Dietz" w:date="2012-08-08T17:05:00Z">
              <w:r w:rsidRPr="00B80901">
                <w:rPr>
                  <w:rPrChange w:id="30398" w:author="Thomas Dietz" w:date="2012-08-10T13:22:00Z">
                    <w:rPr>
                      <w:lang w:val="de-DE"/>
                    </w:rPr>
                  </w:rPrChange>
                </w:rPr>
                <w:t xml:space="preserve">    }</w:t>
              </w:r>
            </w:ins>
          </w:p>
          <w:p w14:paraId="51EADDE8" w14:textId="77777777" w:rsidR="009F3611" w:rsidRPr="00B80901" w:rsidRDefault="009F3611" w:rsidP="009F3611">
            <w:pPr>
              <w:pStyle w:val="XML1"/>
              <w:rPr>
                <w:ins w:id="30399" w:author="Thomas Dietz" w:date="2012-08-08T17:05:00Z"/>
                <w:rPrChange w:id="30400" w:author="Thomas Dietz" w:date="2012-08-10T13:22:00Z">
                  <w:rPr>
                    <w:ins w:id="30401" w:author="Thomas Dietz" w:date="2012-08-08T17:05:00Z"/>
                    <w:lang w:val="de-DE"/>
                  </w:rPr>
                </w:rPrChange>
              </w:rPr>
            </w:pPr>
            <w:ins w:id="30402" w:author="Thomas Dietz" w:date="2012-08-08T17:05:00Z">
              <w:r w:rsidRPr="00B80901">
                <w:rPr>
                  <w:rPrChange w:id="30403" w:author="Thomas Dietz" w:date="2012-08-10T13:22:00Z">
                    <w:rPr>
                      <w:lang w:val="de-DE"/>
                    </w:rPr>
                  </w:rPrChange>
                </w:rPr>
                <w:t xml:space="preserve">    container private-key {</w:t>
              </w:r>
            </w:ins>
          </w:p>
          <w:p w14:paraId="3A4FF030" w14:textId="77777777" w:rsidR="009F3611" w:rsidRPr="00B80901" w:rsidRDefault="009F3611" w:rsidP="009F3611">
            <w:pPr>
              <w:pStyle w:val="XML1"/>
              <w:rPr>
                <w:ins w:id="30404" w:author="Thomas Dietz" w:date="2012-08-08T17:05:00Z"/>
                <w:rPrChange w:id="30405" w:author="Thomas Dietz" w:date="2012-08-10T13:22:00Z">
                  <w:rPr>
                    <w:ins w:id="30406" w:author="Thomas Dietz" w:date="2012-08-08T17:05:00Z"/>
                    <w:lang w:val="de-DE"/>
                  </w:rPr>
                </w:rPrChange>
              </w:rPr>
            </w:pPr>
            <w:ins w:id="30407" w:author="Thomas Dietz" w:date="2012-08-08T17:05:00Z">
              <w:r w:rsidRPr="00B80901">
                <w:rPr>
                  <w:rPrChange w:id="30408" w:author="Thomas Dietz" w:date="2012-08-10T13:22:00Z">
                    <w:rPr>
                      <w:lang w:val="de-DE"/>
                    </w:rPr>
                  </w:rPrChange>
                </w:rPr>
                <w:lastRenderedPageBreak/>
                <w:t xml:space="preserve">      uses KeyValueType;</w:t>
              </w:r>
            </w:ins>
          </w:p>
          <w:p w14:paraId="27BE3249" w14:textId="77777777" w:rsidR="009F3611" w:rsidRPr="00B80901" w:rsidRDefault="009F3611" w:rsidP="009F3611">
            <w:pPr>
              <w:pStyle w:val="XML1"/>
              <w:rPr>
                <w:ins w:id="30409" w:author="Thomas Dietz" w:date="2012-08-08T17:05:00Z"/>
                <w:rPrChange w:id="30410" w:author="Thomas Dietz" w:date="2012-08-10T13:22:00Z">
                  <w:rPr>
                    <w:ins w:id="30411" w:author="Thomas Dietz" w:date="2012-08-08T17:05:00Z"/>
                    <w:lang w:val="de-DE"/>
                  </w:rPr>
                </w:rPrChange>
              </w:rPr>
            </w:pPr>
            <w:ins w:id="30412" w:author="Thomas Dietz" w:date="2012-08-08T17:05:00Z">
              <w:r w:rsidRPr="00B80901">
                <w:rPr>
                  <w:rPrChange w:id="30413" w:author="Thomas Dietz" w:date="2012-08-10T13:22:00Z">
                    <w:rPr>
                      <w:lang w:val="de-DE"/>
                    </w:rPr>
                  </w:rPrChange>
                </w:rPr>
                <w:t xml:space="preserve">      description "This element contains the private key</w:t>
              </w:r>
            </w:ins>
          </w:p>
          <w:p w14:paraId="469BF3FC" w14:textId="77777777" w:rsidR="009F3611" w:rsidRPr="00B80901" w:rsidRDefault="009F3611" w:rsidP="009F3611">
            <w:pPr>
              <w:pStyle w:val="XML1"/>
              <w:rPr>
                <w:ins w:id="30414" w:author="Thomas Dietz" w:date="2012-08-08T17:05:00Z"/>
                <w:rPrChange w:id="30415" w:author="Thomas Dietz" w:date="2012-08-10T13:22:00Z">
                  <w:rPr>
                    <w:ins w:id="30416" w:author="Thomas Dietz" w:date="2012-08-08T17:05:00Z"/>
                    <w:lang w:val="de-DE"/>
                  </w:rPr>
                </w:rPrChange>
              </w:rPr>
            </w:pPr>
            <w:ins w:id="30417" w:author="Thomas Dietz" w:date="2012-08-08T17:05:00Z">
              <w:r w:rsidRPr="00B80901">
                <w:rPr>
                  <w:rPrChange w:id="30418" w:author="Thomas Dietz" w:date="2012-08-10T13:22:00Z">
                    <w:rPr>
                      <w:lang w:val="de-DE"/>
                    </w:rPr>
                  </w:rPrChange>
                </w:rPr>
                <w:t xml:space="preserve">        corresponding to the certificate. The private key is</w:t>
              </w:r>
            </w:ins>
          </w:p>
          <w:p w14:paraId="67EBDFBD" w14:textId="77777777" w:rsidR="009F3611" w:rsidRPr="00B80901" w:rsidRDefault="009F3611" w:rsidP="009F3611">
            <w:pPr>
              <w:pStyle w:val="XML1"/>
              <w:rPr>
                <w:ins w:id="30419" w:author="Thomas Dietz" w:date="2012-08-08T17:05:00Z"/>
                <w:rPrChange w:id="30420" w:author="Thomas Dietz" w:date="2012-08-10T13:22:00Z">
                  <w:rPr>
                    <w:ins w:id="30421" w:author="Thomas Dietz" w:date="2012-08-08T17:05:00Z"/>
                    <w:lang w:val="de-DE"/>
                  </w:rPr>
                </w:rPrChange>
              </w:rPr>
            </w:pPr>
            <w:ins w:id="30422" w:author="Thomas Dietz" w:date="2012-08-08T17:05:00Z">
              <w:r w:rsidRPr="00B80901">
                <w:rPr>
                  <w:rPrChange w:id="30423" w:author="Thomas Dietz" w:date="2012-08-10T13:22:00Z">
                    <w:rPr>
                      <w:lang w:val="de-DE"/>
                    </w:rPr>
                  </w:rPrChange>
                </w:rPr>
                <w:t xml:space="preserve">        encoded as specified in XML-Signature Syntax and Processing</w:t>
              </w:r>
            </w:ins>
          </w:p>
          <w:p w14:paraId="5EF343A7" w14:textId="77777777" w:rsidR="009F3611" w:rsidRPr="00B80901" w:rsidRDefault="009F3611" w:rsidP="009F3611">
            <w:pPr>
              <w:pStyle w:val="XML1"/>
              <w:rPr>
                <w:ins w:id="30424" w:author="Thomas Dietz" w:date="2012-08-08T17:05:00Z"/>
                <w:rPrChange w:id="30425" w:author="Thomas Dietz" w:date="2012-08-10T13:22:00Z">
                  <w:rPr>
                    <w:ins w:id="30426" w:author="Thomas Dietz" w:date="2012-08-08T17:05:00Z"/>
                    <w:lang w:val="de-DE"/>
                  </w:rPr>
                </w:rPrChange>
              </w:rPr>
            </w:pPr>
            <w:ins w:id="30427" w:author="Thomas Dietz" w:date="2012-08-08T17:05:00Z">
              <w:r w:rsidRPr="00B80901">
                <w:rPr>
                  <w:rPrChange w:id="30428" w:author="Thomas Dietz" w:date="2012-08-10T13:22:00Z">
                    <w:rPr>
                      <w:lang w:val="de-DE"/>
                    </w:rPr>
                  </w:rPrChange>
                </w:rPr>
                <w:t xml:space="preserve">        (http://www.w3.org/TR/2001/PR-xmldsig-core-20010820/).  </w:t>
              </w:r>
            </w:ins>
          </w:p>
          <w:p w14:paraId="35775062" w14:textId="77777777" w:rsidR="009F3611" w:rsidRPr="00B80901" w:rsidRDefault="009F3611" w:rsidP="009F3611">
            <w:pPr>
              <w:pStyle w:val="XML1"/>
              <w:rPr>
                <w:ins w:id="30429" w:author="Thomas Dietz" w:date="2012-08-08T17:05:00Z"/>
                <w:rPrChange w:id="30430" w:author="Thomas Dietz" w:date="2012-08-10T13:22:00Z">
                  <w:rPr>
                    <w:ins w:id="30431" w:author="Thomas Dietz" w:date="2012-08-08T17:05:00Z"/>
                    <w:lang w:val="de-DE"/>
                  </w:rPr>
                </w:rPrChange>
              </w:rPr>
            </w:pPr>
            <w:ins w:id="30432" w:author="Thomas Dietz" w:date="2012-08-08T17:05:00Z">
              <w:r w:rsidRPr="00B80901">
                <w:rPr>
                  <w:rPrChange w:id="30433" w:author="Thomas Dietz" w:date="2012-08-10T13:22:00Z">
                    <w:rPr>
                      <w:lang w:val="de-DE"/>
                    </w:rPr>
                  </w:rPrChange>
                </w:rPr>
                <w:t xml:space="preserve">        Currently the specification only support DSA and RSA keys.</w:t>
              </w:r>
            </w:ins>
          </w:p>
          <w:p w14:paraId="3D539CF6" w14:textId="77777777" w:rsidR="009F3611" w:rsidRPr="00B80901" w:rsidRDefault="009F3611" w:rsidP="009F3611">
            <w:pPr>
              <w:pStyle w:val="XML1"/>
              <w:rPr>
                <w:ins w:id="30434" w:author="Thomas Dietz" w:date="2012-08-08T17:05:00Z"/>
                <w:rPrChange w:id="30435" w:author="Thomas Dietz" w:date="2012-08-10T13:22:00Z">
                  <w:rPr>
                    <w:ins w:id="30436" w:author="Thomas Dietz" w:date="2012-08-08T17:05:00Z"/>
                    <w:lang w:val="de-DE"/>
                  </w:rPr>
                </w:rPrChange>
              </w:rPr>
            </w:pPr>
          </w:p>
          <w:p w14:paraId="4BB96FA5" w14:textId="77777777" w:rsidR="009F3611" w:rsidRPr="00B80901" w:rsidRDefault="009F3611" w:rsidP="009F3611">
            <w:pPr>
              <w:pStyle w:val="XML1"/>
              <w:rPr>
                <w:ins w:id="30437" w:author="Thomas Dietz" w:date="2012-08-08T17:05:00Z"/>
                <w:rPrChange w:id="30438" w:author="Thomas Dietz" w:date="2012-08-10T13:22:00Z">
                  <w:rPr>
                    <w:ins w:id="30439" w:author="Thomas Dietz" w:date="2012-08-08T17:05:00Z"/>
                    <w:lang w:val="de-DE"/>
                  </w:rPr>
                </w:rPrChange>
              </w:rPr>
            </w:pPr>
            <w:ins w:id="30440" w:author="Thomas Dietz" w:date="2012-08-08T17:05:00Z">
              <w:r w:rsidRPr="00B80901">
                <w:rPr>
                  <w:rPrChange w:id="30441" w:author="Thomas Dietz" w:date="2012-08-10T13:22:00Z">
                    <w:rPr>
                      <w:lang w:val="de-DE"/>
                    </w:rPr>
                  </w:rPrChange>
                </w:rPr>
                <w:t xml:space="preserve">        This element MUST be present in the NETCONF data store.</w:t>
              </w:r>
            </w:ins>
          </w:p>
          <w:p w14:paraId="23FCE476" w14:textId="77777777" w:rsidR="009F3611" w:rsidRPr="00B80901" w:rsidRDefault="009F3611" w:rsidP="009F3611">
            <w:pPr>
              <w:pStyle w:val="XML1"/>
              <w:rPr>
                <w:ins w:id="30442" w:author="Thomas Dietz" w:date="2012-08-08T17:05:00Z"/>
                <w:rPrChange w:id="30443" w:author="Thomas Dietz" w:date="2012-08-10T13:22:00Z">
                  <w:rPr>
                    <w:ins w:id="30444" w:author="Thomas Dietz" w:date="2012-08-08T17:05:00Z"/>
                    <w:lang w:val="de-DE"/>
                  </w:rPr>
                </w:rPrChange>
              </w:rPr>
            </w:pPr>
            <w:ins w:id="30445" w:author="Thomas Dietz" w:date="2012-08-08T17:05:00Z">
              <w:r w:rsidRPr="00B80901">
                <w:rPr>
                  <w:rPrChange w:id="30446" w:author="Thomas Dietz" w:date="2012-08-10T13:22:00Z">
                    <w:rPr>
                      <w:lang w:val="de-DE"/>
                    </w:rPr>
                  </w:rPrChange>
                </w:rPr>
                <w:t xml:space="preserve">        If this element is not present in a NETCONF &lt;edit-config&gt;</w:t>
              </w:r>
            </w:ins>
          </w:p>
          <w:p w14:paraId="37D53C57" w14:textId="77777777" w:rsidR="009F3611" w:rsidRPr="00B80901" w:rsidRDefault="009F3611" w:rsidP="009F3611">
            <w:pPr>
              <w:pStyle w:val="XML1"/>
              <w:rPr>
                <w:ins w:id="30447" w:author="Thomas Dietz" w:date="2012-08-08T17:05:00Z"/>
                <w:rPrChange w:id="30448" w:author="Thomas Dietz" w:date="2012-08-10T13:22:00Z">
                  <w:rPr>
                    <w:ins w:id="30449" w:author="Thomas Dietz" w:date="2012-08-08T17:05:00Z"/>
                    <w:lang w:val="de-DE"/>
                  </w:rPr>
                </w:rPrChange>
              </w:rPr>
            </w:pPr>
            <w:ins w:id="30450" w:author="Thomas Dietz" w:date="2012-08-08T17:05:00Z">
              <w:r w:rsidRPr="00B80901">
                <w:rPr>
                  <w:rPrChange w:id="30451" w:author="Thomas Dietz" w:date="2012-08-10T13:22:00Z">
                    <w:rPr>
                      <w:lang w:val="de-DE"/>
                    </w:rPr>
                  </w:rPrChange>
                </w:rPr>
                <w:t xml:space="preserve">        operation 'create', 'merge' or 'replace' and the parent</w:t>
              </w:r>
            </w:ins>
          </w:p>
          <w:p w14:paraId="0A78954C" w14:textId="77777777" w:rsidR="009F3611" w:rsidRPr="00B80901" w:rsidRDefault="009F3611" w:rsidP="009F3611">
            <w:pPr>
              <w:pStyle w:val="XML1"/>
              <w:rPr>
                <w:ins w:id="30452" w:author="Thomas Dietz" w:date="2012-08-08T17:05:00Z"/>
                <w:rPrChange w:id="30453" w:author="Thomas Dietz" w:date="2012-08-10T13:22:00Z">
                  <w:rPr>
                    <w:ins w:id="30454" w:author="Thomas Dietz" w:date="2012-08-08T17:05:00Z"/>
                    <w:lang w:val="de-DE"/>
                  </w:rPr>
                </w:rPrChange>
              </w:rPr>
            </w:pPr>
            <w:ins w:id="30455" w:author="Thomas Dietz" w:date="2012-08-08T17:05:00Z">
              <w:r w:rsidRPr="00B80901">
                <w:rPr>
                  <w:rPrChange w:id="30456" w:author="Thomas Dietz" w:date="2012-08-10T13:22:00Z">
                    <w:rPr>
                      <w:lang w:val="de-DE"/>
                    </w:rPr>
                  </w:rPrChange>
                </w:rPr>
                <w:t xml:space="preserve">        element does not exist, a 'data-missing' error is</w:t>
              </w:r>
            </w:ins>
          </w:p>
          <w:p w14:paraId="4F044738" w14:textId="77777777" w:rsidR="009F3611" w:rsidRPr="00B80901" w:rsidRDefault="009F3611" w:rsidP="009F3611">
            <w:pPr>
              <w:pStyle w:val="XML1"/>
              <w:rPr>
                <w:ins w:id="30457" w:author="Thomas Dietz" w:date="2012-08-08T17:05:00Z"/>
                <w:rPrChange w:id="30458" w:author="Thomas Dietz" w:date="2012-08-10T13:22:00Z">
                  <w:rPr>
                    <w:ins w:id="30459" w:author="Thomas Dietz" w:date="2012-08-08T17:05:00Z"/>
                    <w:lang w:val="de-DE"/>
                  </w:rPr>
                </w:rPrChange>
              </w:rPr>
            </w:pPr>
            <w:ins w:id="30460" w:author="Thomas Dietz" w:date="2012-08-08T17:05:00Z">
              <w:r w:rsidRPr="00B80901">
                <w:rPr>
                  <w:rPrChange w:id="30461" w:author="Thomas Dietz" w:date="2012-08-10T13:22:00Z">
                    <w:rPr>
                      <w:lang w:val="de-DE"/>
                    </w:rPr>
                  </w:rPrChange>
                </w:rPr>
                <w:t xml:space="preserve">        returned.";</w:t>
              </w:r>
            </w:ins>
          </w:p>
          <w:p w14:paraId="722D1B8A" w14:textId="77777777" w:rsidR="009F3611" w:rsidRPr="00B80901" w:rsidRDefault="009F3611" w:rsidP="009F3611">
            <w:pPr>
              <w:pStyle w:val="XML1"/>
              <w:rPr>
                <w:ins w:id="30462" w:author="Thomas Dietz" w:date="2012-08-08T17:05:00Z"/>
                <w:rPrChange w:id="30463" w:author="Thomas Dietz" w:date="2012-08-10T13:22:00Z">
                  <w:rPr>
                    <w:ins w:id="30464" w:author="Thomas Dietz" w:date="2012-08-08T17:05:00Z"/>
                    <w:lang w:val="de-DE"/>
                  </w:rPr>
                </w:rPrChange>
              </w:rPr>
            </w:pPr>
            <w:ins w:id="30465" w:author="Thomas Dietz" w:date="2012-08-08T17:05:00Z">
              <w:r w:rsidRPr="00B80901">
                <w:rPr>
                  <w:rPrChange w:id="30466" w:author="Thomas Dietz" w:date="2012-08-10T13:22:00Z">
                    <w:rPr>
                      <w:lang w:val="de-DE"/>
                    </w:rPr>
                  </w:rPrChange>
                </w:rPr>
                <w:t xml:space="preserve">    }</w:t>
              </w:r>
            </w:ins>
          </w:p>
          <w:p w14:paraId="47866210" w14:textId="77777777" w:rsidR="009F3611" w:rsidRPr="00B80901" w:rsidRDefault="009F3611" w:rsidP="009F3611">
            <w:pPr>
              <w:pStyle w:val="XML1"/>
              <w:rPr>
                <w:ins w:id="30467" w:author="Thomas Dietz" w:date="2012-08-08T17:05:00Z"/>
                <w:rPrChange w:id="30468" w:author="Thomas Dietz" w:date="2012-08-10T13:22:00Z">
                  <w:rPr>
                    <w:ins w:id="30469" w:author="Thomas Dietz" w:date="2012-08-08T17:05:00Z"/>
                    <w:lang w:val="de-DE"/>
                  </w:rPr>
                </w:rPrChange>
              </w:rPr>
            </w:pPr>
            <w:ins w:id="30470" w:author="Thomas Dietz" w:date="2012-08-08T17:05:00Z">
              <w:r w:rsidRPr="00B80901">
                <w:rPr>
                  <w:rPrChange w:id="30471" w:author="Thomas Dietz" w:date="2012-08-10T13:22:00Z">
                    <w:rPr>
                      <w:lang w:val="de-DE"/>
                    </w:rPr>
                  </w:rPrChange>
                </w:rPr>
                <w:t xml:space="preserve">  }</w:t>
              </w:r>
            </w:ins>
          </w:p>
          <w:p w14:paraId="096CCD11" w14:textId="77777777" w:rsidR="009F3611" w:rsidRPr="00B80901" w:rsidRDefault="009F3611" w:rsidP="009F3611">
            <w:pPr>
              <w:pStyle w:val="XML1"/>
              <w:rPr>
                <w:ins w:id="30472" w:author="Thomas Dietz" w:date="2012-08-08T17:05:00Z"/>
                <w:rPrChange w:id="30473" w:author="Thomas Dietz" w:date="2012-08-10T13:22:00Z">
                  <w:rPr>
                    <w:ins w:id="30474" w:author="Thomas Dietz" w:date="2012-08-08T17:05:00Z"/>
                    <w:lang w:val="de-DE"/>
                  </w:rPr>
                </w:rPrChange>
              </w:rPr>
            </w:pPr>
            <w:ins w:id="30475" w:author="Thomas Dietz" w:date="2012-08-08T17:05:00Z">
              <w:r w:rsidRPr="00B80901">
                <w:rPr>
                  <w:rPrChange w:id="30476" w:author="Thomas Dietz" w:date="2012-08-10T13:22:00Z">
                    <w:rPr>
                      <w:lang w:val="de-DE"/>
                    </w:rPr>
                  </w:rPrChange>
                </w:rPr>
                <w:t xml:space="preserve">  </w:t>
              </w:r>
            </w:ins>
          </w:p>
          <w:p w14:paraId="2E03C311" w14:textId="77777777" w:rsidR="009F3611" w:rsidRPr="00B80901" w:rsidRDefault="009F3611" w:rsidP="009F3611">
            <w:pPr>
              <w:pStyle w:val="XML1"/>
              <w:rPr>
                <w:ins w:id="30477" w:author="Thomas Dietz" w:date="2012-08-08T17:05:00Z"/>
                <w:rPrChange w:id="30478" w:author="Thomas Dietz" w:date="2012-08-10T13:22:00Z">
                  <w:rPr>
                    <w:ins w:id="30479" w:author="Thomas Dietz" w:date="2012-08-08T17:05:00Z"/>
                    <w:lang w:val="de-DE"/>
                  </w:rPr>
                </w:rPrChange>
              </w:rPr>
            </w:pPr>
            <w:ins w:id="30480" w:author="Thomas Dietz" w:date="2012-08-08T17:05:00Z">
              <w:r w:rsidRPr="00B80901">
                <w:rPr>
                  <w:rPrChange w:id="30481" w:author="Thomas Dietz" w:date="2012-08-10T13:22:00Z">
                    <w:rPr>
                      <w:lang w:val="de-DE"/>
                    </w:rPr>
                  </w:rPrChange>
                </w:rPr>
                <w:t xml:space="preserve">  grouping KeyValueType {</w:t>
              </w:r>
            </w:ins>
          </w:p>
          <w:p w14:paraId="615F3E5D" w14:textId="77777777" w:rsidR="009F3611" w:rsidRPr="00B80901" w:rsidRDefault="009F3611" w:rsidP="009F3611">
            <w:pPr>
              <w:pStyle w:val="XML1"/>
              <w:rPr>
                <w:ins w:id="30482" w:author="Thomas Dietz" w:date="2012-08-08T17:05:00Z"/>
                <w:rPrChange w:id="30483" w:author="Thomas Dietz" w:date="2012-08-10T13:22:00Z">
                  <w:rPr>
                    <w:ins w:id="30484" w:author="Thomas Dietz" w:date="2012-08-08T17:05:00Z"/>
                    <w:lang w:val="de-DE"/>
                  </w:rPr>
                </w:rPrChange>
              </w:rPr>
            </w:pPr>
            <w:ins w:id="30485" w:author="Thomas Dietz" w:date="2012-08-08T17:05:00Z">
              <w:r w:rsidRPr="00B80901">
                <w:rPr>
                  <w:rPrChange w:id="30486" w:author="Thomas Dietz" w:date="2012-08-10T13:22:00Z">
                    <w:rPr>
                      <w:lang w:val="de-DE"/>
                    </w:rPr>
                  </w:rPrChange>
                </w:rPr>
                <w:t xml:space="preserve">    description "The KeyValue element contains a single public key</w:t>
              </w:r>
            </w:ins>
          </w:p>
          <w:p w14:paraId="1DE851CD" w14:textId="77777777" w:rsidR="009F3611" w:rsidRPr="00B80901" w:rsidRDefault="009F3611" w:rsidP="009F3611">
            <w:pPr>
              <w:pStyle w:val="XML1"/>
              <w:rPr>
                <w:ins w:id="30487" w:author="Thomas Dietz" w:date="2012-08-08T17:05:00Z"/>
                <w:rPrChange w:id="30488" w:author="Thomas Dietz" w:date="2012-08-10T13:22:00Z">
                  <w:rPr>
                    <w:ins w:id="30489" w:author="Thomas Dietz" w:date="2012-08-08T17:05:00Z"/>
                    <w:lang w:val="de-DE"/>
                  </w:rPr>
                </w:rPrChange>
              </w:rPr>
            </w:pPr>
            <w:ins w:id="30490" w:author="Thomas Dietz" w:date="2012-08-08T17:05:00Z">
              <w:r w:rsidRPr="00B80901">
                <w:rPr>
                  <w:rPrChange w:id="30491" w:author="Thomas Dietz" w:date="2012-08-10T13:22:00Z">
                    <w:rPr>
                      <w:lang w:val="de-DE"/>
                    </w:rPr>
                  </w:rPrChange>
                </w:rPr>
                <w:t xml:space="preserve">      that may be useful in validating the signature.</w:t>
              </w:r>
            </w:ins>
          </w:p>
          <w:p w14:paraId="7496DB0B" w14:textId="77777777" w:rsidR="009F3611" w:rsidRPr="00B80901" w:rsidRDefault="009F3611" w:rsidP="009F3611">
            <w:pPr>
              <w:pStyle w:val="XML1"/>
              <w:rPr>
                <w:ins w:id="30492" w:author="Thomas Dietz" w:date="2012-08-08T17:05:00Z"/>
                <w:rPrChange w:id="30493" w:author="Thomas Dietz" w:date="2012-08-10T13:22:00Z">
                  <w:rPr>
                    <w:ins w:id="30494" w:author="Thomas Dietz" w:date="2012-08-08T17:05:00Z"/>
                    <w:lang w:val="de-DE"/>
                  </w:rPr>
                </w:rPrChange>
              </w:rPr>
            </w:pPr>
          </w:p>
          <w:p w14:paraId="5A5E3054" w14:textId="77777777" w:rsidR="009F3611" w:rsidRPr="00B80901" w:rsidRDefault="009F3611" w:rsidP="009F3611">
            <w:pPr>
              <w:pStyle w:val="XML1"/>
              <w:rPr>
                <w:ins w:id="30495" w:author="Thomas Dietz" w:date="2012-08-08T17:05:00Z"/>
                <w:rPrChange w:id="30496" w:author="Thomas Dietz" w:date="2012-08-10T13:22:00Z">
                  <w:rPr>
                    <w:ins w:id="30497" w:author="Thomas Dietz" w:date="2012-08-08T17:05:00Z"/>
                    <w:lang w:val="de-DE"/>
                  </w:rPr>
                </w:rPrChange>
              </w:rPr>
            </w:pPr>
            <w:ins w:id="30498" w:author="Thomas Dietz" w:date="2012-08-08T17:05:00Z">
              <w:r w:rsidRPr="00B80901">
                <w:rPr>
                  <w:rPrChange w:id="30499" w:author="Thomas Dietz" w:date="2012-08-10T13:22:00Z">
                    <w:rPr>
                      <w:lang w:val="de-DE"/>
                    </w:rPr>
                  </w:rPrChange>
                </w:rPr>
                <w:t xml:space="preserve">      NETCONF &lt;edit-config&gt; operations MUST be implemented as </w:t>
              </w:r>
            </w:ins>
          </w:p>
          <w:p w14:paraId="6A70DF9A" w14:textId="77777777" w:rsidR="009F3611" w:rsidRPr="00B80901" w:rsidRDefault="009F3611" w:rsidP="009F3611">
            <w:pPr>
              <w:pStyle w:val="XML1"/>
              <w:rPr>
                <w:ins w:id="30500" w:author="Thomas Dietz" w:date="2012-08-08T17:05:00Z"/>
                <w:rPrChange w:id="30501" w:author="Thomas Dietz" w:date="2012-08-10T13:22:00Z">
                  <w:rPr>
                    <w:ins w:id="30502" w:author="Thomas Dietz" w:date="2012-08-08T17:05:00Z"/>
                    <w:lang w:val="de-DE"/>
                  </w:rPr>
                </w:rPrChange>
              </w:rPr>
            </w:pPr>
            <w:ins w:id="30503" w:author="Thomas Dietz" w:date="2012-08-08T17:05:00Z">
              <w:r w:rsidRPr="00B80901">
                <w:rPr>
                  <w:rPrChange w:id="30504" w:author="Thomas Dietz" w:date="2012-08-10T13:22:00Z">
                    <w:rPr>
                      <w:lang w:val="de-DE"/>
                    </w:rPr>
                  </w:rPrChange>
                </w:rPr>
                <w:t xml:space="preserve">      follows: </w:t>
              </w:r>
            </w:ins>
          </w:p>
          <w:p w14:paraId="073F1607" w14:textId="77777777" w:rsidR="009F3611" w:rsidRPr="00B80901" w:rsidRDefault="009F3611" w:rsidP="009F3611">
            <w:pPr>
              <w:pStyle w:val="XML1"/>
              <w:rPr>
                <w:ins w:id="30505" w:author="Thomas Dietz" w:date="2012-08-08T17:05:00Z"/>
                <w:rPrChange w:id="30506" w:author="Thomas Dietz" w:date="2012-08-10T13:22:00Z">
                  <w:rPr>
                    <w:ins w:id="30507" w:author="Thomas Dietz" w:date="2012-08-08T17:05:00Z"/>
                    <w:lang w:val="de-DE"/>
                  </w:rPr>
                </w:rPrChange>
              </w:rPr>
            </w:pPr>
          </w:p>
          <w:p w14:paraId="1A3CC06B" w14:textId="77777777" w:rsidR="009F3611" w:rsidRPr="00B80901" w:rsidRDefault="009F3611" w:rsidP="009F3611">
            <w:pPr>
              <w:pStyle w:val="XML1"/>
              <w:rPr>
                <w:ins w:id="30508" w:author="Thomas Dietz" w:date="2012-08-08T17:05:00Z"/>
                <w:rPrChange w:id="30509" w:author="Thomas Dietz" w:date="2012-08-10T13:22:00Z">
                  <w:rPr>
                    <w:ins w:id="30510" w:author="Thomas Dietz" w:date="2012-08-08T17:05:00Z"/>
                    <w:lang w:val="de-DE"/>
                  </w:rPr>
                </w:rPrChange>
              </w:rPr>
            </w:pPr>
            <w:ins w:id="30511" w:author="Thomas Dietz" w:date="2012-08-08T17:05:00Z">
              <w:r w:rsidRPr="00B80901">
                <w:rPr>
                  <w:rPrChange w:id="30512" w:author="Thomas Dietz" w:date="2012-08-10T13:22:00Z">
                    <w:rPr>
                      <w:lang w:val="de-DE"/>
                    </w:rPr>
                  </w:rPrChange>
                </w:rPr>
                <w:t xml:space="preserve">      * Exactly one of the elemenst 'DSAKeyValue' or 'RSAKeyValue'</w:t>
              </w:r>
            </w:ins>
          </w:p>
          <w:p w14:paraId="27AE935A" w14:textId="77777777" w:rsidR="009F3611" w:rsidRPr="00B80901" w:rsidRDefault="009F3611" w:rsidP="009F3611">
            <w:pPr>
              <w:pStyle w:val="XML1"/>
              <w:rPr>
                <w:ins w:id="30513" w:author="Thomas Dietz" w:date="2012-08-08T17:05:00Z"/>
                <w:rPrChange w:id="30514" w:author="Thomas Dietz" w:date="2012-08-10T13:22:00Z">
                  <w:rPr>
                    <w:ins w:id="30515" w:author="Thomas Dietz" w:date="2012-08-08T17:05:00Z"/>
                    <w:lang w:val="de-DE"/>
                  </w:rPr>
                </w:rPrChange>
              </w:rPr>
            </w:pPr>
            <w:ins w:id="30516" w:author="Thomas Dietz" w:date="2012-08-08T17:05:00Z">
              <w:r w:rsidRPr="00B80901">
                <w:rPr>
                  <w:rPrChange w:id="30517" w:author="Thomas Dietz" w:date="2012-08-10T13:22:00Z">
                    <w:rPr>
                      <w:lang w:val="de-DE"/>
                    </w:rPr>
                  </w:rPrChange>
                </w:rPr>
                <w:t xml:space="preserve">        all &lt;edit-config&gt; operations.</w:t>
              </w:r>
            </w:ins>
          </w:p>
          <w:p w14:paraId="6F57AC4C" w14:textId="77777777" w:rsidR="009F3611" w:rsidRPr="00B80901" w:rsidRDefault="009F3611" w:rsidP="009F3611">
            <w:pPr>
              <w:pStyle w:val="XML1"/>
              <w:rPr>
                <w:ins w:id="30518" w:author="Thomas Dietz" w:date="2012-08-08T17:05:00Z"/>
                <w:rPrChange w:id="30519" w:author="Thomas Dietz" w:date="2012-08-10T13:22:00Z">
                  <w:rPr>
                    <w:ins w:id="30520" w:author="Thomas Dietz" w:date="2012-08-08T17:05:00Z"/>
                    <w:lang w:val="de-DE"/>
                  </w:rPr>
                </w:rPrChange>
              </w:rPr>
            </w:pPr>
            <w:ins w:id="30521" w:author="Thomas Dietz" w:date="2012-08-08T17:05:00Z">
              <w:r w:rsidRPr="00B80901">
                <w:rPr>
                  <w:rPrChange w:id="30522" w:author="Thomas Dietz" w:date="2012-08-10T13:22:00Z">
                    <w:rPr>
                      <w:lang w:val="de-DE"/>
                    </w:rPr>
                  </w:rPrChange>
                </w:rPr>
                <w:t xml:space="preserve">      * If the operation is 'merge' or 'replace', the element is</w:t>
              </w:r>
            </w:ins>
          </w:p>
          <w:p w14:paraId="1179E031" w14:textId="77777777" w:rsidR="009F3611" w:rsidRPr="00B80901" w:rsidRDefault="009F3611" w:rsidP="009F3611">
            <w:pPr>
              <w:pStyle w:val="XML1"/>
              <w:rPr>
                <w:ins w:id="30523" w:author="Thomas Dietz" w:date="2012-08-08T17:05:00Z"/>
                <w:rPrChange w:id="30524" w:author="Thomas Dietz" w:date="2012-08-10T13:22:00Z">
                  <w:rPr>
                    <w:ins w:id="30525" w:author="Thomas Dietz" w:date="2012-08-08T17:05:00Z"/>
                    <w:lang w:val="de-DE"/>
                  </w:rPr>
                </w:rPrChange>
              </w:rPr>
            </w:pPr>
            <w:ins w:id="30526" w:author="Thomas Dietz" w:date="2012-08-08T17:05:00Z">
              <w:r w:rsidRPr="00B80901">
                <w:rPr>
                  <w:rPrChange w:id="30527" w:author="Thomas Dietz" w:date="2012-08-10T13:22:00Z">
                    <w:rPr>
                      <w:lang w:val="de-DE"/>
                    </w:rPr>
                  </w:rPrChange>
                </w:rPr>
                <w:t xml:space="preserve">        created if it does not exist, and its value is set to the</w:t>
              </w:r>
            </w:ins>
          </w:p>
          <w:p w14:paraId="0B9A5F97" w14:textId="77777777" w:rsidR="009F3611" w:rsidRPr="00B80901" w:rsidRDefault="009F3611" w:rsidP="009F3611">
            <w:pPr>
              <w:pStyle w:val="XML1"/>
              <w:rPr>
                <w:ins w:id="30528" w:author="Thomas Dietz" w:date="2012-08-08T17:05:00Z"/>
                <w:rPrChange w:id="30529" w:author="Thomas Dietz" w:date="2012-08-10T13:22:00Z">
                  <w:rPr>
                    <w:ins w:id="30530" w:author="Thomas Dietz" w:date="2012-08-08T17:05:00Z"/>
                    <w:lang w:val="de-DE"/>
                  </w:rPr>
                </w:rPrChange>
              </w:rPr>
            </w:pPr>
            <w:ins w:id="30531" w:author="Thomas Dietz" w:date="2012-08-08T17:05:00Z">
              <w:r w:rsidRPr="00B80901">
                <w:rPr>
                  <w:rPrChange w:id="30532" w:author="Thomas Dietz" w:date="2012-08-10T13:22:00Z">
                    <w:rPr>
                      <w:lang w:val="de-DE"/>
                    </w:rPr>
                  </w:rPrChange>
                </w:rPr>
                <w:t xml:space="preserve">        value found in the XML RPC data.</w:t>
              </w:r>
            </w:ins>
          </w:p>
          <w:p w14:paraId="3C51E8A4" w14:textId="77777777" w:rsidR="009F3611" w:rsidRPr="00B80901" w:rsidRDefault="009F3611" w:rsidP="009F3611">
            <w:pPr>
              <w:pStyle w:val="XML1"/>
              <w:rPr>
                <w:ins w:id="30533" w:author="Thomas Dietz" w:date="2012-08-08T17:05:00Z"/>
                <w:rPrChange w:id="30534" w:author="Thomas Dietz" w:date="2012-08-10T13:22:00Z">
                  <w:rPr>
                    <w:ins w:id="30535" w:author="Thomas Dietz" w:date="2012-08-08T17:05:00Z"/>
                    <w:lang w:val="de-DE"/>
                  </w:rPr>
                </w:rPrChange>
              </w:rPr>
            </w:pPr>
            <w:ins w:id="30536" w:author="Thomas Dietz" w:date="2012-08-08T17:05:00Z">
              <w:r w:rsidRPr="00B80901">
                <w:rPr>
                  <w:rPrChange w:id="30537" w:author="Thomas Dietz" w:date="2012-08-10T13:22:00Z">
                    <w:rPr>
                      <w:lang w:val="de-DE"/>
                    </w:rPr>
                  </w:rPrChange>
                </w:rPr>
                <w:t xml:space="preserve">      * If the operation is 'create', the element is created if it</w:t>
              </w:r>
            </w:ins>
          </w:p>
          <w:p w14:paraId="2D56ABAE" w14:textId="77777777" w:rsidR="009F3611" w:rsidRPr="00B80901" w:rsidRDefault="009F3611" w:rsidP="009F3611">
            <w:pPr>
              <w:pStyle w:val="XML1"/>
              <w:rPr>
                <w:ins w:id="30538" w:author="Thomas Dietz" w:date="2012-08-08T17:05:00Z"/>
                <w:rPrChange w:id="30539" w:author="Thomas Dietz" w:date="2012-08-10T13:22:00Z">
                  <w:rPr>
                    <w:ins w:id="30540" w:author="Thomas Dietz" w:date="2012-08-08T17:05:00Z"/>
                    <w:lang w:val="de-DE"/>
                  </w:rPr>
                </w:rPrChange>
              </w:rPr>
            </w:pPr>
            <w:ins w:id="30541" w:author="Thomas Dietz" w:date="2012-08-08T17:05:00Z">
              <w:r w:rsidRPr="00B80901">
                <w:rPr>
                  <w:rPrChange w:id="30542" w:author="Thomas Dietz" w:date="2012-08-10T13:22:00Z">
                    <w:rPr>
                      <w:lang w:val="de-DE"/>
                    </w:rPr>
                  </w:rPrChange>
                </w:rPr>
                <w:t xml:space="preserve">        does not exist. If the element already exists, a</w:t>
              </w:r>
            </w:ins>
          </w:p>
          <w:p w14:paraId="7104EC5A" w14:textId="77777777" w:rsidR="009F3611" w:rsidRPr="00B80901" w:rsidRDefault="009F3611" w:rsidP="009F3611">
            <w:pPr>
              <w:pStyle w:val="XML1"/>
              <w:rPr>
                <w:ins w:id="30543" w:author="Thomas Dietz" w:date="2012-08-08T17:05:00Z"/>
                <w:rPrChange w:id="30544" w:author="Thomas Dietz" w:date="2012-08-10T13:22:00Z">
                  <w:rPr>
                    <w:ins w:id="30545" w:author="Thomas Dietz" w:date="2012-08-08T17:05:00Z"/>
                    <w:lang w:val="de-DE"/>
                  </w:rPr>
                </w:rPrChange>
              </w:rPr>
            </w:pPr>
            <w:ins w:id="30546" w:author="Thomas Dietz" w:date="2012-08-08T17:05:00Z">
              <w:r w:rsidRPr="00B80901">
                <w:rPr>
                  <w:rPrChange w:id="30547" w:author="Thomas Dietz" w:date="2012-08-10T13:22:00Z">
                    <w:rPr>
                      <w:lang w:val="de-DE"/>
                    </w:rPr>
                  </w:rPrChange>
                </w:rPr>
                <w:t xml:space="preserve">        'data</w:t>
              </w:r>
              <w:r w:rsidRPr="00B80901">
                <w:rPr>
                  <w:rFonts w:ascii="MS Mincho" w:eastAsia="MS Mincho" w:hAnsi="MS Mincho" w:cs="MS Mincho"/>
                  <w:rPrChange w:id="30548" w:author="Thomas Dietz" w:date="2012-08-10T13:22:00Z">
                    <w:rPr>
                      <w:rFonts w:ascii="MS Mincho" w:eastAsia="MS Mincho" w:hAnsi="MS Mincho" w:cs="MS Mincho"/>
                      <w:lang w:val="de-DE"/>
                    </w:rPr>
                  </w:rPrChange>
                </w:rPr>
                <w:t>‑</w:t>
              </w:r>
              <w:r w:rsidRPr="00B80901">
                <w:rPr>
                  <w:rPrChange w:id="30549" w:author="Thomas Dietz" w:date="2012-08-10T13:22:00Z">
                    <w:rPr>
                      <w:lang w:val="de-DE"/>
                    </w:rPr>
                  </w:rPrChange>
                </w:rPr>
                <w:t>exists' error is returned.</w:t>
              </w:r>
            </w:ins>
          </w:p>
          <w:p w14:paraId="64EC3719" w14:textId="77777777" w:rsidR="009F3611" w:rsidRPr="00B80901" w:rsidRDefault="009F3611" w:rsidP="009F3611">
            <w:pPr>
              <w:pStyle w:val="XML1"/>
              <w:rPr>
                <w:ins w:id="30550" w:author="Thomas Dietz" w:date="2012-08-08T17:05:00Z"/>
                <w:rPrChange w:id="30551" w:author="Thomas Dietz" w:date="2012-08-10T13:22:00Z">
                  <w:rPr>
                    <w:ins w:id="30552" w:author="Thomas Dietz" w:date="2012-08-08T17:05:00Z"/>
                    <w:lang w:val="de-DE"/>
                  </w:rPr>
                </w:rPrChange>
              </w:rPr>
            </w:pPr>
            <w:ins w:id="30553" w:author="Thomas Dietz" w:date="2012-08-08T17:05:00Z">
              <w:r w:rsidRPr="00B80901">
                <w:rPr>
                  <w:rPrChange w:id="30554" w:author="Thomas Dietz" w:date="2012-08-10T13:22:00Z">
                    <w:rPr>
                      <w:lang w:val="de-DE"/>
                    </w:rPr>
                  </w:rPrChange>
                </w:rPr>
                <w:t xml:space="preserve">      * If the operation is 'delete', the element is deleted if it</w:t>
              </w:r>
            </w:ins>
          </w:p>
          <w:p w14:paraId="550AA468" w14:textId="77777777" w:rsidR="009F3611" w:rsidRPr="00B80901" w:rsidRDefault="009F3611" w:rsidP="009F3611">
            <w:pPr>
              <w:pStyle w:val="XML1"/>
              <w:rPr>
                <w:ins w:id="30555" w:author="Thomas Dietz" w:date="2012-08-08T17:05:00Z"/>
                <w:rPrChange w:id="30556" w:author="Thomas Dietz" w:date="2012-08-10T13:22:00Z">
                  <w:rPr>
                    <w:ins w:id="30557" w:author="Thomas Dietz" w:date="2012-08-08T17:05:00Z"/>
                    <w:lang w:val="de-DE"/>
                  </w:rPr>
                </w:rPrChange>
              </w:rPr>
            </w:pPr>
            <w:ins w:id="30558" w:author="Thomas Dietz" w:date="2012-08-08T17:05:00Z">
              <w:r w:rsidRPr="00B80901">
                <w:rPr>
                  <w:rPrChange w:id="30559" w:author="Thomas Dietz" w:date="2012-08-10T13:22:00Z">
                    <w:rPr>
                      <w:lang w:val="de-DE"/>
                    </w:rPr>
                  </w:rPrChange>
                </w:rPr>
                <w:t xml:space="preserve">        exists. If the element does not exist, a 'data</w:t>
              </w:r>
              <w:r w:rsidRPr="00B80901">
                <w:rPr>
                  <w:rFonts w:ascii="MS Mincho" w:eastAsia="MS Mincho" w:hAnsi="MS Mincho" w:cs="MS Mincho"/>
                  <w:rPrChange w:id="30560" w:author="Thomas Dietz" w:date="2012-08-10T13:22:00Z">
                    <w:rPr>
                      <w:rFonts w:ascii="MS Mincho" w:eastAsia="MS Mincho" w:hAnsi="MS Mincho" w:cs="MS Mincho"/>
                      <w:lang w:val="de-DE"/>
                    </w:rPr>
                  </w:rPrChange>
                </w:rPr>
                <w:t>‑</w:t>
              </w:r>
              <w:r w:rsidRPr="00B80901">
                <w:rPr>
                  <w:rPrChange w:id="30561" w:author="Thomas Dietz" w:date="2012-08-10T13:22:00Z">
                    <w:rPr>
                      <w:lang w:val="de-DE"/>
                    </w:rPr>
                  </w:rPrChange>
                </w:rPr>
                <w:t>missing'</w:t>
              </w:r>
            </w:ins>
          </w:p>
          <w:p w14:paraId="1451F9F5" w14:textId="77777777" w:rsidR="009F3611" w:rsidRPr="00B80901" w:rsidRDefault="009F3611" w:rsidP="009F3611">
            <w:pPr>
              <w:pStyle w:val="XML1"/>
              <w:rPr>
                <w:ins w:id="30562" w:author="Thomas Dietz" w:date="2012-08-08T17:05:00Z"/>
                <w:rPrChange w:id="30563" w:author="Thomas Dietz" w:date="2012-08-10T13:22:00Z">
                  <w:rPr>
                    <w:ins w:id="30564" w:author="Thomas Dietz" w:date="2012-08-08T17:05:00Z"/>
                    <w:lang w:val="de-DE"/>
                  </w:rPr>
                </w:rPrChange>
              </w:rPr>
            </w:pPr>
            <w:ins w:id="30565" w:author="Thomas Dietz" w:date="2012-08-08T17:05:00Z">
              <w:r w:rsidRPr="00B80901">
                <w:rPr>
                  <w:rPrChange w:id="30566" w:author="Thomas Dietz" w:date="2012-08-10T13:22:00Z">
                    <w:rPr>
                      <w:lang w:val="de-DE"/>
                    </w:rPr>
                  </w:rPrChange>
                </w:rPr>
                <w:t xml:space="preserve">        error is returned.";</w:t>
              </w:r>
            </w:ins>
          </w:p>
          <w:p w14:paraId="27EEED1E" w14:textId="77777777" w:rsidR="009F3611" w:rsidRPr="00B80901" w:rsidRDefault="009F3611" w:rsidP="009F3611">
            <w:pPr>
              <w:pStyle w:val="XML1"/>
              <w:rPr>
                <w:ins w:id="30567" w:author="Thomas Dietz" w:date="2012-08-08T17:05:00Z"/>
                <w:rPrChange w:id="30568" w:author="Thomas Dietz" w:date="2012-08-10T13:22:00Z">
                  <w:rPr>
                    <w:ins w:id="30569" w:author="Thomas Dietz" w:date="2012-08-08T17:05:00Z"/>
                    <w:lang w:val="de-DE"/>
                  </w:rPr>
                </w:rPrChange>
              </w:rPr>
            </w:pPr>
            <w:ins w:id="30570" w:author="Thomas Dietz" w:date="2012-08-08T17:05:00Z">
              <w:r w:rsidRPr="00B80901">
                <w:rPr>
                  <w:rPrChange w:id="30571" w:author="Thomas Dietz" w:date="2012-08-10T13:22:00Z">
                    <w:rPr>
                      <w:lang w:val="de-DE"/>
                    </w:rPr>
                  </w:rPrChange>
                </w:rPr>
                <w:t xml:space="preserve">    choice key-type {</w:t>
              </w:r>
            </w:ins>
          </w:p>
          <w:p w14:paraId="140B6BD2" w14:textId="77777777" w:rsidR="009F3611" w:rsidRPr="00B80901" w:rsidRDefault="009F3611" w:rsidP="009F3611">
            <w:pPr>
              <w:pStyle w:val="XML1"/>
              <w:rPr>
                <w:ins w:id="30572" w:author="Thomas Dietz" w:date="2012-08-08T17:05:00Z"/>
                <w:rPrChange w:id="30573" w:author="Thomas Dietz" w:date="2012-08-10T13:22:00Z">
                  <w:rPr>
                    <w:ins w:id="30574" w:author="Thomas Dietz" w:date="2012-08-08T17:05:00Z"/>
                    <w:lang w:val="de-DE"/>
                  </w:rPr>
                </w:rPrChange>
              </w:rPr>
            </w:pPr>
            <w:ins w:id="30575" w:author="Thomas Dietz" w:date="2012-08-08T17:05:00Z">
              <w:r w:rsidRPr="00B80901">
                <w:rPr>
                  <w:rPrChange w:id="30576" w:author="Thomas Dietz" w:date="2012-08-10T13:22:00Z">
                    <w:rPr>
                      <w:lang w:val="de-DE"/>
                    </w:rPr>
                  </w:rPrChange>
                </w:rPr>
                <w:t xml:space="preserve">      mandatory true;</w:t>
              </w:r>
            </w:ins>
          </w:p>
          <w:p w14:paraId="15341B8D" w14:textId="77777777" w:rsidR="009F3611" w:rsidRPr="00B80901" w:rsidRDefault="009F3611" w:rsidP="009F3611">
            <w:pPr>
              <w:pStyle w:val="XML1"/>
              <w:rPr>
                <w:ins w:id="30577" w:author="Thomas Dietz" w:date="2012-08-08T17:05:00Z"/>
                <w:rPrChange w:id="30578" w:author="Thomas Dietz" w:date="2012-08-10T13:22:00Z">
                  <w:rPr>
                    <w:ins w:id="30579" w:author="Thomas Dietz" w:date="2012-08-08T17:05:00Z"/>
                    <w:lang w:val="de-DE"/>
                  </w:rPr>
                </w:rPrChange>
              </w:rPr>
            </w:pPr>
            <w:ins w:id="30580" w:author="Thomas Dietz" w:date="2012-08-08T17:05:00Z">
              <w:r w:rsidRPr="00B80901">
                <w:rPr>
                  <w:rPrChange w:id="30581" w:author="Thomas Dietz" w:date="2012-08-10T13:22:00Z">
                    <w:rPr>
                      <w:lang w:val="de-DE"/>
                    </w:rPr>
                  </w:rPrChange>
                </w:rPr>
                <w:t xml:space="preserve">      case dsa {</w:t>
              </w:r>
            </w:ins>
          </w:p>
          <w:p w14:paraId="0B11B5E9" w14:textId="77777777" w:rsidR="009F3611" w:rsidRPr="00B80901" w:rsidRDefault="009F3611" w:rsidP="009F3611">
            <w:pPr>
              <w:pStyle w:val="XML1"/>
              <w:rPr>
                <w:ins w:id="30582" w:author="Thomas Dietz" w:date="2012-08-08T17:05:00Z"/>
                <w:rPrChange w:id="30583" w:author="Thomas Dietz" w:date="2012-08-10T13:22:00Z">
                  <w:rPr>
                    <w:ins w:id="30584" w:author="Thomas Dietz" w:date="2012-08-08T17:05:00Z"/>
                    <w:lang w:val="de-DE"/>
                  </w:rPr>
                </w:rPrChange>
              </w:rPr>
            </w:pPr>
            <w:ins w:id="30585" w:author="Thomas Dietz" w:date="2012-08-08T17:05:00Z">
              <w:r w:rsidRPr="00B80901">
                <w:rPr>
                  <w:rPrChange w:id="30586" w:author="Thomas Dietz" w:date="2012-08-10T13:22:00Z">
                    <w:rPr>
                      <w:lang w:val="de-DE"/>
                    </w:rPr>
                  </w:rPrChange>
                </w:rPr>
                <w:t xml:space="preserve">        container DSAKeyValue {</w:t>
              </w:r>
            </w:ins>
          </w:p>
          <w:p w14:paraId="417C5C46" w14:textId="77777777" w:rsidR="009F3611" w:rsidRPr="00B80901" w:rsidRDefault="009F3611" w:rsidP="009F3611">
            <w:pPr>
              <w:pStyle w:val="XML1"/>
              <w:rPr>
                <w:ins w:id="30587" w:author="Thomas Dietz" w:date="2012-08-08T17:05:00Z"/>
                <w:rPrChange w:id="30588" w:author="Thomas Dietz" w:date="2012-08-10T13:22:00Z">
                  <w:rPr>
                    <w:ins w:id="30589" w:author="Thomas Dietz" w:date="2012-08-08T17:05:00Z"/>
                    <w:lang w:val="de-DE"/>
                  </w:rPr>
                </w:rPrChange>
              </w:rPr>
            </w:pPr>
            <w:ins w:id="30590" w:author="Thomas Dietz" w:date="2012-08-08T17:05:00Z">
              <w:r w:rsidRPr="00B80901">
                <w:rPr>
                  <w:rPrChange w:id="30591" w:author="Thomas Dietz" w:date="2012-08-10T13:22:00Z">
                    <w:rPr>
                      <w:lang w:val="de-DE"/>
                    </w:rPr>
                  </w:rPrChange>
                </w:rPr>
                <w:t xml:space="preserve">          uses DSAKeyValueType;</w:t>
              </w:r>
            </w:ins>
          </w:p>
          <w:p w14:paraId="5AECBED9" w14:textId="77777777" w:rsidR="009F3611" w:rsidRPr="00B80901" w:rsidRDefault="009F3611" w:rsidP="009F3611">
            <w:pPr>
              <w:pStyle w:val="XML1"/>
              <w:rPr>
                <w:ins w:id="30592" w:author="Thomas Dietz" w:date="2012-08-08T17:05:00Z"/>
                <w:rPrChange w:id="30593" w:author="Thomas Dietz" w:date="2012-08-10T13:22:00Z">
                  <w:rPr>
                    <w:ins w:id="30594" w:author="Thomas Dietz" w:date="2012-08-08T17:05:00Z"/>
                    <w:lang w:val="de-DE"/>
                  </w:rPr>
                </w:rPrChange>
              </w:rPr>
            </w:pPr>
            <w:ins w:id="30595" w:author="Thomas Dietz" w:date="2012-08-08T17:05:00Z">
              <w:r w:rsidRPr="00B80901">
                <w:rPr>
                  <w:rPrChange w:id="30596" w:author="Thomas Dietz" w:date="2012-08-10T13:22:00Z">
                    <w:rPr>
                      <w:lang w:val="de-DE"/>
                    </w:rPr>
                  </w:rPrChange>
                </w:rPr>
                <w:t xml:space="preserve">        }</w:t>
              </w:r>
            </w:ins>
          </w:p>
          <w:p w14:paraId="4762675E" w14:textId="77777777" w:rsidR="009F3611" w:rsidRPr="00B80901" w:rsidRDefault="009F3611" w:rsidP="009F3611">
            <w:pPr>
              <w:pStyle w:val="XML1"/>
              <w:rPr>
                <w:ins w:id="30597" w:author="Thomas Dietz" w:date="2012-08-08T17:05:00Z"/>
                <w:rPrChange w:id="30598" w:author="Thomas Dietz" w:date="2012-08-10T13:22:00Z">
                  <w:rPr>
                    <w:ins w:id="30599" w:author="Thomas Dietz" w:date="2012-08-08T17:05:00Z"/>
                    <w:lang w:val="de-DE"/>
                  </w:rPr>
                </w:rPrChange>
              </w:rPr>
            </w:pPr>
            <w:ins w:id="30600" w:author="Thomas Dietz" w:date="2012-08-08T17:05:00Z">
              <w:r w:rsidRPr="00B80901">
                <w:rPr>
                  <w:rPrChange w:id="30601" w:author="Thomas Dietz" w:date="2012-08-10T13:22:00Z">
                    <w:rPr>
                      <w:lang w:val="de-DE"/>
                    </w:rPr>
                  </w:rPrChange>
                </w:rPr>
                <w:t xml:space="preserve">      }</w:t>
              </w:r>
            </w:ins>
          </w:p>
          <w:p w14:paraId="25246781" w14:textId="77777777" w:rsidR="009F3611" w:rsidRPr="00B80901" w:rsidRDefault="009F3611" w:rsidP="009F3611">
            <w:pPr>
              <w:pStyle w:val="XML1"/>
              <w:rPr>
                <w:ins w:id="30602" w:author="Thomas Dietz" w:date="2012-08-08T17:05:00Z"/>
                <w:rPrChange w:id="30603" w:author="Thomas Dietz" w:date="2012-08-10T13:22:00Z">
                  <w:rPr>
                    <w:ins w:id="30604" w:author="Thomas Dietz" w:date="2012-08-08T17:05:00Z"/>
                    <w:lang w:val="de-DE"/>
                  </w:rPr>
                </w:rPrChange>
              </w:rPr>
            </w:pPr>
            <w:ins w:id="30605" w:author="Thomas Dietz" w:date="2012-08-08T17:05:00Z">
              <w:r w:rsidRPr="00B80901">
                <w:rPr>
                  <w:rPrChange w:id="30606" w:author="Thomas Dietz" w:date="2012-08-10T13:22:00Z">
                    <w:rPr>
                      <w:lang w:val="de-DE"/>
                    </w:rPr>
                  </w:rPrChange>
                </w:rPr>
                <w:t xml:space="preserve">      case rsa {</w:t>
              </w:r>
            </w:ins>
          </w:p>
          <w:p w14:paraId="00A377FD" w14:textId="77777777" w:rsidR="009F3611" w:rsidRPr="00B80901" w:rsidRDefault="009F3611" w:rsidP="009F3611">
            <w:pPr>
              <w:pStyle w:val="XML1"/>
              <w:rPr>
                <w:ins w:id="30607" w:author="Thomas Dietz" w:date="2012-08-08T17:05:00Z"/>
                <w:rPrChange w:id="30608" w:author="Thomas Dietz" w:date="2012-08-10T13:22:00Z">
                  <w:rPr>
                    <w:ins w:id="30609" w:author="Thomas Dietz" w:date="2012-08-08T17:05:00Z"/>
                    <w:lang w:val="de-DE"/>
                  </w:rPr>
                </w:rPrChange>
              </w:rPr>
            </w:pPr>
            <w:ins w:id="30610" w:author="Thomas Dietz" w:date="2012-08-08T17:05:00Z">
              <w:r w:rsidRPr="00B80901">
                <w:rPr>
                  <w:rPrChange w:id="30611" w:author="Thomas Dietz" w:date="2012-08-10T13:22:00Z">
                    <w:rPr>
                      <w:lang w:val="de-DE"/>
                    </w:rPr>
                  </w:rPrChange>
                </w:rPr>
                <w:t xml:space="preserve">        container RSAKeyValue {</w:t>
              </w:r>
            </w:ins>
          </w:p>
          <w:p w14:paraId="1A3EDA43" w14:textId="77777777" w:rsidR="009F3611" w:rsidRPr="00B80901" w:rsidRDefault="009F3611" w:rsidP="009F3611">
            <w:pPr>
              <w:pStyle w:val="XML1"/>
              <w:rPr>
                <w:ins w:id="30612" w:author="Thomas Dietz" w:date="2012-08-08T17:05:00Z"/>
                <w:rPrChange w:id="30613" w:author="Thomas Dietz" w:date="2012-08-10T13:22:00Z">
                  <w:rPr>
                    <w:ins w:id="30614" w:author="Thomas Dietz" w:date="2012-08-08T17:05:00Z"/>
                    <w:lang w:val="de-DE"/>
                  </w:rPr>
                </w:rPrChange>
              </w:rPr>
            </w:pPr>
            <w:ins w:id="30615" w:author="Thomas Dietz" w:date="2012-08-08T17:05:00Z">
              <w:r w:rsidRPr="00B80901">
                <w:rPr>
                  <w:rPrChange w:id="30616" w:author="Thomas Dietz" w:date="2012-08-10T13:22:00Z">
                    <w:rPr>
                      <w:lang w:val="de-DE"/>
                    </w:rPr>
                  </w:rPrChange>
                </w:rPr>
                <w:t xml:space="preserve">          uses RSAKeyValueType;</w:t>
              </w:r>
            </w:ins>
          </w:p>
          <w:p w14:paraId="7847FC67" w14:textId="77777777" w:rsidR="009F3611" w:rsidRPr="00B80901" w:rsidRDefault="009F3611" w:rsidP="009F3611">
            <w:pPr>
              <w:pStyle w:val="XML1"/>
              <w:rPr>
                <w:ins w:id="30617" w:author="Thomas Dietz" w:date="2012-08-08T17:05:00Z"/>
                <w:rPrChange w:id="30618" w:author="Thomas Dietz" w:date="2012-08-10T13:22:00Z">
                  <w:rPr>
                    <w:ins w:id="30619" w:author="Thomas Dietz" w:date="2012-08-08T17:05:00Z"/>
                    <w:lang w:val="de-DE"/>
                  </w:rPr>
                </w:rPrChange>
              </w:rPr>
            </w:pPr>
            <w:ins w:id="30620" w:author="Thomas Dietz" w:date="2012-08-08T17:05:00Z">
              <w:r w:rsidRPr="00B80901">
                <w:rPr>
                  <w:rPrChange w:id="30621" w:author="Thomas Dietz" w:date="2012-08-10T13:22:00Z">
                    <w:rPr>
                      <w:lang w:val="de-DE"/>
                    </w:rPr>
                  </w:rPrChange>
                </w:rPr>
                <w:t xml:space="preserve">        }</w:t>
              </w:r>
            </w:ins>
          </w:p>
          <w:p w14:paraId="7CAAEC5E" w14:textId="77777777" w:rsidR="009F3611" w:rsidRPr="00B80901" w:rsidRDefault="009F3611" w:rsidP="009F3611">
            <w:pPr>
              <w:pStyle w:val="XML1"/>
              <w:rPr>
                <w:ins w:id="30622" w:author="Thomas Dietz" w:date="2012-08-08T17:05:00Z"/>
                <w:rPrChange w:id="30623" w:author="Thomas Dietz" w:date="2012-08-10T13:22:00Z">
                  <w:rPr>
                    <w:ins w:id="30624" w:author="Thomas Dietz" w:date="2012-08-08T17:05:00Z"/>
                    <w:lang w:val="de-DE"/>
                  </w:rPr>
                </w:rPrChange>
              </w:rPr>
            </w:pPr>
            <w:ins w:id="30625" w:author="Thomas Dietz" w:date="2012-08-08T17:05:00Z">
              <w:r w:rsidRPr="00B80901">
                <w:rPr>
                  <w:rPrChange w:id="30626" w:author="Thomas Dietz" w:date="2012-08-10T13:22:00Z">
                    <w:rPr>
                      <w:lang w:val="de-DE"/>
                    </w:rPr>
                  </w:rPrChange>
                </w:rPr>
                <w:t xml:space="preserve">      }</w:t>
              </w:r>
            </w:ins>
          </w:p>
          <w:p w14:paraId="443ADECA" w14:textId="77777777" w:rsidR="009F3611" w:rsidRPr="00B80901" w:rsidRDefault="009F3611" w:rsidP="009F3611">
            <w:pPr>
              <w:pStyle w:val="XML1"/>
              <w:rPr>
                <w:ins w:id="30627" w:author="Thomas Dietz" w:date="2012-08-08T17:05:00Z"/>
                <w:rPrChange w:id="30628" w:author="Thomas Dietz" w:date="2012-08-10T13:22:00Z">
                  <w:rPr>
                    <w:ins w:id="30629" w:author="Thomas Dietz" w:date="2012-08-08T17:05:00Z"/>
                    <w:lang w:val="de-DE"/>
                  </w:rPr>
                </w:rPrChange>
              </w:rPr>
            </w:pPr>
            <w:ins w:id="30630" w:author="Thomas Dietz" w:date="2012-08-08T17:05:00Z">
              <w:r w:rsidRPr="00B80901">
                <w:rPr>
                  <w:rPrChange w:id="30631" w:author="Thomas Dietz" w:date="2012-08-10T13:22:00Z">
                    <w:rPr>
                      <w:lang w:val="de-DE"/>
                    </w:rPr>
                  </w:rPrChange>
                </w:rPr>
                <w:t xml:space="preserve">    }</w:t>
              </w:r>
            </w:ins>
          </w:p>
          <w:p w14:paraId="2181C2FA" w14:textId="77777777" w:rsidR="009F3611" w:rsidRPr="00B80901" w:rsidRDefault="009F3611" w:rsidP="009F3611">
            <w:pPr>
              <w:pStyle w:val="XML1"/>
              <w:rPr>
                <w:ins w:id="30632" w:author="Thomas Dietz" w:date="2012-08-08T17:05:00Z"/>
                <w:rPrChange w:id="30633" w:author="Thomas Dietz" w:date="2012-08-10T13:22:00Z">
                  <w:rPr>
                    <w:ins w:id="30634" w:author="Thomas Dietz" w:date="2012-08-08T17:05:00Z"/>
                    <w:lang w:val="de-DE"/>
                  </w:rPr>
                </w:rPrChange>
              </w:rPr>
            </w:pPr>
            <w:ins w:id="30635" w:author="Thomas Dietz" w:date="2012-08-08T17:05:00Z">
              <w:r w:rsidRPr="00B80901">
                <w:rPr>
                  <w:rPrChange w:id="30636" w:author="Thomas Dietz" w:date="2012-08-10T13:22:00Z">
                    <w:rPr>
                      <w:lang w:val="de-DE"/>
                    </w:rPr>
                  </w:rPrChange>
                </w:rPr>
                <w:t xml:space="preserve">  }</w:t>
              </w:r>
            </w:ins>
          </w:p>
          <w:p w14:paraId="0A21B143" w14:textId="77777777" w:rsidR="009F3611" w:rsidRPr="00B80901" w:rsidRDefault="009F3611" w:rsidP="009F3611">
            <w:pPr>
              <w:pStyle w:val="XML1"/>
              <w:rPr>
                <w:ins w:id="30637" w:author="Thomas Dietz" w:date="2012-08-08T17:05:00Z"/>
                <w:rPrChange w:id="30638" w:author="Thomas Dietz" w:date="2012-08-10T13:22:00Z">
                  <w:rPr>
                    <w:ins w:id="30639" w:author="Thomas Dietz" w:date="2012-08-08T17:05:00Z"/>
                    <w:lang w:val="de-DE"/>
                  </w:rPr>
                </w:rPrChange>
              </w:rPr>
            </w:pPr>
            <w:ins w:id="30640" w:author="Thomas Dietz" w:date="2012-08-08T17:05:00Z">
              <w:r w:rsidRPr="00B80901">
                <w:rPr>
                  <w:rPrChange w:id="30641" w:author="Thomas Dietz" w:date="2012-08-10T13:22:00Z">
                    <w:rPr>
                      <w:lang w:val="de-DE"/>
                    </w:rPr>
                  </w:rPrChange>
                </w:rPr>
                <w:t xml:space="preserve">  </w:t>
              </w:r>
            </w:ins>
          </w:p>
          <w:p w14:paraId="499A12E8" w14:textId="77777777" w:rsidR="009F3611" w:rsidRPr="00B80901" w:rsidRDefault="009F3611" w:rsidP="009F3611">
            <w:pPr>
              <w:pStyle w:val="XML1"/>
              <w:rPr>
                <w:ins w:id="30642" w:author="Thomas Dietz" w:date="2012-08-08T17:05:00Z"/>
                <w:rPrChange w:id="30643" w:author="Thomas Dietz" w:date="2012-08-10T13:22:00Z">
                  <w:rPr>
                    <w:ins w:id="30644" w:author="Thomas Dietz" w:date="2012-08-08T17:05:00Z"/>
                    <w:lang w:val="de-DE"/>
                  </w:rPr>
                </w:rPrChange>
              </w:rPr>
            </w:pPr>
            <w:ins w:id="30645" w:author="Thomas Dietz" w:date="2012-08-08T17:05:00Z">
              <w:r w:rsidRPr="00B80901">
                <w:rPr>
                  <w:rPrChange w:id="30646" w:author="Thomas Dietz" w:date="2012-08-10T13:22:00Z">
                    <w:rPr>
                      <w:lang w:val="de-DE"/>
                    </w:rPr>
                  </w:rPrChange>
                </w:rPr>
                <w:t xml:space="preserve">  grouping DSAKeyValueType {</w:t>
              </w:r>
            </w:ins>
          </w:p>
          <w:p w14:paraId="36D437A2" w14:textId="77777777" w:rsidR="009F3611" w:rsidRPr="00B80901" w:rsidRDefault="009F3611" w:rsidP="009F3611">
            <w:pPr>
              <w:pStyle w:val="XML1"/>
              <w:rPr>
                <w:ins w:id="30647" w:author="Thomas Dietz" w:date="2012-08-08T17:05:00Z"/>
                <w:rPrChange w:id="30648" w:author="Thomas Dietz" w:date="2012-08-10T13:22:00Z">
                  <w:rPr>
                    <w:ins w:id="30649" w:author="Thomas Dietz" w:date="2012-08-08T17:05:00Z"/>
                    <w:lang w:val="de-DE"/>
                  </w:rPr>
                </w:rPrChange>
              </w:rPr>
            </w:pPr>
            <w:ins w:id="30650" w:author="Thomas Dietz" w:date="2012-08-08T17:05:00Z">
              <w:r w:rsidRPr="00B80901">
                <w:rPr>
                  <w:rPrChange w:id="30651" w:author="Thomas Dietz" w:date="2012-08-10T13:22:00Z">
                    <w:rPr>
                      <w:lang w:val="de-DE"/>
                    </w:rPr>
                  </w:rPrChange>
                </w:rPr>
                <w:t xml:space="preserve">    description "DSA keys and the DSA signature algorithm are</w:t>
              </w:r>
            </w:ins>
          </w:p>
          <w:p w14:paraId="0667042B" w14:textId="77777777" w:rsidR="009F3611" w:rsidRPr="00B80901" w:rsidRDefault="009F3611" w:rsidP="009F3611">
            <w:pPr>
              <w:pStyle w:val="XML1"/>
              <w:rPr>
                <w:ins w:id="30652" w:author="Thomas Dietz" w:date="2012-08-08T17:05:00Z"/>
                <w:rPrChange w:id="30653" w:author="Thomas Dietz" w:date="2012-08-10T13:22:00Z">
                  <w:rPr>
                    <w:ins w:id="30654" w:author="Thomas Dietz" w:date="2012-08-08T17:05:00Z"/>
                    <w:lang w:val="de-DE"/>
                  </w:rPr>
                </w:rPrChange>
              </w:rPr>
            </w:pPr>
            <w:ins w:id="30655" w:author="Thomas Dietz" w:date="2012-08-08T17:05:00Z">
              <w:r w:rsidRPr="00B80901">
                <w:rPr>
                  <w:rPrChange w:id="30656" w:author="Thomas Dietz" w:date="2012-08-10T13:22:00Z">
                    <w:rPr>
                      <w:lang w:val="de-DE"/>
                    </w:rPr>
                  </w:rPrChange>
                </w:rPr>
                <w:t xml:space="preserve">    specified in 'FIPS PUB 186-2, Digital Signature Standard (DSS),</w:t>
              </w:r>
            </w:ins>
          </w:p>
          <w:p w14:paraId="39178F95" w14:textId="77777777" w:rsidR="009F3611" w:rsidRPr="00B80901" w:rsidRDefault="009F3611" w:rsidP="009F3611">
            <w:pPr>
              <w:pStyle w:val="XML1"/>
              <w:rPr>
                <w:ins w:id="30657" w:author="Thomas Dietz" w:date="2012-08-08T17:05:00Z"/>
                <w:rPrChange w:id="30658" w:author="Thomas Dietz" w:date="2012-08-10T13:22:00Z">
                  <w:rPr>
                    <w:ins w:id="30659" w:author="Thomas Dietz" w:date="2012-08-08T17:05:00Z"/>
                    <w:lang w:val="de-DE"/>
                  </w:rPr>
                </w:rPrChange>
              </w:rPr>
            </w:pPr>
            <w:ins w:id="30660" w:author="Thomas Dietz" w:date="2012-08-08T17:05:00Z">
              <w:r w:rsidRPr="00B80901">
                <w:rPr>
                  <w:rPrChange w:id="30661" w:author="Thomas Dietz" w:date="2012-08-10T13:22:00Z">
                    <w:rPr>
                      <w:lang w:val="de-DE"/>
                    </w:rPr>
                  </w:rPrChange>
                </w:rPr>
                <w:t xml:space="preserve">    U.S. Department of Commerce/National Institute of Standards and</w:t>
              </w:r>
            </w:ins>
          </w:p>
          <w:p w14:paraId="57EC162D" w14:textId="77777777" w:rsidR="009F3611" w:rsidRPr="00B80901" w:rsidRDefault="009F3611" w:rsidP="009F3611">
            <w:pPr>
              <w:pStyle w:val="XML1"/>
              <w:rPr>
                <w:ins w:id="30662" w:author="Thomas Dietz" w:date="2012-08-08T17:05:00Z"/>
                <w:rPrChange w:id="30663" w:author="Thomas Dietz" w:date="2012-08-10T13:22:00Z">
                  <w:rPr>
                    <w:ins w:id="30664" w:author="Thomas Dietz" w:date="2012-08-08T17:05:00Z"/>
                    <w:lang w:val="de-DE"/>
                  </w:rPr>
                </w:rPrChange>
              </w:rPr>
            </w:pPr>
            <w:ins w:id="30665" w:author="Thomas Dietz" w:date="2012-08-08T17:05:00Z">
              <w:r w:rsidRPr="00B80901">
                <w:rPr>
                  <w:rPrChange w:id="30666" w:author="Thomas Dietz" w:date="2012-08-10T13:22:00Z">
                    <w:rPr>
                      <w:lang w:val="de-DE"/>
                    </w:rPr>
                  </w:rPrChange>
                </w:rPr>
                <w:t xml:space="preserve">    Technology,</w:t>
              </w:r>
            </w:ins>
          </w:p>
          <w:p w14:paraId="171BAE64" w14:textId="77777777" w:rsidR="009F3611" w:rsidRPr="00B80901" w:rsidRDefault="009F3611" w:rsidP="009F3611">
            <w:pPr>
              <w:pStyle w:val="XML1"/>
              <w:rPr>
                <w:ins w:id="30667" w:author="Thomas Dietz" w:date="2012-08-08T17:05:00Z"/>
                <w:rPrChange w:id="30668" w:author="Thomas Dietz" w:date="2012-08-10T13:22:00Z">
                  <w:rPr>
                    <w:ins w:id="30669" w:author="Thomas Dietz" w:date="2012-08-08T17:05:00Z"/>
                    <w:lang w:val="de-DE"/>
                  </w:rPr>
                </w:rPrChange>
              </w:rPr>
            </w:pPr>
            <w:ins w:id="30670" w:author="Thomas Dietz" w:date="2012-08-08T17:05:00Z">
              <w:r w:rsidRPr="00B80901">
                <w:rPr>
                  <w:rPrChange w:id="30671" w:author="Thomas Dietz" w:date="2012-08-10T13:22:00Z">
                    <w:rPr>
                      <w:lang w:val="de-DE"/>
                    </w:rPr>
                  </w:rPrChange>
                </w:rPr>
                <w:t xml:space="preserve">    http://csrc.nist.gov/publications/fips/fips186-2/fips186-2.pdf'.</w:t>
              </w:r>
            </w:ins>
          </w:p>
          <w:p w14:paraId="1BFDF757" w14:textId="77777777" w:rsidR="009F3611" w:rsidRPr="00B80901" w:rsidRDefault="009F3611" w:rsidP="009F3611">
            <w:pPr>
              <w:pStyle w:val="XML1"/>
              <w:rPr>
                <w:ins w:id="30672" w:author="Thomas Dietz" w:date="2012-08-08T17:05:00Z"/>
                <w:rPrChange w:id="30673" w:author="Thomas Dietz" w:date="2012-08-10T13:22:00Z">
                  <w:rPr>
                    <w:ins w:id="30674" w:author="Thomas Dietz" w:date="2012-08-08T17:05:00Z"/>
                    <w:lang w:val="de-DE"/>
                  </w:rPr>
                </w:rPrChange>
              </w:rPr>
            </w:pPr>
            <w:ins w:id="30675" w:author="Thomas Dietz" w:date="2012-08-08T17:05:00Z">
              <w:r w:rsidRPr="00B80901">
                <w:rPr>
                  <w:rPrChange w:id="30676" w:author="Thomas Dietz" w:date="2012-08-10T13:22:00Z">
                    <w:rPr>
                      <w:lang w:val="de-DE"/>
                    </w:rPr>
                  </w:rPrChange>
                </w:rPr>
                <w:t xml:space="preserve">    DSA public key values can have the following fields:</w:t>
              </w:r>
            </w:ins>
          </w:p>
          <w:p w14:paraId="7906833E" w14:textId="77777777" w:rsidR="009F3611" w:rsidRPr="00B80901" w:rsidRDefault="009F3611" w:rsidP="009F3611">
            <w:pPr>
              <w:pStyle w:val="XML1"/>
              <w:rPr>
                <w:ins w:id="30677" w:author="Thomas Dietz" w:date="2012-08-08T17:05:00Z"/>
                <w:rPrChange w:id="30678" w:author="Thomas Dietz" w:date="2012-08-10T13:22:00Z">
                  <w:rPr>
                    <w:ins w:id="30679" w:author="Thomas Dietz" w:date="2012-08-08T17:05:00Z"/>
                    <w:lang w:val="de-DE"/>
                  </w:rPr>
                </w:rPrChange>
              </w:rPr>
            </w:pPr>
          </w:p>
          <w:p w14:paraId="09E5DC09" w14:textId="77777777" w:rsidR="009F3611" w:rsidRPr="00B80901" w:rsidRDefault="009F3611" w:rsidP="009F3611">
            <w:pPr>
              <w:pStyle w:val="XML1"/>
              <w:rPr>
                <w:ins w:id="30680" w:author="Thomas Dietz" w:date="2012-08-08T17:05:00Z"/>
                <w:rPrChange w:id="30681" w:author="Thomas Dietz" w:date="2012-08-10T13:22:00Z">
                  <w:rPr>
                    <w:ins w:id="30682" w:author="Thomas Dietz" w:date="2012-08-08T17:05:00Z"/>
                    <w:lang w:val="de-DE"/>
                  </w:rPr>
                </w:rPrChange>
              </w:rPr>
            </w:pPr>
            <w:ins w:id="30683" w:author="Thomas Dietz" w:date="2012-08-08T17:05:00Z">
              <w:r w:rsidRPr="00B80901">
                <w:rPr>
                  <w:rPrChange w:id="30684" w:author="Thomas Dietz" w:date="2012-08-10T13:22:00Z">
                    <w:rPr>
                      <w:lang w:val="de-DE"/>
                    </w:rPr>
                  </w:rPrChange>
                </w:rPr>
                <w:lastRenderedPageBreak/>
                <w:t xml:space="preserve">    P</w:t>
              </w:r>
            </w:ins>
          </w:p>
          <w:p w14:paraId="5236F825" w14:textId="77777777" w:rsidR="009F3611" w:rsidRPr="00B80901" w:rsidRDefault="009F3611" w:rsidP="009F3611">
            <w:pPr>
              <w:pStyle w:val="XML1"/>
              <w:rPr>
                <w:ins w:id="30685" w:author="Thomas Dietz" w:date="2012-08-08T17:05:00Z"/>
                <w:rPrChange w:id="30686" w:author="Thomas Dietz" w:date="2012-08-10T13:22:00Z">
                  <w:rPr>
                    <w:ins w:id="30687" w:author="Thomas Dietz" w:date="2012-08-08T17:05:00Z"/>
                    <w:lang w:val="de-DE"/>
                  </w:rPr>
                </w:rPrChange>
              </w:rPr>
            </w:pPr>
            <w:ins w:id="30688" w:author="Thomas Dietz" w:date="2012-08-08T17:05:00Z">
              <w:r w:rsidRPr="00B80901">
                <w:rPr>
                  <w:rPrChange w:id="30689" w:author="Thomas Dietz" w:date="2012-08-10T13:22:00Z">
                    <w:rPr>
                      <w:lang w:val="de-DE"/>
                    </w:rPr>
                  </w:rPrChange>
                </w:rPr>
                <w:t xml:space="preserve">        a prime modulus meeting the requirements of the standard</w:t>
              </w:r>
            </w:ins>
          </w:p>
          <w:p w14:paraId="21DA8A18" w14:textId="77777777" w:rsidR="009F3611" w:rsidRPr="00B80901" w:rsidRDefault="009F3611" w:rsidP="009F3611">
            <w:pPr>
              <w:pStyle w:val="XML1"/>
              <w:rPr>
                <w:ins w:id="30690" w:author="Thomas Dietz" w:date="2012-08-08T17:05:00Z"/>
                <w:rPrChange w:id="30691" w:author="Thomas Dietz" w:date="2012-08-10T13:22:00Z">
                  <w:rPr>
                    <w:ins w:id="30692" w:author="Thomas Dietz" w:date="2012-08-08T17:05:00Z"/>
                    <w:lang w:val="de-DE"/>
                  </w:rPr>
                </w:rPrChange>
              </w:rPr>
            </w:pPr>
            <w:ins w:id="30693" w:author="Thomas Dietz" w:date="2012-08-08T17:05:00Z">
              <w:r w:rsidRPr="00B80901">
                <w:rPr>
                  <w:rPrChange w:id="30694" w:author="Thomas Dietz" w:date="2012-08-10T13:22:00Z">
                    <w:rPr>
                      <w:lang w:val="de-DE"/>
                    </w:rPr>
                  </w:rPrChange>
                </w:rPr>
                <w:t xml:space="preserve">        above</w:t>
              </w:r>
            </w:ins>
          </w:p>
          <w:p w14:paraId="57F08EB6" w14:textId="77777777" w:rsidR="009F3611" w:rsidRPr="00B80901" w:rsidRDefault="009F3611" w:rsidP="009F3611">
            <w:pPr>
              <w:pStyle w:val="XML1"/>
              <w:rPr>
                <w:ins w:id="30695" w:author="Thomas Dietz" w:date="2012-08-08T17:05:00Z"/>
                <w:rPrChange w:id="30696" w:author="Thomas Dietz" w:date="2012-08-10T13:22:00Z">
                  <w:rPr>
                    <w:ins w:id="30697" w:author="Thomas Dietz" w:date="2012-08-08T17:05:00Z"/>
                    <w:lang w:val="de-DE"/>
                  </w:rPr>
                </w:rPrChange>
              </w:rPr>
            </w:pPr>
            <w:ins w:id="30698" w:author="Thomas Dietz" w:date="2012-08-08T17:05:00Z">
              <w:r w:rsidRPr="00B80901">
                <w:rPr>
                  <w:rPrChange w:id="30699" w:author="Thomas Dietz" w:date="2012-08-10T13:22:00Z">
                    <w:rPr>
                      <w:lang w:val="de-DE"/>
                    </w:rPr>
                  </w:rPrChange>
                </w:rPr>
                <w:t xml:space="preserve">    Q</w:t>
              </w:r>
            </w:ins>
          </w:p>
          <w:p w14:paraId="429FCDB5" w14:textId="77777777" w:rsidR="009F3611" w:rsidRPr="00B80901" w:rsidRDefault="009F3611" w:rsidP="009F3611">
            <w:pPr>
              <w:pStyle w:val="XML1"/>
              <w:rPr>
                <w:ins w:id="30700" w:author="Thomas Dietz" w:date="2012-08-08T17:05:00Z"/>
                <w:rPrChange w:id="30701" w:author="Thomas Dietz" w:date="2012-08-10T13:22:00Z">
                  <w:rPr>
                    <w:ins w:id="30702" w:author="Thomas Dietz" w:date="2012-08-08T17:05:00Z"/>
                    <w:lang w:val="de-DE"/>
                  </w:rPr>
                </w:rPrChange>
              </w:rPr>
            </w:pPr>
            <w:ins w:id="30703" w:author="Thomas Dietz" w:date="2012-08-08T17:05:00Z">
              <w:r w:rsidRPr="00B80901">
                <w:rPr>
                  <w:rPrChange w:id="30704" w:author="Thomas Dietz" w:date="2012-08-10T13:22:00Z">
                    <w:rPr>
                      <w:lang w:val="de-DE"/>
                    </w:rPr>
                  </w:rPrChange>
                </w:rPr>
                <w:t xml:space="preserve">        an integer in the range 2**159 &lt; Q &lt; 2**160 which is a</w:t>
              </w:r>
            </w:ins>
          </w:p>
          <w:p w14:paraId="07A380AF" w14:textId="77777777" w:rsidR="009F3611" w:rsidRPr="00B80901" w:rsidRDefault="009F3611" w:rsidP="009F3611">
            <w:pPr>
              <w:pStyle w:val="XML1"/>
              <w:rPr>
                <w:ins w:id="30705" w:author="Thomas Dietz" w:date="2012-08-08T17:05:00Z"/>
                <w:rPrChange w:id="30706" w:author="Thomas Dietz" w:date="2012-08-10T13:22:00Z">
                  <w:rPr>
                    <w:ins w:id="30707" w:author="Thomas Dietz" w:date="2012-08-08T17:05:00Z"/>
                    <w:lang w:val="de-DE"/>
                  </w:rPr>
                </w:rPrChange>
              </w:rPr>
            </w:pPr>
            <w:ins w:id="30708" w:author="Thomas Dietz" w:date="2012-08-08T17:05:00Z">
              <w:r w:rsidRPr="00B80901">
                <w:rPr>
                  <w:rPrChange w:id="30709" w:author="Thomas Dietz" w:date="2012-08-10T13:22:00Z">
                    <w:rPr>
                      <w:lang w:val="de-DE"/>
                    </w:rPr>
                  </w:rPrChange>
                </w:rPr>
                <w:t xml:space="preserve">        prime divisor of P-1</w:t>
              </w:r>
            </w:ins>
          </w:p>
          <w:p w14:paraId="268C6A94" w14:textId="77777777" w:rsidR="009F3611" w:rsidRPr="00B80901" w:rsidRDefault="009F3611" w:rsidP="009F3611">
            <w:pPr>
              <w:pStyle w:val="XML1"/>
              <w:rPr>
                <w:ins w:id="30710" w:author="Thomas Dietz" w:date="2012-08-08T17:05:00Z"/>
                <w:rPrChange w:id="30711" w:author="Thomas Dietz" w:date="2012-08-10T13:22:00Z">
                  <w:rPr>
                    <w:ins w:id="30712" w:author="Thomas Dietz" w:date="2012-08-08T17:05:00Z"/>
                    <w:lang w:val="de-DE"/>
                  </w:rPr>
                </w:rPrChange>
              </w:rPr>
            </w:pPr>
            <w:ins w:id="30713" w:author="Thomas Dietz" w:date="2012-08-08T17:05:00Z">
              <w:r w:rsidRPr="00B80901">
                <w:rPr>
                  <w:rPrChange w:id="30714" w:author="Thomas Dietz" w:date="2012-08-10T13:22:00Z">
                    <w:rPr>
                      <w:lang w:val="de-DE"/>
                    </w:rPr>
                  </w:rPrChange>
                </w:rPr>
                <w:t xml:space="preserve">    G</w:t>
              </w:r>
            </w:ins>
          </w:p>
          <w:p w14:paraId="73E181A9" w14:textId="77777777" w:rsidR="009F3611" w:rsidRPr="00B80901" w:rsidRDefault="009F3611" w:rsidP="009F3611">
            <w:pPr>
              <w:pStyle w:val="XML1"/>
              <w:rPr>
                <w:ins w:id="30715" w:author="Thomas Dietz" w:date="2012-08-08T17:05:00Z"/>
                <w:rPrChange w:id="30716" w:author="Thomas Dietz" w:date="2012-08-10T13:22:00Z">
                  <w:rPr>
                    <w:ins w:id="30717" w:author="Thomas Dietz" w:date="2012-08-08T17:05:00Z"/>
                    <w:lang w:val="de-DE"/>
                  </w:rPr>
                </w:rPrChange>
              </w:rPr>
            </w:pPr>
            <w:ins w:id="30718" w:author="Thomas Dietz" w:date="2012-08-08T17:05:00Z">
              <w:r w:rsidRPr="00B80901">
                <w:rPr>
                  <w:rPrChange w:id="30719" w:author="Thomas Dietz" w:date="2012-08-10T13:22:00Z">
                    <w:rPr>
                      <w:lang w:val="de-DE"/>
                    </w:rPr>
                  </w:rPrChange>
                </w:rPr>
                <w:t xml:space="preserve">        an integer with certain properties with respect to P and Q</w:t>
              </w:r>
            </w:ins>
          </w:p>
          <w:p w14:paraId="2D381EB1" w14:textId="77777777" w:rsidR="009F3611" w:rsidRPr="00B80901" w:rsidRDefault="009F3611" w:rsidP="009F3611">
            <w:pPr>
              <w:pStyle w:val="XML1"/>
              <w:rPr>
                <w:ins w:id="30720" w:author="Thomas Dietz" w:date="2012-08-08T17:05:00Z"/>
                <w:rPrChange w:id="30721" w:author="Thomas Dietz" w:date="2012-08-10T13:22:00Z">
                  <w:rPr>
                    <w:ins w:id="30722" w:author="Thomas Dietz" w:date="2012-08-08T17:05:00Z"/>
                    <w:lang w:val="de-DE"/>
                  </w:rPr>
                </w:rPrChange>
              </w:rPr>
            </w:pPr>
            <w:ins w:id="30723" w:author="Thomas Dietz" w:date="2012-08-08T17:05:00Z">
              <w:r w:rsidRPr="00B80901">
                <w:rPr>
                  <w:rPrChange w:id="30724" w:author="Thomas Dietz" w:date="2012-08-10T13:22:00Z">
                    <w:rPr>
                      <w:lang w:val="de-DE"/>
                    </w:rPr>
                  </w:rPrChange>
                </w:rPr>
                <w:t xml:space="preserve">    J</w:t>
              </w:r>
            </w:ins>
          </w:p>
          <w:p w14:paraId="5CFE2E29" w14:textId="77777777" w:rsidR="009F3611" w:rsidRPr="00B80901" w:rsidRDefault="009F3611" w:rsidP="009F3611">
            <w:pPr>
              <w:pStyle w:val="XML1"/>
              <w:rPr>
                <w:ins w:id="30725" w:author="Thomas Dietz" w:date="2012-08-08T17:05:00Z"/>
                <w:rPrChange w:id="30726" w:author="Thomas Dietz" w:date="2012-08-10T13:22:00Z">
                  <w:rPr>
                    <w:ins w:id="30727" w:author="Thomas Dietz" w:date="2012-08-08T17:05:00Z"/>
                    <w:lang w:val="de-DE"/>
                  </w:rPr>
                </w:rPrChange>
              </w:rPr>
            </w:pPr>
            <w:ins w:id="30728" w:author="Thomas Dietz" w:date="2012-08-08T17:05:00Z">
              <w:r w:rsidRPr="00B80901">
                <w:rPr>
                  <w:rPrChange w:id="30729" w:author="Thomas Dietz" w:date="2012-08-10T13:22:00Z">
                    <w:rPr>
                      <w:lang w:val="de-DE"/>
                    </w:rPr>
                  </w:rPrChange>
                </w:rPr>
                <w:t xml:space="preserve">        (P - 1) / Q</w:t>
              </w:r>
            </w:ins>
          </w:p>
          <w:p w14:paraId="1E3DCE23" w14:textId="77777777" w:rsidR="009F3611" w:rsidRPr="00B80901" w:rsidRDefault="009F3611" w:rsidP="009F3611">
            <w:pPr>
              <w:pStyle w:val="XML1"/>
              <w:rPr>
                <w:ins w:id="30730" w:author="Thomas Dietz" w:date="2012-08-08T17:05:00Z"/>
                <w:rPrChange w:id="30731" w:author="Thomas Dietz" w:date="2012-08-10T13:22:00Z">
                  <w:rPr>
                    <w:ins w:id="30732" w:author="Thomas Dietz" w:date="2012-08-08T17:05:00Z"/>
                    <w:lang w:val="de-DE"/>
                  </w:rPr>
                </w:rPrChange>
              </w:rPr>
            </w:pPr>
            <w:ins w:id="30733" w:author="Thomas Dietz" w:date="2012-08-08T17:05:00Z">
              <w:r w:rsidRPr="00B80901">
                <w:rPr>
                  <w:rPrChange w:id="30734" w:author="Thomas Dietz" w:date="2012-08-10T13:22:00Z">
                    <w:rPr>
                      <w:lang w:val="de-DE"/>
                    </w:rPr>
                  </w:rPrChange>
                </w:rPr>
                <w:t xml:space="preserve">    Y</w:t>
              </w:r>
            </w:ins>
          </w:p>
          <w:p w14:paraId="4419D621" w14:textId="77777777" w:rsidR="009F3611" w:rsidRPr="00B80901" w:rsidRDefault="009F3611" w:rsidP="009F3611">
            <w:pPr>
              <w:pStyle w:val="XML1"/>
              <w:rPr>
                <w:ins w:id="30735" w:author="Thomas Dietz" w:date="2012-08-08T17:05:00Z"/>
                <w:rPrChange w:id="30736" w:author="Thomas Dietz" w:date="2012-08-10T13:22:00Z">
                  <w:rPr>
                    <w:ins w:id="30737" w:author="Thomas Dietz" w:date="2012-08-08T17:05:00Z"/>
                    <w:lang w:val="de-DE"/>
                  </w:rPr>
                </w:rPrChange>
              </w:rPr>
            </w:pPr>
            <w:ins w:id="30738" w:author="Thomas Dietz" w:date="2012-08-08T17:05:00Z">
              <w:r w:rsidRPr="00B80901">
                <w:rPr>
                  <w:rPrChange w:id="30739" w:author="Thomas Dietz" w:date="2012-08-10T13:22:00Z">
                    <w:rPr>
                      <w:lang w:val="de-DE"/>
                    </w:rPr>
                  </w:rPrChange>
                </w:rPr>
                <w:t xml:space="preserve">        G**X mod P (where X is part of the private key and not made</w:t>
              </w:r>
            </w:ins>
          </w:p>
          <w:p w14:paraId="2E38796B" w14:textId="77777777" w:rsidR="009F3611" w:rsidRPr="00B80901" w:rsidRDefault="009F3611" w:rsidP="009F3611">
            <w:pPr>
              <w:pStyle w:val="XML1"/>
              <w:rPr>
                <w:ins w:id="30740" w:author="Thomas Dietz" w:date="2012-08-08T17:05:00Z"/>
                <w:rPrChange w:id="30741" w:author="Thomas Dietz" w:date="2012-08-10T13:22:00Z">
                  <w:rPr>
                    <w:ins w:id="30742" w:author="Thomas Dietz" w:date="2012-08-08T17:05:00Z"/>
                    <w:lang w:val="de-DE"/>
                  </w:rPr>
                </w:rPrChange>
              </w:rPr>
            </w:pPr>
            <w:ins w:id="30743" w:author="Thomas Dietz" w:date="2012-08-08T17:05:00Z">
              <w:r w:rsidRPr="00B80901">
                <w:rPr>
                  <w:rPrChange w:id="30744" w:author="Thomas Dietz" w:date="2012-08-10T13:22:00Z">
                    <w:rPr>
                      <w:lang w:val="de-DE"/>
                    </w:rPr>
                  </w:rPrChange>
                </w:rPr>
                <w:t xml:space="preserve">        public)</w:t>
              </w:r>
            </w:ins>
          </w:p>
          <w:p w14:paraId="4796D802" w14:textId="77777777" w:rsidR="009F3611" w:rsidRPr="00B80901" w:rsidRDefault="009F3611" w:rsidP="009F3611">
            <w:pPr>
              <w:pStyle w:val="XML1"/>
              <w:rPr>
                <w:ins w:id="30745" w:author="Thomas Dietz" w:date="2012-08-08T17:05:00Z"/>
                <w:rPrChange w:id="30746" w:author="Thomas Dietz" w:date="2012-08-10T13:22:00Z">
                  <w:rPr>
                    <w:ins w:id="30747" w:author="Thomas Dietz" w:date="2012-08-08T17:05:00Z"/>
                    <w:lang w:val="de-DE"/>
                  </w:rPr>
                </w:rPrChange>
              </w:rPr>
            </w:pPr>
            <w:ins w:id="30748" w:author="Thomas Dietz" w:date="2012-08-08T17:05:00Z">
              <w:r w:rsidRPr="00B80901">
                <w:rPr>
                  <w:rPrChange w:id="30749" w:author="Thomas Dietz" w:date="2012-08-10T13:22:00Z">
                    <w:rPr>
                      <w:lang w:val="de-DE"/>
                    </w:rPr>
                  </w:rPrChange>
                </w:rPr>
                <w:t xml:space="preserve">    seed</w:t>
              </w:r>
            </w:ins>
          </w:p>
          <w:p w14:paraId="00E9B247" w14:textId="77777777" w:rsidR="009F3611" w:rsidRPr="00B80901" w:rsidRDefault="009F3611" w:rsidP="009F3611">
            <w:pPr>
              <w:pStyle w:val="XML1"/>
              <w:rPr>
                <w:ins w:id="30750" w:author="Thomas Dietz" w:date="2012-08-08T17:05:00Z"/>
                <w:rPrChange w:id="30751" w:author="Thomas Dietz" w:date="2012-08-10T13:22:00Z">
                  <w:rPr>
                    <w:ins w:id="30752" w:author="Thomas Dietz" w:date="2012-08-08T17:05:00Z"/>
                    <w:lang w:val="de-DE"/>
                  </w:rPr>
                </w:rPrChange>
              </w:rPr>
            </w:pPr>
            <w:ins w:id="30753" w:author="Thomas Dietz" w:date="2012-08-08T17:05:00Z">
              <w:r w:rsidRPr="00B80901">
                <w:rPr>
                  <w:rPrChange w:id="30754" w:author="Thomas Dietz" w:date="2012-08-10T13:22:00Z">
                    <w:rPr>
                      <w:lang w:val="de-DE"/>
                    </w:rPr>
                  </w:rPrChange>
                </w:rPr>
                <w:t xml:space="preserve">        a DSA prime generation seed</w:t>
              </w:r>
            </w:ins>
          </w:p>
          <w:p w14:paraId="2068F056" w14:textId="77777777" w:rsidR="009F3611" w:rsidRPr="00B80901" w:rsidRDefault="009F3611" w:rsidP="009F3611">
            <w:pPr>
              <w:pStyle w:val="XML1"/>
              <w:rPr>
                <w:ins w:id="30755" w:author="Thomas Dietz" w:date="2012-08-08T17:05:00Z"/>
                <w:rPrChange w:id="30756" w:author="Thomas Dietz" w:date="2012-08-10T13:22:00Z">
                  <w:rPr>
                    <w:ins w:id="30757" w:author="Thomas Dietz" w:date="2012-08-08T17:05:00Z"/>
                    <w:lang w:val="de-DE"/>
                  </w:rPr>
                </w:rPrChange>
              </w:rPr>
            </w:pPr>
            <w:ins w:id="30758" w:author="Thomas Dietz" w:date="2012-08-08T17:05:00Z">
              <w:r w:rsidRPr="00B80901">
                <w:rPr>
                  <w:rPrChange w:id="30759" w:author="Thomas Dietz" w:date="2012-08-10T13:22:00Z">
                    <w:rPr>
                      <w:lang w:val="de-DE"/>
                    </w:rPr>
                  </w:rPrChange>
                </w:rPr>
                <w:t xml:space="preserve">    pgenCounter</w:t>
              </w:r>
            </w:ins>
          </w:p>
          <w:p w14:paraId="74D8E2F7" w14:textId="77777777" w:rsidR="009F3611" w:rsidRPr="00B80901" w:rsidRDefault="009F3611" w:rsidP="009F3611">
            <w:pPr>
              <w:pStyle w:val="XML1"/>
              <w:rPr>
                <w:ins w:id="30760" w:author="Thomas Dietz" w:date="2012-08-08T17:05:00Z"/>
                <w:rPrChange w:id="30761" w:author="Thomas Dietz" w:date="2012-08-10T13:22:00Z">
                  <w:rPr>
                    <w:ins w:id="30762" w:author="Thomas Dietz" w:date="2012-08-08T17:05:00Z"/>
                    <w:lang w:val="de-DE"/>
                  </w:rPr>
                </w:rPrChange>
              </w:rPr>
            </w:pPr>
            <w:ins w:id="30763" w:author="Thomas Dietz" w:date="2012-08-08T17:05:00Z">
              <w:r w:rsidRPr="00B80901">
                <w:rPr>
                  <w:rPrChange w:id="30764" w:author="Thomas Dietz" w:date="2012-08-10T13:22:00Z">
                    <w:rPr>
                      <w:lang w:val="de-DE"/>
                    </w:rPr>
                  </w:rPrChange>
                </w:rPr>
                <w:t xml:space="preserve">        a DSA prime generation counter</w:t>
              </w:r>
            </w:ins>
          </w:p>
          <w:p w14:paraId="3F880D43" w14:textId="77777777" w:rsidR="009F3611" w:rsidRPr="00B80901" w:rsidRDefault="009F3611" w:rsidP="009F3611">
            <w:pPr>
              <w:pStyle w:val="XML1"/>
              <w:rPr>
                <w:ins w:id="30765" w:author="Thomas Dietz" w:date="2012-08-08T17:05:00Z"/>
                <w:rPrChange w:id="30766" w:author="Thomas Dietz" w:date="2012-08-10T13:22:00Z">
                  <w:rPr>
                    <w:ins w:id="30767" w:author="Thomas Dietz" w:date="2012-08-08T17:05:00Z"/>
                    <w:lang w:val="de-DE"/>
                  </w:rPr>
                </w:rPrChange>
              </w:rPr>
            </w:pPr>
          </w:p>
          <w:p w14:paraId="6171983B" w14:textId="77777777" w:rsidR="009F3611" w:rsidRPr="00B80901" w:rsidRDefault="009F3611" w:rsidP="009F3611">
            <w:pPr>
              <w:pStyle w:val="XML1"/>
              <w:rPr>
                <w:ins w:id="30768" w:author="Thomas Dietz" w:date="2012-08-08T17:05:00Z"/>
                <w:rPrChange w:id="30769" w:author="Thomas Dietz" w:date="2012-08-10T13:22:00Z">
                  <w:rPr>
                    <w:ins w:id="30770" w:author="Thomas Dietz" w:date="2012-08-08T17:05:00Z"/>
                    <w:lang w:val="de-DE"/>
                  </w:rPr>
                </w:rPrChange>
              </w:rPr>
            </w:pPr>
            <w:ins w:id="30771" w:author="Thomas Dietz" w:date="2012-08-08T17:05:00Z">
              <w:r w:rsidRPr="00B80901">
                <w:rPr>
                  <w:rPrChange w:id="30772" w:author="Thomas Dietz" w:date="2012-08-10T13:22:00Z">
                    <w:rPr>
                      <w:lang w:val="de-DE"/>
                    </w:rPr>
                  </w:rPrChange>
                </w:rPr>
                <w:t xml:space="preserve">    Parameter J is avilable for inclusion solely for efficiency as</w:t>
              </w:r>
            </w:ins>
          </w:p>
          <w:p w14:paraId="5DEA07EB" w14:textId="77777777" w:rsidR="009F3611" w:rsidRPr="00B80901" w:rsidRDefault="009F3611" w:rsidP="009F3611">
            <w:pPr>
              <w:pStyle w:val="XML1"/>
              <w:rPr>
                <w:ins w:id="30773" w:author="Thomas Dietz" w:date="2012-08-08T17:05:00Z"/>
                <w:rPrChange w:id="30774" w:author="Thomas Dietz" w:date="2012-08-10T13:22:00Z">
                  <w:rPr>
                    <w:ins w:id="30775" w:author="Thomas Dietz" w:date="2012-08-08T17:05:00Z"/>
                    <w:lang w:val="de-DE"/>
                  </w:rPr>
                </w:rPrChange>
              </w:rPr>
            </w:pPr>
            <w:ins w:id="30776" w:author="Thomas Dietz" w:date="2012-08-08T17:05:00Z">
              <w:r w:rsidRPr="00B80901">
                <w:rPr>
                  <w:rPrChange w:id="30777" w:author="Thomas Dietz" w:date="2012-08-10T13:22:00Z">
                    <w:rPr>
                      <w:lang w:val="de-DE"/>
                    </w:rPr>
                  </w:rPrChange>
                </w:rPr>
                <w:t xml:space="preserve">    it is calculatable from P and Q. Parameters seed and</w:t>
              </w:r>
            </w:ins>
          </w:p>
          <w:p w14:paraId="763E9F34" w14:textId="77777777" w:rsidR="009F3611" w:rsidRPr="00B80901" w:rsidRDefault="009F3611" w:rsidP="009F3611">
            <w:pPr>
              <w:pStyle w:val="XML1"/>
              <w:rPr>
                <w:ins w:id="30778" w:author="Thomas Dietz" w:date="2012-08-08T17:05:00Z"/>
                <w:rPrChange w:id="30779" w:author="Thomas Dietz" w:date="2012-08-10T13:22:00Z">
                  <w:rPr>
                    <w:ins w:id="30780" w:author="Thomas Dietz" w:date="2012-08-08T17:05:00Z"/>
                    <w:lang w:val="de-DE"/>
                  </w:rPr>
                </w:rPrChange>
              </w:rPr>
            </w:pPr>
            <w:ins w:id="30781" w:author="Thomas Dietz" w:date="2012-08-08T17:05:00Z">
              <w:r w:rsidRPr="00B80901">
                <w:rPr>
                  <w:rPrChange w:id="30782" w:author="Thomas Dietz" w:date="2012-08-10T13:22:00Z">
                    <w:rPr>
                      <w:lang w:val="de-DE"/>
                    </w:rPr>
                  </w:rPrChange>
                </w:rPr>
                <w:t xml:space="preserve">    pgenCounter are used in the DSA prime number generation</w:t>
              </w:r>
            </w:ins>
          </w:p>
          <w:p w14:paraId="5B6E901D" w14:textId="77777777" w:rsidR="009F3611" w:rsidRPr="00B80901" w:rsidRDefault="009F3611" w:rsidP="009F3611">
            <w:pPr>
              <w:pStyle w:val="XML1"/>
              <w:rPr>
                <w:ins w:id="30783" w:author="Thomas Dietz" w:date="2012-08-08T17:05:00Z"/>
                <w:rPrChange w:id="30784" w:author="Thomas Dietz" w:date="2012-08-10T13:22:00Z">
                  <w:rPr>
                    <w:ins w:id="30785" w:author="Thomas Dietz" w:date="2012-08-08T17:05:00Z"/>
                    <w:lang w:val="de-DE"/>
                  </w:rPr>
                </w:rPrChange>
              </w:rPr>
            </w:pPr>
            <w:ins w:id="30786" w:author="Thomas Dietz" w:date="2012-08-08T17:05:00Z">
              <w:r w:rsidRPr="00B80901">
                <w:rPr>
                  <w:rPrChange w:id="30787" w:author="Thomas Dietz" w:date="2012-08-10T13:22:00Z">
                    <w:rPr>
                      <w:lang w:val="de-DE"/>
                    </w:rPr>
                  </w:rPrChange>
                </w:rPr>
                <w:t xml:space="preserve">    algorithm specified in the above standard. As such, they are</w:t>
              </w:r>
            </w:ins>
          </w:p>
          <w:p w14:paraId="3B9B9CE6" w14:textId="77777777" w:rsidR="009F3611" w:rsidRPr="00B80901" w:rsidRDefault="009F3611" w:rsidP="009F3611">
            <w:pPr>
              <w:pStyle w:val="XML1"/>
              <w:rPr>
                <w:ins w:id="30788" w:author="Thomas Dietz" w:date="2012-08-08T17:05:00Z"/>
                <w:rPrChange w:id="30789" w:author="Thomas Dietz" w:date="2012-08-10T13:22:00Z">
                  <w:rPr>
                    <w:ins w:id="30790" w:author="Thomas Dietz" w:date="2012-08-08T17:05:00Z"/>
                    <w:lang w:val="de-DE"/>
                  </w:rPr>
                </w:rPrChange>
              </w:rPr>
            </w:pPr>
            <w:ins w:id="30791" w:author="Thomas Dietz" w:date="2012-08-08T17:05:00Z">
              <w:r w:rsidRPr="00B80901">
                <w:rPr>
                  <w:rPrChange w:id="30792" w:author="Thomas Dietz" w:date="2012-08-10T13:22:00Z">
                    <w:rPr>
                      <w:lang w:val="de-DE"/>
                    </w:rPr>
                  </w:rPrChange>
                </w:rPr>
                <w:t xml:space="preserve">    optional but MUST either both be present or both be absent.</w:t>
              </w:r>
            </w:ins>
          </w:p>
          <w:p w14:paraId="5BDF00C4" w14:textId="77777777" w:rsidR="009F3611" w:rsidRPr="00B80901" w:rsidRDefault="009F3611" w:rsidP="009F3611">
            <w:pPr>
              <w:pStyle w:val="XML1"/>
              <w:rPr>
                <w:ins w:id="30793" w:author="Thomas Dietz" w:date="2012-08-08T17:05:00Z"/>
                <w:rPrChange w:id="30794" w:author="Thomas Dietz" w:date="2012-08-10T13:22:00Z">
                  <w:rPr>
                    <w:ins w:id="30795" w:author="Thomas Dietz" w:date="2012-08-08T17:05:00Z"/>
                    <w:lang w:val="de-DE"/>
                  </w:rPr>
                </w:rPrChange>
              </w:rPr>
            </w:pPr>
            <w:ins w:id="30796" w:author="Thomas Dietz" w:date="2012-08-08T17:05:00Z">
              <w:r w:rsidRPr="00B80901">
                <w:rPr>
                  <w:rPrChange w:id="30797" w:author="Thomas Dietz" w:date="2012-08-10T13:22:00Z">
                    <w:rPr>
                      <w:lang w:val="de-DE"/>
                    </w:rPr>
                  </w:rPrChange>
                </w:rPr>
                <w:t xml:space="preserve">    This prime generation algorithm is designed to provide</w:t>
              </w:r>
            </w:ins>
          </w:p>
          <w:p w14:paraId="152D378C" w14:textId="77777777" w:rsidR="009F3611" w:rsidRPr="00B80901" w:rsidRDefault="009F3611" w:rsidP="009F3611">
            <w:pPr>
              <w:pStyle w:val="XML1"/>
              <w:rPr>
                <w:ins w:id="30798" w:author="Thomas Dietz" w:date="2012-08-08T17:05:00Z"/>
                <w:rPrChange w:id="30799" w:author="Thomas Dietz" w:date="2012-08-10T13:22:00Z">
                  <w:rPr>
                    <w:ins w:id="30800" w:author="Thomas Dietz" w:date="2012-08-08T17:05:00Z"/>
                    <w:lang w:val="de-DE"/>
                  </w:rPr>
                </w:rPrChange>
              </w:rPr>
            </w:pPr>
            <w:ins w:id="30801" w:author="Thomas Dietz" w:date="2012-08-08T17:05:00Z">
              <w:r w:rsidRPr="00B80901">
                <w:rPr>
                  <w:rPrChange w:id="30802" w:author="Thomas Dietz" w:date="2012-08-10T13:22:00Z">
                    <w:rPr>
                      <w:lang w:val="de-DE"/>
                    </w:rPr>
                  </w:rPrChange>
                </w:rPr>
                <w:t xml:space="preserve">    assurance that a weak prime is not being used and it yields a P</w:t>
              </w:r>
            </w:ins>
          </w:p>
          <w:p w14:paraId="02B8AF42" w14:textId="77777777" w:rsidR="009F3611" w:rsidRPr="00B80901" w:rsidRDefault="009F3611" w:rsidP="009F3611">
            <w:pPr>
              <w:pStyle w:val="XML1"/>
              <w:rPr>
                <w:ins w:id="30803" w:author="Thomas Dietz" w:date="2012-08-08T17:05:00Z"/>
                <w:rPrChange w:id="30804" w:author="Thomas Dietz" w:date="2012-08-10T13:22:00Z">
                  <w:rPr>
                    <w:ins w:id="30805" w:author="Thomas Dietz" w:date="2012-08-08T17:05:00Z"/>
                    <w:lang w:val="de-DE"/>
                  </w:rPr>
                </w:rPrChange>
              </w:rPr>
            </w:pPr>
            <w:ins w:id="30806" w:author="Thomas Dietz" w:date="2012-08-08T17:05:00Z">
              <w:r w:rsidRPr="00B80901">
                <w:rPr>
                  <w:rPrChange w:id="30807" w:author="Thomas Dietz" w:date="2012-08-10T13:22:00Z">
                    <w:rPr>
                      <w:lang w:val="de-DE"/>
                    </w:rPr>
                  </w:rPrChange>
                </w:rPr>
                <w:t xml:space="preserve">    and Q value. Parameters P, Q, and G can be public and common to</w:t>
              </w:r>
            </w:ins>
          </w:p>
          <w:p w14:paraId="02282FB4" w14:textId="77777777" w:rsidR="009F3611" w:rsidRPr="00B80901" w:rsidRDefault="009F3611" w:rsidP="009F3611">
            <w:pPr>
              <w:pStyle w:val="XML1"/>
              <w:rPr>
                <w:ins w:id="30808" w:author="Thomas Dietz" w:date="2012-08-08T17:05:00Z"/>
                <w:rPrChange w:id="30809" w:author="Thomas Dietz" w:date="2012-08-10T13:22:00Z">
                  <w:rPr>
                    <w:ins w:id="30810" w:author="Thomas Dietz" w:date="2012-08-08T17:05:00Z"/>
                    <w:lang w:val="de-DE"/>
                  </w:rPr>
                </w:rPrChange>
              </w:rPr>
            </w:pPr>
            <w:ins w:id="30811" w:author="Thomas Dietz" w:date="2012-08-08T17:05:00Z">
              <w:r w:rsidRPr="00B80901">
                <w:rPr>
                  <w:rPrChange w:id="30812" w:author="Thomas Dietz" w:date="2012-08-10T13:22:00Z">
                    <w:rPr>
                      <w:lang w:val="de-DE"/>
                    </w:rPr>
                  </w:rPrChange>
                </w:rPr>
                <w:t xml:space="preserve">    a group of users. They might be known from application context.</w:t>
              </w:r>
            </w:ins>
          </w:p>
          <w:p w14:paraId="5ABAACC3" w14:textId="77777777" w:rsidR="009F3611" w:rsidRPr="00B80901" w:rsidRDefault="009F3611" w:rsidP="009F3611">
            <w:pPr>
              <w:pStyle w:val="XML1"/>
              <w:rPr>
                <w:ins w:id="30813" w:author="Thomas Dietz" w:date="2012-08-08T17:05:00Z"/>
                <w:rPrChange w:id="30814" w:author="Thomas Dietz" w:date="2012-08-10T13:22:00Z">
                  <w:rPr>
                    <w:ins w:id="30815" w:author="Thomas Dietz" w:date="2012-08-08T17:05:00Z"/>
                    <w:lang w:val="de-DE"/>
                  </w:rPr>
                </w:rPrChange>
              </w:rPr>
            </w:pPr>
            <w:ins w:id="30816" w:author="Thomas Dietz" w:date="2012-08-08T17:05:00Z">
              <w:r w:rsidRPr="00B80901">
                <w:rPr>
                  <w:rPrChange w:id="30817" w:author="Thomas Dietz" w:date="2012-08-10T13:22:00Z">
                    <w:rPr>
                      <w:lang w:val="de-DE"/>
                    </w:rPr>
                  </w:rPrChange>
                </w:rPr>
                <w:t xml:space="preserve">    As such, they are optional but P and Q MUST either both appear</w:t>
              </w:r>
            </w:ins>
          </w:p>
          <w:p w14:paraId="4682914C" w14:textId="77777777" w:rsidR="009F3611" w:rsidRPr="00B80901" w:rsidRDefault="009F3611" w:rsidP="009F3611">
            <w:pPr>
              <w:pStyle w:val="XML1"/>
              <w:rPr>
                <w:ins w:id="30818" w:author="Thomas Dietz" w:date="2012-08-08T17:05:00Z"/>
                <w:rPrChange w:id="30819" w:author="Thomas Dietz" w:date="2012-08-10T13:22:00Z">
                  <w:rPr>
                    <w:ins w:id="30820" w:author="Thomas Dietz" w:date="2012-08-08T17:05:00Z"/>
                    <w:lang w:val="de-DE"/>
                  </w:rPr>
                </w:rPrChange>
              </w:rPr>
            </w:pPr>
            <w:ins w:id="30821" w:author="Thomas Dietz" w:date="2012-08-08T17:05:00Z">
              <w:r w:rsidRPr="00B80901">
                <w:rPr>
                  <w:rPrChange w:id="30822" w:author="Thomas Dietz" w:date="2012-08-10T13:22:00Z">
                    <w:rPr>
                      <w:lang w:val="de-DE"/>
                    </w:rPr>
                  </w:rPrChange>
                </w:rPr>
                <w:t xml:space="preserve">    or both be absent. If all of P, Q, seed, and pgenCounter are</w:t>
              </w:r>
            </w:ins>
          </w:p>
          <w:p w14:paraId="1A0CE85A" w14:textId="77777777" w:rsidR="009F3611" w:rsidRPr="00B80901" w:rsidRDefault="009F3611" w:rsidP="009F3611">
            <w:pPr>
              <w:pStyle w:val="XML1"/>
              <w:rPr>
                <w:ins w:id="30823" w:author="Thomas Dietz" w:date="2012-08-08T17:05:00Z"/>
                <w:rPrChange w:id="30824" w:author="Thomas Dietz" w:date="2012-08-10T13:22:00Z">
                  <w:rPr>
                    <w:ins w:id="30825" w:author="Thomas Dietz" w:date="2012-08-08T17:05:00Z"/>
                    <w:lang w:val="de-DE"/>
                  </w:rPr>
                </w:rPrChange>
              </w:rPr>
            </w:pPr>
            <w:ins w:id="30826" w:author="Thomas Dietz" w:date="2012-08-08T17:05:00Z">
              <w:r w:rsidRPr="00B80901">
                <w:rPr>
                  <w:rPrChange w:id="30827" w:author="Thomas Dietz" w:date="2012-08-10T13:22:00Z">
                    <w:rPr>
                      <w:lang w:val="de-DE"/>
                    </w:rPr>
                  </w:rPrChange>
                </w:rPr>
                <w:t xml:space="preserve">    present, implementations are not required to check if they are</w:t>
              </w:r>
            </w:ins>
          </w:p>
          <w:p w14:paraId="7C3A9311" w14:textId="77777777" w:rsidR="009F3611" w:rsidRPr="00B80901" w:rsidRDefault="009F3611" w:rsidP="009F3611">
            <w:pPr>
              <w:pStyle w:val="XML1"/>
              <w:rPr>
                <w:ins w:id="30828" w:author="Thomas Dietz" w:date="2012-08-08T17:05:00Z"/>
                <w:rPrChange w:id="30829" w:author="Thomas Dietz" w:date="2012-08-10T13:22:00Z">
                  <w:rPr>
                    <w:ins w:id="30830" w:author="Thomas Dietz" w:date="2012-08-08T17:05:00Z"/>
                    <w:lang w:val="de-DE"/>
                  </w:rPr>
                </w:rPrChange>
              </w:rPr>
            </w:pPr>
            <w:ins w:id="30831" w:author="Thomas Dietz" w:date="2012-08-08T17:05:00Z">
              <w:r w:rsidRPr="00B80901">
                <w:rPr>
                  <w:rPrChange w:id="30832" w:author="Thomas Dietz" w:date="2012-08-10T13:22:00Z">
                    <w:rPr>
                      <w:lang w:val="de-DE"/>
                    </w:rPr>
                  </w:rPrChange>
                </w:rPr>
                <w:t xml:space="preserve">    consistent and are free to use either P and Q or seed and</w:t>
              </w:r>
            </w:ins>
          </w:p>
          <w:p w14:paraId="6E28F33A" w14:textId="77777777" w:rsidR="009F3611" w:rsidRPr="00B80901" w:rsidRDefault="009F3611" w:rsidP="009F3611">
            <w:pPr>
              <w:pStyle w:val="XML1"/>
              <w:rPr>
                <w:ins w:id="30833" w:author="Thomas Dietz" w:date="2012-08-08T17:05:00Z"/>
                <w:rPrChange w:id="30834" w:author="Thomas Dietz" w:date="2012-08-10T13:22:00Z">
                  <w:rPr>
                    <w:ins w:id="30835" w:author="Thomas Dietz" w:date="2012-08-08T17:05:00Z"/>
                    <w:lang w:val="de-DE"/>
                  </w:rPr>
                </w:rPrChange>
              </w:rPr>
            </w:pPr>
            <w:ins w:id="30836" w:author="Thomas Dietz" w:date="2012-08-08T17:05:00Z">
              <w:r w:rsidRPr="00B80901">
                <w:rPr>
                  <w:rPrChange w:id="30837" w:author="Thomas Dietz" w:date="2012-08-10T13:22:00Z">
                    <w:rPr>
                      <w:lang w:val="de-DE"/>
                    </w:rPr>
                  </w:rPrChange>
                </w:rPr>
                <w:t xml:space="preserve">    pgenCounter. All parameters are encoded as base64 values.";</w:t>
              </w:r>
            </w:ins>
          </w:p>
          <w:p w14:paraId="3407E23F" w14:textId="77777777" w:rsidR="009F3611" w:rsidRPr="00B80901" w:rsidRDefault="009F3611" w:rsidP="009F3611">
            <w:pPr>
              <w:pStyle w:val="XML1"/>
              <w:rPr>
                <w:ins w:id="30838" w:author="Thomas Dietz" w:date="2012-08-08T17:05:00Z"/>
                <w:rPrChange w:id="30839" w:author="Thomas Dietz" w:date="2012-08-10T13:22:00Z">
                  <w:rPr>
                    <w:ins w:id="30840" w:author="Thomas Dietz" w:date="2012-08-08T17:05:00Z"/>
                    <w:lang w:val="de-DE"/>
                  </w:rPr>
                </w:rPrChange>
              </w:rPr>
            </w:pPr>
            <w:ins w:id="30841" w:author="Thomas Dietz" w:date="2012-08-08T17:05:00Z">
              <w:r w:rsidRPr="00B80901">
                <w:rPr>
                  <w:rPrChange w:id="30842" w:author="Thomas Dietz" w:date="2012-08-10T13:22:00Z">
                    <w:rPr>
                      <w:lang w:val="de-DE"/>
                    </w:rPr>
                  </w:rPrChange>
                </w:rPr>
                <w:t xml:space="preserve">    leaf P {</w:t>
              </w:r>
            </w:ins>
          </w:p>
          <w:p w14:paraId="2D7F4D33" w14:textId="77777777" w:rsidR="009F3611" w:rsidRPr="00B80901" w:rsidRDefault="009F3611" w:rsidP="009F3611">
            <w:pPr>
              <w:pStyle w:val="XML1"/>
              <w:rPr>
                <w:ins w:id="30843" w:author="Thomas Dietz" w:date="2012-08-08T17:05:00Z"/>
                <w:rPrChange w:id="30844" w:author="Thomas Dietz" w:date="2012-08-10T13:22:00Z">
                  <w:rPr>
                    <w:ins w:id="30845" w:author="Thomas Dietz" w:date="2012-08-08T17:05:00Z"/>
                    <w:lang w:val="de-DE"/>
                  </w:rPr>
                </w:rPrChange>
              </w:rPr>
            </w:pPr>
            <w:ins w:id="30846" w:author="Thomas Dietz" w:date="2012-08-08T17:05:00Z">
              <w:r w:rsidRPr="00B80901">
                <w:rPr>
                  <w:rPrChange w:id="30847" w:author="Thomas Dietz" w:date="2012-08-10T13:22:00Z">
                    <w:rPr>
                      <w:lang w:val="de-DE"/>
                    </w:rPr>
                  </w:rPrChange>
                </w:rPr>
                <w:t xml:space="preserve">      when "count(../Q) != 0";</w:t>
              </w:r>
            </w:ins>
          </w:p>
          <w:p w14:paraId="07C16DDB" w14:textId="77777777" w:rsidR="009F3611" w:rsidRPr="00B80901" w:rsidRDefault="009F3611" w:rsidP="009F3611">
            <w:pPr>
              <w:pStyle w:val="XML1"/>
              <w:rPr>
                <w:ins w:id="30848" w:author="Thomas Dietz" w:date="2012-08-08T17:05:00Z"/>
                <w:rPrChange w:id="30849" w:author="Thomas Dietz" w:date="2012-08-10T13:22:00Z">
                  <w:rPr>
                    <w:ins w:id="30850" w:author="Thomas Dietz" w:date="2012-08-08T17:05:00Z"/>
                    <w:lang w:val="de-DE"/>
                  </w:rPr>
                </w:rPrChange>
              </w:rPr>
            </w:pPr>
            <w:ins w:id="30851" w:author="Thomas Dietz" w:date="2012-08-08T17:05:00Z">
              <w:r w:rsidRPr="00B80901">
                <w:rPr>
                  <w:rPrChange w:id="30852" w:author="Thomas Dietz" w:date="2012-08-10T13:22:00Z">
                    <w:rPr>
                      <w:lang w:val="de-DE"/>
                    </w:rPr>
                  </w:rPrChange>
                </w:rPr>
                <w:t xml:space="preserve">      type binary;</w:t>
              </w:r>
            </w:ins>
          </w:p>
          <w:p w14:paraId="22A0133F" w14:textId="77777777" w:rsidR="009F3611" w:rsidRPr="00B80901" w:rsidRDefault="009F3611" w:rsidP="009F3611">
            <w:pPr>
              <w:pStyle w:val="XML1"/>
              <w:rPr>
                <w:ins w:id="30853" w:author="Thomas Dietz" w:date="2012-08-08T17:05:00Z"/>
                <w:rPrChange w:id="30854" w:author="Thomas Dietz" w:date="2012-08-10T13:22:00Z">
                  <w:rPr>
                    <w:ins w:id="30855" w:author="Thomas Dietz" w:date="2012-08-08T17:05:00Z"/>
                    <w:lang w:val="de-DE"/>
                  </w:rPr>
                </w:rPrChange>
              </w:rPr>
            </w:pPr>
            <w:ins w:id="30856" w:author="Thomas Dietz" w:date="2012-08-08T17:05:00Z">
              <w:r w:rsidRPr="00B80901">
                <w:rPr>
                  <w:rPrChange w:id="30857" w:author="Thomas Dietz" w:date="2012-08-10T13:22:00Z">
                    <w:rPr>
                      <w:lang w:val="de-DE"/>
                    </w:rPr>
                  </w:rPrChange>
                </w:rPr>
                <w:t xml:space="preserve">      mandatory true;</w:t>
              </w:r>
            </w:ins>
          </w:p>
          <w:p w14:paraId="720F2390" w14:textId="77777777" w:rsidR="009F3611" w:rsidRPr="00B80901" w:rsidRDefault="009F3611" w:rsidP="009F3611">
            <w:pPr>
              <w:pStyle w:val="XML1"/>
              <w:rPr>
                <w:ins w:id="30858" w:author="Thomas Dietz" w:date="2012-08-08T17:05:00Z"/>
                <w:rPrChange w:id="30859" w:author="Thomas Dietz" w:date="2012-08-10T13:22:00Z">
                  <w:rPr>
                    <w:ins w:id="30860" w:author="Thomas Dietz" w:date="2012-08-08T17:05:00Z"/>
                    <w:lang w:val="de-DE"/>
                  </w:rPr>
                </w:rPrChange>
              </w:rPr>
            </w:pPr>
            <w:ins w:id="30861" w:author="Thomas Dietz" w:date="2012-08-08T17:05:00Z">
              <w:r w:rsidRPr="00B80901">
                <w:rPr>
                  <w:rPrChange w:id="30862" w:author="Thomas Dietz" w:date="2012-08-10T13:22:00Z">
                    <w:rPr>
                      <w:lang w:val="de-DE"/>
                    </w:rPr>
                  </w:rPrChange>
                </w:rPr>
                <w:t xml:space="preserve">      description "This element is optional. It MUST be present in</w:t>
              </w:r>
            </w:ins>
          </w:p>
          <w:p w14:paraId="49D436AF" w14:textId="77777777" w:rsidR="009F3611" w:rsidRPr="00B80901" w:rsidRDefault="009F3611" w:rsidP="009F3611">
            <w:pPr>
              <w:pStyle w:val="XML1"/>
              <w:rPr>
                <w:ins w:id="30863" w:author="Thomas Dietz" w:date="2012-08-08T17:05:00Z"/>
                <w:rPrChange w:id="30864" w:author="Thomas Dietz" w:date="2012-08-10T13:22:00Z">
                  <w:rPr>
                    <w:ins w:id="30865" w:author="Thomas Dietz" w:date="2012-08-08T17:05:00Z"/>
                    <w:lang w:val="de-DE"/>
                  </w:rPr>
                </w:rPrChange>
              </w:rPr>
            </w:pPr>
            <w:ins w:id="30866" w:author="Thomas Dietz" w:date="2012-08-08T17:05:00Z">
              <w:r w:rsidRPr="00B80901">
                <w:rPr>
                  <w:rPrChange w:id="30867" w:author="Thomas Dietz" w:date="2012-08-10T13:22:00Z">
                    <w:rPr>
                      <w:lang w:val="de-DE"/>
                    </w:rPr>
                  </w:rPrChange>
                </w:rPr>
                <w:t xml:space="preserve">        the NETCONF data store, if the element 'Q' is present.</w:t>
              </w:r>
            </w:ins>
          </w:p>
          <w:p w14:paraId="6D42BCA6" w14:textId="77777777" w:rsidR="009F3611" w:rsidRPr="00B80901" w:rsidRDefault="009F3611" w:rsidP="009F3611">
            <w:pPr>
              <w:pStyle w:val="XML1"/>
              <w:rPr>
                <w:ins w:id="30868" w:author="Thomas Dietz" w:date="2012-08-08T17:05:00Z"/>
                <w:rPrChange w:id="30869" w:author="Thomas Dietz" w:date="2012-08-10T13:22:00Z">
                  <w:rPr>
                    <w:ins w:id="30870" w:author="Thomas Dietz" w:date="2012-08-08T17:05:00Z"/>
                    <w:lang w:val="de-DE"/>
                  </w:rPr>
                </w:rPrChange>
              </w:rPr>
            </w:pPr>
            <w:ins w:id="30871" w:author="Thomas Dietz" w:date="2012-08-08T17:05:00Z">
              <w:r w:rsidRPr="00B80901">
                <w:rPr>
                  <w:rPrChange w:id="30872" w:author="Thomas Dietz" w:date="2012-08-10T13:22:00Z">
                    <w:rPr>
                      <w:lang w:val="de-DE"/>
                    </w:rPr>
                  </w:rPrChange>
                </w:rPr>
                <w:t xml:space="preserve">        </w:t>
              </w:r>
            </w:ins>
          </w:p>
          <w:p w14:paraId="344C2DC8" w14:textId="77777777" w:rsidR="009F3611" w:rsidRPr="00B80901" w:rsidRDefault="009F3611" w:rsidP="009F3611">
            <w:pPr>
              <w:pStyle w:val="XML1"/>
              <w:rPr>
                <w:ins w:id="30873" w:author="Thomas Dietz" w:date="2012-08-08T17:05:00Z"/>
                <w:rPrChange w:id="30874" w:author="Thomas Dietz" w:date="2012-08-10T13:22:00Z">
                  <w:rPr>
                    <w:ins w:id="30875" w:author="Thomas Dietz" w:date="2012-08-08T17:05:00Z"/>
                    <w:lang w:val="de-DE"/>
                  </w:rPr>
                </w:rPrChange>
              </w:rPr>
            </w:pPr>
            <w:ins w:id="30876" w:author="Thomas Dietz" w:date="2012-08-08T17:05:00Z">
              <w:r w:rsidRPr="00B80901">
                <w:rPr>
                  <w:rPrChange w:id="30877" w:author="Thomas Dietz" w:date="2012-08-10T13:22:00Z">
                    <w:rPr>
                      <w:lang w:val="de-DE"/>
                    </w:rPr>
                  </w:rPrChange>
                </w:rPr>
                <w:t xml:space="preserve">        If element 'Q' is present in a NETCONF &lt;edit-config&gt;</w:t>
              </w:r>
            </w:ins>
          </w:p>
          <w:p w14:paraId="698526B3" w14:textId="77777777" w:rsidR="009F3611" w:rsidRPr="00B80901" w:rsidRDefault="009F3611" w:rsidP="009F3611">
            <w:pPr>
              <w:pStyle w:val="XML1"/>
              <w:rPr>
                <w:ins w:id="30878" w:author="Thomas Dietz" w:date="2012-08-08T17:05:00Z"/>
                <w:rPrChange w:id="30879" w:author="Thomas Dietz" w:date="2012-08-10T13:22:00Z">
                  <w:rPr>
                    <w:ins w:id="30880" w:author="Thomas Dietz" w:date="2012-08-08T17:05:00Z"/>
                    <w:lang w:val="de-DE"/>
                  </w:rPr>
                </w:rPrChange>
              </w:rPr>
            </w:pPr>
            <w:ins w:id="30881" w:author="Thomas Dietz" w:date="2012-08-08T17:05:00Z">
              <w:r w:rsidRPr="00B80901">
                <w:rPr>
                  <w:rPrChange w:id="30882" w:author="Thomas Dietz" w:date="2012-08-10T13:22:00Z">
                    <w:rPr>
                      <w:lang w:val="de-DE"/>
                    </w:rPr>
                  </w:rPrChange>
                </w:rPr>
                <w:t xml:space="preserve">        operation 'create', 'merge' or 'replace' and this element</w:t>
              </w:r>
            </w:ins>
          </w:p>
          <w:p w14:paraId="342A8116" w14:textId="77777777" w:rsidR="009F3611" w:rsidRPr="00B80901" w:rsidRDefault="009F3611" w:rsidP="009F3611">
            <w:pPr>
              <w:pStyle w:val="XML1"/>
              <w:rPr>
                <w:ins w:id="30883" w:author="Thomas Dietz" w:date="2012-08-08T17:05:00Z"/>
                <w:rPrChange w:id="30884" w:author="Thomas Dietz" w:date="2012-08-10T13:22:00Z">
                  <w:rPr>
                    <w:ins w:id="30885" w:author="Thomas Dietz" w:date="2012-08-08T17:05:00Z"/>
                    <w:lang w:val="de-DE"/>
                  </w:rPr>
                </w:rPrChange>
              </w:rPr>
            </w:pPr>
            <w:ins w:id="30886" w:author="Thomas Dietz" w:date="2012-08-08T17:05:00Z">
              <w:r w:rsidRPr="00B80901">
                <w:rPr>
                  <w:rPrChange w:id="30887" w:author="Thomas Dietz" w:date="2012-08-10T13:22:00Z">
                    <w:rPr>
                      <w:lang w:val="de-DE"/>
                    </w:rPr>
                  </w:rPrChange>
                </w:rPr>
                <w:t xml:space="preserve">        is missing, a 'data-missing' error is returned.";</w:t>
              </w:r>
            </w:ins>
          </w:p>
          <w:p w14:paraId="5DA6FD96" w14:textId="77777777" w:rsidR="009F3611" w:rsidRPr="00B80901" w:rsidRDefault="009F3611" w:rsidP="009F3611">
            <w:pPr>
              <w:pStyle w:val="XML1"/>
              <w:rPr>
                <w:ins w:id="30888" w:author="Thomas Dietz" w:date="2012-08-08T17:05:00Z"/>
                <w:rPrChange w:id="30889" w:author="Thomas Dietz" w:date="2012-08-10T13:22:00Z">
                  <w:rPr>
                    <w:ins w:id="30890" w:author="Thomas Dietz" w:date="2012-08-08T17:05:00Z"/>
                    <w:lang w:val="de-DE"/>
                  </w:rPr>
                </w:rPrChange>
              </w:rPr>
            </w:pPr>
            <w:ins w:id="30891" w:author="Thomas Dietz" w:date="2012-08-08T17:05:00Z">
              <w:r w:rsidRPr="00B80901">
                <w:rPr>
                  <w:rPrChange w:id="30892" w:author="Thomas Dietz" w:date="2012-08-10T13:22:00Z">
                    <w:rPr>
                      <w:lang w:val="de-DE"/>
                    </w:rPr>
                  </w:rPrChange>
                </w:rPr>
                <w:t xml:space="preserve">    }</w:t>
              </w:r>
            </w:ins>
          </w:p>
          <w:p w14:paraId="6A5B401A" w14:textId="77777777" w:rsidR="009F3611" w:rsidRPr="00B80901" w:rsidRDefault="009F3611" w:rsidP="009F3611">
            <w:pPr>
              <w:pStyle w:val="XML1"/>
              <w:rPr>
                <w:ins w:id="30893" w:author="Thomas Dietz" w:date="2012-08-08T17:05:00Z"/>
                <w:rPrChange w:id="30894" w:author="Thomas Dietz" w:date="2012-08-10T13:22:00Z">
                  <w:rPr>
                    <w:ins w:id="30895" w:author="Thomas Dietz" w:date="2012-08-08T17:05:00Z"/>
                    <w:lang w:val="de-DE"/>
                  </w:rPr>
                </w:rPrChange>
              </w:rPr>
            </w:pPr>
            <w:ins w:id="30896" w:author="Thomas Dietz" w:date="2012-08-08T17:05:00Z">
              <w:r w:rsidRPr="00B80901">
                <w:rPr>
                  <w:rPrChange w:id="30897" w:author="Thomas Dietz" w:date="2012-08-10T13:22:00Z">
                    <w:rPr>
                      <w:lang w:val="de-DE"/>
                    </w:rPr>
                  </w:rPrChange>
                </w:rPr>
                <w:t xml:space="preserve">    leaf Q {</w:t>
              </w:r>
            </w:ins>
          </w:p>
          <w:p w14:paraId="49B712C4" w14:textId="77777777" w:rsidR="009F3611" w:rsidRPr="00B80901" w:rsidRDefault="009F3611" w:rsidP="009F3611">
            <w:pPr>
              <w:pStyle w:val="XML1"/>
              <w:rPr>
                <w:ins w:id="30898" w:author="Thomas Dietz" w:date="2012-08-08T17:05:00Z"/>
                <w:rPrChange w:id="30899" w:author="Thomas Dietz" w:date="2012-08-10T13:22:00Z">
                  <w:rPr>
                    <w:ins w:id="30900" w:author="Thomas Dietz" w:date="2012-08-08T17:05:00Z"/>
                    <w:lang w:val="de-DE"/>
                  </w:rPr>
                </w:rPrChange>
              </w:rPr>
            </w:pPr>
            <w:ins w:id="30901" w:author="Thomas Dietz" w:date="2012-08-08T17:05:00Z">
              <w:r w:rsidRPr="00B80901">
                <w:rPr>
                  <w:rPrChange w:id="30902" w:author="Thomas Dietz" w:date="2012-08-10T13:22:00Z">
                    <w:rPr>
                      <w:lang w:val="de-DE"/>
                    </w:rPr>
                  </w:rPrChange>
                </w:rPr>
                <w:t xml:space="preserve">      when "count(../P) != 0";</w:t>
              </w:r>
            </w:ins>
          </w:p>
          <w:p w14:paraId="0F57C392" w14:textId="77777777" w:rsidR="009F3611" w:rsidRPr="00B80901" w:rsidRDefault="009F3611" w:rsidP="009F3611">
            <w:pPr>
              <w:pStyle w:val="XML1"/>
              <w:rPr>
                <w:ins w:id="30903" w:author="Thomas Dietz" w:date="2012-08-08T17:05:00Z"/>
                <w:rPrChange w:id="30904" w:author="Thomas Dietz" w:date="2012-08-10T13:22:00Z">
                  <w:rPr>
                    <w:ins w:id="30905" w:author="Thomas Dietz" w:date="2012-08-08T17:05:00Z"/>
                    <w:lang w:val="de-DE"/>
                  </w:rPr>
                </w:rPrChange>
              </w:rPr>
            </w:pPr>
            <w:ins w:id="30906" w:author="Thomas Dietz" w:date="2012-08-08T17:05:00Z">
              <w:r w:rsidRPr="00B80901">
                <w:rPr>
                  <w:rPrChange w:id="30907" w:author="Thomas Dietz" w:date="2012-08-10T13:22:00Z">
                    <w:rPr>
                      <w:lang w:val="de-DE"/>
                    </w:rPr>
                  </w:rPrChange>
                </w:rPr>
                <w:t xml:space="preserve">      type binary;</w:t>
              </w:r>
            </w:ins>
          </w:p>
          <w:p w14:paraId="34F66DC3" w14:textId="77777777" w:rsidR="009F3611" w:rsidRPr="00B80901" w:rsidRDefault="009F3611" w:rsidP="009F3611">
            <w:pPr>
              <w:pStyle w:val="XML1"/>
              <w:rPr>
                <w:ins w:id="30908" w:author="Thomas Dietz" w:date="2012-08-08T17:05:00Z"/>
                <w:rPrChange w:id="30909" w:author="Thomas Dietz" w:date="2012-08-10T13:22:00Z">
                  <w:rPr>
                    <w:ins w:id="30910" w:author="Thomas Dietz" w:date="2012-08-08T17:05:00Z"/>
                    <w:lang w:val="de-DE"/>
                  </w:rPr>
                </w:rPrChange>
              </w:rPr>
            </w:pPr>
            <w:ins w:id="30911" w:author="Thomas Dietz" w:date="2012-08-08T17:05:00Z">
              <w:r w:rsidRPr="00B80901">
                <w:rPr>
                  <w:rPrChange w:id="30912" w:author="Thomas Dietz" w:date="2012-08-10T13:22:00Z">
                    <w:rPr>
                      <w:lang w:val="de-DE"/>
                    </w:rPr>
                  </w:rPrChange>
                </w:rPr>
                <w:t xml:space="preserve">      mandatory true;</w:t>
              </w:r>
            </w:ins>
          </w:p>
          <w:p w14:paraId="6CDDB4BE" w14:textId="77777777" w:rsidR="009F3611" w:rsidRPr="00B80901" w:rsidRDefault="009F3611" w:rsidP="009F3611">
            <w:pPr>
              <w:pStyle w:val="XML1"/>
              <w:rPr>
                <w:ins w:id="30913" w:author="Thomas Dietz" w:date="2012-08-08T17:05:00Z"/>
                <w:rPrChange w:id="30914" w:author="Thomas Dietz" w:date="2012-08-10T13:22:00Z">
                  <w:rPr>
                    <w:ins w:id="30915" w:author="Thomas Dietz" w:date="2012-08-08T17:05:00Z"/>
                    <w:lang w:val="de-DE"/>
                  </w:rPr>
                </w:rPrChange>
              </w:rPr>
            </w:pPr>
            <w:ins w:id="30916" w:author="Thomas Dietz" w:date="2012-08-08T17:05:00Z">
              <w:r w:rsidRPr="00B80901">
                <w:rPr>
                  <w:rPrChange w:id="30917" w:author="Thomas Dietz" w:date="2012-08-10T13:22:00Z">
                    <w:rPr>
                      <w:lang w:val="de-DE"/>
                    </w:rPr>
                  </w:rPrChange>
                </w:rPr>
                <w:t xml:space="preserve">      description "This element is optional. It MUST be present in</w:t>
              </w:r>
            </w:ins>
          </w:p>
          <w:p w14:paraId="106BD43D" w14:textId="77777777" w:rsidR="009F3611" w:rsidRPr="00B80901" w:rsidRDefault="009F3611" w:rsidP="009F3611">
            <w:pPr>
              <w:pStyle w:val="XML1"/>
              <w:rPr>
                <w:ins w:id="30918" w:author="Thomas Dietz" w:date="2012-08-08T17:05:00Z"/>
                <w:rPrChange w:id="30919" w:author="Thomas Dietz" w:date="2012-08-10T13:22:00Z">
                  <w:rPr>
                    <w:ins w:id="30920" w:author="Thomas Dietz" w:date="2012-08-08T17:05:00Z"/>
                    <w:lang w:val="de-DE"/>
                  </w:rPr>
                </w:rPrChange>
              </w:rPr>
            </w:pPr>
            <w:ins w:id="30921" w:author="Thomas Dietz" w:date="2012-08-08T17:05:00Z">
              <w:r w:rsidRPr="00B80901">
                <w:rPr>
                  <w:rPrChange w:id="30922" w:author="Thomas Dietz" w:date="2012-08-10T13:22:00Z">
                    <w:rPr>
                      <w:lang w:val="de-DE"/>
                    </w:rPr>
                  </w:rPrChange>
                </w:rPr>
                <w:t xml:space="preserve">        the NETCONF data store, if the element 'P' is present.</w:t>
              </w:r>
            </w:ins>
          </w:p>
          <w:p w14:paraId="13B9DB57" w14:textId="77777777" w:rsidR="009F3611" w:rsidRPr="00B80901" w:rsidRDefault="009F3611" w:rsidP="009F3611">
            <w:pPr>
              <w:pStyle w:val="XML1"/>
              <w:rPr>
                <w:ins w:id="30923" w:author="Thomas Dietz" w:date="2012-08-08T17:05:00Z"/>
                <w:rPrChange w:id="30924" w:author="Thomas Dietz" w:date="2012-08-10T13:22:00Z">
                  <w:rPr>
                    <w:ins w:id="30925" w:author="Thomas Dietz" w:date="2012-08-08T17:05:00Z"/>
                    <w:lang w:val="de-DE"/>
                  </w:rPr>
                </w:rPrChange>
              </w:rPr>
            </w:pPr>
            <w:ins w:id="30926" w:author="Thomas Dietz" w:date="2012-08-08T17:05:00Z">
              <w:r w:rsidRPr="00B80901">
                <w:rPr>
                  <w:rPrChange w:id="30927" w:author="Thomas Dietz" w:date="2012-08-10T13:22:00Z">
                    <w:rPr>
                      <w:lang w:val="de-DE"/>
                    </w:rPr>
                  </w:rPrChange>
                </w:rPr>
                <w:t xml:space="preserve">        </w:t>
              </w:r>
            </w:ins>
          </w:p>
          <w:p w14:paraId="5C204E67" w14:textId="77777777" w:rsidR="009F3611" w:rsidRPr="00B80901" w:rsidRDefault="009F3611" w:rsidP="009F3611">
            <w:pPr>
              <w:pStyle w:val="XML1"/>
              <w:rPr>
                <w:ins w:id="30928" w:author="Thomas Dietz" w:date="2012-08-08T17:05:00Z"/>
                <w:rPrChange w:id="30929" w:author="Thomas Dietz" w:date="2012-08-10T13:22:00Z">
                  <w:rPr>
                    <w:ins w:id="30930" w:author="Thomas Dietz" w:date="2012-08-08T17:05:00Z"/>
                    <w:lang w:val="de-DE"/>
                  </w:rPr>
                </w:rPrChange>
              </w:rPr>
            </w:pPr>
            <w:ins w:id="30931" w:author="Thomas Dietz" w:date="2012-08-08T17:05:00Z">
              <w:r w:rsidRPr="00B80901">
                <w:rPr>
                  <w:rPrChange w:id="30932" w:author="Thomas Dietz" w:date="2012-08-10T13:22:00Z">
                    <w:rPr>
                      <w:lang w:val="de-DE"/>
                    </w:rPr>
                  </w:rPrChange>
                </w:rPr>
                <w:t xml:space="preserve">        If element 'P' is present in a NETCONF &lt;edit-config&gt;</w:t>
              </w:r>
            </w:ins>
          </w:p>
          <w:p w14:paraId="5E6CAF4A" w14:textId="77777777" w:rsidR="009F3611" w:rsidRPr="00B80901" w:rsidRDefault="009F3611" w:rsidP="009F3611">
            <w:pPr>
              <w:pStyle w:val="XML1"/>
              <w:rPr>
                <w:ins w:id="30933" w:author="Thomas Dietz" w:date="2012-08-08T17:05:00Z"/>
                <w:rPrChange w:id="30934" w:author="Thomas Dietz" w:date="2012-08-10T13:22:00Z">
                  <w:rPr>
                    <w:ins w:id="30935" w:author="Thomas Dietz" w:date="2012-08-08T17:05:00Z"/>
                    <w:lang w:val="de-DE"/>
                  </w:rPr>
                </w:rPrChange>
              </w:rPr>
            </w:pPr>
            <w:ins w:id="30936" w:author="Thomas Dietz" w:date="2012-08-08T17:05:00Z">
              <w:r w:rsidRPr="00B80901">
                <w:rPr>
                  <w:rPrChange w:id="30937" w:author="Thomas Dietz" w:date="2012-08-10T13:22:00Z">
                    <w:rPr>
                      <w:lang w:val="de-DE"/>
                    </w:rPr>
                  </w:rPrChange>
                </w:rPr>
                <w:t xml:space="preserve">        operation 'create', 'merge' or 'replace' and this element</w:t>
              </w:r>
            </w:ins>
          </w:p>
          <w:p w14:paraId="0A8D9CFA" w14:textId="77777777" w:rsidR="009F3611" w:rsidRPr="00B80901" w:rsidRDefault="009F3611" w:rsidP="009F3611">
            <w:pPr>
              <w:pStyle w:val="XML1"/>
              <w:rPr>
                <w:ins w:id="30938" w:author="Thomas Dietz" w:date="2012-08-08T17:05:00Z"/>
                <w:rPrChange w:id="30939" w:author="Thomas Dietz" w:date="2012-08-10T13:22:00Z">
                  <w:rPr>
                    <w:ins w:id="30940" w:author="Thomas Dietz" w:date="2012-08-08T17:05:00Z"/>
                    <w:lang w:val="de-DE"/>
                  </w:rPr>
                </w:rPrChange>
              </w:rPr>
            </w:pPr>
            <w:ins w:id="30941" w:author="Thomas Dietz" w:date="2012-08-08T17:05:00Z">
              <w:r w:rsidRPr="00B80901">
                <w:rPr>
                  <w:rPrChange w:id="30942" w:author="Thomas Dietz" w:date="2012-08-10T13:22:00Z">
                    <w:rPr>
                      <w:lang w:val="de-DE"/>
                    </w:rPr>
                  </w:rPrChange>
                </w:rPr>
                <w:t xml:space="preserve">        is missing, a 'data-missing' error is returned.";</w:t>
              </w:r>
            </w:ins>
          </w:p>
          <w:p w14:paraId="75CBD64B" w14:textId="77777777" w:rsidR="009F3611" w:rsidRPr="00B80901" w:rsidRDefault="009F3611" w:rsidP="009F3611">
            <w:pPr>
              <w:pStyle w:val="XML1"/>
              <w:rPr>
                <w:ins w:id="30943" w:author="Thomas Dietz" w:date="2012-08-08T17:05:00Z"/>
                <w:rPrChange w:id="30944" w:author="Thomas Dietz" w:date="2012-08-10T13:22:00Z">
                  <w:rPr>
                    <w:ins w:id="30945" w:author="Thomas Dietz" w:date="2012-08-08T17:05:00Z"/>
                    <w:lang w:val="de-DE"/>
                  </w:rPr>
                </w:rPrChange>
              </w:rPr>
            </w:pPr>
            <w:ins w:id="30946" w:author="Thomas Dietz" w:date="2012-08-08T17:05:00Z">
              <w:r w:rsidRPr="00B80901">
                <w:rPr>
                  <w:rPrChange w:id="30947" w:author="Thomas Dietz" w:date="2012-08-10T13:22:00Z">
                    <w:rPr>
                      <w:lang w:val="de-DE"/>
                    </w:rPr>
                  </w:rPrChange>
                </w:rPr>
                <w:t xml:space="preserve">    }</w:t>
              </w:r>
            </w:ins>
          </w:p>
          <w:p w14:paraId="27E8F348" w14:textId="77777777" w:rsidR="009F3611" w:rsidRPr="00B80901" w:rsidRDefault="009F3611" w:rsidP="009F3611">
            <w:pPr>
              <w:pStyle w:val="XML1"/>
              <w:rPr>
                <w:ins w:id="30948" w:author="Thomas Dietz" w:date="2012-08-08T17:05:00Z"/>
                <w:rPrChange w:id="30949" w:author="Thomas Dietz" w:date="2012-08-10T13:22:00Z">
                  <w:rPr>
                    <w:ins w:id="30950" w:author="Thomas Dietz" w:date="2012-08-08T17:05:00Z"/>
                    <w:lang w:val="de-DE"/>
                  </w:rPr>
                </w:rPrChange>
              </w:rPr>
            </w:pPr>
            <w:ins w:id="30951" w:author="Thomas Dietz" w:date="2012-08-08T17:05:00Z">
              <w:r w:rsidRPr="00B80901">
                <w:rPr>
                  <w:rPrChange w:id="30952" w:author="Thomas Dietz" w:date="2012-08-10T13:22:00Z">
                    <w:rPr>
                      <w:lang w:val="de-DE"/>
                    </w:rPr>
                  </w:rPrChange>
                </w:rPr>
                <w:t xml:space="preserve">    leaf J {</w:t>
              </w:r>
            </w:ins>
          </w:p>
          <w:p w14:paraId="2EC9EA8C" w14:textId="77777777" w:rsidR="009F3611" w:rsidRPr="00B80901" w:rsidRDefault="009F3611" w:rsidP="009F3611">
            <w:pPr>
              <w:pStyle w:val="XML1"/>
              <w:rPr>
                <w:ins w:id="30953" w:author="Thomas Dietz" w:date="2012-08-08T17:05:00Z"/>
                <w:rPrChange w:id="30954" w:author="Thomas Dietz" w:date="2012-08-10T13:22:00Z">
                  <w:rPr>
                    <w:ins w:id="30955" w:author="Thomas Dietz" w:date="2012-08-08T17:05:00Z"/>
                    <w:lang w:val="de-DE"/>
                  </w:rPr>
                </w:rPrChange>
              </w:rPr>
            </w:pPr>
            <w:ins w:id="30956" w:author="Thomas Dietz" w:date="2012-08-08T17:05:00Z">
              <w:r w:rsidRPr="00B80901">
                <w:rPr>
                  <w:rPrChange w:id="30957" w:author="Thomas Dietz" w:date="2012-08-10T13:22:00Z">
                    <w:rPr>
                      <w:lang w:val="de-DE"/>
                    </w:rPr>
                  </w:rPrChange>
                </w:rPr>
                <w:t xml:space="preserve">      type binary;</w:t>
              </w:r>
            </w:ins>
          </w:p>
          <w:p w14:paraId="1337CB16" w14:textId="77777777" w:rsidR="009F3611" w:rsidRPr="00B80901" w:rsidRDefault="009F3611" w:rsidP="009F3611">
            <w:pPr>
              <w:pStyle w:val="XML1"/>
              <w:rPr>
                <w:ins w:id="30958" w:author="Thomas Dietz" w:date="2012-08-08T17:05:00Z"/>
                <w:rPrChange w:id="30959" w:author="Thomas Dietz" w:date="2012-08-10T13:22:00Z">
                  <w:rPr>
                    <w:ins w:id="30960" w:author="Thomas Dietz" w:date="2012-08-08T17:05:00Z"/>
                    <w:lang w:val="de-DE"/>
                  </w:rPr>
                </w:rPrChange>
              </w:rPr>
            </w:pPr>
            <w:ins w:id="30961" w:author="Thomas Dietz" w:date="2012-08-08T17:05:00Z">
              <w:r w:rsidRPr="00B80901">
                <w:rPr>
                  <w:rPrChange w:id="30962" w:author="Thomas Dietz" w:date="2012-08-10T13:22:00Z">
                    <w:rPr>
                      <w:lang w:val="de-DE"/>
                    </w:rPr>
                  </w:rPrChange>
                </w:rPr>
                <w:lastRenderedPageBreak/>
                <w:t xml:space="preserve">      description "This element is optional.";</w:t>
              </w:r>
            </w:ins>
          </w:p>
          <w:p w14:paraId="5E76D6BE" w14:textId="77777777" w:rsidR="009F3611" w:rsidRPr="00B80901" w:rsidRDefault="009F3611" w:rsidP="009F3611">
            <w:pPr>
              <w:pStyle w:val="XML1"/>
              <w:rPr>
                <w:ins w:id="30963" w:author="Thomas Dietz" w:date="2012-08-08T17:05:00Z"/>
                <w:rPrChange w:id="30964" w:author="Thomas Dietz" w:date="2012-08-10T13:22:00Z">
                  <w:rPr>
                    <w:ins w:id="30965" w:author="Thomas Dietz" w:date="2012-08-08T17:05:00Z"/>
                    <w:lang w:val="de-DE"/>
                  </w:rPr>
                </w:rPrChange>
              </w:rPr>
            </w:pPr>
            <w:ins w:id="30966" w:author="Thomas Dietz" w:date="2012-08-08T17:05:00Z">
              <w:r w:rsidRPr="00B80901">
                <w:rPr>
                  <w:rPrChange w:id="30967" w:author="Thomas Dietz" w:date="2012-08-10T13:22:00Z">
                    <w:rPr>
                      <w:lang w:val="de-DE"/>
                    </w:rPr>
                  </w:rPrChange>
                </w:rPr>
                <w:t xml:space="preserve">    }</w:t>
              </w:r>
            </w:ins>
          </w:p>
          <w:p w14:paraId="1019295E" w14:textId="77777777" w:rsidR="009F3611" w:rsidRPr="00B80901" w:rsidRDefault="009F3611" w:rsidP="009F3611">
            <w:pPr>
              <w:pStyle w:val="XML1"/>
              <w:rPr>
                <w:ins w:id="30968" w:author="Thomas Dietz" w:date="2012-08-08T17:05:00Z"/>
                <w:rPrChange w:id="30969" w:author="Thomas Dietz" w:date="2012-08-10T13:22:00Z">
                  <w:rPr>
                    <w:ins w:id="30970" w:author="Thomas Dietz" w:date="2012-08-08T17:05:00Z"/>
                    <w:lang w:val="de-DE"/>
                  </w:rPr>
                </w:rPrChange>
              </w:rPr>
            </w:pPr>
            <w:ins w:id="30971" w:author="Thomas Dietz" w:date="2012-08-08T17:05:00Z">
              <w:r w:rsidRPr="00B80901">
                <w:rPr>
                  <w:rPrChange w:id="30972" w:author="Thomas Dietz" w:date="2012-08-10T13:22:00Z">
                    <w:rPr>
                      <w:lang w:val="de-DE"/>
                    </w:rPr>
                  </w:rPrChange>
                </w:rPr>
                <w:t xml:space="preserve">    leaf G {</w:t>
              </w:r>
            </w:ins>
          </w:p>
          <w:p w14:paraId="3054B5AB" w14:textId="77777777" w:rsidR="009F3611" w:rsidRPr="00B80901" w:rsidRDefault="009F3611" w:rsidP="009F3611">
            <w:pPr>
              <w:pStyle w:val="XML1"/>
              <w:rPr>
                <w:ins w:id="30973" w:author="Thomas Dietz" w:date="2012-08-08T17:05:00Z"/>
                <w:rPrChange w:id="30974" w:author="Thomas Dietz" w:date="2012-08-10T13:22:00Z">
                  <w:rPr>
                    <w:ins w:id="30975" w:author="Thomas Dietz" w:date="2012-08-08T17:05:00Z"/>
                    <w:lang w:val="de-DE"/>
                  </w:rPr>
                </w:rPrChange>
              </w:rPr>
            </w:pPr>
            <w:ins w:id="30976" w:author="Thomas Dietz" w:date="2012-08-08T17:05:00Z">
              <w:r w:rsidRPr="00B80901">
                <w:rPr>
                  <w:rPrChange w:id="30977" w:author="Thomas Dietz" w:date="2012-08-10T13:22:00Z">
                    <w:rPr>
                      <w:lang w:val="de-DE"/>
                    </w:rPr>
                  </w:rPrChange>
                </w:rPr>
                <w:t xml:space="preserve">      type binary;</w:t>
              </w:r>
            </w:ins>
          </w:p>
          <w:p w14:paraId="3CCA35A4" w14:textId="77777777" w:rsidR="009F3611" w:rsidRPr="00B80901" w:rsidRDefault="009F3611" w:rsidP="009F3611">
            <w:pPr>
              <w:pStyle w:val="XML1"/>
              <w:rPr>
                <w:ins w:id="30978" w:author="Thomas Dietz" w:date="2012-08-08T17:05:00Z"/>
                <w:rPrChange w:id="30979" w:author="Thomas Dietz" w:date="2012-08-10T13:22:00Z">
                  <w:rPr>
                    <w:ins w:id="30980" w:author="Thomas Dietz" w:date="2012-08-08T17:05:00Z"/>
                    <w:lang w:val="de-DE"/>
                  </w:rPr>
                </w:rPrChange>
              </w:rPr>
            </w:pPr>
            <w:ins w:id="30981" w:author="Thomas Dietz" w:date="2012-08-08T17:05:00Z">
              <w:r w:rsidRPr="00B80901">
                <w:rPr>
                  <w:rPrChange w:id="30982" w:author="Thomas Dietz" w:date="2012-08-10T13:22:00Z">
                    <w:rPr>
                      <w:lang w:val="de-DE"/>
                    </w:rPr>
                  </w:rPrChange>
                </w:rPr>
                <w:t xml:space="preserve">      description "This element is optional.";</w:t>
              </w:r>
            </w:ins>
          </w:p>
          <w:p w14:paraId="3478AA39" w14:textId="77777777" w:rsidR="009F3611" w:rsidRPr="00B80901" w:rsidRDefault="009F3611" w:rsidP="009F3611">
            <w:pPr>
              <w:pStyle w:val="XML1"/>
              <w:rPr>
                <w:ins w:id="30983" w:author="Thomas Dietz" w:date="2012-08-08T17:05:00Z"/>
                <w:rPrChange w:id="30984" w:author="Thomas Dietz" w:date="2012-08-10T13:22:00Z">
                  <w:rPr>
                    <w:ins w:id="30985" w:author="Thomas Dietz" w:date="2012-08-08T17:05:00Z"/>
                    <w:lang w:val="de-DE"/>
                  </w:rPr>
                </w:rPrChange>
              </w:rPr>
            </w:pPr>
            <w:ins w:id="30986" w:author="Thomas Dietz" w:date="2012-08-08T17:05:00Z">
              <w:r w:rsidRPr="00B80901">
                <w:rPr>
                  <w:rPrChange w:id="30987" w:author="Thomas Dietz" w:date="2012-08-10T13:22:00Z">
                    <w:rPr>
                      <w:lang w:val="de-DE"/>
                    </w:rPr>
                  </w:rPrChange>
                </w:rPr>
                <w:t xml:space="preserve">    }</w:t>
              </w:r>
            </w:ins>
          </w:p>
          <w:p w14:paraId="142717CA" w14:textId="77777777" w:rsidR="009F3611" w:rsidRPr="00B80901" w:rsidRDefault="009F3611" w:rsidP="009F3611">
            <w:pPr>
              <w:pStyle w:val="XML1"/>
              <w:rPr>
                <w:ins w:id="30988" w:author="Thomas Dietz" w:date="2012-08-08T17:05:00Z"/>
                <w:rPrChange w:id="30989" w:author="Thomas Dietz" w:date="2012-08-10T13:22:00Z">
                  <w:rPr>
                    <w:ins w:id="30990" w:author="Thomas Dietz" w:date="2012-08-08T17:05:00Z"/>
                    <w:lang w:val="de-DE"/>
                  </w:rPr>
                </w:rPrChange>
              </w:rPr>
            </w:pPr>
            <w:ins w:id="30991" w:author="Thomas Dietz" w:date="2012-08-08T17:05:00Z">
              <w:r w:rsidRPr="00B80901">
                <w:rPr>
                  <w:rPrChange w:id="30992" w:author="Thomas Dietz" w:date="2012-08-10T13:22:00Z">
                    <w:rPr>
                      <w:lang w:val="de-DE"/>
                    </w:rPr>
                  </w:rPrChange>
                </w:rPr>
                <w:t xml:space="preserve">    leaf Y {</w:t>
              </w:r>
            </w:ins>
          </w:p>
          <w:p w14:paraId="3AC85402" w14:textId="77777777" w:rsidR="009F3611" w:rsidRPr="00B80901" w:rsidRDefault="009F3611" w:rsidP="009F3611">
            <w:pPr>
              <w:pStyle w:val="XML1"/>
              <w:rPr>
                <w:ins w:id="30993" w:author="Thomas Dietz" w:date="2012-08-08T17:05:00Z"/>
                <w:rPrChange w:id="30994" w:author="Thomas Dietz" w:date="2012-08-10T13:22:00Z">
                  <w:rPr>
                    <w:ins w:id="30995" w:author="Thomas Dietz" w:date="2012-08-08T17:05:00Z"/>
                    <w:lang w:val="de-DE"/>
                  </w:rPr>
                </w:rPrChange>
              </w:rPr>
            </w:pPr>
            <w:ins w:id="30996" w:author="Thomas Dietz" w:date="2012-08-08T17:05:00Z">
              <w:r w:rsidRPr="00B80901">
                <w:rPr>
                  <w:rPrChange w:id="30997" w:author="Thomas Dietz" w:date="2012-08-10T13:22:00Z">
                    <w:rPr>
                      <w:lang w:val="de-DE"/>
                    </w:rPr>
                  </w:rPrChange>
                </w:rPr>
                <w:t xml:space="preserve">      type binary;</w:t>
              </w:r>
            </w:ins>
          </w:p>
          <w:p w14:paraId="324BB056" w14:textId="77777777" w:rsidR="009F3611" w:rsidRPr="00B80901" w:rsidRDefault="009F3611" w:rsidP="009F3611">
            <w:pPr>
              <w:pStyle w:val="XML1"/>
              <w:rPr>
                <w:ins w:id="30998" w:author="Thomas Dietz" w:date="2012-08-08T17:05:00Z"/>
                <w:rPrChange w:id="30999" w:author="Thomas Dietz" w:date="2012-08-10T13:22:00Z">
                  <w:rPr>
                    <w:ins w:id="31000" w:author="Thomas Dietz" w:date="2012-08-08T17:05:00Z"/>
                    <w:lang w:val="de-DE"/>
                  </w:rPr>
                </w:rPrChange>
              </w:rPr>
            </w:pPr>
            <w:ins w:id="31001" w:author="Thomas Dietz" w:date="2012-08-08T17:05:00Z">
              <w:r w:rsidRPr="00B80901">
                <w:rPr>
                  <w:rPrChange w:id="31002" w:author="Thomas Dietz" w:date="2012-08-10T13:22:00Z">
                    <w:rPr>
                      <w:lang w:val="de-DE"/>
                    </w:rPr>
                  </w:rPrChange>
                </w:rPr>
                <w:t xml:space="preserve">      mandatory true;</w:t>
              </w:r>
            </w:ins>
          </w:p>
          <w:p w14:paraId="1CB8A464" w14:textId="77777777" w:rsidR="009F3611" w:rsidRPr="00B80901" w:rsidRDefault="009F3611" w:rsidP="009F3611">
            <w:pPr>
              <w:pStyle w:val="XML1"/>
              <w:rPr>
                <w:ins w:id="31003" w:author="Thomas Dietz" w:date="2012-08-08T17:05:00Z"/>
                <w:rPrChange w:id="31004" w:author="Thomas Dietz" w:date="2012-08-10T13:22:00Z">
                  <w:rPr>
                    <w:ins w:id="31005" w:author="Thomas Dietz" w:date="2012-08-08T17:05:00Z"/>
                    <w:lang w:val="de-DE"/>
                  </w:rPr>
                </w:rPrChange>
              </w:rPr>
            </w:pPr>
            <w:ins w:id="31006" w:author="Thomas Dietz" w:date="2012-08-08T17:05:00Z">
              <w:r w:rsidRPr="00B80901">
                <w:rPr>
                  <w:rPrChange w:id="31007" w:author="Thomas Dietz" w:date="2012-08-10T13:22:00Z">
                    <w:rPr>
                      <w:lang w:val="de-DE"/>
                    </w:rPr>
                  </w:rPrChange>
                </w:rPr>
                <w:t xml:space="preserve">      description "This element MUST be present in the NETCONF data</w:t>
              </w:r>
            </w:ins>
          </w:p>
          <w:p w14:paraId="72875F4D" w14:textId="77777777" w:rsidR="009F3611" w:rsidRPr="00B80901" w:rsidRDefault="009F3611" w:rsidP="009F3611">
            <w:pPr>
              <w:pStyle w:val="XML1"/>
              <w:rPr>
                <w:ins w:id="31008" w:author="Thomas Dietz" w:date="2012-08-08T17:05:00Z"/>
                <w:rPrChange w:id="31009" w:author="Thomas Dietz" w:date="2012-08-10T13:22:00Z">
                  <w:rPr>
                    <w:ins w:id="31010" w:author="Thomas Dietz" w:date="2012-08-08T17:05:00Z"/>
                    <w:lang w:val="de-DE"/>
                  </w:rPr>
                </w:rPrChange>
              </w:rPr>
            </w:pPr>
            <w:ins w:id="31011" w:author="Thomas Dietz" w:date="2012-08-08T17:05:00Z">
              <w:r w:rsidRPr="00B80901">
                <w:rPr>
                  <w:rPrChange w:id="31012" w:author="Thomas Dietz" w:date="2012-08-10T13:22:00Z">
                    <w:rPr>
                      <w:lang w:val="de-DE"/>
                    </w:rPr>
                  </w:rPrChange>
                </w:rPr>
                <w:t xml:space="preserve">        store. If this element is not present in a NETCONF</w:t>
              </w:r>
            </w:ins>
          </w:p>
          <w:p w14:paraId="4E5FF80B" w14:textId="77777777" w:rsidR="009F3611" w:rsidRPr="00B80901" w:rsidRDefault="009F3611" w:rsidP="009F3611">
            <w:pPr>
              <w:pStyle w:val="XML1"/>
              <w:rPr>
                <w:ins w:id="31013" w:author="Thomas Dietz" w:date="2012-08-08T17:05:00Z"/>
                <w:rPrChange w:id="31014" w:author="Thomas Dietz" w:date="2012-08-10T13:22:00Z">
                  <w:rPr>
                    <w:ins w:id="31015" w:author="Thomas Dietz" w:date="2012-08-08T17:05:00Z"/>
                    <w:lang w:val="de-DE"/>
                  </w:rPr>
                </w:rPrChange>
              </w:rPr>
            </w:pPr>
            <w:ins w:id="31016" w:author="Thomas Dietz" w:date="2012-08-08T17:05:00Z">
              <w:r w:rsidRPr="00B80901">
                <w:rPr>
                  <w:rPrChange w:id="31017" w:author="Thomas Dietz" w:date="2012-08-10T13:22:00Z">
                    <w:rPr>
                      <w:lang w:val="de-DE"/>
                    </w:rPr>
                  </w:rPrChange>
                </w:rPr>
                <w:t xml:space="preserve">        &lt;edit-config&gt; operation 'create', 'merge' or 'replace' and</w:t>
              </w:r>
            </w:ins>
          </w:p>
          <w:p w14:paraId="52BBAD90" w14:textId="77777777" w:rsidR="009F3611" w:rsidRPr="00B80901" w:rsidRDefault="009F3611" w:rsidP="009F3611">
            <w:pPr>
              <w:pStyle w:val="XML1"/>
              <w:rPr>
                <w:ins w:id="31018" w:author="Thomas Dietz" w:date="2012-08-08T17:05:00Z"/>
                <w:rPrChange w:id="31019" w:author="Thomas Dietz" w:date="2012-08-10T13:22:00Z">
                  <w:rPr>
                    <w:ins w:id="31020" w:author="Thomas Dietz" w:date="2012-08-08T17:05:00Z"/>
                    <w:lang w:val="de-DE"/>
                  </w:rPr>
                </w:rPrChange>
              </w:rPr>
            </w:pPr>
            <w:ins w:id="31021" w:author="Thomas Dietz" w:date="2012-08-08T17:05:00Z">
              <w:r w:rsidRPr="00B80901">
                <w:rPr>
                  <w:rPrChange w:id="31022" w:author="Thomas Dietz" w:date="2012-08-10T13:22:00Z">
                    <w:rPr>
                      <w:lang w:val="de-DE"/>
                    </w:rPr>
                  </w:rPrChange>
                </w:rPr>
                <w:t xml:space="preserve">        the parent element does not exist, a 'data-missing' error</w:t>
              </w:r>
            </w:ins>
          </w:p>
          <w:p w14:paraId="04FE58EA" w14:textId="77777777" w:rsidR="009F3611" w:rsidRPr="00B80901" w:rsidRDefault="009F3611" w:rsidP="009F3611">
            <w:pPr>
              <w:pStyle w:val="XML1"/>
              <w:rPr>
                <w:ins w:id="31023" w:author="Thomas Dietz" w:date="2012-08-08T17:05:00Z"/>
                <w:rPrChange w:id="31024" w:author="Thomas Dietz" w:date="2012-08-10T13:22:00Z">
                  <w:rPr>
                    <w:ins w:id="31025" w:author="Thomas Dietz" w:date="2012-08-08T17:05:00Z"/>
                    <w:lang w:val="de-DE"/>
                  </w:rPr>
                </w:rPrChange>
              </w:rPr>
            </w:pPr>
            <w:ins w:id="31026" w:author="Thomas Dietz" w:date="2012-08-08T17:05:00Z">
              <w:r w:rsidRPr="00B80901">
                <w:rPr>
                  <w:rPrChange w:id="31027" w:author="Thomas Dietz" w:date="2012-08-10T13:22:00Z">
                    <w:rPr>
                      <w:lang w:val="de-DE"/>
                    </w:rPr>
                  </w:rPrChange>
                </w:rPr>
                <w:t xml:space="preserve">        is returned.";</w:t>
              </w:r>
            </w:ins>
          </w:p>
          <w:p w14:paraId="2CA5B631" w14:textId="77777777" w:rsidR="009F3611" w:rsidRPr="00B80901" w:rsidRDefault="009F3611" w:rsidP="009F3611">
            <w:pPr>
              <w:pStyle w:val="XML1"/>
              <w:rPr>
                <w:ins w:id="31028" w:author="Thomas Dietz" w:date="2012-08-08T17:05:00Z"/>
                <w:rPrChange w:id="31029" w:author="Thomas Dietz" w:date="2012-08-10T13:22:00Z">
                  <w:rPr>
                    <w:ins w:id="31030" w:author="Thomas Dietz" w:date="2012-08-08T17:05:00Z"/>
                    <w:lang w:val="de-DE"/>
                  </w:rPr>
                </w:rPrChange>
              </w:rPr>
            </w:pPr>
            <w:ins w:id="31031" w:author="Thomas Dietz" w:date="2012-08-08T17:05:00Z">
              <w:r w:rsidRPr="00B80901">
                <w:rPr>
                  <w:rPrChange w:id="31032" w:author="Thomas Dietz" w:date="2012-08-10T13:22:00Z">
                    <w:rPr>
                      <w:lang w:val="de-DE"/>
                    </w:rPr>
                  </w:rPrChange>
                </w:rPr>
                <w:t xml:space="preserve">    }</w:t>
              </w:r>
            </w:ins>
          </w:p>
          <w:p w14:paraId="6C4B3D94" w14:textId="77777777" w:rsidR="009F3611" w:rsidRPr="00B80901" w:rsidRDefault="009F3611" w:rsidP="009F3611">
            <w:pPr>
              <w:pStyle w:val="XML1"/>
              <w:rPr>
                <w:ins w:id="31033" w:author="Thomas Dietz" w:date="2012-08-08T17:05:00Z"/>
                <w:rPrChange w:id="31034" w:author="Thomas Dietz" w:date="2012-08-10T13:22:00Z">
                  <w:rPr>
                    <w:ins w:id="31035" w:author="Thomas Dietz" w:date="2012-08-08T17:05:00Z"/>
                    <w:lang w:val="de-DE"/>
                  </w:rPr>
                </w:rPrChange>
              </w:rPr>
            </w:pPr>
            <w:ins w:id="31036" w:author="Thomas Dietz" w:date="2012-08-08T17:05:00Z">
              <w:r w:rsidRPr="00B80901">
                <w:rPr>
                  <w:rPrChange w:id="31037" w:author="Thomas Dietz" w:date="2012-08-10T13:22:00Z">
                    <w:rPr>
                      <w:lang w:val="de-DE"/>
                    </w:rPr>
                  </w:rPrChange>
                </w:rPr>
                <w:t xml:space="preserve">    leaf Seed {</w:t>
              </w:r>
            </w:ins>
          </w:p>
          <w:p w14:paraId="1D86576C" w14:textId="77777777" w:rsidR="009F3611" w:rsidRPr="00B80901" w:rsidRDefault="009F3611" w:rsidP="009F3611">
            <w:pPr>
              <w:pStyle w:val="XML1"/>
              <w:rPr>
                <w:ins w:id="31038" w:author="Thomas Dietz" w:date="2012-08-08T17:05:00Z"/>
                <w:rPrChange w:id="31039" w:author="Thomas Dietz" w:date="2012-08-10T13:22:00Z">
                  <w:rPr>
                    <w:ins w:id="31040" w:author="Thomas Dietz" w:date="2012-08-08T17:05:00Z"/>
                    <w:lang w:val="de-DE"/>
                  </w:rPr>
                </w:rPrChange>
              </w:rPr>
            </w:pPr>
            <w:ins w:id="31041" w:author="Thomas Dietz" w:date="2012-08-08T17:05:00Z">
              <w:r w:rsidRPr="00B80901">
                <w:rPr>
                  <w:rPrChange w:id="31042" w:author="Thomas Dietz" w:date="2012-08-10T13:22:00Z">
                    <w:rPr>
                      <w:lang w:val="de-DE"/>
                    </w:rPr>
                  </w:rPrChange>
                </w:rPr>
                <w:t xml:space="preserve">      when "count(../PgenCounter) != 0";</w:t>
              </w:r>
            </w:ins>
          </w:p>
          <w:p w14:paraId="45D47911" w14:textId="77777777" w:rsidR="009F3611" w:rsidRPr="00B80901" w:rsidRDefault="009F3611" w:rsidP="009F3611">
            <w:pPr>
              <w:pStyle w:val="XML1"/>
              <w:rPr>
                <w:ins w:id="31043" w:author="Thomas Dietz" w:date="2012-08-08T17:05:00Z"/>
                <w:rPrChange w:id="31044" w:author="Thomas Dietz" w:date="2012-08-10T13:22:00Z">
                  <w:rPr>
                    <w:ins w:id="31045" w:author="Thomas Dietz" w:date="2012-08-08T17:05:00Z"/>
                    <w:lang w:val="de-DE"/>
                  </w:rPr>
                </w:rPrChange>
              </w:rPr>
            </w:pPr>
            <w:ins w:id="31046" w:author="Thomas Dietz" w:date="2012-08-08T17:05:00Z">
              <w:r w:rsidRPr="00B80901">
                <w:rPr>
                  <w:rPrChange w:id="31047" w:author="Thomas Dietz" w:date="2012-08-10T13:22:00Z">
                    <w:rPr>
                      <w:lang w:val="de-DE"/>
                    </w:rPr>
                  </w:rPrChange>
                </w:rPr>
                <w:t xml:space="preserve">      type binary;</w:t>
              </w:r>
            </w:ins>
          </w:p>
          <w:p w14:paraId="033548D0" w14:textId="77777777" w:rsidR="009F3611" w:rsidRPr="00B80901" w:rsidRDefault="009F3611" w:rsidP="009F3611">
            <w:pPr>
              <w:pStyle w:val="XML1"/>
              <w:rPr>
                <w:ins w:id="31048" w:author="Thomas Dietz" w:date="2012-08-08T17:05:00Z"/>
                <w:rPrChange w:id="31049" w:author="Thomas Dietz" w:date="2012-08-10T13:22:00Z">
                  <w:rPr>
                    <w:ins w:id="31050" w:author="Thomas Dietz" w:date="2012-08-08T17:05:00Z"/>
                    <w:lang w:val="de-DE"/>
                  </w:rPr>
                </w:rPrChange>
              </w:rPr>
            </w:pPr>
            <w:ins w:id="31051" w:author="Thomas Dietz" w:date="2012-08-08T17:05:00Z">
              <w:r w:rsidRPr="00B80901">
                <w:rPr>
                  <w:rPrChange w:id="31052" w:author="Thomas Dietz" w:date="2012-08-10T13:22:00Z">
                    <w:rPr>
                      <w:lang w:val="de-DE"/>
                    </w:rPr>
                  </w:rPrChange>
                </w:rPr>
                <w:t xml:space="preserve">      mandatory true;</w:t>
              </w:r>
            </w:ins>
          </w:p>
          <w:p w14:paraId="2E36F98D" w14:textId="77777777" w:rsidR="009F3611" w:rsidRPr="00B80901" w:rsidRDefault="009F3611" w:rsidP="009F3611">
            <w:pPr>
              <w:pStyle w:val="XML1"/>
              <w:rPr>
                <w:ins w:id="31053" w:author="Thomas Dietz" w:date="2012-08-08T17:05:00Z"/>
                <w:rPrChange w:id="31054" w:author="Thomas Dietz" w:date="2012-08-10T13:22:00Z">
                  <w:rPr>
                    <w:ins w:id="31055" w:author="Thomas Dietz" w:date="2012-08-08T17:05:00Z"/>
                    <w:lang w:val="de-DE"/>
                  </w:rPr>
                </w:rPrChange>
              </w:rPr>
            </w:pPr>
            <w:ins w:id="31056" w:author="Thomas Dietz" w:date="2012-08-08T17:05:00Z">
              <w:r w:rsidRPr="00B80901">
                <w:rPr>
                  <w:rPrChange w:id="31057" w:author="Thomas Dietz" w:date="2012-08-10T13:22:00Z">
                    <w:rPr>
                      <w:lang w:val="de-DE"/>
                    </w:rPr>
                  </w:rPrChange>
                </w:rPr>
                <w:t xml:space="preserve">      description "This element is optional. It MUST be present in</w:t>
              </w:r>
            </w:ins>
          </w:p>
          <w:p w14:paraId="0E107397" w14:textId="77777777" w:rsidR="009F3611" w:rsidRPr="00B80901" w:rsidRDefault="009F3611" w:rsidP="009F3611">
            <w:pPr>
              <w:pStyle w:val="XML1"/>
              <w:rPr>
                <w:ins w:id="31058" w:author="Thomas Dietz" w:date="2012-08-08T17:05:00Z"/>
                <w:rPrChange w:id="31059" w:author="Thomas Dietz" w:date="2012-08-10T13:22:00Z">
                  <w:rPr>
                    <w:ins w:id="31060" w:author="Thomas Dietz" w:date="2012-08-08T17:05:00Z"/>
                    <w:lang w:val="de-DE"/>
                  </w:rPr>
                </w:rPrChange>
              </w:rPr>
            </w:pPr>
            <w:ins w:id="31061" w:author="Thomas Dietz" w:date="2012-08-08T17:05:00Z">
              <w:r w:rsidRPr="00B80901">
                <w:rPr>
                  <w:rPrChange w:id="31062" w:author="Thomas Dietz" w:date="2012-08-10T13:22:00Z">
                    <w:rPr>
                      <w:lang w:val="de-DE"/>
                    </w:rPr>
                  </w:rPrChange>
                </w:rPr>
                <w:t xml:space="preserve">        the NETCONF data store, if the element 'PgenCounter' is</w:t>
              </w:r>
            </w:ins>
          </w:p>
          <w:p w14:paraId="282F1869" w14:textId="77777777" w:rsidR="009F3611" w:rsidRPr="00B80901" w:rsidRDefault="009F3611" w:rsidP="009F3611">
            <w:pPr>
              <w:pStyle w:val="XML1"/>
              <w:rPr>
                <w:ins w:id="31063" w:author="Thomas Dietz" w:date="2012-08-08T17:05:00Z"/>
                <w:rPrChange w:id="31064" w:author="Thomas Dietz" w:date="2012-08-10T13:22:00Z">
                  <w:rPr>
                    <w:ins w:id="31065" w:author="Thomas Dietz" w:date="2012-08-08T17:05:00Z"/>
                    <w:lang w:val="de-DE"/>
                  </w:rPr>
                </w:rPrChange>
              </w:rPr>
            </w:pPr>
            <w:ins w:id="31066" w:author="Thomas Dietz" w:date="2012-08-08T17:05:00Z">
              <w:r w:rsidRPr="00B80901">
                <w:rPr>
                  <w:rPrChange w:id="31067" w:author="Thomas Dietz" w:date="2012-08-10T13:22:00Z">
                    <w:rPr>
                      <w:lang w:val="de-DE"/>
                    </w:rPr>
                  </w:rPrChange>
                </w:rPr>
                <w:t xml:space="preserve">        present.</w:t>
              </w:r>
            </w:ins>
          </w:p>
          <w:p w14:paraId="31C84298" w14:textId="77777777" w:rsidR="009F3611" w:rsidRPr="00B80901" w:rsidRDefault="009F3611" w:rsidP="009F3611">
            <w:pPr>
              <w:pStyle w:val="XML1"/>
              <w:rPr>
                <w:ins w:id="31068" w:author="Thomas Dietz" w:date="2012-08-08T17:05:00Z"/>
                <w:rPrChange w:id="31069" w:author="Thomas Dietz" w:date="2012-08-10T13:22:00Z">
                  <w:rPr>
                    <w:ins w:id="31070" w:author="Thomas Dietz" w:date="2012-08-08T17:05:00Z"/>
                    <w:lang w:val="de-DE"/>
                  </w:rPr>
                </w:rPrChange>
              </w:rPr>
            </w:pPr>
            <w:ins w:id="31071" w:author="Thomas Dietz" w:date="2012-08-08T17:05:00Z">
              <w:r w:rsidRPr="00B80901">
                <w:rPr>
                  <w:rPrChange w:id="31072" w:author="Thomas Dietz" w:date="2012-08-10T13:22:00Z">
                    <w:rPr>
                      <w:lang w:val="de-DE"/>
                    </w:rPr>
                  </w:rPrChange>
                </w:rPr>
                <w:t xml:space="preserve">        </w:t>
              </w:r>
            </w:ins>
          </w:p>
          <w:p w14:paraId="6AAFA1E0" w14:textId="77777777" w:rsidR="009F3611" w:rsidRPr="00B80901" w:rsidRDefault="009F3611" w:rsidP="009F3611">
            <w:pPr>
              <w:pStyle w:val="XML1"/>
              <w:rPr>
                <w:ins w:id="31073" w:author="Thomas Dietz" w:date="2012-08-08T17:05:00Z"/>
                <w:rPrChange w:id="31074" w:author="Thomas Dietz" w:date="2012-08-10T13:22:00Z">
                  <w:rPr>
                    <w:ins w:id="31075" w:author="Thomas Dietz" w:date="2012-08-08T17:05:00Z"/>
                    <w:lang w:val="de-DE"/>
                  </w:rPr>
                </w:rPrChange>
              </w:rPr>
            </w:pPr>
            <w:ins w:id="31076" w:author="Thomas Dietz" w:date="2012-08-08T17:05:00Z">
              <w:r w:rsidRPr="00B80901">
                <w:rPr>
                  <w:rPrChange w:id="31077" w:author="Thomas Dietz" w:date="2012-08-10T13:22:00Z">
                    <w:rPr>
                      <w:lang w:val="de-DE"/>
                    </w:rPr>
                  </w:rPrChange>
                </w:rPr>
                <w:t xml:space="preserve">        If element 'PgenCounter' is present in a NETCONF</w:t>
              </w:r>
            </w:ins>
          </w:p>
          <w:p w14:paraId="6EE1F45A" w14:textId="77777777" w:rsidR="009F3611" w:rsidRPr="00B80901" w:rsidRDefault="009F3611" w:rsidP="009F3611">
            <w:pPr>
              <w:pStyle w:val="XML1"/>
              <w:rPr>
                <w:ins w:id="31078" w:author="Thomas Dietz" w:date="2012-08-08T17:05:00Z"/>
                <w:rPrChange w:id="31079" w:author="Thomas Dietz" w:date="2012-08-10T13:22:00Z">
                  <w:rPr>
                    <w:ins w:id="31080" w:author="Thomas Dietz" w:date="2012-08-08T17:05:00Z"/>
                    <w:lang w:val="de-DE"/>
                  </w:rPr>
                </w:rPrChange>
              </w:rPr>
            </w:pPr>
            <w:ins w:id="31081" w:author="Thomas Dietz" w:date="2012-08-08T17:05:00Z">
              <w:r w:rsidRPr="00B80901">
                <w:rPr>
                  <w:rPrChange w:id="31082" w:author="Thomas Dietz" w:date="2012-08-10T13:22:00Z">
                    <w:rPr>
                      <w:lang w:val="de-DE"/>
                    </w:rPr>
                  </w:rPrChange>
                </w:rPr>
                <w:t xml:space="preserve">        &lt;edit-config&gt; operation 'create', 'merge' or 'replace' and</w:t>
              </w:r>
            </w:ins>
          </w:p>
          <w:p w14:paraId="6D6802B3" w14:textId="77777777" w:rsidR="009F3611" w:rsidRPr="00B80901" w:rsidRDefault="009F3611" w:rsidP="009F3611">
            <w:pPr>
              <w:pStyle w:val="XML1"/>
              <w:rPr>
                <w:ins w:id="31083" w:author="Thomas Dietz" w:date="2012-08-08T17:05:00Z"/>
                <w:rPrChange w:id="31084" w:author="Thomas Dietz" w:date="2012-08-10T13:22:00Z">
                  <w:rPr>
                    <w:ins w:id="31085" w:author="Thomas Dietz" w:date="2012-08-08T17:05:00Z"/>
                    <w:lang w:val="de-DE"/>
                  </w:rPr>
                </w:rPrChange>
              </w:rPr>
            </w:pPr>
            <w:ins w:id="31086" w:author="Thomas Dietz" w:date="2012-08-08T17:05:00Z">
              <w:r w:rsidRPr="00B80901">
                <w:rPr>
                  <w:rPrChange w:id="31087" w:author="Thomas Dietz" w:date="2012-08-10T13:22:00Z">
                    <w:rPr>
                      <w:lang w:val="de-DE"/>
                    </w:rPr>
                  </w:rPrChange>
                </w:rPr>
                <w:t xml:space="preserve">        this element is missing, a 'data-missing' error is</w:t>
              </w:r>
            </w:ins>
          </w:p>
          <w:p w14:paraId="4A3C7D58" w14:textId="77777777" w:rsidR="009F3611" w:rsidRPr="00B80901" w:rsidRDefault="009F3611" w:rsidP="009F3611">
            <w:pPr>
              <w:pStyle w:val="XML1"/>
              <w:rPr>
                <w:ins w:id="31088" w:author="Thomas Dietz" w:date="2012-08-08T17:05:00Z"/>
                <w:rPrChange w:id="31089" w:author="Thomas Dietz" w:date="2012-08-10T13:22:00Z">
                  <w:rPr>
                    <w:ins w:id="31090" w:author="Thomas Dietz" w:date="2012-08-08T17:05:00Z"/>
                    <w:lang w:val="de-DE"/>
                  </w:rPr>
                </w:rPrChange>
              </w:rPr>
            </w:pPr>
            <w:ins w:id="31091" w:author="Thomas Dietz" w:date="2012-08-08T17:05:00Z">
              <w:r w:rsidRPr="00B80901">
                <w:rPr>
                  <w:rPrChange w:id="31092" w:author="Thomas Dietz" w:date="2012-08-10T13:22:00Z">
                    <w:rPr>
                      <w:lang w:val="de-DE"/>
                    </w:rPr>
                  </w:rPrChange>
                </w:rPr>
                <w:t xml:space="preserve">        returned.";</w:t>
              </w:r>
            </w:ins>
          </w:p>
          <w:p w14:paraId="0DA17D9A" w14:textId="77777777" w:rsidR="009F3611" w:rsidRPr="00B80901" w:rsidRDefault="009F3611" w:rsidP="009F3611">
            <w:pPr>
              <w:pStyle w:val="XML1"/>
              <w:rPr>
                <w:ins w:id="31093" w:author="Thomas Dietz" w:date="2012-08-08T17:05:00Z"/>
                <w:rPrChange w:id="31094" w:author="Thomas Dietz" w:date="2012-08-10T13:22:00Z">
                  <w:rPr>
                    <w:ins w:id="31095" w:author="Thomas Dietz" w:date="2012-08-08T17:05:00Z"/>
                    <w:lang w:val="de-DE"/>
                  </w:rPr>
                </w:rPrChange>
              </w:rPr>
            </w:pPr>
            <w:ins w:id="31096" w:author="Thomas Dietz" w:date="2012-08-08T17:05:00Z">
              <w:r w:rsidRPr="00B80901">
                <w:rPr>
                  <w:rPrChange w:id="31097" w:author="Thomas Dietz" w:date="2012-08-10T13:22:00Z">
                    <w:rPr>
                      <w:lang w:val="de-DE"/>
                    </w:rPr>
                  </w:rPrChange>
                </w:rPr>
                <w:t xml:space="preserve">    }</w:t>
              </w:r>
            </w:ins>
          </w:p>
          <w:p w14:paraId="075C2E40" w14:textId="77777777" w:rsidR="009F3611" w:rsidRPr="00B80901" w:rsidRDefault="009F3611" w:rsidP="009F3611">
            <w:pPr>
              <w:pStyle w:val="XML1"/>
              <w:rPr>
                <w:ins w:id="31098" w:author="Thomas Dietz" w:date="2012-08-08T17:05:00Z"/>
                <w:rPrChange w:id="31099" w:author="Thomas Dietz" w:date="2012-08-10T13:22:00Z">
                  <w:rPr>
                    <w:ins w:id="31100" w:author="Thomas Dietz" w:date="2012-08-08T17:05:00Z"/>
                    <w:lang w:val="de-DE"/>
                  </w:rPr>
                </w:rPrChange>
              </w:rPr>
            </w:pPr>
            <w:ins w:id="31101" w:author="Thomas Dietz" w:date="2012-08-08T17:05:00Z">
              <w:r w:rsidRPr="00B80901">
                <w:rPr>
                  <w:rPrChange w:id="31102" w:author="Thomas Dietz" w:date="2012-08-10T13:22:00Z">
                    <w:rPr>
                      <w:lang w:val="de-DE"/>
                    </w:rPr>
                  </w:rPrChange>
                </w:rPr>
                <w:t xml:space="preserve">    leaf PgenCounter {</w:t>
              </w:r>
            </w:ins>
          </w:p>
          <w:p w14:paraId="766714A7" w14:textId="77777777" w:rsidR="009F3611" w:rsidRPr="00B80901" w:rsidRDefault="009F3611" w:rsidP="009F3611">
            <w:pPr>
              <w:pStyle w:val="XML1"/>
              <w:rPr>
                <w:ins w:id="31103" w:author="Thomas Dietz" w:date="2012-08-08T17:05:00Z"/>
                <w:rPrChange w:id="31104" w:author="Thomas Dietz" w:date="2012-08-10T13:22:00Z">
                  <w:rPr>
                    <w:ins w:id="31105" w:author="Thomas Dietz" w:date="2012-08-08T17:05:00Z"/>
                    <w:lang w:val="de-DE"/>
                  </w:rPr>
                </w:rPrChange>
              </w:rPr>
            </w:pPr>
            <w:ins w:id="31106" w:author="Thomas Dietz" w:date="2012-08-08T17:05:00Z">
              <w:r w:rsidRPr="00B80901">
                <w:rPr>
                  <w:rPrChange w:id="31107" w:author="Thomas Dietz" w:date="2012-08-10T13:22:00Z">
                    <w:rPr>
                      <w:lang w:val="de-DE"/>
                    </w:rPr>
                  </w:rPrChange>
                </w:rPr>
                <w:t xml:space="preserve">      when "count(../Seed) != 0";</w:t>
              </w:r>
            </w:ins>
          </w:p>
          <w:p w14:paraId="6B904ED7" w14:textId="77777777" w:rsidR="009F3611" w:rsidRPr="00B80901" w:rsidRDefault="009F3611" w:rsidP="009F3611">
            <w:pPr>
              <w:pStyle w:val="XML1"/>
              <w:rPr>
                <w:ins w:id="31108" w:author="Thomas Dietz" w:date="2012-08-08T17:05:00Z"/>
                <w:rPrChange w:id="31109" w:author="Thomas Dietz" w:date="2012-08-10T13:22:00Z">
                  <w:rPr>
                    <w:ins w:id="31110" w:author="Thomas Dietz" w:date="2012-08-08T17:05:00Z"/>
                    <w:lang w:val="de-DE"/>
                  </w:rPr>
                </w:rPrChange>
              </w:rPr>
            </w:pPr>
            <w:ins w:id="31111" w:author="Thomas Dietz" w:date="2012-08-08T17:05:00Z">
              <w:r w:rsidRPr="00B80901">
                <w:rPr>
                  <w:rPrChange w:id="31112" w:author="Thomas Dietz" w:date="2012-08-10T13:22:00Z">
                    <w:rPr>
                      <w:lang w:val="de-DE"/>
                    </w:rPr>
                  </w:rPrChange>
                </w:rPr>
                <w:t xml:space="preserve">      type binary;</w:t>
              </w:r>
            </w:ins>
          </w:p>
          <w:p w14:paraId="1A2D77D5" w14:textId="77777777" w:rsidR="009F3611" w:rsidRPr="00B80901" w:rsidRDefault="009F3611" w:rsidP="009F3611">
            <w:pPr>
              <w:pStyle w:val="XML1"/>
              <w:rPr>
                <w:ins w:id="31113" w:author="Thomas Dietz" w:date="2012-08-08T17:05:00Z"/>
                <w:rPrChange w:id="31114" w:author="Thomas Dietz" w:date="2012-08-10T13:22:00Z">
                  <w:rPr>
                    <w:ins w:id="31115" w:author="Thomas Dietz" w:date="2012-08-08T17:05:00Z"/>
                    <w:lang w:val="de-DE"/>
                  </w:rPr>
                </w:rPrChange>
              </w:rPr>
            </w:pPr>
            <w:ins w:id="31116" w:author="Thomas Dietz" w:date="2012-08-08T17:05:00Z">
              <w:r w:rsidRPr="00B80901">
                <w:rPr>
                  <w:rPrChange w:id="31117" w:author="Thomas Dietz" w:date="2012-08-10T13:22:00Z">
                    <w:rPr>
                      <w:lang w:val="de-DE"/>
                    </w:rPr>
                  </w:rPrChange>
                </w:rPr>
                <w:t xml:space="preserve">      mandatory true;</w:t>
              </w:r>
            </w:ins>
          </w:p>
          <w:p w14:paraId="5D5AE53E" w14:textId="77777777" w:rsidR="009F3611" w:rsidRPr="00B80901" w:rsidRDefault="009F3611" w:rsidP="009F3611">
            <w:pPr>
              <w:pStyle w:val="XML1"/>
              <w:rPr>
                <w:ins w:id="31118" w:author="Thomas Dietz" w:date="2012-08-08T17:05:00Z"/>
                <w:rPrChange w:id="31119" w:author="Thomas Dietz" w:date="2012-08-10T13:22:00Z">
                  <w:rPr>
                    <w:ins w:id="31120" w:author="Thomas Dietz" w:date="2012-08-08T17:05:00Z"/>
                    <w:lang w:val="de-DE"/>
                  </w:rPr>
                </w:rPrChange>
              </w:rPr>
            </w:pPr>
            <w:ins w:id="31121" w:author="Thomas Dietz" w:date="2012-08-08T17:05:00Z">
              <w:r w:rsidRPr="00B80901">
                <w:rPr>
                  <w:rPrChange w:id="31122" w:author="Thomas Dietz" w:date="2012-08-10T13:22:00Z">
                    <w:rPr>
                      <w:lang w:val="de-DE"/>
                    </w:rPr>
                  </w:rPrChange>
                </w:rPr>
                <w:t xml:space="preserve">      description "This element is optional. It MUST be present in</w:t>
              </w:r>
            </w:ins>
          </w:p>
          <w:p w14:paraId="03196494" w14:textId="77777777" w:rsidR="009F3611" w:rsidRPr="00B80901" w:rsidRDefault="009F3611" w:rsidP="009F3611">
            <w:pPr>
              <w:pStyle w:val="XML1"/>
              <w:rPr>
                <w:ins w:id="31123" w:author="Thomas Dietz" w:date="2012-08-08T17:05:00Z"/>
                <w:rPrChange w:id="31124" w:author="Thomas Dietz" w:date="2012-08-10T13:22:00Z">
                  <w:rPr>
                    <w:ins w:id="31125" w:author="Thomas Dietz" w:date="2012-08-08T17:05:00Z"/>
                    <w:lang w:val="de-DE"/>
                  </w:rPr>
                </w:rPrChange>
              </w:rPr>
            </w:pPr>
            <w:ins w:id="31126" w:author="Thomas Dietz" w:date="2012-08-08T17:05:00Z">
              <w:r w:rsidRPr="00B80901">
                <w:rPr>
                  <w:rPrChange w:id="31127" w:author="Thomas Dietz" w:date="2012-08-10T13:22:00Z">
                    <w:rPr>
                      <w:lang w:val="de-DE"/>
                    </w:rPr>
                  </w:rPrChange>
                </w:rPr>
                <w:t xml:space="preserve">        the NETCONF data store, if the element 'Seed' is present.</w:t>
              </w:r>
            </w:ins>
          </w:p>
          <w:p w14:paraId="00342835" w14:textId="77777777" w:rsidR="009F3611" w:rsidRPr="00B80901" w:rsidRDefault="009F3611" w:rsidP="009F3611">
            <w:pPr>
              <w:pStyle w:val="XML1"/>
              <w:rPr>
                <w:ins w:id="31128" w:author="Thomas Dietz" w:date="2012-08-08T17:05:00Z"/>
                <w:rPrChange w:id="31129" w:author="Thomas Dietz" w:date="2012-08-10T13:22:00Z">
                  <w:rPr>
                    <w:ins w:id="31130" w:author="Thomas Dietz" w:date="2012-08-08T17:05:00Z"/>
                    <w:lang w:val="de-DE"/>
                  </w:rPr>
                </w:rPrChange>
              </w:rPr>
            </w:pPr>
            <w:ins w:id="31131" w:author="Thomas Dietz" w:date="2012-08-08T17:05:00Z">
              <w:r w:rsidRPr="00B80901">
                <w:rPr>
                  <w:rPrChange w:id="31132" w:author="Thomas Dietz" w:date="2012-08-10T13:22:00Z">
                    <w:rPr>
                      <w:lang w:val="de-DE"/>
                    </w:rPr>
                  </w:rPrChange>
                </w:rPr>
                <w:t xml:space="preserve">        </w:t>
              </w:r>
            </w:ins>
          </w:p>
          <w:p w14:paraId="6BF733B3" w14:textId="77777777" w:rsidR="009F3611" w:rsidRPr="00B80901" w:rsidRDefault="009F3611" w:rsidP="009F3611">
            <w:pPr>
              <w:pStyle w:val="XML1"/>
              <w:rPr>
                <w:ins w:id="31133" w:author="Thomas Dietz" w:date="2012-08-08T17:05:00Z"/>
                <w:rPrChange w:id="31134" w:author="Thomas Dietz" w:date="2012-08-10T13:22:00Z">
                  <w:rPr>
                    <w:ins w:id="31135" w:author="Thomas Dietz" w:date="2012-08-08T17:05:00Z"/>
                    <w:lang w:val="de-DE"/>
                  </w:rPr>
                </w:rPrChange>
              </w:rPr>
            </w:pPr>
            <w:ins w:id="31136" w:author="Thomas Dietz" w:date="2012-08-08T17:05:00Z">
              <w:r w:rsidRPr="00B80901">
                <w:rPr>
                  <w:rPrChange w:id="31137" w:author="Thomas Dietz" w:date="2012-08-10T13:22:00Z">
                    <w:rPr>
                      <w:lang w:val="de-DE"/>
                    </w:rPr>
                  </w:rPrChange>
                </w:rPr>
                <w:t xml:space="preserve">        If element 'Seed' is present in a NETCONF &lt;edit-config&gt;</w:t>
              </w:r>
            </w:ins>
          </w:p>
          <w:p w14:paraId="05873E94" w14:textId="77777777" w:rsidR="009F3611" w:rsidRPr="00B80901" w:rsidRDefault="009F3611" w:rsidP="009F3611">
            <w:pPr>
              <w:pStyle w:val="XML1"/>
              <w:rPr>
                <w:ins w:id="31138" w:author="Thomas Dietz" w:date="2012-08-08T17:05:00Z"/>
                <w:rPrChange w:id="31139" w:author="Thomas Dietz" w:date="2012-08-10T13:22:00Z">
                  <w:rPr>
                    <w:ins w:id="31140" w:author="Thomas Dietz" w:date="2012-08-08T17:05:00Z"/>
                    <w:lang w:val="de-DE"/>
                  </w:rPr>
                </w:rPrChange>
              </w:rPr>
            </w:pPr>
            <w:ins w:id="31141" w:author="Thomas Dietz" w:date="2012-08-08T17:05:00Z">
              <w:r w:rsidRPr="00B80901">
                <w:rPr>
                  <w:rPrChange w:id="31142" w:author="Thomas Dietz" w:date="2012-08-10T13:22:00Z">
                    <w:rPr>
                      <w:lang w:val="de-DE"/>
                    </w:rPr>
                  </w:rPrChange>
                </w:rPr>
                <w:t xml:space="preserve">        operation 'create', 'merge' or 'replace' and this element</w:t>
              </w:r>
            </w:ins>
          </w:p>
          <w:p w14:paraId="30787448" w14:textId="77777777" w:rsidR="009F3611" w:rsidRPr="00B80901" w:rsidRDefault="009F3611" w:rsidP="009F3611">
            <w:pPr>
              <w:pStyle w:val="XML1"/>
              <w:rPr>
                <w:ins w:id="31143" w:author="Thomas Dietz" w:date="2012-08-08T17:05:00Z"/>
                <w:rPrChange w:id="31144" w:author="Thomas Dietz" w:date="2012-08-10T13:22:00Z">
                  <w:rPr>
                    <w:ins w:id="31145" w:author="Thomas Dietz" w:date="2012-08-08T17:05:00Z"/>
                    <w:lang w:val="de-DE"/>
                  </w:rPr>
                </w:rPrChange>
              </w:rPr>
            </w:pPr>
            <w:ins w:id="31146" w:author="Thomas Dietz" w:date="2012-08-08T17:05:00Z">
              <w:r w:rsidRPr="00B80901">
                <w:rPr>
                  <w:rPrChange w:id="31147" w:author="Thomas Dietz" w:date="2012-08-10T13:22:00Z">
                    <w:rPr>
                      <w:lang w:val="de-DE"/>
                    </w:rPr>
                  </w:rPrChange>
                </w:rPr>
                <w:t xml:space="preserve">        is missing, a 'data-missing' error is returned.";</w:t>
              </w:r>
            </w:ins>
          </w:p>
          <w:p w14:paraId="1811B0B2" w14:textId="77777777" w:rsidR="009F3611" w:rsidRPr="00B80901" w:rsidRDefault="009F3611" w:rsidP="009F3611">
            <w:pPr>
              <w:pStyle w:val="XML1"/>
              <w:rPr>
                <w:ins w:id="31148" w:author="Thomas Dietz" w:date="2012-08-08T17:05:00Z"/>
                <w:rPrChange w:id="31149" w:author="Thomas Dietz" w:date="2012-08-10T13:22:00Z">
                  <w:rPr>
                    <w:ins w:id="31150" w:author="Thomas Dietz" w:date="2012-08-08T17:05:00Z"/>
                    <w:lang w:val="de-DE"/>
                  </w:rPr>
                </w:rPrChange>
              </w:rPr>
            </w:pPr>
            <w:ins w:id="31151" w:author="Thomas Dietz" w:date="2012-08-08T17:05:00Z">
              <w:r w:rsidRPr="00B80901">
                <w:rPr>
                  <w:rPrChange w:id="31152" w:author="Thomas Dietz" w:date="2012-08-10T13:22:00Z">
                    <w:rPr>
                      <w:lang w:val="de-DE"/>
                    </w:rPr>
                  </w:rPrChange>
                </w:rPr>
                <w:t xml:space="preserve">    }</w:t>
              </w:r>
            </w:ins>
          </w:p>
          <w:p w14:paraId="79B45B87" w14:textId="77777777" w:rsidR="009F3611" w:rsidRPr="00B80901" w:rsidRDefault="009F3611" w:rsidP="009F3611">
            <w:pPr>
              <w:pStyle w:val="XML1"/>
              <w:rPr>
                <w:ins w:id="31153" w:author="Thomas Dietz" w:date="2012-08-08T17:05:00Z"/>
                <w:rPrChange w:id="31154" w:author="Thomas Dietz" w:date="2012-08-10T13:22:00Z">
                  <w:rPr>
                    <w:ins w:id="31155" w:author="Thomas Dietz" w:date="2012-08-08T17:05:00Z"/>
                    <w:lang w:val="de-DE"/>
                  </w:rPr>
                </w:rPrChange>
              </w:rPr>
            </w:pPr>
            <w:ins w:id="31156" w:author="Thomas Dietz" w:date="2012-08-08T17:05:00Z">
              <w:r w:rsidRPr="00B80901">
                <w:rPr>
                  <w:rPrChange w:id="31157" w:author="Thomas Dietz" w:date="2012-08-10T13:22:00Z">
                    <w:rPr>
                      <w:lang w:val="de-DE"/>
                    </w:rPr>
                  </w:rPrChange>
                </w:rPr>
                <w:t xml:space="preserve">  }</w:t>
              </w:r>
            </w:ins>
          </w:p>
          <w:p w14:paraId="17283318" w14:textId="77777777" w:rsidR="009F3611" w:rsidRPr="00B80901" w:rsidRDefault="009F3611" w:rsidP="009F3611">
            <w:pPr>
              <w:pStyle w:val="XML1"/>
              <w:rPr>
                <w:ins w:id="31158" w:author="Thomas Dietz" w:date="2012-08-08T17:05:00Z"/>
                <w:rPrChange w:id="31159" w:author="Thomas Dietz" w:date="2012-08-10T13:22:00Z">
                  <w:rPr>
                    <w:ins w:id="31160" w:author="Thomas Dietz" w:date="2012-08-08T17:05:00Z"/>
                    <w:lang w:val="de-DE"/>
                  </w:rPr>
                </w:rPrChange>
              </w:rPr>
            </w:pPr>
            <w:ins w:id="31161" w:author="Thomas Dietz" w:date="2012-08-08T17:05:00Z">
              <w:r w:rsidRPr="00B80901">
                <w:rPr>
                  <w:rPrChange w:id="31162" w:author="Thomas Dietz" w:date="2012-08-10T13:22:00Z">
                    <w:rPr>
                      <w:lang w:val="de-DE"/>
                    </w:rPr>
                  </w:rPrChange>
                </w:rPr>
                <w:t xml:space="preserve">   </w:t>
              </w:r>
            </w:ins>
          </w:p>
          <w:p w14:paraId="7C3CEC84" w14:textId="77777777" w:rsidR="009F3611" w:rsidRPr="00B80901" w:rsidRDefault="009F3611" w:rsidP="009F3611">
            <w:pPr>
              <w:pStyle w:val="XML1"/>
              <w:rPr>
                <w:ins w:id="31163" w:author="Thomas Dietz" w:date="2012-08-08T17:05:00Z"/>
                <w:rPrChange w:id="31164" w:author="Thomas Dietz" w:date="2012-08-10T13:22:00Z">
                  <w:rPr>
                    <w:ins w:id="31165" w:author="Thomas Dietz" w:date="2012-08-08T17:05:00Z"/>
                    <w:lang w:val="de-DE"/>
                  </w:rPr>
                </w:rPrChange>
              </w:rPr>
            </w:pPr>
            <w:ins w:id="31166" w:author="Thomas Dietz" w:date="2012-08-08T17:05:00Z">
              <w:r w:rsidRPr="00B80901">
                <w:rPr>
                  <w:rPrChange w:id="31167" w:author="Thomas Dietz" w:date="2012-08-10T13:22:00Z">
                    <w:rPr>
                      <w:lang w:val="de-DE"/>
                    </w:rPr>
                  </w:rPrChange>
                </w:rPr>
                <w:t xml:space="preserve">  grouping RSAKeyValueType {</w:t>
              </w:r>
            </w:ins>
          </w:p>
          <w:p w14:paraId="484A8B20" w14:textId="77777777" w:rsidR="009F3611" w:rsidRPr="00B80901" w:rsidRDefault="009F3611" w:rsidP="009F3611">
            <w:pPr>
              <w:pStyle w:val="XML1"/>
              <w:rPr>
                <w:ins w:id="31168" w:author="Thomas Dietz" w:date="2012-08-08T17:05:00Z"/>
                <w:rPrChange w:id="31169" w:author="Thomas Dietz" w:date="2012-08-10T13:22:00Z">
                  <w:rPr>
                    <w:ins w:id="31170" w:author="Thomas Dietz" w:date="2012-08-08T17:05:00Z"/>
                    <w:lang w:val="de-DE"/>
                  </w:rPr>
                </w:rPrChange>
              </w:rPr>
            </w:pPr>
            <w:ins w:id="31171" w:author="Thomas Dietz" w:date="2012-08-08T17:05:00Z">
              <w:r w:rsidRPr="00B80901">
                <w:rPr>
                  <w:rPrChange w:id="31172" w:author="Thomas Dietz" w:date="2012-08-10T13:22:00Z">
                    <w:rPr>
                      <w:lang w:val="de-DE"/>
                    </w:rPr>
                  </w:rPrChange>
                </w:rPr>
                <w:t xml:space="preserve">    description "RSA key values have two fields: Modulus and</w:t>
              </w:r>
            </w:ins>
          </w:p>
          <w:p w14:paraId="6EC8182C" w14:textId="77777777" w:rsidR="009F3611" w:rsidRPr="00B80901" w:rsidRDefault="009F3611" w:rsidP="009F3611">
            <w:pPr>
              <w:pStyle w:val="XML1"/>
              <w:rPr>
                <w:ins w:id="31173" w:author="Thomas Dietz" w:date="2012-08-08T17:05:00Z"/>
                <w:rPrChange w:id="31174" w:author="Thomas Dietz" w:date="2012-08-10T13:22:00Z">
                  <w:rPr>
                    <w:ins w:id="31175" w:author="Thomas Dietz" w:date="2012-08-08T17:05:00Z"/>
                    <w:lang w:val="de-DE"/>
                  </w:rPr>
                </w:rPrChange>
              </w:rPr>
            </w:pPr>
            <w:ins w:id="31176" w:author="Thomas Dietz" w:date="2012-08-08T17:05:00Z">
              <w:r w:rsidRPr="00B80901">
                <w:rPr>
                  <w:rPrChange w:id="31177" w:author="Thomas Dietz" w:date="2012-08-10T13:22:00Z">
                    <w:rPr>
                      <w:lang w:val="de-DE"/>
                    </w:rPr>
                  </w:rPrChange>
                </w:rPr>
                <w:t xml:space="preserve">      Exponent.";</w:t>
              </w:r>
            </w:ins>
          </w:p>
          <w:p w14:paraId="0D54501D" w14:textId="77777777" w:rsidR="009F3611" w:rsidRPr="00B80901" w:rsidRDefault="009F3611" w:rsidP="009F3611">
            <w:pPr>
              <w:pStyle w:val="XML1"/>
              <w:rPr>
                <w:ins w:id="31178" w:author="Thomas Dietz" w:date="2012-08-08T17:05:00Z"/>
                <w:rPrChange w:id="31179" w:author="Thomas Dietz" w:date="2012-08-10T13:22:00Z">
                  <w:rPr>
                    <w:ins w:id="31180" w:author="Thomas Dietz" w:date="2012-08-08T17:05:00Z"/>
                    <w:lang w:val="de-DE"/>
                  </w:rPr>
                </w:rPrChange>
              </w:rPr>
            </w:pPr>
            <w:ins w:id="31181" w:author="Thomas Dietz" w:date="2012-08-08T17:05:00Z">
              <w:r w:rsidRPr="00B80901">
                <w:rPr>
                  <w:rPrChange w:id="31182" w:author="Thomas Dietz" w:date="2012-08-10T13:22:00Z">
                    <w:rPr>
                      <w:lang w:val="de-DE"/>
                    </w:rPr>
                  </w:rPrChange>
                </w:rPr>
                <w:t xml:space="preserve">    leaf Modulus {</w:t>
              </w:r>
            </w:ins>
          </w:p>
          <w:p w14:paraId="7692333C" w14:textId="77777777" w:rsidR="009F3611" w:rsidRPr="00B80901" w:rsidRDefault="009F3611" w:rsidP="009F3611">
            <w:pPr>
              <w:pStyle w:val="XML1"/>
              <w:rPr>
                <w:ins w:id="31183" w:author="Thomas Dietz" w:date="2012-08-08T17:05:00Z"/>
                <w:rPrChange w:id="31184" w:author="Thomas Dietz" w:date="2012-08-10T13:22:00Z">
                  <w:rPr>
                    <w:ins w:id="31185" w:author="Thomas Dietz" w:date="2012-08-08T17:05:00Z"/>
                    <w:lang w:val="de-DE"/>
                  </w:rPr>
                </w:rPrChange>
              </w:rPr>
            </w:pPr>
            <w:ins w:id="31186" w:author="Thomas Dietz" w:date="2012-08-08T17:05:00Z">
              <w:r w:rsidRPr="00B80901">
                <w:rPr>
                  <w:rPrChange w:id="31187" w:author="Thomas Dietz" w:date="2012-08-10T13:22:00Z">
                    <w:rPr>
                      <w:lang w:val="de-DE"/>
                    </w:rPr>
                  </w:rPrChange>
                </w:rPr>
                <w:t xml:space="preserve">      type binary;</w:t>
              </w:r>
            </w:ins>
          </w:p>
          <w:p w14:paraId="61C488AB" w14:textId="77777777" w:rsidR="009F3611" w:rsidRPr="00B80901" w:rsidRDefault="009F3611" w:rsidP="009F3611">
            <w:pPr>
              <w:pStyle w:val="XML1"/>
              <w:rPr>
                <w:ins w:id="31188" w:author="Thomas Dietz" w:date="2012-08-08T17:05:00Z"/>
                <w:rPrChange w:id="31189" w:author="Thomas Dietz" w:date="2012-08-10T13:22:00Z">
                  <w:rPr>
                    <w:ins w:id="31190" w:author="Thomas Dietz" w:date="2012-08-08T17:05:00Z"/>
                    <w:lang w:val="de-DE"/>
                  </w:rPr>
                </w:rPrChange>
              </w:rPr>
            </w:pPr>
            <w:ins w:id="31191" w:author="Thomas Dietz" w:date="2012-08-08T17:05:00Z">
              <w:r w:rsidRPr="00B80901">
                <w:rPr>
                  <w:rPrChange w:id="31192" w:author="Thomas Dietz" w:date="2012-08-10T13:22:00Z">
                    <w:rPr>
                      <w:lang w:val="de-DE"/>
                    </w:rPr>
                  </w:rPrChange>
                </w:rPr>
                <w:t xml:space="preserve">      mandatory true;</w:t>
              </w:r>
            </w:ins>
          </w:p>
          <w:p w14:paraId="4BBBFC56" w14:textId="77777777" w:rsidR="009F3611" w:rsidRPr="00B80901" w:rsidRDefault="009F3611" w:rsidP="009F3611">
            <w:pPr>
              <w:pStyle w:val="XML1"/>
              <w:rPr>
                <w:ins w:id="31193" w:author="Thomas Dietz" w:date="2012-08-08T17:05:00Z"/>
                <w:rPrChange w:id="31194" w:author="Thomas Dietz" w:date="2012-08-10T13:22:00Z">
                  <w:rPr>
                    <w:ins w:id="31195" w:author="Thomas Dietz" w:date="2012-08-08T17:05:00Z"/>
                    <w:lang w:val="de-DE"/>
                  </w:rPr>
                </w:rPrChange>
              </w:rPr>
            </w:pPr>
            <w:ins w:id="31196" w:author="Thomas Dietz" w:date="2012-08-08T17:05:00Z">
              <w:r w:rsidRPr="00B80901">
                <w:rPr>
                  <w:rPrChange w:id="31197" w:author="Thomas Dietz" w:date="2012-08-10T13:22:00Z">
                    <w:rPr>
                      <w:lang w:val="de-DE"/>
                    </w:rPr>
                  </w:rPrChange>
                </w:rPr>
                <w:t xml:space="preserve">      description "This element MUST be present in the NETCONF data</w:t>
              </w:r>
            </w:ins>
          </w:p>
          <w:p w14:paraId="05CC3E85" w14:textId="77777777" w:rsidR="009F3611" w:rsidRPr="00B80901" w:rsidRDefault="009F3611" w:rsidP="009F3611">
            <w:pPr>
              <w:pStyle w:val="XML1"/>
              <w:rPr>
                <w:ins w:id="31198" w:author="Thomas Dietz" w:date="2012-08-08T17:05:00Z"/>
                <w:rPrChange w:id="31199" w:author="Thomas Dietz" w:date="2012-08-10T13:22:00Z">
                  <w:rPr>
                    <w:ins w:id="31200" w:author="Thomas Dietz" w:date="2012-08-08T17:05:00Z"/>
                    <w:lang w:val="de-DE"/>
                  </w:rPr>
                </w:rPrChange>
              </w:rPr>
            </w:pPr>
            <w:ins w:id="31201" w:author="Thomas Dietz" w:date="2012-08-08T17:05:00Z">
              <w:r w:rsidRPr="00B80901">
                <w:rPr>
                  <w:rPrChange w:id="31202" w:author="Thomas Dietz" w:date="2012-08-10T13:22:00Z">
                    <w:rPr>
                      <w:lang w:val="de-DE"/>
                    </w:rPr>
                  </w:rPrChange>
                </w:rPr>
                <w:t xml:space="preserve">        store. If this element is not present in a NETCONF</w:t>
              </w:r>
            </w:ins>
          </w:p>
          <w:p w14:paraId="07872E8A" w14:textId="77777777" w:rsidR="009F3611" w:rsidRPr="00B80901" w:rsidRDefault="009F3611" w:rsidP="009F3611">
            <w:pPr>
              <w:pStyle w:val="XML1"/>
              <w:rPr>
                <w:ins w:id="31203" w:author="Thomas Dietz" w:date="2012-08-08T17:05:00Z"/>
                <w:rPrChange w:id="31204" w:author="Thomas Dietz" w:date="2012-08-10T13:22:00Z">
                  <w:rPr>
                    <w:ins w:id="31205" w:author="Thomas Dietz" w:date="2012-08-08T17:05:00Z"/>
                    <w:lang w:val="de-DE"/>
                  </w:rPr>
                </w:rPrChange>
              </w:rPr>
            </w:pPr>
            <w:ins w:id="31206" w:author="Thomas Dietz" w:date="2012-08-08T17:05:00Z">
              <w:r w:rsidRPr="00B80901">
                <w:rPr>
                  <w:rPrChange w:id="31207" w:author="Thomas Dietz" w:date="2012-08-10T13:22:00Z">
                    <w:rPr>
                      <w:lang w:val="de-DE"/>
                    </w:rPr>
                  </w:rPrChange>
                </w:rPr>
                <w:t xml:space="preserve">        &lt;edit-config&gt; operation 'create', 'merge' or 'replace' and</w:t>
              </w:r>
            </w:ins>
          </w:p>
          <w:p w14:paraId="68111CC7" w14:textId="77777777" w:rsidR="009F3611" w:rsidRPr="00B80901" w:rsidRDefault="009F3611" w:rsidP="009F3611">
            <w:pPr>
              <w:pStyle w:val="XML1"/>
              <w:rPr>
                <w:ins w:id="31208" w:author="Thomas Dietz" w:date="2012-08-08T17:05:00Z"/>
                <w:rPrChange w:id="31209" w:author="Thomas Dietz" w:date="2012-08-10T13:22:00Z">
                  <w:rPr>
                    <w:ins w:id="31210" w:author="Thomas Dietz" w:date="2012-08-08T17:05:00Z"/>
                    <w:lang w:val="de-DE"/>
                  </w:rPr>
                </w:rPrChange>
              </w:rPr>
            </w:pPr>
            <w:ins w:id="31211" w:author="Thomas Dietz" w:date="2012-08-08T17:05:00Z">
              <w:r w:rsidRPr="00B80901">
                <w:rPr>
                  <w:rPrChange w:id="31212" w:author="Thomas Dietz" w:date="2012-08-10T13:22:00Z">
                    <w:rPr>
                      <w:lang w:val="de-DE"/>
                    </w:rPr>
                  </w:rPrChange>
                </w:rPr>
                <w:t xml:space="preserve">        the parent element does not exist, a 'data-missing' error</w:t>
              </w:r>
            </w:ins>
          </w:p>
          <w:p w14:paraId="7389E46B" w14:textId="77777777" w:rsidR="009F3611" w:rsidRPr="00B80901" w:rsidRDefault="009F3611" w:rsidP="009F3611">
            <w:pPr>
              <w:pStyle w:val="XML1"/>
              <w:rPr>
                <w:ins w:id="31213" w:author="Thomas Dietz" w:date="2012-08-08T17:05:00Z"/>
                <w:rPrChange w:id="31214" w:author="Thomas Dietz" w:date="2012-08-10T13:22:00Z">
                  <w:rPr>
                    <w:ins w:id="31215" w:author="Thomas Dietz" w:date="2012-08-08T17:05:00Z"/>
                    <w:lang w:val="de-DE"/>
                  </w:rPr>
                </w:rPrChange>
              </w:rPr>
            </w:pPr>
            <w:ins w:id="31216" w:author="Thomas Dietz" w:date="2012-08-08T17:05:00Z">
              <w:r w:rsidRPr="00B80901">
                <w:rPr>
                  <w:rPrChange w:id="31217" w:author="Thomas Dietz" w:date="2012-08-10T13:22:00Z">
                    <w:rPr>
                      <w:lang w:val="de-DE"/>
                    </w:rPr>
                  </w:rPrChange>
                </w:rPr>
                <w:t xml:space="preserve">        is returned.";</w:t>
              </w:r>
            </w:ins>
          </w:p>
          <w:p w14:paraId="0C0CCCD1" w14:textId="77777777" w:rsidR="009F3611" w:rsidRPr="00B80901" w:rsidRDefault="009F3611" w:rsidP="009F3611">
            <w:pPr>
              <w:pStyle w:val="XML1"/>
              <w:rPr>
                <w:ins w:id="31218" w:author="Thomas Dietz" w:date="2012-08-08T17:05:00Z"/>
                <w:rPrChange w:id="31219" w:author="Thomas Dietz" w:date="2012-08-10T13:22:00Z">
                  <w:rPr>
                    <w:ins w:id="31220" w:author="Thomas Dietz" w:date="2012-08-08T17:05:00Z"/>
                    <w:lang w:val="de-DE"/>
                  </w:rPr>
                </w:rPrChange>
              </w:rPr>
            </w:pPr>
            <w:ins w:id="31221" w:author="Thomas Dietz" w:date="2012-08-08T17:05:00Z">
              <w:r w:rsidRPr="00B80901">
                <w:rPr>
                  <w:rPrChange w:id="31222" w:author="Thomas Dietz" w:date="2012-08-10T13:22:00Z">
                    <w:rPr>
                      <w:lang w:val="de-DE"/>
                    </w:rPr>
                  </w:rPrChange>
                </w:rPr>
                <w:t xml:space="preserve">    }</w:t>
              </w:r>
            </w:ins>
          </w:p>
          <w:p w14:paraId="621A2FA3" w14:textId="77777777" w:rsidR="009F3611" w:rsidRPr="00B80901" w:rsidRDefault="009F3611" w:rsidP="009F3611">
            <w:pPr>
              <w:pStyle w:val="XML1"/>
              <w:rPr>
                <w:ins w:id="31223" w:author="Thomas Dietz" w:date="2012-08-08T17:05:00Z"/>
                <w:rPrChange w:id="31224" w:author="Thomas Dietz" w:date="2012-08-10T13:22:00Z">
                  <w:rPr>
                    <w:ins w:id="31225" w:author="Thomas Dietz" w:date="2012-08-08T17:05:00Z"/>
                    <w:lang w:val="de-DE"/>
                  </w:rPr>
                </w:rPrChange>
              </w:rPr>
            </w:pPr>
            <w:ins w:id="31226" w:author="Thomas Dietz" w:date="2012-08-08T17:05:00Z">
              <w:r w:rsidRPr="00B80901">
                <w:rPr>
                  <w:rPrChange w:id="31227" w:author="Thomas Dietz" w:date="2012-08-10T13:22:00Z">
                    <w:rPr>
                      <w:lang w:val="de-DE"/>
                    </w:rPr>
                  </w:rPrChange>
                </w:rPr>
                <w:t xml:space="preserve">    leaf Exponent {</w:t>
              </w:r>
            </w:ins>
          </w:p>
          <w:p w14:paraId="21A26585" w14:textId="77777777" w:rsidR="009F3611" w:rsidRPr="00B80901" w:rsidRDefault="009F3611" w:rsidP="009F3611">
            <w:pPr>
              <w:pStyle w:val="XML1"/>
              <w:rPr>
                <w:ins w:id="31228" w:author="Thomas Dietz" w:date="2012-08-08T17:05:00Z"/>
                <w:rPrChange w:id="31229" w:author="Thomas Dietz" w:date="2012-08-10T13:22:00Z">
                  <w:rPr>
                    <w:ins w:id="31230" w:author="Thomas Dietz" w:date="2012-08-08T17:05:00Z"/>
                    <w:lang w:val="de-DE"/>
                  </w:rPr>
                </w:rPrChange>
              </w:rPr>
            </w:pPr>
            <w:ins w:id="31231" w:author="Thomas Dietz" w:date="2012-08-08T17:05:00Z">
              <w:r w:rsidRPr="00B80901">
                <w:rPr>
                  <w:rPrChange w:id="31232" w:author="Thomas Dietz" w:date="2012-08-10T13:22:00Z">
                    <w:rPr>
                      <w:lang w:val="de-DE"/>
                    </w:rPr>
                  </w:rPrChange>
                </w:rPr>
                <w:t xml:space="preserve">      type binary;</w:t>
              </w:r>
            </w:ins>
          </w:p>
          <w:p w14:paraId="6E1D68F8" w14:textId="77777777" w:rsidR="009F3611" w:rsidRPr="00B80901" w:rsidRDefault="009F3611" w:rsidP="009F3611">
            <w:pPr>
              <w:pStyle w:val="XML1"/>
              <w:rPr>
                <w:ins w:id="31233" w:author="Thomas Dietz" w:date="2012-08-08T17:05:00Z"/>
                <w:rPrChange w:id="31234" w:author="Thomas Dietz" w:date="2012-08-10T13:22:00Z">
                  <w:rPr>
                    <w:ins w:id="31235" w:author="Thomas Dietz" w:date="2012-08-08T17:05:00Z"/>
                    <w:lang w:val="de-DE"/>
                  </w:rPr>
                </w:rPrChange>
              </w:rPr>
            </w:pPr>
            <w:ins w:id="31236" w:author="Thomas Dietz" w:date="2012-08-08T17:05:00Z">
              <w:r w:rsidRPr="00B80901">
                <w:rPr>
                  <w:rPrChange w:id="31237" w:author="Thomas Dietz" w:date="2012-08-10T13:22:00Z">
                    <w:rPr>
                      <w:lang w:val="de-DE"/>
                    </w:rPr>
                  </w:rPrChange>
                </w:rPr>
                <w:t xml:space="preserve">      mandatory true;</w:t>
              </w:r>
            </w:ins>
          </w:p>
          <w:p w14:paraId="7950E122" w14:textId="77777777" w:rsidR="009F3611" w:rsidRPr="00B80901" w:rsidRDefault="009F3611" w:rsidP="009F3611">
            <w:pPr>
              <w:pStyle w:val="XML1"/>
              <w:rPr>
                <w:ins w:id="31238" w:author="Thomas Dietz" w:date="2012-08-08T17:05:00Z"/>
                <w:rPrChange w:id="31239" w:author="Thomas Dietz" w:date="2012-08-10T13:22:00Z">
                  <w:rPr>
                    <w:ins w:id="31240" w:author="Thomas Dietz" w:date="2012-08-08T17:05:00Z"/>
                    <w:lang w:val="de-DE"/>
                  </w:rPr>
                </w:rPrChange>
              </w:rPr>
            </w:pPr>
            <w:ins w:id="31241" w:author="Thomas Dietz" w:date="2012-08-08T17:05:00Z">
              <w:r w:rsidRPr="00B80901">
                <w:rPr>
                  <w:rPrChange w:id="31242" w:author="Thomas Dietz" w:date="2012-08-10T13:22:00Z">
                    <w:rPr>
                      <w:lang w:val="de-DE"/>
                    </w:rPr>
                  </w:rPrChange>
                </w:rPr>
                <w:lastRenderedPageBreak/>
                <w:t xml:space="preserve">      description "This element MUST be present in the NETCONF data</w:t>
              </w:r>
            </w:ins>
          </w:p>
          <w:p w14:paraId="2ED9DCE6" w14:textId="77777777" w:rsidR="009F3611" w:rsidRPr="00B80901" w:rsidRDefault="009F3611" w:rsidP="009F3611">
            <w:pPr>
              <w:pStyle w:val="XML1"/>
              <w:rPr>
                <w:ins w:id="31243" w:author="Thomas Dietz" w:date="2012-08-08T17:05:00Z"/>
                <w:rPrChange w:id="31244" w:author="Thomas Dietz" w:date="2012-08-10T13:22:00Z">
                  <w:rPr>
                    <w:ins w:id="31245" w:author="Thomas Dietz" w:date="2012-08-08T17:05:00Z"/>
                    <w:lang w:val="de-DE"/>
                  </w:rPr>
                </w:rPrChange>
              </w:rPr>
            </w:pPr>
            <w:ins w:id="31246" w:author="Thomas Dietz" w:date="2012-08-08T17:05:00Z">
              <w:r w:rsidRPr="00B80901">
                <w:rPr>
                  <w:rPrChange w:id="31247" w:author="Thomas Dietz" w:date="2012-08-10T13:22:00Z">
                    <w:rPr>
                      <w:lang w:val="de-DE"/>
                    </w:rPr>
                  </w:rPrChange>
                </w:rPr>
                <w:t xml:space="preserve">        store. If this element is not present in a NETCONF</w:t>
              </w:r>
            </w:ins>
          </w:p>
          <w:p w14:paraId="76FC2DA8" w14:textId="77777777" w:rsidR="009F3611" w:rsidRPr="00B80901" w:rsidRDefault="009F3611" w:rsidP="009F3611">
            <w:pPr>
              <w:pStyle w:val="XML1"/>
              <w:rPr>
                <w:ins w:id="31248" w:author="Thomas Dietz" w:date="2012-08-08T17:05:00Z"/>
                <w:rPrChange w:id="31249" w:author="Thomas Dietz" w:date="2012-08-10T13:22:00Z">
                  <w:rPr>
                    <w:ins w:id="31250" w:author="Thomas Dietz" w:date="2012-08-08T17:05:00Z"/>
                    <w:lang w:val="de-DE"/>
                  </w:rPr>
                </w:rPrChange>
              </w:rPr>
            </w:pPr>
            <w:ins w:id="31251" w:author="Thomas Dietz" w:date="2012-08-08T17:05:00Z">
              <w:r w:rsidRPr="00B80901">
                <w:rPr>
                  <w:rPrChange w:id="31252" w:author="Thomas Dietz" w:date="2012-08-10T13:22:00Z">
                    <w:rPr>
                      <w:lang w:val="de-DE"/>
                    </w:rPr>
                  </w:rPrChange>
                </w:rPr>
                <w:t xml:space="preserve">        &lt;edit-config&gt; operation 'create', 'merge' or 'replace' and</w:t>
              </w:r>
            </w:ins>
          </w:p>
          <w:p w14:paraId="43707886" w14:textId="77777777" w:rsidR="009F3611" w:rsidRPr="00B80901" w:rsidRDefault="009F3611" w:rsidP="009F3611">
            <w:pPr>
              <w:pStyle w:val="XML1"/>
              <w:rPr>
                <w:ins w:id="31253" w:author="Thomas Dietz" w:date="2012-08-08T17:05:00Z"/>
                <w:rPrChange w:id="31254" w:author="Thomas Dietz" w:date="2012-08-10T13:22:00Z">
                  <w:rPr>
                    <w:ins w:id="31255" w:author="Thomas Dietz" w:date="2012-08-08T17:05:00Z"/>
                    <w:lang w:val="de-DE"/>
                  </w:rPr>
                </w:rPrChange>
              </w:rPr>
            </w:pPr>
            <w:ins w:id="31256" w:author="Thomas Dietz" w:date="2012-08-08T17:05:00Z">
              <w:r w:rsidRPr="00B80901">
                <w:rPr>
                  <w:rPrChange w:id="31257" w:author="Thomas Dietz" w:date="2012-08-10T13:22:00Z">
                    <w:rPr>
                      <w:lang w:val="de-DE"/>
                    </w:rPr>
                  </w:rPrChange>
                </w:rPr>
                <w:t xml:space="preserve">        the parent element does not exist, a 'data-missing' error</w:t>
              </w:r>
            </w:ins>
          </w:p>
          <w:p w14:paraId="4CCC7523" w14:textId="77777777" w:rsidR="009F3611" w:rsidRPr="00B80901" w:rsidRDefault="009F3611" w:rsidP="009F3611">
            <w:pPr>
              <w:pStyle w:val="XML1"/>
              <w:rPr>
                <w:ins w:id="31258" w:author="Thomas Dietz" w:date="2012-08-08T17:05:00Z"/>
                <w:rPrChange w:id="31259" w:author="Thomas Dietz" w:date="2012-08-10T13:22:00Z">
                  <w:rPr>
                    <w:ins w:id="31260" w:author="Thomas Dietz" w:date="2012-08-08T17:05:00Z"/>
                    <w:lang w:val="de-DE"/>
                  </w:rPr>
                </w:rPrChange>
              </w:rPr>
            </w:pPr>
            <w:ins w:id="31261" w:author="Thomas Dietz" w:date="2012-08-08T17:05:00Z">
              <w:r w:rsidRPr="00B80901">
                <w:rPr>
                  <w:rPrChange w:id="31262" w:author="Thomas Dietz" w:date="2012-08-10T13:22:00Z">
                    <w:rPr>
                      <w:lang w:val="de-DE"/>
                    </w:rPr>
                  </w:rPrChange>
                </w:rPr>
                <w:t xml:space="preserve">        is returned.";</w:t>
              </w:r>
            </w:ins>
          </w:p>
          <w:p w14:paraId="5AB68BFE" w14:textId="77777777" w:rsidR="009F3611" w:rsidRPr="00B80901" w:rsidRDefault="009F3611" w:rsidP="009F3611">
            <w:pPr>
              <w:pStyle w:val="XML1"/>
              <w:rPr>
                <w:ins w:id="31263" w:author="Thomas Dietz" w:date="2012-08-08T17:05:00Z"/>
                <w:rPrChange w:id="31264" w:author="Thomas Dietz" w:date="2012-08-10T13:22:00Z">
                  <w:rPr>
                    <w:ins w:id="31265" w:author="Thomas Dietz" w:date="2012-08-08T17:05:00Z"/>
                    <w:lang w:val="de-DE"/>
                  </w:rPr>
                </w:rPrChange>
              </w:rPr>
            </w:pPr>
            <w:ins w:id="31266" w:author="Thomas Dietz" w:date="2012-08-08T17:05:00Z">
              <w:r w:rsidRPr="00B80901">
                <w:rPr>
                  <w:rPrChange w:id="31267" w:author="Thomas Dietz" w:date="2012-08-10T13:22:00Z">
                    <w:rPr>
                      <w:lang w:val="de-DE"/>
                    </w:rPr>
                  </w:rPrChange>
                </w:rPr>
                <w:t xml:space="preserve">    }</w:t>
              </w:r>
            </w:ins>
          </w:p>
          <w:p w14:paraId="282565AB" w14:textId="77777777" w:rsidR="009F3611" w:rsidRPr="00B80901" w:rsidRDefault="009F3611" w:rsidP="009F3611">
            <w:pPr>
              <w:pStyle w:val="XML1"/>
              <w:rPr>
                <w:ins w:id="31268" w:author="Thomas Dietz" w:date="2012-08-08T17:05:00Z"/>
                <w:rPrChange w:id="31269" w:author="Thomas Dietz" w:date="2012-08-10T13:22:00Z">
                  <w:rPr>
                    <w:ins w:id="31270" w:author="Thomas Dietz" w:date="2012-08-08T17:05:00Z"/>
                    <w:lang w:val="de-DE"/>
                  </w:rPr>
                </w:rPrChange>
              </w:rPr>
            </w:pPr>
            <w:ins w:id="31271" w:author="Thomas Dietz" w:date="2012-08-08T17:05:00Z">
              <w:r w:rsidRPr="00B80901">
                <w:rPr>
                  <w:rPrChange w:id="31272" w:author="Thomas Dietz" w:date="2012-08-10T13:22:00Z">
                    <w:rPr>
                      <w:lang w:val="de-DE"/>
                    </w:rPr>
                  </w:rPrChange>
                </w:rPr>
                <w:t xml:space="preserve">  }</w:t>
              </w:r>
            </w:ins>
          </w:p>
          <w:p w14:paraId="3DBA1528" w14:textId="77777777" w:rsidR="009F3611" w:rsidRPr="00B80901" w:rsidRDefault="009F3611" w:rsidP="009F3611">
            <w:pPr>
              <w:pStyle w:val="XML1"/>
              <w:rPr>
                <w:ins w:id="31273" w:author="Thomas Dietz" w:date="2012-08-08T17:05:00Z"/>
                <w:rPrChange w:id="31274" w:author="Thomas Dietz" w:date="2012-08-10T13:22:00Z">
                  <w:rPr>
                    <w:ins w:id="31275" w:author="Thomas Dietz" w:date="2012-08-08T17:05:00Z"/>
                    <w:lang w:val="de-DE"/>
                  </w:rPr>
                </w:rPrChange>
              </w:rPr>
            </w:pPr>
            <w:ins w:id="31276" w:author="Thomas Dietz" w:date="2012-08-08T17:05:00Z">
              <w:r w:rsidRPr="00B80901">
                <w:rPr>
                  <w:rPrChange w:id="31277" w:author="Thomas Dietz" w:date="2012-08-10T13:22:00Z">
                    <w:rPr>
                      <w:lang w:val="de-DE"/>
                    </w:rPr>
                  </w:rPrChange>
                </w:rPr>
                <w:t xml:space="preserve">  </w:t>
              </w:r>
            </w:ins>
          </w:p>
          <w:p w14:paraId="26CA76AD" w14:textId="77777777" w:rsidR="009F3611" w:rsidRPr="00B80901" w:rsidRDefault="009F3611" w:rsidP="009F3611">
            <w:pPr>
              <w:pStyle w:val="XML1"/>
              <w:rPr>
                <w:ins w:id="31278" w:author="Thomas Dietz" w:date="2012-08-08T17:05:00Z"/>
                <w:rPrChange w:id="31279" w:author="Thomas Dietz" w:date="2012-08-10T13:22:00Z">
                  <w:rPr>
                    <w:ins w:id="31280" w:author="Thomas Dietz" w:date="2012-08-08T17:05:00Z"/>
                    <w:lang w:val="de-DE"/>
                  </w:rPr>
                </w:rPrChange>
              </w:rPr>
            </w:pPr>
            <w:ins w:id="31281" w:author="Thomas Dietz" w:date="2012-08-08T17:05:00Z">
              <w:r w:rsidRPr="00B80901">
                <w:rPr>
                  <w:rPrChange w:id="31282" w:author="Thomas Dietz" w:date="2012-08-10T13:22:00Z">
                    <w:rPr>
                      <w:lang w:val="de-DE"/>
                    </w:rPr>
                  </w:rPrChange>
                </w:rPr>
                <w:t xml:space="preserve">  grouping OFFlowTableType {</w:t>
              </w:r>
            </w:ins>
          </w:p>
          <w:p w14:paraId="403787D7" w14:textId="77777777" w:rsidR="009F3611" w:rsidRPr="00B80901" w:rsidRDefault="009F3611" w:rsidP="009F3611">
            <w:pPr>
              <w:pStyle w:val="XML1"/>
              <w:rPr>
                <w:ins w:id="31283" w:author="Thomas Dietz" w:date="2012-08-08T17:05:00Z"/>
                <w:rPrChange w:id="31284" w:author="Thomas Dietz" w:date="2012-08-10T13:22:00Z">
                  <w:rPr>
                    <w:ins w:id="31285" w:author="Thomas Dietz" w:date="2012-08-08T17:05:00Z"/>
                    <w:lang w:val="de-DE"/>
                  </w:rPr>
                </w:rPrChange>
              </w:rPr>
            </w:pPr>
            <w:ins w:id="31286" w:author="Thomas Dietz" w:date="2012-08-08T17:05:00Z">
              <w:r w:rsidRPr="00B80901">
                <w:rPr>
                  <w:rPrChange w:id="31287" w:author="Thomas Dietz" w:date="2012-08-10T13:22:00Z">
                    <w:rPr>
                      <w:lang w:val="de-DE"/>
                    </w:rPr>
                  </w:rPrChange>
                </w:rPr>
                <w:t xml:space="preserve">    description "Representation of an OpenFlow Flow Table Resource.</w:t>
              </w:r>
            </w:ins>
          </w:p>
          <w:p w14:paraId="2D631767" w14:textId="77777777" w:rsidR="009F3611" w:rsidRPr="00B80901" w:rsidRDefault="009F3611" w:rsidP="009F3611">
            <w:pPr>
              <w:pStyle w:val="XML1"/>
              <w:rPr>
                <w:ins w:id="31288" w:author="Thomas Dietz" w:date="2012-08-08T17:05:00Z"/>
                <w:rPrChange w:id="31289" w:author="Thomas Dietz" w:date="2012-08-10T13:22:00Z">
                  <w:rPr>
                    <w:ins w:id="31290" w:author="Thomas Dietz" w:date="2012-08-08T17:05:00Z"/>
                    <w:lang w:val="de-DE"/>
                  </w:rPr>
                </w:rPrChange>
              </w:rPr>
            </w:pPr>
          </w:p>
          <w:p w14:paraId="4D858B28" w14:textId="77777777" w:rsidR="009F3611" w:rsidRPr="00B80901" w:rsidRDefault="009F3611" w:rsidP="009F3611">
            <w:pPr>
              <w:pStyle w:val="XML1"/>
              <w:rPr>
                <w:ins w:id="31291" w:author="Thomas Dietz" w:date="2012-08-08T17:05:00Z"/>
                <w:rPrChange w:id="31292" w:author="Thomas Dietz" w:date="2012-08-10T13:22:00Z">
                  <w:rPr>
                    <w:ins w:id="31293" w:author="Thomas Dietz" w:date="2012-08-08T17:05:00Z"/>
                    <w:lang w:val="de-DE"/>
                  </w:rPr>
                </w:rPrChange>
              </w:rPr>
            </w:pPr>
            <w:ins w:id="31294" w:author="Thomas Dietz" w:date="2012-08-08T17:05:00Z">
              <w:r w:rsidRPr="00B80901">
                <w:rPr>
                  <w:rPrChange w:id="31295" w:author="Thomas Dietz" w:date="2012-08-10T13:22:00Z">
                    <w:rPr>
                      <w:lang w:val="de-DE"/>
                    </w:rPr>
                  </w:rPrChange>
                </w:rPr>
                <w:t xml:space="preserve">      Elements in the type OFFlowTableType are not configurable and</w:t>
              </w:r>
            </w:ins>
          </w:p>
          <w:p w14:paraId="173854FA" w14:textId="77777777" w:rsidR="009F3611" w:rsidRPr="00B80901" w:rsidRDefault="009F3611" w:rsidP="009F3611">
            <w:pPr>
              <w:pStyle w:val="XML1"/>
              <w:rPr>
                <w:ins w:id="31296" w:author="Thomas Dietz" w:date="2012-08-08T17:05:00Z"/>
                <w:rPrChange w:id="31297" w:author="Thomas Dietz" w:date="2012-08-10T13:22:00Z">
                  <w:rPr>
                    <w:ins w:id="31298" w:author="Thomas Dietz" w:date="2012-08-08T17:05:00Z"/>
                    <w:lang w:val="de-DE"/>
                  </w:rPr>
                </w:rPrChange>
              </w:rPr>
            </w:pPr>
            <w:ins w:id="31299" w:author="Thomas Dietz" w:date="2012-08-08T17:05:00Z">
              <w:r w:rsidRPr="00B80901">
                <w:rPr>
                  <w:rPrChange w:id="31300" w:author="Thomas Dietz" w:date="2012-08-10T13:22:00Z">
                    <w:rPr>
                      <w:lang w:val="de-DE"/>
                    </w:rPr>
                  </w:rPrChange>
                </w:rPr>
                <w:t xml:space="preserve">      can only be retrieved by NETCONF &lt;get&gt; operations. Attemps to</w:t>
              </w:r>
            </w:ins>
          </w:p>
          <w:p w14:paraId="6720AD52" w14:textId="77777777" w:rsidR="009F3611" w:rsidRPr="00B80901" w:rsidRDefault="009F3611" w:rsidP="009F3611">
            <w:pPr>
              <w:pStyle w:val="XML1"/>
              <w:rPr>
                <w:ins w:id="31301" w:author="Thomas Dietz" w:date="2012-08-08T17:05:00Z"/>
                <w:rPrChange w:id="31302" w:author="Thomas Dietz" w:date="2012-08-10T13:22:00Z">
                  <w:rPr>
                    <w:ins w:id="31303" w:author="Thomas Dietz" w:date="2012-08-08T17:05:00Z"/>
                    <w:lang w:val="de-DE"/>
                  </w:rPr>
                </w:rPrChange>
              </w:rPr>
            </w:pPr>
            <w:ins w:id="31304" w:author="Thomas Dietz" w:date="2012-08-08T17:05:00Z">
              <w:r w:rsidRPr="00B80901">
                <w:rPr>
                  <w:rPrChange w:id="31305" w:author="Thomas Dietz" w:date="2012-08-10T13:22:00Z">
                    <w:rPr>
                      <w:lang w:val="de-DE"/>
                    </w:rPr>
                  </w:rPrChange>
                </w:rPr>
                <w:t xml:space="preserve">      modify this element and its children with a NETCONF</w:t>
              </w:r>
            </w:ins>
          </w:p>
          <w:p w14:paraId="6BA60CF6" w14:textId="77777777" w:rsidR="009F3611" w:rsidRPr="00B80901" w:rsidRDefault="009F3611" w:rsidP="009F3611">
            <w:pPr>
              <w:pStyle w:val="XML1"/>
              <w:rPr>
                <w:ins w:id="31306" w:author="Thomas Dietz" w:date="2012-08-08T17:05:00Z"/>
                <w:rPrChange w:id="31307" w:author="Thomas Dietz" w:date="2012-08-10T13:22:00Z">
                  <w:rPr>
                    <w:ins w:id="31308" w:author="Thomas Dietz" w:date="2012-08-08T17:05:00Z"/>
                    <w:lang w:val="de-DE"/>
                  </w:rPr>
                </w:rPrChange>
              </w:rPr>
            </w:pPr>
            <w:ins w:id="31309" w:author="Thomas Dietz" w:date="2012-08-08T17:05:00Z">
              <w:r w:rsidRPr="00B80901">
                <w:rPr>
                  <w:rPrChange w:id="31310" w:author="Thomas Dietz" w:date="2012-08-10T13:22:00Z">
                    <w:rPr>
                      <w:lang w:val="de-DE"/>
                    </w:rPr>
                  </w:rPrChange>
                </w:rPr>
                <w:t xml:space="preserve">      &lt;edit-config&gt; operation MUST result in an</w:t>
              </w:r>
            </w:ins>
          </w:p>
          <w:p w14:paraId="5C4C21F7" w14:textId="77777777" w:rsidR="009F3611" w:rsidRPr="00B80901" w:rsidRDefault="009F3611" w:rsidP="009F3611">
            <w:pPr>
              <w:pStyle w:val="XML1"/>
              <w:rPr>
                <w:ins w:id="31311" w:author="Thomas Dietz" w:date="2012-08-08T17:05:00Z"/>
                <w:rPrChange w:id="31312" w:author="Thomas Dietz" w:date="2012-08-10T13:22:00Z">
                  <w:rPr>
                    <w:ins w:id="31313" w:author="Thomas Dietz" w:date="2012-08-08T17:05:00Z"/>
                    <w:lang w:val="de-DE"/>
                  </w:rPr>
                </w:rPrChange>
              </w:rPr>
            </w:pPr>
            <w:ins w:id="31314" w:author="Thomas Dietz" w:date="2012-08-08T17:05:00Z">
              <w:r w:rsidRPr="00B80901">
                <w:rPr>
                  <w:rPrChange w:id="31315" w:author="Thomas Dietz" w:date="2012-08-10T13:22:00Z">
                    <w:rPr>
                      <w:lang w:val="de-DE"/>
                    </w:rPr>
                  </w:rPrChange>
                </w:rPr>
                <w:t xml:space="preserve">      'operation-not-supported' error with type 'application'.";</w:t>
              </w:r>
            </w:ins>
          </w:p>
          <w:p w14:paraId="6FBFF072" w14:textId="77777777" w:rsidR="009F3611" w:rsidRPr="00B80901" w:rsidRDefault="009F3611" w:rsidP="009F3611">
            <w:pPr>
              <w:pStyle w:val="XML1"/>
              <w:rPr>
                <w:ins w:id="31316" w:author="Thomas Dietz" w:date="2012-08-08T17:05:00Z"/>
                <w:rPrChange w:id="31317" w:author="Thomas Dietz" w:date="2012-08-10T13:22:00Z">
                  <w:rPr>
                    <w:ins w:id="31318" w:author="Thomas Dietz" w:date="2012-08-08T17:05:00Z"/>
                    <w:lang w:val="de-DE"/>
                  </w:rPr>
                </w:rPrChange>
              </w:rPr>
            </w:pPr>
            <w:ins w:id="31319" w:author="Thomas Dietz" w:date="2012-08-08T17:05:00Z">
              <w:r w:rsidRPr="00B80901">
                <w:rPr>
                  <w:rPrChange w:id="31320" w:author="Thomas Dietz" w:date="2012-08-10T13:22:00Z">
                    <w:rPr>
                      <w:lang w:val="de-DE"/>
                    </w:rPr>
                  </w:rPrChange>
                </w:rPr>
                <w:t xml:space="preserve">    uses OFResourceType;</w:t>
              </w:r>
            </w:ins>
          </w:p>
          <w:p w14:paraId="31783EF3" w14:textId="77777777" w:rsidR="009F3611" w:rsidRPr="00B80901" w:rsidRDefault="009F3611" w:rsidP="009F3611">
            <w:pPr>
              <w:pStyle w:val="XML1"/>
              <w:rPr>
                <w:ins w:id="31321" w:author="Thomas Dietz" w:date="2012-08-08T17:05:00Z"/>
                <w:rPrChange w:id="31322" w:author="Thomas Dietz" w:date="2012-08-10T13:22:00Z">
                  <w:rPr>
                    <w:ins w:id="31323" w:author="Thomas Dietz" w:date="2012-08-08T17:05:00Z"/>
                    <w:lang w:val="de-DE"/>
                  </w:rPr>
                </w:rPrChange>
              </w:rPr>
            </w:pPr>
            <w:ins w:id="31324" w:author="Thomas Dietz" w:date="2012-08-08T17:05:00Z">
              <w:r w:rsidRPr="00B80901">
                <w:rPr>
                  <w:rPrChange w:id="31325" w:author="Thomas Dietz" w:date="2012-08-10T13:22:00Z">
                    <w:rPr>
                      <w:lang w:val="de-DE"/>
                    </w:rPr>
                  </w:rPrChange>
                </w:rPr>
                <w:t xml:space="preserve">    leaf max-entries {</w:t>
              </w:r>
            </w:ins>
          </w:p>
          <w:p w14:paraId="6D13BB94" w14:textId="77777777" w:rsidR="009F3611" w:rsidRPr="00B80901" w:rsidRDefault="009F3611" w:rsidP="009F3611">
            <w:pPr>
              <w:pStyle w:val="XML1"/>
              <w:rPr>
                <w:ins w:id="31326" w:author="Thomas Dietz" w:date="2012-08-08T17:05:00Z"/>
                <w:rPrChange w:id="31327" w:author="Thomas Dietz" w:date="2012-08-10T13:22:00Z">
                  <w:rPr>
                    <w:ins w:id="31328" w:author="Thomas Dietz" w:date="2012-08-08T17:05:00Z"/>
                    <w:lang w:val="de-DE"/>
                  </w:rPr>
                </w:rPrChange>
              </w:rPr>
            </w:pPr>
            <w:ins w:id="31329" w:author="Thomas Dietz" w:date="2012-08-08T17:05:00Z">
              <w:r w:rsidRPr="00B80901">
                <w:rPr>
                  <w:rPrChange w:id="31330" w:author="Thomas Dietz" w:date="2012-08-10T13:22:00Z">
                    <w:rPr>
                      <w:lang w:val="de-DE"/>
                    </w:rPr>
                  </w:rPrChange>
                </w:rPr>
                <w:t xml:space="preserve">      type uint8;</w:t>
              </w:r>
            </w:ins>
          </w:p>
          <w:p w14:paraId="29100BA9" w14:textId="77777777" w:rsidR="009F3611" w:rsidRPr="00B80901" w:rsidRDefault="009F3611" w:rsidP="009F3611">
            <w:pPr>
              <w:pStyle w:val="XML1"/>
              <w:rPr>
                <w:ins w:id="31331" w:author="Thomas Dietz" w:date="2012-08-08T17:05:00Z"/>
                <w:rPrChange w:id="31332" w:author="Thomas Dietz" w:date="2012-08-10T13:22:00Z">
                  <w:rPr>
                    <w:ins w:id="31333" w:author="Thomas Dietz" w:date="2012-08-08T17:05:00Z"/>
                    <w:lang w:val="de-DE"/>
                  </w:rPr>
                </w:rPrChange>
              </w:rPr>
            </w:pPr>
            <w:ins w:id="31334" w:author="Thomas Dietz" w:date="2012-08-08T17:05:00Z">
              <w:r w:rsidRPr="00B80901">
                <w:rPr>
                  <w:rPrChange w:id="31335" w:author="Thomas Dietz" w:date="2012-08-10T13:22:00Z">
                    <w:rPr>
                      <w:lang w:val="de-DE"/>
                    </w:rPr>
                  </w:rPrChange>
                </w:rPr>
                <w:t xml:space="preserve">      description "The maximum number of flow entries supported by</w:t>
              </w:r>
            </w:ins>
          </w:p>
          <w:p w14:paraId="679C25A3" w14:textId="77777777" w:rsidR="009F3611" w:rsidRPr="00B80901" w:rsidRDefault="009F3611" w:rsidP="009F3611">
            <w:pPr>
              <w:pStyle w:val="XML1"/>
              <w:rPr>
                <w:ins w:id="31336" w:author="Thomas Dietz" w:date="2012-08-08T17:05:00Z"/>
                <w:rPrChange w:id="31337" w:author="Thomas Dietz" w:date="2012-08-10T13:22:00Z">
                  <w:rPr>
                    <w:ins w:id="31338" w:author="Thomas Dietz" w:date="2012-08-08T17:05:00Z"/>
                    <w:lang w:val="de-DE"/>
                  </w:rPr>
                </w:rPrChange>
              </w:rPr>
            </w:pPr>
            <w:ins w:id="31339" w:author="Thomas Dietz" w:date="2012-08-08T17:05:00Z">
              <w:r w:rsidRPr="00B80901">
                <w:rPr>
                  <w:rPrChange w:id="31340" w:author="Thomas Dietz" w:date="2012-08-10T13:22:00Z">
                    <w:rPr>
                      <w:lang w:val="de-DE"/>
                    </w:rPr>
                  </w:rPrChange>
                </w:rPr>
                <w:t xml:space="preserve">        the flow table.";</w:t>
              </w:r>
            </w:ins>
          </w:p>
          <w:p w14:paraId="6C5CD6D9" w14:textId="77777777" w:rsidR="009F3611" w:rsidRPr="00B80901" w:rsidRDefault="009F3611" w:rsidP="009F3611">
            <w:pPr>
              <w:pStyle w:val="XML1"/>
              <w:rPr>
                <w:ins w:id="31341" w:author="Thomas Dietz" w:date="2012-08-08T17:05:00Z"/>
                <w:rPrChange w:id="31342" w:author="Thomas Dietz" w:date="2012-08-10T13:22:00Z">
                  <w:rPr>
                    <w:ins w:id="31343" w:author="Thomas Dietz" w:date="2012-08-08T17:05:00Z"/>
                    <w:lang w:val="de-DE"/>
                  </w:rPr>
                </w:rPrChange>
              </w:rPr>
            </w:pPr>
            <w:ins w:id="31344" w:author="Thomas Dietz" w:date="2012-08-08T17:05:00Z">
              <w:r w:rsidRPr="00B80901">
                <w:rPr>
                  <w:rPrChange w:id="31345" w:author="Thomas Dietz" w:date="2012-08-10T13:22:00Z">
                    <w:rPr>
                      <w:lang w:val="de-DE"/>
                    </w:rPr>
                  </w:rPrChange>
                </w:rPr>
                <w:t xml:space="preserve">    }</w:t>
              </w:r>
            </w:ins>
          </w:p>
          <w:p w14:paraId="40AB2D9B" w14:textId="77777777" w:rsidR="009F3611" w:rsidRPr="00B80901" w:rsidRDefault="009F3611" w:rsidP="009F3611">
            <w:pPr>
              <w:pStyle w:val="XML1"/>
              <w:rPr>
                <w:ins w:id="31346" w:author="Thomas Dietz" w:date="2012-08-08T17:05:00Z"/>
                <w:rPrChange w:id="31347" w:author="Thomas Dietz" w:date="2012-08-10T13:22:00Z">
                  <w:rPr>
                    <w:ins w:id="31348" w:author="Thomas Dietz" w:date="2012-08-08T17:05:00Z"/>
                    <w:lang w:val="de-DE"/>
                  </w:rPr>
                </w:rPrChange>
              </w:rPr>
            </w:pPr>
            <w:ins w:id="31349" w:author="Thomas Dietz" w:date="2012-08-08T17:05:00Z">
              <w:r w:rsidRPr="00B80901">
                <w:rPr>
                  <w:rPrChange w:id="31350" w:author="Thomas Dietz" w:date="2012-08-10T13:22:00Z">
                    <w:rPr>
                      <w:lang w:val="de-DE"/>
                    </w:rPr>
                  </w:rPrChange>
                </w:rPr>
                <w:t xml:space="preserve">    container next-tables {</w:t>
              </w:r>
            </w:ins>
          </w:p>
          <w:p w14:paraId="02016702" w14:textId="77777777" w:rsidR="009F3611" w:rsidRPr="00B80901" w:rsidRDefault="009F3611" w:rsidP="009F3611">
            <w:pPr>
              <w:pStyle w:val="XML1"/>
              <w:rPr>
                <w:ins w:id="31351" w:author="Thomas Dietz" w:date="2012-08-08T17:05:00Z"/>
                <w:rPrChange w:id="31352" w:author="Thomas Dietz" w:date="2012-08-10T13:22:00Z">
                  <w:rPr>
                    <w:ins w:id="31353" w:author="Thomas Dietz" w:date="2012-08-08T17:05:00Z"/>
                    <w:lang w:val="de-DE"/>
                  </w:rPr>
                </w:rPrChange>
              </w:rPr>
            </w:pPr>
            <w:ins w:id="31354" w:author="Thomas Dietz" w:date="2012-08-08T17:05:00Z">
              <w:r w:rsidRPr="00B80901">
                <w:rPr>
                  <w:rPrChange w:id="31355" w:author="Thomas Dietz" w:date="2012-08-10T13:22:00Z">
                    <w:rPr>
                      <w:lang w:val="de-DE"/>
                    </w:rPr>
                  </w:rPrChange>
                </w:rPr>
                <w:t xml:space="preserve">      leaf-list table-id {</w:t>
              </w:r>
            </w:ins>
          </w:p>
          <w:p w14:paraId="0AD96716" w14:textId="77777777" w:rsidR="009F3611" w:rsidRPr="00B80901" w:rsidRDefault="009F3611" w:rsidP="009F3611">
            <w:pPr>
              <w:pStyle w:val="XML1"/>
              <w:rPr>
                <w:ins w:id="31356" w:author="Thomas Dietz" w:date="2012-08-08T17:05:00Z"/>
                <w:rPrChange w:id="31357" w:author="Thomas Dietz" w:date="2012-08-10T13:22:00Z">
                  <w:rPr>
                    <w:ins w:id="31358" w:author="Thomas Dietz" w:date="2012-08-08T17:05:00Z"/>
                    <w:lang w:val="de-DE"/>
                  </w:rPr>
                </w:rPrChange>
              </w:rPr>
            </w:pPr>
            <w:ins w:id="31359" w:author="Thomas Dietz" w:date="2012-08-08T17:05:00Z">
              <w:r w:rsidRPr="00B80901">
                <w:rPr>
                  <w:rPrChange w:id="31360" w:author="Thomas Dietz" w:date="2012-08-10T13:22:00Z">
                    <w:rPr>
                      <w:lang w:val="de-DE"/>
                    </w:rPr>
                  </w:rPrChange>
                </w:rPr>
                <w:t xml:space="preserve">        type inet:uri;</w:t>
              </w:r>
            </w:ins>
          </w:p>
          <w:p w14:paraId="515462AD" w14:textId="77777777" w:rsidR="009F3611" w:rsidRPr="00B80901" w:rsidRDefault="009F3611" w:rsidP="009F3611">
            <w:pPr>
              <w:pStyle w:val="XML1"/>
              <w:rPr>
                <w:ins w:id="31361" w:author="Thomas Dietz" w:date="2012-08-08T17:05:00Z"/>
                <w:rPrChange w:id="31362" w:author="Thomas Dietz" w:date="2012-08-10T13:22:00Z">
                  <w:rPr>
                    <w:ins w:id="31363" w:author="Thomas Dietz" w:date="2012-08-08T17:05:00Z"/>
                    <w:lang w:val="de-DE"/>
                  </w:rPr>
                </w:rPrChange>
              </w:rPr>
            </w:pPr>
            <w:ins w:id="31364" w:author="Thomas Dietz" w:date="2012-08-08T17:05:00Z">
              <w:r w:rsidRPr="00B80901">
                <w:rPr>
                  <w:rPrChange w:id="31365" w:author="Thomas Dietz" w:date="2012-08-10T13:22:00Z">
                    <w:rPr>
                      <w:lang w:val="de-DE"/>
                    </w:rPr>
                  </w:rPrChange>
                </w:rPr>
                <w:t xml:space="preserve">      }</w:t>
              </w:r>
            </w:ins>
          </w:p>
          <w:p w14:paraId="2D5A73B6" w14:textId="77777777" w:rsidR="009F3611" w:rsidRPr="00B80901" w:rsidRDefault="009F3611" w:rsidP="009F3611">
            <w:pPr>
              <w:pStyle w:val="XML1"/>
              <w:rPr>
                <w:ins w:id="31366" w:author="Thomas Dietz" w:date="2012-08-08T17:05:00Z"/>
                <w:rPrChange w:id="31367" w:author="Thomas Dietz" w:date="2012-08-10T13:22:00Z">
                  <w:rPr>
                    <w:ins w:id="31368" w:author="Thomas Dietz" w:date="2012-08-08T17:05:00Z"/>
                    <w:lang w:val="de-DE"/>
                  </w:rPr>
                </w:rPrChange>
              </w:rPr>
            </w:pPr>
            <w:ins w:id="31369" w:author="Thomas Dietz" w:date="2012-08-08T17:05:00Z">
              <w:r w:rsidRPr="00B80901">
                <w:rPr>
                  <w:rPrChange w:id="31370" w:author="Thomas Dietz" w:date="2012-08-10T13:22:00Z">
                    <w:rPr>
                      <w:lang w:val="de-DE"/>
                    </w:rPr>
                  </w:rPrChange>
                </w:rPr>
                <w:t xml:space="preserve">      description "An array of resource-ids of all flow tables that</w:t>
              </w:r>
            </w:ins>
          </w:p>
          <w:p w14:paraId="0215D4C1" w14:textId="77777777" w:rsidR="009F3611" w:rsidRPr="00B80901" w:rsidRDefault="009F3611" w:rsidP="009F3611">
            <w:pPr>
              <w:pStyle w:val="XML1"/>
              <w:rPr>
                <w:ins w:id="31371" w:author="Thomas Dietz" w:date="2012-08-08T17:05:00Z"/>
                <w:rPrChange w:id="31372" w:author="Thomas Dietz" w:date="2012-08-10T13:22:00Z">
                  <w:rPr>
                    <w:ins w:id="31373" w:author="Thomas Dietz" w:date="2012-08-08T17:05:00Z"/>
                    <w:lang w:val="de-DE"/>
                  </w:rPr>
                </w:rPrChange>
              </w:rPr>
            </w:pPr>
            <w:ins w:id="31374" w:author="Thomas Dietz" w:date="2012-08-08T17:05:00Z">
              <w:r w:rsidRPr="00B80901">
                <w:rPr>
                  <w:rPrChange w:id="31375" w:author="Thomas Dietz" w:date="2012-08-10T13:22:00Z">
                    <w:rPr>
                      <w:lang w:val="de-DE"/>
                    </w:rPr>
                  </w:rPrChange>
                </w:rPr>
                <w:t xml:space="preserve">        can be directly reached from this table using the </w:t>
              </w:r>
            </w:ins>
          </w:p>
          <w:p w14:paraId="1A8F961B" w14:textId="77777777" w:rsidR="009F3611" w:rsidRPr="00B80901" w:rsidRDefault="009F3611" w:rsidP="009F3611">
            <w:pPr>
              <w:pStyle w:val="XML1"/>
              <w:rPr>
                <w:ins w:id="31376" w:author="Thomas Dietz" w:date="2012-08-08T17:05:00Z"/>
                <w:rPrChange w:id="31377" w:author="Thomas Dietz" w:date="2012-08-10T13:22:00Z">
                  <w:rPr>
                    <w:ins w:id="31378" w:author="Thomas Dietz" w:date="2012-08-08T17:05:00Z"/>
                    <w:lang w:val="de-DE"/>
                  </w:rPr>
                </w:rPrChange>
              </w:rPr>
            </w:pPr>
            <w:ins w:id="31379" w:author="Thomas Dietz" w:date="2012-08-08T17:05:00Z">
              <w:r w:rsidRPr="00B80901">
                <w:rPr>
                  <w:rPrChange w:id="31380" w:author="Thomas Dietz" w:date="2012-08-10T13:22:00Z">
                    <w:rPr>
                      <w:lang w:val="de-DE"/>
                    </w:rPr>
                  </w:rPrChange>
                </w:rPr>
                <w:t xml:space="preserve">        'goto-table' instruction.";</w:t>
              </w:r>
            </w:ins>
          </w:p>
          <w:p w14:paraId="117E40D0" w14:textId="77777777" w:rsidR="009F3611" w:rsidRPr="00B80901" w:rsidRDefault="009F3611" w:rsidP="009F3611">
            <w:pPr>
              <w:pStyle w:val="XML1"/>
              <w:rPr>
                <w:ins w:id="31381" w:author="Thomas Dietz" w:date="2012-08-08T17:05:00Z"/>
                <w:rPrChange w:id="31382" w:author="Thomas Dietz" w:date="2012-08-10T13:22:00Z">
                  <w:rPr>
                    <w:ins w:id="31383" w:author="Thomas Dietz" w:date="2012-08-08T17:05:00Z"/>
                    <w:lang w:val="de-DE"/>
                  </w:rPr>
                </w:rPrChange>
              </w:rPr>
            </w:pPr>
            <w:ins w:id="31384" w:author="Thomas Dietz" w:date="2012-08-08T17:05:00Z">
              <w:r w:rsidRPr="00B80901">
                <w:rPr>
                  <w:rPrChange w:id="31385" w:author="Thomas Dietz" w:date="2012-08-10T13:22:00Z">
                    <w:rPr>
                      <w:lang w:val="de-DE"/>
                    </w:rPr>
                  </w:rPrChange>
                </w:rPr>
                <w:t xml:space="preserve">    }</w:t>
              </w:r>
            </w:ins>
          </w:p>
          <w:p w14:paraId="33891C1E" w14:textId="77777777" w:rsidR="009F3611" w:rsidRPr="00B80901" w:rsidRDefault="009F3611" w:rsidP="009F3611">
            <w:pPr>
              <w:pStyle w:val="XML1"/>
              <w:rPr>
                <w:ins w:id="31386" w:author="Thomas Dietz" w:date="2012-08-08T17:05:00Z"/>
                <w:rPrChange w:id="31387" w:author="Thomas Dietz" w:date="2012-08-10T13:22:00Z">
                  <w:rPr>
                    <w:ins w:id="31388" w:author="Thomas Dietz" w:date="2012-08-08T17:05:00Z"/>
                    <w:lang w:val="de-DE"/>
                  </w:rPr>
                </w:rPrChange>
              </w:rPr>
            </w:pPr>
            <w:ins w:id="31389" w:author="Thomas Dietz" w:date="2012-08-08T17:05:00Z">
              <w:r w:rsidRPr="00B80901">
                <w:rPr>
                  <w:rPrChange w:id="31390" w:author="Thomas Dietz" w:date="2012-08-10T13:22:00Z">
                    <w:rPr>
                      <w:lang w:val="de-DE"/>
                    </w:rPr>
                  </w:rPrChange>
                </w:rPr>
                <w:t xml:space="preserve">    container instructions {</w:t>
              </w:r>
            </w:ins>
          </w:p>
          <w:p w14:paraId="2E08795A" w14:textId="77777777" w:rsidR="009F3611" w:rsidRPr="00B80901" w:rsidRDefault="009F3611" w:rsidP="009F3611">
            <w:pPr>
              <w:pStyle w:val="XML1"/>
              <w:rPr>
                <w:ins w:id="31391" w:author="Thomas Dietz" w:date="2012-08-08T17:05:00Z"/>
                <w:rPrChange w:id="31392" w:author="Thomas Dietz" w:date="2012-08-10T13:22:00Z">
                  <w:rPr>
                    <w:ins w:id="31393" w:author="Thomas Dietz" w:date="2012-08-08T17:05:00Z"/>
                    <w:lang w:val="de-DE"/>
                  </w:rPr>
                </w:rPrChange>
              </w:rPr>
            </w:pPr>
            <w:ins w:id="31394" w:author="Thomas Dietz" w:date="2012-08-08T17:05:00Z">
              <w:r w:rsidRPr="00B80901">
                <w:rPr>
                  <w:rPrChange w:id="31395" w:author="Thomas Dietz" w:date="2012-08-10T13:22:00Z">
                    <w:rPr>
                      <w:lang w:val="de-DE"/>
                    </w:rPr>
                  </w:rPrChange>
                </w:rPr>
                <w:t xml:space="preserve">      leaf-list type {</w:t>
              </w:r>
            </w:ins>
          </w:p>
          <w:p w14:paraId="16242BFE" w14:textId="77777777" w:rsidR="009F3611" w:rsidRPr="00B80901" w:rsidRDefault="009F3611" w:rsidP="009F3611">
            <w:pPr>
              <w:pStyle w:val="XML1"/>
              <w:rPr>
                <w:ins w:id="31396" w:author="Thomas Dietz" w:date="2012-08-08T17:05:00Z"/>
                <w:rPrChange w:id="31397" w:author="Thomas Dietz" w:date="2012-08-10T13:22:00Z">
                  <w:rPr>
                    <w:ins w:id="31398" w:author="Thomas Dietz" w:date="2012-08-08T17:05:00Z"/>
                    <w:lang w:val="de-DE"/>
                  </w:rPr>
                </w:rPrChange>
              </w:rPr>
            </w:pPr>
            <w:ins w:id="31399" w:author="Thomas Dietz" w:date="2012-08-08T17:05:00Z">
              <w:r w:rsidRPr="00B80901">
                <w:rPr>
                  <w:rPrChange w:id="31400" w:author="Thomas Dietz" w:date="2012-08-10T13:22:00Z">
                    <w:rPr>
                      <w:lang w:val="de-DE"/>
                    </w:rPr>
                  </w:rPrChange>
                </w:rPr>
                <w:t xml:space="preserve">        type OFInstructionType;</w:t>
              </w:r>
            </w:ins>
          </w:p>
          <w:p w14:paraId="04B86EE4" w14:textId="77777777" w:rsidR="009F3611" w:rsidRPr="00B80901" w:rsidRDefault="009F3611" w:rsidP="009F3611">
            <w:pPr>
              <w:pStyle w:val="XML1"/>
              <w:rPr>
                <w:ins w:id="31401" w:author="Thomas Dietz" w:date="2012-08-08T17:05:00Z"/>
                <w:rPrChange w:id="31402" w:author="Thomas Dietz" w:date="2012-08-10T13:22:00Z">
                  <w:rPr>
                    <w:ins w:id="31403" w:author="Thomas Dietz" w:date="2012-08-08T17:05:00Z"/>
                    <w:lang w:val="de-DE"/>
                  </w:rPr>
                </w:rPrChange>
              </w:rPr>
            </w:pPr>
            <w:ins w:id="31404" w:author="Thomas Dietz" w:date="2012-08-08T17:05:00Z">
              <w:r w:rsidRPr="00B80901">
                <w:rPr>
                  <w:rPrChange w:id="31405" w:author="Thomas Dietz" w:date="2012-08-10T13:22:00Z">
                    <w:rPr>
                      <w:lang w:val="de-DE"/>
                    </w:rPr>
                  </w:rPrChange>
                </w:rPr>
                <w:t xml:space="preserve">      }</w:t>
              </w:r>
            </w:ins>
          </w:p>
          <w:p w14:paraId="3282DC79" w14:textId="77777777" w:rsidR="009F3611" w:rsidRPr="00B80901" w:rsidRDefault="009F3611" w:rsidP="009F3611">
            <w:pPr>
              <w:pStyle w:val="XML1"/>
              <w:rPr>
                <w:ins w:id="31406" w:author="Thomas Dietz" w:date="2012-08-08T17:05:00Z"/>
                <w:rPrChange w:id="31407" w:author="Thomas Dietz" w:date="2012-08-10T13:22:00Z">
                  <w:rPr>
                    <w:ins w:id="31408" w:author="Thomas Dietz" w:date="2012-08-08T17:05:00Z"/>
                    <w:lang w:val="de-DE"/>
                  </w:rPr>
                </w:rPrChange>
              </w:rPr>
            </w:pPr>
            <w:ins w:id="31409" w:author="Thomas Dietz" w:date="2012-08-08T17:05:00Z">
              <w:r w:rsidRPr="00B80901">
                <w:rPr>
                  <w:rPrChange w:id="31410" w:author="Thomas Dietz" w:date="2012-08-10T13:22:00Z">
                    <w:rPr>
                      <w:lang w:val="de-DE"/>
                    </w:rPr>
                  </w:rPrChange>
                </w:rPr>
                <w:t xml:space="preserve">      description "The list of all instruction types supported by</w:t>
              </w:r>
            </w:ins>
          </w:p>
          <w:p w14:paraId="6150D7E9" w14:textId="77777777" w:rsidR="009F3611" w:rsidRPr="00B80901" w:rsidRDefault="009F3611" w:rsidP="009F3611">
            <w:pPr>
              <w:pStyle w:val="XML1"/>
              <w:rPr>
                <w:ins w:id="31411" w:author="Thomas Dietz" w:date="2012-08-08T17:05:00Z"/>
                <w:rPrChange w:id="31412" w:author="Thomas Dietz" w:date="2012-08-10T13:22:00Z">
                  <w:rPr>
                    <w:ins w:id="31413" w:author="Thomas Dietz" w:date="2012-08-08T17:05:00Z"/>
                    <w:lang w:val="de-DE"/>
                  </w:rPr>
                </w:rPrChange>
              </w:rPr>
            </w:pPr>
            <w:ins w:id="31414" w:author="Thomas Dietz" w:date="2012-08-08T17:05:00Z">
              <w:r w:rsidRPr="00B80901">
                <w:rPr>
                  <w:rPrChange w:id="31415" w:author="Thomas Dietz" w:date="2012-08-10T13:22:00Z">
                    <w:rPr>
                      <w:lang w:val="de-DE"/>
                    </w:rPr>
                  </w:rPrChange>
                </w:rPr>
                <w:t xml:space="preserve">        the flow table.";</w:t>
              </w:r>
            </w:ins>
          </w:p>
          <w:p w14:paraId="7577EA32" w14:textId="77777777" w:rsidR="009F3611" w:rsidRPr="00B80901" w:rsidRDefault="009F3611" w:rsidP="009F3611">
            <w:pPr>
              <w:pStyle w:val="XML1"/>
              <w:rPr>
                <w:ins w:id="31416" w:author="Thomas Dietz" w:date="2012-08-08T17:05:00Z"/>
                <w:rPrChange w:id="31417" w:author="Thomas Dietz" w:date="2012-08-10T13:22:00Z">
                  <w:rPr>
                    <w:ins w:id="31418" w:author="Thomas Dietz" w:date="2012-08-08T17:05:00Z"/>
                    <w:lang w:val="de-DE"/>
                  </w:rPr>
                </w:rPrChange>
              </w:rPr>
            </w:pPr>
            <w:ins w:id="31419" w:author="Thomas Dietz" w:date="2012-08-08T17:05:00Z">
              <w:r w:rsidRPr="00B80901">
                <w:rPr>
                  <w:rPrChange w:id="31420" w:author="Thomas Dietz" w:date="2012-08-10T13:22:00Z">
                    <w:rPr>
                      <w:lang w:val="de-DE"/>
                    </w:rPr>
                  </w:rPrChange>
                </w:rPr>
                <w:t xml:space="preserve">    }</w:t>
              </w:r>
            </w:ins>
          </w:p>
          <w:p w14:paraId="1460773A" w14:textId="77777777" w:rsidR="009F3611" w:rsidRPr="00B80901" w:rsidRDefault="009F3611" w:rsidP="009F3611">
            <w:pPr>
              <w:pStyle w:val="XML1"/>
              <w:rPr>
                <w:ins w:id="31421" w:author="Thomas Dietz" w:date="2012-08-08T17:05:00Z"/>
                <w:rPrChange w:id="31422" w:author="Thomas Dietz" w:date="2012-08-10T13:22:00Z">
                  <w:rPr>
                    <w:ins w:id="31423" w:author="Thomas Dietz" w:date="2012-08-08T17:05:00Z"/>
                    <w:lang w:val="de-DE"/>
                  </w:rPr>
                </w:rPrChange>
              </w:rPr>
            </w:pPr>
            <w:ins w:id="31424" w:author="Thomas Dietz" w:date="2012-08-08T17:05:00Z">
              <w:r w:rsidRPr="00B80901">
                <w:rPr>
                  <w:rPrChange w:id="31425" w:author="Thomas Dietz" w:date="2012-08-10T13:22:00Z">
                    <w:rPr>
                      <w:lang w:val="de-DE"/>
                    </w:rPr>
                  </w:rPrChange>
                </w:rPr>
                <w:t xml:space="preserve">    container matches {</w:t>
              </w:r>
            </w:ins>
          </w:p>
          <w:p w14:paraId="53CAB7AC" w14:textId="77777777" w:rsidR="009F3611" w:rsidRPr="00B80901" w:rsidRDefault="009F3611" w:rsidP="009F3611">
            <w:pPr>
              <w:pStyle w:val="XML1"/>
              <w:rPr>
                <w:ins w:id="31426" w:author="Thomas Dietz" w:date="2012-08-08T17:05:00Z"/>
                <w:rPrChange w:id="31427" w:author="Thomas Dietz" w:date="2012-08-10T13:22:00Z">
                  <w:rPr>
                    <w:ins w:id="31428" w:author="Thomas Dietz" w:date="2012-08-08T17:05:00Z"/>
                    <w:lang w:val="de-DE"/>
                  </w:rPr>
                </w:rPrChange>
              </w:rPr>
            </w:pPr>
            <w:ins w:id="31429" w:author="Thomas Dietz" w:date="2012-08-08T17:05:00Z">
              <w:r w:rsidRPr="00B80901">
                <w:rPr>
                  <w:rPrChange w:id="31430" w:author="Thomas Dietz" w:date="2012-08-10T13:22:00Z">
                    <w:rPr>
                      <w:lang w:val="de-DE"/>
                    </w:rPr>
                  </w:rPrChange>
                </w:rPr>
                <w:t xml:space="preserve">      leaf-list type {</w:t>
              </w:r>
            </w:ins>
          </w:p>
          <w:p w14:paraId="22F525E4" w14:textId="77777777" w:rsidR="009F3611" w:rsidRPr="00B80901" w:rsidRDefault="009F3611" w:rsidP="009F3611">
            <w:pPr>
              <w:pStyle w:val="XML1"/>
              <w:rPr>
                <w:ins w:id="31431" w:author="Thomas Dietz" w:date="2012-08-08T17:05:00Z"/>
                <w:rPrChange w:id="31432" w:author="Thomas Dietz" w:date="2012-08-10T13:22:00Z">
                  <w:rPr>
                    <w:ins w:id="31433" w:author="Thomas Dietz" w:date="2012-08-08T17:05:00Z"/>
                    <w:lang w:val="de-DE"/>
                  </w:rPr>
                </w:rPrChange>
              </w:rPr>
            </w:pPr>
            <w:ins w:id="31434" w:author="Thomas Dietz" w:date="2012-08-08T17:05:00Z">
              <w:r w:rsidRPr="00B80901">
                <w:rPr>
                  <w:rPrChange w:id="31435" w:author="Thomas Dietz" w:date="2012-08-10T13:22:00Z">
                    <w:rPr>
                      <w:lang w:val="de-DE"/>
                    </w:rPr>
                  </w:rPrChange>
                </w:rPr>
                <w:t xml:space="preserve">        type OFMatchFieldType;</w:t>
              </w:r>
            </w:ins>
          </w:p>
          <w:p w14:paraId="31BB5E97" w14:textId="77777777" w:rsidR="009F3611" w:rsidRPr="00B80901" w:rsidRDefault="009F3611" w:rsidP="009F3611">
            <w:pPr>
              <w:pStyle w:val="XML1"/>
              <w:rPr>
                <w:ins w:id="31436" w:author="Thomas Dietz" w:date="2012-08-08T17:05:00Z"/>
                <w:rPrChange w:id="31437" w:author="Thomas Dietz" w:date="2012-08-10T13:22:00Z">
                  <w:rPr>
                    <w:ins w:id="31438" w:author="Thomas Dietz" w:date="2012-08-08T17:05:00Z"/>
                    <w:lang w:val="de-DE"/>
                  </w:rPr>
                </w:rPrChange>
              </w:rPr>
            </w:pPr>
            <w:ins w:id="31439" w:author="Thomas Dietz" w:date="2012-08-08T17:05:00Z">
              <w:r w:rsidRPr="00B80901">
                <w:rPr>
                  <w:rPrChange w:id="31440" w:author="Thomas Dietz" w:date="2012-08-10T13:22:00Z">
                    <w:rPr>
                      <w:lang w:val="de-DE"/>
                    </w:rPr>
                  </w:rPrChange>
                </w:rPr>
                <w:t xml:space="preserve">      }</w:t>
              </w:r>
            </w:ins>
          </w:p>
          <w:p w14:paraId="7C289A9F" w14:textId="77777777" w:rsidR="009F3611" w:rsidRPr="00B80901" w:rsidRDefault="009F3611" w:rsidP="009F3611">
            <w:pPr>
              <w:pStyle w:val="XML1"/>
              <w:rPr>
                <w:ins w:id="31441" w:author="Thomas Dietz" w:date="2012-08-08T17:05:00Z"/>
                <w:rPrChange w:id="31442" w:author="Thomas Dietz" w:date="2012-08-10T13:22:00Z">
                  <w:rPr>
                    <w:ins w:id="31443" w:author="Thomas Dietz" w:date="2012-08-08T17:05:00Z"/>
                    <w:lang w:val="de-DE"/>
                  </w:rPr>
                </w:rPrChange>
              </w:rPr>
            </w:pPr>
            <w:ins w:id="31444" w:author="Thomas Dietz" w:date="2012-08-08T17:05:00Z">
              <w:r w:rsidRPr="00B80901">
                <w:rPr>
                  <w:rPrChange w:id="31445" w:author="Thomas Dietz" w:date="2012-08-10T13:22:00Z">
                    <w:rPr>
                      <w:lang w:val="de-DE"/>
                    </w:rPr>
                  </w:rPrChange>
                </w:rPr>
                <w:t xml:space="preserve">      description "The list of all match types supported by the</w:t>
              </w:r>
            </w:ins>
          </w:p>
          <w:p w14:paraId="3CC0C8D0" w14:textId="77777777" w:rsidR="009F3611" w:rsidRPr="00B80901" w:rsidRDefault="009F3611" w:rsidP="009F3611">
            <w:pPr>
              <w:pStyle w:val="XML1"/>
              <w:rPr>
                <w:ins w:id="31446" w:author="Thomas Dietz" w:date="2012-08-08T17:05:00Z"/>
                <w:rPrChange w:id="31447" w:author="Thomas Dietz" w:date="2012-08-10T13:22:00Z">
                  <w:rPr>
                    <w:ins w:id="31448" w:author="Thomas Dietz" w:date="2012-08-08T17:05:00Z"/>
                    <w:lang w:val="de-DE"/>
                  </w:rPr>
                </w:rPrChange>
              </w:rPr>
            </w:pPr>
            <w:ins w:id="31449" w:author="Thomas Dietz" w:date="2012-08-08T17:05:00Z">
              <w:r w:rsidRPr="00B80901">
                <w:rPr>
                  <w:rPrChange w:id="31450" w:author="Thomas Dietz" w:date="2012-08-10T13:22:00Z">
                    <w:rPr>
                      <w:lang w:val="de-DE"/>
                    </w:rPr>
                  </w:rPrChange>
                </w:rPr>
                <w:t xml:space="preserve">        flow table.";</w:t>
              </w:r>
            </w:ins>
          </w:p>
          <w:p w14:paraId="4AE4A190" w14:textId="77777777" w:rsidR="009F3611" w:rsidRPr="00B80901" w:rsidRDefault="009F3611" w:rsidP="009F3611">
            <w:pPr>
              <w:pStyle w:val="XML1"/>
              <w:rPr>
                <w:ins w:id="31451" w:author="Thomas Dietz" w:date="2012-08-08T17:05:00Z"/>
                <w:rPrChange w:id="31452" w:author="Thomas Dietz" w:date="2012-08-10T13:22:00Z">
                  <w:rPr>
                    <w:ins w:id="31453" w:author="Thomas Dietz" w:date="2012-08-08T17:05:00Z"/>
                    <w:lang w:val="de-DE"/>
                  </w:rPr>
                </w:rPrChange>
              </w:rPr>
            </w:pPr>
            <w:ins w:id="31454" w:author="Thomas Dietz" w:date="2012-08-08T17:05:00Z">
              <w:r w:rsidRPr="00B80901">
                <w:rPr>
                  <w:rPrChange w:id="31455" w:author="Thomas Dietz" w:date="2012-08-10T13:22:00Z">
                    <w:rPr>
                      <w:lang w:val="de-DE"/>
                    </w:rPr>
                  </w:rPrChange>
                </w:rPr>
                <w:t xml:space="preserve">    }</w:t>
              </w:r>
            </w:ins>
          </w:p>
          <w:p w14:paraId="4016EE86" w14:textId="77777777" w:rsidR="009F3611" w:rsidRPr="00B80901" w:rsidRDefault="009F3611" w:rsidP="009F3611">
            <w:pPr>
              <w:pStyle w:val="XML1"/>
              <w:rPr>
                <w:ins w:id="31456" w:author="Thomas Dietz" w:date="2012-08-08T17:05:00Z"/>
                <w:rPrChange w:id="31457" w:author="Thomas Dietz" w:date="2012-08-10T13:22:00Z">
                  <w:rPr>
                    <w:ins w:id="31458" w:author="Thomas Dietz" w:date="2012-08-08T17:05:00Z"/>
                    <w:lang w:val="de-DE"/>
                  </w:rPr>
                </w:rPrChange>
              </w:rPr>
            </w:pPr>
            <w:ins w:id="31459" w:author="Thomas Dietz" w:date="2012-08-08T17:05:00Z">
              <w:r w:rsidRPr="00B80901">
                <w:rPr>
                  <w:rPrChange w:id="31460" w:author="Thomas Dietz" w:date="2012-08-10T13:22:00Z">
                    <w:rPr>
                      <w:lang w:val="de-DE"/>
                    </w:rPr>
                  </w:rPrChange>
                </w:rPr>
                <w:t xml:space="preserve">    container write-actions {</w:t>
              </w:r>
            </w:ins>
          </w:p>
          <w:p w14:paraId="4AC96305" w14:textId="77777777" w:rsidR="009F3611" w:rsidRPr="00B80901" w:rsidRDefault="009F3611" w:rsidP="009F3611">
            <w:pPr>
              <w:pStyle w:val="XML1"/>
              <w:rPr>
                <w:ins w:id="31461" w:author="Thomas Dietz" w:date="2012-08-08T17:05:00Z"/>
                <w:rPrChange w:id="31462" w:author="Thomas Dietz" w:date="2012-08-10T13:22:00Z">
                  <w:rPr>
                    <w:ins w:id="31463" w:author="Thomas Dietz" w:date="2012-08-08T17:05:00Z"/>
                    <w:lang w:val="de-DE"/>
                  </w:rPr>
                </w:rPrChange>
              </w:rPr>
            </w:pPr>
            <w:ins w:id="31464" w:author="Thomas Dietz" w:date="2012-08-08T17:05:00Z">
              <w:r w:rsidRPr="00B80901">
                <w:rPr>
                  <w:rPrChange w:id="31465" w:author="Thomas Dietz" w:date="2012-08-10T13:22:00Z">
                    <w:rPr>
                      <w:lang w:val="de-DE"/>
                    </w:rPr>
                  </w:rPrChange>
                </w:rPr>
                <w:t xml:space="preserve">      leaf-list type {</w:t>
              </w:r>
            </w:ins>
          </w:p>
          <w:p w14:paraId="2AE89694" w14:textId="77777777" w:rsidR="009F3611" w:rsidRPr="00B80901" w:rsidRDefault="009F3611" w:rsidP="009F3611">
            <w:pPr>
              <w:pStyle w:val="XML1"/>
              <w:rPr>
                <w:ins w:id="31466" w:author="Thomas Dietz" w:date="2012-08-08T17:05:00Z"/>
                <w:rPrChange w:id="31467" w:author="Thomas Dietz" w:date="2012-08-10T13:22:00Z">
                  <w:rPr>
                    <w:ins w:id="31468" w:author="Thomas Dietz" w:date="2012-08-08T17:05:00Z"/>
                    <w:lang w:val="de-DE"/>
                  </w:rPr>
                </w:rPrChange>
              </w:rPr>
            </w:pPr>
            <w:ins w:id="31469" w:author="Thomas Dietz" w:date="2012-08-08T17:05:00Z">
              <w:r w:rsidRPr="00B80901">
                <w:rPr>
                  <w:rPrChange w:id="31470" w:author="Thomas Dietz" w:date="2012-08-10T13:22:00Z">
                    <w:rPr>
                      <w:lang w:val="de-DE"/>
                    </w:rPr>
                  </w:rPrChange>
                </w:rPr>
                <w:t xml:space="preserve">        type OFActionType;</w:t>
              </w:r>
            </w:ins>
          </w:p>
          <w:p w14:paraId="37E5647D" w14:textId="77777777" w:rsidR="009F3611" w:rsidRPr="00B80901" w:rsidRDefault="009F3611" w:rsidP="009F3611">
            <w:pPr>
              <w:pStyle w:val="XML1"/>
              <w:rPr>
                <w:ins w:id="31471" w:author="Thomas Dietz" w:date="2012-08-08T17:05:00Z"/>
                <w:rPrChange w:id="31472" w:author="Thomas Dietz" w:date="2012-08-10T13:22:00Z">
                  <w:rPr>
                    <w:ins w:id="31473" w:author="Thomas Dietz" w:date="2012-08-08T17:05:00Z"/>
                    <w:lang w:val="de-DE"/>
                  </w:rPr>
                </w:rPrChange>
              </w:rPr>
            </w:pPr>
            <w:ins w:id="31474" w:author="Thomas Dietz" w:date="2012-08-08T17:05:00Z">
              <w:r w:rsidRPr="00B80901">
                <w:rPr>
                  <w:rPrChange w:id="31475" w:author="Thomas Dietz" w:date="2012-08-10T13:22:00Z">
                    <w:rPr>
                      <w:lang w:val="de-DE"/>
                    </w:rPr>
                  </w:rPrChange>
                </w:rPr>
                <w:t xml:space="preserve">      }</w:t>
              </w:r>
            </w:ins>
          </w:p>
          <w:p w14:paraId="764CD624" w14:textId="77777777" w:rsidR="009F3611" w:rsidRPr="00B80901" w:rsidRDefault="009F3611" w:rsidP="009F3611">
            <w:pPr>
              <w:pStyle w:val="XML1"/>
              <w:rPr>
                <w:ins w:id="31476" w:author="Thomas Dietz" w:date="2012-08-08T17:05:00Z"/>
                <w:rPrChange w:id="31477" w:author="Thomas Dietz" w:date="2012-08-10T13:22:00Z">
                  <w:rPr>
                    <w:ins w:id="31478" w:author="Thomas Dietz" w:date="2012-08-08T17:05:00Z"/>
                    <w:lang w:val="de-DE"/>
                  </w:rPr>
                </w:rPrChange>
              </w:rPr>
            </w:pPr>
            <w:ins w:id="31479" w:author="Thomas Dietz" w:date="2012-08-08T17:05:00Z">
              <w:r w:rsidRPr="00B80901">
                <w:rPr>
                  <w:rPrChange w:id="31480" w:author="Thomas Dietz" w:date="2012-08-10T13:22:00Z">
                    <w:rPr>
                      <w:lang w:val="de-DE"/>
                    </w:rPr>
                  </w:rPrChange>
                </w:rPr>
                <w:t xml:space="preserve">      description "The list of all write action types supported by</w:t>
              </w:r>
            </w:ins>
          </w:p>
          <w:p w14:paraId="7CC00EE6" w14:textId="77777777" w:rsidR="009F3611" w:rsidRPr="00B80901" w:rsidRDefault="009F3611" w:rsidP="009F3611">
            <w:pPr>
              <w:pStyle w:val="XML1"/>
              <w:rPr>
                <w:ins w:id="31481" w:author="Thomas Dietz" w:date="2012-08-08T17:05:00Z"/>
                <w:rPrChange w:id="31482" w:author="Thomas Dietz" w:date="2012-08-10T13:22:00Z">
                  <w:rPr>
                    <w:ins w:id="31483" w:author="Thomas Dietz" w:date="2012-08-08T17:05:00Z"/>
                    <w:lang w:val="de-DE"/>
                  </w:rPr>
                </w:rPrChange>
              </w:rPr>
            </w:pPr>
            <w:ins w:id="31484" w:author="Thomas Dietz" w:date="2012-08-08T17:05:00Z">
              <w:r w:rsidRPr="00B80901">
                <w:rPr>
                  <w:rPrChange w:id="31485" w:author="Thomas Dietz" w:date="2012-08-10T13:22:00Z">
                    <w:rPr>
                      <w:lang w:val="de-DE"/>
                    </w:rPr>
                  </w:rPrChange>
                </w:rPr>
                <w:t xml:space="preserve">        the flow table.";</w:t>
              </w:r>
            </w:ins>
          </w:p>
          <w:p w14:paraId="6F087614" w14:textId="77777777" w:rsidR="009F3611" w:rsidRPr="00B80901" w:rsidRDefault="009F3611" w:rsidP="009F3611">
            <w:pPr>
              <w:pStyle w:val="XML1"/>
              <w:rPr>
                <w:ins w:id="31486" w:author="Thomas Dietz" w:date="2012-08-08T17:05:00Z"/>
                <w:rPrChange w:id="31487" w:author="Thomas Dietz" w:date="2012-08-10T13:22:00Z">
                  <w:rPr>
                    <w:ins w:id="31488" w:author="Thomas Dietz" w:date="2012-08-08T17:05:00Z"/>
                    <w:lang w:val="de-DE"/>
                  </w:rPr>
                </w:rPrChange>
              </w:rPr>
            </w:pPr>
            <w:ins w:id="31489" w:author="Thomas Dietz" w:date="2012-08-08T17:05:00Z">
              <w:r w:rsidRPr="00B80901">
                <w:rPr>
                  <w:rPrChange w:id="31490" w:author="Thomas Dietz" w:date="2012-08-10T13:22:00Z">
                    <w:rPr>
                      <w:lang w:val="de-DE"/>
                    </w:rPr>
                  </w:rPrChange>
                </w:rPr>
                <w:t xml:space="preserve">    }</w:t>
              </w:r>
            </w:ins>
          </w:p>
          <w:p w14:paraId="32A6C617" w14:textId="77777777" w:rsidR="009F3611" w:rsidRPr="00B80901" w:rsidRDefault="009F3611" w:rsidP="009F3611">
            <w:pPr>
              <w:pStyle w:val="XML1"/>
              <w:rPr>
                <w:ins w:id="31491" w:author="Thomas Dietz" w:date="2012-08-08T17:05:00Z"/>
                <w:rPrChange w:id="31492" w:author="Thomas Dietz" w:date="2012-08-10T13:22:00Z">
                  <w:rPr>
                    <w:ins w:id="31493" w:author="Thomas Dietz" w:date="2012-08-08T17:05:00Z"/>
                    <w:lang w:val="de-DE"/>
                  </w:rPr>
                </w:rPrChange>
              </w:rPr>
            </w:pPr>
            <w:ins w:id="31494" w:author="Thomas Dietz" w:date="2012-08-08T17:05:00Z">
              <w:r w:rsidRPr="00B80901">
                <w:rPr>
                  <w:rPrChange w:id="31495" w:author="Thomas Dietz" w:date="2012-08-10T13:22:00Z">
                    <w:rPr>
                      <w:lang w:val="de-DE"/>
                    </w:rPr>
                  </w:rPrChange>
                </w:rPr>
                <w:t xml:space="preserve">    container apply-actions {</w:t>
              </w:r>
            </w:ins>
          </w:p>
          <w:p w14:paraId="430A3EB1" w14:textId="77777777" w:rsidR="009F3611" w:rsidRPr="00B80901" w:rsidRDefault="009F3611" w:rsidP="009F3611">
            <w:pPr>
              <w:pStyle w:val="XML1"/>
              <w:rPr>
                <w:ins w:id="31496" w:author="Thomas Dietz" w:date="2012-08-08T17:05:00Z"/>
                <w:rPrChange w:id="31497" w:author="Thomas Dietz" w:date="2012-08-10T13:22:00Z">
                  <w:rPr>
                    <w:ins w:id="31498" w:author="Thomas Dietz" w:date="2012-08-08T17:05:00Z"/>
                    <w:lang w:val="de-DE"/>
                  </w:rPr>
                </w:rPrChange>
              </w:rPr>
            </w:pPr>
            <w:ins w:id="31499" w:author="Thomas Dietz" w:date="2012-08-08T17:05:00Z">
              <w:r w:rsidRPr="00B80901">
                <w:rPr>
                  <w:rPrChange w:id="31500" w:author="Thomas Dietz" w:date="2012-08-10T13:22:00Z">
                    <w:rPr>
                      <w:lang w:val="de-DE"/>
                    </w:rPr>
                  </w:rPrChange>
                </w:rPr>
                <w:t xml:space="preserve">      leaf-list type {</w:t>
              </w:r>
            </w:ins>
          </w:p>
          <w:p w14:paraId="7B13DA13" w14:textId="77777777" w:rsidR="009F3611" w:rsidRPr="00B80901" w:rsidRDefault="009F3611" w:rsidP="009F3611">
            <w:pPr>
              <w:pStyle w:val="XML1"/>
              <w:rPr>
                <w:ins w:id="31501" w:author="Thomas Dietz" w:date="2012-08-08T17:05:00Z"/>
                <w:rPrChange w:id="31502" w:author="Thomas Dietz" w:date="2012-08-10T13:22:00Z">
                  <w:rPr>
                    <w:ins w:id="31503" w:author="Thomas Dietz" w:date="2012-08-08T17:05:00Z"/>
                    <w:lang w:val="de-DE"/>
                  </w:rPr>
                </w:rPrChange>
              </w:rPr>
            </w:pPr>
            <w:ins w:id="31504" w:author="Thomas Dietz" w:date="2012-08-08T17:05:00Z">
              <w:r w:rsidRPr="00B80901">
                <w:rPr>
                  <w:rPrChange w:id="31505" w:author="Thomas Dietz" w:date="2012-08-10T13:22:00Z">
                    <w:rPr>
                      <w:lang w:val="de-DE"/>
                    </w:rPr>
                  </w:rPrChange>
                </w:rPr>
                <w:t xml:space="preserve">        type OFActionType;</w:t>
              </w:r>
            </w:ins>
          </w:p>
          <w:p w14:paraId="43A1F992" w14:textId="77777777" w:rsidR="009F3611" w:rsidRPr="00B80901" w:rsidRDefault="009F3611" w:rsidP="009F3611">
            <w:pPr>
              <w:pStyle w:val="XML1"/>
              <w:rPr>
                <w:ins w:id="31506" w:author="Thomas Dietz" w:date="2012-08-08T17:05:00Z"/>
                <w:rPrChange w:id="31507" w:author="Thomas Dietz" w:date="2012-08-10T13:22:00Z">
                  <w:rPr>
                    <w:ins w:id="31508" w:author="Thomas Dietz" w:date="2012-08-08T17:05:00Z"/>
                    <w:lang w:val="de-DE"/>
                  </w:rPr>
                </w:rPrChange>
              </w:rPr>
            </w:pPr>
            <w:ins w:id="31509" w:author="Thomas Dietz" w:date="2012-08-08T17:05:00Z">
              <w:r w:rsidRPr="00B80901">
                <w:rPr>
                  <w:rPrChange w:id="31510" w:author="Thomas Dietz" w:date="2012-08-10T13:22:00Z">
                    <w:rPr>
                      <w:lang w:val="de-DE"/>
                    </w:rPr>
                  </w:rPrChange>
                </w:rPr>
                <w:t xml:space="preserve">      }</w:t>
              </w:r>
            </w:ins>
          </w:p>
          <w:p w14:paraId="37F03AD2" w14:textId="77777777" w:rsidR="009F3611" w:rsidRPr="00B80901" w:rsidRDefault="009F3611" w:rsidP="009F3611">
            <w:pPr>
              <w:pStyle w:val="XML1"/>
              <w:rPr>
                <w:ins w:id="31511" w:author="Thomas Dietz" w:date="2012-08-08T17:05:00Z"/>
                <w:rPrChange w:id="31512" w:author="Thomas Dietz" w:date="2012-08-10T13:22:00Z">
                  <w:rPr>
                    <w:ins w:id="31513" w:author="Thomas Dietz" w:date="2012-08-08T17:05:00Z"/>
                    <w:lang w:val="de-DE"/>
                  </w:rPr>
                </w:rPrChange>
              </w:rPr>
            </w:pPr>
            <w:ins w:id="31514" w:author="Thomas Dietz" w:date="2012-08-08T17:05:00Z">
              <w:r w:rsidRPr="00B80901">
                <w:rPr>
                  <w:rPrChange w:id="31515" w:author="Thomas Dietz" w:date="2012-08-10T13:22:00Z">
                    <w:rPr>
                      <w:lang w:val="de-DE"/>
                    </w:rPr>
                  </w:rPrChange>
                </w:rPr>
                <w:t xml:space="preserve">      description "The list of all apply action types supported by</w:t>
              </w:r>
            </w:ins>
          </w:p>
          <w:p w14:paraId="160D4988" w14:textId="77777777" w:rsidR="009F3611" w:rsidRPr="00B80901" w:rsidRDefault="009F3611" w:rsidP="009F3611">
            <w:pPr>
              <w:pStyle w:val="XML1"/>
              <w:rPr>
                <w:ins w:id="31516" w:author="Thomas Dietz" w:date="2012-08-08T17:05:00Z"/>
                <w:rPrChange w:id="31517" w:author="Thomas Dietz" w:date="2012-08-10T13:22:00Z">
                  <w:rPr>
                    <w:ins w:id="31518" w:author="Thomas Dietz" w:date="2012-08-08T17:05:00Z"/>
                    <w:lang w:val="de-DE"/>
                  </w:rPr>
                </w:rPrChange>
              </w:rPr>
            </w:pPr>
            <w:ins w:id="31519" w:author="Thomas Dietz" w:date="2012-08-08T17:05:00Z">
              <w:r w:rsidRPr="00B80901">
                <w:rPr>
                  <w:rPrChange w:id="31520" w:author="Thomas Dietz" w:date="2012-08-10T13:22:00Z">
                    <w:rPr>
                      <w:lang w:val="de-DE"/>
                    </w:rPr>
                  </w:rPrChange>
                </w:rPr>
                <w:lastRenderedPageBreak/>
                <w:t xml:space="preserve">        the flow table.";</w:t>
              </w:r>
            </w:ins>
          </w:p>
          <w:p w14:paraId="16CAA593" w14:textId="77777777" w:rsidR="009F3611" w:rsidRPr="00B80901" w:rsidRDefault="009F3611" w:rsidP="009F3611">
            <w:pPr>
              <w:pStyle w:val="XML1"/>
              <w:rPr>
                <w:ins w:id="31521" w:author="Thomas Dietz" w:date="2012-08-08T17:05:00Z"/>
                <w:rPrChange w:id="31522" w:author="Thomas Dietz" w:date="2012-08-10T13:22:00Z">
                  <w:rPr>
                    <w:ins w:id="31523" w:author="Thomas Dietz" w:date="2012-08-08T17:05:00Z"/>
                    <w:lang w:val="de-DE"/>
                  </w:rPr>
                </w:rPrChange>
              </w:rPr>
            </w:pPr>
            <w:ins w:id="31524" w:author="Thomas Dietz" w:date="2012-08-08T17:05:00Z">
              <w:r w:rsidRPr="00B80901">
                <w:rPr>
                  <w:rPrChange w:id="31525" w:author="Thomas Dietz" w:date="2012-08-10T13:22:00Z">
                    <w:rPr>
                      <w:lang w:val="de-DE"/>
                    </w:rPr>
                  </w:rPrChange>
                </w:rPr>
                <w:t xml:space="preserve">    }</w:t>
              </w:r>
            </w:ins>
          </w:p>
          <w:p w14:paraId="773EB098" w14:textId="77777777" w:rsidR="009F3611" w:rsidRPr="00B80901" w:rsidRDefault="009F3611" w:rsidP="009F3611">
            <w:pPr>
              <w:pStyle w:val="XML1"/>
              <w:rPr>
                <w:ins w:id="31526" w:author="Thomas Dietz" w:date="2012-08-08T17:05:00Z"/>
                <w:rPrChange w:id="31527" w:author="Thomas Dietz" w:date="2012-08-10T13:22:00Z">
                  <w:rPr>
                    <w:ins w:id="31528" w:author="Thomas Dietz" w:date="2012-08-08T17:05:00Z"/>
                    <w:lang w:val="de-DE"/>
                  </w:rPr>
                </w:rPrChange>
              </w:rPr>
            </w:pPr>
            <w:ins w:id="31529" w:author="Thomas Dietz" w:date="2012-08-08T17:05:00Z">
              <w:r w:rsidRPr="00B80901">
                <w:rPr>
                  <w:rPrChange w:id="31530" w:author="Thomas Dietz" w:date="2012-08-10T13:22:00Z">
                    <w:rPr>
                      <w:lang w:val="de-DE"/>
                    </w:rPr>
                  </w:rPrChange>
                </w:rPr>
                <w:t xml:space="preserve">    container write-setfields {</w:t>
              </w:r>
            </w:ins>
          </w:p>
          <w:p w14:paraId="3B09C043" w14:textId="77777777" w:rsidR="009F3611" w:rsidRPr="00B80901" w:rsidRDefault="009F3611" w:rsidP="009F3611">
            <w:pPr>
              <w:pStyle w:val="XML1"/>
              <w:rPr>
                <w:ins w:id="31531" w:author="Thomas Dietz" w:date="2012-08-08T17:05:00Z"/>
                <w:rPrChange w:id="31532" w:author="Thomas Dietz" w:date="2012-08-10T13:22:00Z">
                  <w:rPr>
                    <w:ins w:id="31533" w:author="Thomas Dietz" w:date="2012-08-08T17:05:00Z"/>
                    <w:lang w:val="de-DE"/>
                  </w:rPr>
                </w:rPrChange>
              </w:rPr>
            </w:pPr>
            <w:ins w:id="31534" w:author="Thomas Dietz" w:date="2012-08-08T17:05:00Z">
              <w:r w:rsidRPr="00B80901">
                <w:rPr>
                  <w:rPrChange w:id="31535" w:author="Thomas Dietz" w:date="2012-08-10T13:22:00Z">
                    <w:rPr>
                      <w:lang w:val="de-DE"/>
                    </w:rPr>
                  </w:rPrChange>
                </w:rPr>
                <w:t xml:space="preserve">      leaf-list type {</w:t>
              </w:r>
            </w:ins>
          </w:p>
          <w:p w14:paraId="0021ACBA" w14:textId="77777777" w:rsidR="009F3611" w:rsidRPr="00B80901" w:rsidRDefault="009F3611" w:rsidP="009F3611">
            <w:pPr>
              <w:pStyle w:val="XML1"/>
              <w:rPr>
                <w:ins w:id="31536" w:author="Thomas Dietz" w:date="2012-08-08T17:05:00Z"/>
                <w:rPrChange w:id="31537" w:author="Thomas Dietz" w:date="2012-08-10T13:22:00Z">
                  <w:rPr>
                    <w:ins w:id="31538" w:author="Thomas Dietz" w:date="2012-08-08T17:05:00Z"/>
                    <w:lang w:val="de-DE"/>
                  </w:rPr>
                </w:rPrChange>
              </w:rPr>
            </w:pPr>
            <w:ins w:id="31539" w:author="Thomas Dietz" w:date="2012-08-08T17:05:00Z">
              <w:r w:rsidRPr="00B80901">
                <w:rPr>
                  <w:rPrChange w:id="31540" w:author="Thomas Dietz" w:date="2012-08-10T13:22:00Z">
                    <w:rPr>
                      <w:lang w:val="de-DE"/>
                    </w:rPr>
                  </w:rPrChange>
                </w:rPr>
                <w:t xml:space="preserve">        type OFMatchFieldType;</w:t>
              </w:r>
            </w:ins>
          </w:p>
          <w:p w14:paraId="26EBFBA4" w14:textId="77777777" w:rsidR="009F3611" w:rsidRPr="00B80901" w:rsidRDefault="009F3611" w:rsidP="009F3611">
            <w:pPr>
              <w:pStyle w:val="XML1"/>
              <w:rPr>
                <w:ins w:id="31541" w:author="Thomas Dietz" w:date="2012-08-08T17:05:00Z"/>
                <w:rPrChange w:id="31542" w:author="Thomas Dietz" w:date="2012-08-10T13:22:00Z">
                  <w:rPr>
                    <w:ins w:id="31543" w:author="Thomas Dietz" w:date="2012-08-08T17:05:00Z"/>
                    <w:lang w:val="de-DE"/>
                  </w:rPr>
                </w:rPrChange>
              </w:rPr>
            </w:pPr>
            <w:ins w:id="31544" w:author="Thomas Dietz" w:date="2012-08-08T17:05:00Z">
              <w:r w:rsidRPr="00B80901">
                <w:rPr>
                  <w:rPrChange w:id="31545" w:author="Thomas Dietz" w:date="2012-08-10T13:22:00Z">
                    <w:rPr>
                      <w:lang w:val="de-DE"/>
                    </w:rPr>
                  </w:rPrChange>
                </w:rPr>
                <w:t xml:space="preserve">      }</w:t>
              </w:r>
            </w:ins>
          </w:p>
          <w:p w14:paraId="46219287" w14:textId="77777777" w:rsidR="009F3611" w:rsidRPr="00B80901" w:rsidRDefault="009F3611" w:rsidP="009F3611">
            <w:pPr>
              <w:pStyle w:val="XML1"/>
              <w:rPr>
                <w:ins w:id="31546" w:author="Thomas Dietz" w:date="2012-08-08T17:05:00Z"/>
                <w:rPrChange w:id="31547" w:author="Thomas Dietz" w:date="2012-08-10T13:22:00Z">
                  <w:rPr>
                    <w:ins w:id="31548" w:author="Thomas Dietz" w:date="2012-08-08T17:05:00Z"/>
                    <w:lang w:val="de-DE"/>
                  </w:rPr>
                </w:rPrChange>
              </w:rPr>
            </w:pPr>
            <w:ins w:id="31549" w:author="Thomas Dietz" w:date="2012-08-08T17:05:00Z">
              <w:r w:rsidRPr="00B80901">
                <w:rPr>
                  <w:rPrChange w:id="31550" w:author="Thomas Dietz" w:date="2012-08-10T13:22:00Z">
                    <w:rPr>
                      <w:lang w:val="de-DE"/>
                    </w:rPr>
                  </w:rPrChange>
                </w:rPr>
                <w:t xml:space="preserve">      description "The list of all 'set-field' action types </w:t>
              </w:r>
            </w:ins>
          </w:p>
          <w:p w14:paraId="10FF2601" w14:textId="77777777" w:rsidR="009F3611" w:rsidRPr="00B80901" w:rsidRDefault="009F3611" w:rsidP="009F3611">
            <w:pPr>
              <w:pStyle w:val="XML1"/>
              <w:rPr>
                <w:ins w:id="31551" w:author="Thomas Dietz" w:date="2012-08-08T17:05:00Z"/>
                <w:rPrChange w:id="31552" w:author="Thomas Dietz" w:date="2012-08-10T13:22:00Z">
                  <w:rPr>
                    <w:ins w:id="31553" w:author="Thomas Dietz" w:date="2012-08-08T17:05:00Z"/>
                    <w:lang w:val="de-DE"/>
                  </w:rPr>
                </w:rPrChange>
              </w:rPr>
            </w:pPr>
            <w:ins w:id="31554" w:author="Thomas Dietz" w:date="2012-08-08T17:05:00Z">
              <w:r w:rsidRPr="00B80901">
                <w:rPr>
                  <w:rPrChange w:id="31555" w:author="Thomas Dietz" w:date="2012-08-10T13:22:00Z">
                    <w:rPr>
                      <w:lang w:val="de-DE"/>
                    </w:rPr>
                  </w:rPrChange>
                </w:rPr>
                <w:t xml:space="preserve">        supported by the table using write actions.";</w:t>
              </w:r>
            </w:ins>
          </w:p>
          <w:p w14:paraId="2761A97D" w14:textId="77777777" w:rsidR="009F3611" w:rsidRPr="00B80901" w:rsidRDefault="009F3611" w:rsidP="009F3611">
            <w:pPr>
              <w:pStyle w:val="XML1"/>
              <w:rPr>
                <w:ins w:id="31556" w:author="Thomas Dietz" w:date="2012-08-08T17:05:00Z"/>
                <w:rPrChange w:id="31557" w:author="Thomas Dietz" w:date="2012-08-10T13:22:00Z">
                  <w:rPr>
                    <w:ins w:id="31558" w:author="Thomas Dietz" w:date="2012-08-08T17:05:00Z"/>
                    <w:lang w:val="de-DE"/>
                  </w:rPr>
                </w:rPrChange>
              </w:rPr>
            </w:pPr>
            <w:ins w:id="31559" w:author="Thomas Dietz" w:date="2012-08-08T17:05:00Z">
              <w:r w:rsidRPr="00B80901">
                <w:rPr>
                  <w:rPrChange w:id="31560" w:author="Thomas Dietz" w:date="2012-08-10T13:22:00Z">
                    <w:rPr>
                      <w:lang w:val="de-DE"/>
                    </w:rPr>
                  </w:rPrChange>
                </w:rPr>
                <w:t xml:space="preserve">    }</w:t>
              </w:r>
            </w:ins>
          </w:p>
          <w:p w14:paraId="68AFF1EE" w14:textId="77777777" w:rsidR="009F3611" w:rsidRPr="00B80901" w:rsidRDefault="009F3611" w:rsidP="009F3611">
            <w:pPr>
              <w:pStyle w:val="XML1"/>
              <w:rPr>
                <w:ins w:id="31561" w:author="Thomas Dietz" w:date="2012-08-08T17:05:00Z"/>
                <w:rPrChange w:id="31562" w:author="Thomas Dietz" w:date="2012-08-10T13:22:00Z">
                  <w:rPr>
                    <w:ins w:id="31563" w:author="Thomas Dietz" w:date="2012-08-08T17:05:00Z"/>
                    <w:lang w:val="de-DE"/>
                  </w:rPr>
                </w:rPrChange>
              </w:rPr>
            </w:pPr>
            <w:ins w:id="31564" w:author="Thomas Dietz" w:date="2012-08-08T17:05:00Z">
              <w:r w:rsidRPr="00B80901">
                <w:rPr>
                  <w:rPrChange w:id="31565" w:author="Thomas Dietz" w:date="2012-08-10T13:22:00Z">
                    <w:rPr>
                      <w:lang w:val="de-DE"/>
                    </w:rPr>
                  </w:rPrChange>
                </w:rPr>
                <w:t xml:space="preserve">    container apply-setfields {</w:t>
              </w:r>
            </w:ins>
          </w:p>
          <w:p w14:paraId="40E12947" w14:textId="77777777" w:rsidR="009F3611" w:rsidRPr="00B80901" w:rsidRDefault="009F3611" w:rsidP="009F3611">
            <w:pPr>
              <w:pStyle w:val="XML1"/>
              <w:rPr>
                <w:ins w:id="31566" w:author="Thomas Dietz" w:date="2012-08-08T17:05:00Z"/>
                <w:rPrChange w:id="31567" w:author="Thomas Dietz" w:date="2012-08-10T13:22:00Z">
                  <w:rPr>
                    <w:ins w:id="31568" w:author="Thomas Dietz" w:date="2012-08-08T17:05:00Z"/>
                    <w:lang w:val="de-DE"/>
                  </w:rPr>
                </w:rPrChange>
              </w:rPr>
            </w:pPr>
            <w:ins w:id="31569" w:author="Thomas Dietz" w:date="2012-08-08T17:05:00Z">
              <w:r w:rsidRPr="00B80901">
                <w:rPr>
                  <w:rPrChange w:id="31570" w:author="Thomas Dietz" w:date="2012-08-10T13:22:00Z">
                    <w:rPr>
                      <w:lang w:val="de-DE"/>
                    </w:rPr>
                  </w:rPrChange>
                </w:rPr>
                <w:t xml:space="preserve">      leaf-list type {</w:t>
              </w:r>
            </w:ins>
          </w:p>
          <w:p w14:paraId="18F95F43" w14:textId="77777777" w:rsidR="009F3611" w:rsidRPr="00B80901" w:rsidRDefault="009F3611" w:rsidP="009F3611">
            <w:pPr>
              <w:pStyle w:val="XML1"/>
              <w:rPr>
                <w:ins w:id="31571" w:author="Thomas Dietz" w:date="2012-08-08T17:05:00Z"/>
                <w:rPrChange w:id="31572" w:author="Thomas Dietz" w:date="2012-08-10T13:22:00Z">
                  <w:rPr>
                    <w:ins w:id="31573" w:author="Thomas Dietz" w:date="2012-08-08T17:05:00Z"/>
                    <w:lang w:val="de-DE"/>
                  </w:rPr>
                </w:rPrChange>
              </w:rPr>
            </w:pPr>
            <w:ins w:id="31574" w:author="Thomas Dietz" w:date="2012-08-08T17:05:00Z">
              <w:r w:rsidRPr="00B80901">
                <w:rPr>
                  <w:rPrChange w:id="31575" w:author="Thomas Dietz" w:date="2012-08-10T13:22:00Z">
                    <w:rPr>
                      <w:lang w:val="de-DE"/>
                    </w:rPr>
                  </w:rPrChange>
                </w:rPr>
                <w:t xml:space="preserve">        type OFMatchFieldType;</w:t>
              </w:r>
            </w:ins>
          </w:p>
          <w:p w14:paraId="31C85858" w14:textId="77777777" w:rsidR="009F3611" w:rsidRPr="00B80901" w:rsidRDefault="009F3611" w:rsidP="009F3611">
            <w:pPr>
              <w:pStyle w:val="XML1"/>
              <w:rPr>
                <w:ins w:id="31576" w:author="Thomas Dietz" w:date="2012-08-08T17:05:00Z"/>
                <w:rPrChange w:id="31577" w:author="Thomas Dietz" w:date="2012-08-10T13:22:00Z">
                  <w:rPr>
                    <w:ins w:id="31578" w:author="Thomas Dietz" w:date="2012-08-08T17:05:00Z"/>
                    <w:lang w:val="de-DE"/>
                  </w:rPr>
                </w:rPrChange>
              </w:rPr>
            </w:pPr>
            <w:ins w:id="31579" w:author="Thomas Dietz" w:date="2012-08-08T17:05:00Z">
              <w:r w:rsidRPr="00B80901">
                <w:rPr>
                  <w:rPrChange w:id="31580" w:author="Thomas Dietz" w:date="2012-08-10T13:22:00Z">
                    <w:rPr>
                      <w:lang w:val="de-DE"/>
                    </w:rPr>
                  </w:rPrChange>
                </w:rPr>
                <w:t xml:space="preserve">      }</w:t>
              </w:r>
            </w:ins>
          </w:p>
          <w:p w14:paraId="6DF1FAFD" w14:textId="77777777" w:rsidR="009F3611" w:rsidRPr="00B80901" w:rsidRDefault="009F3611" w:rsidP="009F3611">
            <w:pPr>
              <w:pStyle w:val="XML1"/>
              <w:rPr>
                <w:ins w:id="31581" w:author="Thomas Dietz" w:date="2012-08-08T17:05:00Z"/>
                <w:rPrChange w:id="31582" w:author="Thomas Dietz" w:date="2012-08-10T13:22:00Z">
                  <w:rPr>
                    <w:ins w:id="31583" w:author="Thomas Dietz" w:date="2012-08-08T17:05:00Z"/>
                    <w:lang w:val="de-DE"/>
                  </w:rPr>
                </w:rPrChange>
              </w:rPr>
            </w:pPr>
            <w:ins w:id="31584" w:author="Thomas Dietz" w:date="2012-08-08T17:05:00Z">
              <w:r w:rsidRPr="00B80901">
                <w:rPr>
                  <w:rPrChange w:id="31585" w:author="Thomas Dietz" w:date="2012-08-10T13:22:00Z">
                    <w:rPr>
                      <w:lang w:val="de-DE"/>
                    </w:rPr>
                  </w:rPrChange>
                </w:rPr>
                <w:t xml:space="preserve">      description "The list of all 'set-field' action types </w:t>
              </w:r>
            </w:ins>
          </w:p>
          <w:p w14:paraId="77369FA3" w14:textId="77777777" w:rsidR="009F3611" w:rsidRPr="00B80901" w:rsidRDefault="009F3611" w:rsidP="009F3611">
            <w:pPr>
              <w:pStyle w:val="XML1"/>
              <w:rPr>
                <w:ins w:id="31586" w:author="Thomas Dietz" w:date="2012-08-08T17:05:00Z"/>
                <w:rPrChange w:id="31587" w:author="Thomas Dietz" w:date="2012-08-10T13:22:00Z">
                  <w:rPr>
                    <w:ins w:id="31588" w:author="Thomas Dietz" w:date="2012-08-08T17:05:00Z"/>
                    <w:lang w:val="de-DE"/>
                  </w:rPr>
                </w:rPrChange>
              </w:rPr>
            </w:pPr>
            <w:ins w:id="31589" w:author="Thomas Dietz" w:date="2012-08-08T17:05:00Z">
              <w:r w:rsidRPr="00B80901">
                <w:rPr>
                  <w:rPrChange w:id="31590" w:author="Thomas Dietz" w:date="2012-08-10T13:22:00Z">
                    <w:rPr>
                      <w:lang w:val="de-DE"/>
                    </w:rPr>
                  </w:rPrChange>
                </w:rPr>
                <w:t xml:space="preserve">        supported by the table using apply actions.";</w:t>
              </w:r>
            </w:ins>
          </w:p>
          <w:p w14:paraId="0597276E" w14:textId="77777777" w:rsidR="009F3611" w:rsidRPr="00B80901" w:rsidRDefault="009F3611" w:rsidP="009F3611">
            <w:pPr>
              <w:pStyle w:val="XML1"/>
              <w:rPr>
                <w:ins w:id="31591" w:author="Thomas Dietz" w:date="2012-08-08T17:05:00Z"/>
                <w:rPrChange w:id="31592" w:author="Thomas Dietz" w:date="2012-08-10T13:22:00Z">
                  <w:rPr>
                    <w:ins w:id="31593" w:author="Thomas Dietz" w:date="2012-08-08T17:05:00Z"/>
                    <w:lang w:val="de-DE"/>
                  </w:rPr>
                </w:rPrChange>
              </w:rPr>
            </w:pPr>
            <w:ins w:id="31594" w:author="Thomas Dietz" w:date="2012-08-08T17:05:00Z">
              <w:r w:rsidRPr="00B80901">
                <w:rPr>
                  <w:rPrChange w:id="31595" w:author="Thomas Dietz" w:date="2012-08-10T13:22:00Z">
                    <w:rPr>
                      <w:lang w:val="de-DE"/>
                    </w:rPr>
                  </w:rPrChange>
                </w:rPr>
                <w:t xml:space="preserve">    }</w:t>
              </w:r>
            </w:ins>
          </w:p>
          <w:p w14:paraId="12D05A24" w14:textId="77777777" w:rsidR="009F3611" w:rsidRPr="00B80901" w:rsidRDefault="009F3611" w:rsidP="009F3611">
            <w:pPr>
              <w:pStyle w:val="XML1"/>
              <w:rPr>
                <w:ins w:id="31596" w:author="Thomas Dietz" w:date="2012-08-08T17:05:00Z"/>
                <w:rPrChange w:id="31597" w:author="Thomas Dietz" w:date="2012-08-10T13:22:00Z">
                  <w:rPr>
                    <w:ins w:id="31598" w:author="Thomas Dietz" w:date="2012-08-08T17:05:00Z"/>
                    <w:lang w:val="de-DE"/>
                  </w:rPr>
                </w:rPrChange>
              </w:rPr>
            </w:pPr>
            <w:ins w:id="31599" w:author="Thomas Dietz" w:date="2012-08-08T17:05:00Z">
              <w:r w:rsidRPr="00B80901">
                <w:rPr>
                  <w:rPrChange w:id="31600" w:author="Thomas Dietz" w:date="2012-08-10T13:22:00Z">
                    <w:rPr>
                      <w:lang w:val="de-DE"/>
                    </w:rPr>
                  </w:rPrChange>
                </w:rPr>
                <w:t xml:space="preserve">    container wildcards {</w:t>
              </w:r>
            </w:ins>
          </w:p>
          <w:p w14:paraId="5E1ECCE0" w14:textId="77777777" w:rsidR="009F3611" w:rsidRPr="00B80901" w:rsidRDefault="009F3611" w:rsidP="009F3611">
            <w:pPr>
              <w:pStyle w:val="XML1"/>
              <w:rPr>
                <w:ins w:id="31601" w:author="Thomas Dietz" w:date="2012-08-08T17:05:00Z"/>
                <w:rPrChange w:id="31602" w:author="Thomas Dietz" w:date="2012-08-10T13:22:00Z">
                  <w:rPr>
                    <w:ins w:id="31603" w:author="Thomas Dietz" w:date="2012-08-08T17:05:00Z"/>
                    <w:lang w:val="de-DE"/>
                  </w:rPr>
                </w:rPrChange>
              </w:rPr>
            </w:pPr>
            <w:ins w:id="31604" w:author="Thomas Dietz" w:date="2012-08-08T17:05:00Z">
              <w:r w:rsidRPr="00B80901">
                <w:rPr>
                  <w:rPrChange w:id="31605" w:author="Thomas Dietz" w:date="2012-08-10T13:22:00Z">
                    <w:rPr>
                      <w:lang w:val="de-DE"/>
                    </w:rPr>
                  </w:rPrChange>
                </w:rPr>
                <w:t xml:space="preserve">      leaf-list type {</w:t>
              </w:r>
            </w:ins>
          </w:p>
          <w:p w14:paraId="5EA6973F" w14:textId="77777777" w:rsidR="009F3611" w:rsidRPr="00B80901" w:rsidRDefault="009F3611" w:rsidP="009F3611">
            <w:pPr>
              <w:pStyle w:val="XML1"/>
              <w:rPr>
                <w:ins w:id="31606" w:author="Thomas Dietz" w:date="2012-08-08T17:05:00Z"/>
                <w:rPrChange w:id="31607" w:author="Thomas Dietz" w:date="2012-08-10T13:22:00Z">
                  <w:rPr>
                    <w:ins w:id="31608" w:author="Thomas Dietz" w:date="2012-08-08T17:05:00Z"/>
                    <w:lang w:val="de-DE"/>
                  </w:rPr>
                </w:rPrChange>
              </w:rPr>
            </w:pPr>
            <w:ins w:id="31609" w:author="Thomas Dietz" w:date="2012-08-08T17:05:00Z">
              <w:r w:rsidRPr="00B80901">
                <w:rPr>
                  <w:rPrChange w:id="31610" w:author="Thomas Dietz" w:date="2012-08-10T13:22:00Z">
                    <w:rPr>
                      <w:lang w:val="de-DE"/>
                    </w:rPr>
                  </w:rPrChange>
                </w:rPr>
                <w:t xml:space="preserve">        type OFMatchFieldType;</w:t>
              </w:r>
            </w:ins>
          </w:p>
          <w:p w14:paraId="38053EFA" w14:textId="77777777" w:rsidR="009F3611" w:rsidRPr="00B80901" w:rsidRDefault="009F3611" w:rsidP="009F3611">
            <w:pPr>
              <w:pStyle w:val="XML1"/>
              <w:rPr>
                <w:ins w:id="31611" w:author="Thomas Dietz" w:date="2012-08-08T17:05:00Z"/>
                <w:rPrChange w:id="31612" w:author="Thomas Dietz" w:date="2012-08-10T13:22:00Z">
                  <w:rPr>
                    <w:ins w:id="31613" w:author="Thomas Dietz" w:date="2012-08-08T17:05:00Z"/>
                    <w:lang w:val="de-DE"/>
                  </w:rPr>
                </w:rPrChange>
              </w:rPr>
            </w:pPr>
            <w:ins w:id="31614" w:author="Thomas Dietz" w:date="2012-08-08T17:05:00Z">
              <w:r w:rsidRPr="00B80901">
                <w:rPr>
                  <w:rPrChange w:id="31615" w:author="Thomas Dietz" w:date="2012-08-10T13:22:00Z">
                    <w:rPr>
                      <w:lang w:val="de-DE"/>
                    </w:rPr>
                  </w:rPrChange>
                </w:rPr>
                <w:t xml:space="preserve">      }</w:t>
              </w:r>
            </w:ins>
          </w:p>
          <w:p w14:paraId="3C4DD6A9" w14:textId="77777777" w:rsidR="009F3611" w:rsidRPr="00B80901" w:rsidRDefault="009F3611" w:rsidP="009F3611">
            <w:pPr>
              <w:pStyle w:val="XML1"/>
              <w:rPr>
                <w:ins w:id="31616" w:author="Thomas Dietz" w:date="2012-08-08T17:05:00Z"/>
                <w:rPrChange w:id="31617" w:author="Thomas Dietz" w:date="2012-08-10T13:22:00Z">
                  <w:rPr>
                    <w:ins w:id="31618" w:author="Thomas Dietz" w:date="2012-08-08T17:05:00Z"/>
                    <w:lang w:val="de-DE"/>
                  </w:rPr>
                </w:rPrChange>
              </w:rPr>
            </w:pPr>
            <w:ins w:id="31619" w:author="Thomas Dietz" w:date="2012-08-08T17:05:00Z">
              <w:r w:rsidRPr="00B80901">
                <w:rPr>
                  <w:rPrChange w:id="31620" w:author="Thomas Dietz" w:date="2012-08-10T13:22:00Z">
                    <w:rPr>
                      <w:lang w:val="de-DE"/>
                    </w:rPr>
                  </w:rPrChange>
                </w:rPr>
                <w:t xml:space="preserve">      description "The list of all fields for which the table </w:t>
              </w:r>
            </w:ins>
          </w:p>
          <w:p w14:paraId="1130E312" w14:textId="77777777" w:rsidR="009F3611" w:rsidRPr="00B80901" w:rsidRDefault="009F3611" w:rsidP="009F3611">
            <w:pPr>
              <w:pStyle w:val="XML1"/>
              <w:rPr>
                <w:ins w:id="31621" w:author="Thomas Dietz" w:date="2012-08-08T17:05:00Z"/>
                <w:rPrChange w:id="31622" w:author="Thomas Dietz" w:date="2012-08-10T13:22:00Z">
                  <w:rPr>
                    <w:ins w:id="31623" w:author="Thomas Dietz" w:date="2012-08-08T17:05:00Z"/>
                    <w:lang w:val="de-DE"/>
                  </w:rPr>
                </w:rPrChange>
              </w:rPr>
            </w:pPr>
            <w:ins w:id="31624" w:author="Thomas Dietz" w:date="2012-08-08T17:05:00Z">
              <w:r w:rsidRPr="00B80901">
                <w:rPr>
                  <w:rPrChange w:id="31625" w:author="Thomas Dietz" w:date="2012-08-10T13:22:00Z">
                    <w:rPr>
                      <w:lang w:val="de-DE"/>
                    </w:rPr>
                  </w:rPrChange>
                </w:rPr>
                <w:t xml:space="preserve">        supports wildcarding.";</w:t>
              </w:r>
            </w:ins>
          </w:p>
          <w:p w14:paraId="1B83DC91" w14:textId="77777777" w:rsidR="009F3611" w:rsidRPr="00B80901" w:rsidRDefault="009F3611" w:rsidP="009F3611">
            <w:pPr>
              <w:pStyle w:val="XML1"/>
              <w:rPr>
                <w:ins w:id="31626" w:author="Thomas Dietz" w:date="2012-08-08T17:05:00Z"/>
                <w:rPrChange w:id="31627" w:author="Thomas Dietz" w:date="2012-08-10T13:22:00Z">
                  <w:rPr>
                    <w:ins w:id="31628" w:author="Thomas Dietz" w:date="2012-08-08T17:05:00Z"/>
                    <w:lang w:val="de-DE"/>
                  </w:rPr>
                </w:rPrChange>
              </w:rPr>
            </w:pPr>
            <w:ins w:id="31629" w:author="Thomas Dietz" w:date="2012-08-08T17:05:00Z">
              <w:r w:rsidRPr="00B80901">
                <w:rPr>
                  <w:rPrChange w:id="31630" w:author="Thomas Dietz" w:date="2012-08-10T13:22:00Z">
                    <w:rPr>
                      <w:lang w:val="de-DE"/>
                    </w:rPr>
                  </w:rPrChange>
                </w:rPr>
                <w:t xml:space="preserve">    }</w:t>
              </w:r>
            </w:ins>
          </w:p>
          <w:p w14:paraId="2CB174E7" w14:textId="77777777" w:rsidR="009F3611" w:rsidRPr="00B80901" w:rsidRDefault="009F3611" w:rsidP="009F3611">
            <w:pPr>
              <w:pStyle w:val="XML1"/>
              <w:rPr>
                <w:ins w:id="31631" w:author="Thomas Dietz" w:date="2012-08-08T17:05:00Z"/>
                <w:rPrChange w:id="31632" w:author="Thomas Dietz" w:date="2012-08-10T13:22:00Z">
                  <w:rPr>
                    <w:ins w:id="31633" w:author="Thomas Dietz" w:date="2012-08-08T17:05:00Z"/>
                    <w:lang w:val="de-DE"/>
                  </w:rPr>
                </w:rPrChange>
              </w:rPr>
            </w:pPr>
            <w:ins w:id="31634" w:author="Thomas Dietz" w:date="2012-08-08T17:05:00Z">
              <w:r w:rsidRPr="00B80901">
                <w:rPr>
                  <w:rPrChange w:id="31635" w:author="Thomas Dietz" w:date="2012-08-10T13:22:00Z">
                    <w:rPr>
                      <w:lang w:val="de-DE"/>
                    </w:rPr>
                  </w:rPrChange>
                </w:rPr>
                <w:t xml:space="preserve">    leaf metadata-match {</w:t>
              </w:r>
            </w:ins>
          </w:p>
          <w:p w14:paraId="2EDE8DAC" w14:textId="77777777" w:rsidR="009F3611" w:rsidRPr="00B80901" w:rsidRDefault="009F3611" w:rsidP="009F3611">
            <w:pPr>
              <w:pStyle w:val="XML1"/>
              <w:rPr>
                <w:ins w:id="31636" w:author="Thomas Dietz" w:date="2012-08-08T17:05:00Z"/>
                <w:rPrChange w:id="31637" w:author="Thomas Dietz" w:date="2012-08-10T13:22:00Z">
                  <w:rPr>
                    <w:ins w:id="31638" w:author="Thomas Dietz" w:date="2012-08-08T17:05:00Z"/>
                    <w:lang w:val="de-DE"/>
                  </w:rPr>
                </w:rPrChange>
              </w:rPr>
            </w:pPr>
            <w:ins w:id="31639" w:author="Thomas Dietz" w:date="2012-08-08T17:05:00Z">
              <w:r w:rsidRPr="00B80901">
                <w:rPr>
                  <w:rPrChange w:id="31640" w:author="Thomas Dietz" w:date="2012-08-10T13:22:00Z">
                    <w:rPr>
                      <w:lang w:val="de-DE"/>
                    </w:rPr>
                  </w:rPrChange>
                </w:rPr>
                <w:t xml:space="preserve">      type hex-binary;</w:t>
              </w:r>
            </w:ins>
          </w:p>
          <w:p w14:paraId="2AEDCB77" w14:textId="77777777" w:rsidR="009F3611" w:rsidRPr="00B80901" w:rsidRDefault="009F3611" w:rsidP="009F3611">
            <w:pPr>
              <w:pStyle w:val="XML1"/>
              <w:rPr>
                <w:ins w:id="31641" w:author="Thomas Dietz" w:date="2012-08-08T17:05:00Z"/>
                <w:rPrChange w:id="31642" w:author="Thomas Dietz" w:date="2012-08-10T13:22:00Z">
                  <w:rPr>
                    <w:ins w:id="31643" w:author="Thomas Dietz" w:date="2012-08-08T17:05:00Z"/>
                    <w:lang w:val="de-DE"/>
                  </w:rPr>
                </w:rPrChange>
              </w:rPr>
            </w:pPr>
            <w:ins w:id="31644" w:author="Thomas Dietz" w:date="2012-08-08T17:05:00Z">
              <w:r w:rsidRPr="00B80901">
                <w:rPr>
                  <w:rPrChange w:id="31645" w:author="Thomas Dietz" w:date="2012-08-10T13:22:00Z">
                    <w:rPr>
                      <w:lang w:val="de-DE"/>
                    </w:rPr>
                  </w:rPrChange>
                </w:rPr>
                <w:t xml:space="preserve">      description "This element indicates the bits of the metadata </w:t>
              </w:r>
            </w:ins>
          </w:p>
          <w:p w14:paraId="7FA34EBF" w14:textId="77777777" w:rsidR="009F3611" w:rsidRPr="00B80901" w:rsidRDefault="009F3611" w:rsidP="009F3611">
            <w:pPr>
              <w:pStyle w:val="XML1"/>
              <w:rPr>
                <w:ins w:id="31646" w:author="Thomas Dietz" w:date="2012-08-08T17:05:00Z"/>
                <w:rPrChange w:id="31647" w:author="Thomas Dietz" w:date="2012-08-10T13:22:00Z">
                  <w:rPr>
                    <w:ins w:id="31648" w:author="Thomas Dietz" w:date="2012-08-08T17:05:00Z"/>
                    <w:lang w:val="de-DE"/>
                  </w:rPr>
                </w:rPrChange>
              </w:rPr>
            </w:pPr>
            <w:ins w:id="31649" w:author="Thomas Dietz" w:date="2012-08-08T17:05:00Z">
              <w:r w:rsidRPr="00B80901">
                <w:rPr>
                  <w:rPrChange w:id="31650" w:author="Thomas Dietz" w:date="2012-08-10T13:22:00Z">
                    <w:rPr>
                      <w:lang w:val="de-DE"/>
                    </w:rPr>
                  </w:rPrChange>
                </w:rPr>
                <w:t xml:space="preserve">        field on which the flow table can match.  It is represented</w:t>
              </w:r>
            </w:ins>
          </w:p>
          <w:p w14:paraId="3710F045" w14:textId="77777777" w:rsidR="009F3611" w:rsidRPr="00B80901" w:rsidRDefault="009F3611" w:rsidP="009F3611">
            <w:pPr>
              <w:pStyle w:val="XML1"/>
              <w:rPr>
                <w:ins w:id="31651" w:author="Thomas Dietz" w:date="2012-08-08T17:05:00Z"/>
                <w:rPrChange w:id="31652" w:author="Thomas Dietz" w:date="2012-08-10T13:22:00Z">
                  <w:rPr>
                    <w:ins w:id="31653" w:author="Thomas Dietz" w:date="2012-08-08T17:05:00Z"/>
                    <w:lang w:val="de-DE"/>
                  </w:rPr>
                </w:rPrChange>
              </w:rPr>
            </w:pPr>
            <w:ins w:id="31654" w:author="Thomas Dietz" w:date="2012-08-08T17:05:00Z">
              <w:r w:rsidRPr="00B80901">
                <w:rPr>
                  <w:rPrChange w:id="31655" w:author="Thomas Dietz" w:date="2012-08-10T13:22:00Z">
                    <w:rPr>
                      <w:lang w:val="de-DE"/>
                    </w:rPr>
                  </w:rPrChange>
                </w:rPr>
                <w:t xml:space="preserve">        as 64-bit integer in hexadecimal digits([0-9a-fA-F]) </w:t>
              </w:r>
            </w:ins>
          </w:p>
          <w:p w14:paraId="1FDE5CB6" w14:textId="77777777" w:rsidR="009F3611" w:rsidRPr="00B80901" w:rsidRDefault="009F3611" w:rsidP="009F3611">
            <w:pPr>
              <w:pStyle w:val="XML1"/>
              <w:rPr>
                <w:ins w:id="31656" w:author="Thomas Dietz" w:date="2012-08-08T17:05:00Z"/>
                <w:rPrChange w:id="31657" w:author="Thomas Dietz" w:date="2012-08-10T13:22:00Z">
                  <w:rPr>
                    <w:ins w:id="31658" w:author="Thomas Dietz" w:date="2012-08-08T17:05:00Z"/>
                    <w:lang w:val="de-DE"/>
                  </w:rPr>
                </w:rPrChange>
              </w:rPr>
            </w:pPr>
            <w:ins w:id="31659" w:author="Thomas Dietz" w:date="2012-08-08T17:05:00Z">
              <w:r w:rsidRPr="00B80901">
                <w:rPr>
                  <w:rPrChange w:id="31660" w:author="Thomas Dietz" w:date="2012-08-10T13:22:00Z">
                    <w:rPr>
                      <w:lang w:val="de-DE"/>
                    </w:rPr>
                  </w:rPrChange>
                </w:rPr>
                <w:t xml:space="preserve">        format.";</w:t>
              </w:r>
            </w:ins>
          </w:p>
          <w:p w14:paraId="30977D32" w14:textId="77777777" w:rsidR="009F3611" w:rsidRPr="00B80901" w:rsidRDefault="009F3611" w:rsidP="009F3611">
            <w:pPr>
              <w:pStyle w:val="XML1"/>
              <w:rPr>
                <w:ins w:id="31661" w:author="Thomas Dietz" w:date="2012-08-08T17:05:00Z"/>
                <w:rPrChange w:id="31662" w:author="Thomas Dietz" w:date="2012-08-10T13:22:00Z">
                  <w:rPr>
                    <w:ins w:id="31663" w:author="Thomas Dietz" w:date="2012-08-08T17:05:00Z"/>
                    <w:lang w:val="de-DE"/>
                  </w:rPr>
                </w:rPrChange>
              </w:rPr>
            </w:pPr>
            <w:ins w:id="31664" w:author="Thomas Dietz" w:date="2012-08-08T17:05:00Z">
              <w:r w:rsidRPr="00B80901">
                <w:rPr>
                  <w:rPrChange w:id="31665" w:author="Thomas Dietz" w:date="2012-08-10T13:22:00Z">
                    <w:rPr>
                      <w:lang w:val="de-DE"/>
                    </w:rPr>
                  </w:rPrChange>
                </w:rPr>
                <w:t xml:space="preserve">    }</w:t>
              </w:r>
            </w:ins>
          </w:p>
          <w:p w14:paraId="3EAAC127" w14:textId="77777777" w:rsidR="009F3611" w:rsidRPr="00B80901" w:rsidRDefault="009F3611" w:rsidP="009F3611">
            <w:pPr>
              <w:pStyle w:val="XML1"/>
              <w:rPr>
                <w:ins w:id="31666" w:author="Thomas Dietz" w:date="2012-08-08T17:05:00Z"/>
                <w:rPrChange w:id="31667" w:author="Thomas Dietz" w:date="2012-08-10T13:22:00Z">
                  <w:rPr>
                    <w:ins w:id="31668" w:author="Thomas Dietz" w:date="2012-08-08T17:05:00Z"/>
                    <w:lang w:val="de-DE"/>
                  </w:rPr>
                </w:rPrChange>
              </w:rPr>
            </w:pPr>
            <w:ins w:id="31669" w:author="Thomas Dietz" w:date="2012-08-08T17:05:00Z">
              <w:r w:rsidRPr="00B80901">
                <w:rPr>
                  <w:rPrChange w:id="31670" w:author="Thomas Dietz" w:date="2012-08-10T13:22:00Z">
                    <w:rPr>
                      <w:lang w:val="de-DE"/>
                    </w:rPr>
                  </w:rPrChange>
                </w:rPr>
                <w:t xml:space="preserve">    leaf metadata-write {</w:t>
              </w:r>
            </w:ins>
          </w:p>
          <w:p w14:paraId="37C0D4C7" w14:textId="77777777" w:rsidR="009F3611" w:rsidRPr="00B80901" w:rsidRDefault="009F3611" w:rsidP="009F3611">
            <w:pPr>
              <w:pStyle w:val="XML1"/>
              <w:rPr>
                <w:ins w:id="31671" w:author="Thomas Dietz" w:date="2012-08-08T17:05:00Z"/>
                <w:rPrChange w:id="31672" w:author="Thomas Dietz" w:date="2012-08-10T13:22:00Z">
                  <w:rPr>
                    <w:ins w:id="31673" w:author="Thomas Dietz" w:date="2012-08-08T17:05:00Z"/>
                    <w:lang w:val="de-DE"/>
                  </w:rPr>
                </w:rPrChange>
              </w:rPr>
            </w:pPr>
            <w:ins w:id="31674" w:author="Thomas Dietz" w:date="2012-08-08T17:05:00Z">
              <w:r w:rsidRPr="00B80901">
                <w:rPr>
                  <w:rPrChange w:id="31675" w:author="Thomas Dietz" w:date="2012-08-10T13:22:00Z">
                    <w:rPr>
                      <w:lang w:val="de-DE"/>
                    </w:rPr>
                  </w:rPrChange>
                </w:rPr>
                <w:t xml:space="preserve">      type hex-binary;</w:t>
              </w:r>
            </w:ins>
          </w:p>
          <w:p w14:paraId="7BAFA770" w14:textId="77777777" w:rsidR="009F3611" w:rsidRPr="00B80901" w:rsidRDefault="009F3611" w:rsidP="009F3611">
            <w:pPr>
              <w:pStyle w:val="XML1"/>
              <w:rPr>
                <w:ins w:id="31676" w:author="Thomas Dietz" w:date="2012-08-08T17:05:00Z"/>
                <w:rPrChange w:id="31677" w:author="Thomas Dietz" w:date="2012-08-10T13:22:00Z">
                  <w:rPr>
                    <w:ins w:id="31678" w:author="Thomas Dietz" w:date="2012-08-08T17:05:00Z"/>
                    <w:lang w:val="de-DE"/>
                  </w:rPr>
                </w:rPrChange>
              </w:rPr>
            </w:pPr>
            <w:ins w:id="31679" w:author="Thomas Dietz" w:date="2012-08-08T17:05:00Z">
              <w:r w:rsidRPr="00B80901">
                <w:rPr>
                  <w:rPrChange w:id="31680" w:author="Thomas Dietz" w:date="2012-08-10T13:22:00Z">
                    <w:rPr>
                      <w:lang w:val="de-DE"/>
                    </w:rPr>
                  </w:rPrChange>
                </w:rPr>
                <w:t xml:space="preserve">      description "This element indicates the bits of the metadata </w:t>
              </w:r>
            </w:ins>
          </w:p>
          <w:p w14:paraId="1CB76907" w14:textId="77777777" w:rsidR="009F3611" w:rsidRPr="00B80901" w:rsidRDefault="009F3611" w:rsidP="009F3611">
            <w:pPr>
              <w:pStyle w:val="XML1"/>
              <w:rPr>
                <w:ins w:id="31681" w:author="Thomas Dietz" w:date="2012-08-08T17:05:00Z"/>
                <w:rPrChange w:id="31682" w:author="Thomas Dietz" w:date="2012-08-10T13:22:00Z">
                  <w:rPr>
                    <w:ins w:id="31683" w:author="Thomas Dietz" w:date="2012-08-08T17:05:00Z"/>
                    <w:lang w:val="de-DE"/>
                  </w:rPr>
                </w:rPrChange>
              </w:rPr>
            </w:pPr>
            <w:ins w:id="31684" w:author="Thomas Dietz" w:date="2012-08-08T17:05:00Z">
              <w:r w:rsidRPr="00B80901">
                <w:rPr>
                  <w:rPrChange w:id="31685" w:author="Thomas Dietz" w:date="2012-08-10T13:22:00Z">
                    <w:rPr>
                      <w:lang w:val="de-DE"/>
                    </w:rPr>
                  </w:rPrChange>
                </w:rPr>
                <w:t xml:space="preserve">        field on which flow table can write using the </w:t>
              </w:r>
            </w:ins>
          </w:p>
          <w:p w14:paraId="4344F641" w14:textId="77777777" w:rsidR="009F3611" w:rsidRPr="00B80901" w:rsidRDefault="009F3611" w:rsidP="009F3611">
            <w:pPr>
              <w:pStyle w:val="XML1"/>
              <w:rPr>
                <w:ins w:id="31686" w:author="Thomas Dietz" w:date="2012-08-08T17:05:00Z"/>
                <w:rPrChange w:id="31687" w:author="Thomas Dietz" w:date="2012-08-10T13:22:00Z">
                  <w:rPr>
                    <w:ins w:id="31688" w:author="Thomas Dietz" w:date="2012-08-08T17:05:00Z"/>
                    <w:lang w:val="de-DE"/>
                  </w:rPr>
                </w:rPrChange>
              </w:rPr>
            </w:pPr>
            <w:ins w:id="31689" w:author="Thomas Dietz" w:date="2012-08-08T17:05:00Z">
              <w:r w:rsidRPr="00B80901">
                <w:rPr>
                  <w:rPrChange w:id="31690" w:author="Thomas Dietz" w:date="2012-08-10T13:22:00Z">
                    <w:rPr>
                      <w:lang w:val="de-DE"/>
                    </w:rPr>
                  </w:rPrChange>
                </w:rPr>
                <w:t xml:space="preserve">        'write-metadata' instruction.  It is represented as </w:t>
              </w:r>
            </w:ins>
          </w:p>
          <w:p w14:paraId="47A7E4BE" w14:textId="77777777" w:rsidR="009F3611" w:rsidRPr="00B80901" w:rsidRDefault="009F3611" w:rsidP="009F3611">
            <w:pPr>
              <w:pStyle w:val="XML1"/>
              <w:rPr>
                <w:ins w:id="31691" w:author="Thomas Dietz" w:date="2012-08-08T17:05:00Z"/>
                <w:rPrChange w:id="31692" w:author="Thomas Dietz" w:date="2012-08-10T13:22:00Z">
                  <w:rPr>
                    <w:ins w:id="31693" w:author="Thomas Dietz" w:date="2012-08-08T17:05:00Z"/>
                    <w:lang w:val="de-DE"/>
                  </w:rPr>
                </w:rPrChange>
              </w:rPr>
            </w:pPr>
            <w:ins w:id="31694" w:author="Thomas Dietz" w:date="2012-08-08T17:05:00Z">
              <w:r w:rsidRPr="00B80901">
                <w:rPr>
                  <w:rPrChange w:id="31695" w:author="Thomas Dietz" w:date="2012-08-10T13:22:00Z">
                    <w:rPr>
                      <w:lang w:val="de-DE"/>
                    </w:rPr>
                  </w:rPrChange>
                </w:rPr>
                <w:t xml:space="preserve">        64-bit integer in hexadecimal digits([0-9a-fA-F]) format.";</w:t>
              </w:r>
            </w:ins>
          </w:p>
          <w:p w14:paraId="0EFF31A8" w14:textId="77777777" w:rsidR="009F3611" w:rsidRPr="00B80901" w:rsidRDefault="009F3611" w:rsidP="009F3611">
            <w:pPr>
              <w:pStyle w:val="XML1"/>
              <w:rPr>
                <w:ins w:id="31696" w:author="Thomas Dietz" w:date="2012-08-08T17:05:00Z"/>
                <w:rPrChange w:id="31697" w:author="Thomas Dietz" w:date="2012-08-10T13:22:00Z">
                  <w:rPr>
                    <w:ins w:id="31698" w:author="Thomas Dietz" w:date="2012-08-08T17:05:00Z"/>
                    <w:lang w:val="de-DE"/>
                  </w:rPr>
                </w:rPrChange>
              </w:rPr>
            </w:pPr>
            <w:ins w:id="31699" w:author="Thomas Dietz" w:date="2012-08-08T17:05:00Z">
              <w:r w:rsidRPr="00B80901">
                <w:rPr>
                  <w:rPrChange w:id="31700" w:author="Thomas Dietz" w:date="2012-08-10T13:22:00Z">
                    <w:rPr>
                      <w:lang w:val="de-DE"/>
                    </w:rPr>
                  </w:rPrChange>
                </w:rPr>
                <w:t xml:space="preserve">    }</w:t>
              </w:r>
            </w:ins>
          </w:p>
          <w:p w14:paraId="6F20AB55" w14:textId="77777777" w:rsidR="009F3611" w:rsidRPr="00B80901" w:rsidRDefault="009F3611" w:rsidP="009F3611">
            <w:pPr>
              <w:pStyle w:val="XML1"/>
              <w:rPr>
                <w:ins w:id="31701" w:author="Thomas Dietz" w:date="2012-08-08T17:05:00Z"/>
                <w:rPrChange w:id="31702" w:author="Thomas Dietz" w:date="2012-08-10T13:22:00Z">
                  <w:rPr>
                    <w:ins w:id="31703" w:author="Thomas Dietz" w:date="2012-08-08T17:05:00Z"/>
                    <w:lang w:val="de-DE"/>
                  </w:rPr>
                </w:rPrChange>
              </w:rPr>
            </w:pPr>
            <w:ins w:id="31704" w:author="Thomas Dietz" w:date="2012-08-08T17:05:00Z">
              <w:r w:rsidRPr="00B80901">
                <w:rPr>
                  <w:rPrChange w:id="31705" w:author="Thomas Dietz" w:date="2012-08-10T13:22:00Z">
                    <w:rPr>
                      <w:lang w:val="de-DE"/>
                    </w:rPr>
                  </w:rPrChange>
                </w:rPr>
                <w:t xml:space="preserve">  }</w:t>
              </w:r>
            </w:ins>
          </w:p>
          <w:p w14:paraId="5359C9A6" w14:textId="77777777" w:rsidR="009F3611" w:rsidRPr="00B80901" w:rsidRDefault="009F3611" w:rsidP="009F3611">
            <w:pPr>
              <w:pStyle w:val="XML1"/>
              <w:rPr>
                <w:ins w:id="31706" w:author="Thomas Dietz" w:date="2012-08-08T17:05:00Z"/>
                <w:rPrChange w:id="31707" w:author="Thomas Dietz" w:date="2012-08-10T13:22:00Z">
                  <w:rPr>
                    <w:ins w:id="31708" w:author="Thomas Dietz" w:date="2012-08-08T17:05:00Z"/>
                    <w:lang w:val="de-DE"/>
                  </w:rPr>
                </w:rPrChange>
              </w:rPr>
            </w:pPr>
            <w:ins w:id="31709" w:author="Thomas Dietz" w:date="2012-08-08T17:05:00Z">
              <w:r w:rsidRPr="00B80901">
                <w:rPr>
                  <w:rPrChange w:id="31710" w:author="Thomas Dietz" w:date="2012-08-10T13:22:00Z">
                    <w:rPr>
                      <w:lang w:val="de-DE"/>
                    </w:rPr>
                  </w:rPrChange>
                </w:rPr>
                <w:t xml:space="preserve">  </w:t>
              </w:r>
            </w:ins>
          </w:p>
          <w:p w14:paraId="3699C331" w14:textId="77777777" w:rsidR="009F3611" w:rsidRPr="00B80901" w:rsidRDefault="009F3611" w:rsidP="009F3611">
            <w:pPr>
              <w:pStyle w:val="XML1"/>
              <w:rPr>
                <w:ins w:id="31711" w:author="Thomas Dietz" w:date="2012-08-08T17:05:00Z"/>
                <w:rPrChange w:id="31712" w:author="Thomas Dietz" w:date="2012-08-10T13:22:00Z">
                  <w:rPr>
                    <w:ins w:id="31713" w:author="Thomas Dietz" w:date="2012-08-08T17:05:00Z"/>
                    <w:lang w:val="de-DE"/>
                  </w:rPr>
                </w:rPrChange>
              </w:rPr>
            </w:pPr>
            <w:ins w:id="31714" w:author="Thomas Dietz" w:date="2012-08-08T17:05:00Z">
              <w:r w:rsidRPr="00B80901">
                <w:rPr>
                  <w:rPrChange w:id="31715" w:author="Thomas Dietz" w:date="2012-08-10T13:22:00Z">
                    <w:rPr>
                      <w:lang w:val="de-DE"/>
                    </w:rPr>
                  </w:rPrChange>
                </w:rPr>
                <w:t>/*****************************************************************</w:t>
              </w:r>
            </w:ins>
          </w:p>
          <w:p w14:paraId="43E1F921" w14:textId="77777777" w:rsidR="009F3611" w:rsidRPr="00B80901" w:rsidRDefault="009F3611" w:rsidP="009F3611">
            <w:pPr>
              <w:pStyle w:val="XML1"/>
              <w:rPr>
                <w:ins w:id="31716" w:author="Thomas Dietz" w:date="2012-08-08T17:05:00Z"/>
                <w:rPrChange w:id="31717" w:author="Thomas Dietz" w:date="2012-08-10T13:22:00Z">
                  <w:rPr>
                    <w:ins w:id="31718" w:author="Thomas Dietz" w:date="2012-08-08T17:05:00Z"/>
                    <w:lang w:val="de-DE"/>
                  </w:rPr>
                </w:rPrChange>
              </w:rPr>
            </w:pPr>
            <w:ins w:id="31719" w:author="Thomas Dietz" w:date="2012-08-08T17:05:00Z">
              <w:r w:rsidRPr="00B80901">
                <w:rPr>
                  <w:rPrChange w:id="31720" w:author="Thomas Dietz" w:date="2012-08-10T13:22:00Z">
                    <w:rPr>
                      <w:lang w:val="de-DE"/>
                    </w:rPr>
                  </w:rPrChange>
                </w:rPr>
                <w:t xml:space="preserve"> * Main container</w:t>
              </w:r>
            </w:ins>
          </w:p>
          <w:p w14:paraId="4F1F4805" w14:textId="77777777" w:rsidR="009F3611" w:rsidRPr="00B80901" w:rsidRDefault="009F3611" w:rsidP="009F3611">
            <w:pPr>
              <w:pStyle w:val="XML1"/>
              <w:rPr>
                <w:ins w:id="31721" w:author="Thomas Dietz" w:date="2012-08-08T17:05:00Z"/>
                <w:rPrChange w:id="31722" w:author="Thomas Dietz" w:date="2012-08-10T13:22:00Z">
                  <w:rPr>
                    <w:ins w:id="31723" w:author="Thomas Dietz" w:date="2012-08-08T17:05:00Z"/>
                    <w:lang w:val="de-DE"/>
                  </w:rPr>
                </w:rPrChange>
              </w:rPr>
            </w:pPr>
            <w:ins w:id="31724" w:author="Thomas Dietz" w:date="2012-08-08T17:05:00Z">
              <w:r w:rsidRPr="00B80901">
                <w:rPr>
                  <w:rPrChange w:id="31725" w:author="Thomas Dietz" w:date="2012-08-10T13:22:00Z">
                    <w:rPr>
                      <w:lang w:val="de-DE"/>
                    </w:rPr>
                  </w:rPrChange>
                </w:rPr>
                <w:t xml:space="preserve"> *****************************************************************/</w:t>
              </w:r>
            </w:ins>
          </w:p>
          <w:p w14:paraId="7E1ACA45" w14:textId="77777777" w:rsidR="009F3611" w:rsidRPr="00B80901" w:rsidRDefault="009F3611" w:rsidP="009F3611">
            <w:pPr>
              <w:pStyle w:val="XML1"/>
              <w:rPr>
                <w:ins w:id="31726" w:author="Thomas Dietz" w:date="2012-08-08T17:05:00Z"/>
                <w:rPrChange w:id="31727" w:author="Thomas Dietz" w:date="2012-08-10T13:22:00Z">
                  <w:rPr>
                    <w:ins w:id="31728" w:author="Thomas Dietz" w:date="2012-08-08T17:05:00Z"/>
                    <w:lang w:val="de-DE"/>
                  </w:rPr>
                </w:rPrChange>
              </w:rPr>
            </w:pPr>
          </w:p>
          <w:p w14:paraId="64CEACD4" w14:textId="77777777" w:rsidR="009F3611" w:rsidRPr="00B80901" w:rsidRDefault="009F3611" w:rsidP="009F3611">
            <w:pPr>
              <w:pStyle w:val="XML1"/>
              <w:rPr>
                <w:ins w:id="31729" w:author="Thomas Dietz" w:date="2012-08-08T17:05:00Z"/>
                <w:rPrChange w:id="31730" w:author="Thomas Dietz" w:date="2012-08-10T13:22:00Z">
                  <w:rPr>
                    <w:ins w:id="31731" w:author="Thomas Dietz" w:date="2012-08-08T17:05:00Z"/>
                    <w:lang w:val="de-DE"/>
                  </w:rPr>
                </w:rPrChange>
              </w:rPr>
            </w:pPr>
            <w:ins w:id="31732" w:author="Thomas Dietz" w:date="2012-08-08T17:05:00Z">
              <w:r w:rsidRPr="00B80901">
                <w:rPr>
                  <w:rPrChange w:id="31733" w:author="Thomas Dietz" w:date="2012-08-10T13:22:00Z">
                    <w:rPr>
                      <w:lang w:val="de-DE"/>
                    </w:rPr>
                  </w:rPrChange>
                </w:rPr>
                <w:t xml:space="preserve">  container capable-switch {</w:t>
              </w:r>
            </w:ins>
          </w:p>
          <w:p w14:paraId="67C93347" w14:textId="77777777" w:rsidR="009F3611" w:rsidRPr="00B80901" w:rsidRDefault="009F3611" w:rsidP="009F3611">
            <w:pPr>
              <w:pStyle w:val="XML1"/>
              <w:rPr>
                <w:ins w:id="31734" w:author="Thomas Dietz" w:date="2012-08-08T17:05:00Z"/>
                <w:rPrChange w:id="31735" w:author="Thomas Dietz" w:date="2012-08-10T13:22:00Z">
                  <w:rPr>
                    <w:ins w:id="31736" w:author="Thomas Dietz" w:date="2012-08-08T17:05:00Z"/>
                    <w:lang w:val="de-DE"/>
                  </w:rPr>
                </w:rPrChange>
              </w:rPr>
            </w:pPr>
            <w:ins w:id="31737" w:author="Thomas Dietz" w:date="2012-08-08T17:05:00Z">
              <w:r w:rsidRPr="00B80901">
                <w:rPr>
                  <w:rPrChange w:id="31738" w:author="Thomas Dietz" w:date="2012-08-10T13:22:00Z">
                    <w:rPr>
                      <w:lang w:val="de-DE"/>
                    </w:rPr>
                  </w:rPrChange>
                </w:rPr>
                <w:t xml:space="preserve">    description "The OpenFlow Capable Switch serves as the root </w:t>
              </w:r>
            </w:ins>
          </w:p>
          <w:p w14:paraId="2CC12B12" w14:textId="77777777" w:rsidR="009F3611" w:rsidRPr="00B80901" w:rsidRDefault="009F3611" w:rsidP="009F3611">
            <w:pPr>
              <w:pStyle w:val="XML1"/>
              <w:rPr>
                <w:ins w:id="31739" w:author="Thomas Dietz" w:date="2012-08-08T17:05:00Z"/>
                <w:rPrChange w:id="31740" w:author="Thomas Dietz" w:date="2012-08-10T13:22:00Z">
                  <w:rPr>
                    <w:ins w:id="31741" w:author="Thomas Dietz" w:date="2012-08-08T17:05:00Z"/>
                    <w:lang w:val="de-DE"/>
                  </w:rPr>
                </w:rPrChange>
              </w:rPr>
            </w:pPr>
            <w:ins w:id="31742" w:author="Thomas Dietz" w:date="2012-08-08T17:05:00Z">
              <w:r w:rsidRPr="00B80901">
                <w:rPr>
                  <w:rPrChange w:id="31743" w:author="Thomas Dietz" w:date="2012-08-10T13:22:00Z">
                    <w:rPr>
                      <w:lang w:val="de-DE"/>
                    </w:rPr>
                  </w:rPrChange>
                </w:rPr>
                <w:t xml:space="preserve">      element for an OpenFlow configuration.  It contains logical</w:t>
              </w:r>
            </w:ins>
          </w:p>
          <w:p w14:paraId="099E2A2F" w14:textId="77777777" w:rsidR="009F3611" w:rsidRPr="00B80901" w:rsidRDefault="009F3611" w:rsidP="009F3611">
            <w:pPr>
              <w:pStyle w:val="XML1"/>
              <w:rPr>
                <w:ins w:id="31744" w:author="Thomas Dietz" w:date="2012-08-08T17:05:00Z"/>
                <w:rPrChange w:id="31745" w:author="Thomas Dietz" w:date="2012-08-10T13:22:00Z">
                  <w:rPr>
                    <w:ins w:id="31746" w:author="Thomas Dietz" w:date="2012-08-08T17:05:00Z"/>
                    <w:lang w:val="de-DE"/>
                  </w:rPr>
                </w:rPrChange>
              </w:rPr>
            </w:pPr>
            <w:ins w:id="31747" w:author="Thomas Dietz" w:date="2012-08-08T17:05:00Z">
              <w:r w:rsidRPr="00B80901">
                <w:rPr>
                  <w:rPrChange w:id="31748" w:author="Thomas Dietz" w:date="2012-08-10T13:22:00Z">
                    <w:rPr>
                      <w:lang w:val="de-DE"/>
                    </w:rPr>
                  </w:rPrChange>
                </w:rPr>
                <w:t xml:space="preserve">      switches and resources that can be assigned to logical</w:t>
              </w:r>
            </w:ins>
          </w:p>
          <w:p w14:paraId="13C4FBFB" w14:textId="77777777" w:rsidR="009F3611" w:rsidRPr="00B80901" w:rsidRDefault="009F3611" w:rsidP="009F3611">
            <w:pPr>
              <w:pStyle w:val="XML1"/>
              <w:rPr>
                <w:ins w:id="31749" w:author="Thomas Dietz" w:date="2012-08-08T17:05:00Z"/>
                <w:rPrChange w:id="31750" w:author="Thomas Dietz" w:date="2012-08-10T13:22:00Z">
                  <w:rPr>
                    <w:ins w:id="31751" w:author="Thomas Dietz" w:date="2012-08-08T17:05:00Z"/>
                    <w:lang w:val="de-DE"/>
                  </w:rPr>
                </w:rPrChange>
              </w:rPr>
            </w:pPr>
            <w:ins w:id="31752" w:author="Thomas Dietz" w:date="2012-08-08T17:05:00Z">
              <w:r w:rsidRPr="00B80901">
                <w:rPr>
                  <w:rPrChange w:id="31753" w:author="Thomas Dietz" w:date="2012-08-10T13:22:00Z">
                    <w:rPr>
                      <w:lang w:val="de-DE"/>
                    </w:rPr>
                  </w:rPrChange>
                </w:rPr>
                <w:t xml:space="preserve">      switches.  It may have relations to OpenFlow Configuration </w:t>
              </w:r>
            </w:ins>
          </w:p>
          <w:p w14:paraId="07039ACA" w14:textId="77777777" w:rsidR="009F3611" w:rsidRPr="00B80901" w:rsidRDefault="009F3611" w:rsidP="009F3611">
            <w:pPr>
              <w:pStyle w:val="XML1"/>
              <w:rPr>
                <w:ins w:id="31754" w:author="Thomas Dietz" w:date="2012-08-08T17:05:00Z"/>
                <w:rPrChange w:id="31755" w:author="Thomas Dietz" w:date="2012-08-10T13:22:00Z">
                  <w:rPr>
                    <w:ins w:id="31756" w:author="Thomas Dietz" w:date="2012-08-08T17:05:00Z"/>
                    <w:lang w:val="de-DE"/>
                  </w:rPr>
                </w:rPrChange>
              </w:rPr>
            </w:pPr>
            <w:ins w:id="31757" w:author="Thomas Dietz" w:date="2012-08-08T17:05:00Z">
              <w:r w:rsidRPr="00B80901">
                <w:rPr>
                  <w:rPrChange w:id="31758" w:author="Thomas Dietz" w:date="2012-08-10T13:22:00Z">
                    <w:rPr>
                      <w:lang w:val="de-DE"/>
                    </w:rPr>
                  </w:rPrChange>
                </w:rPr>
                <w:t xml:space="preserve">      Points.";</w:t>
              </w:r>
            </w:ins>
          </w:p>
          <w:p w14:paraId="3055D940" w14:textId="77777777" w:rsidR="009F3611" w:rsidRPr="00B80901" w:rsidRDefault="009F3611" w:rsidP="009F3611">
            <w:pPr>
              <w:pStyle w:val="XML1"/>
              <w:rPr>
                <w:ins w:id="31759" w:author="Thomas Dietz" w:date="2012-08-08T17:05:00Z"/>
                <w:rPrChange w:id="31760" w:author="Thomas Dietz" w:date="2012-08-10T13:22:00Z">
                  <w:rPr>
                    <w:ins w:id="31761" w:author="Thomas Dietz" w:date="2012-08-08T17:05:00Z"/>
                    <w:lang w:val="de-DE"/>
                  </w:rPr>
                </w:rPrChange>
              </w:rPr>
            </w:pPr>
            <w:ins w:id="31762" w:author="Thomas Dietz" w:date="2012-08-08T17:05:00Z">
              <w:r w:rsidRPr="00B80901">
                <w:rPr>
                  <w:rPrChange w:id="31763" w:author="Thomas Dietz" w:date="2012-08-10T13:22:00Z">
                    <w:rPr>
                      <w:lang w:val="de-DE"/>
                    </w:rPr>
                  </w:rPrChange>
                </w:rPr>
                <w:t xml:space="preserve">    leaf id {</w:t>
              </w:r>
            </w:ins>
          </w:p>
          <w:p w14:paraId="687C49FC" w14:textId="77777777" w:rsidR="009F3611" w:rsidRPr="00B80901" w:rsidRDefault="009F3611" w:rsidP="009F3611">
            <w:pPr>
              <w:pStyle w:val="XML1"/>
              <w:rPr>
                <w:ins w:id="31764" w:author="Thomas Dietz" w:date="2012-08-08T17:05:00Z"/>
                <w:rPrChange w:id="31765" w:author="Thomas Dietz" w:date="2012-08-10T13:22:00Z">
                  <w:rPr>
                    <w:ins w:id="31766" w:author="Thomas Dietz" w:date="2012-08-08T17:05:00Z"/>
                    <w:lang w:val="de-DE"/>
                  </w:rPr>
                </w:rPrChange>
              </w:rPr>
            </w:pPr>
            <w:ins w:id="31767" w:author="Thomas Dietz" w:date="2012-08-08T17:05:00Z">
              <w:r w:rsidRPr="00B80901">
                <w:rPr>
                  <w:rPrChange w:id="31768" w:author="Thomas Dietz" w:date="2012-08-10T13:22:00Z">
                    <w:rPr>
                      <w:lang w:val="de-DE"/>
                    </w:rPr>
                  </w:rPrChange>
                </w:rPr>
                <w:t xml:space="preserve">      type inet:uri;</w:t>
              </w:r>
            </w:ins>
          </w:p>
          <w:p w14:paraId="032F2B4E" w14:textId="77777777" w:rsidR="009F3611" w:rsidRPr="00B80901" w:rsidRDefault="009F3611" w:rsidP="009F3611">
            <w:pPr>
              <w:pStyle w:val="XML1"/>
              <w:rPr>
                <w:ins w:id="31769" w:author="Thomas Dietz" w:date="2012-08-08T17:05:00Z"/>
                <w:rPrChange w:id="31770" w:author="Thomas Dietz" w:date="2012-08-10T13:22:00Z">
                  <w:rPr>
                    <w:ins w:id="31771" w:author="Thomas Dietz" w:date="2012-08-08T17:05:00Z"/>
                    <w:lang w:val="de-DE"/>
                  </w:rPr>
                </w:rPrChange>
              </w:rPr>
            </w:pPr>
            <w:ins w:id="31772" w:author="Thomas Dietz" w:date="2012-08-08T17:05:00Z">
              <w:r w:rsidRPr="00B80901">
                <w:rPr>
                  <w:rPrChange w:id="31773" w:author="Thomas Dietz" w:date="2012-08-10T13:22:00Z">
                    <w:rPr>
                      <w:lang w:val="de-DE"/>
                    </w:rPr>
                  </w:rPrChange>
                </w:rPr>
                <w:t xml:space="preserve">      mandatory true;</w:t>
              </w:r>
            </w:ins>
          </w:p>
          <w:p w14:paraId="439D123F" w14:textId="77777777" w:rsidR="009F3611" w:rsidRPr="00B80901" w:rsidRDefault="009F3611" w:rsidP="009F3611">
            <w:pPr>
              <w:pStyle w:val="XML1"/>
              <w:rPr>
                <w:ins w:id="31774" w:author="Thomas Dietz" w:date="2012-08-08T17:05:00Z"/>
                <w:rPrChange w:id="31775" w:author="Thomas Dietz" w:date="2012-08-10T13:22:00Z">
                  <w:rPr>
                    <w:ins w:id="31776" w:author="Thomas Dietz" w:date="2012-08-08T17:05:00Z"/>
                    <w:lang w:val="de-DE"/>
                  </w:rPr>
                </w:rPrChange>
              </w:rPr>
            </w:pPr>
            <w:ins w:id="31777" w:author="Thomas Dietz" w:date="2012-08-08T17:05:00Z">
              <w:r w:rsidRPr="00B80901">
                <w:rPr>
                  <w:rPrChange w:id="31778" w:author="Thomas Dietz" w:date="2012-08-10T13:22:00Z">
                    <w:rPr>
                      <w:lang w:val="de-DE"/>
                    </w:rPr>
                  </w:rPrChange>
                </w:rPr>
                <w:t xml:space="preserve">      description "A unique but locally arbitrary identifier that</w:t>
              </w:r>
            </w:ins>
          </w:p>
          <w:p w14:paraId="7BD1DC98" w14:textId="77777777" w:rsidR="009F3611" w:rsidRPr="00B80901" w:rsidRDefault="009F3611" w:rsidP="009F3611">
            <w:pPr>
              <w:pStyle w:val="XML1"/>
              <w:rPr>
                <w:ins w:id="31779" w:author="Thomas Dietz" w:date="2012-08-08T17:05:00Z"/>
                <w:rPrChange w:id="31780" w:author="Thomas Dietz" w:date="2012-08-10T13:22:00Z">
                  <w:rPr>
                    <w:ins w:id="31781" w:author="Thomas Dietz" w:date="2012-08-08T17:05:00Z"/>
                    <w:lang w:val="de-DE"/>
                  </w:rPr>
                </w:rPrChange>
              </w:rPr>
            </w:pPr>
            <w:ins w:id="31782" w:author="Thomas Dietz" w:date="2012-08-08T17:05:00Z">
              <w:r w:rsidRPr="00B80901">
                <w:rPr>
                  <w:rPrChange w:id="31783" w:author="Thomas Dietz" w:date="2012-08-10T13:22:00Z">
                    <w:rPr>
                      <w:lang w:val="de-DE"/>
                    </w:rPr>
                  </w:rPrChange>
                </w:rPr>
                <w:t xml:space="preserve">        uniquely identifies a Capable Switch within the context of </w:t>
              </w:r>
            </w:ins>
          </w:p>
          <w:p w14:paraId="3D089EAB" w14:textId="77777777" w:rsidR="009F3611" w:rsidRPr="00B80901" w:rsidRDefault="009F3611" w:rsidP="009F3611">
            <w:pPr>
              <w:pStyle w:val="XML1"/>
              <w:rPr>
                <w:ins w:id="31784" w:author="Thomas Dietz" w:date="2012-08-08T17:05:00Z"/>
                <w:rPrChange w:id="31785" w:author="Thomas Dietz" w:date="2012-08-10T13:22:00Z">
                  <w:rPr>
                    <w:ins w:id="31786" w:author="Thomas Dietz" w:date="2012-08-08T17:05:00Z"/>
                    <w:lang w:val="de-DE"/>
                  </w:rPr>
                </w:rPrChange>
              </w:rPr>
            </w:pPr>
            <w:ins w:id="31787" w:author="Thomas Dietz" w:date="2012-08-08T17:05:00Z">
              <w:r w:rsidRPr="00B80901">
                <w:rPr>
                  <w:rPrChange w:id="31788" w:author="Thomas Dietz" w:date="2012-08-10T13:22:00Z">
                    <w:rPr>
                      <w:lang w:val="de-DE"/>
                    </w:rPr>
                  </w:rPrChange>
                </w:rPr>
                <w:t xml:space="preserve">        potential OpenFlow Configuration Points.  It MUST be </w:t>
              </w:r>
            </w:ins>
          </w:p>
          <w:p w14:paraId="0EBBCBBC" w14:textId="77777777" w:rsidR="009F3611" w:rsidRPr="00B80901" w:rsidRDefault="009F3611" w:rsidP="009F3611">
            <w:pPr>
              <w:pStyle w:val="XML1"/>
              <w:rPr>
                <w:ins w:id="31789" w:author="Thomas Dietz" w:date="2012-08-08T17:05:00Z"/>
                <w:rPrChange w:id="31790" w:author="Thomas Dietz" w:date="2012-08-10T13:22:00Z">
                  <w:rPr>
                    <w:ins w:id="31791" w:author="Thomas Dietz" w:date="2012-08-08T17:05:00Z"/>
                    <w:lang w:val="de-DE"/>
                  </w:rPr>
                </w:rPrChange>
              </w:rPr>
            </w:pPr>
            <w:ins w:id="31792" w:author="Thomas Dietz" w:date="2012-08-08T17:05:00Z">
              <w:r w:rsidRPr="00B80901">
                <w:rPr>
                  <w:rPrChange w:id="31793" w:author="Thomas Dietz" w:date="2012-08-10T13:22:00Z">
                    <w:rPr>
                      <w:lang w:val="de-DE"/>
                    </w:rPr>
                  </w:rPrChange>
                </w:rPr>
                <w:t xml:space="preserve">        persistent across reboots of the OpenFlow Capable Switch.</w:t>
              </w:r>
            </w:ins>
          </w:p>
          <w:p w14:paraId="558394F5" w14:textId="77777777" w:rsidR="009F3611" w:rsidRPr="00B80901" w:rsidRDefault="009F3611" w:rsidP="009F3611">
            <w:pPr>
              <w:pStyle w:val="XML1"/>
              <w:rPr>
                <w:ins w:id="31794" w:author="Thomas Dietz" w:date="2012-08-08T17:05:00Z"/>
                <w:rPrChange w:id="31795" w:author="Thomas Dietz" w:date="2012-08-10T13:22:00Z">
                  <w:rPr>
                    <w:ins w:id="31796" w:author="Thomas Dietz" w:date="2012-08-08T17:05:00Z"/>
                    <w:lang w:val="de-DE"/>
                  </w:rPr>
                </w:rPrChange>
              </w:rPr>
            </w:pPr>
          </w:p>
          <w:p w14:paraId="33F6548B" w14:textId="77777777" w:rsidR="009F3611" w:rsidRPr="00B80901" w:rsidRDefault="009F3611" w:rsidP="009F3611">
            <w:pPr>
              <w:pStyle w:val="XML1"/>
              <w:rPr>
                <w:ins w:id="31797" w:author="Thomas Dietz" w:date="2012-08-08T17:05:00Z"/>
                <w:rPrChange w:id="31798" w:author="Thomas Dietz" w:date="2012-08-10T13:22:00Z">
                  <w:rPr>
                    <w:ins w:id="31799" w:author="Thomas Dietz" w:date="2012-08-08T17:05:00Z"/>
                    <w:lang w:val="de-DE"/>
                  </w:rPr>
                </w:rPrChange>
              </w:rPr>
            </w:pPr>
            <w:ins w:id="31800" w:author="Thomas Dietz" w:date="2012-08-08T17:05:00Z">
              <w:r w:rsidRPr="00B80901">
                <w:rPr>
                  <w:rPrChange w:id="31801" w:author="Thomas Dietz" w:date="2012-08-10T13:22:00Z">
                    <w:rPr>
                      <w:lang w:val="de-DE"/>
                    </w:rPr>
                  </w:rPrChange>
                </w:rPr>
                <w:t xml:space="preserve">        This element MUST be present in the NETCONF data store.</w:t>
              </w:r>
            </w:ins>
          </w:p>
          <w:p w14:paraId="0C1634A9" w14:textId="77777777" w:rsidR="009F3611" w:rsidRPr="00B80901" w:rsidRDefault="009F3611" w:rsidP="009F3611">
            <w:pPr>
              <w:pStyle w:val="XML1"/>
              <w:rPr>
                <w:ins w:id="31802" w:author="Thomas Dietz" w:date="2012-08-08T17:05:00Z"/>
                <w:rPrChange w:id="31803" w:author="Thomas Dietz" w:date="2012-08-10T13:22:00Z">
                  <w:rPr>
                    <w:ins w:id="31804" w:author="Thomas Dietz" w:date="2012-08-08T17:05:00Z"/>
                    <w:lang w:val="de-DE"/>
                  </w:rPr>
                </w:rPrChange>
              </w:rPr>
            </w:pPr>
            <w:ins w:id="31805" w:author="Thomas Dietz" w:date="2012-08-08T17:05:00Z">
              <w:r w:rsidRPr="00B80901">
                <w:rPr>
                  <w:rPrChange w:id="31806" w:author="Thomas Dietz" w:date="2012-08-10T13:22:00Z">
                    <w:rPr>
                      <w:lang w:val="de-DE"/>
                    </w:rPr>
                  </w:rPrChange>
                </w:rPr>
                <w:t xml:space="preserve">        If this element is not present in a NETCONF &lt;edit-config&gt;</w:t>
              </w:r>
            </w:ins>
          </w:p>
          <w:p w14:paraId="4AEEFAE8" w14:textId="77777777" w:rsidR="009F3611" w:rsidRPr="00B80901" w:rsidRDefault="009F3611" w:rsidP="009F3611">
            <w:pPr>
              <w:pStyle w:val="XML1"/>
              <w:rPr>
                <w:ins w:id="31807" w:author="Thomas Dietz" w:date="2012-08-08T17:05:00Z"/>
                <w:rPrChange w:id="31808" w:author="Thomas Dietz" w:date="2012-08-10T13:22:00Z">
                  <w:rPr>
                    <w:ins w:id="31809" w:author="Thomas Dietz" w:date="2012-08-08T17:05:00Z"/>
                    <w:lang w:val="de-DE"/>
                  </w:rPr>
                </w:rPrChange>
              </w:rPr>
            </w:pPr>
            <w:ins w:id="31810" w:author="Thomas Dietz" w:date="2012-08-08T17:05:00Z">
              <w:r w:rsidRPr="00B80901">
                <w:rPr>
                  <w:rPrChange w:id="31811" w:author="Thomas Dietz" w:date="2012-08-10T13:22:00Z">
                    <w:rPr>
                      <w:lang w:val="de-DE"/>
                    </w:rPr>
                  </w:rPrChange>
                </w:rPr>
                <w:t xml:space="preserve">        operation 'create', 'merge' or 'replace' and the parent</w:t>
              </w:r>
            </w:ins>
          </w:p>
          <w:p w14:paraId="4D1C6302" w14:textId="77777777" w:rsidR="009F3611" w:rsidRPr="00B80901" w:rsidRDefault="009F3611" w:rsidP="009F3611">
            <w:pPr>
              <w:pStyle w:val="XML1"/>
              <w:rPr>
                <w:ins w:id="31812" w:author="Thomas Dietz" w:date="2012-08-08T17:05:00Z"/>
                <w:rPrChange w:id="31813" w:author="Thomas Dietz" w:date="2012-08-10T13:22:00Z">
                  <w:rPr>
                    <w:ins w:id="31814" w:author="Thomas Dietz" w:date="2012-08-08T17:05:00Z"/>
                    <w:lang w:val="de-DE"/>
                  </w:rPr>
                </w:rPrChange>
              </w:rPr>
            </w:pPr>
            <w:ins w:id="31815" w:author="Thomas Dietz" w:date="2012-08-08T17:05:00Z">
              <w:r w:rsidRPr="00B80901">
                <w:rPr>
                  <w:rPrChange w:id="31816" w:author="Thomas Dietz" w:date="2012-08-10T13:22:00Z">
                    <w:rPr>
                      <w:lang w:val="de-DE"/>
                    </w:rPr>
                  </w:rPrChange>
                </w:rPr>
                <w:t xml:space="preserve">        element does not exist, a 'data-missing' error is</w:t>
              </w:r>
            </w:ins>
          </w:p>
          <w:p w14:paraId="550F1D91" w14:textId="77777777" w:rsidR="009F3611" w:rsidRPr="00B80901" w:rsidRDefault="009F3611" w:rsidP="009F3611">
            <w:pPr>
              <w:pStyle w:val="XML1"/>
              <w:rPr>
                <w:ins w:id="31817" w:author="Thomas Dietz" w:date="2012-08-08T17:05:00Z"/>
                <w:rPrChange w:id="31818" w:author="Thomas Dietz" w:date="2012-08-10T13:22:00Z">
                  <w:rPr>
                    <w:ins w:id="31819" w:author="Thomas Dietz" w:date="2012-08-08T17:05:00Z"/>
                    <w:lang w:val="de-DE"/>
                  </w:rPr>
                </w:rPrChange>
              </w:rPr>
            </w:pPr>
            <w:ins w:id="31820" w:author="Thomas Dietz" w:date="2012-08-08T17:05:00Z">
              <w:r w:rsidRPr="00B80901">
                <w:rPr>
                  <w:rPrChange w:id="31821" w:author="Thomas Dietz" w:date="2012-08-10T13:22:00Z">
                    <w:rPr>
                      <w:lang w:val="de-DE"/>
                    </w:rPr>
                  </w:rPrChange>
                </w:rPr>
                <w:t xml:space="preserve">        returned.";</w:t>
              </w:r>
            </w:ins>
          </w:p>
          <w:p w14:paraId="3FEE1559" w14:textId="77777777" w:rsidR="009F3611" w:rsidRPr="00B80901" w:rsidRDefault="009F3611" w:rsidP="009F3611">
            <w:pPr>
              <w:pStyle w:val="XML1"/>
              <w:rPr>
                <w:ins w:id="31822" w:author="Thomas Dietz" w:date="2012-08-08T17:05:00Z"/>
                <w:rPrChange w:id="31823" w:author="Thomas Dietz" w:date="2012-08-10T13:22:00Z">
                  <w:rPr>
                    <w:ins w:id="31824" w:author="Thomas Dietz" w:date="2012-08-08T17:05:00Z"/>
                    <w:lang w:val="de-DE"/>
                  </w:rPr>
                </w:rPrChange>
              </w:rPr>
            </w:pPr>
            <w:ins w:id="31825" w:author="Thomas Dietz" w:date="2012-08-08T17:05:00Z">
              <w:r w:rsidRPr="00B80901">
                <w:rPr>
                  <w:rPrChange w:id="31826" w:author="Thomas Dietz" w:date="2012-08-10T13:22:00Z">
                    <w:rPr>
                      <w:lang w:val="de-DE"/>
                    </w:rPr>
                  </w:rPrChange>
                </w:rPr>
                <w:t xml:space="preserve">    }</w:t>
              </w:r>
            </w:ins>
          </w:p>
          <w:p w14:paraId="2BB5D0B9" w14:textId="77777777" w:rsidR="009F3611" w:rsidRPr="00B80901" w:rsidRDefault="009F3611" w:rsidP="009F3611">
            <w:pPr>
              <w:pStyle w:val="XML1"/>
              <w:rPr>
                <w:ins w:id="31827" w:author="Thomas Dietz" w:date="2012-08-08T17:05:00Z"/>
                <w:rPrChange w:id="31828" w:author="Thomas Dietz" w:date="2012-08-10T13:22:00Z">
                  <w:rPr>
                    <w:ins w:id="31829" w:author="Thomas Dietz" w:date="2012-08-08T17:05:00Z"/>
                    <w:lang w:val="de-DE"/>
                  </w:rPr>
                </w:rPrChange>
              </w:rPr>
            </w:pPr>
            <w:ins w:id="31830" w:author="Thomas Dietz" w:date="2012-08-08T17:05:00Z">
              <w:r w:rsidRPr="00B80901">
                <w:rPr>
                  <w:rPrChange w:id="31831" w:author="Thomas Dietz" w:date="2012-08-10T13:22:00Z">
                    <w:rPr>
                      <w:lang w:val="de-DE"/>
                    </w:rPr>
                  </w:rPrChange>
                </w:rPr>
                <w:t xml:space="preserve">    leaf config-version {</w:t>
              </w:r>
            </w:ins>
          </w:p>
          <w:p w14:paraId="7915176E" w14:textId="77777777" w:rsidR="009F3611" w:rsidRPr="00B80901" w:rsidRDefault="009F3611" w:rsidP="009F3611">
            <w:pPr>
              <w:pStyle w:val="XML1"/>
              <w:rPr>
                <w:ins w:id="31832" w:author="Thomas Dietz" w:date="2012-08-08T17:05:00Z"/>
                <w:rPrChange w:id="31833" w:author="Thomas Dietz" w:date="2012-08-10T13:22:00Z">
                  <w:rPr>
                    <w:ins w:id="31834" w:author="Thomas Dietz" w:date="2012-08-08T17:05:00Z"/>
                    <w:lang w:val="de-DE"/>
                  </w:rPr>
                </w:rPrChange>
              </w:rPr>
            </w:pPr>
            <w:ins w:id="31835" w:author="Thomas Dietz" w:date="2012-08-08T17:05:00Z">
              <w:r w:rsidRPr="00B80901">
                <w:rPr>
                  <w:rPrChange w:id="31836" w:author="Thomas Dietz" w:date="2012-08-10T13:22:00Z">
                    <w:rPr>
                      <w:lang w:val="de-DE"/>
                    </w:rPr>
                  </w:rPrChange>
                </w:rPr>
                <w:t xml:space="preserve">      type string;</w:t>
              </w:r>
            </w:ins>
          </w:p>
          <w:p w14:paraId="3930C914" w14:textId="77777777" w:rsidR="009F3611" w:rsidRPr="00B80901" w:rsidRDefault="009F3611" w:rsidP="009F3611">
            <w:pPr>
              <w:pStyle w:val="XML1"/>
              <w:rPr>
                <w:ins w:id="31837" w:author="Thomas Dietz" w:date="2012-08-08T17:05:00Z"/>
                <w:rPrChange w:id="31838" w:author="Thomas Dietz" w:date="2012-08-10T13:22:00Z">
                  <w:rPr>
                    <w:ins w:id="31839" w:author="Thomas Dietz" w:date="2012-08-08T17:05:00Z"/>
                    <w:lang w:val="de-DE"/>
                  </w:rPr>
                </w:rPrChange>
              </w:rPr>
            </w:pPr>
            <w:ins w:id="31840" w:author="Thomas Dietz" w:date="2012-08-08T17:05:00Z">
              <w:r w:rsidRPr="00B80901">
                <w:rPr>
                  <w:rPrChange w:id="31841" w:author="Thomas Dietz" w:date="2012-08-10T13:22:00Z">
                    <w:rPr>
                      <w:lang w:val="de-DE"/>
                    </w:rPr>
                  </w:rPrChange>
                </w:rPr>
                <w:t xml:space="preserve">      config false;</w:t>
              </w:r>
            </w:ins>
          </w:p>
          <w:p w14:paraId="1F9ED052" w14:textId="77777777" w:rsidR="009F3611" w:rsidRPr="00B80901" w:rsidRDefault="009F3611" w:rsidP="009F3611">
            <w:pPr>
              <w:pStyle w:val="XML1"/>
              <w:rPr>
                <w:ins w:id="31842" w:author="Thomas Dietz" w:date="2012-08-08T17:05:00Z"/>
                <w:rPrChange w:id="31843" w:author="Thomas Dietz" w:date="2012-08-10T13:22:00Z">
                  <w:rPr>
                    <w:ins w:id="31844" w:author="Thomas Dietz" w:date="2012-08-08T17:05:00Z"/>
                    <w:lang w:val="de-DE"/>
                  </w:rPr>
                </w:rPrChange>
              </w:rPr>
            </w:pPr>
            <w:ins w:id="31845" w:author="Thomas Dietz" w:date="2012-08-08T17:05:00Z">
              <w:r w:rsidRPr="00B80901">
                <w:rPr>
                  <w:rPrChange w:id="31846" w:author="Thomas Dietz" w:date="2012-08-10T13:22:00Z">
                    <w:rPr>
                      <w:lang w:val="de-DE"/>
                    </w:rPr>
                  </w:rPrChange>
                </w:rPr>
                <w:t xml:space="preserve">      description "The maximum supported OF-CONFIG version that is</w:t>
              </w:r>
            </w:ins>
          </w:p>
          <w:p w14:paraId="2AAA9B47" w14:textId="77777777" w:rsidR="009F3611" w:rsidRPr="00B80901" w:rsidRDefault="009F3611" w:rsidP="009F3611">
            <w:pPr>
              <w:pStyle w:val="XML1"/>
              <w:rPr>
                <w:ins w:id="31847" w:author="Thomas Dietz" w:date="2012-08-08T17:05:00Z"/>
                <w:rPrChange w:id="31848" w:author="Thomas Dietz" w:date="2012-08-10T13:22:00Z">
                  <w:rPr>
                    <w:ins w:id="31849" w:author="Thomas Dietz" w:date="2012-08-08T17:05:00Z"/>
                    <w:lang w:val="de-DE"/>
                  </w:rPr>
                </w:rPrChange>
              </w:rPr>
            </w:pPr>
            <w:ins w:id="31850" w:author="Thomas Dietz" w:date="2012-08-08T17:05:00Z">
              <w:r w:rsidRPr="00B80901">
                <w:rPr>
                  <w:rPrChange w:id="31851" w:author="Thomas Dietz" w:date="2012-08-10T13:22:00Z">
                    <w:rPr>
                      <w:lang w:val="de-DE"/>
                    </w:rPr>
                  </w:rPrChange>
                </w:rPr>
                <w:t xml:space="preserve">        supported by the OpenFlow Capable Switch. For switches</w:t>
              </w:r>
            </w:ins>
          </w:p>
          <w:p w14:paraId="6E13C330" w14:textId="77777777" w:rsidR="009F3611" w:rsidRPr="00B80901" w:rsidRDefault="009F3611" w:rsidP="009F3611">
            <w:pPr>
              <w:pStyle w:val="XML1"/>
              <w:rPr>
                <w:ins w:id="31852" w:author="Thomas Dietz" w:date="2012-08-08T17:05:00Z"/>
                <w:rPrChange w:id="31853" w:author="Thomas Dietz" w:date="2012-08-10T13:22:00Z">
                  <w:rPr>
                    <w:ins w:id="31854" w:author="Thomas Dietz" w:date="2012-08-08T17:05:00Z"/>
                    <w:lang w:val="de-DE"/>
                  </w:rPr>
                </w:rPrChange>
              </w:rPr>
            </w:pPr>
            <w:ins w:id="31855" w:author="Thomas Dietz" w:date="2012-08-08T17:05:00Z">
              <w:r w:rsidRPr="00B80901">
                <w:rPr>
                  <w:rPrChange w:id="31856" w:author="Thomas Dietz" w:date="2012-08-10T13:22:00Z">
                    <w:rPr>
                      <w:lang w:val="de-DE"/>
                    </w:rPr>
                  </w:rPrChange>
                </w:rPr>
                <w:t xml:space="preserve">        implementing this version of the OF-CONFIG protocol this</w:t>
              </w:r>
            </w:ins>
          </w:p>
          <w:p w14:paraId="073404D2" w14:textId="77777777" w:rsidR="009F3611" w:rsidRPr="00B80901" w:rsidRDefault="009F3611" w:rsidP="009F3611">
            <w:pPr>
              <w:pStyle w:val="XML1"/>
              <w:rPr>
                <w:ins w:id="31857" w:author="Thomas Dietz" w:date="2012-08-08T17:05:00Z"/>
                <w:rPrChange w:id="31858" w:author="Thomas Dietz" w:date="2012-08-10T13:22:00Z">
                  <w:rPr>
                    <w:ins w:id="31859" w:author="Thomas Dietz" w:date="2012-08-08T17:05:00Z"/>
                    <w:lang w:val="de-DE"/>
                  </w:rPr>
                </w:rPrChange>
              </w:rPr>
            </w:pPr>
            <w:ins w:id="31860" w:author="Thomas Dietz" w:date="2012-08-08T17:05:00Z">
              <w:r w:rsidRPr="00B80901">
                <w:rPr>
                  <w:rPrChange w:id="31861" w:author="Thomas Dietz" w:date="2012-08-10T13:22:00Z">
                    <w:rPr>
                      <w:lang w:val="de-DE"/>
                    </w:rPr>
                  </w:rPrChange>
                </w:rPr>
                <w:t xml:space="preserve">        MUST always be 1.1.1.</w:t>
              </w:r>
            </w:ins>
          </w:p>
          <w:p w14:paraId="71A9B3D8" w14:textId="77777777" w:rsidR="009F3611" w:rsidRPr="00B80901" w:rsidRDefault="009F3611" w:rsidP="009F3611">
            <w:pPr>
              <w:pStyle w:val="XML1"/>
              <w:rPr>
                <w:ins w:id="31862" w:author="Thomas Dietz" w:date="2012-08-08T17:05:00Z"/>
                <w:rPrChange w:id="31863" w:author="Thomas Dietz" w:date="2012-08-10T13:22:00Z">
                  <w:rPr>
                    <w:ins w:id="31864" w:author="Thomas Dietz" w:date="2012-08-08T17:05:00Z"/>
                    <w:lang w:val="de-DE"/>
                  </w:rPr>
                </w:rPrChange>
              </w:rPr>
            </w:pPr>
          </w:p>
          <w:p w14:paraId="16655138" w14:textId="77777777" w:rsidR="009F3611" w:rsidRPr="00B80901" w:rsidRDefault="009F3611" w:rsidP="009F3611">
            <w:pPr>
              <w:pStyle w:val="XML1"/>
              <w:rPr>
                <w:ins w:id="31865" w:author="Thomas Dietz" w:date="2012-08-08T17:05:00Z"/>
                <w:rPrChange w:id="31866" w:author="Thomas Dietz" w:date="2012-08-10T13:22:00Z">
                  <w:rPr>
                    <w:ins w:id="31867" w:author="Thomas Dietz" w:date="2012-08-08T17:05:00Z"/>
                    <w:lang w:val="de-DE"/>
                  </w:rPr>
                </w:rPrChange>
              </w:rPr>
            </w:pPr>
            <w:ins w:id="31868" w:author="Thomas Dietz" w:date="2012-08-08T17:05:00Z">
              <w:r w:rsidRPr="00B80901">
                <w:rPr>
                  <w:rPrChange w:id="31869" w:author="Thomas Dietz" w:date="2012-08-10T13:22:00Z">
                    <w:rPr>
                      <w:lang w:val="de-DE"/>
                    </w:rPr>
                  </w:rPrChange>
                </w:rPr>
                <w:t xml:space="preserve">        This object can be used to identify the OF-CONFIG version</w:t>
              </w:r>
            </w:ins>
          </w:p>
          <w:p w14:paraId="47E98C76" w14:textId="77777777" w:rsidR="009F3611" w:rsidRPr="00B80901" w:rsidRDefault="009F3611" w:rsidP="009F3611">
            <w:pPr>
              <w:pStyle w:val="XML1"/>
              <w:rPr>
                <w:ins w:id="31870" w:author="Thomas Dietz" w:date="2012-08-08T17:05:00Z"/>
                <w:rPrChange w:id="31871" w:author="Thomas Dietz" w:date="2012-08-10T13:22:00Z">
                  <w:rPr>
                    <w:ins w:id="31872" w:author="Thomas Dietz" w:date="2012-08-08T17:05:00Z"/>
                    <w:lang w:val="de-DE"/>
                  </w:rPr>
                </w:rPrChange>
              </w:rPr>
            </w:pPr>
            <w:ins w:id="31873" w:author="Thomas Dietz" w:date="2012-08-08T17:05:00Z">
              <w:r w:rsidRPr="00B80901">
                <w:rPr>
                  <w:rPrChange w:id="31874" w:author="Thomas Dietz" w:date="2012-08-10T13:22:00Z">
                    <w:rPr>
                      <w:lang w:val="de-DE"/>
                    </w:rPr>
                  </w:rPrChange>
                </w:rPr>
                <w:t xml:space="preserve">        a capable switch supports beginning with version 1.1.1 of </w:t>
              </w:r>
            </w:ins>
          </w:p>
          <w:p w14:paraId="65BE70C5" w14:textId="77777777" w:rsidR="009F3611" w:rsidRPr="00B80901" w:rsidRDefault="009F3611" w:rsidP="009F3611">
            <w:pPr>
              <w:pStyle w:val="XML1"/>
              <w:rPr>
                <w:ins w:id="31875" w:author="Thomas Dietz" w:date="2012-08-08T17:05:00Z"/>
                <w:rPrChange w:id="31876" w:author="Thomas Dietz" w:date="2012-08-10T13:22:00Z">
                  <w:rPr>
                    <w:ins w:id="31877" w:author="Thomas Dietz" w:date="2012-08-08T17:05:00Z"/>
                    <w:lang w:val="de-DE"/>
                  </w:rPr>
                </w:rPrChange>
              </w:rPr>
            </w:pPr>
            <w:ins w:id="31878" w:author="Thomas Dietz" w:date="2012-08-08T17:05:00Z">
              <w:r w:rsidRPr="00B80901">
                <w:rPr>
                  <w:rPrChange w:id="31879" w:author="Thomas Dietz" w:date="2012-08-10T13:22:00Z">
                    <w:rPr>
                      <w:lang w:val="de-DE"/>
                    </w:rPr>
                  </w:rPrChange>
                </w:rPr>
                <w:t xml:space="preserve">        OF-CONFIG. In addtion the supported version can be</w:t>
              </w:r>
            </w:ins>
          </w:p>
          <w:p w14:paraId="55F9109A" w14:textId="77777777" w:rsidR="009F3611" w:rsidRPr="00B80901" w:rsidRDefault="009F3611" w:rsidP="009F3611">
            <w:pPr>
              <w:pStyle w:val="XML1"/>
              <w:rPr>
                <w:ins w:id="31880" w:author="Thomas Dietz" w:date="2012-08-08T17:05:00Z"/>
                <w:rPrChange w:id="31881" w:author="Thomas Dietz" w:date="2012-08-10T13:22:00Z">
                  <w:rPr>
                    <w:ins w:id="31882" w:author="Thomas Dietz" w:date="2012-08-08T17:05:00Z"/>
                    <w:lang w:val="de-DE"/>
                  </w:rPr>
                </w:rPrChange>
              </w:rPr>
            </w:pPr>
            <w:ins w:id="31883" w:author="Thomas Dietz" w:date="2012-08-08T17:05:00Z">
              <w:r w:rsidRPr="00B80901">
                <w:rPr>
                  <w:rPrChange w:id="31884" w:author="Thomas Dietz" w:date="2012-08-10T13:22:00Z">
                    <w:rPr>
                      <w:lang w:val="de-DE"/>
                    </w:rPr>
                  </w:rPrChange>
                </w:rPr>
                <w:t xml:space="preserve">        determined by the namespace the OpenFlow Capable Switch</w:t>
              </w:r>
            </w:ins>
          </w:p>
          <w:p w14:paraId="4EFED862" w14:textId="77777777" w:rsidR="009F3611" w:rsidRPr="00B80901" w:rsidRDefault="009F3611" w:rsidP="009F3611">
            <w:pPr>
              <w:pStyle w:val="XML1"/>
              <w:rPr>
                <w:ins w:id="31885" w:author="Thomas Dietz" w:date="2012-08-08T17:05:00Z"/>
                <w:rPrChange w:id="31886" w:author="Thomas Dietz" w:date="2012-08-10T13:22:00Z">
                  <w:rPr>
                    <w:ins w:id="31887" w:author="Thomas Dietz" w:date="2012-08-08T17:05:00Z"/>
                    <w:lang w:val="de-DE"/>
                  </w:rPr>
                </w:rPrChange>
              </w:rPr>
            </w:pPr>
            <w:ins w:id="31888" w:author="Thomas Dietz" w:date="2012-08-08T17:05:00Z">
              <w:r w:rsidRPr="00B80901">
                <w:rPr>
                  <w:rPrChange w:id="31889" w:author="Thomas Dietz" w:date="2012-08-10T13:22:00Z">
                    <w:rPr>
                      <w:lang w:val="de-DE"/>
                    </w:rPr>
                  </w:rPrChange>
                </w:rPr>
                <w:t xml:space="preserve">        returns to configuration request of an element (like </w:t>
              </w:r>
            </w:ins>
          </w:p>
          <w:p w14:paraId="21C00BC8" w14:textId="77777777" w:rsidR="009F3611" w:rsidRPr="00B80901" w:rsidRDefault="009F3611" w:rsidP="009F3611">
            <w:pPr>
              <w:pStyle w:val="XML1"/>
              <w:rPr>
                <w:ins w:id="31890" w:author="Thomas Dietz" w:date="2012-08-08T17:05:00Z"/>
                <w:rPrChange w:id="31891" w:author="Thomas Dietz" w:date="2012-08-10T13:22:00Z">
                  <w:rPr>
                    <w:ins w:id="31892" w:author="Thomas Dietz" w:date="2012-08-08T17:05:00Z"/>
                    <w:lang w:val="de-DE"/>
                  </w:rPr>
                </w:rPrChange>
              </w:rPr>
            </w:pPr>
            <w:ins w:id="31893" w:author="Thomas Dietz" w:date="2012-08-08T17:05:00Z">
              <w:r w:rsidRPr="00B80901">
                <w:rPr>
                  <w:rPrChange w:id="31894" w:author="Thomas Dietz" w:date="2012-08-10T13:22:00Z">
                    <w:rPr>
                      <w:lang w:val="de-DE"/>
                    </w:rPr>
                  </w:rPrChange>
                </w:rPr>
                <w:t xml:space="preserve">        capable-switch) that is present in all OF-CONFIG versions</w:t>
              </w:r>
            </w:ins>
          </w:p>
          <w:p w14:paraId="5F90CBE0" w14:textId="77777777" w:rsidR="009F3611" w:rsidRPr="00B80901" w:rsidRDefault="009F3611" w:rsidP="009F3611">
            <w:pPr>
              <w:pStyle w:val="XML1"/>
              <w:rPr>
                <w:ins w:id="31895" w:author="Thomas Dietz" w:date="2012-08-08T17:05:00Z"/>
                <w:rPrChange w:id="31896" w:author="Thomas Dietz" w:date="2012-08-10T13:22:00Z">
                  <w:rPr>
                    <w:ins w:id="31897" w:author="Thomas Dietz" w:date="2012-08-08T17:05:00Z"/>
                    <w:lang w:val="de-DE"/>
                  </w:rPr>
                </w:rPrChange>
              </w:rPr>
            </w:pPr>
            <w:ins w:id="31898" w:author="Thomas Dietz" w:date="2012-08-08T17:05:00Z">
              <w:r w:rsidRPr="00B80901">
                <w:rPr>
                  <w:rPrChange w:id="31899" w:author="Thomas Dietz" w:date="2012-08-10T13:22:00Z">
                    <w:rPr>
                      <w:lang w:val="de-DE"/>
                    </w:rPr>
                  </w:rPrChange>
                </w:rPr>
                <w:t xml:space="preserve">        specified so far. This is the only possiblity to identify</w:t>
              </w:r>
            </w:ins>
          </w:p>
          <w:p w14:paraId="50EA3082" w14:textId="77777777" w:rsidR="009F3611" w:rsidRPr="00B80901" w:rsidRDefault="009F3611" w:rsidP="009F3611">
            <w:pPr>
              <w:pStyle w:val="XML1"/>
              <w:rPr>
                <w:ins w:id="31900" w:author="Thomas Dietz" w:date="2012-08-08T17:05:00Z"/>
                <w:rPrChange w:id="31901" w:author="Thomas Dietz" w:date="2012-08-10T13:22:00Z">
                  <w:rPr>
                    <w:ins w:id="31902" w:author="Thomas Dietz" w:date="2012-08-08T17:05:00Z"/>
                    <w:lang w:val="de-DE"/>
                  </w:rPr>
                </w:rPrChange>
              </w:rPr>
            </w:pPr>
            <w:ins w:id="31903" w:author="Thomas Dietz" w:date="2012-08-08T17:05:00Z">
              <w:r w:rsidRPr="00B80901">
                <w:rPr>
                  <w:rPrChange w:id="31904" w:author="Thomas Dietz" w:date="2012-08-10T13:22:00Z">
                    <w:rPr>
                      <w:lang w:val="de-DE"/>
                    </w:rPr>
                  </w:rPrChange>
                </w:rPr>
                <w:t xml:space="preserve">        OF-CONFIG versions prior to OF-CONFIG 1.1.1.";</w:t>
              </w:r>
            </w:ins>
          </w:p>
          <w:p w14:paraId="4353C6CA" w14:textId="77777777" w:rsidR="009F3611" w:rsidRPr="00B80901" w:rsidRDefault="009F3611" w:rsidP="009F3611">
            <w:pPr>
              <w:pStyle w:val="XML1"/>
              <w:rPr>
                <w:ins w:id="31905" w:author="Thomas Dietz" w:date="2012-08-08T17:05:00Z"/>
                <w:rPrChange w:id="31906" w:author="Thomas Dietz" w:date="2012-08-10T13:22:00Z">
                  <w:rPr>
                    <w:ins w:id="31907" w:author="Thomas Dietz" w:date="2012-08-08T17:05:00Z"/>
                    <w:lang w:val="de-DE"/>
                  </w:rPr>
                </w:rPrChange>
              </w:rPr>
            </w:pPr>
            <w:ins w:id="31908" w:author="Thomas Dietz" w:date="2012-08-08T17:05:00Z">
              <w:r w:rsidRPr="00B80901">
                <w:rPr>
                  <w:rPrChange w:id="31909" w:author="Thomas Dietz" w:date="2012-08-10T13:22:00Z">
                    <w:rPr>
                      <w:lang w:val="de-DE"/>
                    </w:rPr>
                  </w:rPrChange>
                </w:rPr>
                <w:t xml:space="preserve">    }</w:t>
              </w:r>
            </w:ins>
          </w:p>
          <w:p w14:paraId="7FFE0BDF" w14:textId="77777777" w:rsidR="009F3611" w:rsidRPr="00B80901" w:rsidRDefault="009F3611" w:rsidP="009F3611">
            <w:pPr>
              <w:pStyle w:val="XML1"/>
              <w:rPr>
                <w:ins w:id="31910" w:author="Thomas Dietz" w:date="2012-08-08T17:05:00Z"/>
                <w:rPrChange w:id="31911" w:author="Thomas Dietz" w:date="2012-08-10T13:22:00Z">
                  <w:rPr>
                    <w:ins w:id="31912" w:author="Thomas Dietz" w:date="2012-08-08T17:05:00Z"/>
                    <w:lang w:val="de-DE"/>
                  </w:rPr>
                </w:rPrChange>
              </w:rPr>
            </w:pPr>
            <w:ins w:id="31913" w:author="Thomas Dietz" w:date="2012-08-08T17:05:00Z">
              <w:r w:rsidRPr="00B80901">
                <w:rPr>
                  <w:rPrChange w:id="31914" w:author="Thomas Dietz" w:date="2012-08-10T13:22:00Z">
                    <w:rPr>
                      <w:lang w:val="de-DE"/>
                    </w:rPr>
                  </w:rPrChange>
                </w:rPr>
                <w:t xml:space="preserve">    container configuration-points {</w:t>
              </w:r>
            </w:ins>
          </w:p>
          <w:p w14:paraId="501A57B5" w14:textId="77777777" w:rsidR="009F3611" w:rsidRPr="00B80901" w:rsidRDefault="009F3611" w:rsidP="009F3611">
            <w:pPr>
              <w:pStyle w:val="XML1"/>
              <w:rPr>
                <w:ins w:id="31915" w:author="Thomas Dietz" w:date="2012-08-08T17:05:00Z"/>
                <w:rPrChange w:id="31916" w:author="Thomas Dietz" w:date="2012-08-10T13:22:00Z">
                  <w:rPr>
                    <w:ins w:id="31917" w:author="Thomas Dietz" w:date="2012-08-08T17:05:00Z"/>
                    <w:lang w:val="de-DE"/>
                  </w:rPr>
                </w:rPrChange>
              </w:rPr>
            </w:pPr>
            <w:ins w:id="31918" w:author="Thomas Dietz" w:date="2012-08-08T17:05:00Z">
              <w:r w:rsidRPr="00B80901">
                <w:rPr>
                  <w:rPrChange w:id="31919" w:author="Thomas Dietz" w:date="2012-08-10T13:22:00Z">
                    <w:rPr>
                      <w:lang w:val="de-DE"/>
                    </w:rPr>
                  </w:rPrChange>
                </w:rPr>
                <w:t xml:space="preserve">      list configuration-point {</w:t>
              </w:r>
            </w:ins>
          </w:p>
          <w:p w14:paraId="1DA39199" w14:textId="77777777" w:rsidR="009F3611" w:rsidRPr="00B80901" w:rsidRDefault="009F3611" w:rsidP="009F3611">
            <w:pPr>
              <w:pStyle w:val="XML1"/>
              <w:rPr>
                <w:ins w:id="31920" w:author="Thomas Dietz" w:date="2012-08-08T17:05:00Z"/>
                <w:rPrChange w:id="31921" w:author="Thomas Dietz" w:date="2012-08-10T13:22:00Z">
                  <w:rPr>
                    <w:ins w:id="31922" w:author="Thomas Dietz" w:date="2012-08-08T17:05:00Z"/>
                    <w:lang w:val="de-DE"/>
                  </w:rPr>
                </w:rPrChange>
              </w:rPr>
            </w:pPr>
            <w:ins w:id="31923" w:author="Thomas Dietz" w:date="2012-08-08T17:05:00Z">
              <w:r w:rsidRPr="00B80901">
                <w:rPr>
                  <w:rPrChange w:id="31924" w:author="Thomas Dietz" w:date="2012-08-10T13:22:00Z">
                    <w:rPr>
                      <w:lang w:val="de-DE"/>
                    </w:rPr>
                  </w:rPrChange>
                </w:rPr>
                <w:t xml:space="preserve">        key "id";</w:t>
              </w:r>
            </w:ins>
          </w:p>
          <w:p w14:paraId="27156211" w14:textId="77777777" w:rsidR="009F3611" w:rsidRPr="00B80901" w:rsidRDefault="009F3611" w:rsidP="009F3611">
            <w:pPr>
              <w:pStyle w:val="XML1"/>
              <w:rPr>
                <w:ins w:id="31925" w:author="Thomas Dietz" w:date="2012-08-08T17:05:00Z"/>
                <w:rPrChange w:id="31926" w:author="Thomas Dietz" w:date="2012-08-10T13:22:00Z">
                  <w:rPr>
                    <w:ins w:id="31927" w:author="Thomas Dietz" w:date="2012-08-08T17:05:00Z"/>
                    <w:lang w:val="de-DE"/>
                  </w:rPr>
                </w:rPrChange>
              </w:rPr>
            </w:pPr>
            <w:ins w:id="31928" w:author="Thomas Dietz" w:date="2012-08-08T17:05:00Z">
              <w:r w:rsidRPr="00B80901">
                <w:rPr>
                  <w:rPrChange w:id="31929" w:author="Thomas Dietz" w:date="2012-08-10T13:22:00Z">
                    <w:rPr>
                      <w:lang w:val="de-DE"/>
                    </w:rPr>
                  </w:rPrChange>
                </w:rPr>
                <w:t xml:space="preserve">        description "The list of all Configuration Points known to</w:t>
              </w:r>
            </w:ins>
          </w:p>
          <w:p w14:paraId="7A5FE496" w14:textId="77777777" w:rsidR="009F3611" w:rsidRPr="00B80901" w:rsidRDefault="009F3611" w:rsidP="009F3611">
            <w:pPr>
              <w:pStyle w:val="XML1"/>
              <w:rPr>
                <w:ins w:id="31930" w:author="Thomas Dietz" w:date="2012-08-08T17:05:00Z"/>
                <w:rPrChange w:id="31931" w:author="Thomas Dietz" w:date="2012-08-10T13:22:00Z">
                  <w:rPr>
                    <w:ins w:id="31932" w:author="Thomas Dietz" w:date="2012-08-08T17:05:00Z"/>
                    <w:lang w:val="de-DE"/>
                  </w:rPr>
                </w:rPrChange>
              </w:rPr>
            </w:pPr>
            <w:ins w:id="31933" w:author="Thomas Dietz" w:date="2012-08-08T17:05:00Z">
              <w:r w:rsidRPr="00B80901">
                <w:rPr>
                  <w:rPrChange w:id="31934" w:author="Thomas Dietz" w:date="2012-08-10T13:22:00Z">
                    <w:rPr>
                      <w:lang w:val="de-DE"/>
                    </w:rPr>
                  </w:rPrChange>
                </w:rPr>
                <w:t xml:space="preserve">          the OpenFlow Capable Switch that may manage it using</w:t>
              </w:r>
            </w:ins>
          </w:p>
          <w:p w14:paraId="4BD15A75" w14:textId="77777777" w:rsidR="009F3611" w:rsidRPr="00B80901" w:rsidRDefault="009F3611" w:rsidP="009F3611">
            <w:pPr>
              <w:pStyle w:val="XML1"/>
              <w:rPr>
                <w:ins w:id="31935" w:author="Thomas Dietz" w:date="2012-08-08T17:05:00Z"/>
                <w:rPrChange w:id="31936" w:author="Thomas Dietz" w:date="2012-08-10T13:22:00Z">
                  <w:rPr>
                    <w:ins w:id="31937" w:author="Thomas Dietz" w:date="2012-08-08T17:05:00Z"/>
                    <w:lang w:val="de-DE"/>
                  </w:rPr>
                </w:rPrChange>
              </w:rPr>
            </w:pPr>
            <w:ins w:id="31938" w:author="Thomas Dietz" w:date="2012-08-08T17:05:00Z">
              <w:r w:rsidRPr="00B80901">
                <w:rPr>
                  <w:rPrChange w:id="31939" w:author="Thomas Dietz" w:date="2012-08-10T13:22:00Z">
                    <w:rPr>
                      <w:lang w:val="de-DE"/>
                    </w:rPr>
                  </w:rPrChange>
                </w:rPr>
                <w:t xml:space="preserve">          OF-CONFIG.</w:t>
              </w:r>
            </w:ins>
          </w:p>
          <w:p w14:paraId="39882008" w14:textId="77777777" w:rsidR="009F3611" w:rsidRPr="00B80901" w:rsidRDefault="009F3611" w:rsidP="009F3611">
            <w:pPr>
              <w:pStyle w:val="XML1"/>
              <w:rPr>
                <w:ins w:id="31940" w:author="Thomas Dietz" w:date="2012-08-08T17:05:00Z"/>
                <w:rPrChange w:id="31941" w:author="Thomas Dietz" w:date="2012-08-10T13:22:00Z">
                  <w:rPr>
                    <w:ins w:id="31942" w:author="Thomas Dietz" w:date="2012-08-08T17:05:00Z"/>
                    <w:lang w:val="de-DE"/>
                  </w:rPr>
                </w:rPrChange>
              </w:rPr>
            </w:pPr>
          </w:p>
          <w:p w14:paraId="3641B177" w14:textId="77777777" w:rsidR="009F3611" w:rsidRPr="00B80901" w:rsidRDefault="009F3611" w:rsidP="009F3611">
            <w:pPr>
              <w:pStyle w:val="XML1"/>
              <w:rPr>
                <w:ins w:id="31943" w:author="Thomas Dietz" w:date="2012-08-08T17:05:00Z"/>
                <w:rPrChange w:id="31944" w:author="Thomas Dietz" w:date="2012-08-10T13:22:00Z">
                  <w:rPr>
                    <w:ins w:id="31945" w:author="Thomas Dietz" w:date="2012-08-08T17:05:00Z"/>
                    <w:lang w:val="de-DE"/>
                  </w:rPr>
                </w:rPrChange>
              </w:rPr>
            </w:pPr>
            <w:ins w:id="31946" w:author="Thomas Dietz" w:date="2012-08-08T17:05:00Z">
              <w:r w:rsidRPr="00B80901">
                <w:rPr>
                  <w:rPrChange w:id="31947" w:author="Thomas Dietz" w:date="2012-08-10T13:22:00Z">
                    <w:rPr>
                      <w:lang w:val="de-DE"/>
                    </w:rPr>
                  </w:rPrChange>
                </w:rPr>
                <w:t xml:space="preserve">          The element 'id' of OFConfigurationType MUST be unique</w:t>
              </w:r>
            </w:ins>
          </w:p>
          <w:p w14:paraId="114204EA" w14:textId="77777777" w:rsidR="009F3611" w:rsidRPr="00B80901" w:rsidRDefault="009F3611" w:rsidP="009F3611">
            <w:pPr>
              <w:pStyle w:val="XML1"/>
              <w:rPr>
                <w:ins w:id="31948" w:author="Thomas Dietz" w:date="2012-08-08T17:05:00Z"/>
                <w:rPrChange w:id="31949" w:author="Thomas Dietz" w:date="2012-08-10T13:22:00Z">
                  <w:rPr>
                    <w:ins w:id="31950" w:author="Thomas Dietz" w:date="2012-08-08T17:05:00Z"/>
                    <w:lang w:val="de-DE"/>
                  </w:rPr>
                </w:rPrChange>
              </w:rPr>
            </w:pPr>
            <w:ins w:id="31951" w:author="Thomas Dietz" w:date="2012-08-08T17:05:00Z">
              <w:r w:rsidRPr="00B80901">
                <w:rPr>
                  <w:rPrChange w:id="31952" w:author="Thomas Dietz" w:date="2012-08-10T13:22:00Z">
                    <w:rPr>
                      <w:lang w:val="de-DE"/>
                    </w:rPr>
                  </w:rPrChange>
                </w:rPr>
                <w:t xml:space="preserve">          within this list.";</w:t>
              </w:r>
            </w:ins>
          </w:p>
          <w:p w14:paraId="2CC340F4" w14:textId="77777777" w:rsidR="009F3611" w:rsidRPr="00B80901" w:rsidRDefault="009F3611" w:rsidP="009F3611">
            <w:pPr>
              <w:pStyle w:val="XML1"/>
              <w:rPr>
                <w:ins w:id="31953" w:author="Thomas Dietz" w:date="2012-08-08T17:05:00Z"/>
                <w:rPrChange w:id="31954" w:author="Thomas Dietz" w:date="2012-08-10T13:22:00Z">
                  <w:rPr>
                    <w:ins w:id="31955" w:author="Thomas Dietz" w:date="2012-08-08T17:05:00Z"/>
                    <w:lang w:val="de-DE"/>
                  </w:rPr>
                </w:rPrChange>
              </w:rPr>
            </w:pPr>
            <w:ins w:id="31956" w:author="Thomas Dietz" w:date="2012-08-08T17:05:00Z">
              <w:r w:rsidRPr="00B80901">
                <w:rPr>
                  <w:rPrChange w:id="31957" w:author="Thomas Dietz" w:date="2012-08-10T13:22:00Z">
                    <w:rPr>
                      <w:lang w:val="de-DE"/>
                    </w:rPr>
                  </w:rPrChange>
                </w:rPr>
                <w:t xml:space="preserve">        uses OFConfigurationPointType;</w:t>
              </w:r>
            </w:ins>
          </w:p>
          <w:p w14:paraId="599F901B" w14:textId="77777777" w:rsidR="009F3611" w:rsidRPr="00B80901" w:rsidRDefault="009F3611" w:rsidP="009F3611">
            <w:pPr>
              <w:pStyle w:val="XML1"/>
              <w:rPr>
                <w:ins w:id="31958" w:author="Thomas Dietz" w:date="2012-08-08T17:05:00Z"/>
                <w:rPrChange w:id="31959" w:author="Thomas Dietz" w:date="2012-08-10T13:22:00Z">
                  <w:rPr>
                    <w:ins w:id="31960" w:author="Thomas Dietz" w:date="2012-08-08T17:05:00Z"/>
                    <w:lang w:val="de-DE"/>
                  </w:rPr>
                </w:rPrChange>
              </w:rPr>
            </w:pPr>
            <w:ins w:id="31961" w:author="Thomas Dietz" w:date="2012-08-08T17:05:00Z">
              <w:r w:rsidRPr="00B80901">
                <w:rPr>
                  <w:rPrChange w:id="31962" w:author="Thomas Dietz" w:date="2012-08-10T13:22:00Z">
                    <w:rPr>
                      <w:lang w:val="de-DE"/>
                    </w:rPr>
                  </w:rPrChange>
                </w:rPr>
                <w:t xml:space="preserve">      }</w:t>
              </w:r>
            </w:ins>
          </w:p>
          <w:p w14:paraId="59682FE0" w14:textId="77777777" w:rsidR="009F3611" w:rsidRPr="00B80901" w:rsidRDefault="009F3611" w:rsidP="009F3611">
            <w:pPr>
              <w:pStyle w:val="XML1"/>
              <w:rPr>
                <w:ins w:id="31963" w:author="Thomas Dietz" w:date="2012-08-08T17:05:00Z"/>
                <w:rPrChange w:id="31964" w:author="Thomas Dietz" w:date="2012-08-10T13:22:00Z">
                  <w:rPr>
                    <w:ins w:id="31965" w:author="Thomas Dietz" w:date="2012-08-08T17:05:00Z"/>
                    <w:lang w:val="de-DE"/>
                  </w:rPr>
                </w:rPrChange>
              </w:rPr>
            </w:pPr>
            <w:ins w:id="31966" w:author="Thomas Dietz" w:date="2012-08-08T17:05:00Z">
              <w:r w:rsidRPr="00B80901">
                <w:rPr>
                  <w:rPrChange w:id="31967" w:author="Thomas Dietz" w:date="2012-08-10T13:22:00Z">
                    <w:rPr>
                      <w:lang w:val="de-DE"/>
                    </w:rPr>
                  </w:rPrChange>
                </w:rPr>
                <w:t xml:space="preserve">    }</w:t>
              </w:r>
            </w:ins>
          </w:p>
          <w:p w14:paraId="0D019CF0" w14:textId="77777777" w:rsidR="009F3611" w:rsidRPr="00B80901" w:rsidRDefault="009F3611" w:rsidP="009F3611">
            <w:pPr>
              <w:pStyle w:val="XML1"/>
              <w:rPr>
                <w:ins w:id="31968" w:author="Thomas Dietz" w:date="2012-08-08T17:05:00Z"/>
                <w:rPrChange w:id="31969" w:author="Thomas Dietz" w:date="2012-08-10T13:22:00Z">
                  <w:rPr>
                    <w:ins w:id="31970" w:author="Thomas Dietz" w:date="2012-08-08T17:05:00Z"/>
                    <w:lang w:val="de-DE"/>
                  </w:rPr>
                </w:rPrChange>
              </w:rPr>
            </w:pPr>
            <w:ins w:id="31971" w:author="Thomas Dietz" w:date="2012-08-08T17:05:00Z">
              <w:r w:rsidRPr="00B80901">
                <w:rPr>
                  <w:rPrChange w:id="31972" w:author="Thomas Dietz" w:date="2012-08-10T13:22:00Z">
                    <w:rPr>
                      <w:lang w:val="de-DE"/>
                    </w:rPr>
                  </w:rPrChange>
                </w:rPr>
                <w:t xml:space="preserve">    container resources {</w:t>
              </w:r>
            </w:ins>
          </w:p>
          <w:p w14:paraId="11EE60A2" w14:textId="77777777" w:rsidR="009F3611" w:rsidRPr="00B80901" w:rsidRDefault="009F3611" w:rsidP="009F3611">
            <w:pPr>
              <w:pStyle w:val="XML1"/>
              <w:rPr>
                <w:ins w:id="31973" w:author="Thomas Dietz" w:date="2012-08-08T17:05:00Z"/>
                <w:rPrChange w:id="31974" w:author="Thomas Dietz" w:date="2012-08-10T13:22:00Z">
                  <w:rPr>
                    <w:ins w:id="31975" w:author="Thomas Dietz" w:date="2012-08-08T17:05:00Z"/>
                    <w:lang w:val="de-DE"/>
                  </w:rPr>
                </w:rPrChange>
              </w:rPr>
            </w:pPr>
            <w:ins w:id="31976" w:author="Thomas Dietz" w:date="2012-08-08T17:05:00Z">
              <w:r w:rsidRPr="00B80901">
                <w:rPr>
                  <w:rPrChange w:id="31977" w:author="Thomas Dietz" w:date="2012-08-10T13:22:00Z">
                    <w:rPr>
                      <w:lang w:val="de-DE"/>
                    </w:rPr>
                  </w:rPrChange>
                </w:rPr>
                <w:t xml:space="preserve">      description "A lists containing all resources of the OpenFlow</w:t>
              </w:r>
            </w:ins>
          </w:p>
          <w:p w14:paraId="00FDD83C" w14:textId="77777777" w:rsidR="009F3611" w:rsidRPr="00B80901" w:rsidRDefault="009F3611" w:rsidP="009F3611">
            <w:pPr>
              <w:pStyle w:val="XML1"/>
              <w:rPr>
                <w:ins w:id="31978" w:author="Thomas Dietz" w:date="2012-08-08T17:05:00Z"/>
                <w:rPrChange w:id="31979" w:author="Thomas Dietz" w:date="2012-08-10T13:22:00Z">
                  <w:rPr>
                    <w:ins w:id="31980" w:author="Thomas Dietz" w:date="2012-08-08T17:05:00Z"/>
                    <w:lang w:val="de-DE"/>
                  </w:rPr>
                </w:rPrChange>
              </w:rPr>
            </w:pPr>
            <w:ins w:id="31981" w:author="Thomas Dietz" w:date="2012-08-08T17:05:00Z">
              <w:r w:rsidRPr="00B80901">
                <w:rPr>
                  <w:rPrChange w:id="31982" w:author="Thomas Dietz" w:date="2012-08-10T13:22:00Z">
                    <w:rPr>
                      <w:lang w:val="de-DE"/>
                    </w:rPr>
                  </w:rPrChange>
                </w:rPr>
                <w:t xml:space="preserve">        Capable Switch that can be used by OpenFlow Logical</w:t>
              </w:r>
            </w:ins>
          </w:p>
          <w:p w14:paraId="255D1DCF" w14:textId="77777777" w:rsidR="009F3611" w:rsidRPr="00B80901" w:rsidRDefault="009F3611" w:rsidP="009F3611">
            <w:pPr>
              <w:pStyle w:val="XML1"/>
              <w:rPr>
                <w:ins w:id="31983" w:author="Thomas Dietz" w:date="2012-08-08T17:05:00Z"/>
                <w:rPrChange w:id="31984" w:author="Thomas Dietz" w:date="2012-08-10T13:22:00Z">
                  <w:rPr>
                    <w:ins w:id="31985" w:author="Thomas Dietz" w:date="2012-08-08T17:05:00Z"/>
                    <w:lang w:val="de-DE"/>
                  </w:rPr>
                </w:rPrChange>
              </w:rPr>
            </w:pPr>
            <w:ins w:id="31986" w:author="Thomas Dietz" w:date="2012-08-08T17:05:00Z">
              <w:r w:rsidRPr="00B80901">
                <w:rPr>
                  <w:rPrChange w:id="31987" w:author="Thomas Dietz" w:date="2012-08-10T13:22:00Z">
                    <w:rPr>
                      <w:lang w:val="de-DE"/>
                    </w:rPr>
                  </w:rPrChange>
                </w:rPr>
                <w:t xml:space="preserve">        Switches.  Resources are listed here independent of their</w:t>
              </w:r>
            </w:ins>
          </w:p>
          <w:p w14:paraId="004D67E5" w14:textId="77777777" w:rsidR="009F3611" w:rsidRPr="00B80901" w:rsidRDefault="009F3611" w:rsidP="009F3611">
            <w:pPr>
              <w:pStyle w:val="XML1"/>
              <w:rPr>
                <w:ins w:id="31988" w:author="Thomas Dietz" w:date="2012-08-08T17:05:00Z"/>
                <w:rPrChange w:id="31989" w:author="Thomas Dietz" w:date="2012-08-10T13:22:00Z">
                  <w:rPr>
                    <w:ins w:id="31990" w:author="Thomas Dietz" w:date="2012-08-08T17:05:00Z"/>
                    <w:lang w:val="de-DE"/>
                  </w:rPr>
                </w:rPrChange>
              </w:rPr>
            </w:pPr>
            <w:ins w:id="31991" w:author="Thomas Dietz" w:date="2012-08-08T17:05:00Z">
              <w:r w:rsidRPr="00B80901">
                <w:rPr>
                  <w:rPrChange w:id="31992" w:author="Thomas Dietz" w:date="2012-08-10T13:22:00Z">
                    <w:rPr>
                      <w:lang w:val="de-DE"/>
                    </w:rPr>
                  </w:rPrChange>
                </w:rPr>
                <w:t xml:space="preserve">        actual assignment to OpenFlow Logical Switches.  They may</w:t>
              </w:r>
            </w:ins>
          </w:p>
          <w:p w14:paraId="34976511" w14:textId="77777777" w:rsidR="009F3611" w:rsidRPr="00B80901" w:rsidRDefault="009F3611" w:rsidP="009F3611">
            <w:pPr>
              <w:pStyle w:val="XML1"/>
              <w:rPr>
                <w:ins w:id="31993" w:author="Thomas Dietz" w:date="2012-08-08T17:05:00Z"/>
                <w:rPrChange w:id="31994" w:author="Thomas Dietz" w:date="2012-08-10T13:22:00Z">
                  <w:rPr>
                    <w:ins w:id="31995" w:author="Thomas Dietz" w:date="2012-08-08T17:05:00Z"/>
                    <w:lang w:val="de-DE"/>
                  </w:rPr>
                </w:rPrChange>
              </w:rPr>
            </w:pPr>
            <w:ins w:id="31996" w:author="Thomas Dietz" w:date="2012-08-08T17:05:00Z">
              <w:r w:rsidRPr="00B80901">
                <w:rPr>
                  <w:rPrChange w:id="31997" w:author="Thomas Dietz" w:date="2012-08-10T13:22:00Z">
                    <w:rPr>
                      <w:lang w:val="de-DE"/>
                    </w:rPr>
                  </w:rPrChange>
                </w:rPr>
                <w:t xml:space="preserve">        be available to be assigned to an OpenFlow Logical Switch</w:t>
              </w:r>
            </w:ins>
          </w:p>
          <w:p w14:paraId="2F0D0718" w14:textId="77777777" w:rsidR="009F3611" w:rsidRPr="00B80901" w:rsidRDefault="009F3611" w:rsidP="009F3611">
            <w:pPr>
              <w:pStyle w:val="XML1"/>
              <w:rPr>
                <w:ins w:id="31998" w:author="Thomas Dietz" w:date="2012-08-08T17:05:00Z"/>
                <w:rPrChange w:id="31999" w:author="Thomas Dietz" w:date="2012-08-10T13:22:00Z">
                  <w:rPr>
                    <w:ins w:id="32000" w:author="Thomas Dietz" w:date="2012-08-08T17:05:00Z"/>
                    <w:lang w:val="de-DE"/>
                  </w:rPr>
                </w:rPrChange>
              </w:rPr>
            </w:pPr>
            <w:ins w:id="32001" w:author="Thomas Dietz" w:date="2012-08-08T17:05:00Z">
              <w:r w:rsidRPr="00B80901">
                <w:rPr>
                  <w:rPrChange w:id="32002" w:author="Thomas Dietz" w:date="2012-08-10T13:22:00Z">
                    <w:rPr>
                      <w:lang w:val="de-DE"/>
                    </w:rPr>
                  </w:rPrChange>
                </w:rPr>
                <w:t xml:space="preserve">        or already in use by an OpenFlow Logical Switch.";</w:t>
              </w:r>
            </w:ins>
          </w:p>
          <w:p w14:paraId="21D5FFFF" w14:textId="77777777" w:rsidR="009F3611" w:rsidRPr="00B80901" w:rsidRDefault="009F3611" w:rsidP="009F3611">
            <w:pPr>
              <w:pStyle w:val="XML1"/>
              <w:rPr>
                <w:ins w:id="32003" w:author="Thomas Dietz" w:date="2012-08-08T17:05:00Z"/>
                <w:rPrChange w:id="32004" w:author="Thomas Dietz" w:date="2012-08-10T13:22:00Z">
                  <w:rPr>
                    <w:ins w:id="32005" w:author="Thomas Dietz" w:date="2012-08-08T17:05:00Z"/>
                    <w:lang w:val="de-DE"/>
                  </w:rPr>
                </w:rPrChange>
              </w:rPr>
            </w:pPr>
            <w:ins w:id="32006" w:author="Thomas Dietz" w:date="2012-08-08T17:05:00Z">
              <w:r w:rsidRPr="00B80901">
                <w:rPr>
                  <w:rPrChange w:id="32007" w:author="Thomas Dietz" w:date="2012-08-10T13:22:00Z">
                    <w:rPr>
                      <w:lang w:val="de-DE"/>
                    </w:rPr>
                  </w:rPrChange>
                </w:rPr>
                <w:t xml:space="preserve">      list port {</w:t>
              </w:r>
            </w:ins>
          </w:p>
          <w:p w14:paraId="29CA946B" w14:textId="77777777" w:rsidR="009F3611" w:rsidRPr="00B80901" w:rsidRDefault="009F3611" w:rsidP="009F3611">
            <w:pPr>
              <w:pStyle w:val="XML1"/>
              <w:rPr>
                <w:ins w:id="32008" w:author="Thomas Dietz" w:date="2012-08-08T17:05:00Z"/>
                <w:rPrChange w:id="32009" w:author="Thomas Dietz" w:date="2012-08-10T13:22:00Z">
                  <w:rPr>
                    <w:ins w:id="32010" w:author="Thomas Dietz" w:date="2012-08-08T17:05:00Z"/>
                    <w:lang w:val="de-DE"/>
                  </w:rPr>
                </w:rPrChange>
              </w:rPr>
            </w:pPr>
            <w:ins w:id="32011" w:author="Thomas Dietz" w:date="2012-08-08T17:05:00Z">
              <w:r w:rsidRPr="00B80901">
                <w:rPr>
                  <w:rPrChange w:id="32012" w:author="Thomas Dietz" w:date="2012-08-10T13:22:00Z">
                    <w:rPr>
                      <w:lang w:val="de-DE"/>
                    </w:rPr>
                  </w:rPrChange>
                </w:rPr>
                <w:t xml:space="preserve">        must "features/current/rate != 'other' or " +</w:t>
              </w:r>
            </w:ins>
          </w:p>
          <w:p w14:paraId="5BACA699" w14:textId="77777777" w:rsidR="009F3611" w:rsidRPr="00B80901" w:rsidRDefault="009F3611" w:rsidP="009F3611">
            <w:pPr>
              <w:pStyle w:val="XML1"/>
              <w:rPr>
                <w:ins w:id="32013" w:author="Thomas Dietz" w:date="2012-08-08T17:05:00Z"/>
                <w:rPrChange w:id="32014" w:author="Thomas Dietz" w:date="2012-08-10T13:22:00Z">
                  <w:rPr>
                    <w:ins w:id="32015" w:author="Thomas Dietz" w:date="2012-08-08T17:05:00Z"/>
                    <w:lang w:val="de-DE"/>
                  </w:rPr>
                </w:rPrChange>
              </w:rPr>
            </w:pPr>
            <w:ins w:id="32016" w:author="Thomas Dietz" w:date="2012-08-08T17:05:00Z">
              <w:r w:rsidRPr="00B80901">
                <w:rPr>
                  <w:rPrChange w:id="32017" w:author="Thomas Dietz" w:date="2012-08-10T13:22:00Z">
                    <w:rPr>
                      <w:lang w:val="de-DE"/>
                    </w:rPr>
                  </w:rPrChange>
                </w:rPr>
                <w:t xml:space="preserve">          "(count(current-rate) = 1 and count(max-rate) = 1 and " +</w:t>
              </w:r>
            </w:ins>
          </w:p>
          <w:p w14:paraId="098015FD" w14:textId="77777777" w:rsidR="009F3611" w:rsidRPr="00B80901" w:rsidRDefault="009F3611" w:rsidP="009F3611">
            <w:pPr>
              <w:pStyle w:val="XML1"/>
              <w:rPr>
                <w:ins w:id="32018" w:author="Thomas Dietz" w:date="2012-08-08T17:05:00Z"/>
                <w:rPrChange w:id="32019" w:author="Thomas Dietz" w:date="2012-08-10T13:22:00Z">
                  <w:rPr>
                    <w:ins w:id="32020" w:author="Thomas Dietz" w:date="2012-08-08T17:05:00Z"/>
                    <w:lang w:val="de-DE"/>
                  </w:rPr>
                </w:rPrChange>
              </w:rPr>
            </w:pPr>
            <w:ins w:id="32021" w:author="Thomas Dietz" w:date="2012-08-08T17:05:00Z">
              <w:r w:rsidRPr="00B80901">
                <w:rPr>
                  <w:rPrChange w:id="32022" w:author="Thomas Dietz" w:date="2012-08-10T13:22:00Z">
                    <w:rPr>
                      <w:lang w:val="de-DE"/>
                    </w:rPr>
                  </w:rPrChange>
                </w:rPr>
                <w:t xml:space="preserve">          " current-rate &gt; 0 and max-rate &gt; 0)" {</w:t>
              </w:r>
            </w:ins>
          </w:p>
          <w:p w14:paraId="11D830FA" w14:textId="77777777" w:rsidR="009F3611" w:rsidRPr="00B80901" w:rsidRDefault="009F3611" w:rsidP="009F3611">
            <w:pPr>
              <w:pStyle w:val="XML1"/>
              <w:rPr>
                <w:ins w:id="32023" w:author="Thomas Dietz" w:date="2012-08-08T17:05:00Z"/>
                <w:rPrChange w:id="32024" w:author="Thomas Dietz" w:date="2012-08-10T13:22:00Z">
                  <w:rPr>
                    <w:ins w:id="32025" w:author="Thomas Dietz" w:date="2012-08-08T17:05:00Z"/>
                    <w:lang w:val="de-DE"/>
                  </w:rPr>
                </w:rPrChange>
              </w:rPr>
            </w:pPr>
            <w:ins w:id="32026" w:author="Thomas Dietz" w:date="2012-08-08T17:05:00Z">
              <w:r w:rsidRPr="00B80901">
                <w:rPr>
                  <w:rPrChange w:id="32027" w:author="Thomas Dietz" w:date="2012-08-10T13:22:00Z">
                    <w:rPr>
                      <w:lang w:val="de-DE"/>
                    </w:rPr>
                  </w:rPrChange>
                </w:rPr>
                <w:t xml:space="preserve">          error-message "current-rate and max-rate must be</w:t>
              </w:r>
            </w:ins>
          </w:p>
          <w:p w14:paraId="2DDBA4CA" w14:textId="77777777" w:rsidR="009F3611" w:rsidRPr="00B80901" w:rsidRDefault="009F3611" w:rsidP="009F3611">
            <w:pPr>
              <w:pStyle w:val="XML1"/>
              <w:rPr>
                <w:ins w:id="32028" w:author="Thomas Dietz" w:date="2012-08-08T17:05:00Z"/>
                <w:rPrChange w:id="32029" w:author="Thomas Dietz" w:date="2012-08-10T13:22:00Z">
                  <w:rPr>
                    <w:ins w:id="32030" w:author="Thomas Dietz" w:date="2012-08-08T17:05:00Z"/>
                    <w:lang w:val="de-DE"/>
                  </w:rPr>
                </w:rPrChange>
              </w:rPr>
            </w:pPr>
            <w:ins w:id="32031" w:author="Thomas Dietz" w:date="2012-08-08T17:05:00Z">
              <w:r w:rsidRPr="00B80901">
                <w:rPr>
                  <w:rPrChange w:id="32032" w:author="Thomas Dietz" w:date="2012-08-10T13:22:00Z">
                    <w:rPr>
                      <w:lang w:val="de-DE"/>
                    </w:rPr>
                  </w:rPrChange>
                </w:rPr>
                <w:t xml:space="preserve">            specified and greater than 0 if rate equals 'other'";</w:t>
              </w:r>
            </w:ins>
          </w:p>
          <w:p w14:paraId="5E4D952D" w14:textId="77777777" w:rsidR="009F3611" w:rsidRPr="00B80901" w:rsidRDefault="009F3611" w:rsidP="009F3611">
            <w:pPr>
              <w:pStyle w:val="XML1"/>
              <w:rPr>
                <w:ins w:id="32033" w:author="Thomas Dietz" w:date="2012-08-08T17:05:00Z"/>
                <w:rPrChange w:id="32034" w:author="Thomas Dietz" w:date="2012-08-10T13:22:00Z">
                  <w:rPr>
                    <w:ins w:id="32035" w:author="Thomas Dietz" w:date="2012-08-08T17:05:00Z"/>
                    <w:lang w:val="de-DE"/>
                  </w:rPr>
                </w:rPrChange>
              </w:rPr>
            </w:pPr>
            <w:ins w:id="32036" w:author="Thomas Dietz" w:date="2012-08-08T17:05:00Z">
              <w:r w:rsidRPr="00B80901">
                <w:rPr>
                  <w:rPrChange w:id="32037" w:author="Thomas Dietz" w:date="2012-08-10T13:22:00Z">
                    <w:rPr>
                      <w:lang w:val="de-DE"/>
                    </w:rPr>
                  </w:rPrChange>
                </w:rPr>
                <w:t xml:space="preserve">          description "current-rate and max-rate can only be</w:t>
              </w:r>
            </w:ins>
          </w:p>
          <w:p w14:paraId="6160B73D" w14:textId="77777777" w:rsidR="009F3611" w:rsidRPr="00B80901" w:rsidRDefault="009F3611" w:rsidP="009F3611">
            <w:pPr>
              <w:pStyle w:val="XML1"/>
              <w:rPr>
                <w:ins w:id="32038" w:author="Thomas Dietz" w:date="2012-08-08T17:05:00Z"/>
                <w:rPrChange w:id="32039" w:author="Thomas Dietz" w:date="2012-08-10T13:22:00Z">
                  <w:rPr>
                    <w:ins w:id="32040" w:author="Thomas Dietz" w:date="2012-08-08T17:05:00Z"/>
                    <w:lang w:val="de-DE"/>
                  </w:rPr>
                </w:rPrChange>
              </w:rPr>
            </w:pPr>
            <w:ins w:id="32041" w:author="Thomas Dietz" w:date="2012-08-08T17:05:00Z">
              <w:r w:rsidRPr="00B80901">
                <w:rPr>
                  <w:rPrChange w:id="32042" w:author="Thomas Dietz" w:date="2012-08-10T13:22:00Z">
                    <w:rPr>
                      <w:lang w:val="de-DE"/>
                    </w:rPr>
                  </w:rPrChange>
                </w:rPr>
                <w:t xml:space="preserve">            present if rate = 'other', see corresponding leaf</w:t>
              </w:r>
            </w:ins>
          </w:p>
          <w:p w14:paraId="56627B79" w14:textId="77777777" w:rsidR="009F3611" w:rsidRPr="00B80901" w:rsidRDefault="009F3611" w:rsidP="009F3611">
            <w:pPr>
              <w:pStyle w:val="XML1"/>
              <w:rPr>
                <w:ins w:id="32043" w:author="Thomas Dietz" w:date="2012-08-08T17:05:00Z"/>
                <w:rPrChange w:id="32044" w:author="Thomas Dietz" w:date="2012-08-10T13:22:00Z">
                  <w:rPr>
                    <w:ins w:id="32045" w:author="Thomas Dietz" w:date="2012-08-08T17:05:00Z"/>
                    <w:lang w:val="de-DE"/>
                  </w:rPr>
                </w:rPrChange>
              </w:rPr>
            </w:pPr>
            <w:ins w:id="32046" w:author="Thomas Dietz" w:date="2012-08-08T17:05:00Z">
              <w:r w:rsidRPr="00B80901">
                <w:rPr>
                  <w:rPrChange w:id="32047" w:author="Thomas Dietz" w:date="2012-08-10T13:22:00Z">
                    <w:rPr>
                      <w:lang w:val="de-DE"/>
                    </w:rPr>
                  </w:rPrChange>
                </w:rPr>
                <w:t xml:space="preserve">            descriptions. If rate = 'other', then both leafs must</w:t>
              </w:r>
            </w:ins>
          </w:p>
          <w:p w14:paraId="1B27A268" w14:textId="77777777" w:rsidR="009F3611" w:rsidRPr="00B80901" w:rsidRDefault="009F3611" w:rsidP="009F3611">
            <w:pPr>
              <w:pStyle w:val="XML1"/>
              <w:rPr>
                <w:ins w:id="32048" w:author="Thomas Dietz" w:date="2012-08-08T17:05:00Z"/>
                <w:rPrChange w:id="32049" w:author="Thomas Dietz" w:date="2012-08-10T13:22:00Z">
                  <w:rPr>
                    <w:ins w:id="32050" w:author="Thomas Dietz" w:date="2012-08-08T17:05:00Z"/>
                    <w:lang w:val="de-DE"/>
                  </w:rPr>
                </w:rPrChange>
              </w:rPr>
            </w:pPr>
            <w:ins w:id="32051" w:author="Thomas Dietz" w:date="2012-08-08T17:05:00Z">
              <w:r w:rsidRPr="00B80901">
                <w:rPr>
                  <w:rPrChange w:id="32052" w:author="Thomas Dietz" w:date="2012-08-10T13:22:00Z">
                    <w:rPr>
                      <w:lang w:val="de-DE"/>
                    </w:rPr>
                  </w:rPrChange>
                </w:rPr>
                <w:t xml:space="preserve">            be set to values greater than zero.";</w:t>
              </w:r>
            </w:ins>
          </w:p>
          <w:p w14:paraId="5A8E3444" w14:textId="77777777" w:rsidR="009F3611" w:rsidRPr="00B80901" w:rsidRDefault="009F3611" w:rsidP="009F3611">
            <w:pPr>
              <w:pStyle w:val="XML1"/>
              <w:rPr>
                <w:ins w:id="32053" w:author="Thomas Dietz" w:date="2012-08-08T17:05:00Z"/>
                <w:rPrChange w:id="32054" w:author="Thomas Dietz" w:date="2012-08-10T13:22:00Z">
                  <w:rPr>
                    <w:ins w:id="32055" w:author="Thomas Dietz" w:date="2012-08-08T17:05:00Z"/>
                    <w:lang w:val="de-DE"/>
                  </w:rPr>
                </w:rPrChange>
              </w:rPr>
            </w:pPr>
            <w:ins w:id="32056" w:author="Thomas Dietz" w:date="2012-08-08T17:05:00Z">
              <w:r w:rsidRPr="00B80901">
                <w:rPr>
                  <w:rPrChange w:id="32057" w:author="Thomas Dietz" w:date="2012-08-10T13:22:00Z">
                    <w:rPr>
                      <w:lang w:val="de-DE"/>
                    </w:rPr>
                  </w:rPrChange>
                </w:rPr>
                <w:t xml:space="preserve">        }</w:t>
              </w:r>
            </w:ins>
          </w:p>
          <w:p w14:paraId="1C77EF4B" w14:textId="77777777" w:rsidR="009F3611" w:rsidRPr="00B80901" w:rsidRDefault="009F3611" w:rsidP="009F3611">
            <w:pPr>
              <w:pStyle w:val="XML1"/>
              <w:rPr>
                <w:ins w:id="32058" w:author="Thomas Dietz" w:date="2012-08-08T17:05:00Z"/>
                <w:rPrChange w:id="32059" w:author="Thomas Dietz" w:date="2012-08-10T13:22:00Z">
                  <w:rPr>
                    <w:ins w:id="32060" w:author="Thomas Dietz" w:date="2012-08-08T17:05:00Z"/>
                    <w:lang w:val="de-DE"/>
                  </w:rPr>
                </w:rPrChange>
              </w:rPr>
            </w:pPr>
            <w:ins w:id="32061" w:author="Thomas Dietz" w:date="2012-08-08T17:05:00Z">
              <w:r w:rsidRPr="00B80901">
                <w:rPr>
                  <w:rPrChange w:id="32062" w:author="Thomas Dietz" w:date="2012-08-10T13:22:00Z">
                    <w:rPr>
                      <w:lang w:val="de-DE"/>
                    </w:rPr>
                  </w:rPrChange>
                </w:rPr>
                <w:t xml:space="preserve">        key "resource-id";</w:t>
              </w:r>
            </w:ins>
          </w:p>
          <w:p w14:paraId="4023DAE0" w14:textId="77777777" w:rsidR="009F3611" w:rsidRPr="00B80901" w:rsidRDefault="009F3611" w:rsidP="009F3611">
            <w:pPr>
              <w:pStyle w:val="XML1"/>
              <w:rPr>
                <w:ins w:id="32063" w:author="Thomas Dietz" w:date="2012-08-08T17:05:00Z"/>
                <w:rPrChange w:id="32064" w:author="Thomas Dietz" w:date="2012-08-10T13:22:00Z">
                  <w:rPr>
                    <w:ins w:id="32065" w:author="Thomas Dietz" w:date="2012-08-08T17:05:00Z"/>
                    <w:lang w:val="de-DE"/>
                  </w:rPr>
                </w:rPrChange>
              </w:rPr>
            </w:pPr>
            <w:ins w:id="32066" w:author="Thomas Dietz" w:date="2012-08-08T17:05:00Z">
              <w:r w:rsidRPr="00B80901">
                <w:rPr>
                  <w:rPrChange w:id="32067" w:author="Thomas Dietz" w:date="2012-08-10T13:22:00Z">
                    <w:rPr>
                      <w:lang w:val="de-DE"/>
                    </w:rPr>
                  </w:rPrChange>
                </w:rPr>
                <w:t xml:space="preserve">        description "The list contains all port resources of the</w:t>
              </w:r>
            </w:ins>
          </w:p>
          <w:p w14:paraId="3A9099EB" w14:textId="77777777" w:rsidR="009F3611" w:rsidRPr="00B80901" w:rsidRDefault="009F3611" w:rsidP="009F3611">
            <w:pPr>
              <w:pStyle w:val="XML1"/>
              <w:rPr>
                <w:ins w:id="32068" w:author="Thomas Dietz" w:date="2012-08-08T17:05:00Z"/>
                <w:rPrChange w:id="32069" w:author="Thomas Dietz" w:date="2012-08-10T13:22:00Z">
                  <w:rPr>
                    <w:ins w:id="32070" w:author="Thomas Dietz" w:date="2012-08-08T17:05:00Z"/>
                    <w:lang w:val="de-DE"/>
                  </w:rPr>
                </w:rPrChange>
              </w:rPr>
            </w:pPr>
            <w:ins w:id="32071" w:author="Thomas Dietz" w:date="2012-08-08T17:05:00Z">
              <w:r w:rsidRPr="00B80901">
                <w:rPr>
                  <w:rPrChange w:id="32072" w:author="Thomas Dietz" w:date="2012-08-10T13:22:00Z">
                    <w:rPr>
                      <w:lang w:val="de-DE"/>
                    </w:rPr>
                  </w:rPrChange>
                </w:rPr>
                <w:lastRenderedPageBreak/>
                <w:t xml:space="preserve">          OpenFlow Capable Switch.</w:t>
              </w:r>
            </w:ins>
          </w:p>
          <w:p w14:paraId="586D9E57" w14:textId="77777777" w:rsidR="009F3611" w:rsidRPr="00B80901" w:rsidRDefault="009F3611" w:rsidP="009F3611">
            <w:pPr>
              <w:pStyle w:val="XML1"/>
              <w:rPr>
                <w:ins w:id="32073" w:author="Thomas Dietz" w:date="2012-08-08T17:05:00Z"/>
                <w:rPrChange w:id="32074" w:author="Thomas Dietz" w:date="2012-08-10T13:22:00Z">
                  <w:rPr>
                    <w:ins w:id="32075" w:author="Thomas Dietz" w:date="2012-08-08T17:05:00Z"/>
                    <w:lang w:val="de-DE"/>
                  </w:rPr>
                </w:rPrChange>
              </w:rPr>
            </w:pPr>
          </w:p>
          <w:p w14:paraId="006064DF" w14:textId="77777777" w:rsidR="009F3611" w:rsidRPr="00B80901" w:rsidRDefault="009F3611" w:rsidP="009F3611">
            <w:pPr>
              <w:pStyle w:val="XML1"/>
              <w:rPr>
                <w:ins w:id="32076" w:author="Thomas Dietz" w:date="2012-08-08T17:05:00Z"/>
                <w:rPrChange w:id="32077" w:author="Thomas Dietz" w:date="2012-08-10T13:22:00Z">
                  <w:rPr>
                    <w:ins w:id="32078" w:author="Thomas Dietz" w:date="2012-08-08T17:05:00Z"/>
                    <w:lang w:val="de-DE"/>
                  </w:rPr>
                </w:rPrChange>
              </w:rPr>
            </w:pPr>
            <w:ins w:id="32079" w:author="Thomas Dietz" w:date="2012-08-08T17:05:00Z">
              <w:r w:rsidRPr="00B80901">
                <w:rPr>
                  <w:rPrChange w:id="32080" w:author="Thomas Dietz" w:date="2012-08-10T13:22:00Z">
                    <w:rPr>
                      <w:lang w:val="de-DE"/>
                    </w:rPr>
                  </w:rPrChange>
                </w:rPr>
                <w:t xml:space="preserve">          The element 'resource-id' of OFPortType MUST be unique</w:t>
              </w:r>
            </w:ins>
          </w:p>
          <w:p w14:paraId="0D0A7CC2" w14:textId="77777777" w:rsidR="009F3611" w:rsidRPr="00B80901" w:rsidRDefault="009F3611" w:rsidP="009F3611">
            <w:pPr>
              <w:pStyle w:val="XML1"/>
              <w:rPr>
                <w:ins w:id="32081" w:author="Thomas Dietz" w:date="2012-08-08T17:05:00Z"/>
                <w:rPrChange w:id="32082" w:author="Thomas Dietz" w:date="2012-08-10T13:22:00Z">
                  <w:rPr>
                    <w:ins w:id="32083" w:author="Thomas Dietz" w:date="2012-08-08T17:05:00Z"/>
                    <w:lang w:val="de-DE"/>
                  </w:rPr>
                </w:rPrChange>
              </w:rPr>
            </w:pPr>
            <w:ins w:id="32084" w:author="Thomas Dietz" w:date="2012-08-08T17:05:00Z">
              <w:r w:rsidRPr="00B80901">
                <w:rPr>
                  <w:rPrChange w:id="32085" w:author="Thomas Dietz" w:date="2012-08-10T13:22:00Z">
                    <w:rPr>
                      <w:lang w:val="de-DE"/>
                    </w:rPr>
                  </w:rPrChange>
                </w:rPr>
                <w:t xml:space="preserve">          within this list.";</w:t>
              </w:r>
            </w:ins>
          </w:p>
          <w:p w14:paraId="6660C55D" w14:textId="77777777" w:rsidR="009F3611" w:rsidRPr="00B80901" w:rsidRDefault="009F3611" w:rsidP="009F3611">
            <w:pPr>
              <w:pStyle w:val="XML1"/>
              <w:rPr>
                <w:ins w:id="32086" w:author="Thomas Dietz" w:date="2012-08-08T17:05:00Z"/>
                <w:rPrChange w:id="32087" w:author="Thomas Dietz" w:date="2012-08-10T13:22:00Z">
                  <w:rPr>
                    <w:ins w:id="32088" w:author="Thomas Dietz" w:date="2012-08-08T17:05:00Z"/>
                    <w:lang w:val="de-DE"/>
                  </w:rPr>
                </w:rPrChange>
              </w:rPr>
            </w:pPr>
            <w:ins w:id="32089" w:author="Thomas Dietz" w:date="2012-08-08T17:05:00Z">
              <w:r w:rsidRPr="00B80901">
                <w:rPr>
                  <w:rPrChange w:id="32090" w:author="Thomas Dietz" w:date="2012-08-10T13:22:00Z">
                    <w:rPr>
                      <w:lang w:val="de-DE"/>
                    </w:rPr>
                  </w:rPrChange>
                </w:rPr>
                <w:t xml:space="preserve">        uses OFPortType;</w:t>
              </w:r>
            </w:ins>
          </w:p>
          <w:p w14:paraId="2980736B" w14:textId="77777777" w:rsidR="009F3611" w:rsidRPr="00B80901" w:rsidRDefault="009F3611" w:rsidP="009F3611">
            <w:pPr>
              <w:pStyle w:val="XML1"/>
              <w:rPr>
                <w:ins w:id="32091" w:author="Thomas Dietz" w:date="2012-08-08T17:05:00Z"/>
                <w:rPrChange w:id="32092" w:author="Thomas Dietz" w:date="2012-08-10T13:22:00Z">
                  <w:rPr>
                    <w:ins w:id="32093" w:author="Thomas Dietz" w:date="2012-08-08T17:05:00Z"/>
                    <w:lang w:val="de-DE"/>
                  </w:rPr>
                </w:rPrChange>
              </w:rPr>
            </w:pPr>
            <w:ins w:id="32094" w:author="Thomas Dietz" w:date="2012-08-08T17:05:00Z">
              <w:r w:rsidRPr="00B80901">
                <w:rPr>
                  <w:rPrChange w:id="32095" w:author="Thomas Dietz" w:date="2012-08-10T13:22:00Z">
                    <w:rPr>
                      <w:lang w:val="de-DE"/>
                    </w:rPr>
                  </w:rPrChange>
                </w:rPr>
                <w:t xml:space="preserve">      }</w:t>
              </w:r>
            </w:ins>
          </w:p>
          <w:p w14:paraId="3FD896FA" w14:textId="77777777" w:rsidR="009F3611" w:rsidRPr="00B80901" w:rsidRDefault="009F3611" w:rsidP="009F3611">
            <w:pPr>
              <w:pStyle w:val="XML1"/>
              <w:rPr>
                <w:ins w:id="32096" w:author="Thomas Dietz" w:date="2012-08-08T17:05:00Z"/>
                <w:rPrChange w:id="32097" w:author="Thomas Dietz" w:date="2012-08-10T13:22:00Z">
                  <w:rPr>
                    <w:ins w:id="32098" w:author="Thomas Dietz" w:date="2012-08-08T17:05:00Z"/>
                    <w:lang w:val="de-DE"/>
                  </w:rPr>
                </w:rPrChange>
              </w:rPr>
            </w:pPr>
            <w:ins w:id="32099" w:author="Thomas Dietz" w:date="2012-08-08T17:05:00Z">
              <w:r w:rsidRPr="00B80901">
                <w:rPr>
                  <w:rPrChange w:id="32100" w:author="Thomas Dietz" w:date="2012-08-10T13:22:00Z">
                    <w:rPr>
                      <w:lang w:val="de-DE"/>
                    </w:rPr>
                  </w:rPrChange>
                </w:rPr>
                <w:t xml:space="preserve">      list queue {</w:t>
              </w:r>
            </w:ins>
          </w:p>
          <w:p w14:paraId="7324DD1E" w14:textId="77777777" w:rsidR="009F3611" w:rsidRPr="00B80901" w:rsidRDefault="009F3611" w:rsidP="009F3611">
            <w:pPr>
              <w:pStyle w:val="XML1"/>
              <w:rPr>
                <w:ins w:id="32101" w:author="Thomas Dietz" w:date="2012-08-08T17:05:00Z"/>
                <w:rPrChange w:id="32102" w:author="Thomas Dietz" w:date="2012-08-10T13:22:00Z">
                  <w:rPr>
                    <w:ins w:id="32103" w:author="Thomas Dietz" w:date="2012-08-08T17:05:00Z"/>
                    <w:lang w:val="de-DE"/>
                  </w:rPr>
                </w:rPrChange>
              </w:rPr>
            </w:pPr>
            <w:ins w:id="32104" w:author="Thomas Dietz" w:date="2012-08-08T17:05:00Z">
              <w:r w:rsidRPr="00B80901">
                <w:rPr>
                  <w:rPrChange w:id="32105" w:author="Thomas Dietz" w:date="2012-08-10T13:22:00Z">
                    <w:rPr>
                      <w:lang w:val="de-DE"/>
                    </w:rPr>
                  </w:rPrChange>
                </w:rPr>
                <w:t xml:space="preserve">        key "resource-id";</w:t>
              </w:r>
            </w:ins>
          </w:p>
          <w:p w14:paraId="6843C21B" w14:textId="77777777" w:rsidR="009F3611" w:rsidRPr="00B80901" w:rsidRDefault="009F3611" w:rsidP="009F3611">
            <w:pPr>
              <w:pStyle w:val="XML1"/>
              <w:rPr>
                <w:ins w:id="32106" w:author="Thomas Dietz" w:date="2012-08-08T17:05:00Z"/>
                <w:rPrChange w:id="32107" w:author="Thomas Dietz" w:date="2012-08-10T13:22:00Z">
                  <w:rPr>
                    <w:ins w:id="32108" w:author="Thomas Dietz" w:date="2012-08-08T17:05:00Z"/>
                    <w:lang w:val="de-DE"/>
                  </w:rPr>
                </w:rPrChange>
              </w:rPr>
            </w:pPr>
            <w:ins w:id="32109" w:author="Thomas Dietz" w:date="2012-08-08T17:05:00Z">
              <w:r w:rsidRPr="00B80901">
                <w:rPr>
                  <w:rPrChange w:id="32110" w:author="Thomas Dietz" w:date="2012-08-10T13:22:00Z">
                    <w:rPr>
                      <w:lang w:val="de-DE"/>
                    </w:rPr>
                  </w:rPrChange>
                </w:rPr>
                <w:t xml:space="preserve">        description "The list contains all queue resources of the</w:t>
              </w:r>
            </w:ins>
          </w:p>
          <w:p w14:paraId="0A7A698B" w14:textId="77777777" w:rsidR="009F3611" w:rsidRPr="00B80901" w:rsidRDefault="009F3611" w:rsidP="009F3611">
            <w:pPr>
              <w:pStyle w:val="XML1"/>
              <w:rPr>
                <w:ins w:id="32111" w:author="Thomas Dietz" w:date="2012-08-08T17:05:00Z"/>
                <w:rPrChange w:id="32112" w:author="Thomas Dietz" w:date="2012-08-10T13:22:00Z">
                  <w:rPr>
                    <w:ins w:id="32113" w:author="Thomas Dietz" w:date="2012-08-08T17:05:00Z"/>
                    <w:lang w:val="de-DE"/>
                  </w:rPr>
                </w:rPrChange>
              </w:rPr>
            </w:pPr>
            <w:ins w:id="32114" w:author="Thomas Dietz" w:date="2012-08-08T17:05:00Z">
              <w:r w:rsidRPr="00B80901">
                <w:rPr>
                  <w:rPrChange w:id="32115" w:author="Thomas Dietz" w:date="2012-08-10T13:22:00Z">
                    <w:rPr>
                      <w:lang w:val="de-DE"/>
                    </w:rPr>
                  </w:rPrChange>
                </w:rPr>
                <w:t xml:space="preserve">          OpenFlow Capable Switch.</w:t>
              </w:r>
            </w:ins>
          </w:p>
          <w:p w14:paraId="152FA3E9" w14:textId="77777777" w:rsidR="009F3611" w:rsidRPr="00B80901" w:rsidRDefault="009F3611" w:rsidP="009F3611">
            <w:pPr>
              <w:pStyle w:val="XML1"/>
              <w:rPr>
                <w:ins w:id="32116" w:author="Thomas Dietz" w:date="2012-08-08T17:05:00Z"/>
                <w:rPrChange w:id="32117" w:author="Thomas Dietz" w:date="2012-08-10T13:22:00Z">
                  <w:rPr>
                    <w:ins w:id="32118" w:author="Thomas Dietz" w:date="2012-08-08T17:05:00Z"/>
                    <w:lang w:val="de-DE"/>
                  </w:rPr>
                </w:rPrChange>
              </w:rPr>
            </w:pPr>
          </w:p>
          <w:p w14:paraId="5FAFCDC7" w14:textId="77777777" w:rsidR="009F3611" w:rsidRPr="00B80901" w:rsidRDefault="009F3611" w:rsidP="009F3611">
            <w:pPr>
              <w:pStyle w:val="XML1"/>
              <w:rPr>
                <w:ins w:id="32119" w:author="Thomas Dietz" w:date="2012-08-08T17:05:00Z"/>
                <w:rPrChange w:id="32120" w:author="Thomas Dietz" w:date="2012-08-10T13:22:00Z">
                  <w:rPr>
                    <w:ins w:id="32121" w:author="Thomas Dietz" w:date="2012-08-08T17:05:00Z"/>
                    <w:lang w:val="de-DE"/>
                  </w:rPr>
                </w:rPrChange>
              </w:rPr>
            </w:pPr>
            <w:ins w:id="32122" w:author="Thomas Dietz" w:date="2012-08-08T17:05:00Z">
              <w:r w:rsidRPr="00B80901">
                <w:rPr>
                  <w:rPrChange w:id="32123" w:author="Thomas Dietz" w:date="2012-08-10T13:22:00Z">
                    <w:rPr>
                      <w:lang w:val="de-DE"/>
                    </w:rPr>
                  </w:rPrChange>
                </w:rPr>
                <w:t xml:space="preserve">          The element 'resource-id' of OFQueueType MUST be unique</w:t>
              </w:r>
            </w:ins>
          </w:p>
          <w:p w14:paraId="7676249B" w14:textId="77777777" w:rsidR="009F3611" w:rsidRPr="00B80901" w:rsidRDefault="009F3611" w:rsidP="009F3611">
            <w:pPr>
              <w:pStyle w:val="XML1"/>
              <w:rPr>
                <w:ins w:id="32124" w:author="Thomas Dietz" w:date="2012-08-08T17:05:00Z"/>
                <w:rPrChange w:id="32125" w:author="Thomas Dietz" w:date="2012-08-10T13:22:00Z">
                  <w:rPr>
                    <w:ins w:id="32126" w:author="Thomas Dietz" w:date="2012-08-08T17:05:00Z"/>
                    <w:lang w:val="de-DE"/>
                  </w:rPr>
                </w:rPrChange>
              </w:rPr>
            </w:pPr>
            <w:ins w:id="32127" w:author="Thomas Dietz" w:date="2012-08-08T17:05:00Z">
              <w:r w:rsidRPr="00B80901">
                <w:rPr>
                  <w:rPrChange w:id="32128" w:author="Thomas Dietz" w:date="2012-08-10T13:22:00Z">
                    <w:rPr>
                      <w:lang w:val="de-DE"/>
                    </w:rPr>
                  </w:rPrChange>
                </w:rPr>
                <w:t xml:space="preserve">          within this list.";</w:t>
              </w:r>
            </w:ins>
          </w:p>
          <w:p w14:paraId="2D673BEE" w14:textId="77777777" w:rsidR="009F3611" w:rsidRPr="00B80901" w:rsidRDefault="009F3611" w:rsidP="009F3611">
            <w:pPr>
              <w:pStyle w:val="XML1"/>
              <w:rPr>
                <w:ins w:id="32129" w:author="Thomas Dietz" w:date="2012-08-08T17:05:00Z"/>
                <w:rPrChange w:id="32130" w:author="Thomas Dietz" w:date="2012-08-10T13:22:00Z">
                  <w:rPr>
                    <w:ins w:id="32131" w:author="Thomas Dietz" w:date="2012-08-08T17:05:00Z"/>
                    <w:lang w:val="de-DE"/>
                  </w:rPr>
                </w:rPrChange>
              </w:rPr>
            </w:pPr>
            <w:ins w:id="32132" w:author="Thomas Dietz" w:date="2012-08-08T17:05:00Z">
              <w:r w:rsidRPr="00B80901">
                <w:rPr>
                  <w:rPrChange w:id="32133" w:author="Thomas Dietz" w:date="2012-08-10T13:22:00Z">
                    <w:rPr>
                      <w:lang w:val="de-DE"/>
                    </w:rPr>
                  </w:rPrChange>
                </w:rPr>
                <w:t xml:space="preserve">        uses OFQueueType;</w:t>
              </w:r>
            </w:ins>
          </w:p>
          <w:p w14:paraId="6C72E968" w14:textId="77777777" w:rsidR="009F3611" w:rsidRPr="00B80901" w:rsidRDefault="009F3611" w:rsidP="009F3611">
            <w:pPr>
              <w:pStyle w:val="XML1"/>
              <w:rPr>
                <w:ins w:id="32134" w:author="Thomas Dietz" w:date="2012-08-08T17:05:00Z"/>
                <w:rPrChange w:id="32135" w:author="Thomas Dietz" w:date="2012-08-10T13:22:00Z">
                  <w:rPr>
                    <w:ins w:id="32136" w:author="Thomas Dietz" w:date="2012-08-08T17:05:00Z"/>
                    <w:lang w:val="de-DE"/>
                  </w:rPr>
                </w:rPrChange>
              </w:rPr>
            </w:pPr>
            <w:ins w:id="32137" w:author="Thomas Dietz" w:date="2012-08-08T17:05:00Z">
              <w:r w:rsidRPr="00B80901">
                <w:rPr>
                  <w:rPrChange w:id="32138" w:author="Thomas Dietz" w:date="2012-08-10T13:22:00Z">
                    <w:rPr>
                      <w:lang w:val="de-DE"/>
                    </w:rPr>
                  </w:rPrChange>
                </w:rPr>
                <w:t xml:space="preserve">      }</w:t>
              </w:r>
            </w:ins>
          </w:p>
          <w:p w14:paraId="0F7133B8" w14:textId="77777777" w:rsidR="009F3611" w:rsidRPr="00B80901" w:rsidRDefault="009F3611" w:rsidP="009F3611">
            <w:pPr>
              <w:pStyle w:val="XML1"/>
              <w:rPr>
                <w:ins w:id="32139" w:author="Thomas Dietz" w:date="2012-08-08T17:05:00Z"/>
                <w:rPrChange w:id="32140" w:author="Thomas Dietz" w:date="2012-08-10T13:22:00Z">
                  <w:rPr>
                    <w:ins w:id="32141" w:author="Thomas Dietz" w:date="2012-08-08T17:05:00Z"/>
                    <w:lang w:val="de-DE"/>
                  </w:rPr>
                </w:rPrChange>
              </w:rPr>
            </w:pPr>
            <w:ins w:id="32142" w:author="Thomas Dietz" w:date="2012-08-08T17:05:00Z">
              <w:r w:rsidRPr="00B80901">
                <w:rPr>
                  <w:rPrChange w:id="32143" w:author="Thomas Dietz" w:date="2012-08-10T13:22:00Z">
                    <w:rPr>
                      <w:lang w:val="de-DE"/>
                    </w:rPr>
                  </w:rPrChange>
                </w:rPr>
                <w:t xml:space="preserve">      list owned-certificate {</w:t>
              </w:r>
            </w:ins>
          </w:p>
          <w:p w14:paraId="04D9D3C4" w14:textId="77777777" w:rsidR="009F3611" w:rsidRPr="00B80901" w:rsidRDefault="009F3611" w:rsidP="009F3611">
            <w:pPr>
              <w:pStyle w:val="XML1"/>
              <w:rPr>
                <w:ins w:id="32144" w:author="Thomas Dietz" w:date="2012-08-08T17:05:00Z"/>
                <w:rPrChange w:id="32145" w:author="Thomas Dietz" w:date="2012-08-10T13:22:00Z">
                  <w:rPr>
                    <w:ins w:id="32146" w:author="Thomas Dietz" w:date="2012-08-08T17:05:00Z"/>
                    <w:lang w:val="de-DE"/>
                  </w:rPr>
                </w:rPrChange>
              </w:rPr>
            </w:pPr>
            <w:ins w:id="32147" w:author="Thomas Dietz" w:date="2012-08-08T17:05:00Z">
              <w:r w:rsidRPr="00B80901">
                <w:rPr>
                  <w:rPrChange w:id="32148" w:author="Thomas Dietz" w:date="2012-08-10T13:22:00Z">
                    <w:rPr>
                      <w:lang w:val="de-DE"/>
                    </w:rPr>
                  </w:rPrChange>
                </w:rPr>
                <w:t xml:space="preserve">        key "resource-id";</w:t>
              </w:r>
            </w:ins>
          </w:p>
          <w:p w14:paraId="339DC957" w14:textId="77777777" w:rsidR="009F3611" w:rsidRPr="00B80901" w:rsidRDefault="009F3611" w:rsidP="009F3611">
            <w:pPr>
              <w:pStyle w:val="XML1"/>
              <w:rPr>
                <w:ins w:id="32149" w:author="Thomas Dietz" w:date="2012-08-08T17:05:00Z"/>
                <w:rPrChange w:id="32150" w:author="Thomas Dietz" w:date="2012-08-10T13:22:00Z">
                  <w:rPr>
                    <w:ins w:id="32151" w:author="Thomas Dietz" w:date="2012-08-08T17:05:00Z"/>
                    <w:lang w:val="de-DE"/>
                  </w:rPr>
                </w:rPrChange>
              </w:rPr>
            </w:pPr>
            <w:ins w:id="32152" w:author="Thomas Dietz" w:date="2012-08-08T17:05:00Z">
              <w:r w:rsidRPr="00B80901">
                <w:rPr>
                  <w:rPrChange w:id="32153" w:author="Thomas Dietz" w:date="2012-08-10T13:22:00Z">
                    <w:rPr>
                      <w:lang w:val="de-DE"/>
                    </w:rPr>
                  </w:rPrChange>
                </w:rPr>
                <w:t xml:space="preserve">        description "The list contains all owned certificate</w:t>
              </w:r>
            </w:ins>
          </w:p>
          <w:p w14:paraId="4741DEDB" w14:textId="77777777" w:rsidR="009F3611" w:rsidRPr="00B80901" w:rsidRDefault="009F3611" w:rsidP="009F3611">
            <w:pPr>
              <w:pStyle w:val="XML1"/>
              <w:rPr>
                <w:ins w:id="32154" w:author="Thomas Dietz" w:date="2012-08-08T17:05:00Z"/>
                <w:rPrChange w:id="32155" w:author="Thomas Dietz" w:date="2012-08-10T13:22:00Z">
                  <w:rPr>
                    <w:ins w:id="32156" w:author="Thomas Dietz" w:date="2012-08-08T17:05:00Z"/>
                    <w:lang w:val="de-DE"/>
                  </w:rPr>
                </w:rPrChange>
              </w:rPr>
            </w:pPr>
            <w:ins w:id="32157" w:author="Thomas Dietz" w:date="2012-08-08T17:05:00Z">
              <w:r w:rsidRPr="00B80901">
                <w:rPr>
                  <w:rPrChange w:id="32158" w:author="Thomas Dietz" w:date="2012-08-10T13:22:00Z">
                    <w:rPr>
                      <w:lang w:val="de-DE"/>
                    </w:rPr>
                  </w:rPrChange>
                </w:rPr>
                <w:t xml:space="preserve">          resources of the OpenFlow Capable Switch.</w:t>
              </w:r>
            </w:ins>
          </w:p>
          <w:p w14:paraId="450F3FA4" w14:textId="77777777" w:rsidR="009F3611" w:rsidRPr="00B80901" w:rsidRDefault="009F3611" w:rsidP="009F3611">
            <w:pPr>
              <w:pStyle w:val="XML1"/>
              <w:rPr>
                <w:ins w:id="32159" w:author="Thomas Dietz" w:date="2012-08-08T17:05:00Z"/>
                <w:rPrChange w:id="32160" w:author="Thomas Dietz" w:date="2012-08-10T13:22:00Z">
                  <w:rPr>
                    <w:ins w:id="32161" w:author="Thomas Dietz" w:date="2012-08-08T17:05:00Z"/>
                    <w:lang w:val="de-DE"/>
                  </w:rPr>
                </w:rPrChange>
              </w:rPr>
            </w:pPr>
          </w:p>
          <w:p w14:paraId="75094660" w14:textId="77777777" w:rsidR="009F3611" w:rsidRPr="00B80901" w:rsidRDefault="009F3611" w:rsidP="009F3611">
            <w:pPr>
              <w:pStyle w:val="XML1"/>
              <w:rPr>
                <w:ins w:id="32162" w:author="Thomas Dietz" w:date="2012-08-08T17:05:00Z"/>
                <w:rPrChange w:id="32163" w:author="Thomas Dietz" w:date="2012-08-10T13:22:00Z">
                  <w:rPr>
                    <w:ins w:id="32164" w:author="Thomas Dietz" w:date="2012-08-08T17:05:00Z"/>
                    <w:lang w:val="de-DE"/>
                  </w:rPr>
                </w:rPrChange>
              </w:rPr>
            </w:pPr>
            <w:ins w:id="32165" w:author="Thomas Dietz" w:date="2012-08-08T17:05:00Z">
              <w:r w:rsidRPr="00B80901">
                <w:rPr>
                  <w:rPrChange w:id="32166" w:author="Thomas Dietz" w:date="2012-08-10T13:22:00Z">
                    <w:rPr>
                      <w:lang w:val="de-DE"/>
                    </w:rPr>
                  </w:rPrChange>
                </w:rPr>
                <w:t xml:space="preserve">          The element 'resource-id' of OFOwnedCertificateType MUST</w:t>
              </w:r>
            </w:ins>
          </w:p>
          <w:p w14:paraId="7FDDBBDE" w14:textId="77777777" w:rsidR="009F3611" w:rsidRPr="00B80901" w:rsidRDefault="009F3611" w:rsidP="009F3611">
            <w:pPr>
              <w:pStyle w:val="XML1"/>
              <w:rPr>
                <w:ins w:id="32167" w:author="Thomas Dietz" w:date="2012-08-08T17:05:00Z"/>
                <w:rPrChange w:id="32168" w:author="Thomas Dietz" w:date="2012-08-10T13:22:00Z">
                  <w:rPr>
                    <w:ins w:id="32169" w:author="Thomas Dietz" w:date="2012-08-08T17:05:00Z"/>
                    <w:lang w:val="de-DE"/>
                  </w:rPr>
                </w:rPrChange>
              </w:rPr>
            </w:pPr>
            <w:ins w:id="32170" w:author="Thomas Dietz" w:date="2012-08-08T17:05:00Z">
              <w:r w:rsidRPr="00B80901">
                <w:rPr>
                  <w:rPrChange w:id="32171" w:author="Thomas Dietz" w:date="2012-08-10T13:22:00Z">
                    <w:rPr>
                      <w:lang w:val="de-DE"/>
                    </w:rPr>
                  </w:rPrChange>
                </w:rPr>
                <w:t xml:space="preserve">          be unique within this list.";</w:t>
              </w:r>
            </w:ins>
          </w:p>
          <w:p w14:paraId="787D4289" w14:textId="77777777" w:rsidR="009F3611" w:rsidRPr="00B80901" w:rsidRDefault="009F3611" w:rsidP="009F3611">
            <w:pPr>
              <w:pStyle w:val="XML1"/>
              <w:rPr>
                <w:ins w:id="32172" w:author="Thomas Dietz" w:date="2012-08-08T17:05:00Z"/>
                <w:rPrChange w:id="32173" w:author="Thomas Dietz" w:date="2012-08-10T13:22:00Z">
                  <w:rPr>
                    <w:ins w:id="32174" w:author="Thomas Dietz" w:date="2012-08-08T17:05:00Z"/>
                    <w:lang w:val="de-DE"/>
                  </w:rPr>
                </w:rPrChange>
              </w:rPr>
            </w:pPr>
            <w:ins w:id="32175" w:author="Thomas Dietz" w:date="2012-08-08T17:05:00Z">
              <w:r w:rsidRPr="00B80901">
                <w:rPr>
                  <w:rPrChange w:id="32176" w:author="Thomas Dietz" w:date="2012-08-10T13:22:00Z">
                    <w:rPr>
                      <w:lang w:val="de-DE"/>
                    </w:rPr>
                  </w:rPrChange>
                </w:rPr>
                <w:t xml:space="preserve">        uses OFOwnedCertificateType;</w:t>
              </w:r>
            </w:ins>
          </w:p>
          <w:p w14:paraId="786E6A97" w14:textId="77777777" w:rsidR="009F3611" w:rsidRPr="00B80901" w:rsidRDefault="009F3611" w:rsidP="009F3611">
            <w:pPr>
              <w:pStyle w:val="XML1"/>
              <w:rPr>
                <w:ins w:id="32177" w:author="Thomas Dietz" w:date="2012-08-08T17:05:00Z"/>
                <w:rPrChange w:id="32178" w:author="Thomas Dietz" w:date="2012-08-10T13:22:00Z">
                  <w:rPr>
                    <w:ins w:id="32179" w:author="Thomas Dietz" w:date="2012-08-08T17:05:00Z"/>
                    <w:lang w:val="de-DE"/>
                  </w:rPr>
                </w:rPrChange>
              </w:rPr>
            </w:pPr>
            <w:ins w:id="32180" w:author="Thomas Dietz" w:date="2012-08-08T17:05:00Z">
              <w:r w:rsidRPr="00B80901">
                <w:rPr>
                  <w:rPrChange w:id="32181" w:author="Thomas Dietz" w:date="2012-08-10T13:22:00Z">
                    <w:rPr>
                      <w:lang w:val="de-DE"/>
                    </w:rPr>
                  </w:rPrChange>
                </w:rPr>
                <w:t xml:space="preserve">      }</w:t>
              </w:r>
            </w:ins>
          </w:p>
          <w:p w14:paraId="3EFC278E" w14:textId="77777777" w:rsidR="009F3611" w:rsidRPr="00B80901" w:rsidRDefault="009F3611" w:rsidP="009F3611">
            <w:pPr>
              <w:pStyle w:val="XML1"/>
              <w:rPr>
                <w:ins w:id="32182" w:author="Thomas Dietz" w:date="2012-08-08T17:05:00Z"/>
                <w:rPrChange w:id="32183" w:author="Thomas Dietz" w:date="2012-08-10T13:22:00Z">
                  <w:rPr>
                    <w:ins w:id="32184" w:author="Thomas Dietz" w:date="2012-08-08T17:05:00Z"/>
                    <w:lang w:val="de-DE"/>
                  </w:rPr>
                </w:rPrChange>
              </w:rPr>
            </w:pPr>
            <w:ins w:id="32185" w:author="Thomas Dietz" w:date="2012-08-08T17:05:00Z">
              <w:r w:rsidRPr="00B80901">
                <w:rPr>
                  <w:rPrChange w:id="32186" w:author="Thomas Dietz" w:date="2012-08-10T13:22:00Z">
                    <w:rPr>
                      <w:lang w:val="de-DE"/>
                    </w:rPr>
                  </w:rPrChange>
                </w:rPr>
                <w:t xml:space="preserve">      list external-certificate {</w:t>
              </w:r>
            </w:ins>
          </w:p>
          <w:p w14:paraId="6A86406F" w14:textId="77777777" w:rsidR="009F3611" w:rsidRPr="00B80901" w:rsidRDefault="009F3611" w:rsidP="009F3611">
            <w:pPr>
              <w:pStyle w:val="XML1"/>
              <w:rPr>
                <w:ins w:id="32187" w:author="Thomas Dietz" w:date="2012-08-08T17:05:00Z"/>
                <w:rPrChange w:id="32188" w:author="Thomas Dietz" w:date="2012-08-10T13:22:00Z">
                  <w:rPr>
                    <w:ins w:id="32189" w:author="Thomas Dietz" w:date="2012-08-08T17:05:00Z"/>
                    <w:lang w:val="de-DE"/>
                  </w:rPr>
                </w:rPrChange>
              </w:rPr>
            </w:pPr>
            <w:ins w:id="32190" w:author="Thomas Dietz" w:date="2012-08-08T17:05:00Z">
              <w:r w:rsidRPr="00B80901">
                <w:rPr>
                  <w:rPrChange w:id="32191" w:author="Thomas Dietz" w:date="2012-08-10T13:22:00Z">
                    <w:rPr>
                      <w:lang w:val="de-DE"/>
                    </w:rPr>
                  </w:rPrChange>
                </w:rPr>
                <w:t xml:space="preserve">        key "resource-id";</w:t>
              </w:r>
            </w:ins>
          </w:p>
          <w:p w14:paraId="3B62D7F6" w14:textId="77777777" w:rsidR="009F3611" w:rsidRPr="00B80901" w:rsidRDefault="009F3611" w:rsidP="009F3611">
            <w:pPr>
              <w:pStyle w:val="XML1"/>
              <w:rPr>
                <w:ins w:id="32192" w:author="Thomas Dietz" w:date="2012-08-08T17:05:00Z"/>
                <w:rPrChange w:id="32193" w:author="Thomas Dietz" w:date="2012-08-10T13:22:00Z">
                  <w:rPr>
                    <w:ins w:id="32194" w:author="Thomas Dietz" w:date="2012-08-08T17:05:00Z"/>
                    <w:lang w:val="de-DE"/>
                  </w:rPr>
                </w:rPrChange>
              </w:rPr>
            </w:pPr>
            <w:ins w:id="32195" w:author="Thomas Dietz" w:date="2012-08-08T17:05:00Z">
              <w:r w:rsidRPr="00B80901">
                <w:rPr>
                  <w:rPrChange w:id="32196" w:author="Thomas Dietz" w:date="2012-08-10T13:22:00Z">
                    <w:rPr>
                      <w:lang w:val="de-DE"/>
                    </w:rPr>
                  </w:rPrChange>
                </w:rPr>
                <w:t xml:space="preserve">        description "The list contains all external certificate</w:t>
              </w:r>
            </w:ins>
          </w:p>
          <w:p w14:paraId="5A03D8F3" w14:textId="77777777" w:rsidR="009F3611" w:rsidRPr="00B80901" w:rsidRDefault="009F3611" w:rsidP="009F3611">
            <w:pPr>
              <w:pStyle w:val="XML1"/>
              <w:rPr>
                <w:ins w:id="32197" w:author="Thomas Dietz" w:date="2012-08-08T17:05:00Z"/>
                <w:rPrChange w:id="32198" w:author="Thomas Dietz" w:date="2012-08-10T13:22:00Z">
                  <w:rPr>
                    <w:ins w:id="32199" w:author="Thomas Dietz" w:date="2012-08-08T17:05:00Z"/>
                    <w:lang w:val="de-DE"/>
                  </w:rPr>
                </w:rPrChange>
              </w:rPr>
            </w:pPr>
            <w:ins w:id="32200" w:author="Thomas Dietz" w:date="2012-08-08T17:05:00Z">
              <w:r w:rsidRPr="00B80901">
                <w:rPr>
                  <w:rPrChange w:id="32201" w:author="Thomas Dietz" w:date="2012-08-10T13:22:00Z">
                    <w:rPr>
                      <w:lang w:val="de-DE"/>
                    </w:rPr>
                  </w:rPrChange>
                </w:rPr>
                <w:t xml:space="preserve">          resources of the OpenFlow Capable Switch.</w:t>
              </w:r>
            </w:ins>
          </w:p>
          <w:p w14:paraId="60A6C149" w14:textId="77777777" w:rsidR="009F3611" w:rsidRPr="00B80901" w:rsidRDefault="009F3611" w:rsidP="009F3611">
            <w:pPr>
              <w:pStyle w:val="XML1"/>
              <w:rPr>
                <w:ins w:id="32202" w:author="Thomas Dietz" w:date="2012-08-08T17:05:00Z"/>
                <w:rPrChange w:id="32203" w:author="Thomas Dietz" w:date="2012-08-10T13:22:00Z">
                  <w:rPr>
                    <w:ins w:id="32204" w:author="Thomas Dietz" w:date="2012-08-08T17:05:00Z"/>
                    <w:lang w:val="de-DE"/>
                  </w:rPr>
                </w:rPrChange>
              </w:rPr>
            </w:pPr>
          </w:p>
          <w:p w14:paraId="7851F3A5" w14:textId="77777777" w:rsidR="009F3611" w:rsidRPr="00B80901" w:rsidRDefault="009F3611" w:rsidP="009F3611">
            <w:pPr>
              <w:pStyle w:val="XML1"/>
              <w:rPr>
                <w:ins w:id="32205" w:author="Thomas Dietz" w:date="2012-08-08T17:05:00Z"/>
                <w:rPrChange w:id="32206" w:author="Thomas Dietz" w:date="2012-08-10T13:22:00Z">
                  <w:rPr>
                    <w:ins w:id="32207" w:author="Thomas Dietz" w:date="2012-08-08T17:05:00Z"/>
                    <w:lang w:val="de-DE"/>
                  </w:rPr>
                </w:rPrChange>
              </w:rPr>
            </w:pPr>
            <w:ins w:id="32208" w:author="Thomas Dietz" w:date="2012-08-08T17:05:00Z">
              <w:r w:rsidRPr="00B80901">
                <w:rPr>
                  <w:rPrChange w:id="32209" w:author="Thomas Dietz" w:date="2012-08-10T13:22:00Z">
                    <w:rPr>
                      <w:lang w:val="de-DE"/>
                    </w:rPr>
                  </w:rPrChange>
                </w:rPr>
                <w:t xml:space="preserve">          The element 'resource-id' of OFExternalCertificateType</w:t>
              </w:r>
            </w:ins>
          </w:p>
          <w:p w14:paraId="7AFCF0E2" w14:textId="77777777" w:rsidR="009F3611" w:rsidRPr="00B80901" w:rsidRDefault="009F3611" w:rsidP="009F3611">
            <w:pPr>
              <w:pStyle w:val="XML1"/>
              <w:rPr>
                <w:ins w:id="32210" w:author="Thomas Dietz" w:date="2012-08-08T17:05:00Z"/>
                <w:rPrChange w:id="32211" w:author="Thomas Dietz" w:date="2012-08-10T13:22:00Z">
                  <w:rPr>
                    <w:ins w:id="32212" w:author="Thomas Dietz" w:date="2012-08-08T17:05:00Z"/>
                    <w:lang w:val="de-DE"/>
                  </w:rPr>
                </w:rPrChange>
              </w:rPr>
            </w:pPr>
            <w:ins w:id="32213" w:author="Thomas Dietz" w:date="2012-08-08T17:05:00Z">
              <w:r w:rsidRPr="00B80901">
                <w:rPr>
                  <w:rPrChange w:id="32214" w:author="Thomas Dietz" w:date="2012-08-10T13:22:00Z">
                    <w:rPr>
                      <w:lang w:val="de-DE"/>
                    </w:rPr>
                  </w:rPrChange>
                </w:rPr>
                <w:t xml:space="preserve">          MUST be unique within this list.";</w:t>
              </w:r>
            </w:ins>
          </w:p>
          <w:p w14:paraId="54B1F62D" w14:textId="77777777" w:rsidR="009F3611" w:rsidRPr="00B80901" w:rsidRDefault="009F3611" w:rsidP="009F3611">
            <w:pPr>
              <w:pStyle w:val="XML1"/>
              <w:rPr>
                <w:ins w:id="32215" w:author="Thomas Dietz" w:date="2012-08-08T17:05:00Z"/>
                <w:rPrChange w:id="32216" w:author="Thomas Dietz" w:date="2012-08-10T13:22:00Z">
                  <w:rPr>
                    <w:ins w:id="32217" w:author="Thomas Dietz" w:date="2012-08-08T17:05:00Z"/>
                    <w:lang w:val="de-DE"/>
                  </w:rPr>
                </w:rPrChange>
              </w:rPr>
            </w:pPr>
            <w:ins w:id="32218" w:author="Thomas Dietz" w:date="2012-08-08T17:05:00Z">
              <w:r w:rsidRPr="00B80901">
                <w:rPr>
                  <w:rPrChange w:id="32219" w:author="Thomas Dietz" w:date="2012-08-10T13:22:00Z">
                    <w:rPr>
                      <w:lang w:val="de-DE"/>
                    </w:rPr>
                  </w:rPrChange>
                </w:rPr>
                <w:t xml:space="preserve">        uses OFExternalCertificateType;</w:t>
              </w:r>
            </w:ins>
          </w:p>
          <w:p w14:paraId="4A3E01BA" w14:textId="77777777" w:rsidR="009F3611" w:rsidRPr="00B80901" w:rsidRDefault="009F3611" w:rsidP="009F3611">
            <w:pPr>
              <w:pStyle w:val="XML1"/>
              <w:rPr>
                <w:ins w:id="32220" w:author="Thomas Dietz" w:date="2012-08-08T17:05:00Z"/>
                <w:rPrChange w:id="32221" w:author="Thomas Dietz" w:date="2012-08-10T13:22:00Z">
                  <w:rPr>
                    <w:ins w:id="32222" w:author="Thomas Dietz" w:date="2012-08-08T17:05:00Z"/>
                    <w:lang w:val="de-DE"/>
                  </w:rPr>
                </w:rPrChange>
              </w:rPr>
            </w:pPr>
            <w:ins w:id="32223" w:author="Thomas Dietz" w:date="2012-08-08T17:05:00Z">
              <w:r w:rsidRPr="00B80901">
                <w:rPr>
                  <w:rPrChange w:id="32224" w:author="Thomas Dietz" w:date="2012-08-10T13:22:00Z">
                    <w:rPr>
                      <w:lang w:val="de-DE"/>
                    </w:rPr>
                  </w:rPrChange>
                </w:rPr>
                <w:t xml:space="preserve">      }</w:t>
              </w:r>
            </w:ins>
          </w:p>
          <w:p w14:paraId="47D50D31" w14:textId="77777777" w:rsidR="009F3611" w:rsidRPr="00B80901" w:rsidRDefault="009F3611" w:rsidP="009F3611">
            <w:pPr>
              <w:pStyle w:val="XML1"/>
              <w:rPr>
                <w:ins w:id="32225" w:author="Thomas Dietz" w:date="2012-08-08T17:05:00Z"/>
                <w:rPrChange w:id="32226" w:author="Thomas Dietz" w:date="2012-08-10T13:22:00Z">
                  <w:rPr>
                    <w:ins w:id="32227" w:author="Thomas Dietz" w:date="2012-08-08T17:05:00Z"/>
                    <w:lang w:val="de-DE"/>
                  </w:rPr>
                </w:rPrChange>
              </w:rPr>
            </w:pPr>
            <w:ins w:id="32228" w:author="Thomas Dietz" w:date="2012-08-08T17:05:00Z">
              <w:r w:rsidRPr="00B80901">
                <w:rPr>
                  <w:rPrChange w:id="32229" w:author="Thomas Dietz" w:date="2012-08-10T13:22:00Z">
                    <w:rPr>
                      <w:lang w:val="de-DE"/>
                    </w:rPr>
                  </w:rPrChange>
                </w:rPr>
                <w:t xml:space="preserve">      list flow-table {</w:t>
              </w:r>
            </w:ins>
          </w:p>
          <w:p w14:paraId="5367FBB9" w14:textId="77777777" w:rsidR="009F3611" w:rsidRPr="00B80901" w:rsidRDefault="009F3611" w:rsidP="009F3611">
            <w:pPr>
              <w:pStyle w:val="XML1"/>
              <w:rPr>
                <w:ins w:id="32230" w:author="Thomas Dietz" w:date="2012-08-08T17:05:00Z"/>
                <w:rPrChange w:id="32231" w:author="Thomas Dietz" w:date="2012-08-10T13:22:00Z">
                  <w:rPr>
                    <w:ins w:id="32232" w:author="Thomas Dietz" w:date="2012-08-08T17:05:00Z"/>
                    <w:lang w:val="de-DE"/>
                  </w:rPr>
                </w:rPrChange>
              </w:rPr>
            </w:pPr>
            <w:ins w:id="32233" w:author="Thomas Dietz" w:date="2012-08-08T17:05:00Z">
              <w:r w:rsidRPr="00B80901">
                <w:rPr>
                  <w:rPrChange w:id="32234" w:author="Thomas Dietz" w:date="2012-08-10T13:22:00Z">
                    <w:rPr>
                      <w:lang w:val="de-DE"/>
                    </w:rPr>
                  </w:rPrChange>
                </w:rPr>
                <w:t xml:space="preserve">        key "resource-id";</w:t>
              </w:r>
            </w:ins>
          </w:p>
          <w:p w14:paraId="5730C9C3" w14:textId="77777777" w:rsidR="009F3611" w:rsidRPr="00B80901" w:rsidRDefault="009F3611" w:rsidP="009F3611">
            <w:pPr>
              <w:pStyle w:val="XML1"/>
              <w:rPr>
                <w:ins w:id="32235" w:author="Thomas Dietz" w:date="2012-08-08T17:05:00Z"/>
                <w:rPrChange w:id="32236" w:author="Thomas Dietz" w:date="2012-08-10T13:22:00Z">
                  <w:rPr>
                    <w:ins w:id="32237" w:author="Thomas Dietz" w:date="2012-08-08T17:05:00Z"/>
                    <w:lang w:val="de-DE"/>
                  </w:rPr>
                </w:rPrChange>
              </w:rPr>
            </w:pPr>
            <w:ins w:id="32238" w:author="Thomas Dietz" w:date="2012-08-08T17:05:00Z">
              <w:r w:rsidRPr="00B80901">
                <w:rPr>
                  <w:rPrChange w:id="32239" w:author="Thomas Dietz" w:date="2012-08-10T13:22:00Z">
                    <w:rPr>
                      <w:lang w:val="de-DE"/>
                    </w:rPr>
                  </w:rPrChange>
                </w:rPr>
                <w:t xml:space="preserve">        description "The list contains all flow table resources of</w:t>
              </w:r>
            </w:ins>
          </w:p>
          <w:p w14:paraId="05B92AB7" w14:textId="77777777" w:rsidR="009F3611" w:rsidRPr="00B80901" w:rsidRDefault="009F3611" w:rsidP="009F3611">
            <w:pPr>
              <w:pStyle w:val="XML1"/>
              <w:rPr>
                <w:ins w:id="32240" w:author="Thomas Dietz" w:date="2012-08-08T17:05:00Z"/>
                <w:rPrChange w:id="32241" w:author="Thomas Dietz" w:date="2012-08-10T13:22:00Z">
                  <w:rPr>
                    <w:ins w:id="32242" w:author="Thomas Dietz" w:date="2012-08-08T17:05:00Z"/>
                    <w:lang w:val="de-DE"/>
                  </w:rPr>
                </w:rPrChange>
              </w:rPr>
            </w:pPr>
            <w:ins w:id="32243" w:author="Thomas Dietz" w:date="2012-08-08T17:05:00Z">
              <w:r w:rsidRPr="00B80901">
                <w:rPr>
                  <w:rPrChange w:id="32244" w:author="Thomas Dietz" w:date="2012-08-10T13:22:00Z">
                    <w:rPr>
                      <w:lang w:val="de-DE"/>
                    </w:rPr>
                  </w:rPrChange>
                </w:rPr>
                <w:t xml:space="preserve">          the OpenFlow Capable Switch.</w:t>
              </w:r>
            </w:ins>
          </w:p>
          <w:p w14:paraId="2BA85F09" w14:textId="77777777" w:rsidR="009F3611" w:rsidRPr="00B80901" w:rsidRDefault="009F3611" w:rsidP="009F3611">
            <w:pPr>
              <w:pStyle w:val="XML1"/>
              <w:rPr>
                <w:ins w:id="32245" w:author="Thomas Dietz" w:date="2012-08-08T17:05:00Z"/>
                <w:rPrChange w:id="32246" w:author="Thomas Dietz" w:date="2012-08-10T13:22:00Z">
                  <w:rPr>
                    <w:ins w:id="32247" w:author="Thomas Dietz" w:date="2012-08-08T17:05:00Z"/>
                    <w:lang w:val="de-DE"/>
                  </w:rPr>
                </w:rPrChange>
              </w:rPr>
            </w:pPr>
          </w:p>
          <w:p w14:paraId="7552AAB7" w14:textId="77777777" w:rsidR="009F3611" w:rsidRPr="00B80901" w:rsidRDefault="009F3611" w:rsidP="009F3611">
            <w:pPr>
              <w:pStyle w:val="XML1"/>
              <w:rPr>
                <w:ins w:id="32248" w:author="Thomas Dietz" w:date="2012-08-08T17:05:00Z"/>
                <w:rPrChange w:id="32249" w:author="Thomas Dietz" w:date="2012-08-10T13:22:00Z">
                  <w:rPr>
                    <w:ins w:id="32250" w:author="Thomas Dietz" w:date="2012-08-08T17:05:00Z"/>
                    <w:lang w:val="de-DE"/>
                  </w:rPr>
                </w:rPrChange>
              </w:rPr>
            </w:pPr>
            <w:ins w:id="32251" w:author="Thomas Dietz" w:date="2012-08-08T17:05:00Z">
              <w:r w:rsidRPr="00B80901">
                <w:rPr>
                  <w:rPrChange w:id="32252" w:author="Thomas Dietz" w:date="2012-08-10T13:22:00Z">
                    <w:rPr>
                      <w:lang w:val="de-DE"/>
                    </w:rPr>
                  </w:rPrChange>
                </w:rPr>
                <w:t xml:space="preserve">          The element 'resource-id' of OFFlowTableType MUST be</w:t>
              </w:r>
            </w:ins>
          </w:p>
          <w:p w14:paraId="7F6C357F" w14:textId="77777777" w:rsidR="009F3611" w:rsidRPr="00B80901" w:rsidRDefault="009F3611" w:rsidP="009F3611">
            <w:pPr>
              <w:pStyle w:val="XML1"/>
              <w:rPr>
                <w:ins w:id="32253" w:author="Thomas Dietz" w:date="2012-08-08T17:05:00Z"/>
                <w:rPrChange w:id="32254" w:author="Thomas Dietz" w:date="2012-08-10T13:22:00Z">
                  <w:rPr>
                    <w:ins w:id="32255" w:author="Thomas Dietz" w:date="2012-08-08T17:05:00Z"/>
                    <w:lang w:val="de-DE"/>
                  </w:rPr>
                </w:rPrChange>
              </w:rPr>
            </w:pPr>
            <w:ins w:id="32256" w:author="Thomas Dietz" w:date="2012-08-08T17:05:00Z">
              <w:r w:rsidRPr="00B80901">
                <w:rPr>
                  <w:rPrChange w:id="32257" w:author="Thomas Dietz" w:date="2012-08-10T13:22:00Z">
                    <w:rPr>
                      <w:lang w:val="de-DE"/>
                    </w:rPr>
                  </w:rPrChange>
                </w:rPr>
                <w:t xml:space="preserve">          unique within this list.";</w:t>
              </w:r>
            </w:ins>
          </w:p>
          <w:p w14:paraId="754D5579" w14:textId="77777777" w:rsidR="009F3611" w:rsidRPr="00B80901" w:rsidRDefault="009F3611" w:rsidP="009F3611">
            <w:pPr>
              <w:pStyle w:val="XML1"/>
              <w:rPr>
                <w:ins w:id="32258" w:author="Thomas Dietz" w:date="2012-08-08T17:05:00Z"/>
                <w:rPrChange w:id="32259" w:author="Thomas Dietz" w:date="2012-08-10T13:22:00Z">
                  <w:rPr>
                    <w:ins w:id="32260" w:author="Thomas Dietz" w:date="2012-08-08T17:05:00Z"/>
                    <w:lang w:val="de-DE"/>
                  </w:rPr>
                </w:rPrChange>
              </w:rPr>
            </w:pPr>
            <w:ins w:id="32261" w:author="Thomas Dietz" w:date="2012-08-08T17:05:00Z">
              <w:r w:rsidRPr="00B80901">
                <w:rPr>
                  <w:rPrChange w:id="32262" w:author="Thomas Dietz" w:date="2012-08-10T13:22:00Z">
                    <w:rPr>
                      <w:lang w:val="de-DE"/>
                    </w:rPr>
                  </w:rPrChange>
                </w:rPr>
                <w:t xml:space="preserve">        uses OFFlowTableType;</w:t>
              </w:r>
            </w:ins>
          </w:p>
          <w:p w14:paraId="32D50B67" w14:textId="77777777" w:rsidR="009F3611" w:rsidRPr="00B80901" w:rsidRDefault="009F3611" w:rsidP="009F3611">
            <w:pPr>
              <w:pStyle w:val="XML1"/>
              <w:rPr>
                <w:ins w:id="32263" w:author="Thomas Dietz" w:date="2012-08-08T17:05:00Z"/>
                <w:rPrChange w:id="32264" w:author="Thomas Dietz" w:date="2012-08-10T13:22:00Z">
                  <w:rPr>
                    <w:ins w:id="32265" w:author="Thomas Dietz" w:date="2012-08-08T17:05:00Z"/>
                    <w:lang w:val="de-DE"/>
                  </w:rPr>
                </w:rPrChange>
              </w:rPr>
            </w:pPr>
            <w:ins w:id="32266" w:author="Thomas Dietz" w:date="2012-08-08T17:05:00Z">
              <w:r w:rsidRPr="00B80901">
                <w:rPr>
                  <w:rPrChange w:id="32267" w:author="Thomas Dietz" w:date="2012-08-10T13:22:00Z">
                    <w:rPr>
                      <w:lang w:val="de-DE"/>
                    </w:rPr>
                  </w:rPrChange>
                </w:rPr>
                <w:t xml:space="preserve">      }</w:t>
              </w:r>
            </w:ins>
          </w:p>
          <w:p w14:paraId="32233F6B" w14:textId="77777777" w:rsidR="009F3611" w:rsidRPr="00B80901" w:rsidRDefault="009F3611" w:rsidP="009F3611">
            <w:pPr>
              <w:pStyle w:val="XML1"/>
              <w:rPr>
                <w:ins w:id="32268" w:author="Thomas Dietz" w:date="2012-08-08T17:05:00Z"/>
                <w:rPrChange w:id="32269" w:author="Thomas Dietz" w:date="2012-08-10T13:22:00Z">
                  <w:rPr>
                    <w:ins w:id="32270" w:author="Thomas Dietz" w:date="2012-08-08T17:05:00Z"/>
                    <w:lang w:val="de-DE"/>
                  </w:rPr>
                </w:rPrChange>
              </w:rPr>
            </w:pPr>
            <w:ins w:id="32271" w:author="Thomas Dietz" w:date="2012-08-08T17:05:00Z">
              <w:r w:rsidRPr="00B80901">
                <w:rPr>
                  <w:rPrChange w:id="32272" w:author="Thomas Dietz" w:date="2012-08-10T13:22:00Z">
                    <w:rPr>
                      <w:lang w:val="de-DE"/>
                    </w:rPr>
                  </w:rPrChange>
                </w:rPr>
                <w:t xml:space="preserve">    }</w:t>
              </w:r>
            </w:ins>
          </w:p>
          <w:p w14:paraId="0D44ACEA" w14:textId="77777777" w:rsidR="009F3611" w:rsidRPr="00B80901" w:rsidRDefault="009F3611" w:rsidP="009F3611">
            <w:pPr>
              <w:pStyle w:val="XML1"/>
              <w:rPr>
                <w:ins w:id="32273" w:author="Thomas Dietz" w:date="2012-08-08T17:05:00Z"/>
                <w:rPrChange w:id="32274" w:author="Thomas Dietz" w:date="2012-08-10T13:22:00Z">
                  <w:rPr>
                    <w:ins w:id="32275" w:author="Thomas Dietz" w:date="2012-08-08T17:05:00Z"/>
                    <w:lang w:val="de-DE"/>
                  </w:rPr>
                </w:rPrChange>
              </w:rPr>
            </w:pPr>
            <w:ins w:id="32276" w:author="Thomas Dietz" w:date="2012-08-08T17:05:00Z">
              <w:r w:rsidRPr="00B80901">
                <w:rPr>
                  <w:rPrChange w:id="32277" w:author="Thomas Dietz" w:date="2012-08-10T13:22:00Z">
                    <w:rPr>
                      <w:lang w:val="de-DE"/>
                    </w:rPr>
                  </w:rPrChange>
                </w:rPr>
                <w:t xml:space="preserve">    container logical-switches {</w:t>
              </w:r>
            </w:ins>
          </w:p>
          <w:p w14:paraId="1EAA3399" w14:textId="77777777" w:rsidR="009F3611" w:rsidRPr="00B80901" w:rsidRDefault="009F3611" w:rsidP="009F3611">
            <w:pPr>
              <w:pStyle w:val="XML1"/>
              <w:rPr>
                <w:ins w:id="32278" w:author="Thomas Dietz" w:date="2012-08-08T17:05:00Z"/>
                <w:rPrChange w:id="32279" w:author="Thomas Dietz" w:date="2012-08-10T13:22:00Z">
                  <w:rPr>
                    <w:ins w:id="32280" w:author="Thomas Dietz" w:date="2012-08-08T17:05:00Z"/>
                    <w:lang w:val="de-DE"/>
                  </w:rPr>
                </w:rPrChange>
              </w:rPr>
            </w:pPr>
            <w:ins w:id="32281" w:author="Thomas Dietz" w:date="2012-08-08T17:05:00Z">
              <w:r w:rsidRPr="00B80901">
                <w:rPr>
                  <w:rPrChange w:id="32282" w:author="Thomas Dietz" w:date="2012-08-10T13:22:00Z">
                    <w:rPr>
                      <w:lang w:val="de-DE"/>
                    </w:rPr>
                  </w:rPrChange>
                </w:rPr>
                <w:t xml:space="preserve">      description "This element contains a list of all OpenFlow </w:t>
              </w:r>
            </w:ins>
          </w:p>
          <w:p w14:paraId="028A3CF8" w14:textId="77777777" w:rsidR="009F3611" w:rsidRPr="00B80901" w:rsidRDefault="009F3611" w:rsidP="009F3611">
            <w:pPr>
              <w:pStyle w:val="XML1"/>
              <w:rPr>
                <w:ins w:id="32283" w:author="Thomas Dietz" w:date="2012-08-08T17:05:00Z"/>
                <w:rPrChange w:id="32284" w:author="Thomas Dietz" w:date="2012-08-10T13:22:00Z">
                  <w:rPr>
                    <w:ins w:id="32285" w:author="Thomas Dietz" w:date="2012-08-08T17:05:00Z"/>
                    <w:lang w:val="de-DE"/>
                  </w:rPr>
                </w:rPrChange>
              </w:rPr>
            </w:pPr>
            <w:ins w:id="32286" w:author="Thomas Dietz" w:date="2012-08-08T17:05:00Z">
              <w:r w:rsidRPr="00B80901">
                <w:rPr>
                  <w:rPrChange w:id="32287" w:author="Thomas Dietz" w:date="2012-08-10T13:22:00Z">
                    <w:rPr>
                      <w:lang w:val="de-DE"/>
                    </w:rPr>
                  </w:rPrChange>
                </w:rPr>
                <w:t xml:space="preserve">        Logical Switches available at the OpenFlow Capable</w:t>
              </w:r>
            </w:ins>
          </w:p>
          <w:p w14:paraId="0C51950B" w14:textId="77777777" w:rsidR="009F3611" w:rsidRPr="00B80901" w:rsidRDefault="009F3611" w:rsidP="009F3611">
            <w:pPr>
              <w:pStyle w:val="XML1"/>
              <w:rPr>
                <w:ins w:id="32288" w:author="Thomas Dietz" w:date="2012-08-08T17:05:00Z"/>
                <w:rPrChange w:id="32289" w:author="Thomas Dietz" w:date="2012-08-10T13:22:00Z">
                  <w:rPr>
                    <w:ins w:id="32290" w:author="Thomas Dietz" w:date="2012-08-08T17:05:00Z"/>
                    <w:lang w:val="de-DE"/>
                  </w:rPr>
                </w:rPrChange>
              </w:rPr>
            </w:pPr>
            <w:ins w:id="32291" w:author="Thomas Dietz" w:date="2012-08-08T17:05:00Z">
              <w:r w:rsidRPr="00B80901">
                <w:rPr>
                  <w:rPrChange w:id="32292" w:author="Thomas Dietz" w:date="2012-08-10T13:22:00Z">
                    <w:rPr>
                      <w:lang w:val="de-DE"/>
                    </w:rPr>
                  </w:rPrChange>
                </w:rPr>
                <w:t xml:space="preserve">        Switch.";</w:t>
              </w:r>
            </w:ins>
          </w:p>
          <w:p w14:paraId="30CF7B26" w14:textId="77777777" w:rsidR="009F3611" w:rsidRPr="00B80901" w:rsidRDefault="009F3611" w:rsidP="009F3611">
            <w:pPr>
              <w:pStyle w:val="XML1"/>
              <w:rPr>
                <w:ins w:id="32293" w:author="Thomas Dietz" w:date="2012-08-08T17:05:00Z"/>
                <w:rPrChange w:id="32294" w:author="Thomas Dietz" w:date="2012-08-10T13:22:00Z">
                  <w:rPr>
                    <w:ins w:id="32295" w:author="Thomas Dietz" w:date="2012-08-08T17:05:00Z"/>
                    <w:lang w:val="de-DE"/>
                  </w:rPr>
                </w:rPrChange>
              </w:rPr>
            </w:pPr>
            <w:ins w:id="32296" w:author="Thomas Dietz" w:date="2012-08-08T17:05:00Z">
              <w:r w:rsidRPr="00B80901">
                <w:rPr>
                  <w:rPrChange w:id="32297" w:author="Thomas Dietz" w:date="2012-08-10T13:22:00Z">
                    <w:rPr>
                      <w:lang w:val="de-DE"/>
                    </w:rPr>
                  </w:rPrChange>
                </w:rPr>
                <w:t xml:space="preserve">      list switch {</w:t>
              </w:r>
            </w:ins>
          </w:p>
          <w:p w14:paraId="22B43B76" w14:textId="77777777" w:rsidR="009F3611" w:rsidRPr="00B80901" w:rsidRDefault="009F3611" w:rsidP="009F3611">
            <w:pPr>
              <w:pStyle w:val="XML1"/>
              <w:rPr>
                <w:ins w:id="32298" w:author="Thomas Dietz" w:date="2012-08-08T17:05:00Z"/>
                <w:rPrChange w:id="32299" w:author="Thomas Dietz" w:date="2012-08-10T13:22:00Z">
                  <w:rPr>
                    <w:ins w:id="32300" w:author="Thomas Dietz" w:date="2012-08-08T17:05:00Z"/>
                    <w:lang w:val="de-DE"/>
                  </w:rPr>
                </w:rPrChange>
              </w:rPr>
            </w:pPr>
            <w:ins w:id="32301" w:author="Thomas Dietz" w:date="2012-08-08T17:05:00Z">
              <w:r w:rsidRPr="00B80901">
                <w:rPr>
                  <w:rPrChange w:id="32302" w:author="Thomas Dietz" w:date="2012-08-10T13:22:00Z">
                    <w:rPr>
                      <w:lang w:val="de-DE"/>
                    </w:rPr>
                  </w:rPrChange>
                </w:rPr>
                <w:t xml:space="preserve">        key "id";</w:t>
              </w:r>
            </w:ins>
          </w:p>
          <w:p w14:paraId="7759E037" w14:textId="77777777" w:rsidR="009F3611" w:rsidRPr="00B80901" w:rsidRDefault="009F3611" w:rsidP="009F3611">
            <w:pPr>
              <w:pStyle w:val="XML1"/>
              <w:rPr>
                <w:ins w:id="32303" w:author="Thomas Dietz" w:date="2012-08-08T17:05:00Z"/>
                <w:rPrChange w:id="32304" w:author="Thomas Dietz" w:date="2012-08-10T13:22:00Z">
                  <w:rPr>
                    <w:ins w:id="32305" w:author="Thomas Dietz" w:date="2012-08-08T17:05:00Z"/>
                    <w:lang w:val="de-DE"/>
                  </w:rPr>
                </w:rPrChange>
              </w:rPr>
            </w:pPr>
            <w:ins w:id="32306" w:author="Thomas Dietz" w:date="2012-08-08T17:05:00Z">
              <w:r w:rsidRPr="00B80901">
                <w:rPr>
                  <w:rPrChange w:id="32307" w:author="Thomas Dietz" w:date="2012-08-10T13:22:00Z">
                    <w:rPr>
                      <w:lang w:val="de-DE"/>
                    </w:rPr>
                  </w:rPrChange>
                </w:rPr>
                <w:t xml:space="preserve">        description "The list of all OpenFlow Logical Switches on</w:t>
              </w:r>
            </w:ins>
          </w:p>
          <w:p w14:paraId="4DFB84F8" w14:textId="77777777" w:rsidR="009F3611" w:rsidRPr="00B80901" w:rsidRDefault="009F3611" w:rsidP="009F3611">
            <w:pPr>
              <w:pStyle w:val="XML1"/>
              <w:rPr>
                <w:ins w:id="32308" w:author="Thomas Dietz" w:date="2012-08-08T17:05:00Z"/>
                <w:rPrChange w:id="32309" w:author="Thomas Dietz" w:date="2012-08-10T13:22:00Z">
                  <w:rPr>
                    <w:ins w:id="32310" w:author="Thomas Dietz" w:date="2012-08-08T17:05:00Z"/>
                    <w:lang w:val="de-DE"/>
                  </w:rPr>
                </w:rPrChange>
              </w:rPr>
            </w:pPr>
            <w:ins w:id="32311" w:author="Thomas Dietz" w:date="2012-08-08T17:05:00Z">
              <w:r w:rsidRPr="00B80901">
                <w:rPr>
                  <w:rPrChange w:id="32312" w:author="Thomas Dietz" w:date="2012-08-10T13:22:00Z">
                    <w:rPr>
                      <w:lang w:val="de-DE"/>
                    </w:rPr>
                  </w:rPrChange>
                </w:rPr>
                <w:t xml:space="preserve">          the OpenFlow Capable Switch.</w:t>
              </w:r>
            </w:ins>
          </w:p>
          <w:p w14:paraId="4528FE3A" w14:textId="77777777" w:rsidR="009F3611" w:rsidRPr="00B80901" w:rsidRDefault="009F3611" w:rsidP="009F3611">
            <w:pPr>
              <w:pStyle w:val="XML1"/>
              <w:rPr>
                <w:ins w:id="32313" w:author="Thomas Dietz" w:date="2012-08-08T17:05:00Z"/>
                <w:rPrChange w:id="32314" w:author="Thomas Dietz" w:date="2012-08-10T13:22:00Z">
                  <w:rPr>
                    <w:ins w:id="32315" w:author="Thomas Dietz" w:date="2012-08-08T17:05:00Z"/>
                    <w:lang w:val="de-DE"/>
                  </w:rPr>
                </w:rPrChange>
              </w:rPr>
            </w:pPr>
          </w:p>
          <w:p w14:paraId="50ADD2A2" w14:textId="77777777" w:rsidR="009F3611" w:rsidRPr="00B80901" w:rsidRDefault="009F3611" w:rsidP="009F3611">
            <w:pPr>
              <w:pStyle w:val="XML1"/>
              <w:rPr>
                <w:ins w:id="32316" w:author="Thomas Dietz" w:date="2012-08-08T17:05:00Z"/>
                <w:rPrChange w:id="32317" w:author="Thomas Dietz" w:date="2012-08-10T13:22:00Z">
                  <w:rPr>
                    <w:ins w:id="32318" w:author="Thomas Dietz" w:date="2012-08-08T17:05:00Z"/>
                    <w:lang w:val="de-DE"/>
                  </w:rPr>
                </w:rPrChange>
              </w:rPr>
            </w:pPr>
            <w:ins w:id="32319" w:author="Thomas Dietz" w:date="2012-08-08T17:05:00Z">
              <w:r w:rsidRPr="00B80901">
                <w:rPr>
                  <w:rPrChange w:id="32320" w:author="Thomas Dietz" w:date="2012-08-10T13:22:00Z">
                    <w:rPr>
                      <w:lang w:val="de-DE"/>
                    </w:rPr>
                  </w:rPrChange>
                </w:rPr>
                <w:t xml:space="preserve">          The element 'resource-id' of OFLogicalSwitchType MUST be</w:t>
              </w:r>
            </w:ins>
          </w:p>
          <w:p w14:paraId="37766958" w14:textId="77777777" w:rsidR="009F3611" w:rsidRPr="00B80901" w:rsidRDefault="009F3611" w:rsidP="009F3611">
            <w:pPr>
              <w:pStyle w:val="XML1"/>
              <w:rPr>
                <w:ins w:id="32321" w:author="Thomas Dietz" w:date="2012-08-08T17:05:00Z"/>
                <w:rPrChange w:id="32322" w:author="Thomas Dietz" w:date="2012-08-10T13:22:00Z">
                  <w:rPr>
                    <w:ins w:id="32323" w:author="Thomas Dietz" w:date="2012-08-08T17:05:00Z"/>
                    <w:lang w:val="de-DE"/>
                  </w:rPr>
                </w:rPrChange>
              </w:rPr>
            </w:pPr>
            <w:ins w:id="32324" w:author="Thomas Dietz" w:date="2012-08-08T17:05:00Z">
              <w:r w:rsidRPr="00B80901">
                <w:rPr>
                  <w:rPrChange w:id="32325" w:author="Thomas Dietz" w:date="2012-08-10T13:22:00Z">
                    <w:rPr>
                      <w:lang w:val="de-DE"/>
                    </w:rPr>
                  </w:rPrChange>
                </w:rPr>
                <w:t xml:space="preserve">          unique within this list.";</w:t>
              </w:r>
            </w:ins>
          </w:p>
          <w:p w14:paraId="54B41C4D" w14:textId="77777777" w:rsidR="009F3611" w:rsidRPr="00B80901" w:rsidRDefault="009F3611" w:rsidP="009F3611">
            <w:pPr>
              <w:pStyle w:val="XML1"/>
              <w:rPr>
                <w:ins w:id="32326" w:author="Thomas Dietz" w:date="2012-08-08T17:05:00Z"/>
                <w:rPrChange w:id="32327" w:author="Thomas Dietz" w:date="2012-08-10T13:22:00Z">
                  <w:rPr>
                    <w:ins w:id="32328" w:author="Thomas Dietz" w:date="2012-08-08T17:05:00Z"/>
                    <w:lang w:val="de-DE"/>
                  </w:rPr>
                </w:rPrChange>
              </w:rPr>
            </w:pPr>
            <w:ins w:id="32329" w:author="Thomas Dietz" w:date="2012-08-08T17:05:00Z">
              <w:r w:rsidRPr="00B80901">
                <w:rPr>
                  <w:rPrChange w:id="32330" w:author="Thomas Dietz" w:date="2012-08-10T13:22:00Z">
                    <w:rPr>
                      <w:lang w:val="de-DE"/>
                    </w:rPr>
                  </w:rPrChange>
                </w:rPr>
                <w:t xml:space="preserve">        uses OFLogicalSwitchType;</w:t>
              </w:r>
            </w:ins>
          </w:p>
          <w:p w14:paraId="1CAE8CD1" w14:textId="77777777" w:rsidR="009F3611" w:rsidRPr="009F3611" w:rsidRDefault="009F3611" w:rsidP="009F3611">
            <w:pPr>
              <w:pStyle w:val="XML1"/>
              <w:rPr>
                <w:ins w:id="32331" w:author="Thomas Dietz" w:date="2012-08-08T17:05:00Z"/>
                <w:lang w:val="de-DE"/>
              </w:rPr>
            </w:pPr>
            <w:ins w:id="32332" w:author="Thomas Dietz" w:date="2012-08-08T17:05:00Z">
              <w:r w:rsidRPr="00B80901">
                <w:rPr>
                  <w:rPrChange w:id="32333" w:author="Thomas Dietz" w:date="2012-08-10T13:22:00Z">
                    <w:rPr>
                      <w:lang w:val="de-DE"/>
                    </w:rPr>
                  </w:rPrChange>
                </w:rPr>
                <w:t xml:space="preserve">      </w:t>
              </w:r>
              <w:r w:rsidRPr="009F3611">
                <w:rPr>
                  <w:lang w:val="de-DE"/>
                </w:rPr>
                <w:t>}</w:t>
              </w:r>
            </w:ins>
          </w:p>
          <w:p w14:paraId="6F5CF568" w14:textId="77777777" w:rsidR="009F3611" w:rsidRPr="009F3611" w:rsidRDefault="009F3611" w:rsidP="009F3611">
            <w:pPr>
              <w:pStyle w:val="XML1"/>
              <w:rPr>
                <w:ins w:id="32334" w:author="Thomas Dietz" w:date="2012-08-08T17:05:00Z"/>
                <w:lang w:val="de-DE"/>
              </w:rPr>
            </w:pPr>
            <w:ins w:id="32335" w:author="Thomas Dietz" w:date="2012-08-08T17:05:00Z">
              <w:r w:rsidRPr="009F3611">
                <w:rPr>
                  <w:lang w:val="de-DE"/>
                </w:rPr>
                <w:lastRenderedPageBreak/>
                <w:t xml:space="preserve">    }</w:t>
              </w:r>
            </w:ins>
          </w:p>
          <w:p w14:paraId="5C3F7B8F" w14:textId="77777777" w:rsidR="009F3611" w:rsidRPr="009F3611" w:rsidRDefault="009F3611" w:rsidP="009F3611">
            <w:pPr>
              <w:pStyle w:val="XML1"/>
              <w:rPr>
                <w:ins w:id="32336" w:author="Thomas Dietz" w:date="2012-08-08T17:05:00Z"/>
                <w:lang w:val="de-DE"/>
              </w:rPr>
            </w:pPr>
            <w:ins w:id="32337" w:author="Thomas Dietz" w:date="2012-08-08T17:05:00Z">
              <w:r w:rsidRPr="009F3611">
                <w:rPr>
                  <w:lang w:val="de-DE"/>
                </w:rPr>
                <w:t xml:space="preserve">  }</w:t>
              </w:r>
            </w:ins>
          </w:p>
          <w:p w14:paraId="0A7402A1" w14:textId="77777777" w:rsidR="009F3611" w:rsidRPr="009F3611" w:rsidRDefault="009F3611" w:rsidP="009F3611">
            <w:pPr>
              <w:pStyle w:val="XML1"/>
              <w:rPr>
                <w:ins w:id="32338" w:author="Thomas Dietz" w:date="2012-08-08T17:05:00Z"/>
                <w:lang w:val="de-DE"/>
              </w:rPr>
            </w:pPr>
            <w:ins w:id="32339"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32340" w:author="Thomas Dietz" w:date="2012-08-08T17:05:00Z">
              <w:r w:rsidRPr="009F3611">
                <w:rPr>
                  <w:lang w:val="de-DE"/>
                </w:rPr>
                <w:t>}</w:t>
              </w:r>
            </w:ins>
          </w:p>
        </w:tc>
      </w:tr>
    </w:tbl>
    <w:p w14:paraId="45223608" w14:textId="77777777" w:rsidR="00F71F36" w:rsidRPr="009F1B7D" w:rsidRDefault="00F71F36" w:rsidP="007D61A9">
      <w:pPr>
        <w:pStyle w:val="Appx"/>
      </w:pPr>
      <w:bookmarkStart w:id="32341" w:name="_Toc315954033"/>
      <w:bookmarkStart w:id="32342" w:name="_Toc316542543"/>
      <w:bookmarkStart w:id="32343" w:name="_Toc320556759"/>
      <w:r w:rsidRPr="00DB42FD">
        <w:lastRenderedPageBreak/>
        <w:t>Bibliography</w:t>
      </w:r>
      <w:bookmarkEnd w:id="32341"/>
      <w:bookmarkEnd w:id="32342"/>
      <w:bookmarkEnd w:id="32343"/>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32344" w:name="_Toc315954034"/>
      <w:bookmarkStart w:id="32345" w:name="_Toc316542544"/>
      <w:bookmarkStart w:id="32346" w:name="_Toc320556760"/>
      <w:r w:rsidRPr="00DB42FD">
        <w:t>Revision History</w:t>
      </w:r>
      <w:bookmarkEnd w:id="32344"/>
      <w:bookmarkEnd w:id="32345"/>
      <w:bookmarkEnd w:id="32346"/>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 xml:space="preserve">Update the Normative constraint changes I added in 7.3.4, </w:t>
            </w:r>
            <w:r>
              <w:lastRenderedPageBreak/>
              <w:t>7.4.4, 7.12.4</w:t>
            </w:r>
          </w:p>
        </w:tc>
      </w:tr>
      <w:tr w:rsidR="00A00669" w:rsidRPr="009F1B7D" w14:paraId="23A052B5" w14:textId="77777777" w:rsidTr="005A64C7">
        <w:tc>
          <w:tcPr>
            <w:tcW w:w="1168" w:type="dxa"/>
          </w:tcPr>
          <w:p w14:paraId="1F9A335B" w14:textId="43F3DFCD" w:rsidR="00A00669" w:rsidRDefault="00A00669" w:rsidP="00920140">
            <w:r>
              <w:lastRenderedPageBreak/>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32347" w:name="_Toc315954035"/>
      <w:bookmarkStart w:id="32348" w:name="_Toc316542545"/>
      <w:bookmarkStart w:id="32349" w:name="_Toc320556761"/>
      <w:r w:rsidRPr="00DB42FD">
        <w:t>Considerations for Next or Future Releases</w:t>
      </w:r>
      <w:bookmarkEnd w:id="32347"/>
      <w:bookmarkEnd w:id="32348"/>
      <w:bookmarkEnd w:id="32349"/>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32350" w:name="_Toc313864825"/>
      <w:bookmarkEnd w:id="32350"/>
    </w:p>
    <w:sectPr w:rsidR="00C31DBC" w:rsidRPr="00F07D3E" w:rsidSect="00FA28FD">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0EF3A" w14:textId="77777777" w:rsidR="00A00ED4" w:rsidRDefault="00A00ED4" w:rsidP="004C5BF8">
      <w:pPr>
        <w:spacing w:after="0"/>
      </w:pPr>
      <w:r>
        <w:separator/>
      </w:r>
    </w:p>
  </w:endnote>
  <w:endnote w:type="continuationSeparator" w:id="0">
    <w:p w14:paraId="0146A590" w14:textId="77777777" w:rsidR="00A00ED4" w:rsidRDefault="00A00ED4"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A00ED4" w:rsidRDefault="00A00ED4">
        <w:pPr>
          <w:pStyle w:val="Footer"/>
          <w:jc w:val="center"/>
        </w:pPr>
        <w:r>
          <w:fldChar w:fldCharType="begin"/>
        </w:r>
        <w:r>
          <w:instrText xml:space="preserve"> PAGE   \* MERGEFORMAT </w:instrText>
        </w:r>
        <w:r>
          <w:fldChar w:fldCharType="separate"/>
        </w:r>
        <w:r w:rsidR="002B638C">
          <w:rPr>
            <w:noProof/>
          </w:rPr>
          <w:t>16</w:t>
        </w:r>
        <w:r>
          <w:rPr>
            <w:noProof/>
          </w:rPr>
          <w:fldChar w:fldCharType="end"/>
        </w:r>
      </w:p>
    </w:sdtContent>
  </w:sdt>
  <w:p w14:paraId="7E0816E7" w14:textId="77777777" w:rsidR="00A00ED4" w:rsidRDefault="00A00E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D55B" w14:textId="77777777" w:rsidR="00A00ED4" w:rsidRDefault="00A00ED4" w:rsidP="004C5BF8">
      <w:pPr>
        <w:spacing w:after="0"/>
      </w:pPr>
      <w:r>
        <w:separator/>
      </w:r>
    </w:p>
  </w:footnote>
  <w:footnote w:type="continuationSeparator" w:id="0">
    <w:p w14:paraId="60D787D3" w14:textId="77777777" w:rsidR="00A00ED4" w:rsidRDefault="00A00ED4"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00ED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A00ED4" w:rsidRDefault="00A00ED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3AD02042" w:rsidR="00A00ED4" w:rsidRDefault="00A00ED4" w:rsidP="00FA28FD">
              <w:pPr>
                <w:pStyle w:val="Header"/>
                <w:jc w:val="right"/>
              </w:pPr>
              <w:del w:id="32351" w:author="Thomas Dietz" w:date="2012-08-08T14:23:00Z">
                <w:r w:rsidDel="004238F6">
                  <w:delText>OF-CONFIG 1.1</w:delText>
                </w:r>
              </w:del>
              <w:ins w:id="32352" w:author="Deepak Bansal (AZURE)" w:date="2012-07-09T16:27:00Z">
                <w:del w:id="32353" w:author="Thomas Dietz" w:date="2012-08-08T14:23:00Z">
                  <w:r w:rsidDel="004238F6">
                    <w:delText>OF-CONFIG 1.1.1</w:delText>
                  </w:r>
                </w:del>
              </w:ins>
              <w:ins w:id="32354" w:author="Thomas Dietz" w:date="2012-08-13T13:27:00Z">
                <w:r>
                  <w:rPr>
                    <w:lang w:val="de-DE"/>
                  </w:rPr>
                  <w:t>OF-CONFIG 1.1.1</w:t>
                </w:r>
              </w:ins>
            </w:p>
          </w:tc>
        </w:sdtContent>
      </w:sdt>
    </w:tr>
  </w:tbl>
  <w:p w14:paraId="4925B883" w14:textId="77777777" w:rsidR="00A00ED4" w:rsidRDefault="00A00ED4"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515F"/>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D1E31"/>
    <w:rsid w:val="001D1E49"/>
    <w:rsid w:val="001D24FC"/>
    <w:rsid w:val="001D326B"/>
    <w:rsid w:val="001D500F"/>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7B7C"/>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66893"/>
    <w:rsid w:val="007725BA"/>
    <w:rsid w:val="007746E3"/>
    <w:rsid w:val="00781A6A"/>
    <w:rsid w:val="0078617E"/>
    <w:rsid w:val="00786C46"/>
    <w:rsid w:val="007A2F9A"/>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3611"/>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9588E"/>
    <w:rsid w:val="00EA5C38"/>
    <w:rsid w:val="00EB2D77"/>
    <w:rsid w:val="00EC63D7"/>
    <w:rsid w:val="00ED0AEA"/>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9.emf"/><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32C49C92-17AD-4577-B3E9-D5A0A9BEA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ONF_document_template.dotx</Template>
  <TotalTime>439</TotalTime>
  <Pages>287</Pages>
  <Words>80907</Words>
  <Characters>461176</Characters>
  <Application>Microsoft Office Word</Application>
  <DocSecurity>0</DocSecurity>
  <Lines>3843</Lines>
  <Paragraphs>1082</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541001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Thomas Dietz</cp:lastModifiedBy>
  <cp:revision>23</cp:revision>
  <dcterms:created xsi:type="dcterms:W3CDTF">2012-04-14T02:02:00Z</dcterms:created>
  <dcterms:modified xsi:type="dcterms:W3CDTF">2012-08-13T14:05:00Z</dcterms:modified>
</cp:coreProperties>
</file>